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86867" w14:textId="349F7383" w:rsidR="00C91D6C" w:rsidRPr="00CE25AF" w:rsidRDefault="003A5BBF" w:rsidP="00C91D6C">
      <w:pPr>
        <w:rPr>
          <w:lang w:val="en-US"/>
        </w:rPr>
      </w:pPr>
      <w:r w:rsidRPr="00CE25AF">
        <w:rPr>
          <w:noProof/>
          <w:lang w:val="en-US" w:eastAsia="en-US"/>
        </w:rPr>
        <w:drawing>
          <wp:anchor distT="0" distB="0" distL="114300" distR="114300" simplePos="0" relativeHeight="251727872" behindDoc="0" locked="0" layoutInCell="1" allowOverlap="1" wp14:anchorId="5F2440EF" wp14:editId="6A096FA4">
            <wp:simplePos x="0" y="0"/>
            <wp:positionH relativeFrom="column">
              <wp:posOffset>3569335</wp:posOffset>
            </wp:positionH>
            <wp:positionV relativeFrom="paragraph">
              <wp:posOffset>-416560</wp:posOffset>
            </wp:positionV>
            <wp:extent cx="2517775" cy="358775"/>
            <wp:effectExtent l="0" t="0" r="0" b="3175"/>
            <wp:wrapNone/>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WI_Industrie_4_0_Logo_RGB.png"/>
                    <pic:cNvPicPr/>
                  </pic:nvPicPr>
                  <pic:blipFill>
                    <a:blip r:embed="rId11" cstate="print">
                      <a:extLst>
                        <a:ext uri="{28A0092B-C50C-407E-A947-70E740481C1C}">
                          <a14:useLocalDpi xmlns:a14="http://schemas.microsoft.com/office/drawing/2010/main"/>
                        </a:ext>
                      </a:extLst>
                    </a:blip>
                    <a:stretch>
                      <a:fillRect/>
                    </a:stretch>
                  </pic:blipFill>
                  <pic:spPr>
                    <a:xfrm>
                      <a:off x="0" y="0"/>
                      <a:ext cx="2517775" cy="358775"/>
                    </a:xfrm>
                    <a:prstGeom prst="rect">
                      <a:avLst/>
                    </a:prstGeom>
                  </pic:spPr>
                </pic:pic>
              </a:graphicData>
            </a:graphic>
          </wp:anchor>
        </w:drawing>
      </w:r>
      <w:r w:rsidR="00DA3F3B" w:rsidRPr="00CE25AF">
        <w:rPr>
          <w:noProof/>
          <w:lang w:val="en-US" w:eastAsia="en-US"/>
        </w:rPr>
        <mc:AlternateContent>
          <mc:Choice Requires="wps">
            <w:drawing>
              <wp:anchor distT="45720" distB="45720" distL="114300" distR="114300" simplePos="0" relativeHeight="251736064" behindDoc="0" locked="0" layoutInCell="1" allowOverlap="1" wp14:anchorId="7330AC1C" wp14:editId="33EC85B4">
                <wp:simplePos x="0" y="0"/>
                <wp:positionH relativeFrom="column">
                  <wp:posOffset>438150</wp:posOffset>
                </wp:positionH>
                <wp:positionV relativeFrom="paragraph">
                  <wp:posOffset>143510</wp:posOffset>
                </wp:positionV>
                <wp:extent cx="2992120" cy="1508125"/>
                <wp:effectExtent l="0" t="0" r="0" b="0"/>
                <wp:wrapSquare wrapText="bothSides"/>
                <wp:docPr id="1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1508125"/>
                        </a:xfrm>
                        <a:prstGeom prst="rect">
                          <a:avLst/>
                        </a:prstGeom>
                        <a:noFill/>
                        <a:ln w="9525">
                          <a:noFill/>
                          <a:miter lim="800000"/>
                          <a:headEnd/>
                          <a:tailEnd/>
                        </a:ln>
                      </wps:spPr>
                      <wps:txbx>
                        <w:txbxContent>
                          <w:p w14:paraId="0303DDCD" w14:textId="77777777" w:rsidR="00F24668" w:rsidRPr="006E2D51" w:rsidRDefault="00F24668" w:rsidP="006D5CCF">
                            <w:pPr>
                              <w:spacing w:line="240" w:lineRule="auto"/>
                              <w:rPr>
                                <w:color w:val="0778A5"/>
                                <w:sz w:val="18"/>
                                <w:lang w:val="en-US"/>
                              </w:rPr>
                            </w:pPr>
                            <w:r w:rsidRPr="00DA353F">
                              <w:rPr>
                                <w:rFonts w:cs="Arial"/>
                                <w:bCs/>
                                <w:color w:val="0778A5"/>
                                <w:sz w:val="28"/>
                                <w:szCs w:val="52"/>
                                <w:lang w:val="en-US"/>
                              </w:rPr>
                              <w:t>SPECIFICATION</w:t>
                            </w:r>
                            <w:r>
                              <w:rPr>
                                <w:rFonts w:ascii="BundesSans Bold" w:hAnsi="BundesSans Bold"/>
                                <w:bCs/>
                                <w:color w:val="0778A5"/>
                                <w:sz w:val="36"/>
                                <w:szCs w:val="52"/>
                                <w:lang w:val="en-US"/>
                              </w:rPr>
                              <w:br/>
                            </w:r>
                            <w:r w:rsidRPr="00DA353F">
                              <w:rPr>
                                <w:rFonts w:cs="Arial"/>
                                <w:bCs/>
                                <w:color w:val="0778A5"/>
                                <w:sz w:val="50"/>
                                <w:szCs w:val="52"/>
                                <w:lang w:val="en-US"/>
                              </w:rPr>
                              <w:t>Details of the Asset Administration Shell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30AC1C" id="_x0000_t202" coordsize="21600,21600" o:spt="202" path="m,l,21600r21600,l21600,xe">
                <v:stroke joinstyle="miter"/>
                <v:path gradientshapeok="t" o:connecttype="rect"/>
              </v:shapetype>
              <v:shape id="Textfeld 2" o:spid="_x0000_s1026" type="#_x0000_t202" style="position:absolute;left:0;text-align:left;margin-left:34.5pt;margin-top:11.3pt;width:235.6pt;height:118.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" filled="f" stroked="f">
                <v:textbox>
                  <w:txbxContent>
                    <w:p w14:paraId="0303DDCD" w14:textId="77777777" w:rsidR="00F24668" w:rsidRPr="006E2D51" w:rsidRDefault="00F24668" w:rsidP="006D5CCF">
                      <w:pPr>
                        <w:spacing w:line="240" w:lineRule="auto"/>
                        <w:rPr>
                          <w:color w:val="0778A5"/>
                          <w:sz w:val="18"/>
                          <w:lang w:val="en-US"/>
                        </w:rPr>
                      </w:pPr>
                      <w:r w:rsidRPr="00DA353F">
                        <w:rPr>
                          <w:rFonts w:cs="Arial"/>
                          <w:bCs/>
                          <w:color w:val="0778A5"/>
                          <w:sz w:val="28"/>
                          <w:szCs w:val="52"/>
                          <w:lang w:val="en-US"/>
                        </w:rPr>
                        <w:t>SPECIFICATION</w:t>
                      </w:r>
                      <w:r>
                        <w:rPr>
                          <w:rFonts w:ascii="BundesSans Bold" w:hAnsi="BundesSans Bold"/>
                          <w:bCs/>
                          <w:color w:val="0778A5"/>
                          <w:sz w:val="36"/>
                          <w:szCs w:val="52"/>
                          <w:lang w:val="en-US"/>
                        </w:rPr>
                        <w:br/>
                      </w:r>
                      <w:r w:rsidRPr="00DA353F">
                        <w:rPr>
                          <w:rFonts w:cs="Arial"/>
                          <w:bCs/>
                          <w:color w:val="0778A5"/>
                          <w:sz w:val="50"/>
                          <w:szCs w:val="52"/>
                          <w:lang w:val="en-US"/>
                        </w:rPr>
                        <w:t>Details of the Asset Administration Shell</w:t>
                      </w:r>
                    </w:p>
                  </w:txbxContent>
                </v:textbox>
                <w10:wrap type="square"/>
              </v:shape>
            </w:pict>
          </mc:Fallback>
        </mc:AlternateContent>
      </w:r>
      <w:r w:rsidR="00A668F5" w:rsidRPr="00CE25AF">
        <w:rPr>
          <w:noProof/>
          <w:lang w:val="en-US" w:eastAsia="en-US"/>
        </w:rPr>
        <mc:AlternateContent>
          <mc:Choice Requires="wpg">
            <w:drawing>
              <wp:anchor distT="0" distB="0" distL="114300" distR="114300" simplePos="0" relativeHeight="251726848" behindDoc="0" locked="0" layoutInCell="1" allowOverlap="1" wp14:anchorId="6BC92D4C" wp14:editId="75411A03">
                <wp:simplePos x="0" y="0"/>
                <wp:positionH relativeFrom="column">
                  <wp:posOffset>-3639410</wp:posOffset>
                </wp:positionH>
                <wp:positionV relativeFrom="paragraph">
                  <wp:posOffset>-1700076</wp:posOffset>
                </wp:positionV>
                <wp:extent cx="10565130" cy="2955290"/>
                <wp:effectExtent l="0" t="1371600" r="217170" b="549910"/>
                <wp:wrapNone/>
                <wp:docPr id="119" name="Gruppieren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65130" cy="2955290"/>
                          <a:chOff x="0" y="-114300"/>
                          <a:chExt cx="10565130" cy="2955290"/>
                        </a:xfrm>
                      </wpg:grpSpPr>
                      <wps:wsp>
                        <wps:cNvPr id="120" name="Rechteck 459"/>
                        <wps:cNvSpPr/>
                        <wps:spPr>
                          <a:xfrm rot="10220657">
                            <a:off x="3971925" y="-114300"/>
                            <a:ext cx="6593205" cy="295529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Gleichschenkliges Dreieck 470"/>
                        <wps:cNvSpPr/>
                        <wps:spPr>
                          <a:xfrm rot="13025562">
                            <a:off x="0" y="-28575"/>
                            <a:ext cx="5446395" cy="1956435"/>
                          </a:xfrm>
                          <a:prstGeom prst="triangle">
                            <a:avLst>
                              <a:gd name="adj" fmla="val 1040"/>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77BE4262" id="Gruppieren 448" o:spid="_x0000_s1026" style="position:absolute;margin-left:-286.55pt;margin-top:-133.85pt;width:831.9pt;height:232.7pt;z-index:251726848" coordorigin=",-1143" coordsize="105651,29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">
                <v:rect id="Rechteck 459" o:spid="_x0000_s1027" style="position:absolute;left:39719;top:-1143;width:65932;height:29552;rotation:1116368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" fillcolor="#e7e6e6 [3214]" stroked="f"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470" o:spid="_x0000_s1028" type="#_x0000_t5" style="position:absolute;top:-285;width:54463;height:19563;rotation:-93655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" adj="225" fillcolor="#e7e6e6 [3214]" stroked="f" strokeweight="1pt"/>
              </v:group>
            </w:pict>
          </mc:Fallback>
        </mc:AlternateContent>
      </w:r>
      <w:r w:rsidR="00C0584B" w:rsidRPr="00CE25AF">
        <w:rPr>
          <w:lang w:val="en-US"/>
        </w:rPr>
        <w:t>DataTypeIEC61360</w:t>
      </w:r>
      <w:r w:rsidR="00362523" w:rsidRPr="00CE25AF">
        <w:rPr>
          <w:lang w:val="en-US"/>
        </w:rPr>
        <w:t>Submod</w:t>
      </w:r>
      <w:r w:rsidR="00701E7A" w:rsidRPr="00CE25AF">
        <w:rPr>
          <w:lang w:val="en-US"/>
        </w:rPr>
        <w:t>IE</w:t>
      </w:r>
    </w:p>
    <w:p w14:paraId="410A1FCB" w14:textId="60ADF073" w:rsidR="00C91D6C" w:rsidRPr="00CE25AF" w:rsidRDefault="00C91D6C" w:rsidP="00C91D6C">
      <w:pPr>
        <w:rPr>
          <w:lang w:val="en-US"/>
        </w:rPr>
      </w:pPr>
    </w:p>
    <w:p w14:paraId="3C72898F" w14:textId="6D8BB350" w:rsidR="00554431" w:rsidRPr="00CE25AF" w:rsidRDefault="00554431" w:rsidP="001B5277">
      <w:pPr>
        <w:rPr>
          <w:lang w:val="en-US"/>
        </w:rPr>
      </w:pPr>
    </w:p>
    <w:p w14:paraId="1114127C" w14:textId="07F419F2" w:rsidR="00554431" w:rsidRPr="00CE25AF" w:rsidRDefault="00554431" w:rsidP="001B5277">
      <w:pPr>
        <w:rPr>
          <w:lang w:val="en-US"/>
        </w:rPr>
      </w:pPr>
    </w:p>
    <w:p w14:paraId="4A15E93A" w14:textId="7FB819B0" w:rsidR="00386033" w:rsidRPr="00CE25AF" w:rsidRDefault="00DD4714" w:rsidP="001B5277">
      <w:pPr>
        <w:rPr>
          <w:lang w:val="en-US"/>
        </w:rPr>
      </w:pPr>
      <w:r w:rsidRPr="00CE25AF">
        <w:rPr>
          <w:noProof/>
          <w:lang w:val="en-US" w:eastAsia="en-US"/>
        </w:rPr>
        <w:drawing>
          <wp:anchor distT="0" distB="0" distL="114300" distR="114300" simplePos="0" relativeHeight="251725824" behindDoc="0" locked="0" layoutInCell="1" allowOverlap="1" wp14:anchorId="1FDBB83E" wp14:editId="7D9E24D4">
            <wp:simplePos x="0" y="0"/>
            <wp:positionH relativeFrom="margin">
              <wp:posOffset>642620</wp:posOffset>
            </wp:positionH>
            <wp:positionV relativeFrom="paragraph">
              <wp:posOffset>116840</wp:posOffset>
            </wp:positionV>
            <wp:extent cx="5276850" cy="6047105"/>
            <wp:effectExtent l="0" t="0" r="0" b="0"/>
            <wp:wrapSquare wrapText="bothSides"/>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ey_Visual_Verwaltungsschale_3-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6850" cy="6047105"/>
                    </a:xfrm>
                    <a:prstGeom prst="rect">
                      <a:avLst/>
                    </a:prstGeom>
                  </pic:spPr>
                </pic:pic>
              </a:graphicData>
            </a:graphic>
            <wp14:sizeRelH relativeFrom="margin">
              <wp14:pctWidth>0</wp14:pctWidth>
            </wp14:sizeRelH>
            <wp14:sizeRelV relativeFrom="margin">
              <wp14:pctHeight>0</wp14:pctHeight>
            </wp14:sizeRelV>
          </wp:anchor>
        </w:drawing>
      </w:r>
    </w:p>
    <w:p w14:paraId="45A1292A" w14:textId="198E219E" w:rsidR="00386033" w:rsidRPr="00CE25AF" w:rsidRDefault="00386033" w:rsidP="003730DB">
      <w:pPr>
        <w:rPr>
          <w:lang w:val="en-US"/>
        </w:rPr>
      </w:pPr>
    </w:p>
    <w:p w14:paraId="52B51AF4" w14:textId="7B82D87B" w:rsidR="00386033" w:rsidRPr="00CE25AF" w:rsidRDefault="00386033" w:rsidP="003730DB">
      <w:pPr>
        <w:rPr>
          <w:lang w:val="en-US"/>
        </w:rPr>
      </w:pPr>
    </w:p>
    <w:p w14:paraId="08D7F5A9" w14:textId="0C188269" w:rsidR="00386033" w:rsidRPr="00CE25AF" w:rsidRDefault="00386033" w:rsidP="00DA3F3B">
      <w:pPr>
        <w:tabs>
          <w:tab w:val="left" w:pos="851"/>
        </w:tabs>
        <w:rPr>
          <w:lang w:val="en-US"/>
        </w:rPr>
      </w:pPr>
    </w:p>
    <w:p w14:paraId="5FF800E6" w14:textId="303EFD5D" w:rsidR="00386033" w:rsidRPr="00CE25AF" w:rsidRDefault="00386033" w:rsidP="003730DB">
      <w:pPr>
        <w:rPr>
          <w:lang w:val="en-US"/>
        </w:rPr>
      </w:pPr>
    </w:p>
    <w:p w14:paraId="484773B6" w14:textId="20A0E46F" w:rsidR="00386033" w:rsidRPr="00CE25AF" w:rsidRDefault="00386033" w:rsidP="003730DB">
      <w:pPr>
        <w:rPr>
          <w:lang w:val="en-US"/>
        </w:rPr>
      </w:pPr>
    </w:p>
    <w:p w14:paraId="782EE621" w14:textId="3976FD4A" w:rsidR="00386033" w:rsidRPr="00CE25AF" w:rsidRDefault="00386033" w:rsidP="003730DB">
      <w:pPr>
        <w:rPr>
          <w:lang w:val="en-US"/>
        </w:rPr>
      </w:pPr>
    </w:p>
    <w:p w14:paraId="3A3F7819" w14:textId="3BF0D57E" w:rsidR="00386033" w:rsidRPr="00CE25AF" w:rsidRDefault="00386033" w:rsidP="003730DB">
      <w:pPr>
        <w:rPr>
          <w:lang w:val="en-US"/>
        </w:rPr>
      </w:pPr>
    </w:p>
    <w:p w14:paraId="2FEF3784" w14:textId="77777777" w:rsidR="00386033" w:rsidRPr="00CE25AF" w:rsidRDefault="00386033" w:rsidP="003730DB">
      <w:pPr>
        <w:rPr>
          <w:lang w:val="en-US"/>
        </w:rPr>
      </w:pPr>
    </w:p>
    <w:p w14:paraId="07319408" w14:textId="0EA54E03" w:rsidR="00386033" w:rsidRPr="00CE25AF" w:rsidRDefault="00386033" w:rsidP="003730DB">
      <w:pPr>
        <w:rPr>
          <w:lang w:val="en-US"/>
        </w:rPr>
      </w:pPr>
    </w:p>
    <w:p w14:paraId="1408988D" w14:textId="77777777" w:rsidR="00386033" w:rsidRPr="00CE25AF" w:rsidRDefault="00386033" w:rsidP="003730DB">
      <w:pPr>
        <w:rPr>
          <w:lang w:val="en-US"/>
        </w:rPr>
      </w:pPr>
    </w:p>
    <w:p w14:paraId="28D1220E" w14:textId="6E21D679" w:rsidR="00386033" w:rsidRPr="00CE25AF" w:rsidRDefault="00386033" w:rsidP="003730DB">
      <w:pPr>
        <w:rPr>
          <w:lang w:val="en-US"/>
        </w:rPr>
      </w:pPr>
    </w:p>
    <w:p w14:paraId="7A143BD7" w14:textId="3B68584B" w:rsidR="00386033" w:rsidRPr="00CE25AF" w:rsidRDefault="00386033" w:rsidP="003730DB">
      <w:pPr>
        <w:rPr>
          <w:lang w:val="en-US"/>
        </w:rPr>
      </w:pPr>
    </w:p>
    <w:p w14:paraId="75488F41" w14:textId="49BE9D6C" w:rsidR="00386033" w:rsidRPr="00CE25AF" w:rsidRDefault="00386033" w:rsidP="003730DB">
      <w:pPr>
        <w:rPr>
          <w:lang w:val="en-US"/>
        </w:rPr>
      </w:pPr>
    </w:p>
    <w:p w14:paraId="7BAC9D08" w14:textId="328C6D3E" w:rsidR="00386033" w:rsidRPr="00CE25AF" w:rsidRDefault="00386033" w:rsidP="003730DB">
      <w:pPr>
        <w:rPr>
          <w:lang w:val="en-US"/>
        </w:rPr>
      </w:pPr>
    </w:p>
    <w:p w14:paraId="281135D1" w14:textId="3DDDCAA3" w:rsidR="00386033" w:rsidRPr="00CE25AF" w:rsidRDefault="00386033" w:rsidP="003730DB">
      <w:pPr>
        <w:rPr>
          <w:lang w:val="en-US"/>
        </w:rPr>
      </w:pPr>
    </w:p>
    <w:p w14:paraId="374A5AC8" w14:textId="1FE8B79D" w:rsidR="00386033" w:rsidRPr="00CE25AF" w:rsidRDefault="00386033" w:rsidP="003730DB">
      <w:pPr>
        <w:rPr>
          <w:lang w:val="en-US"/>
        </w:rPr>
      </w:pPr>
    </w:p>
    <w:p w14:paraId="3A898BEA" w14:textId="77777777" w:rsidR="00386033" w:rsidRPr="00CE25AF" w:rsidRDefault="00386033" w:rsidP="003730DB">
      <w:pPr>
        <w:rPr>
          <w:lang w:val="en-US"/>
        </w:rPr>
      </w:pPr>
    </w:p>
    <w:p w14:paraId="49C96101" w14:textId="77777777" w:rsidR="00386033" w:rsidRPr="00CE25AF" w:rsidRDefault="00386033" w:rsidP="003730DB">
      <w:pPr>
        <w:rPr>
          <w:lang w:val="en-US"/>
        </w:rPr>
      </w:pPr>
    </w:p>
    <w:p w14:paraId="4D9B4AC4" w14:textId="77777777" w:rsidR="00386033" w:rsidRPr="00CE25AF" w:rsidRDefault="00386033" w:rsidP="003730DB">
      <w:pPr>
        <w:rPr>
          <w:lang w:val="en-US"/>
        </w:rPr>
      </w:pPr>
    </w:p>
    <w:p w14:paraId="59900E27" w14:textId="430C5DEC" w:rsidR="00386033" w:rsidRPr="00CE25AF" w:rsidRDefault="00386033" w:rsidP="003730DB">
      <w:pPr>
        <w:rPr>
          <w:lang w:val="en-US"/>
        </w:rPr>
      </w:pPr>
    </w:p>
    <w:p w14:paraId="067BDCEA" w14:textId="33679F9D" w:rsidR="00386033" w:rsidRPr="00CE25AF" w:rsidRDefault="00386033" w:rsidP="003730DB">
      <w:pPr>
        <w:rPr>
          <w:lang w:val="en-US"/>
        </w:rPr>
      </w:pPr>
    </w:p>
    <w:p w14:paraId="58D6C251" w14:textId="77777777" w:rsidR="00386033" w:rsidRPr="00CE25AF" w:rsidRDefault="00386033" w:rsidP="003730DB">
      <w:pPr>
        <w:rPr>
          <w:lang w:val="en-US"/>
        </w:rPr>
      </w:pPr>
    </w:p>
    <w:p w14:paraId="41E977F0" w14:textId="47EDD314" w:rsidR="00386033" w:rsidRPr="00CE25AF" w:rsidRDefault="003A5BBF" w:rsidP="003730DB">
      <w:pPr>
        <w:rPr>
          <w:lang w:val="en-US"/>
        </w:rPr>
      </w:pPr>
      <w:r w:rsidRPr="00CE25AF">
        <w:rPr>
          <w:noProof/>
          <w:lang w:val="en-US" w:eastAsia="en-US"/>
        </w:rPr>
        <w:drawing>
          <wp:anchor distT="0" distB="0" distL="114300" distR="114300" simplePos="0" relativeHeight="251729920" behindDoc="0" locked="0" layoutInCell="1" allowOverlap="1" wp14:anchorId="2D47A037" wp14:editId="5127498C">
            <wp:simplePos x="0" y="0"/>
            <wp:positionH relativeFrom="column">
              <wp:posOffset>1770380</wp:posOffset>
            </wp:positionH>
            <wp:positionV relativeFrom="paragraph">
              <wp:posOffset>579120</wp:posOffset>
            </wp:positionV>
            <wp:extent cx="868045" cy="405765"/>
            <wp:effectExtent l="0" t="0" r="8255" b="0"/>
            <wp:wrapNone/>
            <wp:docPr id="51" name="Grafik 51" descr="Bildergebnis für zve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zvei logo"/>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868045" cy="405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25AF">
        <w:rPr>
          <w:noProof/>
          <w:lang w:val="en-US" w:eastAsia="en-US"/>
        </w:rPr>
        <mc:AlternateContent>
          <mc:Choice Requires="wps">
            <w:drawing>
              <wp:anchor distT="45720" distB="45720" distL="114300" distR="114300" simplePos="0" relativeHeight="251728896" behindDoc="0" locked="0" layoutInCell="1" allowOverlap="1" wp14:anchorId="5E82E8A7" wp14:editId="06179121">
                <wp:simplePos x="0" y="0"/>
                <wp:positionH relativeFrom="column">
                  <wp:posOffset>440690</wp:posOffset>
                </wp:positionH>
                <wp:positionV relativeFrom="paragraph">
                  <wp:posOffset>215900</wp:posOffset>
                </wp:positionV>
                <wp:extent cx="1238250" cy="335280"/>
                <wp:effectExtent l="0" t="0" r="0" b="635"/>
                <wp:wrapNone/>
                <wp:docPr id="1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35280"/>
                        </a:xfrm>
                        <a:prstGeom prst="rect">
                          <a:avLst/>
                        </a:prstGeom>
                        <a:noFill/>
                        <a:ln w="9525">
                          <a:noFill/>
                          <a:miter lim="800000"/>
                          <a:headEnd/>
                          <a:tailEnd/>
                        </a:ln>
                      </wps:spPr>
                      <wps:txbx>
                        <w:txbxContent>
                          <w:p w14:paraId="02189816" w14:textId="4299CC4D" w:rsidR="00F24668" w:rsidRPr="008E6EE0" w:rsidRDefault="00F24668" w:rsidP="008E6EE0">
                            <w:pPr>
                              <w:spacing w:before="120" w:line="240" w:lineRule="auto"/>
                              <w:jc w:val="left"/>
                              <w:rPr>
                                <w:rFonts w:eastAsia="SimSun" w:cs="Arial"/>
                                <w:bCs/>
                                <w:color w:val="808080" w:themeColor="background1" w:themeShade="80"/>
                                <w:sz w:val="18"/>
                                <w:szCs w:val="48"/>
                                <w:lang w:val="en-US"/>
                              </w:rPr>
                            </w:pPr>
                            <w:r w:rsidRPr="008E6EE0">
                              <w:rPr>
                                <w:rFonts w:eastAsia="SimSun" w:cs="Arial"/>
                                <w:bCs/>
                                <w:color w:val="808080" w:themeColor="background1" w:themeShade="80"/>
                                <w:sz w:val="18"/>
                                <w:szCs w:val="48"/>
                                <w:lang w:val="en-US"/>
                              </w:rPr>
                              <w:t>in cooperation with</w:t>
                            </w:r>
                            <w:r w:rsidR="00DA3F3B">
                              <w:rPr>
                                <w:rFonts w:eastAsia="SimSun" w:cs="Arial"/>
                                <w:bCs/>
                                <w:color w:val="808080" w:themeColor="background1" w:themeShade="80"/>
                                <w:sz w:val="18"/>
                                <w:szCs w:val="48"/>
                                <w:lang w:val="en-US"/>
                              </w:rPr>
                              <w:t>:</w:t>
                            </w:r>
                          </w:p>
                          <w:p w14:paraId="07527CB9" w14:textId="2CCB7740" w:rsidR="00F24668" w:rsidRPr="004A2B39" w:rsidRDefault="00F24668" w:rsidP="001B5277">
                            <w:pPr>
                              <w:rPr>
                                <w:lang w:val="en-US"/>
                              </w:rPr>
                            </w:pPr>
                            <w:r>
                              <w:rPr>
                                <w:lang w:val="en-US"/>
                              </w:rPr>
                              <w:t xml:space="preserve">                        </w:t>
                            </w:r>
                            <w:r w:rsidRPr="004A2B39">
                              <w:rPr>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82E8A7" id="_x0000_s1027" type="#_x0000_t202" style="position:absolute;left:0;text-align:left;margin-left:34.7pt;margin-top:17pt;width:97.5pt;height:26.4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" filled="f" stroked="f">
                <v:textbox style="mso-fit-shape-to-text:t">
                  <w:txbxContent>
                    <w:p w14:paraId="02189816" w14:textId="4299CC4D" w:rsidR="00F24668" w:rsidRPr="008E6EE0" w:rsidRDefault="00F24668" w:rsidP="008E6EE0">
                      <w:pPr>
                        <w:spacing w:before="120" w:line="240" w:lineRule="auto"/>
                        <w:jc w:val="left"/>
                        <w:rPr>
                          <w:rFonts w:eastAsia="SimSun" w:cs="Arial"/>
                          <w:bCs/>
                          <w:color w:val="808080" w:themeColor="background1" w:themeShade="80"/>
                          <w:sz w:val="18"/>
                          <w:szCs w:val="48"/>
                          <w:lang w:val="en-US"/>
                        </w:rPr>
                      </w:pPr>
                      <w:r w:rsidRPr="008E6EE0">
                        <w:rPr>
                          <w:rFonts w:eastAsia="SimSun" w:cs="Arial"/>
                          <w:bCs/>
                          <w:color w:val="808080" w:themeColor="background1" w:themeShade="80"/>
                          <w:sz w:val="18"/>
                          <w:szCs w:val="48"/>
                          <w:lang w:val="en-US"/>
                        </w:rPr>
                        <w:t>in cooperation with</w:t>
                      </w:r>
                      <w:r w:rsidR="00DA3F3B">
                        <w:rPr>
                          <w:rFonts w:eastAsia="SimSun" w:cs="Arial"/>
                          <w:bCs/>
                          <w:color w:val="808080" w:themeColor="background1" w:themeShade="80"/>
                          <w:sz w:val="18"/>
                          <w:szCs w:val="48"/>
                          <w:lang w:val="en-US"/>
                        </w:rPr>
                        <w:t>:</w:t>
                      </w:r>
                    </w:p>
                    <w:p w14:paraId="07527CB9" w14:textId="2CCB7740" w:rsidR="00F24668" w:rsidRPr="004A2B39" w:rsidRDefault="00F24668" w:rsidP="001B5277">
                      <w:pPr>
                        <w:rPr>
                          <w:lang w:val="en-US"/>
                        </w:rPr>
                      </w:pPr>
                      <w:r>
                        <w:rPr>
                          <w:lang w:val="en-US"/>
                        </w:rPr>
                        <w:t xml:space="preserve">                        </w:t>
                      </w:r>
                      <w:r w:rsidRPr="004A2B39">
                        <w:rPr>
                          <w:lang w:val="en-US"/>
                        </w:rPr>
                        <w:t xml:space="preserve">  </w:t>
                      </w:r>
                    </w:p>
                  </w:txbxContent>
                </v:textbox>
              </v:shape>
            </w:pict>
          </mc:Fallback>
        </mc:AlternateContent>
      </w:r>
    </w:p>
    <w:p w14:paraId="34AB1C36" w14:textId="503F1FAD" w:rsidR="00386033" w:rsidRPr="00CE25AF" w:rsidRDefault="00386033" w:rsidP="003730DB">
      <w:pPr>
        <w:rPr>
          <w:lang w:val="en-US"/>
        </w:rPr>
      </w:pPr>
    </w:p>
    <w:p w14:paraId="23661E48" w14:textId="7A346AB0" w:rsidR="00386033" w:rsidRPr="00CE25AF" w:rsidRDefault="003A5BBF" w:rsidP="003730DB">
      <w:pPr>
        <w:rPr>
          <w:lang w:val="en-US"/>
        </w:rPr>
      </w:pPr>
      <w:r w:rsidRPr="00CE25AF">
        <w:rPr>
          <w:noProof/>
          <w:lang w:val="en-US"/>
        </w:rPr>
        <w:drawing>
          <wp:anchor distT="0" distB="0" distL="114300" distR="114300" simplePos="0" relativeHeight="252483584" behindDoc="0" locked="0" layoutInCell="1" allowOverlap="1" wp14:anchorId="593B4623" wp14:editId="3417E6E1">
            <wp:simplePos x="0" y="0"/>
            <wp:positionH relativeFrom="column">
              <wp:posOffset>541020</wp:posOffset>
            </wp:positionH>
            <wp:positionV relativeFrom="paragraph">
              <wp:posOffset>91266</wp:posOffset>
            </wp:positionV>
            <wp:extent cx="960755" cy="842645"/>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0755" cy="842645"/>
                    </a:xfrm>
                    <a:prstGeom prst="rect">
                      <a:avLst/>
                    </a:prstGeom>
                  </pic:spPr>
                </pic:pic>
              </a:graphicData>
            </a:graphic>
            <wp14:sizeRelH relativeFrom="page">
              <wp14:pctWidth>0</wp14:pctWidth>
            </wp14:sizeRelH>
            <wp14:sizeRelV relativeFrom="page">
              <wp14:pctHeight>0</wp14:pctHeight>
            </wp14:sizeRelV>
          </wp:anchor>
        </w:drawing>
      </w:r>
    </w:p>
    <w:p w14:paraId="1FA481C1" w14:textId="1B98C597" w:rsidR="00386033" w:rsidRPr="00CE25AF" w:rsidRDefault="00386033" w:rsidP="003730DB">
      <w:pPr>
        <w:rPr>
          <w:lang w:val="en-US"/>
        </w:rPr>
      </w:pPr>
    </w:p>
    <w:p w14:paraId="05129B8A" w14:textId="57912573" w:rsidR="00386033" w:rsidRPr="00CE25AF" w:rsidRDefault="00386033" w:rsidP="001B5277">
      <w:pPr>
        <w:rPr>
          <w:lang w:val="en-US"/>
        </w:rPr>
      </w:pPr>
    </w:p>
    <w:p w14:paraId="35E5A91E" w14:textId="62682B3E" w:rsidR="00386033" w:rsidRPr="00CE25AF" w:rsidRDefault="00386033" w:rsidP="003730DB">
      <w:pPr>
        <w:rPr>
          <w:lang w:val="en-US"/>
        </w:rPr>
      </w:pPr>
    </w:p>
    <w:p w14:paraId="4695AF47" w14:textId="514FD21F" w:rsidR="00554431" w:rsidRPr="00CE25AF" w:rsidRDefault="008D4C96" w:rsidP="001B5277">
      <w:pPr>
        <w:rPr>
          <w:lang w:val="en-US"/>
        </w:rPr>
      </w:pPr>
      <w:r w:rsidRPr="00CE25AF">
        <w:rPr>
          <w:noProof/>
          <w:lang w:val="en-US" w:eastAsia="en-US"/>
        </w:rPr>
        <mc:AlternateContent>
          <mc:Choice Requires="wps">
            <w:drawing>
              <wp:anchor distT="45720" distB="45720" distL="114300" distR="114300" simplePos="0" relativeHeight="251723776" behindDoc="0" locked="0" layoutInCell="1" allowOverlap="1" wp14:anchorId="13C82314" wp14:editId="6D27D381">
                <wp:simplePos x="0" y="0"/>
                <wp:positionH relativeFrom="margin">
                  <wp:posOffset>543560</wp:posOffset>
                </wp:positionH>
                <wp:positionV relativeFrom="paragraph">
                  <wp:posOffset>239395</wp:posOffset>
                </wp:positionV>
                <wp:extent cx="5821680" cy="1188720"/>
                <wp:effectExtent l="0" t="0" r="0" b="0"/>
                <wp:wrapNone/>
                <wp:docPr id="1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1680" cy="1188720"/>
                        </a:xfrm>
                        <a:prstGeom prst="rect">
                          <a:avLst/>
                        </a:prstGeom>
                        <a:noFill/>
                        <a:ln w="9525">
                          <a:noFill/>
                          <a:miter lim="800000"/>
                          <a:headEnd/>
                          <a:tailEnd/>
                        </a:ln>
                      </wps:spPr>
                      <wps:txbx>
                        <w:txbxContent>
                          <w:p w14:paraId="219DE9B7" w14:textId="16E7A91F" w:rsidR="00F24668" w:rsidRPr="00DA353F" w:rsidRDefault="00F24668" w:rsidP="00DA353F">
                            <w:pPr>
                              <w:spacing w:line="240" w:lineRule="auto"/>
                              <w:jc w:val="left"/>
                              <w:rPr>
                                <w:rFonts w:cs="Arial"/>
                                <w:bCs/>
                                <w:color w:val="FFFFFF" w:themeColor="background1"/>
                                <w:sz w:val="48"/>
                                <w:szCs w:val="48"/>
                                <w:lang w:val="en-US"/>
                              </w:rPr>
                            </w:pPr>
                            <w:r w:rsidRPr="00DA353F">
                              <w:rPr>
                                <w:rFonts w:cs="Arial"/>
                                <w:b/>
                                <w:bCs/>
                                <w:color w:val="FFFFFF" w:themeColor="background1"/>
                                <w:sz w:val="48"/>
                                <w:szCs w:val="48"/>
                                <w:lang w:val="en-US"/>
                              </w:rPr>
                              <w:t>Part 1</w:t>
                            </w:r>
                            <w:r w:rsidR="0046076C">
                              <w:rPr>
                                <w:rFonts w:cs="Arial"/>
                                <w:b/>
                                <w:bCs/>
                                <w:color w:val="FFFFFF" w:themeColor="background1"/>
                                <w:sz w:val="48"/>
                                <w:szCs w:val="48"/>
                                <w:lang w:val="en-US"/>
                              </w:rPr>
                              <w:t>a</w:t>
                            </w:r>
                            <w:r w:rsidRPr="00DA353F">
                              <w:rPr>
                                <w:rFonts w:cs="Arial"/>
                                <w:bCs/>
                                <w:color w:val="FFFFFF" w:themeColor="background1"/>
                                <w:sz w:val="48"/>
                                <w:szCs w:val="48"/>
                                <w:lang w:val="en-US"/>
                              </w:rPr>
                              <w:t xml:space="preserve"> - The exchange of information between partners in the value cha</w:t>
                            </w:r>
                            <w:r>
                              <w:rPr>
                                <w:rFonts w:cs="Arial"/>
                                <w:bCs/>
                                <w:color w:val="FFFFFF" w:themeColor="background1"/>
                                <w:sz w:val="48"/>
                                <w:szCs w:val="48"/>
                                <w:lang w:val="en-US"/>
                              </w:rPr>
                              <w:t>in of Industr</w:t>
                            </w:r>
                            <w:r w:rsidR="005426D0">
                              <w:rPr>
                                <w:rFonts w:cs="Arial"/>
                                <w:bCs/>
                                <w:color w:val="FFFFFF" w:themeColor="background1"/>
                                <w:sz w:val="48"/>
                                <w:szCs w:val="48"/>
                                <w:lang w:val="en-US"/>
                              </w:rPr>
                              <w:t>y</w:t>
                            </w:r>
                            <w:r>
                              <w:rPr>
                                <w:rFonts w:cs="Arial"/>
                                <w:bCs/>
                                <w:color w:val="FFFFFF" w:themeColor="background1"/>
                                <w:sz w:val="48"/>
                                <w:szCs w:val="48"/>
                                <w:lang w:val="en-US"/>
                              </w:rPr>
                              <w:t xml:space="preserve"> 4.0 </w:t>
                            </w:r>
                            <w:r w:rsidRPr="0025165C">
                              <w:rPr>
                                <w:rFonts w:cs="Arial"/>
                                <w:bCs/>
                                <w:color w:val="FFFFFF" w:themeColor="background1"/>
                                <w:sz w:val="40"/>
                                <w:szCs w:val="40"/>
                                <w:lang w:val="en-US"/>
                              </w:rPr>
                              <w:t>(Version 3.0)</w:t>
                            </w:r>
                            <w:r w:rsidRPr="00DA353F">
                              <w:rPr>
                                <w:rFonts w:cs="Arial"/>
                                <w:bCs/>
                                <w:color w:val="FFFFFF" w:themeColor="background1"/>
                                <w:sz w:val="48"/>
                                <w:szCs w:val="48"/>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82314" id="_x0000_s1028" type="#_x0000_t202" style="position:absolute;left:0;text-align:left;margin-left:42.8pt;margin-top:18.85pt;width:458.4pt;height:93.6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" filled="f" stroked="f">
                <v:textbox>
                  <w:txbxContent>
                    <w:p w14:paraId="219DE9B7" w14:textId="16E7A91F" w:rsidR="00F24668" w:rsidRPr="00DA353F" w:rsidRDefault="00F24668" w:rsidP="00DA353F">
                      <w:pPr>
                        <w:spacing w:line="240" w:lineRule="auto"/>
                        <w:jc w:val="left"/>
                        <w:rPr>
                          <w:rFonts w:cs="Arial"/>
                          <w:bCs/>
                          <w:color w:val="FFFFFF" w:themeColor="background1"/>
                          <w:sz w:val="48"/>
                          <w:szCs w:val="48"/>
                          <w:lang w:val="en-US"/>
                        </w:rPr>
                      </w:pPr>
                      <w:r w:rsidRPr="00DA353F">
                        <w:rPr>
                          <w:rFonts w:cs="Arial"/>
                          <w:b/>
                          <w:bCs/>
                          <w:color w:val="FFFFFF" w:themeColor="background1"/>
                          <w:sz w:val="48"/>
                          <w:szCs w:val="48"/>
                          <w:lang w:val="en-US"/>
                        </w:rPr>
                        <w:t>Part 1</w:t>
                      </w:r>
                      <w:r w:rsidR="0046076C">
                        <w:rPr>
                          <w:rFonts w:cs="Arial"/>
                          <w:b/>
                          <w:bCs/>
                          <w:color w:val="FFFFFF" w:themeColor="background1"/>
                          <w:sz w:val="48"/>
                          <w:szCs w:val="48"/>
                          <w:lang w:val="en-US"/>
                        </w:rPr>
                        <w:t>a</w:t>
                      </w:r>
                      <w:r w:rsidRPr="00DA353F">
                        <w:rPr>
                          <w:rFonts w:cs="Arial"/>
                          <w:bCs/>
                          <w:color w:val="FFFFFF" w:themeColor="background1"/>
                          <w:sz w:val="48"/>
                          <w:szCs w:val="48"/>
                          <w:lang w:val="en-US"/>
                        </w:rPr>
                        <w:t xml:space="preserve"> - The exchange of information between partners in the value cha</w:t>
                      </w:r>
                      <w:r>
                        <w:rPr>
                          <w:rFonts w:cs="Arial"/>
                          <w:bCs/>
                          <w:color w:val="FFFFFF" w:themeColor="background1"/>
                          <w:sz w:val="48"/>
                          <w:szCs w:val="48"/>
                          <w:lang w:val="en-US"/>
                        </w:rPr>
                        <w:t>in of Industr</w:t>
                      </w:r>
                      <w:r w:rsidR="005426D0">
                        <w:rPr>
                          <w:rFonts w:cs="Arial"/>
                          <w:bCs/>
                          <w:color w:val="FFFFFF" w:themeColor="background1"/>
                          <w:sz w:val="48"/>
                          <w:szCs w:val="48"/>
                          <w:lang w:val="en-US"/>
                        </w:rPr>
                        <w:t>y</w:t>
                      </w:r>
                      <w:r>
                        <w:rPr>
                          <w:rFonts w:cs="Arial"/>
                          <w:bCs/>
                          <w:color w:val="FFFFFF" w:themeColor="background1"/>
                          <w:sz w:val="48"/>
                          <w:szCs w:val="48"/>
                          <w:lang w:val="en-US"/>
                        </w:rPr>
                        <w:t xml:space="preserve"> 4.0 </w:t>
                      </w:r>
                      <w:r w:rsidRPr="0025165C">
                        <w:rPr>
                          <w:rFonts w:cs="Arial"/>
                          <w:bCs/>
                          <w:color w:val="FFFFFF" w:themeColor="background1"/>
                          <w:sz w:val="40"/>
                          <w:szCs w:val="40"/>
                          <w:lang w:val="en-US"/>
                        </w:rPr>
                        <w:t>(Version 3.0)</w:t>
                      </w:r>
                      <w:r w:rsidRPr="00DA353F">
                        <w:rPr>
                          <w:rFonts w:cs="Arial"/>
                          <w:bCs/>
                          <w:color w:val="FFFFFF" w:themeColor="background1"/>
                          <w:sz w:val="48"/>
                          <w:szCs w:val="48"/>
                          <w:lang w:val="en-US"/>
                        </w:rPr>
                        <w:t xml:space="preserve"> </w:t>
                      </w:r>
                    </w:p>
                  </w:txbxContent>
                </v:textbox>
                <w10:wrap anchorx="margin"/>
              </v:shape>
            </w:pict>
          </mc:Fallback>
        </mc:AlternateContent>
      </w:r>
      <w:r w:rsidR="00DA3F3B" w:rsidRPr="00CE25AF">
        <w:rPr>
          <w:noProof/>
          <w:lang w:val="en-US" w:eastAsia="en-US"/>
        </w:rPr>
        <mc:AlternateContent>
          <mc:Choice Requires="wpg">
            <w:drawing>
              <wp:anchor distT="0" distB="0" distL="114300" distR="114300" simplePos="0" relativeHeight="251722752" behindDoc="0" locked="0" layoutInCell="1" allowOverlap="1" wp14:anchorId="3C2FE099" wp14:editId="1DC07BD8">
                <wp:simplePos x="0" y="0"/>
                <wp:positionH relativeFrom="column">
                  <wp:posOffset>-696595</wp:posOffset>
                </wp:positionH>
                <wp:positionV relativeFrom="paragraph">
                  <wp:posOffset>118745</wp:posOffset>
                </wp:positionV>
                <wp:extent cx="10857230" cy="3281680"/>
                <wp:effectExtent l="152400" t="304800" r="0" b="1290320"/>
                <wp:wrapNone/>
                <wp:docPr id="116" name="Gruppieren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57230" cy="3281680"/>
                          <a:chOff x="-286361" y="15327"/>
                          <a:chExt cx="10858405" cy="2955290"/>
                        </a:xfrm>
                        <a:solidFill>
                          <a:srgbClr val="0778A5"/>
                        </a:solidFill>
                      </wpg:grpSpPr>
                      <wps:wsp>
                        <wps:cNvPr id="117" name="Rechteck 43"/>
                        <wps:cNvSpPr/>
                        <wps:spPr>
                          <a:xfrm rot="21283604">
                            <a:off x="-286361" y="15327"/>
                            <a:ext cx="6474465" cy="295529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Gleichschenkliges Dreieck 45"/>
                        <wps:cNvSpPr/>
                        <wps:spPr>
                          <a:xfrm rot="1910259">
                            <a:off x="4999178" y="917531"/>
                            <a:ext cx="5572866" cy="2051123"/>
                          </a:xfrm>
                          <a:prstGeom prst="triangle">
                            <a:avLst>
                              <a:gd name="adj" fmla="val 0"/>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5BCD72F7" id="Gruppieren 474" o:spid="_x0000_s1026" style="position:absolute;margin-left:-54.85pt;margin-top:9.35pt;width:854.9pt;height:258.4pt;z-index:251722752;mso-width-relative:margin;mso-height-relative:margin" coordorigin="-2863,153" coordsize="108584,29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">
                <v:rect id="Rechteck 43" o:spid="_x0000_s1027" style="position:absolute;left:-2863;top:153;width:64744;height:29553;rotation:-34558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" filled="f" stroked="f" strokeweight="1pt"/>
                <v:shape id="Gleichschenkliges Dreieck 45" o:spid="_x0000_s1028" type="#_x0000_t5" style="position:absolute;left:49991;top:9175;width:55729;height:20511;rotation:208651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" adj="0" filled="f" stroked="f" strokeweight="1pt"/>
              </v:group>
            </w:pict>
          </mc:Fallback>
        </mc:AlternateContent>
      </w:r>
      <w:r w:rsidR="00554431" w:rsidRPr="00CE25AF">
        <w:rPr>
          <w:lang w:val="en-US"/>
        </w:rPr>
        <w:br w:type="page"/>
      </w:r>
    </w:p>
    <w:p w14:paraId="7772064A" w14:textId="6DAC3875" w:rsidR="00554431" w:rsidRPr="00CE25AF" w:rsidRDefault="005A570B" w:rsidP="001B5277">
      <w:pPr>
        <w:rPr>
          <w:lang w:val="en-US"/>
        </w:rPr>
      </w:pPr>
      <w:r w:rsidRPr="00CE25AF">
        <w:rPr>
          <w:noProof/>
          <w:lang w:val="en-US" w:eastAsia="en-US"/>
        </w:rPr>
        <w:lastRenderedPageBreak/>
        <mc:AlternateContent>
          <mc:Choice Requires="wps">
            <w:drawing>
              <wp:anchor distT="0" distB="0" distL="114300" distR="114300" simplePos="0" relativeHeight="251724800" behindDoc="0" locked="0" layoutInCell="1" allowOverlap="1" wp14:anchorId="7FF67367" wp14:editId="4A6DB457">
                <wp:simplePos x="0" y="0"/>
                <wp:positionH relativeFrom="margin">
                  <wp:align>left</wp:align>
                </wp:positionH>
                <wp:positionV relativeFrom="paragraph">
                  <wp:posOffset>-259080</wp:posOffset>
                </wp:positionV>
                <wp:extent cx="948690" cy="198120"/>
                <wp:effectExtent l="0" t="0" r="0" b="0"/>
                <wp:wrapNone/>
                <wp:docPr id="114" name="Rechteck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8690" cy="1981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13C3FF87" id="Rechteck 48" o:spid="_x0000_s1026" style="position:absolute;margin-left:0;margin-top:-20.4pt;width:74.7pt;height:15.6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" fillcolor="white [3212]" stroked="f" strokeweight="1pt">
                <w10:wrap anchorx="margin"/>
              </v:rect>
            </w:pict>
          </mc:Fallback>
        </mc:AlternateContent>
      </w:r>
    </w:p>
    <w:p w14:paraId="6C683A5E" w14:textId="77777777" w:rsidR="00554431" w:rsidRPr="00CE25AF" w:rsidRDefault="00554431" w:rsidP="001B5277">
      <w:pPr>
        <w:rPr>
          <w:sz w:val="44"/>
          <w:szCs w:val="44"/>
          <w:lang w:val="en-US"/>
        </w:rPr>
      </w:pPr>
      <w:r w:rsidRPr="00CE25AF">
        <w:rPr>
          <w:sz w:val="44"/>
          <w:szCs w:val="44"/>
          <w:lang w:val="en-US"/>
        </w:rPr>
        <w:t>Imprint</w:t>
      </w:r>
    </w:p>
    <w:p w14:paraId="75942128" w14:textId="77777777" w:rsidR="00554431" w:rsidRPr="00CE25AF" w:rsidRDefault="00554431" w:rsidP="001B5277">
      <w:pPr>
        <w:rPr>
          <w:lang w:val="en-US"/>
        </w:rPr>
      </w:pPr>
    </w:p>
    <w:p w14:paraId="4EC8E2DB" w14:textId="77777777" w:rsidR="00554431" w:rsidRPr="00CE25AF" w:rsidRDefault="00554431" w:rsidP="001B5277">
      <w:pPr>
        <w:rPr>
          <w:b/>
          <w:lang w:val="en-US"/>
        </w:rPr>
      </w:pPr>
      <w:r w:rsidRPr="00CE25AF">
        <w:rPr>
          <w:b/>
          <w:lang w:val="en-US"/>
        </w:rPr>
        <w:t>Publisher</w:t>
      </w:r>
    </w:p>
    <w:p w14:paraId="513C1E8A" w14:textId="77777777" w:rsidR="006C5C0E" w:rsidRPr="00CE25AF" w:rsidRDefault="006C5C0E" w:rsidP="001B5277">
      <w:pPr>
        <w:rPr>
          <w:lang w:val="en-US"/>
        </w:rPr>
      </w:pPr>
      <w:r w:rsidRPr="00CE25AF">
        <w:rPr>
          <w:lang w:val="en-US"/>
        </w:rPr>
        <w:t>Federal Ministry for Economic Affairs</w:t>
      </w:r>
    </w:p>
    <w:p w14:paraId="0D718BA8" w14:textId="6A3BF495" w:rsidR="00554431" w:rsidRPr="00CE25AF" w:rsidRDefault="006C5C0E" w:rsidP="001B5277">
      <w:pPr>
        <w:rPr>
          <w:lang w:val="en-US"/>
        </w:rPr>
      </w:pPr>
      <w:r w:rsidRPr="00CE25AF">
        <w:rPr>
          <w:lang w:val="en-US"/>
        </w:rPr>
        <w:t xml:space="preserve">and Climate Action </w:t>
      </w:r>
      <w:r w:rsidR="00554431" w:rsidRPr="00CE25AF">
        <w:rPr>
          <w:lang w:val="en-US"/>
        </w:rPr>
        <w:t>(BMW</w:t>
      </w:r>
      <w:r w:rsidRPr="00CE25AF">
        <w:rPr>
          <w:lang w:val="en-US"/>
        </w:rPr>
        <w:t>K</w:t>
      </w:r>
      <w:r w:rsidR="00554431" w:rsidRPr="00CE25AF">
        <w:rPr>
          <w:lang w:val="en-US"/>
        </w:rPr>
        <w:t>)</w:t>
      </w:r>
    </w:p>
    <w:p w14:paraId="58076CD8" w14:textId="77777777" w:rsidR="00554431" w:rsidRPr="00CE25AF" w:rsidRDefault="00554431" w:rsidP="001B5277">
      <w:pPr>
        <w:rPr>
          <w:lang w:val="en-US"/>
        </w:rPr>
      </w:pPr>
      <w:r w:rsidRPr="00CE25AF">
        <w:rPr>
          <w:lang w:val="en-US"/>
        </w:rPr>
        <w:t>Public Relations</w:t>
      </w:r>
    </w:p>
    <w:p w14:paraId="2FE778E1" w14:textId="77777777" w:rsidR="00554431" w:rsidRPr="00CE25AF" w:rsidRDefault="00554431" w:rsidP="001B5277">
      <w:pPr>
        <w:rPr>
          <w:lang w:val="en-US"/>
        </w:rPr>
      </w:pPr>
      <w:r w:rsidRPr="00CE25AF">
        <w:rPr>
          <w:lang w:val="en-US"/>
        </w:rPr>
        <w:t>10119 Berlin</w:t>
      </w:r>
    </w:p>
    <w:p w14:paraId="5E15247B" w14:textId="65475996" w:rsidR="00554431" w:rsidRPr="00CE25AF" w:rsidRDefault="00554431" w:rsidP="001B5277">
      <w:pPr>
        <w:rPr>
          <w:lang w:val="en-US"/>
        </w:rPr>
      </w:pPr>
      <w:r w:rsidRPr="00CE25AF">
        <w:rPr>
          <w:lang w:val="en-US"/>
        </w:rPr>
        <w:t>www.bmw</w:t>
      </w:r>
      <w:r w:rsidR="006C5C0E" w:rsidRPr="00CE25AF">
        <w:rPr>
          <w:lang w:val="en-US"/>
        </w:rPr>
        <w:t>k</w:t>
      </w:r>
      <w:r w:rsidRPr="00CE25AF">
        <w:rPr>
          <w:lang w:val="en-US"/>
        </w:rPr>
        <w:t>.de</w:t>
      </w:r>
    </w:p>
    <w:p w14:paraId="6C256D3B" w14:textId="77777777" w:rsidR="00554431" w:rsidRPr="00CE25AF" w:rsidRDefault="00554431" w:rsidP="001B5277">
      <w:pPr>
        <w:rPr>
          <w:b/>
          <w:lang w:val="en-US"/>
        </w:rPr>
      </w:pPr>
    </w:p>
    <w:p w14:paraId="72DC5582" w14:textId="77777777" w:rsidR="00554431" w:rsidRPr="00CE25AF" w:rsidRDefault="00554431" w:rsidP="001B5277">
      <w:pPr>
        <w:rPr>
          <w:b/>
          <w:lang w:val="en-US"/>
        </w:rPr>
      </w:pPr>
      <w:r w:rsidRPr="00CE25AF">
        <w:rPr>
          <w:b/>
          <w:lang w:val="en-US"/>
        </w:rPr>
        <w:t>Text and editing</w:t>
      </w:r>
    </w:p>
    <w:p w14:paraId="29C33BBC" w14:textId="77777777" w:rsidR="006C5C0E" w:rsidRPr="00CE25AF" w:rsidRDefault="006C5C0E" w:rsidP="006C5C0E">
      <w:pPr>
        <w:rPr>
          <w:lang w:val="en-US"/>
        </w:rPr>
      </w:pPr>
      <w:r w:rsidRPr="00CE25AF">
        <w:rPr>
          <w:lang w:val="en-US"/>
        </w:rPr>
        <w:t>Plattform Industrie 4.0</w:t>
      </w:r>
    </w:p>
    <w:p w14:paraId="41D769BF" w14:textId="77777777" w:rsidR="006C5C0E" w:rsidRPr="00CE25AF" w:rsidRDefault="006C5C0E" w:rsidP="006C5C0E">
      <w:pPr>
        <w:rPr>
          <w:lang w:val="en-US"/>
        </w:rPr>
      </w:pPr>
      <w:proofErr w:type="spellStart"/>
      <w:r w:rsidRPr="00CE25AF">
        <w:rPr>
          <w:lang w:val="en-US"/>
        </w:rPr>
        <w:t>Bülowstraße</w:t>
      </w:r>
      <w:proofErr w:type="spellEnd"/>
      <w:r w:rsidRPr="00CE25AF">
        <w:rPr>
          <w:lang w:val="en-US"/>
        </w:rPr>
        <w:t xml:space="preserve"> 78</w:t>
      </w:r>
    </w:p>
    <w:p w14:paraId="0B33A726" w14:textId="0000A50C" w:rsidR="00554431" w:rsidRPr="00CE25AF" w:rsidRDefault="006C5C0E" w:rsidP="006C5C0E">
      <w:pPr>
        <w:rPr>
          <w:lang w:val="en-US"/>
        </w:rPr>
      </w:pPr>
      <w:r w:rsidRPr="00CE25AF">
        <w:rPr>
          <w:lang w:val="en-US"/>
        </w:rPr>
        <w:t>10783 Berlin</w:t>
      </w:r>
    </w:p>
    <w:p w14:paraId="57A0074A" w14:textId="77777777" w:rsidR="00554431" w:rsidRPr="00CE25AF" w:rsidRDefault="00554431" w:rsidP="001B5277">
      <w:pPr>
        <w:rPr>
          <w:b/>
          <w:lang w:val="en-US"/>
        </w:rPr>
      </w:pPr>
    </w:p>
    <w:p w14:paraId="31447B59" w14:textId="77777777" w:rsidR="00554431" w:rsidRPr="00CE25AF" w:rsidRDefault="00554431" w:rsidP="001B5277">
      <w:pPr>
        <w:rPr>
          <w:b/>
          <w:lang w:val="en-US"/>
        </w:rPr>
      </w:pPr>
      <w:r w:rsidRPr="00CE25AF">
        <w:rPr>
          <w:b/>
          <w:lang w:val="en-US"/>
        </w:rPr>
        <w:t>Design and production</w:t>
      </w:r>
    </w:p>
    <w:p w14:paraId="2B3CDA87" w14:textId="77777777" w:rsidR="00554431" w:rsidRPr="00CE25AF" w:rsidRDefault="00554431" w:rsidP="001B5277">
      <w:pPr>
        <w:rPr>
          <w:lang w:val="en-US"/>
        </w:rPr>
      </w:pPr>
      <w:r w:rsidRPr="00CE25AF">
        <w:rPr>
          <w:lang w:val="en-US"/>
        </w:rPr>
        <w:t>The Plattform Industrie 4.0 secretariat, Berlin</w:t>
      </w:r>
    </w:p>
    <w:p w14:paraId="589834AC" w14:textId="77777777" w:rsidR="00554431" w:rsidRPr="00CE25AF" w:rsidRDefault="00554431" w:rsidP="001B5277">
      <w:pPr>
        <w:rPr>
          <w:lang w:val="en-US"/>
        </w:rPr>
      </w:pPr>
    </w:p>
    <w:p w14:paraId="62299D33" w14:textId="77777777" w:rsidR="00554431" w:rsidRPr="00CE25AF" w:rsidRDefault="00554431" w:rsidP="001B5277">
      <w:pPr>
        <w:rPr>
          <w:b/>
          <w:lang w:val="en-US"/>
        </w:rPr>
      </w:pPr>
      <w:r w:rsidRPr="00CE25AF">
        <w:rPr>
          <w:b/>
          <w:lang w:val="en-US"/>
        </w:rPr>
        <w:t>Status</w:t>
      </w:r>
    </w:p>
    <w:p w14:paraId="6B5D0CBD" w14:textId="5EAC65D4" w:rsidR="00554431" w:rsidRPr="00CE25AF" w:rsidRDefault="00D1556C" w:rsidP="001B5277">
      <w:pPr>
        <w:rPr>
          <w:lang w:val="en-US"/>
        </w:rPr>
      </w:pPr>
      <w:r>
        <w:rPr>
          <w:lang w:val="en-US"/>
        </w:rPr>
        <w:t>January 2023</w:t>
      </w:r>
    </w:p>
    <w:p w14:paraId="38F82F5F" w14:textId="77777777" w:rsidR="00F929D7" w:rsidRPr="00CE25AF" w:rsidRDefault="00F929D7" w:rsidP="001B5277">
      <w:pPr>
        <w:rPr>
          <w:lang w:val="en-US"/>
        </w:rPr>
      </w:pPr>
    </w:p>
    <w:p w14:paraId="6BBEAC9D" w14:textId="77777777" w:rsidR="00554431" w:rsidRPr="00CE25AF" w:rsidRDefault="00554431" w:rsidP="001B5277">
      <w:pPr>
        <w:rPr>
          <w:b/>
          <w:lang w:val="en-US"/>
        </w:rPr>
      </w:pPr>
      <w:r w:rsidRPr="00CE25AF">
        <w:rPr>
          <w:b/>
          <w:lang w:val="en-US"/>
        </w:rPr>
        <w:t>Illustrations</w:t>
      </w:r>
    </w:p>
    <w:p w14:paraId="0CF0E9EA" w14:textId="77777777" w:rsidR="00554431" w:rsidRPr="00CE25AF" w:rsidRDefault="00554431" w:rsidP="001B5277">
      <w:pPr>
        <w:rPr>
          <w:lang w:val="en-US"/>
        </w:rPr>
      </w:pPr>
      <w:r w:rsidRPr="00CE25AF">
        <w:rPr>
          <w:lang w:val="en-US"/>
        </w:rPr>
        <w:t xml:space="preserve">Plattform Industrie 4.0; Anna </w:t>
      </w:r>
      <w:proofErr w:type="spellStart"/>
      <w:r w:rsidRPr="00CE25AF">
        <w:rPr>
          <w:lang w:val="en-US"/>
        </w:rPr>
        <w:t>Salari</w:t>
      </w:r>
      <w:proofErr w:type="spellEnd"/>
      <w:r w:rsidRPr="00CE25AF">
        <w:rPr>
          <w:lang w:val="en-US"/>
        </w:rPr>
        <w:t xml:space="preserve">, designed by </w:t>
      </w:r>
      <w:proofErr w:type="spellStart"/>
      <w:r w:rsidRPr="00CE25AF">
        <w:rPr>
          <w:lang w:val="en-US"/>
        </w:rPr>
        <w:t>freepik</w:t>
      </w:r>
      <w:proofErr w:type="spellEnd"/>
      <w:r w:rsidRPr="00CE25AF">
        <w:rPr>
          <w:lang w:val="en-US"/>
        </w:rPr>
        <w:t xml:space="preserve"> (Title)</w:t>
      </w:r>
    </w:p>
    <w:p w14:paraId="114A789F" w14:textId="0DCA8856" w:rsidR="009F0400" w:rsidRPr="00CE25AF" w:rsidRDefault="009F0400" w:rsidP="001B5277">
      <w:pPr>
        <w:rPr>
          <w:lang w:val="en-US"/>
        </w:rPr>
      </w:pPr>
    </w:p>
    <w:p w14:paraId="2DDCF1E8" w14:textId="77777777" w:rsidR="009F0400" w:rsidRPr="00CE25AF" w:rsidRDefault="009F0400">
      <w:pPr>
        <w:spacing w:after="0" w:line="240" w:lineRule="auto"/>
        <w:jc w:val="left"/>
        <w:rPr>
          <w:lang w:val="en-US"/>
        </w:rPr>
      </w:pPr>
      <w:r w:rsidRPr="00CE25AF">
        <w:rPr>
          <w:lang w:val="en-US"/>
        </w:rPr>
        <w:br w:type="page"/>
      </w:r>
    </w:p>
    <w:p w14:paraId="71023198" w14:textId="77777777" w:rsidR="0097199B" w:rsidRPr="00CE25AF" w:rsidRDefault="0097199B" w:rsidP="001B5277">
      <w:pPr>
        <w:rPr>
          <w:lang w:val="en-US"/>
        </w:rPr>
      </w:pPr>
    </w:p>
    <w:sdt>
      <w:sdtPr>
        <w:rPr>
          <w:b w:val="0"/>
          <w:color w:val="5F5F5F"/>
          <w:sz w:val="20"/>
          <w:lang w:bidi="ar-SA"/>
        </w:rPr>
        <w:id w:val="1828480849"/>
        <w:docPartObj>
          <w:docPartGallery w:val="Table of Contents"/>
          <w:docPartUnique/>
        </w:docPartObj>
      </w:sdtPr>
      <w:sdtEndPr>
        <w:rPr>
          <w:bCs/>
          <w:noProof/>
        </w:rPr>
      </w:sdtEndPr>
      <w:sdtContent>
        <w:p w14:paraId="0A382916" w14:textId="1DADFAE3" w:rsidR="00CA64E4" w:rsidRDefault="00CA64E4">
          <w:pPr>
            <w:pStyle w:val="TOCHeading"/>
          </w:pPr>
          <w:r>
            <w:t xml:space="preserve">Table </w:t>
          </w:r>
          <w:proofErr w:type="spellStart"/>
          <w:r>
            <w:t>of</w:t>
          </w:r>
          <w:proofErr w:type="spellEnd"/>
          <w:r>
            <w:t xml:space="preserve"> Contents</w:t>
          </w:r>
        </w:p>
        <w:p w14:paraId="6276F833" w14:textId="106D1FBF" w:rsidR="00F511DE" w:rsidRDefault="00CA64E4">
          <w:pPr>
            <w:pStyle w:val="TOC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25537661" w:history="1">
            <w:r w:rsidR="00F511DE" w:rsidRPr="00A06A8E">
              <w:rPr>
                <w:rStyle w:val="Hyperlink"/>
                <w:noProof/>
              </w:rPr>
              <w:t>1</w:t>
            </w:r>
            <w:r w:rsidR="00F511DE">
              <w:rPr>
                <w:rFonts w:asciiTheme="minorHAnsi" w:eastAsiaTheme="minorEastAsia" w:hAnsiTheme="minorHAnsi" w:cstheme="minorBidi"/>
                <w:noProof/>
                <w:color w:val="auto"/>
                <w:sz w:val="22"/>
                <w:szCs w:val="22"/>
              </w:rPr>
              <w:tab/>
            </w:r>
            <w:r w:rsidR="00F511DE" w:rsidRPr="00A06A8E">
              <w:rPr>
                <w:rStyle w:val="Hyperlink"/>
                <w:noProof/>
              </w:rPr>
              <w:t>Preamble</w:t>
            </w:r>
            <w:r w:rsidR="00F511DE">
              <w:rPr>
                <w:noProof/>
                <w:webHidden/>
              </w:rPr>
              <w:tab/>
            </w:r>
            <w:r w:rsidR="00F511DE">
              <w:rPr>
                <w:noProof/>
                <w:webHidden/>
              </w:rPr>
              <w:fldChar w:fldCharType="begin"/>
            </w:r>
            <w:r w:rsidR="00F511DE">
              <w:rPr>
                <w:noProof/>
                <w:webHidden/>
              </w:rPr>
              <w:instrText xml:space="preserve"> PAGEREF _Toc125537661 \h </w:instrText>
            </w:r>
            <w:r w:rsidR="00F511DE">
              <w:rPr>
                <w:noProof/>
                <w:webHidden/>
              </w:rPr>
            </w:r>
            <w:r w:rsidR="00F511DE">
              <w:rPr>
                <w:noProof/>
                <w:webHidden/>
              </w:rPr>
              <w:fldChar w:fldCharType="separate"/>
            </w:r>
            <w:r w:rsidR="00F511DE">
              <w:rPr>
                <w:noProof/>
                <w:webHidden/>
              </w:rPr>
              <w:t>11</w:t>
            </w:r>
            <w:r w:rsidR="00F511DE">
              <w:rPr>
                <w:noProof/>
                <w:webHidden/>
              </w:rPr>
              <w:fldChar w:fldCharType="end"/>
            </w:r>
          </w:hyperlink>
        </w:p>
        <w:p w14:paraId="091CB58A" w14:textId="6C52826D" w:rsidR="00F511DE" w:rsidRDefault="00546A07">
          <w:pPr>
            <w:pStyle w:val="TOC2"/>
            <w:rPr>
              <w:rFonts w:asciiTheme="minorHAnsi" w:eastAsiaTheme="minorEastAsia" w:hAnsiTheme="minorHAnsi" w:cstheme="minorBidi"/>
              <w:noProof/>
              <w:color w:val="auto"/>
              <w:sz w:val="22"/>
              <w:szCs w:val="22"/>
            </w:rPr>
          </w:pPr>
          <w:hyperlink w:anchor="_Toc125537662" w:history="1">
            <w:r w:rsidR="00F511DE" w:rsidRPr="00A06A8E">
              <w:rPr>
                <w:rStyle w:val="Hyperlink"/>
                <w:noProof/>
              </w:rPr>
              <w:t>1.1</w:t>
            </w:r>
            <w:r w:rsidR="00F511DE">
              <w:rPr>
                <w:rFonts w:asciiTheme="minorHAnsi" w:eastAsiaTheme="minorEastAsia" w:hAnsiTheme="minorHAnsi" w:cstheme="minorBidi"/>
                <w:noProof/>
                <w:color w:val="auto"/>
                <w:sz w:val="22"/>
                <w:szCs w:val="22"/>
              </w:rPr>
              <w:tab/>
            </w:r>
            <w:r w:rsidR="00F511DE" w:rsidRPr="00A06A8E">
              <w:rPr>
                <w:rStyle w:val="Hyperlink"/>
                <w:noProof/>
              </w:rPr>
              <w:t>Editorial Notes</w:t>
            </w:r>
            <w:r w:rsidR="00F511DE">
              <w:rPr>
                <w:noProof/>
                <w:webHidden/>
              </w:rPr>
              <w:tab/>
            </w:r>
            <w:r w:rsidR="00F511DE">
              <w:rPr>
                <w:noProof/>
                <w:webHidden/>
              </w:rPr>
              <w:fldChar w:fldCharType="begin"/>
            </w:r>
            <w:r w:rsidR="00F511DE">
              <w:rPr>
                <w:noProof/>
                <w:webHidden/>
              </w:rPr>
              <w:instrText xml:space="preserve"> PAGEREF _Toc125537662 \h </w:instrText>
            </w:r>
            <w:r w:rsidR="00F511DE">
              <w:rPr>
                <w:noProof/>
                <w:webHidden/>
              </w:rPr>
            </w:r>
            <w:r w:rsidR="00F511DE">
              <w:rPr>
                <w:noProof/>
                <w:webHidden/>
              </w:rPr>
              <w:fldChar w:fldCharType="separate"/>
            </w:r>
            <w:r w:rsidR="00F511DE">
              <w:rPr>
                <w:noProof/>
                <w:webHidden/>
              </w:rPr>
              <w:t>12</w:t>
            </w:r>
            <w:r w:rsidR="00F511DE">
              <w:rPr>
                <w:noProof/>
                <w:webHidden/>
              </w:rPr>
              <w:fldChar w:fldCharType="end"/>
            </w:r>
          </w:hyperlink>
        </w:p>
        <w:p w14:paraId="2D6D3006" w14:textId="4D33C811" w:rsidR="00F511DE" w:rsidRDefault="00546A07">
          <w:pPr>
            <w:pStyle w:val="TOC2"/>
            <w:rPr>
              <w:rFonts w:asciiTheme="minorHAnsi" w:eastAsiaTheme="minorEastAsia" w:hAnsiTheme="minorHAnsi" w:cstheme="minorBidi"/>
              <w:noProof/>
              <w:color w:val="auto"/>
              <w:sz w:val="22"/>
              <w:szCs w:val="22"/>
            </w:rPr>
          </w:pPr>
          <w:hyperlink w:anchor="_Toc125537663" w:history="1">
            <w:r w:rsidR="00F511DE" w:rsidRPr="00A06A8E">
              <w:rPr>
                <w:rStyle w:val="Hyperlink"/>
                <w:noProof/>
                <w:lang w:val="en-US"/>
              </w:rPr>
              <w:t>1.2</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Scope of this Document</w:t>
            </w:r>
            <w:r w:rsidR="00F511DE">
              <w:rPr>
                <w:noProof/>
                <w:webHidden/>
              </w:rPr>
              <w:tab/>
            </w:r>
            <w:r w:rsidR="00F511DE">
              <w:rPr>
                <w:noProof/>
                <w:webHidden/>
              </w:rPr>
              <w:fldChar w:fldCharType="begin"/>
            </w:r>
            <w:r w:rsidR="00F511DE">
              <w:rPr>
                <w:noProof/>
                <w:webHidden/>
              </w:rPr>
              <w:instrText xml:space="preserve"> PAGEREF _Toc125537663 \h </w:instrText>
            </w:r>
            <w:r w:rsidR="00F511DE">
              <w:rPr>
                <w:noProof/>
                <w:webHidden/>
              </w:rPr>
            </w:r>
            <w:r w:rsidR="00F511DE">
              <w:rPr>
                <w:noProof/>
                <w:webHidden/>
              </w:rPr>
              <w:fldChar w:fldCharType="separate"/>
            </w:r>
            <w:r w:rsidR="00F511DE">
              <w:rPr>
                <w:noProof/>
                <w:webHidden/>
              </w:rPr>
              <w:t>14</w:t>
            </w:r>
            <w:r w:rsidR="00F511DE">
              <w:rPr>
                <w:noProof/>
                <w:webHidden/>
              </w:rPr>
              <w:fldChar w:fldCharType="end"/>
            </w:r>
          </w:hyperlink>
        </w:p>
        <w:p w14:paraId="50D81532" w14:textId="24E8FEFC" w:rsidR="00F511DE" w:rsidRDefault="00546A07">
          <w:pPr>
            <w:pStyle w:val="TOC2"/>
            <w:rPr>
              <w:rFonts w:asciiTheme="minorHAnsi" w:eastAsiaTheme="minorEastAsia" w:hAnsiTheme="minorHAnsi" w:cstheme="minorBidi"/>
              <w:noProof/>
              <w:color w:val="auto"/>
              <w:sz w:val="22"/>
              <w:szCs w:val="22"/>
            </w:rPr>
          </w:pPr>
          <w:hyperlink w:anchor="_Toc125537664" w:history="1">
            <w:r w:rsidR="00F511DE" w:rsidRPr="00A06A8E">
              <w:rPr>
                <w:rStyle w:val="Hyperlink"/>
                <w:noProof/>
                <w:lang w:val="en-US"/>
              </w:rPr>
              <w:t>1.3</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Structure of the Document</w:t>
            </w:r>
            <w:r w:rsidR="00F511DE">
              <w:rPr>
                <w:noProof/>
                <w:webHidden/>
              </w:rPr>
              <w:tab/>
            </w:r>
            <w:r w:rsidR="00F511DE">
              <w:rPr>
                <w:noProof/>
                <w:webHidden/>
              </w:rPr>
              <w:fldChar w:fldCharType="begin"/>
            </w:r>
            <w:r w:rsidR="00F511DE">
              <w:rPr>
                <w:noProof/>
                <w:webHidden/>
              </w:rPr>
              <w:instrText xml:space="preserve"> PAGEREF _Toc125537664 \h </w:instrText>
            </w:r>
            <w:r w:rsidR="00F511DE">
              <w:rPr>
                <w:noProof/>
                <w:webHidden/>
              </w:rPr>
            </w:r>
            <w:r w:rsidR="00F511DE">
              <w:rPr>
                <w:noProof/>
                <w:webHidden/>
              </w:rPr>
              <w:fldChar w:fldCharType="separate"/>
            </w:r>
            <w:r w:rsidR="00F511DE">
              <w:rPr>
                <w:noProof/>
                <w:webHidden/>
              </w:rPr>
              <w:t>15</w:t>
            </w:r>
            <w:r w:rsidR="00F511DE">
              <w:rPr>
                <w:noProof/>
                <w:webHidden/>
              </w:rPr>
              <w:fldChar w:fldCharType="end"/>
            </w:r>
          </w:hyperlink>
        </w:p>
        <w:p w14:paraId="0CB1EFCA" w14:textId="51671D73" w:rsidR="00F511DE" w:rsidRDefault="00546A07">
          <w:pPr>
            <w:pStyle w:val="TOC2"/>
            <w:rPr>
              <w:rFonts w:asciiTheme="minorHAnsi" w:eastAsiaTheme="minorEastAsia" w:hAnsiTheme="minorHAnsi" w:cstheme="minorBidi"/>
              <w:noProof/>
              <w:color w:val="auto"/>
              <w:sz w:val="22"/>
              <w:szCs w:val="22"/>
            </w:rPr>
          </w:pPr>
          <w:hyperlink w:anchor="_Toc125537665" w:history="1">
            <w:r w:rsidR="00F511DE" w:rsidRPr="00A06A8E">
              <w:rPr>
                <w:rStyle w:val="Hyperlink"/>
                <w:noProof/>
                <w:lang w:val="en-US"/>
              </w:rPr>
              <w:t>1.4</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Working Principles</w:t>
            </w:r>
            <w:r w:rsidR="00F511DE">
              <w:rPr>
                <w:noProof/>
                <w:webHidden/>
              </w:rPr>
              <w:tab/>
            </w:r>
            <w:r w:rsidR="00F511DE">
              <w:rPr>
                <w:noProof/>
                <w:webHidden/>
              </w:rPr>
              <w:fldChar w:fldCharType="begin"/>
            </w:r>
            <w:r w:rsidR="00F511DE">
              <w:rPr>
                <w:noProof/>
                <w:webHidden/>
              </w:rPr>
              <w:instrText xml:space="preserve"> PAGEREF _Toc125537665 \h </w:instrText>
            </w:r>
            <w:r w:rsidR="00F511DE">
              <w:rPr>
                <w:noProof/>
                <w:webHidden/>
              </w:rPr>
            </w:r>
            <w:r w:rsidR="00F511DE">
              <w:rPr>
                <w:noProof/>
                <w:webHidden/>
              </w:rPr>
              <w:fldChar w:fldCharType="separate"/>
            </w:r>
            <w:r w:rsidR="00F511DE">
              <w:rPr>
                <w:noProof/>
                <w:webHidden/>
              </w:rPr>
              <w:t>16</w:t>
            </w:r>
            <w:r w:rsidR="00F511DE">
              <w:rPr>
                <w:noProof/>
                <w:webHidden/>
              </w:rPr>
              <w:fldChar w:fldCharType="end"/>
            </w:r>
          </w:hyperlink>
        </w:p>
        <w:p w14:paraId="2148DCF2" w14:textId="5902900D" w:rsidR="00F511DE" w:rsidRDefault="00546A07">
          <w:pPr>
            <w:pStyle w:val="TOC1"/>
            <w:rPr>
              <w:rFonts w:asciiTheme="minorHAnsi" w:eastAsiaTheme="minorEastAsia" w:hAnsiTheme="minorHAnsi" w:cstheme="minorBidi"/>
              <w:noProof/>
              <w:color w:val="auto"/>
              <w:sz w:val="22"/>
              <w:szCs w:val="22"/>
            </w:rPr>
          </w:pPr>
          <w:hyperlink w:anchor="_Toc125537666" w:history="1">
            <w:r w:rsidR="00F511DE" w:rsidRPr="00A06A8E">
              <w:rPr>
                <w:rStyle w:val="Hyperlink"/>
                <w:noProof/>
              </w:rPr>
              <w:t>2</w:t>
            </w:r>
            <w:r w:rsidR="00F511DE">
              <w:rPr>
                <w:rFonts w:asciiTheme="minorHAnsi" w:eastAsiaTheme="minorEastAsia" w:hAnsiTheme="minorHAnsi" w:cstheme="minorBidi"/>
                <w:noProof/>
                <w:color w:val="auto"/>
                <w:sz w:val="22"/>
                <w:szCs w:val="22"/>
              </w:rPr>
              <w:tab/>
            </w:r>
            <w:r w:rsidR="00F511DE" w:rsidRPr="00A06A8E">
              <w:rPr>
                <w:rStyle w:val="Hyperlink"/>
                <w:noProof/>
              </w:rPr>
              <w:t>Terms, Definitions and Abbreviations</w:t>
            </w:r>
            <w:r w:rsidR="00F511DE">
              <w:rPr>
                <w:noProof/>
                <w:webHidden/>
              </w:rPr>
              <w:tab/>
            </w:r>
            <w:r w:rsidR="00F511DE">
              <w:rPr>
                <w:noProof/>
                <w:webHidden/>
              </w:rPr>
              <w:fldChar w:fldCharType="begin"/>
            </w:r>
            <w:r w:rsidR="00F511DE">
              <w:rPr>
                <w:noProof/>
                <w:webHidden/>
              </w:rPr>
              <w:instrText xml:space="preserve"> PAGEREF _Toc125537666 \h </w:instrText>
            </w:r>
            <w:r w:rsidR="00F511DE">
              <w:rPr>
                <w:noProof/>
                <w:webHidden/>
              </w:rPr>
            </w:r>
            <w:r w:rsidR="00F511DE">
              <w:rPr>
                <w:noProof/>
                <w:webHidden/>
              </w:rPr>
              <w:fldChar w:fldCharType="separate"/>
            </w:r>
            <w:r w:rsidR="00F511DE">
              <w:rPr>
                <w:noProof/>
                <w:webHidden/>
              </w:rPr>
              <w:t>17</w:t>
            </w:r>
            <w:r w:rsidR="00F511DE">
              <w:rPr>
                <w:noProof/>
                <w:webHidden/>
              </w:rPr>
              <w:fldChar w:fldCharType="end"/>
            </w:r>
          </w:hyperlink>
        </w:p>
        <w:p w14:paraId="0350EB1D" w14:textId="4D2D1F55" w:rsidR="00F511DE" w:rsidRDefault="00546A07">
          <w:pPr>
            <w:pStyle w:val="TOC2"/>
            <w:rPr>
              <w:rFonts w:asciiTheme="minorHAnsi" w:eastAsiaTheme="minorEastAsia" w:hAnsiTheme="minorHAnsi" w:cstheme="minorBidi"/>
              <w:noProof/>
              <w:color w:val="auto"/>
              <w:sz w:val="22"/>
              <w:szCs w:val="22"/>
            </w:rPr>
          </w:pPr>
          <w:hyperlink w:anchor="_Toc125537667" w:history="1">
            <w:r w:rsidR="00F511DE" w:rsidRPr="00A06A8E">
              <w:rPr>
                <w:rStyle w:val="Hyperlink"/>
                <w:noProof/>
                <w:lang w:val="en-US"/>
              </w:rPr>
              <w:t>2.1</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Terms and Definitions</w:t>
            </w:r>
            <w:r w:rsidR="00F511DE">
              <w:rPr>
                <w:noProof/>
                <w:webHidden/>
              </w:rPr>
              <w:tab/>
            </w:r>
            <w:r w:rsidR="00F511DE">
              <w:rPr>
                <w:noProof/>
                <w:webHidden/>
              </w:rPr>
              <w:fldChar w:fldCharType="begin"/>
            </w:r>
            <w:r w:rsidR="00F511DE">
              <w:rPr>
                <w:noProof/>
                <w:webHidden/>
              </w:rPr>
              <w:instrText xml:space="preserve"> PAGEREF _Toc125537667 \h </w:instrText>
            </w:r>
            <w:r w:rsidR="00F511DE">
              <w:rPr>
                <w:noProof/>
                <w:webHidden/>
              </w:rPr>
            </w:r>
            <w:r w:rsidR="00F511DE">
              <w:rPr>
                <w:noProof/>
                <w:webHidden/>
              </w:rPr>
              <w:fldChar w:fldCharType="separate"/>
            </w:r>
            <w:r w:rsidR="00F511DE">
              <w:rPr>
                <w:noProof/>
                <w:webHidden/>
              </w:rPr>
              <w:t>18</w:t>
            </w:r>
            <w:r w:rsidR="00F511DE">
              <w:rPr>
                <w:noProof/>
                <w:webHidden/>
              </w:rPr>
              <w:fldChar w:fldCharType="end"/>
            </w:r>
          </w:hyperlink>
        </w:p>
        <w:p w14:paraId="525857AE" w14:textId="4A0B1A27" w:rsidR="00F511DE" w:rsidRDefault="00546A07">
          <w:pPr>
            <w:pStyle w:val="TOC2"/>
            <w:rPr>
              <w:rFonts w:asciiTheme="minorHAnsi" w:eastAsiaTheme="minorEastAsia" w:hAnsiTheme="minorHAnsi" w:cstheme="minorBidi"/>
              <w:noProof/>
              <w:color w:val="auto"/>
              <w:sz w:val="22"/>
              <w:szCs w:val="22"/>
            </w:rPr>
          </w:pPr>
          <w:hyperlink w:anchor="_Toc125537668" w:history="1">
            <w:r w:rsidR="00F511DE" w:rsidRPr="00A06A8E">
              <w:rPr>
                <w:rStyle w:val="Hyperlink"/>
                <w:noProof/>
                <w:lang w:val="en-US"/>
              </w:rPr>
              <w:t>2.2</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Abbreviations Used in this Document</w:t>
            </w:r>
            <w:r w:rsidR="00F511DE">
              <w:rPr>
                <w:noProof/>
                <w:webHidden/>
              </w:rPr>
              <w:tab/>
            </w:r>
            <w:r w:rsidR="00F511DE">
              <w:rPr>
                <w:noProof/>
                <w:webHidden/>
              </w:rPr>
              <w:fldChar w:fldCharType="begin"/>
            </w:r>
            <w:r w:rsidR="00F511DE">
              <w:rPr>
                <w:noProof/>
                <w:webHidden/>
              </w:rPr>
              <w:instrText xml:space="preserve"> PAGEREF _Toc125537668 \h </w:instrText>
            </w:r>
            <w:r w:rsidR="00F511DE">
              <w:rPr>
                <w:noProof/>
                <w:webHidden/>
              </w:rPr>
            </w:r>
            <w:r w:rsidR="00F511DE">
              <w:rPr>
                <w:noProof/>
                <w:webHidden/>
              </w:rPr>
              <w:fldChar w:fldCharType="separate"/>
            </w:r>
            <w:r w:rsidR="00F511DE">
              <w:rPr>
                <w:noProof/>
                <w:webHidden/>
              </w:rPr>
              <w:t>23</w:t>
            </w:r>
            <w:r w:rsidR="00F511DE">
              <w:rPr>
                <w:noProof/>
                <w:webHidden/>
              </w:rPr>
              <w:fldChar w:fldCharType="end"/>
            </w:r>
          </w:hyperlink>
        </w:p>
        <w:p w14:paraId="22288522" w14:textId="24B80871" w:rsidR="00F511DE" w:rsidRDefault="00546A07">
          <w:pPr>
            <w:pStyle w:val="TOC2"/>
            <w:rPr>
              <w:rFonts w:asciiTheme="minorHAnsi" w:eastAsiaTheme="minorEastAsia" w:hAnsiTheme="minorHAnsi" w:cstheme="minorBidi"/>
              <w:noProof/>
              <w:color w:val="auto"/>
              <w:sz w:val="22"/>
              <w:szCs w:val="22"/>
            </w:rPr>
          </w:pPr>
          <w:hyperlink w:anchor="_Toc125537669" w:history="1">
            <w:r w:rsidR="00F511DE" w:rsidRPr="00A06A8E">
              <w:rPr>
                <w:rStyle w:val="Hyperlink"/>
                <w:noProof/>
                <w:lang w:val="en-US"/>
              </w:rPr>
              <w:t>2.3</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Abbreviations of Metamodel</w:t>
            </w:r>
            <w:r w:rsidR="00F511DE">
              <w:rPr>
                <w:noProof/>
                <w:webHidden/>
              </w:rPr>
              <w:tab/>
            </w:r>
            <w:r w:rsidR="00F511DE">
              <w:rPr>
                <w:noProof/>
                <w:webHidden/>
              </w:rPr>
              <w:fldChar w:fldCharType="begin"/>
            </w:r>
            <w:r w:rsidR="00F511DE">
              <w:rPr>
                <w:noProof/>
                <w:webHidden/>
              </w:rPr>
              <w:instrText xml:space="preserve"> PAGEREF _Toc125537669 \h </w:instrText>
            </w:r>
            <w:r w:rsidR="00F511DE">
              <w:rPr>
                <w:noProof/>
                <w:webHidden/>
              </w:rPr>
            </w:r>
            <w:r w:rsidR="00F511DE">
              <w:rPr>
                <w:noProof/>
                <w:webHidden/>
              </w:rPr>
              <w:fldChar w:fldCharType="separate"/>
            </w:r>
            <w:r w:rsidR="00F511DE">
              <w:rPr>
                <w:noProof/>
                <w:webHidden/>
              </w:rPr>
              <w:t>25</w:t>
            </w:r>
            <w:r w:rsidR="00F511DE">
              <w:rPr>
                <w:noProof/>
                <w:webHidden/>
              </w:rPr>
              <w:fldChar w:fldCharType="end"/>
            </w:r>
          </w:hyperlink>
        </w:p>
        <w:p w14:paraId="07882872" w14:textId="6A972DD0" w:rsidR="00F511DE" w:rsidRDefault="00546A07">
          <w:pPr>
            <w:pStyle w:val="TOC1"/>
            <w:rPr>
              <w:rFonts w:asciiTheme="minorHAnsi" w:eastAsiaTheme="minorEastAsia" w:hAnsiTheme="minorHAnsi" w:cstheme="minorBidi"/>
              <w:noProof/>
              <w:color w:val="auto"/>
              <w:sz w:val="22"/>
              <w:szCs w:val="22"/>
            </w:rPr>
          </w:pPr>
          <w:hyperlink w:anchor="_Toc125537670" w:history="1">
            <w:r w:rsidR="00F511DE" w:rsidRPr="00A06A8E">
              <w:rPr>
                <w:rStyle w:val="Hyperlink"/>
                <w:noProof/>
              </w:rPr>
              <w:t>3</w:t>
            </w:r>
            <w:r w:rsidR="00F511DE">
              <w:rPr>
                <w:rFonts w:asciiTheme="minorHAnsi" w:eastAsiaTheme="minorEastAsia" w:hAnsiTheme="minorHAnsi" w:cstheme="minorBidi"/>
                <w:noProof/>
                <w:color w:val="auto"/>
                <w:sz w:val="22"/>
                <w:szCs w:val="22"/>
              </w:rPr>
              <w:tab/>
            </w:r>
            <w:r w:rsidR="00F511DE" w:rsidRPr="00A06A8E">
              <w:rPr>
                <w:rStyle w:val="Hyperlink"/>
                <w:noProof/>
              </w:rPr>
              <w:t>Introduction</w:t>
            </w:r>
            <w:r w:rsidR="00F511DE">
              <w:rPr>
                <w:noProof/>
                <w:webHidden/>
              </w:rPr>
              <w:tab/>
            </w:r>
            <w:r w:rsidR="00F511DE">
              <w:rPr>
                <w:noProof/>
                <w:webHidden/>
              </w:rPr>
              <w:fldChar w:fldCharType="begin"/>
            </w:r>
            <w:r w:rsidR="00F511DE">
              <w:rPr>
                <w:noProof/>
                <w:webHidden/>
              </w:rPr>
              <w:instrText xml:space="preserve"> PAGEREF _Toc125537670 \h </w:instrText>
            </w:r>
            <w:r w:rsidR="00F511DE">
              <w:rPr>
                <w:noProof/>
                <w:webHidden/>
              </w:rPr>
            </w:r>
            <w:r w:rsidR="00F511DE">
              <w:rPr>
                <w:noProof/>
                <w:webHidden/>
              </w:rPr>
              <w:fldChar w:fldCharType="separate"/>
            </w:r>
            <w:r w:rsidR="00F511DE">
              <w:rPr>
                <w:noProof/>
                <w:webHidden/>
              </w:rPr>
              <w:t>26</w:t>
            </w:r>
            <w:r w:rsidR="00F511DE">
              <w:rPr>
                <w:noProof/>
                <w:webHidden/>
              </w:rPr>
              <w:fldChar w:fldCharType="end"/>
            </w:r>
          </w:hyperlink>
        </w:p>
        <w:p w14:paraId="0D844EA5" w14:textId="30F3E847" w:rsidR="00F511DE" w:rsidRDefault="00546A07">
          <w:pPr>
            <w:pStyle w:val="TOC1"/>
            <w:rPr>
              <w:rFonts w:asciiTheme="minorHAnsi" w:eastAsiaTheme="minorEastAsia" w:hAnsiTheme="minorHAnsi" w:cstheme="minorBidi"/>
              <w:noProof/>
              <w:color w:val="auto"/>
              <w:sz w:val="22"/>
              <w:szCs w:val="22"/>
            </w:rPr>
          </w:pPr>
          <w:hyperlink w:anchor="_Toc125537671" w:history="1">
            <w:r w:rsidR="00F511DE" w:rsidRPr="00A06A8E">
              <w:rPr>
                <w:rStyle w:val="Hyperlink"/>
                <w:noProof/>
              </w:rPr>
              <w:t>4</w:t>
            </w:r>
            <w:r w:rsidR="00F511DE">
              <w:rPr>
                <w:rFonts w:asciiTheme="minorHAnsi" w:eastAsiaTheme="minorEastAsia" w:hAnsiTheme="minorHAnsi" w:cstheme="minorBidi"/>
                <w:noProof/>
                <w:color w:val="auto"/>
                <w:sz w:val="22"/>
                <w:szCs w:val="22"/>
              </w:rPr>
              <w:tab/>
            </w:r>
            <w:r w:rsidR="00F511DE" w:rsidRPr="00A06A8E">
              <w:rPr>
                <w:rStyle w:val="Hyperlink"/>
                <w:noProof/>
              </w:rPr>
              <w:t>General</w:t>
            </w:r>
            <w:r w:rsidR="00F511DE">
              <w:rPr>
                <w:noProof/>
                <w:webHidden/>
              </w:rPr>
              <w:tab/>
            </w:r>
            <w:r w:rsidR="00F511DE">
              <w:rPr>
                <w:noProof/>
                <w:webHidden/>
              </w:rPr>
              <w:fldChar w:fldCharType="begin"/>
            </w:r>
            <w:r w:rsidR="00F511DE">
              <w:rPr>
                <w:noProof/>
                <w:webHidden/>
              </w:rPr>
              <w:instrText xml:space="preserve"> PAGEREF _Toc125537671 \h </w:instrText>
            </w:r>
            <w:r w:rsidR="00F511DE">
              <w:rPr>
                <w:noProof/>
                <w:webHidden/>
              </w:rPr>
            </w:r>
            <w:r w:rsidR="00F511DE">
              <w:rPr>
                <w:noProof/>
                <w:webHidden/>
              </w:rPr>
              <w:fldChar w:fldCharType="separate"/>
            </w:r>
            <w:r w:rsidR="00F511DE">
              <w:rPr>
                <w:noProof/>
                <w:webHidden/>
              </w:rPr>
              <w:t>29</w:t>
            </w:r>
            <w:r w:rsidR="00F511DE">
              <w:rPr>
                <w:noProof/>
                <w:webHidden/>
              </w:rPr>
              <w:fldChar w:fldCharType="end"/>
            </w:r>
          </w:hyperlink>
        </w:p>
        <w:p w14:paraId="27C9D062" w14:textId="75F62A4B" w:rsidR="00F511DE" w:rsidRDefault="00546A07">
          <w:pPr>
            <w:pStyle w:val="TOC2"/>
            <w:rPr>
              <w:rFonts w:asciiTheme="minorHAnsi" w:eastAsiaTheme="minorEastAsia" w:hAnsiTheme="minorHAnsi" w:cstheme="minorBidi"/>
              <w:noProof/>
              <w:color w:val="auto"/>
              <w:sz w:val="22"/>
              <w:szCs w:val="22"/>
            </w:rPr>
          </w:pPr>
          <w:hyperlink w:anchor="_Toc125537672" w:history="1">
            <w:r w:rsidR="00F511DE" w:rsidRPr="00A06A8E">
              <w:rPr>
                <w:rStyle w:val="Hyperlink"/>
                <w:noProof/>
                <w:lang w:val="en-US"/>
              </w:rPr>
              <w:t>4.1</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Introduction</w:t>
            </w:r>
            <w:r w:rsidR="00F511DE">
              <w:rPr>
                <w:noProof/>
                <w:webHidden/>
              </w:rPr>
              <w:tab/>
            </w:r>
            <w:r w:rsidR="00F511DE">
              <w:rPr>
                <w:noProof/>
                <w:webHidden/>
              </w:rPr>
              <w:fldChar w:fldCharType="begin"/>
            </w:r>
            <w:r w:rsidR="00F511DE">
              <w:rPr>
                <w:noProof/>
                <w:webHidden/>
              </w:rPr>
              <w:instrText xml:space="preserve"> PAGEREF _Toc125537672 \h </w:instrText>
            </w:r>
            <w:r w:rsidR="00F511DE">
              <w:rPr>
                <w:noProof/>
                <w:webHidden/>
              </w:rPr>
            </w:r>
            <w:r w:rsidR="00F511DE">
              <w:rPr>
                <w:noProof/>
                <w:webHidden/>
              </w:rPr>
              <w:fldChar w:fldCharType="separate"/>
            </w:r>
            <w:r w:rsidR="00F511DE">
              <w:rPr>
                <w:noProof/>
                <w:webHidden/>
              </w:rPr>
              <w:t>30</w:t>
            </w:r>
            <w:r w:rsidR="00F511DE">
              <w:rPr>
                <w:noProof/>
                <w:webHidden/>
              </w:rPr>
              <w:fldChar w:fldCharType="end"/>
            </w:r>
          </w:hyperlink>
        </w:p>
        <w:p w14:paraId="044BFB2C" w14:textId="691BCB5B" w:rsidR="00F511DE" w:rsidRDefault="00546A07">
          <w:pPr>
            <w:pStyle w:val="TOC2"/>
            <w:rPr>
              <w:rFonts w:asciiTheme="minorHAnsi" w:eastAsiaTheme="minorEastAsia" w:hAnsiTheme="minorHAnsi" w:cstheme="minorBidi"/>
              <w:noProof/>
              <w:color w:val="auto"/>
              <w:sz w:val="22"/>
              <w:szCs w:val="22"/>
            </w:rPr>
          </w:pPr>
          <w:hyperlink w:anchor="_Toc125537673" w:history="1">
            <w:r w:rsidR="00F511DE" w:rsidRPr="00A06A8E">
              <w:rPr>
                <w:rStyle w:val="Hyperlink"/>
                <w:noProof/>
                <w:lang w:val="en-US"/>
              </w:rPr>
              <w:t>4.2</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Types and Instances</w:t>
            </w:r>
            <w:r w:rsidR="00F511DE">
              <w:rPr>
                <w:noProof/>
                <w:webHidden/>
              </w:rPr>
              <w:tab/>
            </w:r>
            <w:r w:rsidR="00F511DE">
              <w:rPr>
                <w:noProof/>
                <w:webHidden/>
              </w:rPr>
              <w:fldChar w:fldCharType="begin"/>
            </w:r>
            <w:r w:rsidR="00F511DE">
              <w:rPr>
                <w:noProof/>
                <w:webHidden/>
              </w:rPr>
              <w:instrText xml:space="preserve"> PAGEREF _Toc125537673 \h </w:instrText>
            </w:r>
            <w:r w:rsidR="00F511DE">
              <w:rPr>
                <w:noProof/>
                <w:webHidden/>
              </w:rPr>
            </w:r>
            <w:r w:rsidR="00F511DE">
              <w:rPr>
                <w:noProof/>
                <w:webHidden/>
              </w:rPr>
              <w:fldChar w:fldCharType="separate"/>
            </w:r>
            <w:r w:rsidR="00F511DE">
              <w:rPr>
                <w:noProof/>
                <w:webHidden/>
              </w:rPr>
              <w:t>31</w:t>
            </w:r>
            <w:r w:rsidR="00F511DE">
              <w:rPr>
                <w:noProof/>
                <w:webHidden/>
              </w:rPr>
              <w:fldChar w:fldCharType="end"/>
            </w:r>
          </w:hyperlink>
        </w:p>
        <w:p w14:paraId="71EF89F8" w14:textId="497BC56F" w:rsidR="00F511DE" w:rsidRDefault="00546A07">
          <w:pPr>
            <w:pStyle w:val="TOC3"/>
            <w:rPr>
              <w:rFonts w:asciiTheme="minorHAnsi" w:eastAsiaTheme="minorEastAsia" w:hAnsiTheme="minorHAnsi" w:cstheme="minorBidi"/>
              <w:noProof/>
              <w:color w:val="auto"/>
              <w:sz w:val="22"/>
              <w:szCs w:val="22"/>
            </w:rPr>
          </w:pPr>
          <w:hyperlink w:anchor="_Toc125537674" w:history="1">
            <w:r w:rsidR="00F511DE" w:rsidRPr="00A06A8E">
              <w:rPr>
                <w:rStyle w:val="Hyperlink"/>
                <w:noProof/>
                <w:lang w:val="en-US"/>
              </w:rPr>
              <w:t>4.2.1</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Life Cycle with Type Assets and Instance Assets</w:t>
            </w:r>
            <w:r w:rsidR="00F511DE">
              <w:rPr>
                <w:noProof/>
                <w:webHidden/>
              </w:rPr>
              <w:tab/>
            </w:r>
            <w:r w:rsidR="00F511DE">
              <w:rPr>
                <w:noProof/>
                <w:webHidden/>
              </w:rPr>
              <w:fldChar w:fldCharType="begin"/>
            </w:r>
            <w:r w:rsidR="00F511DE">
              <w:rPr>
                <w:noProof/>
                <w:webHidden/>
              </w:rPr>
              <w:instrText xml:space="preserve"> PAGEREF _Toc125537674 \h </w:instrText>
            </w:r>
            <w:r w:rsidR="00F511DE">
              <w:rPr>
                <w:noProof/>
                <w:webHidden/>
              </w:rPr>
            </w:r>
            <w:r w:rsidR="00F511DE">
              <w:rPr>
                <w:noProof/>
                <w:webHidden/>
              </w:rPr>
              <w:fldChar w:fldCharType="separate"/>
            </w:r>
            <w:r w:rsidR="00F511DE">
              <w:rPr>
                <w:noProof/>
                <w:webHidden/>
              </w:rPr>
              <w:t>31</w:t>
            </w:r>
            <w:r w:rsidR="00F511DE">
              <w:rPr>
                <w:noProof/>
                <w:webHidden/>
              </w:rPr>
              <w:fldChar w:fldCharType="end"/>
            </w:r>
          </w:hyperlink>
        </w:p>
        <w:p w14:paraId="0D8CD7C6" w14:textId="5A19868E" w:rsidR="00F511DE" w:rsidRDefault="00546A07">
          <w:pPr>
            <w:pStyle w:val="TOC3"/>
            <w:rPr>
              <w:rFonts w:asciiTheme="minorHAnsi" w:eastAsiaTheme="minorEastAsia" w:hAnsiTheme="minorHAnsi" w:cstheme="minorBidi"/>
              <w:noProof/>
              <w:color w:val="auto"/>
              <w:sz w:val="22"/>
              <w:szCs w:val="22"/>
            </w:rPr>
          </w:pPr>
          <w:hyperlink w:anchor="_Toc125537675" w:history="1">
            <w:r w:rsidR="00F511DE" w:rsidRPr="00A06A8E">
              <w:rPr>
                <w:rStyle w:val="Hyperlink"/>
                <w:noProof/>
                <w:lang w:val="en-US"/>
              </w:rPr>
              <w:t>4.2.2</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Asset Administration Shells Representing Type Assets and Instance Assets</w:t>
            </w:r>
            <w:r w:rsidR="00F511DE">
              <w:rPr>
                <w:noProof/>
                <w:webHidden/>
              </w:rPr>
              <w:tab/>
            </w:r>
            <w:r w:rsidR="00F511DE">
              <w:rPr>
                <w:noProof/>
                <w:webHidden/>
              </w:rPr>
              <w:fldChar w:fldCharType="begin"/>
            </w:r>
            <w:r w:rsidR="00F511DE">
              <w:rPr>
                <w:noProof/>
                <w:webHidden/>
              </w:rPr>
              <w:instrText xml:space="preserve"> PAGEREF _Toc125537675 \h </w:instrText>
            </w:r>
            <w:r w:rsidR="00F511DE">
              <w:rPr>
                <w:noProof/>
                <w:webHidden/>
              </w:rPr>
            </w:r>
            <w:r w:rsidR="00F511DE">
              <w:rPr>
                <w:noProof/>
                <w:webHidden/>
              </w:rPr>
              <w:fldChar w:fldCharType="separate"/>
            </w:r>
            <w:r w:rsidR="00F511DE">
              <w:rPr>
                <w:noProof/>
                <w:webHidden/>
              </w:rPr>
              <w:t>32</w:t>
            </w:r>
            <w:r w:rsidR="00F511DE">
              <w:rPr>
                <w:noProof/>
                <w:webHidden/>
              </w:rPr>
              <w:fldChar w:fldCharType="end"/>
            </w:r>
          </w:hyperlink>
        </w:p>
        <w:p w14:paraId="6F3E70F6" w14:textId="6A1F3469" w:rsidR="00F511DE" w:rsidRDefault="00546A07">
          <w:pPr>
            <w:pStyle w:val="TOC3"/>
            <w:rPr>
              <w:rFonts w:asciiTheme="minorHAnsi" w:eastAsiaTheme="minorEastAsia" w:hAnsiTheme="minorHAnsi" w:cstheme="minorBidi"/>
              <w:noProof/>
              <w:color w:val="auto"/>
              <w:sz w:val="22"/>
              <w:szCs w:val="22"/>
            </w:rPr>
          </w:pPr>
          <w:hyperlink w:anchor="_Toc125537676" w:history="1">
            <w:r w:rsidR="00F511DE" w:rsidRPr="00A06A8E">
              <w:rPr>
                <w:rStyle w:val="Hyperlink"/>
                <w:noProof/>
                <w:lang w:val="en-US"/>
              </w:rPr>
              <w:t>4.2.3</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Asset Administration Shell Types and Instances</w:t>
            </w:r>
            <w:r w:rsidR="00F511DE">
              <w:rPr>
                <w:noProof/>
                <w:webHidden/>
              </w:rPr>
              <w:tab/>
            </w:r>
            <w:r w:rsidR="00F511DE">
              <w:rPr>
                <w:noProof/>
                <w:webHidden/>
              </w:rPr>
              <w:fldChar w:fldCharType="begin"/>
            </w:r>
            <w:r w:rsidR="00F511DE">
              <w:rPr>
                <w:noProof/>
                <w:webHidden/>
              </w:rPr>
              <w:instrText xml:space="preserve"> PAGEREF _Toc125537676 \h </w:instrText>
            </w:r>
            <w:r w:rsidR="00F511DE">
              <w:rPr>
                <w:noProof/>
                <w:webHidden/>
              </w:rPr>
            </w:r>
            <w:r w:rsidR="00F511DE">
              <w:rPr>
                <w:noProof/>
                <w:webHidden/>
              </w:rPr>
              <w:fldChar w:fldCharType="separate"/>
            </w:r>
            <w:r w:rsidR="00F511DE">
              <w:rPr>
                <w:noProof/>
                <w:webHidden/>
              </w:rPr>
              <w:t>33</w:t>
            </w:r>
            <w:r w:rsidR="00F511DE">
              <w:rPr>
                <w:noProof/>
                <w:webHidden/>
              </w:rPr>
              <w:fldChar w:fldCharType="end"/>
            </w:r>
          </w:hyperlink>
        </w:p>
        <w:p w14:paraId="498089BF" w14:textId="5521C0D1" w:rsidR="00F511DE" w:rsidRDefault="00546A07">
          <w:pPr>
            <w:pStyle w:val="TOC2"/>
            <w:rPr>
              <w:rFonts w:asciiTheme="minorHAnsi" w:eastAsiaTheme="minorEastAsia" w:hAnsiTheme="minorHAnsi" w:cstheme="minorBidi"/>
              <w:noProof/>
              <w:color w:val="auto"/>
              <w:sz w:val="22"/>
              <w:szCs w:val="22"/>
            </w:rPr>
          </w:pPr>
          <w:hyperlink w:anchor="_Toc125537677" w:history="1">
            <w:r w:rsidR="00F511DE" w:rsidRPr="00A06A8E">
              <w:rPr>
                <w:rStyle w:val="Hyperlink"/>
                <w:noProof/>
                <w:lang w:val="en-US"/>
              </w:rPr>
              <w:t>4.3</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Identification of Elements</w:t>
            </w:r>
            <w:r w:rsidR="00F511DE">
              <w:rPr>
                <w:noProof/>
                <w:webHidden/>
              </w:rPr>
              <w:tab/>
            </w:r>
            <w:r w:rsidR="00F511DE">
              <w:rPr>
                <w:noProof/>
                <w:webHidden/>
              </w:rPr>
              <w:fldChar w:fldCharType="begin"/>
            </w:r>
            <w:r w:rsidR="00F511DE">
              <w:rPr>
                <w:noProof/>
                <w:webHidden/>
              </w:rPr>
              <w:instrText xml:space="preserve"> PAGEREF _Toc125537677 \h </w:instrText>
            </w:r>
            <w:r w:rsidR="00F511DE">
              <w:rPr>
                <w:noProof/>
                <w:webHidden/>
              </w:rPr>
            </w:r>
            <w:r w:rsidR="00F511DE">
              <w:rPr>
                <w:noProof/>
                <w:webHidden/>
              </w:rPr>
              <w:fldChar w:fldCharType="separate"/>
            </w:r>
            <w:r w:rsidR="00F511DE">
              <w:rPr>
                <w:noProof/>
                <w:webHidden/>
              </w:rPr>
              <w:t>35</w:t>
            </w:r>
            <w:r w:rsidR="00F511DE">
              <w:rPr>
                <w:noProof/>
                <w:webHidden/>
              </w:rPr>
              <w:fldChar w:fldCharType="end"/>
            </w:r>
          </w:hyperlink>
        </w:p>
        <w:p w14:paraId="6331524E" w14:textId="2466381D" w:rsidR="00F511DE" w:rsidRDefault="00546A07">
          <w:pPr>
            <w:pStyle w:val="TOC3"/>
            <w:rPr>
              <w:rFonts w:asciiTheme="minorHAnsi" w:eastAsiaTheme="minorEastAsia" w:hAnsiTheme="minorHAnsi" w:cstheme="minorBidi"/>
              <w:noProof/>
              <w:color w:val="auto"/>
              <w:sz w:val="22"/>
              <w:szCs w:val="22"/>
            </w:rPr>
          </w:pPr>
          <w:hyperlink w:anchor="_Toc125537678" w:history="1">
            <w:r w:rsidR="00F511DE" w:rsidRPr="00A06A8E">
              <w:rPr>
                <w:rStyle w:val="Hyperlink"/>
                <w:noProof/>
                <w:lang w:val="en-US"/>
              </w:rPr>
              <w:t>4.3.1</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Overview</w:t>
            </w:r>
            <w:r w:rsidR="00F511DE">
              <w:rPr>
                <w:noProof/>
                <w:webHidden/>
              </w:rPr>
              <w:tab/>
            </w:r>
            <w:r w:rsidR="00F511DE">
              <w:rPr>
                <w:noProof/>
                <w:webHidden/>
              </w:rPr>
              <w:fldChar w:fldCharType="begin"/>
            </w:r>
            <w:r w:rsidR="00F511DE">
              <w:rPr>
                <w:noProof/>
                <w:webHidden/>
              </w:rPr>
              <w:instrText xml:space="preserve"> PAGEREF _Toc125537678 \h </w:instrText>
            </w:r>
            <w:r w:rsidR="00F511DE">
              <w:rPr>
                <w:noProof/>
                <w:webHidden/>
              </w:rPr>
            </w:r>
            <w:r w:rsidR="00F511DE">
              <w:rPr>
                <w:noProof/>
                <w:webHidden/>
              </w:rPr>
              <w:fldChar w:fldCharType="separate"/>
            </w:r>
            <w:r w:rsidR="00F511DE">
              <w:rPr>
                <w:noProof/>
                <w:webHidden/>
              </w:rPr>
              <w:t>35</w:t>
            </w:r>
            <w:r w:rsidR="00F511DE">
              <w:rPr>
                <w:noProof/>
                <w:webHidden/>
              </w:rPr>
              <w:fldChar w:fldCharType="end"/>
            </w:r>
          </w:hyperlink>
        </w:p>
        <w:p w14:paraId="762F6614" w14:textId="060812C8" w:rsidR="00F511DE" w:rsidRDefault="00546A07">
          <w:pPr>
            <w:pStyle w:val="TOC3"/>
            <w:rPr>
              <w:rFonts w:asciiTheme="minorHAnsi" w:eastAsiaTheme="minorEastAsia" w:hAnsiTheme="minorHAnsi" w:cstheme="minorBidi"/>
              <w:noProof/>
              <w:color w:val="auto"/>
              <w:sz w:val="22"/>
              <w:szCs w:val="22"/>
            </w:rPr>
          </w:pPr>
          <w:hyperlink w:anchor="_Toc125537679" w:history="1">
            <w:r w:rsidR="00F511DE" w:rsidRPr="00A06A8E">
              <w:rPr>
                <w:rStyle w:val="Hyperlink"/>
                <w:noProof/>
                <w:lang w:val="en-US"/>
              </w:rPr>
              <w:t>4.3.2</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Identifiers for Assets and Administration Shells</w:t>
            </w:r>
            <w:r w:rsidR="00F511DE">
              <w:rPr>
                <w:noProof/>
                <w:webHidden/>
              </w:rPr>
              <w:tab/>
            </w:r>
            <w:r w:rsidR="00F511DE">
              <w:rPr>
                <w:noProof/>
                <w:webHidden/>
              </w:rPr>
              <w:fldChar w:fldCharType="begin"/>
            </w:r>
            <w:r w:rsidR="00F511DE">
              <w:rPr>
                <w:noProof/>
                <w:webHidden/>
              </w:rPr>
              <w:instrText xml:space="preserve"> PAGEREF _Toc125537679 \h </w:instrText>
            </w:r>
            <w:r w:rsidR="00F511DE">
              <w:rPr>
                <w:noProof/>
                <w:webHidden/>
              </w:rPr>
            </w:r>
            <w:r w:rsidR="00F511DE">
              <w:rPr>
                <w:noProof/>
                <w:webHidden/>
              </w:rPr>
              <w:fldChar w:fldCharType="separate"/>
            </w:r>
            <w:r w:rsidR="00F511DE">
              <w:rPr>
                <w:noProof/>
                <w:webHidden/>
              </w:rPr>
              <w:t>35</w:t>
            </w:r>
            <w:r w:rsidR="00F511DE">
              <w:rPr>
                <w:noProof/>
                <w:webHidden/>
              </w:rPr>
              <w:fldChar w:fldCharType="end"/>
            </w:r>
          </w:hyperlink>
        </w:p>
        <w:p w14:paraId="136C151D" w14:textId="0610E9B0" w:rsidR="00F511DE" w:rsidRDefault="00546A07">
          <w:pPr>
            <w:pStyle w:val="TOC3"/>
            <w:rPr>
              <w:rFonts w:asciiTheme="minorHAnsi" w:eastAsiaTheme="minorEastAsia" w:hAnsiTheme="minorHAnsi" w:cstheme="minorBidi"/>
              <w:noProof/>
              <w:color w:val="auto"/>
              <w:sz w:val="22"/>
              <w:szCs w:val="22"/>
            </w:rPr>
          </w:pPr>
          <w:hyperlink w:anchor="_Toc125537680" w:history="1">
            <w:r w:rsidR="00F511DE" w:rsidRPr="00A06A8E">
              <w:rPr>
                <w:rStyle w:val="Hyperlink"/>
                <w:noProof/>
                <w:lang w:val="en-US"/>
              </w:rPr>
              <w:t>4.3.3</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What Type of Identifiers Exist?</w:t>
            </w:r>
            <w:r w:rsidR="00F511DE">
              <w:rPr>
                <w:noProof/>
                <w:webHidden/>
              </w:rPr>
              <w:tab/>
            </w:r>
            <w:r w:rsidR="00F511DE">
              <w:rPr>
                <w:noProof/>
                <w:webHidden/>
              </w:rPr>
              <w:fldChar w:fldCharType="begin"/>
            </w:r>
            <w:r w:rsidR="00F511DE">
              <w:rPr>
                <w:noProof/>
                <w:webHidden/>
              </w:rPr>
              <w:instrText xml:space="preserve"> PAGEREF _Toc125537680 \h </w:instrText>
            </w:r>
            <w:r w:rsidR="00F511DE">
              <w:rPr>
                <w:noProof/>
                <w:webHidden/>
              </w:rPr>
            </w:r>
            <w:r w:rsidR="00F511DE">
              <w:rPr>
                <w:noProof/>
                <w:webHidden/>
              </w:rPr>
              <w:fldChar w:fldCharType="separate"/>
            </w:r>
            <w:r w:rsidR="00F511DE">
              <w:rPr>
                <w:noProof/>
                <w:webHidden/>
              </w:rPr>
              <w:t>36</w:t>
            </w:r>
            <w:r w:rsidR="00F511DE">
              <w:rPr>
                <w:noProof/>
                <w:webHidden/>
              </w:rPr>
              <w:fldChar w:fldCharType="end"/>
            </w:r>
          </w:hyperlink>
        </w:p>
        <w:p w14:paraId="3472B926" w14:textId="212452E0" w:rsidR="00F511DE" w:rsidRDefault="00546A07">
          <w:pPr>
            <w:pStyle w:val="TOC3"/>
            <w:rPr>
              <w:rFonts w:asciiTheme="minorHAnsi" w:eastAsiaTheme="minorEastAsia" w:hAnsiTheme="minorHAnsi" w:cstheme="minorBidi"/>
              <w:noProof/>
              <w:color w:val="auto"/>
              <w:sz w:val="22"/>
              <w:szCs w:val="22"/>
            </w:rPr>
          </w:pPr>
          <w:hyperlink w:anchor="_Toc125537681" w:history="1">
            <w:r w:rsidR="00F511DE" w:rsidRPr="00A06A8E">
              <w:rPr>
                <w:rStyle w:val="Hyperlink"/>
                <w:noProof/>
                <w:lang w:val="en-US"/>
              </w:rPr>
              <w:t>4.3.4</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Which Identifiers for Which Elements?</w:t>
            </w:r>
            <w:r w:rsidR="00F511DE">
              <w:rPr>
                <w:noProof/>
                <w:webHidden/>
              </w:rPr>
              <w:tab/>
            </w:r>
            <w:r w:rsidR="00F511DE">
              <w:rPr>
                <w:noProof/>
                <w:webHidden/>
              </w:rPr>
              <w:fldChar w:fldCharType="begin"/>
            </w:r>
            <w:r w:rsidR="00F511DE">
              <w:rPr>
                <w:noProof/>
                <w:webHidden/>
              </w:rPr>
              <w:instrText xml:space="preserve"> PAGEREF _Toc125537681 \h </w:instrText>
            </w:r>
            <w:r w:rsidR="00F511DE">
              <w:rPr>
                <w:noProof/>
                <w:webHidden/>
              </w:rPr>
            </w:r>
            <w:r w:rsidR="00F511DE">
              <w:rPr>
                <w:noProof/>
                <w:webHidden/>
              </w:rPr>
              <w:fldChar w:fldCharType="separate"/>
            </w:r>
            <w:r w:rsidR="00F511DE">
              <w:rPr>
                <w:noProof/>
                <w:webHidden/>
              </w:rPr>
              <w:t>36</w:t>
            </w:r>
            <w:r w:rsidR="00F511DE">
              <w:rPr>
                <w:noProof/>
                <w:webHidden/>
              </w:rPr>
              <w:fldChar w:fldCharType="end"/>
            </w:r>
          </w:hyperlink>
        </w:p>
        <w:p w14:paraId="3035C8D0" w14:textId="4E75C8ED" w:rsidR="00F511DE" w:rsidRDefault="00546A07">
          <w:pPr>
            <w:pStyle w:val="TOC3"/>
            <w:rPr>
              <w:rFonts w:asciiTheme="minorHAnsi" w:eastAsiaTheme="minorEastAsia" w:hAnsiTheme="minorHAnsi" w:cstheme="minorBidi"/>
              <w:noProof/>
              <w:color w:val="auto"/>
              <w:sz w:val="22"/>
              <w:szCs w:val="22"/>
            </w:rPr>
          </w:pPr>
          <w:hyperlink w:anchor="_Toc125537682" w:history="1">
            <w:r w:rsidR="00F511DE" w:rsidRPr="00A06A8E">
              <w:rPr>
                <w:rStyle w:val="Hyperlink"/>
                <w:noProof/>
                <w:lang w:val="en-US"/>
              </w:rPr>
              <w:t>4.3.5</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Usage of Short ID for Identifiable Elements</w:t>
            </w:r>
            <w:r w:rsidR="00F511DE">
              <w:rPr>
                <w:noProof/>
                <w:webHidden/>
              </w:rPr>
              <w:tab/>
            </w:r>
            <w:r w:rsidR="00F511DE">
              <w:rPr>
                <w:noProof/>
                <w:webHidden/>
              </w:rPr>
              <w:fldChar w:fldCharType="begin"/>
            </w:r>
            <w:r w:rsidR="00F511DE">
              <w:rPr>
                <w:noProof/>
                <w:webHidden/>
              </w:rPr>
              <w:instrText xml:space="preserve"> PAGEREF _Toc125537682 \h </w:instrText>
            </w:r>
            <w:r w:rsidR="00F511DE">
              <w:rPr>
                <w:noProof/>
                <w:webHidden/>
              </w:rPr>
            </w:r>
            <w:r w:rsidR="00F511DE">
              <w:rPr>
                <w:noProof/>
                <w:webHidden/>
              </w:rPr>
              <w:fldChar w:fldCharType="separate"/>
            </w:r>
            <w:r w:rsidR="00F511DE">
              <w:rPr>
                <w:noProof/>
                <w:webHidden/>
              </w:rPr>
              <w:t>39</w:t>
            </w:r>
            <w:r w:rsidR="00F511DE">
              <w:rPr>
                <w:noProof/>
                <w:webHidden/>
              </w:rPr>
              <w:fldChar w:fldCharType="end"/>
            </w:r>
          </w:hyperlink>
        </w:p>
        <w:p w14:paraId="1A659D85" w14:textId="0767F0C0" w:rsidR="00F511DE" w:rsidRDefault="00546A07">
          <w:pPr>
            <w:pStyle w:val="TOC2"/>
            <w:rPr>
              <w:rFonts w:asciiTheme="minorHAnsi" w:eastAsiaTheme="minorEastAsia" w:hAnsiTheme="minorHAnsi" w:cstheme="minorBidi"/>
              <w:noProof/>
              <w:color w:val="auto"/>
              <w:sz w:val="22"/>
              <w:szCs w:val="22"/>
            </w:rPr>
          </w:pPr>
          <w:hyperlink w:anchor="_Toc125537683" w:history="1">
            <w:r w:rsidR="00F511DE" w:rsidRPr="00A06A8E">
              <w:rPr>
                <w:rStyle w:val="Hyperlink"/>
                <w:noProof/>
                <w:lang w:val="en-US"/>
              </w:rPr>
              <w:t>4.4</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Matching Strategies</w:t>
            </w:r>
            <w:r w:rsidR="00F511DE">
              <w:rPr>
                <w:noProof/>
                <w:webHidden/>
              </w:rPr>
              <w:tab/>
            </w:r>
            <w:r w:rsidR="00F511DE">
              <w:rPr>
                <w:noProof/>
                <w:webHidden/>
              </w:rPr>
              <w:fldChar w:fldCharType="begin"/>
            </w:r>
            <w:r w:rsidR="00F511DE">
              <w:rPr>
                <w:noProof/>
                <w:webHidden/>
              </w:rPr>
              <w:instrText xml:space="preserve"> PAGEREF _Toc125537683 \h </w:instrText>
            </w:r>
            <w:r w:rsidR="00F511DE">
              <w:rPr>
                <w:noProof/>
                <w:webHidden/>
              </w:rPr>
            </w:r>
            <w:r w:rsidR="00F511DE">
              <w:rPr>
                <w:noProof/>
                <w:webHidden/>
              </w:rPr>
              <w:fldChar w:fldCharType="separate"/>
            </w:r>
            <w:r w:rsidR="00F511DE">
              <w:rPr>
                <w:noProof/>
                <w:webHidden/>
              </w:rPr>
              <w:t>41</w:t>
            </w:r>
            <w:r w:rsidR="00F511DE">
              <w:rPr>
                <w:noProof/>
                <w:webHidden/>
              </w:rPr>
              <w:fldChar w:fldCharType="end"/>
            </w:r>
          </w:hyperlink>
        </w:p>
        <w:p w14:paraId="4758B582" w14:textId="35B68801" w:rsidR="00F511DE" w:rsidRDefault="00546A07">
          <w:pPr>
            <w:pStyle w:val="TOC3"/>
            <w:rPr>
              <w:rFonts w:asciiTheme="minorHAnsi" w:eastAsiaTheme="minorEastAsia" w:hAnsiTheme="minorHAnsi" w:cstheme="minorBidi"/>
              <w:noProof/>
              <w:color w:val="auto"/>
              <w:sz w:val="22"/>
              <w:szCs w:val="22"/>
            </w:rPr>
          </w:pPr>
          <w:hyperlink w:anchor="_Toc125537684" w:history="1">
            <w:r w:rsidR="00F511DE" w:rsidRPr="00A06A8E">
              <w:rPr>
                <w:rStyle w:val="Hyperlink"/>
                <w:noProof/>
                <w:lang w:val="en-US"/>
              </w:rPr>
              <w:t>4.4.1</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Matching Strategies for Semantic Identifiers</w:t>
            </w:r>
            <w:r w:rsidR="00F511DE">
              <w:rPr>
                <w:noProof/>
                <w:webHidden/>
              </w:rPr>
              <w:tab/>
            </w:r>
            <w:r w:rsidR="00F511DE">
              <w:rPr>
                <w:noProof/>
                <w:webHidden/>
              </w:rPr>
              <w:fldChar w:fldCharType="begin"/>
            </w:r>
            <w:r w:rsidR="00F511DE">
              <w:rPr>
                <w:noProof/>
                <w:webHidden/>
              </w:rPr>
              <w:instrText xml:space="preserve"> PAGEREF _Toc125537684 \h </w:instrText>
            </w:r>
            <w:r w:rsidR="00F511DE">
              <w:rPr>
                <w:noProof/>
                <w:webHidden/>
              </w:rPr>
            </w:r>
            <w:r w:rsidR="00F511DE">
              <w:rPr>
                <w:noProof/>
                <w:webHidden/>
              </w:rPr>
              <w:fldChar w:fldCharType="separate"/>
            </w:r>
            <w:r w:rsidR="00F511DE">
              <w:rPr>
                <w:noProof/>
                <w:webHidden/>
              </w:rPr>
              <w:t>41</w:t>
            </w:r>
            <w:r w:rsidR="00F511DE">
              <w:rPr>
                <w:noProof/>
                <w:webHidden/>
              </w:rPr>
              <w:fldChar w:fldCharType="end"/>
            </w:r>
          </w:hyperlink>
        </w:p>
        <w:p w14:paraId="31380CED" w14:textId="6DA6C9DF" w:rsidR="00F511DE" w:rsidRDefault="00546A07">
          <w:pPr>
            <w:pStyle w:val="TOC3"/>
            <w:rPr>
              <w:rFonts w:asciiTheme="minorHAnsi" w:eastAsiaTheme="minorEastAsia" w:hAnsiTheme="minorHAnsi" w:cstheme="minorBidi"/>
              <w:noProof/>
              <w:color w:val="auto"/>
              <w:sz w:val="22"/>
              <w:szCs w:val="22"/>
            </w:rPr>
          </w:pPr>
          <w:hyperlink w:anchor="_Toc125537685" w:history="1">
            <w:r w:rsidR="00F511DE" w:rsidRPr="00A06A8E">
              <w:rPr>
                <w:rStyle w:val="Hyperlink"/>
                <w:noProof/>
                <w:lang w:val="en-US"/>
              </w:rPr>
              <w:t>4.4.2</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Matching Algorithm for References</w:t>
            </w:r>
            <w:r w:rsidR="00F511DE">
              <w:rPr>
                <w:noProof/>
                <w:webHidden/>
              </w:rPr>
              <w:tab/>
            </w:r>
            <w:r w:rsidR="00F511DE">
              <w:rPr>
                <w:noProof/>
                <w:webHidden/>
              </w:rPr>
              <w:fldChar w:fldCharType="begin"/>
            </w:r>
            <w:r w:rsidR="00F511DE">
              <w:rPr>
                <w:noProof/>
                <w:webHidden/>
              </w:rPr>
              <w:instrText xml:space="preserve"> PAGEREF _Toc125537685 \h </w:instrText>
            </w:r>
            <w:r w:rsidR="00F511DE">
              <w:rPr>
                <w:noProof/>
                <w:webHidden/>
              </w:rPr>
            </w:r>
            <w:r w:rsidR="00F511DE">
              <w:rPr>
                <w:noProof/>
                <w:webHidden/>
              </w:rPr>
              <w:fldChar w:fldCharType="separate"/>
            </w:r>
            <w:r w:rsidR="00F511DE">
              <w:rPr>
                <w:noProof/>
                <w:webHidden/>
              </w:rPr>
              <w:t>42</w:t>
            </w:r>
            <w:r w:rsidR="00F511DE">
              <w:rPr>
                <w:noProof/>
                <w:webHidden/>
              </w:rPr>
              <w:fldChar w:fldCharType="end"/>
            </w:r>
          </w:hyperlink>
        </w:p>
        <w:p w14:paraId="4E54ABA0" w14:textId="7E6ECD29" w:rsidR="00F511DE" w:rsidRDefault="00546A07">
          <w:pPr>
            <w:pStyle w:val="TOC2"/>
            <w:rPr>
              <w:rFonts w:asciiTheme="minorHAnsi" w:eastAsiaTheme="minorEastAsia" w:hAnsiTheme="minorHAnsi" w:cstheme="minorBidi"/>
              <w:noProof/>
              <w:color w:val="auto"/>
              <w:sz w:val="22"/>
              <w:szCs w:val="22"/>
            </w:rPr>
          </w:pPr>
          <w:hyperlink w:anchor="_Toc125537686" w:history="1">
            <w:r w:rsidR="00F511DE" w:rsidRPr="00A06A8E">
              <w:rPr>
                <w:rStyle w:val="Hyperlink"/>
                <w:noProof/>
                <w:lang w:val="en-US"/>
              </w:rPr>
              <w:t>4.5</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Submodel Instances and Templates</w:t>
            </w:r>
            <w:r w:rsidR="00F511DE">
              <w:rPr>
                <w:noProof/>
                <w:webHidden/>
              </w:rPr>
              <w:tab/>
            </w:r>
            <w:r w:rsidR="00F511DE">
              <w:rPr>
                <w:noProof/>
                <w:webHidden/>
              </w:rPr>
              <w:fldChar w:fldCharType="begin"/>
            </w:r>
            <w:r w:rsidR="00F511DE">
              <w:rPr>
                <w:noProof/>
                <w:webHidden/>
              </w:rPr>
              <w:instrText xml:space="preserve"> PAGEREF _Toc125537686 \h </w:instrText>
            </w:r>
            <w:r w:rsidR="00F511DE">
              <w:rPr>
                <w:noProof/>
                <w:webHidden/>
              </w:rPr>
            </w:r>
            <w:r w:rsidR="00F511DE">
              <w:rPr>
                <w:noProof/>
                <w:webHidden/>
              </w:rPr>
              <w:fldChar w:fldCharType="separate"/>
            </w:r>
            <w:r w:rsidR="00F511DE">
              <w:rPr>
                <w:noProof/>
                <w:webHidden/>
              </w:rPr>
              <w:t>44</w:t>
            </w:r>
            <w:r w:rsidR="00F511DE">
              <w:rPr>
                <w:noProof/>
                <w:webHidden/>
              </w:rPr>
              <w:fldChar w:fldCharType="end"/>
            </w:r>
          </w:hyperlink>
        </w:p>
        <w:p w14:paraId="2148F690" w14:textId="142436E9" w:rsidR="00F511DE" w:rsidRDefault="00546A07">
          <w:pPr>
            <w:pStyle w:val="TOC3"/>
            <w:rPr>
              <w:rFonts w:asciiTheme="minorHAnsi" w:eastAsiaTheme="minorEastAsia" w:hAnsiTheme="minorHAnsi" w:cstheme="minorBidi"/>
              <w:noProof/>
              <w:color w:val="auto"/>
              <w:sz w:val="22"/>
              <w:szCs w:val="22"/>
            </w:rPr>
          </w:pPr>
          <w:hyperlink w:anchor="_Toc125537687" w:history="1">
            <w:r w:rsidR="00F511DE" w:rsidRPr="00A06A8E">
              <w:rPr>
                <w:rStyle w:val="Hyperlink"/>
                <w:noProof/>
                <w:lang w:val="en-US"/>
              </w:rPr>
              <w:t>4.5.1</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Can New or Proprietary Submodels be Formed?</w:t>
            </w:r>
            <w:r w:rsidR="00F511DE">
              <w:rPr>
                <w:noProof/>
                <w:webHidden/>
              </w:rPr>
              <w:tab/>
            </w:r>
            <w:r w:rsidR="00F511DE">
              <w:rPr>
                <w:noProof/>
                <w:webHidden/>
              </w:rPr>
              <w:fldChar w:fldCharType="begin"/>
            </w:r>
            <w:r w:rsidR="00F511DE">
              <w:rPr>
                <w:noProof/>
                <w:webHidden/>
              </w:rPr>
              <w:instrText xml:space="preserve"> PAGEREF _Toc125537687 \h </w:instrText>
            </w:r>
            <w:r w:rsidR="00F511DE">
              <w:rPr>
                <w:noProof/>
                <w:webHidden/>
              </w:rPr>
            </w:r>
            <w:r w:rsidR="00F511DE">
              <w:rPr>
                <w:noProof/>
                <w:webHidden/>
              </w:rPr>
              <w:fldChar w:fldCharType="separate"/>
            </w:r>
            <w:r w:rsidR="00F511DE">
              <w:rPr>
                <w:noProof/>
                <w:webHidden/>
              </w:rPr>
              <w:t>44</w:t>
            </w:r>
            <w:r w:rsidR="00F511DE">
              <w:rPr>
                <w:noProof/>
                <w:webHidden/>
              </w:rPr>
              <w:fldChar w:fldCharType="end"/>
            </w:r>
          </w:hyperlink>
        </w:p>
        <w:p w14:paraId="0727B933" w14:textId="611C605B" w:rsidR="00F511DE" w:rsidRDefault="00546A07">
          <w:pPr>
            <w:pStyle w:val="TOC3"/>
            <w:rPr>
              <w:rFonts w:asciiTheme="minorHAnsi" w:eastAsiaTheme="minorEastAsia" w:hAnsiTheme="minorHAnsi" w:cstheme="minorBidi"/>
              <w:noProof/>
              <w:color w:val="auto"/>
              <w:sz w:val="22"/>
              <w:szCs w:val="22"/>
            </w:rPr>
          </w:pPr>
          <w:hyperlink w:anchor="_Toc125537688" w:history="1">
            <w:r w:rsidR="00F511DE" w:rsidRPr="00A06A8E">
              <w:rPr>
                <w:rStyle w:val="Hyperlink"/>
                <w:noProof/>
                <w:lang w:val="en-US"/>
              </w:rPr>
              <w:t>4.5.2</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Creating a Submodel Instance Based on an Existing Submodel Template</w:t>
            </w:r>
            <w:r w:rsidR="00F511DE">
              <w:rPr>
                <w:noProof/>
                <w:webHidden/>
              </w:rPr>
              <w:tab/>
            </w:r>
            <w:r w:rsidR="00F511DE">
              <w:rPr>
                <w:noProof/>
                <w:webHidden/>
              </w:rPr>
              <w:fldChar w:fldCharType="begin"/>
            </w:r>
            <w:r w:rsidR="00F511DE">
              <w:rPr>
                <w:noProof/>
                <w:webHidden/>
              </w:rPr>
              <w:instrText xml:space="preserve"> PAGEREF _Toc125537688 \h </w:instrText>
            </w:r>
            <w:r w:rsidR="00F511DE">
              <w:rPr>
                <w:noProof/>
                <w:webHidden/>
              </w:rPr>
            </w:r>
            <w:r w:rsidR="00F511DE">
              <w:rPr>
                <w:noProof/>
                <w:webHidden/>
              </w:rPr>
              <w:fldChar w:fldCharType="separate"/>
            </w:r>
            <w:r w:rsidR="00F511DE">
              <w:rPr>
                <w:noProof/>
                <w:webHidden/>
              </w:rPr>
              <w:t>44</w:t>
            </w:r>
            <w:r w:rsidR="00F511DE">
              <w:rPr>
                <w:noProof/>
                <w:webHidden/>
              </w:rPr>
              <w:fldChar w:fldCharType="end"/>
            </w:r>
          </w:hyperlink>
        </w:p>
        <w:p w14:paraId="19F88690" w14:textId="6A4A4406" w:rsidR="00F511DE" w:rsidRDefault="00546A07">
          <w:pPr>
            <w:pStyle w:val="TOC2"/>
            <w:rPr>
              <w:rFonts w:asciiTheme="minorHAnsi" w:eastAsiaTheme="minorEastAsia" w:hAnsiTheme="minorHAnsi" w:cstheme="minorBidi"/>
              <w:noProof/>
              <w:color w:val="auto"/>
              <w:sz w:val="22"/>
              <w:szCs w:val="22"/>
            </w:rPr>
          </w:pPr>
          <w:hyperlink w:anchor="_Toc125537689" w:history="1">
            <w:r w:rsidR="00F511DE" w:rsidRPr="00A06A8E">
              <w:rPr>
                <w:rStyle w:val="Hyperlink"/>
                <w:noProof/>
                <w:lang w:val="en-US"/>
              </w:rPr>
              <w:t>4.6</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Events</w:t>
            </w:r>
            <w:r w:rsidR="00F511DE">
              <w:rPr>
                <w:noProof/>
                <w:webHidden/>
              </w:rPr>
              <w:tab/>
            </w:r>
            <w:r w:rsidR="00F511DE">
              <w:rPr>
                <w:noProof/>
                <w:webHidden/>
              </w:rPr>
              <w:fldChar w:fldCharType="begin"/>
            </w:r>
            <w:r w:rsidR="00F511DE">
              <w:rPr>
                <w:noProof/>
                <w:webHidden/>
              </w:rPr>
              <w:instrText xml:space="preserve"> PAGEREF _Toc125537689 \h </w:instrText>
            </w:r>
            <w:r w:rsidR="00F511DE">
              <w:rPr>
                <w:noProof/>
                <w:webHidden/>
              </w:rPr>
            </w:r>
            <w:r w:rsidR="00F511DE">
              <w:rPr>
                <w:noProof/>
                <w:webHidden/>
              </w:rPr>
              <w:fldChar w:fldCharType="separate"/>
            </w:r>
            <w:r w:rsidR="00F511DE">
              <w:rPr>
                <w:noProof/>
                <w:webHidden/>
              </w:rPr>
              <w:t>45</w:t>
            </w:r>
            <w:r w:rsidR="00F511DE">
              <w:rPr>
                <w:noProof/>
                <w:webHidden/>
              </w:rPr>
              <w:fldChar w:fldCharType="end"/>
            </w:r>
          </w:hyperlink>
        </w:p>
        <w:p w14:paraId="6E4EFC28" w14:textId="0A8A16A2" w:rsidR="00F511DE" w:rsidRDefault="00546A07">
          <w:pPr>
            <w:pStyle w:val="TOC3"/>
            <w:rPr>
              <w:rFonts w:asciiTheme="minorHAnsi" w:eastAsiaTheme="minorEastAsia" w:hAnsiTheme="minorHAnsi" w:cstheme="minorBidi"/>
              <w:noProof/>
              <w:color w:val="auto"/>
              <w:sz w:val="22"/>
              <w:szCs w:val="22"/>
            </w:rPr>
          </w:pPr>
          <w:hyperlink w:anchor="_Toc125537690" w:history="1">
            <w:r w:rsidR="00F511DE" w:rsidRPr="00A06A8E">
              <w:rPr>
                <w:rStyle w:val="Hyperlink"/>
                <w:noProof/>
                <w:lang w:val="en-US"/>
              </w:rPr>
              <w:t>4.6.1</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Overview</w:t>
            </w:r>
            <w:r w:rsidR="00F511DE">
              <w:rPr>
                <w:noProof/>
                <w:webHidden/>
              </w:rPr>
              <w:tab/>
            </w:r>
            <w:r w:rsidR="00F511DE">
              <w:rPr>
                <w:noProof/>
                <w:webHidden/>
              </w:rPr>
              <w:fldChar w:fldCharType="begin"/>
            </w:r>
            <w:r w:rsidR="00F511DE">
              <w:rPr>
                <w:noProof/>
                <w:webHidden/>
              </w:rPr>
              <w:instrText xml:space="preserve"> PAGEREF _Toc125537690 \h </w:instrText>
            </w:r>
            <w:r w:rsidR="00F511DE">
              <w:rPr>
                <w:noProof/>
                <w:webHidden/>
              </w:rPr>
            </w:r>
            <w:r w:rsidR="00F511DE">
              <w:rPr>
                <w:noProof/>
                <w:webHidden/>
              </w:rPr>
              <w:fldChar w:fldCharType="separate"/>
            </w:r>
            <w:r w:rsidR="00F511DE">
              <w:rPr>
                <w:noProof/>
                <w:webHidden/>
              </w:rPr>
              <w:t>45</w:t>
            </w:r>
            <w:r w:rsidR="00F511DE">
              <w:rPr>
                <w:noProof/>
                <w:webHidden/>
              </w:rPr>
              <w:fldChar w:fldCharType="end"/>
            </w:r>
          </w:hyperlink>
        </w:p>
        <w:p w14:paraId="672C6D0F" w14:textId="49767943" w:rsidR="00F511DE" w:rsidRDefault="00546A07">
          <w:pPr>
            <w:pStyle w:val="TOC3"/>
            <w:rPr>
              <w:rFonts w:asciiTheme="minorHAnsi" w:eastAsiaTheme="minorEastAsia" w:hAnsiTheme="minorHAnsi" w:cstheme="minorBidi"/>
              <w:noProof/>
              <w:color w:val="auto"/>
              <w:sz w:val="22"/>
              <w:szCs w:val="22"/>
            </w:rPr>
          </w:pPr>
          <w:hyperlink w:anchor="_Toc125537691" w:history="1">
            <w:r w:rsidR="00F511DE" w:rsidRPr="00A06A8E">
              <w:rPr>
                <w:rStyle w:val="Hyperlink"/>
                <w:noProof/>
                <w:lang w:val="en-US"/>
              </w:rPr>
              <w:t>4.6.2</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Brief Use Cases for Events Used in Asset Administration Shells</w:t>
            </w:r>
            <w:r w:rsidR="00F511DE">
              <w:rPr>
                <w:noProof/>
                <w:webHidden/>
              </w:rPr>
              <w:tab/>
            </w:r>
            <w:r w:rsidR="00F511DE">
              <w:rPr>
                <w:noProof/>
                <w:webHidden/>
              </w:rPr>
              <w:fldChar w:fldCharType="begin"/>
            </w:r>
            <w:r w:rsidR="00F511DE">
              <w:rPr>
                <w:noProof/>
                <w:webHidden/>
              </w:rPr>
              <w:instrText xml:space="preserve"> PAGEREF _Toc125537691 \h </w:instrText>
            </w:r>
            <w:r w:rsidR="00F511DE">
              <w:rPr>
                <w:noProof/>
                <w:webHidden/>
              </w:rPr>
            </w:r>
            <w:r w:rsidR="00F511DE">
              <w:rPr>
                <w:noProof/>
                <w:webHidden/>
              </w:rPr>
              <w:fldChar w:fldCharType="separate"/>
            </w:r>
            <w:r w:rsidR="00F511DE">
              <w:rPr>
                <w:noProof/>
                <w:webHidden/>
              </w:rPr>
              <w:t>45</w:t>
            </w:r>
            <w:r w:rsidR="00F511DE">
              <w:rPr>
                <w:noProof/>
                <w:webHidden/>
              </w:rPr>
              <w:fldChar w:fldCharType="end"/>
            </w:r>
          </w:hyperlink>
        </w:p>
        <w:p w14:paraId="2E60D342" w14:textId="69B3FE1B" w:rsidR="00F511DE" w:rsidRDefault="00546A07">
          <w:pPr>
            <w:pStyle w:val="TOC3"/>
            <w:rPr>
              <w:rFonts w:asciiTheme="minorHAnsi" w:eastAsiaTheme="minorEastAsia" w:hAnsiTheme="minorHAnsi" w:cstheme="minorBidi"/>
              <w:noProof/>
              <w:color w:val="auto"/>
              <w:sz w:val="22"/>
              <w:szCs w:val="22"/>
            </w:rPr>
          </w:pPr>
          <w:hyperlink w:anchor="_Toc125537692" w:history="1">
            <w:r w:rsidR="00F511DE" w:rsidRPr="00A06A8E">
              <w:rPr>
                <w:rStyle w:val="Hyperlink"/>
                <w:noProof/>
                <w:lang w:val="en-US"/>
              </w:rPr>
              <w:t>4.6.3</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Input and Output Directions of Events</w:t>
            </w:r>
            <w:r w:rsidR="00F511DE">
              <w:rPr>
                <w:noProof/>
                <w:webHidden/>
              </w:rPr>
              <w:tab/>
            </w:r>
            <w:r w:rsidR="00F511DE">
              <w:rPr>
                <w:noProof/>
                <w:webHidden/>
              </w:rPr>
              <w:fldChar w:fldCharType="begin"/>
            </w:r>
            <w:r w:rsidR="00F511DE">
              <w:rPr>
                <w:noProof/>
                <w:webHidden/>
              </w:rPr>
              <w:instrText xml:space="preserve"> PAGEREF _Toc125537692 \h </w:instrText>
            </w:r>
            <w:r w:rsidR="00F511DE">
              <w:rPr>
                <w:noProof/>
                <w:webHidden/>
              </w:rPr>
            </w:r>
            <w:r w:rsidR="00F511DE">
              <w:rPr>
                <w:noProof/>
                <w:webHidden/>
              </w:rPr>
              <w:fldChar w:fldCharType="separate"/>
            </w:r>
            <w:r w:rsidR="00F511DE">
              <w:rPr>
                <w:noProof/>
                <w:webHidden/>
              </w:rPr>
              <w:t>47</w:t>
            </w:r>
            <w:r w:rsidR="00F511DE">
              <w:rPr>
                <w:noProof/>
                <w:webHidden/>
              </w:rPr>
              <w:fldChar w:fldCharType="end"/>
            </w:r>
          </w:hyperlink>
        </w:p>
        <w:p w14:paraId="539559A7" w14:textId="47C07EA5" w:rsidR="00F511DE" w:rsidRDefault="00546A07">
          <w:pPr>
            <w:pStyle w:val="TOC3"/>
            <w:rPr>
              <w:rFonts w:asciiTheme="minorHAnsi" w:eastAsiaTheme="minorEastAsia" w:hAnsiTheme="minorHAnsi" w:cstheme="minorBidi"/>
              <w:noProof/>
              <w:color w:val="auto"/>
              <w:sz w:val="22"/>
              <w:szCs w:val="22"/>
            </w:rPr>
          </w:pPr>
          <w:hyperlink w:anchor="_Toc125537693" w:history="1">
            <w:r w:rsidR="00F511DE" w:rsidRPr="00A06A8E">
              <w:rPr>
                <w:rStyle w:val="Hyperlink"/>
                <w:noProof/>
                <w:lang w:val="en-US"/>
              </w:rPr>
              <w:t>4.6.4</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Types of Events</w:t>
            </w:r>
            <w:r w:rsidR="00F511DE">
              <w:rPr>
                <w:noProof/>
                <w:webHidden/>
              </w:rPr>
              <w:tab/>
            </w:r>
            <w:r w:rsidR="00F511DE">
              <w:rPr>
                <w:noProof/>
                <w:webHidden/>
              </w:rPr>
              <w:fldChar w:fldCharType="begin"/>
            </w:r>
            <w:r w:rsidR="00F511DE">
              <w:rPr>
                <w:noProof/>
                <w:webHidden/>
              </w:rPr>
              <w:instrText xml:space="preserve"> PAGEREF _Toc125537693 \h </w:instrText>
            </w:r>
            <w:r w:rsidR="00F511DE">
              <w:rPr>
                <w:noProof/>
                <w:webHidden/>
              </w:rPr>
            </w:r>
            <w:r w:rsidR="00F511DE">
              <w:rPr>
                <w:noProof/>
                <w:webHidden/>
              </w:rPr>
              <w:fldChar w:fldCharType="separate"/>
            </w:r>
            <w:r w:rsidR="00F511DE">
              <w:rPr>
                <w:noProof/>
                <w:webHidden/>
              </w:rPr>
              <w:t>47</w:t>
            </w:r>
            <w:r w:rsidR="00F511DE">
              <w:rPr>
                <w:noProof/>
                <w:webHidden/>
              </w:rPr>
              <w:fldChar w:fldCharType="end"/>
            </w:r>
          </w:hyperlink>
        </w:p>
        <w:p w14:paraId="239D2ADF" w14:textId="75B4EDFB" w:rsidR="00F511DE" w:rsidRDefault="00546A07">
          <w:pPr>
            <w:pStyle w:val="TOC1"/>
            <w:rPr>
              <w:rFonts w:asciiTheme="minorHAnsi" w:eastAsiaTheme="minorEastAsia" w:hAnsiTheme="minorHAnsi" w:cstheme="minorBidi"/>
              <w:noProof/>
              <w:color w:val="auto"/>
              <w:sz w:val="22"/>
              <w:szCs w:val="22"/>
            </w:rPr>
          </w:pPr>
          <w:hyperlink w:anchor="_Toc125537694" w:history="1">
            <w:r w:rsidR="00F511DE" w:rsidRPr="00A06A8E">
              <w:rPr>
                <w:rStyle w:val="Hyperlink"/>
                <w:noProof/>
              </w:rPr>
              <w:t>5</w:t>
            </w:r>
            <w:r w:rsidR="00F511DE">
              <w:rPr>
                <w:rFonts w:asciiTheme="minorHAnsi" w:eastAsiaTheme="minorEastAsia" w:hAnsiTheme="minorHAnsi" w:cstheme="minorBidi"/>
                <w:noProof/>
                <w:color w:val="auto"/>
                <w:sz w:val="22"/>
                <w:szCs w:val="22"/>
              </w:rPr>
              <w:tab/>
            </w:r>
            <w:r w:rsidR="00F511DE" w:rsidRPr="00A06A8E">
              <w:rPr>
                <w:rStyle w:val="Hyperlink"/>
                <w:noProof/>
              </w:rPr>
              <w:t>The Information Metamodel of the Asset Administration Shell (normative)</w:t>
            </w:r>
            <w:r w:rsidR="00F511DE">
              <w:rPr>
                <w:noProof/>
                <w:webHidden/>
              </w:rPr>
              <w:tab/>
            </w:r>
            <w:r w:rsidR="00F511DE">
              <w:rPr>
                <w:noProof/>
                <w:webHidden/>
              </w:rPr>
              <w:fldChar w:fldCharType="begin"/>
            </w:r>
            <w:r w:rsidR="00F511DE">
              <w:rPr>
                <w:noProof/>
                <w:webHidden/>
              </w:rPr>
              <w:instrText xml:space="preserve"> PAGEREF _Toc125537694 \h </w:instrText>
            </w:r>
            <w:r w:rsidR="00F511DE">
              <w:rPr>
                <w:noProof/>
                <w:webHidden/>
              </w:rPr>
            </w:r>
            <w:r w:rsidR="00F511DE">
              <w:rPr>
                <w:noProof/>
                <w:webHidden/>
              </w:rPr>
              <w:fldChar w:fldCharType="separate"/>
            </w:r>
            <w:r w:rsidR="00F511DE">
              <w:rPr>
                <w:noProof/>
                <w:webHidden/>
              </w:rPr>
              <w:t>49</w:t>
            </w:r>
            <w:r w:rsidR="00F511DE">
              <w:rPr>
                <w:noProof/>
                <w:webHidden/>
              </w:rPr>
              <w:fldChar w:fldCharType="end"/>
            </w:r>
          </w:hyperlink>
        </w:p>
        <w:p w14:paraId="5F826043" w14:textId="38C2945F" w:rsidR="00F511DE" w:rsidRDefault="00546A07">
          <w:pPr>
            <w:pStyle w:val="TOC2"/>
            <w:rPr>
              <w:rFonts w:asciiTheme="minorHAnsi" w:eastAsiaTheme="minorEastAsia" w:hAnsiTheme="minorHAnsi" w:cstheme="minorBidi"/>
              <w:noProof/>
              <w:color w:val="auto"/>
              <w:sz w:val="22"/>
              <w:szCs w:val="22"/>
            </w:rPr>
          </w:pPr>
          <w:hyperlink w:anchor="_Toc125537695" w:history="1">
            <w:r w:rsidR="00F511DE" w:rsidRPr="00A06A8E">
              <w:rPr>
                <w:rStyle w:val="Hyperlink"/>
                <w:noProof/>
                <w:lang w:val="en-US"/>
              </w:rPr>
              <w:t>5.1</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Introduction</w:t>
            </w:r>
            <w:r w:rsidR="00F511DE">
              <w:rPr>
                <w:noProof/>
                <w:webHidden/>
              </w:rPr>
              <w:tab/>
            </w:r>
            <w:r w:rsidR="00F511DE">
              <w:rPr>
                <w:noProof/>
                <w:webHidden/>
              </w:rPr>
              <w:fldChar w:fldCharType="begin"/>
            </w:r>
            <w:r w:rsidR="00F511DE">
              <w:rPr>
                <w:noProof/>
                <w:webHidden/>
              </w:rPr>
              <w:instrText xml:space="preserve"> PAGEREF _Toc125537695 \h </w:instrText>
            </w:r>
            <w:r w:rsidR="00F511DE">
              <w:rPr>
                <w:noProof/>
                <w:webHidden/>
              </w:rPr>
            </w:r>
            <w:r w:rsidR="00F511DE">
              <w:rPr>
                <w:noProof/>
                <w:webHidden/>
              </w:rPr>
              <w:fldChar w:fldCharType="separate"/>
            </w:r>
            <w:r w:rsidR="00F511DE">
              <w:rPr>
                <w:noProof/>
                <w:webHidden/>
              </w:rPr>
              <w:t>50</w:t>
            </w:r>
            <w:r w:rsidR="00F511DE">
              <w:rPr>
                <w:noProof/>
                <w:webHidden/>
              </w:rPr>
              <w:fldChar w:fldCharType="end"/>
            </w:r>
          </w:hyperlink>
        </w:p>
        <w:p w14:paraId="27B3CD79" w14:textId="07211176" w:rsidR="00F511DE" w:rsidRDefault="00546A07">
          <w:pPr>
            <w:pStyle w:val="TOC2"/>
            <w:rPr>
              <w:rFonts w:asciiTheme="minorHAnsi" w:eastAsiaTheme="minorEastAsia" w:hAnsiTheme="minorHAnsi" w:cstheme="minorBidi"/>
              <w:noProof/>
              <w:color w:val="auto"/>
              <w:sz w:val="22"/>
              <w:szCs w:val="22"/>
            </w:rPr>
          </w:pPr>
          <w:hyperlink w:anchor="_Toc125537696" w:history="1">
            <w:r w:rsidR="00F511DE" w:rsidRPr="00A06A8E">
              <w:rPr>
                <w:rStyle w:val="Hyperlink"/>
                <w:noProof/>
                <w:lang w:val="en-US"/>
              </w:rPr>
              <w:t>5.2</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Overview Metamodel of the Asset Administration Shell</w:t>
            </w:r>
            <w:r w:rsidR="00F511DE">
              <w:rPr>
                <w:noProof/>
                <w:webHidden/>
              </w:rPr>
              <w:tab/>
            </w:r>
            <w:r w:rsidR="00F511DE">
              <w:rPr>
                <w:noProof/>
                <w:webHidden/>
              </w:rPr>
              <w:fldChar w:fldCharType="begin"/>
            </w:r>
            <w:r w:rsidR="00F511DE">
              <w:rPr>
                <w:noProof/>
                <w:webHidden/>
              </w:rPr>
              <w:instrText xml:space="preserve"> PAGEREF _Toc125537696 \h </w:instrText>
            </w:r>
            <w:r w:rsidR="00F511DE">
              <w:rPr>
                <w:noProof/>
                <w:webHidden/>
              </w:rPr>
            </w:r>
            <w:r w:rsidR="00F511DE">
              <w:rPr>
                <w:noProof/>
                <w:webHidden/>
              </w:rPr>
              <w:fldChar w:fldCharType="separate"/>
            </w:r>
            <w:r w:rsidR="00F511DE">
              <w:rPr>
                <w:noProof/>
                <w:webHidden/>
              </w:rPr>
              <w:t>51</w:t>
            </w:r>
            <w:r w:rsidR="00F511DE">
              <w:rPr>
                <w:noProof/>
                <w:webHidden/>
              </w:rPr>
              <w:fldChar w:fldCharType="end"/>
            </w:r>
          </w:hyperlink>
        </w:p>
        <w:p w14:paraId="37DE5A59" w14:textId="282F23BD" w:rsidR="00F511DE" w:rsidRDefault="00546A07">
          <w:pPr>
            <w:pStyle w:val="TOC2"/>
            <w:rPr>
              <w:rFonts w:asciiTheme="minorHAnsi" w:eastAsiaTheme="minorEastAsia" w:hAnsiTheme="minorHAnsi" w:cstheme="minorBidi"/>
              <w:noProof/>
              <w:color w:val="auto"/>
              <w:sz w:val="22"/>
              <w:szCs w:val="22"/>
            </w:rPr>
          </w:pPr>
          <w:hyperlink w:anchor="_Toc125537697" w:history="1">
            <w:r w:rsidR="00F511DE" w:rsidRPr="00A06A8E">
              <w:rPr>
                <w:rStyle w:val="Hyperlink"/>
                <w:noProof/>
                <w:lang w:val="en-US"/>
              </w:rPr>
              <w:t>5.3</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Metamodel Specification Details: Designators</w:t>
            </w:r>
            <w:r w:rsidR="00F511DE">
              <w:rPr>
                <w:noProof/>
                <w:webHidden/>
              </w:rPr>
              <w:tab/>
            </w:r>
            <w:r w:rsidR="00F511DE">
              <w:rPr>
                <w:noProof/>
                <w:webHidden/>
              </w:rPr>
              <w:fldChar w:fldCharType="begin"/>
            </w:r>
            <w:r w:rsidR="00F511DE">
              <w:rPr>
                <w:noProof/>
                <w:webHidden/>
              </w:rPr>
              <w:instrText xml:space="preserve"> PAGEREF _Toc125537697 \h </w:instrText>
            </w:r>
            <w:r w:rsidR="00F511DE">
              <w:rPr>
                <w:noProof/>
                <w:webHidden/>
              </w:rPr>
            </w:r>
            <w:r w:rsidR="00F511DE">
              <w:rPr>
                <w:noProof/>
                <w:webHidden/>
              </w:rPr>
              <w:fldChar w:fldCharType="separate"/>
            </w:r>
            <w:r w:rsidR="00F511DE">
              <w:rPr>
                <w:noProof/>
                <w:webHidden/>
              </w:rPr>
              <w:t>55</w:t>
            </w:r>
            <w:r w:rsidR="00F511DE">
              <w:rPr>
                <w:noProof/>
                <w:webHidden/>
              </w:rPr>
              <w:fldChar w:fldCharType="end"/>
            </w:r>
          </w:hyperlink>
        </w:p>
        <w:p w14:paraId="683CD56E" w14:textId="27E8607C" w:rsidR="00F511DE" w:rsidRDefault="00546A07">
          <w:pPr>
            <w:pStyle w:val="TOC3"/>
            <w:rPr>
              <w:rFonts w:asciiTheme="minorHAnsi" w:eastAsiaTheme="minorEastAsia" w:hAnsiTheme="minorHAnsi" w:cstheme="minorBidi"/>
              <w:noProof/>
              <w:color w:val="auto"/>
              <w:sz w:val="22"/>
              <w:szCs w:val="22"/>
            </w:rPr>
          </w:pPr>
          <w:hyperlink w:anchor="_Toc125537698" w:history="1">
            <w:r w:rsidR="00F511DE" w:rsidRPr="00A06A8E">
              <w:rPr>
                <w:rStyle w:val="Hyperlink"/>
                <w:noProof/>
                <w:lang w:val="en-US"/>
              </w:rPr>
              <w:t>5.3.1</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General</w:t>
            </w:r>
            <w:r w:rsidR="00F511DE">
              <w:rPr>
                <w:noProof/>
                <w:webHidden/>
              </w:rPr>
              <w:tab/>
            </w:r>
            <w:r w:rsidR="00F511DE">
              <w:rPr>
                <w:noProof/>
                <w:webHidden/>
              </w:rPr>
              <w:fldChar w:fldCharType="begin"/>
            </w:r>
            <w:r w:rsidR="00F511DE">
              <w:rPr>
                <w:noProof/>
                <w:webHidden/>
              </w:rPr>
              <w:instrText xml:space="preserve"> PAGEREF _Toc125537698 \h </w:instrText>
            </w:r>
            <w:r w:rsidR="00F511DE">
              <w:rPr>
                <w:noProof/>
                <w:webHidden/>
              </w:rPr>
            </w:r>
            <w:r w:rsidR="00F511DE">
              <w:rPr>
                <w:noProof/>
                <w:webHidden/>
              </w:rPr>
              <w:fldChar w:fldCharType="separate"/>
            </w:r>
            <w:r w:rsidR="00F511DE">
              <w:rPr>
                <w:noProof/>
                <w:webHidden/>
              </w:rPr>
              <w:t>55</w:t>
            </w:r>
            <w:r w:rsidR="00F511DE">
              <w:rPr>
                <w:noProof/>
                <w:webHidden/>
              </w:rPr>
              <w:fldChar w:fldCharType="end"/>
            </w:r>
          </w:hyperlink>
        </w:p>
        <w:p w14:paraId="00D4D9A5" w14:textId="43E722B6" w:rsidR="00F511DE" w:rsidRDefault="00546A07">
          <w:pPr>
            <w:pStyle w:val="TOC3"/>
            <w:rPr>
              <w:rFonts w:asciiTheme="minorHAnsi" w:eastAsiaTheme="minorEastAsia" w:hAnsiTheme="minorHAnsi" w:cstheme="minorBidi"/>
              <w:noProof/>
              <w:color w:val="auto"/>
              <w:sz w:val="22"/>
              <w:szCs w:val="22"/>
            </w:rPr>
          </w:pPr>
          <w:hyperlink w:anchor="_Toc125537699" w:history="1">
            <w:r w:rsidR="00F511DE" w:rsidRPr="00A06A8E">
              <w:rPr>
                <w:rStyle w:val="Hyperlink"/>
                <w:noProof/>
                <w:lang w:val="en-US"/>
              </w:rPr>
              <w:t>5.3.2</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Common Attributes</w:t>
            </w:r>
            <w:r w:rsidR="00F511DE">
              <w:rPr>
                <w:noProof/>
                <w:webHidden/>
              </w:rPr>
              <w:tab/>
            </w:r>
            <w:r w:rsidR="00F511DE">
              <w:rPr>
                <w:noProof/>
                <w:webHidden/>
              </w:rPr>
              <w:fldChar w:fldCharType="begin"/>
            </w:r>
            <w:r w:rsidR="00F511DE">
              <w:rPr>
                <w:noProof/>
                <w:webHidden/>
              </w:rPr>
              <w:instrText xml:space="preserve"> PAGEREF _Toc125537699 \h </w:instrText>
            </w:r>
            <w:r w:rsidR="00F511DE">
              <w:rPr>
                <w:noProof/>
                <w:webHidden/>
              </w:rPr>
            </w:r>
            <w:r w:rsidR="00F511DE">
              <w:rPr>
                <w:noProof/>
                <w:webHidden/>
              </w:rPr>
              <w:fldChar w:fldCharType="separate"/>
            </w:r>
            <w:r w:rsidR="00F511DE">
              <w:rPr>
                <w:noProof/>
                <w:webHidden/>
              </w:rPr>
              <w:t>55</w:t>
            </w:r>
            <w:r w:rsidR="00F511DE">
              <w:rPr>
                <w:noProof/>
                <w:webHidden/>
              </w:rPr>
              <w:fldChar w:fldCharType="end"/>
            </w:r>
          </w:hyperlink>
        </w:p>
        <w:p w14:paraId="00AE4C03" w14:textId="35C6415E" w:rsidR="00F511DE" w:rsidRDefault="00546A07">
          <w:pPr>
            <w:pStyle w:val="TOC3"/>
            <w:rPr>
              <w:rFonts w:asciiTheme="minorHAnsi" w:eastAsiaTheme="minorEastAsia" w:hAnsiTheme="minorHAnsi" w:cstheme="minorBidi"/>
              <w:noProof/>
              <w:color w:val="auto"/>
              <w:sz w:val="22"/>
              <w:szCs w:val="22"/>
            </w:rPr>
          </w:pPr>
          <w:hyperlink w:anchor="_Toc125537700" w:history="1">
            <w:r w:rsidR="00F511DE" w:rsidRPr="00A06A8E">
              <w:rPr>
                <w:rStyle w:val="Hyperlink"/>
                <w:noProof/>
                <w:lang w:val="en-US"/>
              </w:rPr>
              <w:t>5.3.3</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Asset Administration Shell Attributes</w:t>
            </w:r>
            <w:r w:rsidR="00F511DE">
              <w:rPr>
                <w:noProof/>
                <w:webHidden/>
              </w:rPr>
              <w:tab/>
            </w:r>
            <w:r w:rsidR="00F511DE">
              <w:rPr>
                <w:noProof/>
                <w:webHidden/>
              </w:rPr>
              <w:fldChar w:fldCharType="begin"/>
            </w:r>
            <w:r w:rsidR="00F511DE">
              <w:rPr>
                <w:noProof/>
                <w:webHidden/>
              </w:rPr>
              <w:instrText xml:space="preserve"> PAGEREF _Toc125537700 \h </w:instrText>
            </w:r>
            <w:r w:rsidR="00F511DE">
              <w:rPr>
                <w:noProof/>
                <w:webHidden/>
              </w:rPr>
            </w:r>
            <w:r w:rsidR="00F511DE">
              <w:rPr>
                <w:noProof/>
                <w:webHidden/>
              </w:rPr>
              <w:fldChar w:fldCharType="separate"/>
            </w:r>
            <w:r w:rsidR="00F511DE">
              <w:rPr>
                <w:noProof/>
                <w:webHidden/>
              </w:rPr>
              <w:t>65</w:t>
            </w:r>
            <w:r w:rsidR="00F511DE">
              <w:rPr>
                <w:noProof/>
                <w:webHidden/>
              </w:rPr>
              <w:fldChar w:fldCharType="end"/>
            </w:r>
          </w:hyperlink>
        </w:p>
        <w:p w14:paraId="39A6C3FE" w14:textId="143F89FF" w:rsidR="00F511DE" w:rsidRDefault="00546A07">
          <w:pPr>
            <w:pStyle w:val="TOC3"/>
            <w:rPr>
              <w:rFonts w:asciiTheme="minorHAnsi" w:eastAsiaTheme="minorEastAsia" w:hAnsiTheme="minorHAnsi" w:cstheme="minorBidi"/>
              <w:noProof/>
              <w:color w:val="auto"/>
              <w:sz w:val="22"/>
              <w:szCs w:val="22"/>
            </w:rPr>
          </w:pPr>
          <w:hyperlink w:anchor="_Toc125537701" w:history="1">
            <w:r w:rsidR="00F511DE" w:rsidRPr="00A06A8E">
              <w:rPr>
                <w:rStyle w:val="Hyperlink"/>
                <w:noProof/>
                <w:lang w:val="en-US"/>
              </w:rPr>
              <w:t>5.3.4</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Asset Information Attributes</w:t>
            </w:r>
            <w:r w:rsidR="00F511DE">
              <w:rPr>
                <w:noProof/>
                <w:webHidden/>
              </w:rPr>
              <w:tab/>
            </w:r>
            <w:r w:rsidR="00F511DE">
              <w:rPr>
                <w:noProof/>
                <w:webHidden/>
              </w:rPr>
              <w:fldChar w:fldCharType="begin"/>
            </w:r>
            <w:r w:rsidR="00F511DE">
              <w:rPr>
                <w:noProof/>
                <w:webHidden/>
              </w:rPr>
              <w:instrText xml:space="preserve"> PAGEREF _Toc125537701 \h </w:instrText>
            </w:r>
            <w:r w:rsidR="00F511DE">
              <w:rPr>
                <w:noProof/>
                <w:webHidden/>
              </w:rPr>
            </w:r>
            <w:r w:rsidR="00F511DE">
              <w:rPr>
                <w:noProof/>
                <w:webHidden/>
              </w:rPr>
              <w:fldChar w:fldCharType="separate"/>
            </w:r>
            <w:r w:rsidR="00F511DE">
              <w:rPr>
                <w:noProof/>
                <w:webHidden/>
              </w:rPr>
              <w:t>66</w:t>
            </w:r>
            <w:r w:rsidR="00F511DE">
              <w:rPr>
                <w:noProof/>
                <w:webHidden/>
              </w:rPr>
              <w:fldChar w:fldCharType="end"/>
            </w:r>
          </w:hyperlink>
        </w:p>
        <w:p w14:paraId="4DB9AF64" w14:textId="168D4222" w:rsidR="00F511DE" w:rsidRDefault="00546A07">
          <w:pPr>
            <w:pStyle w:val="TOC3"/>
            <w:rPr>
              <w:rFonts w:asciiTheme="minorHAnsi" w:eastAsiaTheme="minorEastAsia" w:hAnsiTheme="minorHAnsi" w:cstheme="minorBidi"/>
              <w:noProof/>
              <w:color w:val="auto"/>
              <w:sz w:val="22"/>
              <w:szCs w:val="22"/>
            </w:rPr>
          </w:pPr>
          <w:hyperlink w:anchor="_Toc125537702" w:history="1">
            <w:r w:rsidR="00F511DE" w:rsidRPr="00A06A8E">
              <w:rPr>
                <w:rStyle w:val="Hyperlink"/>
                <w:noProof/>
                <w:lang w:val="en-US"/>
              </w:rPr>
              <w:t>5.3.5</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Submodel Attributes</w:t>
            </w:r>
            <w:r w:rsidR="00F511DE">
              <w:rPr>
                <w:noProof/>
                <w:webHidden/>
              </w:rPr>
              <w:tab/>
            </w:r>
            <w:r w:rsidR="00F511DE">
              <w:rPr>
                <w:noProof/>
                <w:webHidden/>
              </w:rPr>
              <w:fldChar w:fldCharType="begin"/>
            </w:r>
            <w:r w:rsidR="00F511DE">
              <w:rPr>
                <w:noProof/>
                <w:webHidden/>
              </w:rPr>
              <w:instrText xml:space="preserve"> PAGEREF _Toc125537702 \h </w:instrText>
            </w:r>
            <w:r w:rsidR="00F511DE">
              <w:rPr>
                <w:noProof/>
                <w:webHidden/>
              </w:rPr>
            </w:r>
            <w:r w:rsidR="00F511DE">
              <w:rPr>
                <w:noProof/>
                <w:webHidden/>
              </w:rPr>
              <w:fldChar w:fldCharType="separate"/>
            </w:r>
            <w:r w:rsidR="00F511DE">
              <w:rPr>
                <w:noProof/>
                <w:webHidden/>
              </w:rPr>
              <w:t>68</w:t>
            </w:r>
            <w:r w:rsidR="00F511DE">
              <w:rPr>
                <w:noProof/>
                <w:webHidden/>
              </w:rPr>
              <w:fldChar w:fldCharType="end"/>
            </w:r>
          </w:hyperlink>
        </w:p>
        <w:p w14:paraId="678A5ED3" w14:textId="1E8C18CA" w:rsidR="00F511DE" w:rsidRDefault="00546A07">
          <w:pPr>
            <w:pStyle w:val="TOC3"/>
            <w:rPr>
              <w:rFonts w:asciiTheme="minorHAnsi" w:eastAsiaTheme="minorEastAsia" w:hAnsiTheme="minorHAnsi" w:cstheme="minorBidi"/>
              <w:noProof/>
              <w:color w:val="auto"/>
              <w:sz w:val="22"/>
              <w:szCs w:val="22"/>
            </w:rPr>
          </w:pPr>
          <w:hyperlink w:anchor="_Toc125537703" w:history="1">
            <w:r w:rsidR="00F511DE" w:rsidRPr="00A06A8E">
              <w:rPr>
                <w:rStyle w:val="Hyperlink"/>
                <w:noProof/>
                <w:lang w:val="en-US"/>
              </w:rPr>
              <w:t>5.3.6</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Submodel Element Attributes</w:t>
            </w:r>
            <w:r w:rsidR="00F511DE">
              <w:rPr>
                <w:noProof/>
                <w:webHidden/>
              </w:rPr>
              <w:tab/>
            </w:r>
            <w:r w:rsidR="00F511DE">
              <w:rPr>
                <w:noProof/>
                <w:webHidden/>
              </w:rPr>
              <w:fldChar w:fldCharType="begin"/>
            </w:r>
            <w:r w:rsidR="00F511DE">
              <w:rPr>
                <w:noProof/>
                <w:webHidden/>
              </w:rPr>
              <w:instrText xml:space="preserve"> PAGEREF _Toc125537703 \h </w:instrText>
            </w:r>
            <w:r w:rsidR="00F511DE">
              <w:rPr>
                <w:noProof/>
                <w:webHidden/>
              </w:rPr>
            </w:r>
            <w:r w:rsidR="00F511DE">
              <w:rPr>
                <w:noProof/>
                <w:webHidden/>
              </w:rPr>
              <w:fldChar w:fldCharType="separate"/>
            </w:r>
            <w:r w:rsidR="00F511DE">
              <w:rPr>
                <w:noProof/>
                <w:webHidden/>
              </w:rPr>
              <w:t>69</w:t>
            </w:r>
            <w:r w:rsidR="00F511DE">
              <w:rPr>
                <w:noProof/>
                <w:webHidden/>
              </w:rPr>
              <w:fldChar w:fldCharType="end"/>
            </w:r>
          </w:hyperlink>
        </w:p>
        <w:p w14:paraId="4264BA24" w14:textId="64A57CBE" w:rsidR="00F511DE" w:rsidRDefault="00546A07">
          <w:pPr>
            <w:pStyle w:val="TOC3"/>
            <w:rPr>
              <w:rFonts w:asciiTheme="minorHAnsi" w:eastAsiaTheme="minorEastAsia" w:hAnsiTheme="minorHAnsi" w:cstheme="minorBidi"/>
              <w:noProof/>
              <w:color w:val="auto"/>
              <w:sz w:val="22"/>
              <w:szCs w:val="22"/>
            </w:rPr>
          </w:pPr>
          <w:hyperlink w:anchor="_Toc125537704" w:history="1">
            <w:r w:rsidR="00F511DE" w:rsidRPr="00A06A8E">
              <w:rPr>
                <w:rStyle w:val="Hyperlink"/>
                <w:noProof/>
                <w:lang w:val="en-US"/>
              </w:rPr>
              <w:t>5.3.7</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Overview of Submodel Element Types</w:t>
            </w:r>
            <w:r w:rsidR="00F511DE">
              <w:rPr>
                <w:noProof/>
                <w:webHidden/>
              </w:rPr>
              <w:tab/>
            </w:r>
            <w:r w:rsidR="00F511DE">
              <w:rPr>
                <w:noProof/>
                <w:webHidden/>
              </w:rPr>
              <w:fldChar w:fldCharType="begin"/>
            </w:r>
            <w:r w:rsidR="00F511DE">
              <w:rPr>
                <w:noProof/>
                <w:webHidden/>
              </w:rPr>
              <w:instrText xml:space="preserve"> PAGEREF _Toc125537704 \h </w:instrText>
            </w:r>
            <w:r w:rsidR="00F511DE">
              <w:rPr>
                <w:noProof/>
                <w:webHidden/>
              </w:rPr>
            </w:r>
            <w:r w:rsidR="00F511DE">
              <w:rPr>
                <w:noProof/>
                <w:webHidden/>
              </w:rPr>
              <w:fldChar w:fldCharType="separate"/>
            </w:r>
            <w:r w:rsidR="00F511DE">
              <w:rPr>
                <w:noProof/>
                <w:webHidden/>
              </w:rPr>
              <w:t>70</w:t>
            </w:r>
            <w:r w:rsidR="00F511DE">
              <w:rPr>
                <w:noProof/>
                <w:webHidden/>
              </w:rPr>
              <w:fldChar w:fldCharType="end"/>
            </w:r>
          </w:hyperlink>
        </w:p>
        <w:p w14:paraId="2D45C9BA" w14:textId="01009471" w:rsidR="00F511DE" w:rsidRDefault="00546A07">
          <w:pPr>
            <w:pStyle w:val="TOC3"/>
            <w:rPr>
              <w:rFonts w:asciiTheme="minorHAnsi" w:eastAsiaTheme="minorEastAsia" w:hAnsiTheme="minorHAnsi" w:cstheme="minorBidi"/>
              <w:noProof/>
              <w:color w:val="auto"/>
              <w:sz w:val="22"/>
              <w:szCs w:val="22"/>
            </w:rPr>
          </w:pPr>
          <w:hyperlink w:anchor="_Toc125537705" w:history="1">
            <w:r w:rsidR="00F511DE" w:rsidRPr="00A06A8E">
              <w:rPr>
                <w:rStyle w:val="Hyperlink"/>
                <w:noProof/>
                <w:lang w:val="en-US"/>
              </w:rPr>
              <w:t>5.3.8</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Concept Description Attributes</w:t>
            </w:r>
            <w:r w:rsidR="00F511DE">
              <w:rPr>
                <w:noProof/>
                <w:webHidden/>
              </w:rPr>
              <w:tab/>
            </w:r>
            <w:r w:rsidR="00F511DE">
              <w:rPr>
                <w:noProof/>
                <w:webHidden/>
              </w:rPr>
              <w:fldChar w:fldCharType="begin"/>
            </w:r>
            <w:r w:rsidR="00F511DE">
              <w:rPr>
                <w:noProof/>
                <w:webHidden/>
              </w:rPr>
              <w:instrText xml:space="preserve"> PAGEREF _Toc125537705 \h </w:instrText>
            </w:r>
            <w:r w:rsidR="00F511DE">
              <w:rPr>
                <w:noProof/>
                <w:webHidden/>
              </w:rPr>
            </w:r>
            <w:r w:rsidR="00F511DE">
              <w:rPr>
                <w:noProof/>
                <w:webHidden/>
              </w:rPr>
              <w:fldChar w:fldCharType="separate"/>
            </w:r>
            <w:r w:rsidR="00F511DE">
              <w:rPr>
                <w:noProof/>
                <w:webHidden/>
              </w:rPr>
              <w:t>84</w:t>
            </w:r>
            <w:r w:rsidR="00F511DE">
              <w:rPr>
                <w:noProof/>
                <w:webHidden/>
              </w:rPr>
              <w:fldChar w:fldCharType="end"/>
            </w:r>
          </w:hyperlink>
        </w:p>
        <w:p w14:paraId="6958A575" w14:textId="3E66732B" w:rsidR="00F511DE" w:rsidRDefault="00546A07">
          <w:pPr>
            <w:pStyle w:val="TOC3"/>
            <w:rPr>
              <w:rFonts w:asciiTheme="minorHAnsi" w:eastAsiaTheme="minorEastAsia" w:hAnsiTheme="minorHAnsi" w:cstheme="minorBidi"/>
              <w:noProof/>
              <w:color w:val="auto"/>
              <w:sz w:val="22"/>
              <w:szCs w:val="22"/>
            </w:rPr>
          </w:pPr>
          <w:hyperlink w:anchor="_Toc125537706" w:history="1">
            <w:r w:rsidR="00F511DE" w:rsidRPr="00A06A8E">
              <w:rPr>
                <w:rStyle w:val="Hyperlink"/>
                <w:noProof/>
                <w:lang w:val="en-US"/>
              </w:rPr>
              <w:t>5.3.9</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Environment</w:t>
            </w:r>
            <w:r w:rsidR="00F511DE">
              <w:rPr>
                <w:noProof/>
                <w:webHidden/>
              </w:rPr>
              <w:tab/>
            </w:r>
            <w:r w:rsidR="00F511DE">
              <w:rPr>
                <w:noProof/>
                <w:webHidden/>
              </w:rPr>
              <w:fldChar w:fldCharType="begin"/>
            </w:r>
            <w:r w:rsidR="00F511DE">
              <w:rPr>
                <w:noProof/>
                <w:webHidden/>
              </w:rPr>
              <w:instrText xml:space="preserve"> PAGEREF _Toc125537706 \h </w:instrText>
            </w:r>
            <w:r w:rsidR="00F511DE">
              <w:rPr>
                <w:noProof/>
                <w:webHidden/>
              </w:rPr>
            </w:r>
            <w:r w:rsidR="00F511DE">
              <w:rPr>
                <w:noProof/>
                <w:webHidden/>
              </w:rPr>
              <w:fldChar w:fldCharType="separate"/>
            </w:r>
            <w:r w:rsidR="00F511DE">
              <w:rPr>
                <w:noProof/>
                <w:webHidden/>
              </w:rPr>
              <w:t>85</w:t>
            </w:r>
            <w:r w:rsidR="00F511DE">
              <w:rPr>
                <w:noProof/>
                <w:webHidden/>
              </w:rPr>
              <w:fldChar w:fldCharType="end"/>
            </w:r>
          </w:hyperlink>
        </w:p>
        <w:p w14:paraId="08D05EE3" w14:textId="62CE1C65" w:rsidR="00F511DE" w:rsidRDefault="00546A07">
          <w:pPr>
            <w:pStyle w:val="TOC3"/>
            <w:rPr>
              <w:rFonts w:asciiTheme="minorHAnsi" w:eastAsiaTheme="minorEastAsia" w:hAnsiTheme="minorHAnsi" w:cstheme="minorBidi"/>
              <w:noProof/>
              <w:color w:val="auto"/>
              <w:sz w:val="22"/>
              <w:szCs w:val="22"/>
            </w:rPr>
          </w:pPr>
          <w:hyperlink w:anchor="_Toc125537707" w:history="1">
            <w:r w:rsidR="00F511DE" w:rsidRPr="00A06A8E">
              <w:rPr>
                <w:rStyle w:val="Hyperlink"/>
                <w:noProof/>
                <w:lang w:val="en-US"/>
              </w:rPr>
              <w:t>5.3.10</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Referencing in Asset Administration Shells</w:t>
            </w:r>
            <w:r w:rsidR="00F511DE">
              <w:rPr>
                <w:noProof/>
                <w:webHidden/>
              </w:rPr>
              <w:tab/>
            </w:r>
            <w:r w:rsidR="00F511DE">
              <w:rPr>
                <w:noProof/>
                <w:webHidden/>
              </w:rPr>
              <w:fldChar w:fldCharType="begin"/>
            </w:r>
            <w:r w:rsidR="00F511DE">
              <w:rPr>
                <w:noProof/>
                <w:webHidden/>
              </w:rPr>
              <w:instrText xml:space="preserve"> PAGEREF _Toc125537707 \h </w:instrText>
            </w:r>
            <w:r w:rsidR="00F511DE">
              <w:rPr>
                <w:noProof/>
                <w:webHidden/>
              </w:rPr>
            </w:r>
            <w:r w:rsidR="00F511DE">
              <w:rPr>
                <w:noProof/>
                <w:webHidden/>
              </w:rPr>
              <w:fldChar w:fldCharType="separate"/>
            </w:r>
            <w:r w:rsidR="00F511DE">
              <w:rPr>
                <w:noProof/>
                <w:webHidden/>
              </w:rPr>
              <w:t>86</w:t>
            </w:r>
            <w:r w:rsidR="00F511DE">
              <w:rPr>
                <w:noProof/>
                <w:webHidden/>
              </w:rPr>
              <w:fldChar w:fldCharType="end"/>
            </w:r>
          </w:hyperlink>
        </w:p>
        <w:p w14:paraId="3CD4D4BA" w14:textId="2832C5B9" w:rsidR="00F511DE" w:rsidRDefault="00546A07">
          <w:pPr>
            <w:pStyle w:val="TOC3"/>
            <w:rPr>
              <w:rFonts w:asciiTheme="minorHAnsi" w:eastAsiaTheme="minorEastAsia" w:hAnsiTheme="minorHAnsi" w:cstheme="minorBidi"/>
              <w:noProof/>
              <w:color w:val="auto"/>
              <w:sz w:val="22"/>
              <w:szCs w:val="22"/>
            </w:rPr>
          </w:pPr>
          <w:hyperlink w:anchor="_Toc125537708" w:history="1">
            <w:r w:rsidR="00F511DE" w:rsidRPr="00A06A8E">
              <w:rPr>
                <w:rStyle w:val="Hyperlink"/>
                <w:noProof/>
                <w:lang w:val="en-US"/>
              </w:rPr>
              <w:t>5.3.11</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Primitive and Simple Data Types</w:t>
            </w:r>
            <w:r w:rsidR="00F511DE">
              <w:rPr>
                <w:noProof/>
                <w:webHidden/>
              </w:rPr>
              <w:tab/>
            </w:r>
            <w:r w:rsidR="00F511DE">
              <w:rPr>
                <w:noProof/>
                <w:webHidden/>
              </w:rPr>
              <w:fldChar w:fldCharType="begin"/>
            </w:r>
            <w:r w:rsidR="00F511DE">
              <w:rPr>
                <w:noProof/>
                <w:webHidden/>
              </w:rPr>
              <w:instrText xml:space="preserve"> PAGEREF _Toc125537708 \h </w:instrText>
            </w:r>
            <w:r w:rsidR="00F511DE">
              <w:rPr>
                <w:noProof/>
                <w:webHidden/>
              </w:rPr>
            </w:r>
            <w:r w:rsidR="00F511DE">
              <w:rPr>
                <w:noProof/>
                <w:webHidden/>
              </w:rPr>
              <w:fldChar w:fldCharType="separate"/>
            </w:r>
            <w:r w:rsidR="00F511DE">
              <w:rPr>
                <w:noProof/>
                <w:webHidden/>
              </w:rPr>
              <w:t>100</w:t>
            </w:r>
            <w:r w:rsidR="00F511DE">
              <w:rPr>
                <w:noProof/>
                <w:webHidden/>
              </w:rPr>
              <w:fldChar w:fldCharType="end"/>
            </w:r>
          </w:hyperlink>
        </w:p>
        <w:p w14:paraId="4BF1A821" w14:textId="157B6BDB" w:rsidR="00F511DE" w:rsidRDefault="00546A07">
          <w:pPr>
            <w:pStyle w:val="TOC3"/>
            <w:rPr>
              <w:rFonts w:asciiTheme="minorHAnsi" w:eastAsiaTheme="minorEastAsia" w:hAnsiTheme="minorHAnsi" w:cstheme="minorBidi"/>
              <w:noProof/>
              <w:color w:val="auto"/>
              <w:sz w:val="22"/>
              <w:szCs w:val="22"/>
            </w:rPr>
          </w:pPr>
          <w:hyperlink w:anchor="_Toc125537709" w:history="1">
            <w:r w:rsidR="00F511DE" w:rsidRPr="00A06A8E">
              <w:rPr>
                <w:rStyle w:val="Hyperlink"/>
                <w:noProof/>
                <w:lang w:val="en-US"/>
              </w:rPr>
              <w:t>5.3.12</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Constraints: Global Invariants</w:t>
            </w:r>
            <w:r w:rsidR="00F511DE">
              <w:rPr>
                <w:noProof/>
                <w:webHidden/>
              </w:rPr>
              <w:tab/>
            </w:r>
            <w:r w:rsidR="00F511DE">
              <w:rPr>
                <w:noProof/>
                <w:webHidden/>
              </w:rPr>
              <w:fldChar w:fldCharType="begin"/>
            </w:r>
            <w:r w:rsidR="00F511DE">
              <w:rPr>
                <w:noProof/>
                <w:webHidden/>
              </w:rPr>
              <w:instrText xml:space="preserve"> PAGEREF _Toc125537709 \h </w:instrText>
            </w:r>
            <w:r w:rsidR="00F511DE">
              <w:rPr>
                <w:noProof/>
                <w:webHidden/>
              </w:rPr>
            </w:r>
            <w:r w:rsidR="00F511DE">
              <w:rPr>
                <w:noProof/>
                <w:webHidden/>
              </w:rPr>
              <w:fldChar w:fldCharType="separate"/>
            </w:r>
            <w:r w:rsidR="00F511DE">
              <w:rPr>
                <w:noProof/>
                <w:webHidden/>
              </w:rPr>
              <w:t>110</w:t>
            </w:r>
            <w:r w:rsidR="00F511DE">
              <w:rPr>
                <w:noProof/>
                <w:webHidden/>
              </w:rPr>
              <w:fldChar w:fldCharType="end"/>
            </w:r>
          </w:hyperlink>
        </w:p>
        <w:p w14:paraId="10CBDB8C" w14:textId="75BF8558" w:rsidR="00F511DE" w:rsidRDefault="00546A07">
          <w:pPr>
            <w:pStyle w:val="TOC1"/>
            <w:rPr>
              <w:rFonts w:asciiTheme="minorHAnsi" w:eastAsiaTheme="minorEastAsia" w:hAnsiTheme="minorHAnsi" w:cstheme="minorBidi"/>
              <w:noProof/>
              <w:color w:val="auto"/>
              <w:sz w:val="22"/>
              <w:szCs w:val="22"/>
            </w:rPr>
          </w:pPr>
          <w:hyperlink w:anchor="_Toc125537710" w:history="1">
            <w:r w:rsidR="00F511DE" w:rsidRPr="00A06A8E">
              <w:rPr>
                <w:rStyle w:val="Hyperlink"/>
                <w:noProof/>
              </w:rPr>
              <w:t>6</w:t>
            </w:r>
            <w:r w:rsidR="00F511DE">
              <w:rPr>
                <w:rFonts w:asciiTheme="minorHAnsi" w:eastAsiaTheme="minorEastAsia" w:hAnsiTheme="minorHAnsi" w:cstheme="minorBidi"/>
                <w:noProof/>
                <w:color w:val="auto"/>
                <w:sz w:val="22"/>
                <w:szCs w:val="22"/>
              </w:rPr>
              <w:tab/>
            </w:r>
            <w:r w:rsidR="00F511DE" w:rsidRPr="00A06A8E">
              <w:rPr>
                <w:rStyle w:val="Hyperlink"/>
                <w:noProof/>
              </w:rPr>
              <w:t>Data Specification Templates (normative)</w:t>
            </w:r>
            <w:r w:rsidR="00F511DE">
              <w:rPr>
                <w:noProof/>
                <w:webHidden/>
              </w:rPr>
              <w:tab/>
            </w:r>
            <w:r w:rsidR="00F511DE">
              <w:rPr>
                <w:noProof/>
                <w:webHidden/>
              </w:rPr>
              <w:fldChar w:fldCharType="begin"/>
            </w:r>
            <w:r w:rsidR="00F511DE">
              <w:rPr>
                <w:noProof/>
                <w:webHidden/>
              </w:rPr>
              <w:instrText xml:space="preserve"> PAGEREF _Toc125537710 \h </w:instrText>
            </w:r>
            <w:r w:rsidR="00F511DE">
              <w:rPr>
                <w:noProof/>
                <w:webHidden/>
              </w:rPr>
            </w:r>
            <w:r w:rsidR="00F511DE">
              <w:rPr>
                <w:noProof/>
                <w:webHidden/>
              </w:rPr>
              <w:fldChar w:fldCharType="separate"/>
            </w:r>
            <w:r w:rsidR="00F511DE">
              <w:rPr>
                <w:noProof/>
                <w:webHidden/>
              </w:rPr>
              <w:t>112</w:t>
            </w:r>
            <w:r w:rsidR="00F511DE">
              <w:rPr>
                <w:noProof/>
                <w:webHidden/>
              </w:rPr>
              <w:fldChar w:fldCharType="end"/>
            </w:r>
          </w:hyperlink>
        </w:p>
        <w:p w14:paraId="77B2505D" w14:textId="1950B830" w:rsidR="00F511DE" w:rsidRDefault="00546A07">
          <w:pPr>
            <w:pStyle w:val="TOC2"/>
            <w:rPr>
              <w:rFonts w:asciiTheme="minorHAnsi" w:eastAsiaTheme="minorEastAsia" w:hAnsiTheme="minorHAnsi" w:cstheme="minorBidi"/>
              <w:noProof/>
              <w:color w:val="auto"/>
              <w:sz w:val="22"/>
              <w:szCs w:val="22"/>
            </w:rPr>
          </w:pPr>
          <w:hyperlink w:anchor="_Toc125537711" w:history="1">
            <w:r w:rsidR="00F511DE" w:rsidRPr="00A06A8E">
              <w:rPr>
                <w:rStyle w:val="Hyperlink"/>
                <w:noProof/>
                <w:lang w:val="en-US"/>
              </w:rPr>
              <w:t>6.1</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Introduction</w:t>
            </w:r>
            <w:r w:rsidR="00F511DE">
              <w:rPr>
                <w:noProof/>
                <w:webHidden/>
              </w:rPr>
              <w:tab/>
            </w:r>
            <w:r w:rsidR="00F511DE">
              <w:rPr>
                <w:noProof/>
                <w:webHidden/>
              </w:rPr>
              <w:fldChar w:fldCharType="begin"/>
            </w:r>
            <w:r w:rsidR="00F511DE">
              <w:rPr>
                <w:noProof/>
                <w:webHidden/>
              </w:rPr>
              <w:instrText xml:space="preserve"> PAGEREF _Toc125537711 \h </w:instrText>
            </w:r>
            <w:r w:rsidR="00F511DE">
              <w:rPr>
                <w:noProof/>
                <w:webHidden/>
              </w:rPr>
            </w:r>
            <w:r w:rsidR="00F511DE">
              <w:rPr>
                <w:noProof/>
                <w:webHidden/>
              </w:rPr>
              <w:fldChar w:fldCharType="separate"/>
            </w:r>
            <w:r w:rsidR="00F511DE">
              <w:rPr>
                <w:noProof/>
                <w:webHidden/>
              </w:rPr>
              <w:t>113</w:t>
            </w:r>
            <w:r w:rsidR="00F511DE">
              <w:rPr>
                <w:noProof/>
                <w:webHidden/>
              </w:rPr>
              <w:fldChar w:fldCharType="end"/>
            </w:r>
          </w:hyperlink>
        </w:p>
        <w:p w14:paraId="0EC1FD12" w14:textId="6875AC7C" w:rsidR="00F511DE" w:rsidRDefault="00546A07">
          <w:pPr>
            <w:pStyle w:val="TOC3"/>
            <w:rPr>
              <w:rFonts w:asciiTheme="minorHAnsi" w:eastAsiaTheme="minorEastAsia" w:hAnsiTheme="minorHAnsi" w:cstheme="minorBidi"/>
              <w:noProof/>
              <w:color w:val="auto"/>
              <w:sz w:val="22"/>
              <w:szCs w:val="22"/>
            </w:rPr>
          </w:pPr>
          <w:hyperlink w:anchor="_Toc125537712" w:history="1">
            <w:r w:rsidR="00F511DE" w:rsidRPr="00A06A8E">
              <w:rPr>
                <w:rStyle w:val="Hyperlink"/>
                <w:noProof/>
                <w:lang w:val="en-US"/>
              </w:rPr>
              <w:t>6.1.1</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Data Specification Template Attributes</w:t>
            </w:r>
            <w:r w:rsidR="00F511DE">
              <w:rPr>
                <w:noProof/>
                <w:webHidden/>
              </w:rPr>
              <w:tab/>
            </w:r>
            <w:r w:rsidR="00F511DE">
              <w:rPr>
                <w:noProof/>
                <w:webHidden/>
              </w:rPr>
              <w:fldChar w:fldCharType="begin"/>
            </w:r>
            <w:r w:rsidR="00F511DE">
              <w:rPr>
                <w:noProof/>
                <w:webHidden/>
              </w:rPr>
              <w:instrText xml:space="preserve"> PAGEREF _Toc125537712 \h </w:instrText>
            </w:r>
            <w:r w:rsidR="00F511DE">
              <w:rPr>
                <w:noProof/>
                <w:webHidden/>
              </w:rPr>
            </w:r>
            <w:r w:rsidR="00F511DE">
              <w:rPr>
                <w:noProof/>
                <w:webHidden/>
              </w:rPr>
              <w:fldChar w:fldCharType="separate"/>
            </w:r>
            <w:r w:rsidR="00F511DE">
              <w:rPr>
                <w:noProof/>
                <w:webHidden/>
              </w:rPr>
              <w:t>114</w:t>
            </w:r>
            <w:r w:rsidR="00F511DE">
              <w:rPr>
                <w:noProof/>
                <w:webHidden/>
              </w:rPr>
              <w:fldChar w:fldCharType="end"/>
            </w:r>
          </w:hyperlink>
        </w:p>
        <w:p w14:paraId="431643A0" w14:textId="39A7A5D2" w:rsidR="00F511DE" w:rsidRDefault="00546A07">
          <w:pPr>
            <w:pStyle w:val="TOC1"/>
            <w:rPr>
              <w:rFonts w:asciiTheme="minorHAnsi" w:eastAsiaTheme="minorEastAsia" w:hAnsiTheme="minorHAnsi" w:cstheme="minorBidi"/>
              <w:noProof/>
              <w:color w:val="auto"/>
              <w:sz w:val="22"/>
              <w:szCs w:val="22"/>
            </w:rPr>
          </w:pPr>
          <w:hyperlink w:anchor="_Toc125537713" w:history="1">
            <w:r w:rsidR="00F511DE" w:rsidRPr="00A06A8E">
              <w:rPr>
                <w:rStyle w:val="Hyperlink"/>
                <w:noProof/>
              </w:rPr>
              <w:t>7</w:t>
            </w:r>
            <w:r w:rsidR="00F511DE">
              <w:rPr>
                <w:rFonts w:asciiTheme="minorHAnsi" w:eastAsiaTheme="minorEastAsia" w:hAnsiTheme="minorHAnsi" w:cstheme="minorBidi"/>
                <w:noProof/>
                <w:color w:val="auto"/>
                <w:sz w:val="22"/>
                <w:szCs w:val="22"/>
              </w:rPr>
              <w:tab/>
            </w:r>
            <w:r w:rsidR="00F511DE" w:rsidRPr="00A06A8E">
              <w:rPr>
                <w:rStyle w:val="Hyperlink"/>
                <w:noProof/>
              </w:rPr>
              <w:t>Mappings to Data Formats to Share I4.0-Compliant Information (normative)</w:t>
            </w:r>
            <w:r w:rsidR="00F511DE">
              <w:rPr>
                <w:noProof/>
                <w:webHidden/>
              </w:rPr>
              <w:tab/>
            </w:r>
            <w:r w:rsidR="00F511DE">
              <w:rPr>
                <w:noProof/>
                <w:webHidden/>
              </w:rPr>
              <w:fldChar w:fldCharType="begin"/>
            </w:r>
            <w:r w:rsidR="00F511DE">
              <w:rPr>
                <w:noProof/>
                <w:webHidden/>
              </w:rPr>
              <w:instrText xml:space="preserve"> PAGEREF _Toc125537713 \h </w:instrText>
            </w:r>
            <w:r w:rsidR="00F511DE">
              <w:rPr>
                <w:noProof/>
                <w:webHidden/>
              </w:rPr>
            </w:r>
            <w:r w:rsidR="00F511DE">
              <w:rPr>
                <w:noProof/>
                <w:webHidden/>
              </w:rPr>
              <w:fldChar w:fldCharType="separate"/>
            </w:r>
            <w:r w:rsidR="00F511DE">
              <w:rPr>
                <w:noProof/>
                <w:webHidden/>
              </w:rPr>
              <w:t>116</w:t>
            </w:r>
            <w:r w:rsidR="00F511DE">
              <w:rPr>
                <w:noProof/>
                <w:webHidden/>
              </w:rPr>
              <w:fldChar w:fldCharType="end"/>
            </w:r>
          </w:hyperlink>
        </w:p>
        <w:p w14:paraId="482D31C8" w14:textId="333C0196" w:rsidR="00F511DE" w:rsidRDefault="00546A07">
          <w:pPr>
            <w:pStyle w:val="TOC2"/>
            <w:rPr>
              <w:rFonts w:asciiTheme="minorHAnsi" w:eastAsiaTheme="minorEastAsia" w:hAnsiTheme="minorHAnsi" w:cstheme="minorBidi"/>
              <w:noProof/>
              <w:color w:val="auto"/>
              <w:sz w:val="22"/>
              <w:szCs w:val="22"/>
            </w:rPr>
          </w:pPr>
          <w:hyperlink w:anchor="_Toc125537714" w:history="1">
            <w:r w:rsidR="00F511DE" w:rsidRPr="00A06A8E">
              <w:rPr>
                <w:rStyle w:val="Hyperlink"/>
                <w:noProof/>
                <w:lang w:val="en-US"/>
              </w:rPr>
              <w:t>7.1</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General</w:t>
            </w:r>
            <w:r w:rsidR="00F511DE">
              <w:rPr>
                <w:noProof/>
                <w:webHidden/>
              </w:rPr>
              <w:tab/>
            </w:r>
            <w:r w:rsidR="00F511DE">
              <w:rPr>
                <w:noProof/>
                <w:webHidden/>
              </w:rPr>
              <w:fldChar w:fldCharType="begin"/>
            </w:r>
            <w:r w:rsidR="00F511DE">
              <w:rPr>
                <w:noProof/>
                <w:webHidden/>
              </w:rPr>
              <w:instrText xml:space="preserve"> PAGEREF _Toc125537714 \h </w:instrText>
            </w:r>
            <w:r w:rsidR="00F511DE">
              <w:rPr>
                <w:noProof/>
                <w:webHidden/>
              </w:rPr>
            </w:r>
            <w:r w:rsidR="00F511DE">
              <w:rPr>
                <w:noProof/>
                <w:webHidden/>
              </w:rPr>
              <w:fldChar w:fldCharType="separate"/>
            </w:r>
            <w:r w:rsidR="00F511DE">
              <w:rPr>
                <w:noProof/>
                <w:webHidden/>
              </w:rPr>
              <w:t>117</w:t>
            </w:r>
            <w:r w:rsidR="00F511DE">
              <w:rPr>
                <w:noProof/>
                <w:webHidden/>
              </w:rPr>
              <w:fldChar w:fldCharType="end"/>
            </w:r>
          </w:hyperlink>
        </w:p>
        <w:p w14:paraId="08DBABA3" w14:textId="2D7A3EE2" w:rsidR="00F511DE" w:rsidRDefault="00546A07">
          <w:pPr>
            <w:pStyle w:val="TOC2"/>
            <w:rPr>
              <w:rFonts w:asciiTheme="minorHAnsi" w:eastAsiaTheme="minorEastAsia" w:hAnsiTheme="minorHAnsi" w:cstheme="minorBidi"/>
              <w:noProof/>
              <w:color w:val="auto"/>
              <w:sz w:val="22"/>
              <w:szCs w:val="22"/>
            </w:rPr>
          </w:pPr>
          <w:hyperlink w:anchor="_Toc125537715" w:history="1">
            <w:r w:rsidR="00F511DE" w:rsidRPr="00A06A8E">
              <w:rPr>
                <w:rStyle w:val="Hyperlink"/>
                <w:noProof/>
                <w:lang w:val="en-US"/>
              </w:rPr>
              <w:t>7.2</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General Rules</w:t>
            </w:r>
            <w:r w:rsidR="00F511DE">
              <w:rPr>
                <w:noProof/>
                <w:webHidden/>
              </w:rPr>
              <w:tab/>
            </w:r>
            <w:r w:rsidR="00F511DE">
              <w:rPr>
                <w:noProof/>
                <w:webHidden/>
              </w:rPr>
              <w:fldChar w:fldCharType="begin"/>
            </w:r>
            <w:r w:rsidR="00F511DE">
              <w:rPr>
                <w:noProof/>
                <w:webHidden/>
              </w:rPr>
              <w:instrText xml:space="preserve"> PAGEREF _Toc125537715 \h </w:instrText>
            </w:r>
            <w:r w:rsidR="00F511DE">
              <w:rPr>
                <w:noProof/>
                <w:webHidden/>
              </w:rPr>
            </w:r>
            <w:r w:rsidR="00F511DE">
              <w:rPr>
                <w:noProof/>
                <w:webHidden/>
              </w:rPr>
              <w:fldChar w:fldCharType="separate"/>
            </w:r>
            <w:r w:rsidR="00F511DE">
              <w:rPr>
                <w:noProof/>
                <w:webHidden/>
              </w:rPr>
              <w:t>119</w:t>
            </w:r>
            <w:r w:rsidR="00F511DE">
              <w:rPr>
                <w:noProof/>
                <w:webHidden/>
              </w:rPr>
              <w:fldChar w:fldCharType="end"/>
            </w:r>
          </w:hyperlink>
        </w:p>
        <w:p w14:paraId="6E5447DB" w14:textId="05D4D23C" w:rsidR="00F511DE" w:rsidRDefault="00546A07">
          <w:pPr>
            <w:pStyle w:val="TOC3"/>
            <w:rPr>
              <w:rFonts w:asciiTheme="minorHAnsi" w:eastAsiaTheme="minorEastAsia" w:hAnsiTheme="minorHAnsi" w:cstheme="minorBidi"/>
              <w:noProof/>
              <w:color w:val="auto"/>
              <w:sz w:val="22"/>
              <w:szCs w:val="22"/>
            </w:rPr>
          </w:pPr>
          <w:hyperlink w:anchor="_Toc125537716" w:history="1">
            <w:r w:rsidR="00F511DE" w:rsidRPr="00A06A8E">
              <w:rPr>
                <w:rStyle w:val="Hyperlink"/>
                <w:noProof/>
                <w:lang w:val="en-US"/>
              </w:rPr>
              <w:t>7.2.1</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Introduction</w:t>
            </w:r>
            <w:r w:rsidR="00F511DE">
              <w:rPr>
                <w:noProof/>
                <w:webHidden/>
              </w:rPr>
              <w:tab/>
            </w:r>
            <w:r w:rsidR="00F511DE">
              <w:rPr>
                <w:noProof/>
                <w:webHidden/>
              </w:rPr>
              <w:fldChar w:fldCharType="begin"/>
            </w:r>
            <w:r w:rsidR="00F511DE">
              <w:rPr>
                <w:noProof/>
                <w:webHidden/>
              </w:rPr>
              <w:instrText xml:space="preserve"> PAGEREF _Toc125537716 \h </w:instrText>
            </w:r>
            <w:r w:rsidR="00F511DE">
              <w:rPr>
                <w:noProof/>
                <w:webHidden/>
              </w:rPr>
            </w:r>
            <w:r w:rsidR="00F511DE">
              <w:rPr>
                <w:noProof/>
                <w:webHidden/>
              </w:rPr>
              <w:fldChar w:fldCharType="separate"/>
            </w:r>
            <w:r w:rsidR="00F511DE">
              <w:rPr>
                <w:noProof/>
                <w:webHidden/>
              </w:rPr>
              <w:t>119</w:t>
            </w:r>
            <w:r w:rsidR="00F511DE">
              <w:rPr>
                <w:noProof/>
                <w:webHidden/>
              </w:rPr>
              <w:fldChar w:fldCharType="end"/>
            </w:r>
          </w:hyperlink>
        </w:p>
        <w:p w14:paraId="32558CE1" w14:textId="40193EA1" w:rsidR="00F511DE" w:rsidRDefault="00546A07">
          <w:pPr>
            <w:pStyle w:val="TOC3"/>
            <w:rPr>
              <w:rFonts w:asciiTheme="minorHAnsi" w:eastAsiaTheme="minorEastAsia" w:hAnsiTheme="minorHAnsi" w:cstheme="minorBidi"/>
              <w:noProof/>
              <w:color w:val="auto"/>
              <w:sz w:val="22"/>
              <w:szCs w:val="22"/>
            </w:rPr>
          </w:pPr>
          <w:hyperlink w:anchor="_Toc125537717" w:history="1">
            <w:r w:rsidR="00F511DE" w:rsidRPr="00A06A8E">
              <w:rPr>
                <w:rStyle w:val="Hyperlink"/>
                <w:noProof/>
                <w:lang w:val="en-US"/>
              </w:rPr>
              <w:t>7.2.2</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Encoding</w:t>
            </w:r>
            <w:r w:rsidR="00F511DE">
              <w:rPr>
                <w:noProof/>
                <w:webHidden/>
              </w:rPr>
              <w:tab/>
            </w:r>
            <w:r w:rsidR="00F511DE">
              <w:rPr>
                <w:noProof/>
                <w:webHidden/>
              </w:rPr>
              <w:fldChar w:fldCharType="begin"/>
            </w:r>
            <w:r w:rsidR="00F511DE">
              <w:rPr>
                <w:noProof/>
                <w:webHidden/>
              </w:rPr>
              <w:instrText xml:space="preserve"> PAGEREF _Toc125537717 \h </w:instrText>
            </w:r>
            <w:r w:rsidR="00F511DE">
              <w:rPr>
                <w:noProof/>
                <w:webHidden/>
              </w:rPr>
            </w:r>
            <w:r w:rsidR="00F511DE">
              <w:rPr>
                <w:noProof/>
                <w:webHidden/>
              </w:rPr>
              <w:fldChar w:fldCharType="separate"/>
            </w:r>
            <w:r w:rsidR="00F511DE">
              <w:rPr>
                <w:noProof/>
                <w:webHidden/>
              </w:rPr>
              <w:t>119</w:t>
            </w:r>
            <w:r w:rsidR="00F511DE">
              <w:rPr>
                <w:noProof/>
                <w:webHidden/>
              </w:rPr>
              <w:fldChar w:fldCharType="end"/>
            </w:r>
          </w:hyperlink>
        </w:p>
        <w:p w14:paraId="170A5202" w14:textId="00646E1B" w:rsidR="00F511DE" w:rsidRDefault="00546A07">
          <w:pPr>
            <w:pStyle w:val="TOC3"/>
            <w:rPr>
              <w:rFonts w:asciiTheme="minorHAnsi" w:eastAsiaTheme="minorEastAsia" w:hAnsiTheme="minorHAnsi" w:cstheme="minorBidi"/>
              <w:noProof/>
              <w:color w:val="auto"/>
              <w:sz w:val="22"/>
              <w:szCs w:val="22"/>
            </w:rPr>
          </w:pPr>
          <w:hyperlink w:anchor="_Toc125537718" w:history="1">
            <w:r w:rsidR="00F511DE" w:rsidRPr="00A06A8E">
              <w:rPr>
                <w:rStyle w:val="Hyperlink"/>
                <w:noProof/>
                <w:lang w:val="en-US"/>
              </w:rPr>
              <w:t>7.2.3</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Serialization of Values of Type "Reference"</w:t>
            </w:r>
            <w:r w:rsidR="00F511DE">
              <w:rPr>
                <w:noProof/>
                <w:webHidden/>
              </w:rPr>
              <w:tab/>
            </w:r>
            <w:r w:rsidR="00F511DE">
              <w:rPr>
                <w:noProof/>
                <w:webHidden/>
              </w:rPr>
              <w:fldChar w:fldCharType="begin"/>
            </w:r>
            <w:r w:rsidR="00F511DE">
              <w:rPr>
                <w:noProof/>
                <w:webHidden/>
              </w:rPr>
              <w:instrText xml:space="preserve"> PAGEREF _Toc125537718 \h </w:instrText>
            </w:r>
            <w:r w:rsidR="00F511DE">
              <w:rPr>
                <w:noProof/>
                <w:webHidden/>
              </w:rPr>
            </w:r>
            <w:r w:rsidR="00F511DE">
              <w:rPr>
                <w:noProof/>
                <w:webHidden/>
              </w:rPr>
              <w:fldChar w:fldCharType="separate"/>
            </w:r>
            <w:r w:rsidR="00F511DE">
              <w:rPr>
                <w:noProof/>
                <w:webHidden/>
              </w:rPr>
              <w:t>119</w:t>
            </w:r>
            <w:r w:rsidR="00F511DE">
              <w:rPr>
                <w:noProof/>
                <w:webHidden/>
              </w:rPr>
              <w:fldChar w:fldCharType="end"/>
            </w:r>
          </w:hyperlink>
        </w:p>
        <w:p w14:paraId="01F8C809" w14:textId="6FAD09BA" w:rsidR="00F511DE" w:rsidRDefault="00546A07">
          <w:pPr>
            <w:pStyle w:val="TOC3"/>
            <w:rPr>
              <w:rFonts w:asciiTheme="minorHAnsi" w:eastAsiaTheme="minorEastAsia" w:hAnsiTheme="minorHAnsi" w:cstheme="minorBidi"/>
              <w:noProof/>
              <w:color w:val="auto"/>
              <w:sz w:val="22"/>
              <w:szCs w:val="22"/>
            </w:rPr>
          </w:pPr>
          <w:hyperlink w:anchor="_Toc125537719" w:history="1">
            <w:r w:rsidR="00F511DE" w:rsidRPr="00A06A8E">
              <w:rPr>
                <w:rStyle w:val="Hyperlink"/>
                <w:noProof/>
                <w:lang w:val="en-US"/>
              </w:rPr>
              <w:t>7.2.4</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Semantic Identifiers for Metamodel and Data Specifications</w:t>
            </w:r>
            <w:r w:rsidR="00F511DE">
              <w:rPr>
                <w:noProof/>
                <w:webHidden/>
              </w:rPr>
              <w:tab/>
            </w:r>
            <w:r w:rsidR="00F511DE">
              <w:rPr>
                <w:noProof/>
                <w:webHidden/>
              </w:rPr>
              <w:fldChar w:fldCharType="begin"/>
            </w:r>
            <w:r w:rsidR="00F511DE">
              <w:rPr>
                <w:noProof/>
                <w:webHidden/>
              </w:rPr>
              <w:instrText xml:space="preserve"> PAGEREF _Toc125537719 \h </w:instrText>
            </w:r>
            <w:r w:rsidR="00F511DE">
              <w:rPr>
                <w:noProof/>
                <w:webHidden/>
              </w:rPr>
            </w:r>
            <w:r w:rsidR="00F511DE">
              <w:rPr>
                <w:noProof/>
                <w:webHidden/>
              </w:rPr>
              <w:fldChar w:fldCharType="separate"/>
            </w:r>
            <w:r w:rsidR="00F511DE">
              <w:rPr>
                <w:noProof/>
                <w:webHidden/>
              </w:rPr>
              <w:t>119</w:t>
            </w:r>
            <w:r w:rsidR="00F511DE">
              <w:rPr>
                <w:noProof/>
                <w:webHidden/>
              </w:rPr>
              <w:fldChar w:fldCharType="end"/>
            </w:r>
          </w:hyperlink>
        </w:p>
        <w:p w14:paraId="401EA250" w14:textId="2ECB1FA3" w:rsidR="00F511DE" w:rsidRDefault="00546A07">
          <w:pPr>
            <w:pStyle w:val="TOC3"/>
            <w:rPr>
              <w:rFonts w:asciiTheme="minorHAnsi" w:eastAsiaTheme="minorEastAsia" w:hAnsiTheme="minorHAnsi" w:cstheme="minorBidi"/>
              <w:noProof/>
              <w:color w:val="auto"/>
              <w:sz w:val="22"/>
              <w:szCs w:val="22"/>
            </w:rPr>
          </w:pPr>
          <w:hyperlink w:anchor="_Toc125537720" w:history="1">
            <w:r w:rsidR="00F511DE" w:rsidRPr="00A06A8E">
              <w:rPr>
                <w:rStyle w:val="Hyperlink"/>
                <w:noProof/>
                <w:lang w:val="en-US"/>
              </w:rPr>
              <w:t>7.2.5</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Embedded Data Specifications</w:t>
            </w:r>
            <w:r w:rsidR="00F511DE">
              <w:rPr>
                <w:noProof/>
                <w:webHidden/>
              </w:rPr>
              <w:tab/>
            </w:r>
            <w:r w:rsidR="00F511DE">
              <w:rPr>
                <w:noProof/>
                <w:webHidden/>
              </w:rPr>
              <w:fldChar w:fldCharType="begin"/>
            </w:r>
            <w:r w:rsidR="00F511DE">
              <w:rPr>
                <w:noProof/>
                <w:webHidden/>
              </w:rPr>
              <w:instrText xml:space="preserve"> PAGEREF _Toc125537720 \h </w:instrText>
            </w:r>
            <w:r w:rsidR="00F511DE">
              <w:rPr>
                <w:noProof/>
                <w:webHidden/>
              </w:rPr>
            </w:r>
            <w:r w:rsidR="00F511DE">
              <w:rPr>
                <w:noProof/>
                <w:webHidden/>
              </w:rPr>
              <w:fldChar w:fldCharType="separate"/>
            </w:r>
            <w:r w:rsidR="00F511DE">
              <w:rPr>
                <w:noProof/>
                <w:webHidden/>
              </w:rPr>
              <w:t>122</w:t>
            </w:r>
            <w:r w:rsidR="00F511DE">
              <w:rPr>
                <w:noProof/>
                <w:webHidden/>
              </w:rPr>
              <w:fldChar w:fldCharType="end"/>
            </w:r>
          </w:hyperlink>
        </w:p>
        <w:p w14:paraId="7245B4DF" w14:textId="499F9DA8" w:rsidR="00F511DE" w:rsidRDefault="00546A07">
          <w:pPr>
            <w:pStyle w:val="TOC2"/>
            <w:rPr>
              <w:rFonts w:asciiTheme="minorHAnsi" w:eastAsiaTheme="minorEastAsia" w:hAnsiTheme="minorHAnsi" w:cstheme="minorBidi"/>
              <w:noProof/>
              <w:color w:val="auto"/>
              <w:sz w:val="22"/>
              <w:szCs w:val="22"/>
            </w:rPr>
          </w:pPr>
          <w:hyperlink w:anchor="_Toc125537721" w:history="1">
            <w:r w:rsidR="00F511DE" w:rsidRPr="00A06A8E">
              <w:rPr>
                <w:rStyle w:val="Hyperlink"/>
                <w:noProof/>
                <w:lang w:val="en-US"/>
              </w:rPr>
              <w:t>7.3</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XML</w:t>
            </w:r>
            <w:r w:rsidR="00F511DE">
              <w:rPr>
                <w:noProof/>
                <w:webHidden/>
              </w:rPr>
              <w:tab/>
            </w:r>
            <w:r w:rsidR="00F511DE">
              <w:rPr>
                <w:noProof/>
                <w:webHidden/>
              </w:rPr>
              <w:fldChar w:fldCharType="begin"/>
            </w:r>
            <w:r w:rsidR="00F511DE">
              <w:rPr>
                <w:noProof/>
                <w:webHidden/>
              </w:rPr>
              <w:instrText xml:space="preserve"> PAGEREF _Toc125537721 \h </w:instrText>
            </w:r>
            <w:r w:rsidR="00F511DE">
              <w:rPr>
                <w:noProof/>
                <w:webHidden/>
              </w:rPr>
            </w:r>
            <w:r w:rsidR="00F511DE">
              <w:rPr>
                <w:noProof/>
                <w:webHidden/>
              </w:rPr>
              <w:fldChar w:fldCharType="separate"/>
            </w:r>
            <w:r w:rsidR="00F511DE">
              <w:rPr>
                <w:noProof/>
                <w:webHidden/>
              </w:rPr>
              <w:t>124</w:t>
            </w:r>
            <w:r w:rsidR="00F511DE">
              <w:rPr>
                <w:noProof/>
                <w:webHidden/>
              </w:rPr>
              <w:fldChar w:fldCharType="end"/>
            </w:r>
          </w:hyperlink>
        </w:p>
        <w:p w14:paraId="7738CFBC" w14:textId="1BCAC3AE" w:rsidR="00F511DE" w:rsidRDefault="00546A07">
          <w:pPr>
            <w:pStyle w:val="TOC2"/>
            <w:rPr>
              <w:rFonts w:asciiTheme="minorHAnsi" w:eastAsiaTheme="minorEastAsia" w:hAnsiTheme="minorHAnsi" w:cstheme="minorBidi"/>
              <w:noProof/>
              <w:color w:val="auto"/>
              <w:sz w:val="22"/>
              <w:szCs w:val="22"/>
            </w:rPr>
          </w:pPr>
          <w:hyperlink w:anchor="_Toc125537722" w:history="1">
            <w:r w:rsidR="00F511DE" w:rsidRPr="00A06A8E">
              <w:rPr>
                <w:rStyle w:val="Hyperlink"/>
                <w:noProof/>
                <w:lang w:val="en-US"/>
              </w:rPr>
              <w:t>7.4</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JSON</w:t>
            </w:r>
            <w:r w:rsidR="00F511DE">
              <w:rPr>
                <w:noProof/>
                <w:webHidden/>
              </w:rPr>
              <w:tab/>
            </w:r>
            <w:r w:rsidR="00F511DE">
              <w:rPr>
                <w:noProof/>
                <w:webHidden/>
              </w:rPr>
              <w:fldChar w:fldCharType="begin"/>
            </w:r>
            <w:r w:rsidR="00F511DE">
              <w:rPr>
                <w:noProof/>
                <w:webHidden/>
              </w:rPr>
              <w:instrText xml:space="preserve"> PAGEREF _Toc125537722 \h </w:instrText>
            </w:r>
            <w:r w:rsidR="00F511DE">
              <w:rPr>
                <w:noProof/>
                <w:webHidden/>
              </w:rPr>
            </w:r>
            <w:r w:rsidR="00F511DE">
              <w:rPr>
                <w:noProof/>
                <w:webHidden/>
              </w:rPr>
              <w:fldChar w:fldCharType="separate"/>
            </w:r>
            <w:r w:rsidR="00F511DE">
              <w:rPr>
                <w:noProof/>
                <w:webHidden/>
              </w:rPr>
              <w:t>125</w:t>
            </w:r>
            <w:r w:rsidR="00F511DE">
              <w:rPr>
                <w:noProof/>
                <w:webHidden/>
              </w:rPr>
              <w:fldChar w:fldCharType="end"/>
            </w:r>
          </w:hyperlink>
        </w:p>
        <w:p w14:paraId="598661E5" w14:textId="21898785" w:rsidR="00F511DE" w:rsidRDefault="00546A07">
          <w:pPr>
            <w:pStyle w:val="TOC2"/>
            <w:rPr>
              <w:rFonts w:asciiTheme="minorHAnsi" w:eastAsiaTheme="minorEastAsia" w:hAnsiTheme="minorHAnsi" w:cstheme="minorBidi"/>
              <w:noProof/>
              <w:color w:val="auto"/>
              <w:sz w:val="22"/>
              <w:szCs w:val="22"/>
            </w:rPr>
          </w:pPr>
          <w:hyperlink w:anchor="_Toc125537723" w:history="1">
            <w:r w:rsidR="00F511DE" w:rsidRPr="00A06A8E">
              <w:rPr>
                <w:rStyle w:val="Hyperlink"/>
                <w:noProof/>
                <w:lang w:val="en-US"/>
              </w:rPr>
              <w:t>7.5</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RDF</w:t>
            </w:r>
            <w:r w:rsidR="00F511DE">
              <w:rPr>
                <w:noProof/>
                <w:webHidden/>
              </w:rPr>
              <w:tab/>
            </w:r>
            <w:r w:rsidR="00F511DE">
              <w:rPr>
                <w:noProof/>
                <w:webHidden/>
              </w:rPr>
              <w:fldChar w:fldCharType="begin"/>
            </w:r>
            <w:r w:rsidR="00F511DE">
              <w:rPr>
                <w:noProof/>
                <w:webHidden/>
              </w:rPr>
              <w:instrText xml:space="preserve"> PAGEREF _Toc125537723 \h </w:instrText>
            </w:r>
            <w:r w:rsidR="00F511DE">
              <w:rPr>
                <w:noProof/>
                <w:webHidden/>
              </w:rPr>
            </w:r>
            <w:r w:rsidR="00F511DE">
              <w:rPr>
                <w:noProof/>
                <w:webHidden/>
              </w:rPr>
              <w:fldChar w:fldCharType="separate"/>
            </w:r>
            <w:r w:rsidR="00F511DE">
              <w:rPr>
                <w:noProof/>
                <w:webHidden/>
              </w:rPr>
              <w:t>126</w:t>
            </w:r>
            <w:r w:rsidR="00F511DE">
              <w:rPr>
                <w:noProof/>
                <w:webHidden/>
              </w:rPr>
              <w:fldChar w:fldCharType="end"/>
            </w:r>
          </w:hyperlink>
        </w:p>
        <w:p w14:paraId="13667F1D" w14:textId="7B5CD516" w:rsidR="00F511DE" w:rsidRDefault="00546A07">
          <w:pPr>
            <w:pStyle w:val="TOC2"/>
            <w:rPr>
              <w:rFonts w:asciiTheme="minorHAnsi" w:eastAsiaTheme="minorEastAsia" w:hAnsiTheme="minorHAnsi" w:cstheme="minorBidi"/>
              <w:noProof/>
              <w:color w:val="auto"/>
              <w:sz w:val="22"/>
              <w:szCs w:val="22"/>
            </w:rPr>
          </w:pPr>
          <w:hyperlink w:anchor="_Toc125537724" w:history="1">
            <w:r w:rsidR="00F511DE" w:rsidRPr="00A06A8E">
              <w:rPr>
                <w:rStyle w:val="Hyperlink"/>
                <w:noProof/>
                <w:lang w:val="en-US"/>
              </w:rPr>
              <w:t>7.6</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AutomationML</w:t>
            </w:r>
            <w:r w:rsidR="00F511DE">
              <w:rPr>
                <w:noProof/>
                <w:webHidden/>
              </w:rPr>
              <w:tab/>
            </w:r>
            <w:r w:rsidR="00F511DE">
              <w:rPr>
                <w:noProof/>
                <w:webHidden/>
              </w:rPr>
              <w:fldChar w:fldCharType="begin"/>
            </w:r>
            <w:r w:rsidR="00F511DE">
              <w:rPr>
                <w:noProof/>
                <w:webHidden/>
              </w:rPr>
              <w:instrText xml:space="preserve"> PAGEREF _Toc125537724 \h </w:instrText>
            </w:r>
            <w:r w:rsidR="00F511DE">
              <w:rPr>
                <w:noProof/>
                <w:webHidden/>
              </w:rPr>
            </w:r>
            <w:r w:rsidR="00F511DE">
              <w:rPr>
                <w:noProof/>
                <w:webHidden/>
              </w:rPr>
              <w:fldChar w:fldCharType="separate"/>
            </w:r>
            <w:r w:rsidR="00F511DE">
              <w:rPr>
                <w:noProof/>
                <w:webHidden/>
              </w:rPr>
              <w:t>127</w:t>
            </w:r>
            <w:r w:rsidR="00F511DE">
              <w:rPr>
                <w:noProof/>
                <w:webHidden/>
              </w:rPr>
              <w:fldChar w:fldCharType="end"/>
            </w:r>
          </w:hyperlink>
        </w:p>
        <w:p w14:paraId="5E2724BF" w14:textId="6370AEC2" w:rsidR="00F511DE" w:rsidRDefault="00546A07">
          <w:pPr>
            <w:pStyle w:val="TOC2"/>
            <w:rPr>
              <w:rFonts w:asciiTheme="minorHAnsi" w:eastAsiaTheme="minorEastAsia" w:hAnsiTheme="minorHAnsi" w:cstheme="minorBidi"/>
              <w:noProof/>
              <w:color w:val="auto"/>
              <w:sz w:val="22"/>
              <w:szCs w:val="22"/>
            </w:rPr>
          </w:pPr>
          <w:hyperlink w:anchor="_Toc125537725" w:history="1">
            <w:r w:rsidR="00F511DE" w:rsidRPr="00A06A8E">
              <w:rPr>
                <w:rStyle w:val="Hyperlink"/>
                <w:noProof/>
                <w:lang w:val="en-US"/>
              </w:rPr>
              <w:t>7.7</w:t>
            </w:r>
            <w:r w:rsidR="00F511DE">
              <w:rPr>
                <w:rFonts w:asciiTheme="minorHAnsi" w:eastAsiaTheme="minorEastAsia" w:hAnsiTheme="minorHAnsi" w:cstheme="minorBidi"/>
                <w:noProof/>
                <w:color w:val="auto"/>
                <w:sz w:val="22"/>
                <w:szCs w:val="22"/>
              </w:rPr>
              <w:tab/>
            </w:r>
            <w:r w:rsidR="00F511DE" w:rsidRPr="00A06A8E">
              <w:rPr>
                <w:rStyle w:val="Hyperlink"/>
                <w:noProof/>
                <w:lang w:val="en-US"/>
              </w:rPr>
              <w:t>OPC UA</w:t>
            </w:r>
            <w:r w:rsidR="00F511DE">
              <w:rPr>
                <w:noProof/>
                <w:webHidden/>
              </w:rPr>
              <w:tab/>
            </w:r>
            <w:r w:rsidR="00F511DE">
              <w:rPr>
                <w:noProof/>
                <w:webHidden/>
              </w:rPr>
              <w:fldChar w:fldCharType="begin"/>
            </w:r>
            <w:r w:rsidR="00F511DE">
              <w:rPr>
                <w:noProof/>
                <w:webHidden/>
              </w:rPr>
              <w:instrText xml:space="preserve"> PAGEREF _Toc125537725 \h </w:instrText>
            </w:r>
            <w:r w:rsidR="00F511DE">
              <w:rPr>
                <w:noProof/>
                <w:webHidden/>
              </w:rPr>
            </w:r>
            <w:r w:rsidR="00F511DE">
              <w:rPr>
                <w:noProof/>
                <w:webHidden/>
              </w:rPr>
              <w:fldChar w:fldCharType="separate"/>
            </w:r>
            <w:r w:rsidR="00F511DE">
              <w:rPr>
                <w:noProof/>
                <w:webHidden/>
              </w:rPr>
              <w:t>128</w:t>
            </w:r>
            <w:r w:rsidR="00F511DE">
              <w:rPr>
                <w:noProof/>
                <w:webHidden/>
              </w:rPr>
              <w:fldChar w:fldCharType="end"/>
            </w:r>
          </w:hyperlink>
        </w:p>
        <w:p w14:paraId="1EB9897B" w14:textId="70CD91F9" w:rsidR="00F511DE" w:rsidRDefault="00546A07">
          <w:pPr>
            <w:pStyle w:val="TOC1"/>
            <w:rPr>
              <w:rFonts w:asciiTheme="minorHAnsi" w:eastAsiaTheme="minorEastAsia" w:hAnsiTheme="minorHAnsi" w:cstheme="minorBidi"/>
              <w:noProof/>
              <w:color w:val="auto"/>
              <w:sz w:val="22"/>
              <w:szCs w:val="22"/>
            </w:rPr>
          </w:pPr>
          <w:hyperlink w:anchor="_Toc125537726" w:history="1">
            <w:r w:rsidR="00F511DE" w:rsidRPr="00A06A8E">
              <w:rPr>
                <w:rStyle w:val="Hyperlink"/>
                <w:noProof/>
              </w:rPr>
              <w:t>8</w:t>
            </w:r>
            <w:r w:rsidR="00F511DE">
              <w:rPr>
                <w:rFonts w:asciiTheme="minorHAnsi" w:eastAsiaTheme="minorEastAsia" w:hAnsiTheme="minorHAnsi" w:cstheme="minorBidi"/>
                <w:noProof/>
                <w:color w:val="auto"/>
                <w:sz w:val="22"/>
                <w:szCs w:val="22"/>
              </w:rPr>
              <w:tab/>
            </w:r>
            <w:r w:rsidR="00F511DE" w:rsidRPr="00A06A8E">
              <w:rPr>
                <w:rStyle w:val="Hyperlink"/>
                <w:noProof/>
              </w:rPr>
              <w:t>Summary and Outlook</w:t>
            </w:r>
            <w:r w:rsidR="00F511DE">
              <w:rPr>
                <w:noProof/>
                <w:webHidden/>
              </w:rPr>
              <w:tab/>
            </w:r>
            <w:r w:rsidR="00F511DE">
              <w:rPr>
                <w:noProof/>
                <w:webHidden/>
              </w:rPr>
              <w:fldChar w:fldCharType="begin"/>
            </w:r>
            <w:r w:rsidR="00F511DE">
              <w:rPr>
                <w:noProof/>
                <w:webHidden/>
              </w:rPr>
              <w:instrText xml:space="preserve"> PAGEREF _Toc125537726 \h </w:instrText>
            </w:r>
            <w:r w:rsidR="00F511DE">
              <w:rPr>
                <w:noProof/>
                <w:webHidden/>
              </w:rPr>
            </w:r>
            <w:r w:rsidR="00F511DE">
              <w:rPr>
                <w:noProof/>
                <w:webHidden/>
              </w:rPr>
              <w:fldChar w:fldCharType="separate"/>
            </w:r>
            <w:r w:rsidR="00F511DE">
              <w:rPr>
                <w:noProof/>
                <w:webHidden/>
              </w:rPr>
              <w:t>129</w:t>
            </w:r>
            <w:r w:rsidR="00F511DE">
              <w:rPr>
                <w:noProof/>
                <w:webHidden/>
              </w:rPr>
              <w:fldChar w:fldCharType="end"/>
            </w:r>
          </w:hyperlink>
        </w:p>
        <w:p w14:paraId="4EDC0235" w14:textId="0B18F0F6" w:rsidR="00F511DE" w:rsidRDefault="00546A07">
          <w:pPr>
            <w:pStyle w:val="TOC1"/>
            <w:rPr>
              <w:rFonts w:asciiTheme="minorHAnsi" w:eastAsiaTheme="minorEastAsia" w:hAnsiTheme="minorHAnsi" w:cstheme="minorBidi"/>
              <w:noProof/>
              <w:color w:val="auto"/>
              <w:sz w:val="22"/>
              <w:szCs w:val="22"/>
            </w:rPr>
          </w:pPr>
          <w:hyperlink w:anchor="_Toc125537727" w:history="1">
            <w:r w:rsidR="00F511DE" w:rsidRPr="00A06A8E">
              <w:rPr>
                <w:rStyle w:val="Hyperlink"/>
                <w:noProof/>
              </w:rPr>
              <w:t>Annex A. Concepts of the Administration Shell</w:t>
            </w:r>
            <w:r w:rsidR="00F511DE">
              <w:rPr>
                <w:noProof/>
                <w:webHidden/>
              </w:rPr>
              <w:tab/>
            </w:r>
            <w:r w:rsidR="00F511DE">
              <w:rPr>
                <w:noProof/>
                <w:webHidden/>
              </w:rPr>
              <w:fldChar w:fldCharType="begin"/>
            </w:r>
            <w:r w:rsidR="00F511DE">
              <w:rPr>
                <w:noProof/>
                <w:webHidden/>
              </w:rPr>
              <w:instrText xml:space="preserve"> PAGEREF _Toc125537727 \h </w:instrText>
            </w:r>
            <w:r w:rsidR="00F511DE">
              <w:rPr>
                <w:noProof/>
                <w:webHidden/>
              </w:rPr>
            </w:r>
            <w:r w:rsidR="00F511DE">
              <w:rPr>
                <w:noProof/>
                <w:webHidden/>
              </w:rPr>
              <w:fldChar w:fldCharType="separate"/>
            </w:r>
            <w:r w:rsidR="00F511DE">
              <w:rPr>
                <w:noProof/>
                <w:webHidden/>
              </w:rPr>
              <w:t>132</w:t>
            </w:r>
            <w:r w:rsidR="00F511DE">
              <w:rPr>
                <w:noProof/>
                <w:webHidden/>
              </w:rPr>
              <w:fldChar w:fldCharType="end"/>
            </w:r>
          </w:hyperlink>
        </w:p>
        <w:p w14:paraId="694D92E1" w14:textId="3BD707EE" w:rsidR="00F511DE" w:rsidRDefault="00546A07">
          <w:pPr>
            <w:pStyle w:val="TOC2"/>
            <w:rPr>
              <w:rFonts w:asciiTheme="minorHAnsi" w:eastAsiaTheme="minorEastAsia" w:hAnsiTheme="minorHAnsi" w:cstheme="minorBidi"/>
              <w:noProof/>
              <w:color w:val="auto"/>
              <w:sz w:val="22"/>
              <w:szCs w:val="22"/>
            </w:rPr>
          </w:pPr>
          <w:hyperlink w:anchor="_Toc125537728" w:history="1">
            <w:r w:rsidR="00F511DE" w:rsidRPr="00A06A8E">
              <w:rPr>
                <w:rStyle w:val="Hyperlink"/>
                <w:noProof/>
              </w:rPr>
              <w:t>General</w:t>
            </w:r>
            <w:r w:rsidR="00F511DE">
              <w:rPr>
                <w:noProof/>
                <w:webHidden/>
              </w:rPr>
              <w:tab/>
            </w:r>
            <w:r w:rsidR="00F511DE">
              <w:rPr>
                <w:noProof/>
                <w:webHidden/>
              </w:rPr>
              <w:fldChar w:fldCharType="begin"/>
            </w:r>
            <w:r w:rsidR="00F511DE">
              <w:rPr>
                <w:noProof/>
                <w:webHidden/>
              </w:rPr>
              <w:instrText xml:space="preserve"> PAGEREF _Toc125537728 \h </w:instrText>
            </w:r>
            <w:r w:rsidR="00F511DE">
              <w:rPr>
                <w:noProof/>
                <w:webHidden/>
              </w:rPr>
            </w:r>
            <w:r w:rsidR="00F511DE">
              <w:rPr>
                <w:noProof/>
                <w:webHidden/>
              </w:rPr>
              <w:fldChar w:fldCharType="separate"/>
            </w:r>
            <w:r w:rsidR="00F511DE">
              <w:rPr>
                <w:noProof/>
                <w:webHidden/>
              </w:rPr>
              <w:t>132</w:t>
            </w:r>
            <w:r w:rsidR="00F511DE">
              <w:rPr>
                <w:noProof/>
                <w:webHidden/>
              </w:rPr>
              <w:fldChar w:fldCharType="end"/>
            </w:r>
          </w:hyperlink>
        </w:p>
        <w:p w14:paraId="6008A398" w14:textId="15D9353E" w:rsidR="00F511DE" w:rsidRDefault="00546A07">
          <w:pPr>
            <w:pStyle w:val="TOC2"/>
            <w:rPr>
              <w:rFonts w:asciiTheme="minorHAnsi" w:eastAsiaTheme="minorEastAsia" w:hAnsiTheme="minorHAnsi" w:cstheme="minorBidi"/>
              <w:noProof/>
              <w:color w:val="auto"/>
              <w:sz w:val="22"/>
              <w:szCs w:val="22"/>
            </w:rPr>
          </w:pPr>
          <w:hyperlink w:anchor="_Toc125537729" w:history="1">
            <w:r w:rsidR="00F511DE" w:rsidRPr="00A06A8E">
              <w:rPr>
                <w:rStyle w:val="Hyperlink"/>
                <w:noProof/>
              </w:rPr>
              <w:t>Relevant Sources and Documents</w:t>
            </w:r>
            <w:r w:rsidR="00F511DE">
              <w:rPr>
                <w:noProof/>
                <w:webHidden/>
              </w:rPr>
              <w:tab/>
            </w:r>
            <w:r w:rsidR="00F511DE">
              <w:rPr>
                <w:noProof/>
                <w:webHidden/>
              </w:rPr>
              <w:fldChar w:fldCharType="begin"/>
            </w:r>
            <w:r w:rsidR="00F511DE">
              <w:rPr>
                <w:noProof/>
                <w:webHidden/>
              </w:rPr>
              <w:instrText xml:space="preserve"> PAGEREF _Toc125537729 \h </w:instrText>
            </w:r>
            <w:r w:rsidR="00F511DE">
              <w:rPr>
                <w:noProof/>
                <w:webHidden/>
              </w:rPr>
            </w:r>
            <w:r w:rsidR="00F511DE">
              <w:rPr>
                <w:noProof/>
                <w:webHidden/>
              </w:rPr>
              <w:fldChar w:fldCharType="separate"/>
            </w:r>
            <w:r w:rsidR="00F511DE">
              <w:rPr>
                <w:noProof/>
                <w:webHidden/>
              </w:rPr>
              <w:t>132</w:t>
            </w:r>
            <w:r w:rsidR="00F511DE">
              <w:rPr>
                <w:noProof/>
                <w:webHidden/>
              </w:rPr>
              <w:fldChar w:fldCharType="end"/>
            </w:r>
          </w:hyperlink>
        </w:p>
        <w:p w14:paraId="4678E099" w14:textId="5D8854FE" w:rsidR="00F511DE" w:rsidRDefault="00546A07">
          <w:pPr>
            <w:pStyle w:val="TOC2"/>
            <w:rPr>
              <w:rFonts w:asciiTheme="minorHAnsi" w:eastAsiaTheme="minorEastAsia" w:hAnsiTheme="minorHAnsi" w:cstheme="minorBidi"/>
              <w:noProof/>
              <w:color w:val="auto"/>
              <w:sz w:val="22"/>
              <w:szCs w:val="22"/>
            </w:rPr>
          </w:pPr>
          <w:hyperlink w:anchor="_Toc125537730" w:history="1">
            <w:r w:rsidR="00F511DE" w:rsidRPr="00A06A8E">
              <w:rPr>
                <w:rStyle w:val="Hyperlink"/>
                <w:noProof/>
              </w:rPr>
              <w:t>Basic Concepts for Industry 4.0</w:t>
            </w:r>
            <w:r w:rsidR="00F511DE">
              <w:rPr>
                <w:noProof/>
                <w:webHidden/>
              </w:rPr>
              <w:tab/>
            </w:r>
            <w:r w:rsidR="00F511DE">
              <w:rPr>
                <w:noProof/>
                <w:webHidden/>
              </w:rPr>
              <w:fldChar w:fldCharType="begin"/>
            </w:r>
            <w:r w:rsidR="00F511DE">
              <w:rPr>
                <w:noProof/>
                <w:webHidden/>
              </w:rPr>
              <w:instrText xml:space="preserve"> PAGEREF _Toc125537730 \h </w:instrText>
            </w:r>
            <w:r w:rsidR="00F511DE">
              <w:rPr>
                <w:noProof/>
                <w:webHidden/>
              </w:rPr>
            </w:r>
            <w:r w:rsidR="00F511DE">
              <w:rPr>
                <w:noProof/>
                <w:webHidden/>
              </w:rPr>
              <w:fldChar w:fldCharType="separate"/>
            </w:r>
            <w:r w:rsidR="00F511DE">
              <w:rPr>
                <w:noProof/>
                <w:webHidden/>
              </w:rPr>
              <w:t>132</w:t>
            </w:r>
            <w:r w:rsidR="00F511DE">
              <w:rPr>
                <w:noProof/>
                <w:webHidden/>
              </w:rPr>
              <w:fldChar w:fldCharType="end"/>
            </w:r>
          </w:hyperlink>
        </w:p>
        <w:p w14:paraId="264D3A61" w14:textId="61D862B9" w:rsidR="00F511DE" w:rsidRDefault="00546A07">
          <w:pPr>
            <w:pStyle w:val="TOC2"/>
            <w:rPr>
              <w:rFonts w:asciiTheme="minorHAnsi" w:eastAsiaTheme="minorEastAsia" w:hAnsiTheme="minorHAnsi" w:cstheme="minorBidi"/>
              <w:noProof/>
              <w:color w:val="auto"/>
              <w:sz w:val="22"/>
              <w:szCs w:val="22"/>
            </w:rPr>
          </w:pPr>
          <w:hyperlink w:anchor="_Toc125537731" w:history="1">
            <w:r w:rsidR="00F511DE" w:rsidRPr="00A06A8E">
              <w:rPr>
                <w:rStyle w:val="Hyperlink"/>
                <w:noProof/>
              </w:rPr>
              <w:t>The Concept of Properties</w:t>
            </w:r>
            <w:r w:rsidR="00F511DE">
              <w:rPr>
                <w:noProof/>
                <w:webHidden/>
              </w:rPr>
              <w:tab/>
            </w:r>
            <w:r w:rsidR="00F511DE">
              <w:rPr>
                <w:noProof/>
                <w:webHidden/>
              </w:rPr>
              <w:fldChar w:fldCharType="begin"/>
            </w:r>
            <w:r w:rsidR="00F511DE">
              <w:rPr>
                <w:noProof/>
                <w:webHidden/>
              </w:rPr>
              <w:instrText xml:space="preserve"> PAGEREF _Toc125537731 \h </w:instrText>
            </w:r>
            <w:r w:rsidR="00F511DE">
              <w:rPr>
                <w:noProof/>
                <w:webHidden/>
              </w:rPr>
            </w:r>
            <w:r w:rsidR="00F511DE">
              <w:rPr>
                <w:noProof/>
                <w:webHidden/>
              </w:rPr>
              <w:fldChar w:fldCharType="separate"/>
            </w:r>
            <w:r w:rsidR="00F511DE">
              <w:rPr>
                <w:noProof/>
                <w:webHidden/>
              </w:rPr>
              <w:t>133</w:t>
            </w:r>
            <w:r w:rsidR="00F511DE">
              <w:rPr>
                <w:noProof/>
                <w:webHidden/>
              </w:rPr>
              <w:fldChar w:fldCharType="end"/>
            </w:r>
          </w:hyperlink>
        </w:p>
        <w:p w14:paraId="7BC56B2F" w14:textId="23F97D0D" w:rsidR="00F511DE" w:rsidRDefault="00546A07">
          <w:pPr>
            <w:pStyle w:val="TOC2"/>
            <w:rPr>
              <w:rFonts w:asciiTheme="minorHAnsi" w:eastAsiaTheme="minorEastAsia" w:hAnsiTheme="minorHAnsi" w:cstheme="minorBidi"/>
              <w:noProof/>
              <w:color w:val="auto"/>
              <w:sz w:val="22"/>
              <w:szCs w:val="22"/>
            </w:rPr>
          </w:pPr>
          <w:hyperlink w:anchor="_Toc125537732" w:history="1">
            <w:r w:rsidR="00F511DE" w:rsidRPr="00A06A8E">
              <w:rPr>
                <w:rStyle w:val="Hyperlink"/>
                <w:noProof/>
              </w:rPr>
              <w:t>The Concept of Submodels</w:t>
            </w:r>
            <w:r w:rsidR="00F511DE">
              <w:rPr>
                <w:noProof/>
                <w:webHidden/>
              </w:rPr>
              <w:tab/>
            </w:r>
            <w:r w:rsidR="00F511DE">
              <w:rPr>
                <w:noProof/>
                <w:webHidden/>
              </w:rPr>
              <w:fldChar w:fldCharType="begin"/>
            </w:r>
            <w:r w:rsidR="00F511DE">
              <w:rPr>
                <w:noProof/>
                <w:webHidden/>
              </w:rPr>
              <w:instrText xml:space="preserve"> PAGEREF _Toc125537732 \h </w:instrText>
            </w:r>
            <w:r w:rsidR="00F511DE">
              <w:rPr>
                <w:noProof/>
                <w:webHidden/>
              </w:rPr>
            </w:r>
            <w:r w:rsidR="00F511DE">
              <w:rPr>
                <w:noProof/>
                <w:webHidden/>
              </w:rPr>
              <w:fldChar w:fldCharType="separate"/>
            </w:r>
            <w:r w:rsidR="00F511DE">
              <w:rPr>
                <w:noProof/>
                <w:webHidden/>
              </w:rPr>
              <w:t>134</w:t>
            </w:r>
            <w:r w:rsidR="00F511DE">
              <w:rPr>
                <w:noProof/>
                <w:webHidden/>
              </w:rPr>
              <w:fldChar w:fldCharType="end"/>
            </w:r>
          </w:hyperlink>
        </w:p>
        <w:p w14:paraId="5FADE302" w14:textId="67B63D91" w:rsidR="00F511DE" w:rsidRDefault="00546A07">
          <w:pPr>
            <w:pStyle w:val="TOC2"/>
            <w:rPr>
              <w:rFonts w:asciiTheme="minorHAnsi" w:eastAsiaTheme="minorEastAsia" w:hAnsiTheme="minorHAnsi" w:cstheme="minorBidi"/>
              <w:noProof/>
              <w:color w:val="auto"/>
              <w:sz w:val="22"/>
              <w:szCs w:val="22"/>
            </w:rPr>
          </w:pPr>
          <w:hyperlink w:anchor="_Toc125537733" w:history="1">
            <w:r w:rsidR="00F511DE" w:rsidRPr="00A06A8E">
              <w:rPr>
                <w:rStyle w:val="Hyperlink"/>
                <w:noProof/>
              </w:rPr>
              <w:t>Basic Structure of the Asset Administration Shell</w:t>
            </w:r>
            <w:r w:rsidR="00F511DE">
              <w:rPr>
                <w:noProof/>
                <w:webHidden/>
              </w:rPr>
              <w:tab/>
            </w:r>
            <w:r w:rsidR="00F511DE">
              <w:rPr>
                <w:noProof/>
                <w:webHidden/>
              </w:rPr>
              <w:fldChar w:fldCharType="begin"/>
            </w:r>
            <w:r w:rsidR="00F511DE">
              <w:rPr>
                <w:noProof/>
                <w:webHidden/>
              </w:rPr>
              <w:instrText xml:space="preserve"> PAGEREF _Toc125537733 \h </w:instrText>
            </w:r>
            <w:r w:rsidR="00F511DE">
              <w:rPr>
                <w:noProof/>
                <w:webHidden/>
              </w:rPr>
            </w:r>
            <w:r w:rsidR="00F511DE">
              <w:rPr>
                <w:noProof/>
                <w:webHidden/>
              </w:rPr>
              <w:fldChar w:fldCharType="separate"/>
            </w:r>
            <w:r w:rsidR="00F511DE">
              <w:rPr>
                <w:noProof/>
                <w:webHidden/>
              </w:rPr>
              <w:t>135</w:t>
            </w:r>
            <w:r w:rsidR="00F511DE">
              <w:rPr>
                <w:noProof/>
                <w:webHidden/>
              </w:rPr>
              <w:fldChar w:fldCharType="end"/>
            </w:r>
          </w:hyperlink>
        </w:p>
        <w:p w14:paraId="2CEAA429" w14:textId="26D4A256" w:rsidR="00F511DE" w:rsidRDefault="00546A07">
          <w:pPr>
            <w:pStyle w:val="TOC2"/>
            <w:rPr>
              <w:rFonts w:asciiTheme="minorHAnsi" w:eastAsiaTheme="minorEastAsia" w:hAnsiTheme="minorHAnsi" w:cstheme="minorBidi"/>
              <w:noProof/>
              <w:color w:val="auto"/>
              <w:sz w:val="22"/>
              <w:szCs w:val="22"/>
            </w:rPr>
          </w:pPr>
          <w:hyperlink w:anchor="_Toc125537734" w:history="1">
            <w:r w:rsidR="00F511DE" w:rsidRPr="00A06A8E">
              <w:rPr>
                <w:rStyle w:val="Hyperlink"/>
                <w:noProof/>
              </w:rPr>
              <w:t>How Are New Identifiers Created?</w:t>
            </w:r>
            <w:r w:rsidR="00F511DE">
              <w:rPr>
                <w:noProof/>
                <w:webHidden/>
              </w:rPr>
              <w:tab/>
            </w:r>
            <w:r w:rsidR="00F511DE">
              <w:rPr>
                <w:noProof/>
                <w:webHidden/>
              </w:rPr>
              <w:fldChar w:fldCharType="begin"/>
            </w:r>
            <w:r w:rsidR="00F511DE">
              <w:rPr>
                <w:noProof/>
                <w:webHidden/>
              </w:rPr>
              <w:instrText xml:space="preserve"> PAGEREF _Toc125537734 \h </w:instrText>
            </w:r>
            <w:r w:rsidR="00F511DE">
              <w:rPr>
                <w:noProof/>
                <w:webHidden/>
              </w:rPr>
            </w:r>
            <w:r w:rsidR="00F511DE">
              <w:rPr>
                <w:noProof/>
                <w:webHidden/>
              </w:rPr>
              <w:fldChar w:fldCharType="separate"/>
            </w:r>
            <w:r w:rsidR="00F511DE">
              <w:rPr>
                <w:noProof/>
                <w:webHidden/>
              </w:rPr>
              <w:t>137</w:t>
            </w:r>
            <w:r w:rsidR="00F511DE">
              <w:rPr>
                <w:noProof/>
                <w:webHidden/>
              </w:rPr>
              <w:fldChar w:fldCharType="end"/>
            </w:r>
          </w:hyperlink>
        </w:p>
        <w:p w14:paraId="40A889F8" w14:textId="13FAF37A" w:rsidR="00F511DE" w:rsidRDefault="00546A07">
          <w:pPr>
            <w:pStyle w:val="TOC2"/>
            <w:rPr>
              <w:rFonts w:asciiTheme="minorHAnsi" w:eastAsiaTheme="minorEastAsia" w:hAnsiTheme="minorHAnsi" w:cstheme="minorBidi"/>
              <w:noProof/>
              <w:color w:val="auto"/>
              <w:sz w:val="22"/>
              <w:szCs w:val="22"/>
            </w:rPr>
          </w:pPr>
          <w:hyperlink w:anchor="_Toc125537735" w:history="1">
            <w:r w:rsidR="00F511DE" w:rsidRPr="00A06A8E">
              <w:rPr>
                <w:rStyle w:val="Hyperlink"/>
                <w:noProof/>
              </w:rPr>
              <w:t>Best Practice for Creating URI Identifiers</w:t>
            </w:r>
            <w:r w:rsidR="00F511DE">
              <w:rPr>
                <w:noProof/>
                <w:webHidden/>
              </w:rPr>
              <w:tab/>
            </w:r>
            <w:r w:rsidR="00F511DE">
              <w:rPr>
                <w:noProof/>
                <w:webHidden/>
              </w:rPr>
              <w:fldChar w:fldCharType="begin"/>
            </w:r>
            <w:r w:rsidR="00F511DE">
              <w:rPr>
                <w:noProof/>
                <w:webHidden/>
              </w:rPr>
              <w:instrText xml:space="preserve"> PAGEREF _Toc125537735 \h </w:instrText>
            </w:r>
            <w:r w:rsidR="00F511DE">
              <w:rPr>
                <w:noProof/>
                <w:webHidden/>
              </w:rPr>
            </w:r>
            <w:r w:rsidR="00F511DE">
              <w:rPr>
                <w:noProof/>
                <w:webHidden/>
              </w:rPr>
              <w:fldChar w:fldCharType="separate"/>
            </w:r>
            <w:r w:rsidR="00F511DE">
              <w:rPr>
                <w:noProof/>
                <w:webHidden/>
              </w:rPr>
              <w:t>137</w:t>
            </w:r>
            <w:r w:rsidR="00F511DE">
              <w:rPr>
                <w:noProof/>
                <w:webHidden/>
              </w:rPr>
              <w:fldChar w:fldCharType="end"/>
            </w:r>
          </w:hyperlink>
        </w:p>
        <w:p w14:paraId="1CC1B71A" w14:textId="767FF3B7" w:rsidR="00F511DE" w:rsidRDefault="00546A07">
          <w:pPr>
            <w:pStyle w:val="TOC1"/>
            <w:rPr>
              <w:rFonts w:asciiTheme="minorHAnsi" w:eastAsiaTheme="minorEastAsia" w:hAnsiTheme="minorHAnsi" w:cstheme="minorBidi"/>
              <w:noProof/>
              <w:color w:val="auto"/>
              <w:sz w:val="22"/>
              <w:szCs w:val="22"/>
            </w:rPr>
          </w:pPr>
          <w:hyperlink w:anchor="_Toc125537736" w:history="1">
            <w:r w:rsidR="00F511DE" w:rsidRPr="00A06A8E">
              <w:rPr>
                <w:rStyle w:val="Hyperlink"/>
                <w:noProof/>
              </w:rPr>
              <w:t>Annex B. Requirements</w:t>
            </w:r>
            <w:r w:rsidR="00F511DE">
              <w:rPr>
                <w:noProof/>
                <w:webHidden/>
              </w:rPr>
              <w:tab/>
            </w:r>
            <w:r w:rsidR="00F511DE">
              <w:rPr>
                <w:noProof/>
                <w:webHidden/>
              </w:rPr>
              <w:fldChar w:fldCharType="begin"/>
            </w:r>
            <w:r w:rsidR="00F511DE">
              <w:rPr>
                <w:noProof/>
                <w:webHidden/>
              </w:rPr>
              <w:instrText xml:space="preserve"> PAGEREF _Toc125537736 \h </w:instrText>
            </w:r>
            <w:r w:rsidR="00F511DE">
              <w:rPr>
                <w:noProof/>
                <w:webHidden/>
              </w:rPr>
            </w:r>
            <w:r w:rsidR="00F511DE">
              <w:rPr>
                <w:noProof/>
                <w:webHidden/>
              </w:rPr>
              <w:fldChar w:fldCharType="separate"/>
            </w:r>
            <w:r w:rsidR="00F511DE">
              <w:rPr>
                <w:noProof/>
                <w:webHidden/>
              </w:rPr>
              <w:t>139</w:t>
            </w:r>
            <w:r w:rsidR="00F511DE">
              <w:rPr>
                <w:noProof/>
                <w:webHidden/>
              </w:rPr>
              <w:fldChar w:fldCharType="end"/>
            </w:r>
          </w:hyperlink>
        </w:p>
        <w:p w14:paraId="4E9A2946" w14:textId="749683B1" w:rsidR="00F511DE" w:rsidRDefault="00546A07">
          <w:pPr>
            <w:pStyle w:val="TOC1"/>
            <w:rPr>
              <w:rFonts w:asciiTheme="minorHAnsi" w:eastAsiaTheme="minorEastAsia" w:hAnsiTheme="minorHAnsi" w:cstheme="minorBidi"/>
              <w:noProof/>
              <w:color w:val="auto"/>
              <w:sz w:val="22"/>
              <w:szCs w:val="22"/>
            </w:rPr>
          </w:pPr>
          <w:hyperlink w:anchor="_Toc125537737" w:history="1">
            <w:r w:rsidR="00F511DE" w:rsidRPr="00A06A8E">
              <w:rPr>
                <w:rStyle w:val="Hyperlink"/>
                <w:noProof/>
              </w:rPr>
              <w:t>Annex C. Backus-Naur-Form</w:t>
            </w:r>
            <w:r w:rsidR="00F511DE">
              <w:rPr>
                <w:noProof/>
                <w:webHidden/>
              </w:rPr>
              <w:tab/>
            </w:r>
            <w:r w:rsidR="00F511DE">
              <w:rPr>
                <w:noProof/>
                <w:webHidden/>
              </w:rPr>
              <w:fldChar w:fldCharType="begin"/>
            </w:r>
            <w:r w:rsidR="00F511DE">
              <w:rPr>
                <w:noProof/>
                <w:webHidden/>
              </w:rPr>
              <w:instrText xml:space="preserve"> PAGEREF _Toc125537737 \h </w:instrText>
            </w:r>
            <w:r w:rsidR="00F511DE">
              <w:rPr>
                <w:noProof/>
                <w:webHidden/>
              </w:rPr>
            </w:r>
            <w:r w:rsidR="00F511DE">
              <w:rPr>
                <w:noProof/>
                <w:webHidden/>
              </w:rPr>
              <w:fldChar w:fldCharType="separate"/>
            </w:r>
            <w:r w:rsidR="00F511DE">
              <w:rPr>
                <w:noProof/>
                <w:webHidden/>
              </w:rPr>
              <w:t>145</w:t>
            </w:r>
            <w:r w:rsidR="00F511DE">
              <w:rPr>
                <w:noProof/>
                <w:webHidden/>
              </w:rPr>
              <w:fldChar w:fldCharType="end"/>
            </w:r>
          </w:hyperlink>
        </w:p>
        <w:p w14:paraId="0B2E518D" w14:textId="363596FF" w:rsidR="00F511DE" w:rsidRDefault="00546A07">
          <w:pPr>
            <w:pStyle w:val="TOC1"/>
            <w:rPr>
              <w:rFonts w:asciiTheme="minorHAnsi" w:eastAsiaTheme="minorEastAsia" w:hAnsiTheme="minorHAnsi" w:cstheme="minorBidi"/>
              <w:noProof/>
              <w:color w:val="auto"/>
              <w:sz w:val="22"/>
              <w:szCs w:val="22"/>
            </w:rPr>
          </w:pPr>
          <w:hyperlink w:anchor="_Toc125537738" w:history="1">
            <w:r w:rsidR="00F511DE" w:rsidRPr="00A06A8E">
              <w:rPr>
                <w:rStyle w:val="Hyperlink"/>
                <w:noProof/>
              </w:rPr>
              <w:t>Annex D. Templates for UML Tables</w:t>
            </w:r>
            <w:r w:rsidR="00F511DE">
              <w:rPr>
                <w:noProof/>
                <w:webHidden/>
              </w:rPr>
              <w:tab/>
            </w:r>
            <w:r w:rsidR="00F511DE">
              <w:rPr>
                <w:noProof/>
                <w:webHidden/>
              </w:rPr>
              <w:fldChar w:fldCharType="begin"/>
            </w:r>
            <w:r w:rsidR="00F511DE">
              <w:rPr>
                <w:noProof/>
                <w:webHidden/>
              </w:rPr>
              <w:instrText xml:space="preserve"> PAGEREF _Toc125537738 \h </w:instrText>
            </w:r>
            <w:r w:rsidR="00F511DE">
              <w:rPr>
                <w:noProof/>
                <w:webHidden/>
              </w:rPr>
            </w:r>
            <w:r w:rsidR="00F511DE">
              <w:rPr>
                <w:noProof/>
                <w:webHidden/>
              </w:rPr>
              <w:fldChar w:fldCharType="separate"/>
            </w:r>
            <w:r w:rsidR="00F511DE">
              <w:rPr>
                <w:noProof/>
                <w:webHidden/>
              </w:rPr>
              <w:t>146</w:t>
            </w:r>
            <w:r w:rsidR="00F511DE">
              <w:rPr>
                <w:noProof/>
                <w:webHidden/>
              </w:rPr>
              <w:fldChar w:fldCharType="end"/>
            </w:r>
          </w:hyperlink>
        </w:p>
        <w:p w14:paraId="0AFB5003" w14:textId="63DFCDBD" w:rsidR="00F511DE" w:rsidRDefault="00546A07">
          <w:pPr>
            <w:pStyle w:val="TOC2"/>
            <w:rPr>
              <w:rFonts w:asciiTheme="minorHAnsi" w:eastAsiaTheme="minorEastAsia" w:hAnsiTheme="minorHAnsi" w:cstheme="minorBidi"/>
              <w:noProof/>
              <w:color w:val="auto"/>
              <w:sz w:val="22"/>
              <w:szCs w:val="22"/>
            </w:rPr>
          </w:pPr>
          <w:hyperlink w:anchor="_Toc125537739" w:history="1">
            <w:r w:rsidR="00F511DE" w:rsidRPr="00A06A8E">
              <w:rPr>
                <w:rStyle w:val="Hyperlink"/>
                <w:noProof/>
              </w:rPr>
              <w:t>General</w:t>
            </w:r>
            <w:r w:rsidR="00F511DE">
              <w:rPr>
                <w:noProof/>
                <w:webHidden/>
              </w:rPr>
              <w:tab/>
            </w:r>
            <w:r w:rsidR="00F511DE">
              <w:rPr>
                <w:noProof/>
                <w:webHidden/>
              </w:rPr>
              <w:fldChar w:fldCharType="begin"/>
            </w:r>
            <w:r w:rsidR="00F511DE">
              <w:rPr>
                <w:noProof/>
                <w:webHidden/>
              </w:rPr>
              <w:instrText xml:space="preserve"> PAGEREF _Toc125537739 \h </w:instrText>
            </w:r>
            <w:r w:rsidR="00F511DE">
              <w:rPr>
                <w:noProof/>
                <w:webHidden/>
              </w:rPr>
            </w:r>
            <w:r w:rsidR="00F511DE">
              <w:rPr>
                <w:noProof/>
                <w:webHidden/>
              </w:rPr>
              <w:fldChar w:fldCharType="separate"/>
            </w:r>
            <w:r w:rsidR="00F511DE">
              <w:rPr>
                <w:noProof/>
                <w:webHidden/>
              </w:rPr>
              <w:t>146</w:t>
            </w:r>
            <w:r w:rsidR="00F511DE">
              <w:rPr>
                <w:noProof/>
                <w:webHidden/>
              </w:rPr>
              <w:fldChar w:fldCharType="end"/>
            </w:r>
          </w:hyperlink>
        </w:p>
        <w:p w14:paraId="663948FF" w14:textId="0DE0A427" w:rsidR="00F511DE" w:rsidRDefault="00546A07">
          <w:pPr>
            <w:pStyle w:val="TOC2"/>
            <w:rPr>
              <w:rFonts w:asciiTheme="minorHAnsi" w:eastAsiaTheme="minorEastAsia" w:hAnsiTheme="minorHAnsi" w:cstheme="minorBidi"/>
              <w:noProof/>
              <w:color w:val="auto"/>
              <w:sz w:val="22"/>
              <w:szCs w:val="22"/>
            </w:rPr>
          </w:pPr>
          <w:hyperlink w:anchor="_Toc125537740" w:history="1">
            <w:r w:rsidR="00F511DE" w:rsidRPr="00A06A8E">
              <w:rPr>
                <w:rStyle w:val="Hyperlink"/>
                <w:noProof/>
              </w:rPr>
              <w:t>Template for Classes</w:t>
            </w:r>
            <w:r w:rsidR="00F511DE">
              <w:rPr>
                <w:noProof/>
                <w:webHidden/>
              </w:rPr>
              <w:tab/>
            </w:r>
            <w:r w:rsidR="00F511DE">
              <w:rPr>
                <w:noProof/>
                <w:webHidden/>
              </w:rPr>
              <w:fldChar w:fldCharType="begin"/>
            </w:r>
            <w:r w:rsidR="00F511DE">
              <w:rPr>
                <w:noProof/>
                <w:webHidden/>
              </w:rPr>
              <w:instrText xml:space="preserve"> PAGEREF _Toc125537740 \h </w:instrText>
            </w:r>
            <w:r w:rsidR="00F511DE">
              <w:rPr>
                <w:noProof/>
                <w:webHidden/>
              </w:rPr>
            </w:r>
            <w:r w:rsidR="00F511DE">
              <w:rPr>
                <w:noProof/>
                <w:webHidden/>
              </w:rPr>
              <w:fldChar w:fldCharType="separate"/>
            </w:r>
            <w:r w:rsidR="00F511DE">
              <w:rPr>
                <w:noProof/>
                <w:webHidden/>
              </w:rPr>
              <w:t>146</w:t>
            </w:r>
            <w:r w:rsidR="00F511DE">
              <w:rPr>
                <w:noProof/>
                <w:webHidden/>
              </w:rPr>
              <w:fldChar w:fldCharType="end"/>
            </w:r>
          </w:hyperlink>
        </w:p>
        <w:p w14:paraId="3EB24A89" w14:textId="6012FCD0" w:rsidR="00F511DE" w:rsidRDefault="00546A07">
          <w:pPr>
            <w:pStyle w:val="TOC2"/>
            <w:rPr>
              <w:rFonts w:asciiTheme="minorHAnsi" w:eastAsiaTheme="minorEastAsia" w:hAnsiTheme="minorHAnsi" w:cstheme="minorBidi"/>
              <w:noProof/>
              <w:color w:val="auto"/>
              <w:sz w:val="22"/>
              <w:szCs w:val="22"/>
            </w:rPr>
          </w:pPr>
          <w:hyperlink w:anchor="_Toc125537741" w:history="1">
            <w:r w:rsidR="00F511DE" w:rsidRPr="00A06A8E">
              <w:rPr>
                <w:rStyle w:val="Hyperlink"/>
                <w:noProof/>
              </w:rPr>
              <w:t>Template for Enumerations</w:t>
            </w:r>
            <w:r w:rsidR="00F511DE">
              <w:rPr>
                <w:noProof/>
                <w:webHidden/>
              </w:rPr>
              <w:tab/>
            </w:r>
            <w:r w:rsidR="00F511DE">
              <w:rPr>
                <w:noProof/>
                <w:webHidden/>
              </w:rPr>
              <w:fldChar w:fldCharType="begin"/>
            </w:r>
            <w:r w:rsidR="00F511DE">
              <w:rPr>
                <w:noProof/>
                <w:webHidden/>
              </w:rPr>
              <w:instrText xml:space="preserve"> PAGEREF _Toc125537741 \h </w:instrText>
            </w:r>
            <w:r w:rsidR="00F511DE">
              <w:rPr>
                <w:noProof/>
                <w:webHidden/>
              </w:rPr>
            </w:r>
            <w:r w:rsidR="00F511DE">
              <w:rPr>
                <w:noProof/>
                <w:webHidden/>
              </w:rPr>
              <w:fldChar w:fldCharType="separate"/>
            </w:r>
            <w:r w:rsidR="00F511DE">
              <w:rPr>
                <w:noProof/>
                <w:webHidden/>
              </w:rPr>
              <w:t>147</w:t>
            </w:r>
            <w:r w:rsidR="00F511DE">
              <w:rPr>
                <w:noProof/>
                <w:webHidden/>
              </w:rPr>
              <w:fldChar w:fldCharType="end"/>
            </w:r>
          </w:hyperlink>
        </w:p>
        <w:p w14:paraId="58E232D3" w14:textId="4CEE9B30" w:rsidR="00F511DE" w:rsidRDefault="00546A07">
          <w:pPr>
            <w:pStyle w:val="TOC2"/>
            <w:rPr>
              <w:rFonts w:asciiTheme="minorHAnsi" w:eastAsiaTheme="minorEastAsia" w:hAnsiTheme="minorHAnsi" w:cstheme="minorBidi"/>
              <w:noProof/>
              <w:color w:val="auto"/>
              <w:sz w:val="22"/>
              <w:szCs w:val="22"/>
            </w:rPr>
          </w:pPr>
          <w:hyperlink w:anchor="_Toc125537742" w:history="1">
            <w:r w:rsidR="00F511DE" w:rsidRPr="00A06A8E">
              <w:rPr>
                <w:rStyle w:val="Hyperlink"/>
                <w:noProof/>
              </w:rPr>
              <w:t>Template for Primitives</w:t>
            </w:r>
            <w:r w:rsidR="00F511DE">
              <w:rPr>
                <w:noProof/>
                <w:webHidden/>
              </w:rPr>
              <w:tab/>
            </w:r>
            <w:r w:rsidR="00F511DE">
              <w:rPr>
                <w:noProof/>
                <w:webHidden/>
              </w:rPr>
              <w:fldChar w:fldCharType="begin"/>
            </w:r>
            <w:r w:rsidR="00F511DE">
              <w:rPr>
                <w:noProof/>
                <w:webHidden/>
              </w:rPr>
              <w:instrText xml:space="preserve"> PAGEREF _Toc125537742 \h </w:instrText>
            </w:r>
            <w:r w:rsidR="00F511DE">
              <w:rPr>
                <w:noProof/>
                <w:webHidden/>
              </w:rPr>
            </w:r>
            <w:r w:rsidR="00F511DE">
              <w:rPr>
                <w:noProof/>
                <w:webHidden/>
              </w:rPr>
              <w:fldChar w:fldCharType="separate"/>
            </w:r>
            <w:r w:rsidR="00F511DE">
              <w:rPr>
                <w:noProof/>
                <w:webHidden/>
              </w:rPr>
              <w:t>147</w:t>
            </w:r>
            <w:r w:rsidR="00F511DE">
              <w:rPr>
                <w:noProof/>
                <w:webHidden/>
              </w:rPr>
              <w:fldChar w:fldCharType="end"/>
            </w:r>
          </w:hyperlink>
        </w:p>
        <w:p w14:paraId="78C4A64F" w14:textId="0DA5E560" w:rsidR="00F511DE" w:rsidRDefault="00546A07">
          <w:pPr>
            <w:pStyle w:val="TOC2"/>
            <w:rPr>
              <w:rFonts w:asciiTheme="minorHAnsi" w:eastAsiaTheme="minorEastAsia" w:hAnsiTheme="minorHAnsi" w:cstheme="minorBidi"/>
              <w:noProof/>
              <w:color w:val="auto"/>
              <w:sz w:val="22"/>
              <w:szCs w:val="22"/>
            </w:rPr>
          </w:pPr>
          <w:hyperlink w:anchor="_Toc125537743" w:history="1">
            <w:r w:rsidR="00F511DE" w:rsidRPr="00A06A8E">
              <w:rPr>
                <w:rStyle w:val="Hyperlink"/>
                <w:noProof/>
              </w:rPr>
              <w:t>Handling of Constraints</w:t>
            </w:r>
            <w:r w:rsidR="00F511DE">
              <w:rPr>
                <w:noProof/>
                <w:webHidden/>
              </w:rPr>
              <w:tab/>
            </w:r>
            <w:r w:rsidR="00F511DE">
              <w:rPr>
                <w:noProof/>
                <w:webHidden/>
              </w:rPr>
              <w:fldChar w:fldCharType="begin"/>
            </w:r>
            <w:r w:rsidR="00F511DE">
              <w:rPr>
                <w:noProof/>
                <w:webHidden/>
              </w:rPr>
              <w:instrText xml:space="preserve"> PAGEREF _Toc125537743 \h </w:instrText>
            </w:r>
            <w:r w:rsidR="00F511DE">
              <w:rPr>
                <w:noProof/>
                <w:webHidden/>
              </w:rPr>
            </w:r>
            <w:r w:rsidR="00F511DE">
              <w:rPr>
                <w:noProof/>
                <w:webHidden/>
              </w:rPr>
              <w:fldChar w:fldCharType="separate"/>
            </w:r>
            <w:r w:rsidR="00F511DE">
              <w:rPr>
                <w:noProof/>
                <w:webHidden/>
              </w:rPr>
              <w:t>148</w:t>
            </w:r>
            <w:r w:rsidR="00F511DE">
              <w:rPr>
                <w:noProof/>
                <w:webHidden/>
              </w:rPr>
              <w:fldChar w:fldCharType="end"/>
            </w:r>
          </w:hyperlink>
        </w:p>
        <w:p w14:paraId="2B2D26DA" w14:textId="175FD1E2" w:rsidR="00F511DE" w:rsidRDefault="00546A07">
          <w:pPr>
            <w:pStyle w:val="TOC1"/>
            <w:rPr>
              <w:rFonts w:asciiTheme="minorHAnsi" w:eastAsiaTheme="minorEastAsia" w:hAnsiTheme="minorHAnsi" w:cstheme="minorBidi"/>
              <w:noProof/>
              <w:color w:val="auto"/>
              <w:sz w:val="22"/>
              <w:szCs w:val="22"/>
            </w:rPr>
          </w:pPr>
          <w:hyperlink w:anchor="_Toc125537744" w:history="1">
            <w:r w:rsidR="00F511DE" w:rsidRPr="00A06A8E">
              <w:rPr>
                <w:rStyle w:val="Hyperlink"/>
                <w:noProof/>
              </w:rPr>
              <w:t>Annex E. Legend for UML Modelling</w:t>
            </w:r>
            <w:r w:rsidR="00F511DE">
              <w:rPr>
                <w:noProof/>
                <w:webHidden/>
              </w:rPr>
              <w:tab/>
            </w:r>
            <w:r w:rsidR="00F511DE">
              <w:rPr>
                <w:noProof/>
                <w:webHidden/>
              </w:rPr>
              <w:fldChar w:fldCharType="begin"/>
            </w:r>
            <w:r w:rsidR="00F511DE">
              <w:rPr>
                <w:noProof/>
                <w:webHidden/>
              </w:rPr>
              <w:instrText xml:space="preserve"> PAGEREF _Toc125537744 \h </w:instrText>
            </w:r>
            <w:r w:rsidR="00F511DE">
              <w:rPr>
                <w:noProof/>
                <w:webHidden/>
              </w:rPr>
            </w:r>
            <w:r w:rsidR="00F511DE">
              <w:rPr>
                <w:noProof/>
                <w:webHidden/>
              </w:rPr>
              <w:fldChar w:fldCharType="separate"/>
            </w:r>
            <w:r w:rsidR="00F511DE">
              <w:rPr>
                <w:noProof/>
                <w:webHidden/>
              </w:rPr>
              <w:t>149</w:t>
            </w:r>
            <w:r w:rsidR="00F511DE">
              <w:rPr>
                <w:noProof/>
                <w:webHidden/>
              </w:rPr>
              <w:fldChar w:fldCharType="end"/>
            </w:r>
          </w:hyperlink>
        </w:p>
        <w:p w14:paraId="7E38404C" w14:textId="49BB0A60" w:rsidR="00F511DE" w:rsidRDefault="00546A07">
          <w:pPr>
            <w:pStyle w:val="TOC2"/>
            <w:rPr>
              <w:rFonts w:asciiTheme="minorHAnsi" w:eastAsiaTheme="minorEastAsia" w:hAnsiTheme="minorHAnsi" w:cstheme="minorBidi"/>
              <w:noProof/>
              <w:color w:val="auto"/>
              <w:sz w:val="22"/>
              <w:szCs w:val="22"/>
            </w:rPr>
          </w:pPr>
          <w:hyperlink w:anchor="_Toc125537745" w:history="1">
            <w:r w:rsidR="00F511DE" w:rsidRPr="00A06A8E">
              <w:rPr>
                <w:rStyle w:val="Hyperlink"/>
                <w:noProof/>
              </w:rPr>
              <w:t>OMG UML General</w:t>
            </w:r>
            <w:r w:rsidR="00F511DE">
              <w:rPr>
                <w:noProof/>
                <w:webHidden/>
              </w:rPr>
              <w:tab/>
            </w:r>
            <w:r w:rsidR="00F511DE">
              <w:rPr>
                <w:noProof/>
                <w:webHidden/>
              </w:rPr>
              <w:fldChar w:fldCharType="begin"/>
            </w:r>
            <w:r w:rsidR="00F511DE">
              <w:rPr>
                <w:noProof/>
                <w:webHidden/>
              </w:rPr>
              <w:instrText xml:space="preserve"> PAGEREF _Toc125537745 \h </w:instrText>
            </w:r>
            <w:r w:rsidR="00F511DE">
              <w:rPr>
                <w:noProof/>
                <w:webHidden/>
              </w:rPr>
            </w:r>
            <w:r w:rsidR="00F511DE">
              <w:rPr>
                <w:noProof/>
                <w:webHidden/>
              </w:rPr>
              <w:fldChar w:fldCharType="separate"/>
            </w:r>
            <w:r w:rsidR="00F511DE">
              <w:rPr>
                <w:noProof/>
                <w:webHidden/>
              </w:rPr>
              <w:t>149</w:t>
            </w:r>
            <w:r w:rsidR="00F511DE">
              <w:rPr>
                <w:noProof/>
                <w:webHidden/>
              </w:rPr>
              <w:fldChar w:fldCharType="end"/>
            </w:r>
          </w:hyperlink>
        </w:p>
        <w:p w14:paraId="4F07B246" w14:textId="36C19AFE" w:rsidR="00F511DE" w:rsidRDefault="00546A07">
          <w:pPr>
            <w:pStyle w:val="TOC2"/>
            <w:rPr>
              <w:rFonts w:asciiTheme="minorHAnsi" w:eastAsiaTheme="minorEastAsia" w:hAnsiTheme="minorHAnsi" w:cstheme="minorBidi"/>
              <w:noProof/>
              <w:color w:val="auto"/>
              <w:sz w:val="22"/>
              <w:szCs w:val="22"/>
            </w:rPr>
          </w:pPr>
          <w:hyperlink w:anchor="_Toc125537746" w:history="1">
            <w:r w:rsidR="00F511DE" w:rsidRPr="00A06A8E">
              <w:rPr>
                <w:rStyle w:val="Hyperlink"/>
                <w:noProof/>
              </w:rPr>
              <w:t>UML Naming Rules</w:t>
            </w:r>
            <w:r w:rsidR="00F511DE">
              <w:rPr>
                <w:noProof/>
                <w:webHidden/>
              </w:rPr>
              <w:tab/>
            </w:r>
            <w:r w:rsidR="00F511DE">
              <w:rPr>
                <w:noProof/>
                <w:webHidden/>
              </w:rPr>
              <w:fldChar w:fldCharType="begin"/>
            </w:r>
            <w:r w:rsidR="00F511DE">
              <w:rPr>
                <w:noProof/>
                <w:webHidden/>
              </w:rPr>
              <w:instrText xml:space="preserve"> PAGEREF _Toc125537746 \h </w:instrText>
            </w:r>
            <w:r w:rsidR="00F511DE">
              <w:rPr>
                <w:noProof/>
                <w:webHidden/>
              </w:rPr>
            </w:r>
            <w:r w:rsidR="00F511DE">
              <w:rPr>
                <w:noProof/>
                <w:webHidden/>
              </w:rPr>
              <w:fldChar w:fldCharType="separate"/>
            </w:r>
            <w:r w:rsidR="00F511DE">
              <w:rPr>
                <w:noProof/>
                <w:webHidden/>
              </w:rPr>
              <w:t>153</w:t>
            </w:r>
            <w:r w:rsidR="00F511DE">
              <w:rPr>
                <w:noProof/>
                <w:webHidden/>
              </w:rPr>
              <w:fldChar w:fldCharType="end"/>
            </w:r>
          </w:hyperlink>
        </w:p>
        <w:p w14:paraId="754EFB46" w14:textId="0DC084FE" w:rsidR="00F511DE" w:rsidRDefault="00546A07">
          <w:pPr>
            <w:pStyle w:val="TOC2"/>
            <w:rPr>
              <w:rFonts w:asciiTheme="minorHAnsi" w:eastAsiaTheme="minorEastAsia" w:hAnsiTheme="minorHAnsi" w:cstheme="minorBidi"/>
              <w:noProof/>
              <w:color w:val="auto"/>
              <w:sz w:val="22"/>
              <w:szCs w:val="22"/>
            </w:rPr>
          </w:pPr>
          <w:hyperlink w:anchor="_Toc125537747" w:history="1">
            <w:r w:rsidR="00F511DE" w:rsidRPr="00A06A8E">
              <w:rPr>
                <w:rStyle w:val="Hyperlink"/>
                <w:noProof/>
              </w:rPr>
              <w:t>Templates, Inheritance, Qualifiers, and Categories</w:t>
            </w:r>
            <w:r w:rsidR="00F511DE">
              <w:rPr>
                <w:noProof/>
                <w:webHidden/>
              </w:rPr>
              <w:tab/>
            </w:r>
            <w:r w:rsidR="00F511DE">
              <w:rPr>
                <w:noProof/>
                <w:webHidden/>
              </w:rPr>
              <w:fldChar w:fldCharType="begin"/>
            </w:r>
            <w:r w:rsidR="00F511DE">
              <w:rPr>
                <w:noProof/>
                <w:webHidden/>
              </w:rPr>
              <w:instrText xml:space="preserve"> PAGEREF _Toc125537747 \h </w:instrText>
            </w:r>
            <w:r w:rsidR="00F511DE">
              <w:rPr>
                <w:noProof/>
                <w:webHidden/>
              </w:rPr>
            </w:r>
            <w:r w:rsidR="00F511DE">
              <w:rPr>
                <w:noProof/>
                <w:webHidden/>
              </w:rPr>
              <w:fldChar w:fldCharType="separate"/>
            </w:r>
            <w:r w:rsidR="00F511DE">
              <w:rPr>
                <w:noProof/>
                <w:webHidden/>
              </w:rPr>
              <w:t>153</w:t>
            </w:r>
            <w:r w:rsidR="00F511DE">
              <w:rPr>
                <w:noProof/>
                <w:webHidden/>
              </w:rPr>
              <w:fldChar w:fldCharType="end"/>
            </w:r>
          </w:hyperlink>
        </w:p>
        <w:p w14:paraId="720A9015" w14:textId="6C842543" w:rsidR="00F511DE" w:rsidRDefault="00546A07">
          <w:pPr>
            <w:pStyle w:val="TOC2"/>
            <w:rPr>
              <w:rFonts w:asciiTheme="minorHAnsi" w:eastAsiaTheme="minorEastAsia" w:hAnsiTheme="minorHAnsi" w:cstheme="minorBidi"/>
              <w:noProof/>
              <w:color w:val="auto"/>
              <w:sz w:val="22"/>
              <w:szCs w:val="22"/>
            </w:rPr>
          </w:pPr>
          <w:hyperlink w:anchor="_Toc125537748" w:history="1">
            <w:r w:rsidR="00F511DE" w:rsidRPr="00A06A8E">
              <w:rPr>
                <w:rStyle w:val="Hyperlink"/>
                <w:noProof/>
              </w:rPr>
              <w:t>Notes to Graphical UML Representation</w:t>
            </w:r>
            <w:r w:rsidR="00F511DE">
              <w:rPr>
                <w:noProof/>
                <w:webHidden/>
              </w:rPr>
              <w:tab/>
            </w:r>
            <w:r w:rsidR="00F511DE">
              <w:rPr>
                <w:noProof/>
                <w:webHidden/>
              </w:rPr>
              <w:fldChar w:fldCharType="begin"/>
            </w:r>
            <w:r w:rsidR="00F511DE">
              <w:rPr>
                <w:noProof/>
                <w:webHidden/>
              </w:rPr>
              <w:instrText xml:space="preserve"> PAGEREF _Toc125537748 \h </w:instrText>
            </w:r>
            <w:r w:rsidR="00F511DE">
              <w:rPr>
                <w:noProof/>
                <w:webHidden/>
              </w:rPr>
            </w:r>
            <w:r w:rsidR="00F511DE">
              <w:rPr>
                <w:noProof/>
                <w:webHidden/>
              </w:rPr>
              <w:fldChar w:fldCharType="separate"/>
            </w:r>
            <w:r w:rsidR="00F511DE">
              <w:rPr>
                <w:noProof/>
                <w:webHidden/>
              </w:rPr>
              <w:t>154</w:t>
            </w:r>
            <w:r w:rsidR="00F511DE">
              <w:rPr>
                <w:noProof/>
                <w:webHidden/>
              </w:rPr>
              <w:fldChar w:fldCharType="end"/>
            </w:r>
          </w:hyperlink>
        </w:p>
        <w:p w14:paraId="1A4665F3" w14:textId="40D931E2" w:rsidR="00F511DE" w:rsidRDefault="00546A07">
          <w:pPr>
            <w:pStyle w:val="TOC1"/>
            <w:rPr>
              <w:rFonts w:asciiTheme="minorHAnsi" w:eastAsiaTheme="minorEastAsia" w:hAnsiTheme="minorHAnsi" w:cstheme="minorBidi"/>
              <w:noProof/>
              <w:color w:val="auto"/>
              <w:sz w:val="22"/>
              <w:szCs w:val="22"/>
            </w:rPr>
          </w:pPr>
          <w:hyperlink w:anchor="_Toc125537749" w:history="1">
            <w:r w:rsidR="00F511DE" w:rsidRPr="00A06A8E">
              <w:rPr>
                <w:rStyle w:val="Hyperlink"/>
                <w:noProof/>
              </w:rPr>
              <w:t>Annex F. How to Use the Metamodel</w:t>
            </w:r>
            <w:r w:rsidR="00F511DE">
              <w:rPr>
                <w:noProof/>
                <w:webHidden/>
              </w:rPr>
              <w:tab/>
            </w:r>
            <w:r w:rsidR="00F511DE">
              <w:rPr>
                <w:noProof/>
                <w:webHidden/>
              </w:rPr>
              <w:fldChar w:fldCharType="begin"/>
            </w:r>
            <w:r w:rsidR="00F511DE">
              <w:rPr>
                <w:noProof/>
                <w:webHidden/>
              </w:rPr>
              <w:instrText xml:space="preserve"> PAGEREF _Toc125537749 \h </w:instrText>
            </w:r>
            <w:r w:rsidR="00F511DE">
              <w:rPr>
                <w:noProof/>
                <w:webHidden/>
              </w:rPr>
            </w:r>
            <w:r w:rsidR="00F511DE">
              <w:rPr>
                <w:noProof/>
                <w:webHidden/>
              </w:rPr>
              <w:fldChar w:fldCharType="separate"/>
            </w:r>
            <w:r w:rsidR="00F511DE">
              <w:rPr>
                <w:noProof/>
                <w:webHidden/>
              </w:rPr>
              <w:t>157</w:t>
            </w:r>
            <w:r w:rsidR="00F511DE">
              <w:rPr>
                <w:noProof/>
                <w:webHidden/>
              </w:rPr>
              <w:fldChar w:fldCharType="end"/>
            </w:r>
          </w:hyperlink>
        </w:p>
        <w:p w14:paraId="19C1D98C" w14:textId="37011C38" w:rsidR="00F511DE" w:rsidRDefault="00546A07">
          <w:pPr>
            <w:pStyle w:val="TOC2"/>
            <w:rPr>
              <w:rFonts w:asciiTheme="minorHAnsi" w:eastAsiaTheme="minorEastAsia" w:hAnsiTheme="minorHAnsi" w:cstheme="minorBidi"/>
              <w:noProof/>
              <w:color w:val="auto"/>
              <w:sz w:val="22"/>
              <w:szCs w:val="22"/>
            </w:rPr>
          </w:pPr>
          <w:hyperlink w:anchor="_Toc125537750" w:history="1">
            <w:r w:rsidR="00F511DE" w:rsidRPr="00A06A8E">
              <w:rPr>
                <w:rStyle w:val="Hyperlink"/>
                <w:noProof/>
              </w:rPr>
              <w:t>Composite I4.0 Components</w:t>
            </w:r>
            <w:r w:rsidR="00F511DE">
              <w:rPr>
                <w:noProof/>
                <w:webHidden/>
              </w:rPr>
              <w:tab/>
            </w:r>
            <w:r w:rsidR="00F511DE">
              <w:rPr>
                <w:noProof/>
                <w:webHidden/>
              </w:rPr>
              <w:fldChar w:fldCharType="begin"/>
            </w:r>
            <w:r w:rsidR="00F511DE">
              <w:rPr>
                <w:noProof/>
                <w:webHidden/>
              </w:rPr>
              <w:instrText xml:space="preserve"> PAGEREF _Toc125537750 \h </w:instrText>
            </w:r>
            <w:r w:rsidR="00F511DE">
              <w:rPr>
                <w:noProof/>
                <w:webHidden/>
              </w:rPr>
            </w:r>
            <w:r w:rsidR="00F511DE">
              <w:rPr>
                <w:noProof/>
                <w:webHidden/>
              </w:rPr>
              <w:fldChar w:fldCharType="separate"/>
            </w:r>
            <w:r w:rsidR="00F511DE">
              <w:rPr>
                <w:noProof/>
                <w:webHidden/>
              </w:rPr>
              <w:t>157</w:t>
            </w:r>
            <w:r w:rsidR="00F511DE">
              <w:rPr>
                <w:noProof/>
                <w:webHidden/>
              </w:rPr>
              <w:fldChar w:fldCharType="end"/>
            </w:r>
          </w:hyperlink>
        </w:p>
        <w:p w14:paraId="3CC3812A" w14:textId="18A26E35" w:rsidR="00F511DE" w:rsidRDefault="00546A07">
          <w:pPr>
            <w:pStyle w:val="TOC1"/>
            <w:rPr>
              <w:rFonts w:asciiTheme="minorHAnsi" w:eastAsiaTheme="minorEastAsia" w:hAnsiTheme="minorHAnsi" w:cstheme="minorBidi"/>
              <w:noProof/>
              <w:color w:val="auto"/>
              <w:sz w:val="22"/>
              <w:szCs w:val="22"/>
            </w:rPr>
          </w:pPr>
          <w:hyperlink w:anchor="_Toc125537751" w:history="1">
            <w:r w:rsidR="00F511DE" w:rsidRPr="00A06A8E">
              <w:rPr>
                <w:rStyle w:val="Hyperlink"/>
                <w:noProof/>
              </w:rPr>
              <w:t>Annex G. Metamodel UML with Inherited Attributes</w:t>
            </w:r>
            <w:r w:rsidR="00F511DE">
              <w:rPr>
                <w:noProof/>
                <w:webHidden/>
              </w:rPr>
              <w:tab/>
            </w:r>
            <w:r w:rsidR="00F511DE">
              <w:rPr>
                <w:noProof/>
                <w:webHidden/>
              </w:rPr>
              <w:fldChar w:fldCharType="begin"/>
            </w:r>
            <w:r w:rsidR="00F511DE">
              <w:rPr>
                <w:noProof/>
                <w:webHidden/>
              </w:rPr>
              <w:instrText xml:space="preserve"> PAGEREF _Toc125537751 \h </w:instrText>
            </w:r>
            <w:r w:rsidR="00F511DE">
              <w:rPr>
                <w:noProof/>
                <w:webHidden/>
              </w:rPr>
            </w:r>
            <w:r w:rsidR="00F511DE">
              <w:rPr>
                <w:noProof/>
                <w:webHidden/>
              </w:rPr>
              <w:fldChar w:fldCharType="separate"/>
            </w:r>
            <w:r w:rsidR="00F511DE">
              <w:rPr>
                <w:noProof/>
                <w:webHidden/>
              </w:rPr>
              <w:t>159</w:t>
            </w:r>
            <w:r w:rsidR="00F511DE">
              <w:rPr>
                <w:noProof/>
                <w:webHidden/>
              </w:rPr>
              <w:fldChar w:fldCharType="end"/>
            </w:r>
          </w:hyperlink>
        </w:p>
        <w:p w14:paraId="333EEFAA" w14:textId="76F524E4" w:rsidR="00F511DE" w:rsidRDefault="00546A07">
          <w:pPr>
            <w:pStyle w:val="TOC1"/>
            <w:rPr>
              <w:rFonts w:asciiTheme="minorHAnsi" w:eastAsiaTheme="minorEastAsia" w:hAnsiTheme="minorHAnsi" w:cstheme="minorBidi"/>
              <w:noProof/>
              <w:color w:val="auto"/>
              <w:sz w:val="22"/>
              <w:szCs w:val="22"/>
            </w:rPr>
          </w:pPr>
          <w:hyperlink w:anchor="_Toc125537752" w:history="1">
            <w:r w:rsidR="00F511DE" w:rsidRPr="00A06A8E">
              <w:rPr>
                <w:rStyle w:val="Hyperlink"/>
                <w:noProof/>
              </w:rPr>
              <w:t>Annex H. Metamodel Changes</w:t>
            </w:r>
            <w:r w:rsidR="00F511DE">
              <w:rPr>
                <w:noProof/>
                <w:webHidden/>
              </w:rPr>
              <w:tab/>
            </w:r>
            <w:r w:rsidR="00F511DE">
              <w:rPr>
                <w:noProof/>
                <w:webHidden/>
              </w:rPr>
              <w:fldChar w:fldCharType="begin"/>
            </w:r>
            <w:r w:rsidR="00F511DE">
              <w:rPr>
                <w:noProof/>
                <w:webHidden/>
              </w:rPr>
              <w:instrText xml:space="preserve"> PAGEREF _Toc125537752 \h </w:instrText>
            </w:r>
            <w:r w:rsidR="00F511DE">
              <w:rPr>
                <w:noProof/>
                <w:webHidden/>
              </w:rPr>
            </w:r>
            <w:r w:rsidR="00F511DE">
              <w:rPr>
                <w:noProof/>
                <w:webHidden/>
              </w:rPr>
              <w:fldChar w:fldCharType="separate"/>
            </w:r>
            <w:r w:rsidR="00F511DE">
              <w:rPr>
                <w:noProof/>
                <w:webHidden/>
              </w:rPr>
              <w:t>161</w:t>
            </w:r>
            <w:r w:rsidR="00F511DE">
              <w:rPr>
                <w:noProof/>
                <w:webHidden/>
              </w:rPr>
              <w:fldChar w:fldCharType="end"/>
            </w:r>
          </w:hyperlink>
        </w:p>
        <w:p w14:paraId="107D2A92" w14:textId="590171E3" w:rsidR="00F511DE" w:rsidRDefault="00546A07">
          <w:pPr>
            <w:pStyle w:val="TOC2"/>
            <w:rPr>
              <w:rFonts w:asciiTheme="minorHAnsi" w:eastAsiaTheme="minorEastAsia" w:hAnsiTheme="minorHAnsi" w:cstheme="minorBidi"/>
              <w:noProof/>
              <w:color w:val="auto"/>
              <w:sz w:val="22"/>
              <w:szCs w:val="22"/>
            </w:rPr>
          </w:pPr>
          <w:hyperlink w:anchor="_Toc125537753" w:history="1">
            <w:r w:rsidR="00F511DE" w:rsidRPr="00A06A8E">
              <w:rPr>
                <w:rStyle w:val="Hyperlink"/>
                <w:noProof/>
              </w:rPr>
              <w:t>General</w:t>
            </w:r>
            <w:r w:rsidR="00F511DE">
              <w:rPr>
                <w:noProof/>
                <w:webHidden/>
              </w:rPr>
              <w:tab/>
            </w:r>
            <w:r w:rsidR="00F511DE">
              <w:rPr>
                <w:noProof/>
                <w:webHidden/>
              </w:rPr>
              <w:fldChar w:fldCharType="begin"/>
            </w:r>
            <w:r w:rsidR="00F511DE">
              <w:rPr>
                <w:noProof/>
                <w:webHidden/>
              </w:rPr>
              <w:instrText xml:space="preserve"> PAGEREF _Toc125537753 \h </w:instrText>
            </w:r>
            <w:r w:rsidR="00F511DE">
              <w:rPr>
                <w:noProof/>
                <w:webHidden/>
              </w:rPr>
            </w:r>
            <w:r w:rsidR="00F511DE">
              <w:rPr>
                <w:noProof/>
                <w:webHidden/>
              </w:rPr>
              <w:fldChar w:fldCharType="separate"/>
            </w:r>
            <w:r w:rsidR="00F511DE">
              <w:rPr>
                <w:noProof/>
                <w:webHidden/>
              </w:rPr>
              <w:t>161</w:t>
            </w:r>
            <w:r w:rsidR="00F511DE">
              <w:rPr>
                <w:noProof/>
                <w:webHidden/>
              </w:rPr>
              <w:fldChar w:fldCharType="end"/>
            </w:r>
          </w:hyperlink>
        </w:p>
        <w:p w14:paraId="2CD6E667" w14:textId="2368513D" w:rsidR="00F511DE" w:rsidRDefault="00546A07">
          <w:pPr>
            <w:pStyle w:val="TOC2"/>
            <w:rPr>
              <w:rFonts w:asciiTheme="minorHAnsi" w:eastAsiaTheme="minorEastAsia" w:hAnsiTheme="minorHAnsi" w:cstheme="minorBidi"/>
              <w:noProof/>
              <w:color w:val="auto"/>
              <w:sz w:val="22"/>
              <w:szCs w:val="22"/>
            </w:rPr>
          </w:pPr>
          <w:hyperlink w:anchor="_Toc125537754" w:history="1">
            <w:r w:rsidR="00F511DE" w:rsidRPr="00A06A8E">
              <w:rPr>
                <w:rStyle w:val="Hyperlink"/>
                <w:noProof/>
              </w:rPr>
              <w:t>Changes V3.0 vs. V2.0.1</w:t>
            </w:r>
            <w:r w:rsidR="00F511DE">
              <w:rPr>
                <w:noProof/>
                <w:webHidden/>
              </w:rPr>
              <w:tab/>
            </w:r>
            <w:r w:rsidR="00F511DE">
              <w:rPr>
                <w:noProof/>
                <w:webHidden/>
              </w:rPr>
              <w:fldChar w:fldCharType="begin"/>
            </w:r>
            <w:r w:rsidR="00F511DE">
              <w:rPr>
                <w:noProof/>
                <w:webHidden/>
              </w:rPr>
              <w:instrText xml:space="preserve"> PAGEREF _Toc125537754 \h </w:instrText>
            </w:r>
            <w:r w:rsidR="00F511DE">
              <w:rPr>
                <w:noProof/>
                <w:webHidden/>
              </w:rPr>
            </w:r>
            <w:r w:rsidR="00F511DE">
              <w:rPr>
                <w:noProof/>
                <w:webHidden/>
              </w:rPr>
              <w:fldChar w:fldCharType="separate"/>
            </w:r>
            <w:r w:rsidR="00F511DE">
              <w:rPr>
                <w:noProof/>
                <w:webHidden/>
              </w:rPr>
              <w:t>161</w:t>
            </w:r>
            <w:r w:rsidR="00F511DE">
              <w:rPr>
                <w:noProof/>
                <w:webHidden/>
              </w:rPr>
              <w:fldChar w:fldCharType="end"/>
            </w:r>
          </w:hyperlink>
        </w:p>
        <w:p w14:paraId="4B51BC35" w14:textId="61602842" w:rsidR="00F511DE" w:rsidRDefault="00546A07">
          <w:pPr>
            <w:pStyle w:val="TOC3"/>
            <w:rPr>
              <w:rFonts w:asciiTheme="minorHAnsi" w:eastAsiaTheme="minorEastAsia" w:hAnsiTheme="minorHAnsi" w:cstheme="minorBidi"/>
              <w:noProof/>
              <w:color w:val="auto"/>
              <w:sz w:val="22"/>
              <w:szCs w:val="22"/>
            </w:rPr>
          </w:pPr>
          <w:hyperlink w:anchor="_Toc125537755" w:history="1">
            <w:r w:rsidR="00F511DE" w:rsidRPr="00A06A8E">
              <w:rPr>
                <w:rStyle w:val="Hyperlink"/>
                <w:noProof/>
              </w:rPr>
              <w:t>Metamodel Changes V3.0 vs. V2.0.1</w:t>
            </w:r>
            <w:r w:rsidR="00F511DE">
              <w:rPr>
                <w:noProof/>
                <w:webHidden/>
              </w:rPr>
              <w:tab/>
            </w:r>
            <w:r w:rsidR="00F511DE">
              <w:rPr>
                <w:noProof/>
                <w:webHidden/>
              </w:rPr>
              <w:fldChar w:fldCharType="begin"/>
            </w:r>
            <w:r w:rsidR="00F511DE">
              <w:rPr>
                <w:noProof/>
                <w:webHidden/>
              </w:rPr>
              <w:instrText xml:space="preserve"> PAGEREF _Toc125537755 \h </w:instrText>
            </w:r>
            <w:r w:rsidR="00F511DE">
              <w:rPr>
                <w:noProof/>
                <w:webHidden/>
              </w:rPr>
            </w:r>
            <w:r w:rsidR="00F511DE">
              <w:rPr>
                <w:noProof/>
                <w:webHidden/>
              </w:rPr>
              <w:fldChar w:fldCharType="separate"/>
            </w:r>
            <w:r w:rsidR="00F511DE">
              <w:rPr>
                <w:noProof/>
                <w:webHidden/>
              </w:rPr>
              <w:t>164</w:t>
            </w:r>
            <w:r w:rsidR="00F511DE">
              <w:rPr>
                <w:noProof/>
                <w:webHidden/>
              </w:rPr>
              <w:fldChar w:fldCharType="end"/>
            </w:r>
          </w:hyperlink>
        </w:p>
        <w:p w14:paraId="19AE1F56" w14:textId="60384C17" w:rsidR="00F511DE" w:rsidRDefault="00546A07">
          <w:pPr>
            <w:pStyle w:val="TOC2"/>
            <w:rPr>
              <w:rFonts w:asciiTheme="minorHAnsi" w:eastAsiaTheme="minorEastAsia" w:hAnsiTheme="minorHAnsi" w:cstheme="minorBidi"/>
              <w:noProof/>
              <w:color w:val="auto"/>
              <w:sz w:val="22"/>
              <w:szCs w:val="22"/>
            </w:rPr>
          </w:pPr>
          <w:hyperlink w:anchor="_Toc125537756" w:history="1">
            <w:r w:rsidR="00F511DE" w:rsidRPr="00A06A8E">
              <w:rPr>
                <w:rStyle w:val="Hyperlink"/>
                <w:noProof/>
              </w:rPr>
              <w:t>Changes V3.0 Vs. V3.0RC02</w:t>
            </w:r>
            <w:r w:rsidR="00F511DE">
              <w:rPr>
                <w:noProof/>
                <w:webHidden/>
              </w:rPr>
              <w:tab/>
            </w:r>
            <w:r w:rsidR="00F511DE">
              <w:rPr>
                <w:noProof/>
                <w:webHidden/>
              </w:rPr>
              <w:fldChar w:fldCharType="begin"/>
            </w:r>
            <w:r w:rsidR="00F511DE">
              <w:rPr>
                <w:noProof/>
                <w:webHidden/>
              </w:rPr>
              <w:instrText xml:space="preserve"> PAGEREF _Toc125537756 \h </w:instrText>
            </w:r>
            <w:r w:rsidR="00F511DE">
              <w:rPr>
                <w:noProof/>
                <w:webHidden/>
              </w:rPr>
            </w:r>
            <w:r w:rsidR="00F511DE">
              <w:rPr>
                <w:noProof/>
                <w:webHidden/>
              </w:rPr>
              <w:fldChar w:fldCharType="separate"/>
            </w:r>
            <w:r w:rsidR="00F511DE">
              <w:rPr>
                <w:noProof/>
                <w:webHidden/>
              </w:rPr>
              <w:t>174</w:t>
            </w:r>
            <w:r w:rsidR="00F511DE">
              <w:rPr>
                <w:noProof/>
                <w:webHidden/>
              </w:rPr>
              <w:fldChar w:fldCharType="end"/>
            </w:r>
          </w:hyperlink>
        </w:p>
        <w:p w14:paraId="47F4F72A" w14:textId="11DF720D" w:rsidR="00F511DE" w:rsidRDefault="00546A07">
          <w:pPr>
            <w:pStyle w:val="TOC3"/>
            <w:rPr>
              <w:rFonts w:asciiTheme="minorHAnsi" w:eastAsiaTheme="minorEastAsia" w:hAnsiTheme="minorHAnsi" w:cstheme="minorBidi"/>
              <w:noProof/>
              <w:color w:val="auto"/>
              <w:sz w:val="22"/>
              <w:szCs w:val="22"/>
            </w:rPr>
          </w:pPr>
          <w:hyperlink w:anchor="_Toc125537757" w:history="1">
            <w:r w:rsidR="00F511DE" w:rsidRPr="00A06A8E">
              <w:rPr>
                <w:rStyle w:val="Hyperlink"/>
                <w:noProof/>
              </w:rPr>
              <w:t>Metamodel Changes V3.0 vs. V3.0RC02</w:t>
            </w:r>
            <w:r w:rsidR="00F511DE">
              <w:rPr>
                <w:noProof/>
                <w:webHidden/>
              </w:rPr>
              <w:tab/>
            </w:r>
            <w:r w:rsidR="00F511DE">
              <w:rPr>
                <w:noProof/>
                <w:webHidden/>
              </w:rPr>
              <w:fldChar w:fldCharType="begin"/>
            </w:r>
            <w:r w:rsidR="00F511DE">
              <w:rPr>
                <w:noProof/>
                <w:webHidden/>
              </w:rPr>
              <w:instrText xml:space="preserve"> PAGEREF _Toc125537757 \h </w:instrText>
            </w:r>
            <w:r w:rsidR="00F511DE">
              <w:rPr>
                <w:noProof/>
                <w:webHidden/>
              </w:rPr>
            </w:r>
            <w:r w:rsidR="00F511DE">
              <w:rPr>
                <w:noProof/>
                <w:webHidden/>
              </w:rPr>
              <w:fldChar w:fldCharType="separate"/>
            </w:r>
            <w:r w:rsidR="00F511DE">
              <w:rPr>
                <w:noProof/>
                <w:webHidden/>
              </w:rPr>
              <w:t>176</w:t>
            </w:r>
            <w:r w:rsidR="00F511DE">
              <w:rPr>
                <w:noProof/>
                <w:webHidden/>
              </w:rPr>
              <w:fldChar w:fldCharType="end"/>
            </w:r>
          </w:hyperlink>
        </w:p>
        <w:p w14:paraId="1BBAE6B1" w14:textId="5F302EF9" w:rsidR="00F511DE" w:rsidRDefault="00546A07">
          <w:pPr>
            <w:pStyle w:val="TOC2"/>
            <w:rPr>
              <w:rFonts w:asciiTheme="minorHAnsi" w:eastAsiaTheme="minorEastAsia" w:hAnsiTheme="minorHAnsi" w:cstheme="minorBidi"/>
              <w:noProof/>
              <w:color w:val="auto"/>
              <w:sz w:val="22"/>
              <w:szCs w:val="22"/>
            </w:rPr>
          </w:pPr>
          <w:hyperlink w:anchor="_Toc125537758" w:history="1">
            <w:r w:rsidR="00F511DE" w:rsidRPr="00A06A8E">
              <w:rPr>
                <w:rStyle w:val="Hyperlink"/>
                <w:noProof/>
              </w:rPr>
              <w:t>Changes V3.0RC02 vs. V2.0.1</w:t>
            </w:r>
            <w:r w:rsidR="00F511DE">
              <w:rPr>
                <w:noProof/>
                <w:webHidden/>
              </w:rPr>
              <w:tab/>
            </w:r>
            <w:r w:rsidR="00F511DE">
              <w:rPr>
                <w:noProof/>
                <w:webHidden/>
              </w:rPr>
              <w:fldChar w:fldCharType="begin"/>
            </w:r>
            <w:r w:rsidR="00F511DE">
              <w:rPr>
                <w:noProof/>
                <w:webHidden/>
              </w:rPr>
              <w:instrText xml:space="preserve"> PAGEREF _Toc125537758 \h </w:instrText>
            </w:r>
            <w:r w:rsidR="00F511DE">
              <w:rPr>
                <w:noProof/>
                <w:webHidden/>
              </w:rPr>
            </w:r>
            <w:r w:rsidR="00F511DE">
              <w:rPr>
                <w:noProof/>
                <w:webHidden/>
              </w:rPr>
              <w:fldChar w:fldCharType="separate"/>
            </w:r>
            <w:r w:rsidR="00F511DE">
              <w:rPr>
                <w:noProof/>
                <w:webHidden/>
              </w:rPr>
              <w:t>181</w:t>
            </w:r>
            <w:r w:rsidR="00F511DE">
              <w:rPr>
                <w:noProof/>
                <w:webHidden/>
              </w:rPr>
              <w:fldChar w:fldCharType="end"/>
            </w:r>
          </w:hyperlink>
        </w:p>
        <w:p w14:paraId="6C30E55F" w14:textId="55625AF9" w:rsidR="00F511DE" w:rsidRDefault="00546A07">
          <w:pPr>
            <w:pStyle w:val="TOC3"/>
            <w:rPr>
              <w:rFonts w:asciiTheme="minorHAnsi" w:eastAsiaTheme="minorEastAsia" w:hAnsiTheme="minorHAnsi" w:cstheme="minorBidi"/>
              <w:noProof/>
              <w:color w:val="auto"/>
              <w:sz w:val="22"/>
              <w:szCs w:val="22"/>
            </w:rPr>
          </w:pPr>
          <w:hyperlink w:anchor="_Toc125537759" w:history="1">
            <w:r w:rsidR="00F511DE" w:rsidRPr="00A06A8E">
              <w:rPr>
                <w:rStyle w:val="Hyperlink"/>
                <w:noProof/>
              </w:rPr>
              <w:t>Metamodel Changes V3.0RC02 vs. V2.0.1 w/o Security Part</w:t>
            </w:r>
            <w:r w:rsidR="00F511DE">
              <w:rPr>
                <w:noProof/>
                <w:webHidden/>
              </w:rPr>
              <w:tab/>
            </w:r>
            <w:r w:rsidR="00F511DE">
              <w:rPr>
                <w:noProof/>
                <w:webHidden/>
              </w:rPr>
              <w:fldChar w:fldCharType="begin"/>
            </w:r>
            <w:r w:rsidR="00F511DE">
              <w:rPr>
                <w:noProof/>
                <w:webHidden/>
              </w:rPr>
              <w:instrText xml:space="preserve"> PAGEREF _Toc125537759 \h </w:instrText>
            </w:r>
            <w:r w:rsidR="00F511DE">
              <w:rPr>
                <w:noProof/>
                <w:webHidden/>
              </w:rPr>
            </w:r>
            <w:r w:rsidR="00F511DE">
              <w:rPr>
                <w:noProof/>
                <w:webHidden/>
              </w:rPr>
              <w:fldChar w:fldCharType="separate"/>
            </w:r>
            <w:r w:rsidR="00F511DE">
              <w:rPr>
                <w:noProof/>
                <w:webHidden/>
              </w:rPr>
              <w:t>181</w:t>
            </w:r>
            <w:r w:rsidR="00F511DE">
              <w:rPr>
                <w:noProof/>
                <w:webHidden/>
              </w:rPr>
              <w:fldChar w:fldCharType="end"/>
            </w:r>
          </w:hyperlink>
        </w:p>
        <w:p w14:paraId="2ADC5BE2" w14:textId="553CB3A0" w:rsidR="00F511DE" w:rsidRDefault="00546A07">
          <w:pPr>
            <w:pStyle w:val="TOC3"/>
            <w:rPr>
              <w:rFonts w:asciiTheme="minorHAnsi" w:eastAsiaTheme="minorEastAsia" w:hAnsiTheme="minorHAnsi" w:cstheme="minorBidi"/>
              <w:noProof/>
              <w:color w:val="auto"/>
              <w:sz w:val="22"/>
              <w:szCs w:val="22"/>
            </w:rPr>
          </w:pPr>
          <w:hyperlink w:anchor="_Toc125537760" w:history="1">
            <w:r w:rsidR="00F511DE" w:rsidRPr="00A06A8E">
              <w:rPr>
                <w:rStyle w:val="Hyperlink"/>
                <w:noProof/>
              </w:rPr>
              <w:t>Metamodel Changes V3.0RC02 vs. V2.0.1 – Data Specification IEC61360</w:t>
            </w:r>
            <w:r w:rsidR="00F511DE">
              <w:rPr>
                <w:noProof/>
                <w:webHidden/>
              </w:rPr>
              <w:tab/>
            </w:r>
            <w:r w:rsidR="00F511DE">
              <w:rPr>
                <w:noProof/>
                <w:webHidden/>
              </w:rPr>
              <w:fldChar w:fldCharType="begin"/>
            </w:r>
            <w:r w:rsidR="00F511DE">
              <w:rPr>
                <w:noProof/>
                <w:webHidden/>
              </w:rPr>
              <w:instrText xml:space="preserve"> PAGEREF _Toc125537760 \h </w:instrText>
            </w:r>
            <w:r w:rsidR="00F511DE">
              <w:rPr>
                <w:noProof/>
                <w:webHidden/>
              </w:rPr>
            </w:r>
            <w:r w:rsidR="00F511DE">
              <w:rPr>
                <w:noProof/>
                <w:webHidden/>
              </w:rPr>
              <w:fldChar w:fldCharType="separate"/>
            </w:r>
            <w:r w:rsidR="00F511DE">
              <w:rPr>
                <w:noProof/>
                <w:webHidden/>
              </w:rPr>
              <w:t>190</w:t>
            </w:r>
            <w:r w:rsidR="00F511DE">
              <w:rPr>
                <w:noProof/>
                <w:webHidden/>
              </w:rPr>
              <w:fldChar w:fldCharType="end"/>
            </w:r>
          </w:hyperlink>
        </w:p>
        <w:p w14:paraId="62BDB601" w14:textId="6AE90B23" w:rsidR="00F511DE" w:rsidRDefault="00546A07">
          <w:pPr>
            <w:pStyle w:val="TOC3"/>
            <w:rPr>
              <w:rFonts w:asciiTheme="minorHAnsi" w:eastAsiaTheme="minorEastAsia" w:hAnsiTheme="minorHAnsi" w:cstheme="minorBidi"/>
              <w:noProof/>
              <w:color w:val="auto"/>
              <w:sz w:val="22"/>
              <w:szCs w:val="22"/>
            </w:rPr>
          </w:pPr>
          <w:hyperlink w:anchor="_Toc125537761" w:history="1">
            <w:r w:rsidR="00F511DE" w:rsidRPr="00A06A8E">
              <w:rPr>
                <w:rStyle w:val="Hyperlink"/>
                <w:noProof/>
              </w:rPr>
              <w:t>Metamodel Changes V3.0RC02 vs. V2.0.1 – Security Part</w:t>
            </w:r>
            <w:r w:rsidR="00F511DE">
              <w:rPr>
                <w:noProof/>
                <w:webHidden/>
              </w:rPr>
              <w:tab/>
            </w:r>
            <w:r w:rsidR="00F511DE">
              <w:rPr>
                <w:noProof/>
                <w:webHidden/>
              </w:rPr>
              <w:fldChar w:fldCharType="begin"/>
            </w:r>
            <w:r w:rsidR="00F511DE">
              <w:rPr>
                <w:noProof/>
                <w:webHidden/>
              </w:rPr>
              <w:instrText xml:space="preserve"> PAGEREF _Toc125537761 \h </w:instrText>
            </w:r>
            <w:r w:rsidR="00F511DE">
              <w:rPr>
                <w:noProof/>
                <w:webHidden/>
              </w:rPr>
            </w:r>
            <w:r w:rsidR="00F511DE">
              <w:rPr>
                <w:noProof/>
                <w:webHidden/>
              </w:rPr>
              <w:fldChar w:fldCharType="separate"/>
            </w:r>
            <w:r w:rsidR="00F511DE">
              <w:rPr>
                <w:noProof/>
                <w:webHidden/>
              </w:rPr>
              <w:t>192</w:t>
            </w:r>
            <w:r w:rsidR="00F511DE">
              <w:rPr>
                <w:noProof/>
                <w:webHidden/>
              </w:rPr>
              <w:fldChar w:fldCharType="end"/>
            </w:r>
          </w:hyperlink>
        </w:p>
        <w:p w14:paraId="22FC3A74" w14:textId="4F2E76B6" w:rsidR="00F511DE" w:rsidRDefault="00546A07">
          <w:pPr>
            <w:pStyle w:val="TOC2"/>
            <w:rPr>
              <w:rFonts w:asciiTheme="minorHAnsi" w:eastAsiaTheme="minorEastAsia" w:hAnsiTheme="minorHAnsi" w:cstheme="minorBidi"/>
              <w:noProof/>
              <w:color w:val="auto"/>
              <w:sz w:val="22"/>
              <w:szCs w:val="22"/>
            </w:rPr>
          </w:pPr>
          <w:hyperlink w:anchor="_Toc125537762" w:history="1">
            <w:r w:rsidR="00F511DE" w:rsidRPr="00A06A8E">
              <w:rPr>
                <w:rStyle w:val="Hyperlink"/>
                <w:noProof/>
              </w:rPr>
              <w:t>Changes V3.0RC02 vs. V3.0RC01</w:t>
            </w:r>
            <w:r w:rsidR="00F511DE">
              <w:rPr>
                <w:noProof/>
                <w:webHidden/>
              </w:rPr>
              <w:tab/>
            </w:r>
            <w:r w:rsidR="00F511DE">
              <w:rPr>
                <w:noProof/>
                <w:webHidden/>
              </w:rPr>
              <w:fldChar w:fldCharType="begin"/>
            </w:r>
            <w:r w:rsidR="00F511DE">
              <w:rPr>
                <w:noProof/>
                <w:webHidden/>
              </w:rPr>
              <w:instrText xml:space="preserve"> PAGEREF _Toc125537762 \h </w:instrText>
            </w:r>
            <w:r w:rsidR="00F511DE">
              <w:rPr>
                <w:noProof/>
                <w:webHidden/>
              </w:rPr>
            </w:r>
            <w:r w:rsidR="00F511DE">
              <w:rPr>
                <w:noProof/>
                <w:webHidden/>
              </w:rPr>
              <w:fldChar w:fldCharType="separate"/>
            </w:r>
            <w:r w:rsidR="00F511DE">
              <w:rPr>
                <w:noProof/>
                <w:webHidden/>
              </w:rPr>
              <w:t>194</w:t>
            </w:r>
            <w:r w:rsidR="00F511DE">
              <w:rPr>
                <w:noProof/>
                <w:webHidden/>
              </w:rPr>
              <w:fldChar w:fldCharType="end"/>
            </w:r>
          </w:hyperlink>
        </w:p>
        <w:p w14:paraId="415B31CF" w14:textId="402DB663" w:rsidR="00F511DE" w:rsidRDefault="00546A07">
          <w:pPr>
            <w:pStyle w:val="TOC3"/>
            <w:rPr>
              <w:rFonts w:asciiTheme="minorHAnsi" w:eastAsiaTheme="minorEastAsia" w:hAnsiTheme="minorHAnsi" w:cstheme="minorBidi"/>
              <w:noProof/>
              <w:color w:val="auto"/>
              <w:sz w:val="22"/>
              <w:szCs w:val="22"/>
            </w:rPr>
          </w:pPr>
          <w:hyperlink w:anchor="_Toc125537763" w:history="1">
            <w:r w:rsidR="00F511DE" w:rsidRPr="00A06A8E">
              <w:rPr>
                <w:rStyle w:val="Hyperlink"/>
                <w:noProof/>
              </w:rPr>
              <w:t>Metamodel Changes V3.0RC02 vs. V3.0RC01 w/o Security Part</w:t>
            </w:r>
            <w:r w:rsidR="00F511DE">
              <w:rPr>
                <w:noProof/>
                <w:webHidden/>
              </w:rPr>
              <w:tab/>
            </w:r>
            <w:r w:rsidR="00F511DE">
              <w:rPr>
                <w:noProof/>
                <w:webHidden/>
              </w:rPr>
              <w:fldChar w:fldCharType="begin"/>
            </w:r>
            <w:r w:rsidR="00F511DE">
              <w:rPr>
                <w:noProof/>
                <w:webHidden/>
              </w:rPr>
              <w:instrText xml:space="preserve"> PAGEREF _Toc125537763 \h </w:instrText>
            </w:r>
            <w:r w:rsidR="00F511DE">
              <w:rPr>
                <w:noProof/>
                <w:webHidden/>
              </w:rPr>
            </w:r>
            <w:r w:rsidR="00F511DE">
              <w:rPr>
                <w:noProof/>
                <w:webHidden/>
              </w:rPr>
              <w:fldChar w:fldCharType="separate"/>
            </w:r>
            <w:r w:rsidR="00F511DE">
              <w:rPr>
                <w:noProof/>
                <w:webHidden/>
              </w:rPr>
              <w:t>194</w:t>
            </w:r>
            <w:r w:rsidR="00F511DE">
              <w:rPr>
                <w:noProof/>
                <w:webHidden/>
              </w:rPr>
              <w:fldChar w:fldCharType="end"/>
            </w:r>
          </w:hyperlink>
        </w:p>
        <w:p w14:paraId="6292987B" w14:textId="041EAC10" w:rsidR="00F511DE" w:rsidRDefault="00546A07">
          <w:pPr>
            <w:pStyle w:val="TOC3"/>
            <w:rPr>
              <w:rFonts w:asciiTheme="minorHAnsi" w:eastAsiaTheme="minorEastAsia" w:hAnsiTheme="minorHAnsi" w:cstheme="minorBidi"/>
              <w:noProof/>
              <w:color w:val="auto"/>
              <w:sz w:val="22"/>
              <w:szCs w:val="22"/>
            </w:rPr>
          </w:pPr>
          <w:hyperlink w:anchor="_Toc125537764" w:history="1">
            <w:r w:rsidR="00F511DE" w:rsidRPr="00A06A8E">
              <w:rPr>
                <w:rStyle w:val="Hyperlink"/>
                <w:noProof/>
              </w:rPr>
              <w:t>Metamodel Changes V3.0RC02 vs. V3.0RC01 – Data Specification IEC61360</w:t>
            </w:r>
            <w:r w:rsidR="00F511DE">
              <w:rPr>
                <w:noProof/>
                <w:webHidden/>
              </w:rPr>
              <w:tab/>
            </w:r>
            <w:r w:rsidR="00F511DE">
              <w:rPr>
                <w:noProof/>
                <w:webHidden/>
              </w:rPr>
              <w:fldChar w:fldCharType="begin"/>
            </w:r>
            <w:r w:rsidR="00F511DE">
              <w:rPr>
                <w:noProof/>
                <w:webHidden/>
              </w:rPr>
              <w:instrText xml:space="preserve"> PAGEREF _Toc125537764 \h </w:instrText>
            </w:r>
            <w:r w:rsidR="00F511DE">
              <w:rPr>
                <w:noProof/>
                <w:webHidden/>
              </w:rPr>
            </w:r>
            <w:r w:rsidR="00F511DE">
              <w:rPr>
                <w:noProof/>
                <w:webHidden/>
              </w:rPr>
              <w:fldChar w:fldCharType="separate"/>
            </w:r>
            <w:r w:rsidR="00F511DE">
              <w:rPr>
                <w:noProof/>
                <w:webHidden/>
              </w:rPr>
              <w:t>206</w:t>
            </w:r>
            <w:r w:rsidR="00F511DE">
              <w:rPr>
                <w:noProof/>
                <w:webHidden/>
              </w:rPr>
              <w:fldChar w:fldCharType="end"/>
            </w:r>
          </w:hyperlink>
        </w:p>
        <w:p w14:paraId="2CF08F0F" w14:textId="09A19467" w:rsidR="00F511DE" w:rsidRDefault="00546A07">
          <w:pPr>
            <w:pStyle w:val="TOC3"/>
            <w:rPr>
              <w:rFonts w:asciiTheme="minorHAnsi" w:eastAsiaTheme="minorEastAsia" w:hAnsiTheme="minorHAnsi" w:cstheme="minorBidi"/>
              <w:noProof/>
              <w:color w:val="auto"/>
              <w:sz w:val="22"/>
              <w:szCs w:val="22"/>
            </w:rPr>
          </w:pPr>
          <w:hyperlink w:anchor="_Toc125537765" w:history="1">
            <w:r w:rsidR="00F511DE" w:rsidRPr="00A06A8E">
              <w:rPr>
                <w:rStyle w:val="Hyperlink"/>
                <w:noProof/>
              </w:rPr>
              <w:t>Metamodel Changes V3.0RC02 vs. V3.0RC01 – Security Part</w:t>
            </w:r>
            <w:r w:rsidR="00F511DE">
              <w:rPr>
                <w:noProof/>
                <w:webHidden/>
              </w:rPr>
              <w:tab/>
            </w:r>
            <w:r w:rsidR="00F511DE">
              <w:rPr>
                <w:noProof/>
                <w:webHidden/>
              </w:rPr>
              <w:fldChar w:fldCharType="begin"/>
            </w:r>
            <w:r w:rsidR="00F511DE">
              <w:rPr>
                <w:noProof/>
                <w:webHidden/>
              </w:rPr>
              <w:instrText xml:space="preserve"> PAGEREF _Toc125537765 \h </w:instrText>
            </w:r>
            <w:r w:rsidR="00F511DE">
              <w:rPr>
                <w:noProof/>
                <w:webHidden/>
              </w:rPr>
            </w:r>
            <w:r w:rsidR="00F511DE">
              <w:rPr>
                <w:noProof/>
                <w:webHidden/>
              </w:rPr>
              <w:fldChar w:fldCharType="separate"/>
            </w:r>
            <w:r w:rsidR="00F511DE">
              <w:rPr>
                <w:noProof/>
                <w:webHidden/>
              </w:rPr>
              <w:t>208</w:t>
            </w:r>
            <w:r w:rsidR="00F511DE">
              <w:rPr>
                <w:noProof/>
                <w:webHidden/>
              </w:rPr>
              <w:fldChar w:fldCharType="end"/>
            </w:r>
          </w:hyperlink>
        </w:p>
        <w:p w14:paraId="23AD0D44" w14:textId="17D1D311" w:rsidR="00F511DE" w:rsidRDefault="00546A07">
          <w:pPr>
            <w:pStyle w:val="TOC2"/>
            <w:rPr>
              <w:rFonts w:asciiTheme="minorHAnsi" w:eastAsiaTheme="minorEastAsia" w:hAnsiTheme="minorHAnsi" w:cstheme="minorBidi"/>
              <w:noProof/>
              <w:color w:val="auto"/>
              <w:sz w:val="22"/>
              <w:szCs w:val="22"/>
            </w:rPr>
          </w:pPr>
          <w:hyperlink w:anchor="_Toc125537766" w:history="1">
            <w:r w:rsidR="00F511DE" w:rsidRPr="00A06A8E">
              <w:rPr>
                <w:rStyle w:val="Hyperlink"/>
                <w:noProof/>
              </w:rPr>
              <w:t>Changes V3.0RC01 vs. V2.0.1</w:t>
            </w:r>
            <w:r w:rsidR="00F511DE">
              <w:rPr>
                <w:noProof/>
                <w:webHidden/>
              </w:rPr>
              <w:tab/>
            </w:r>
            <w:r w:rsidR="00F511DE">
              <w:rPr>
                <w:noProof/>
                <w:webHidden/>
              </w:rPr>
              <w:fldChar w:fldCharType="begin"/>
            </w:r>
            <w:r w:rsidR="00F511DE">
              <w:rPr>
                <w:noProof/>
                <w:webHidden/>
              </w:rPr>
              <w:instrText xml:space="preserve"> PAGEREF _Toc125537766 \h </w:instrText>
            </w:r>
            <w:r w:rsidR="00F511DE">
              <w:rPr>
                <w:noProof/>
                <w:webHidden/>
              </w:rPr>
            </w:r>
            <w:r w:rsidR="00F511DE">
              <w:rPr>
                <w:noProof/>
                <w:webHidden/>
              </w:rPr>
              <w:fldChar w:fldCharType="separate"/>
            </w:r>
            <w:r w:rsidR="00F511DE">
              <w:rPr>
                <w:noProof/>
                <w:webHidden/>
              </w:rPr>
              <w:t>209</w:t>
            </w:r>
            <w:r w:rsidR="00F511DE">
              <w:rPr>
                <w:noProof/>
                <w:webHidden/>
              </w:rPr>
              <w:fldChar w:fldCharType="end"/>
            </w:r>
          </w:hyperlink>
        </w:p>
        <w:p w14:paraId="40E2A2E0" w14:textId="678BDEFB" w:rsidR="00F511DE" w:rsidRDefault="00546A07">
          <w:pPr>
            <w:pStyle w:val="TOC3"/>
            <w:rPr>
              <w:rFonts w:asciiTheme="minorHAnsi" w:eastAsiaTheme="minorEastAsia" w:hAnsiTheme="minorHAnsi" w:cstheme="minorBidi"/>
              <w:noProof/>
              <w:color w:val="auto"/>
              <w:sz w:val="22"/>
              <w:szCs w:val="22"/>
            </w:rPr>
          </w:pPr>
          <w:hyperlink w:anchor="_Toc125537767" w:history="1">
            <w:r w:rsidR="00F511DE" w:rsidRPr="00A06A8E">
              <w:rPr>
                <w:rStyle w:val="Hyperlink"/>
                <w:noProof/>
              </w:rPr>
              <w:t>Metamodel Changes V3.0RC01 w/o Security Part</w:t>
            </w:r>
            <w:r w:rsidR="00F511DE">
              <w:rPr>
                <w:noProof/>
                <w:webHidden/>
              </w:rPr>
              <w:tab/>
            </w:r>
            <w:r w:rsidR="00F511DE">
              <w:rPr>
                <w:noProof/>
                <w:webHidden/>
              </w:rPr>
              <w:fldChar w:fldCharType="begin"/>
            </w:r>
            <w:r w:rsidR="00F511DE">
              <w:rPr>
                <w:noProof/>
                <w:webHidden/>
              </w:rPr>
              <w:instrText xml:space="preserve"> PAGEREF _Toc125537767 \h </w:instrText>
            </w:r>
            <w:r w:rsidR="00F511DE">
              <w:rPr>
                <w:noProof/>
                <w:webHidden/>
              </w:rPr>
            </w:r>
            <w:r w:rsidR="00F511DE">
              <w:rPr>
                <w:noProof/>
                <w:webHidden/>
              </w:rPr>
              <w:fldChar w:fldCharType="separate"/>
            </w:r>
            <w:r w:rsidR="00F511DE">
              <w:rPr>
                <w:noProof/>
                <w:webHidden/>
              </w:rPr>
              <w:t>209</w:t>
            </w:r>
            <w:r w:rsidR="00F511DE">
              <w:rPr>
                <w:noProof/>
                <w:webHidden/>
              </w:rPr>
              <w:fldChar w:fldCharType="end"/>
            </w:r>
          </w:hyperlink>
        </w:p>
        <w:p w14:paraId="518F358E" w14:textId="688419C8" w:rsidR="00F511DE" w:rsidRDefault="00546A07">
          <w:pPr>
            <w:pStyle w:val="TOC3"/>
            <w:rPr>
              <w:rFonts w:asciiTheme="minorHAnsi" w:eastAsiaTheme="minorEastAsia" w:hAnsiTheme="minorHAnsi" w:cstheme="minorBidi"/>
              <w:noProof/>
              <w:color w:val="auto"/>
              <w:sz w:val="22"/>
              <w:szCs w:val="22"/>
            </w:rPr>
          </w:pPr>
          <w:hyperlink w:anchor="_Toc125537768" w:history="1">
            <w:r w:rsidR="00F511DE" w:rsidRPr="00A06A8E">
              <w:rPr>
                <w:rStyle w:val="Hyperlink"/>
                <w:noProof/>
              </w:rPr>
              <w:t>Metamodel Changes V3.0RC01 – Security Part</w:t>
            </w:r>
            <w:r w:rsidR="00F511DE">
              <w:rPr>
                <w:noProof/>
                <w:webHidden/>
              </w:rPr>
              <w:tab/>
            </w:r>
            <w:r w:rsidR="00F511DE">
              <w:rPr>
                <w:noProof/>
                <w:webHidden/>
              </w:rPr>
              <w:fldChar w:fldCharType="begin"/>
            </w:r>
            <w:r w:rsidR="00F511DE">
              <w:rPr>
                <w:noProof/>
                <w:webHidden/>
              </w:rPr>
              <w:instrText xml:space="preserve"> PAGEREF _Toc125537768 \h </w:instrText>
            </w:r>
            <w:r w:rsidR="00F511DE">
              <w:rPr>
                <w:noProof/>
                <w:webHidden/>
              </w:rPr>
            </w:r>
            <w:r w:rsidR="00F511DE">
              <w:rPr>
                <w:noProof/>
                <w:webHidden/>
              </w:rPr>
              <w:fldChar w:fldCharType="separate"/>
            </w:r>
            <w:r w:rsidR="00F511DE">
              <w:rPr>
                <w:noProof/>
                <w:webHidden/>
              </w:rPr>
              <w:t>214</w:t>
            </w:r>
            <w:r w:rsidR="00F511DE">
              <w:rPr>
                <w:noProof/>
                <w:webHidden/>
              </w:rPr>
              <w:fldChar w:fldCharType="end"/>
            </w:r>
          </w:hyperlink>
        </w:p>
        <w:p w14:paraId="7E065BAE" w14:textId="3631830C" w:rsidR="00F511DE" w:rsidRDefault="00546A07">
          <w:pPr>
            <w:pStyle w:val="TOC2"/>
            <w:rPr>
              <w:rFonts w:asciiTheme="minorHAnsi" w:eastAsiaTheme="minorEastAsia" w:hAnsiTheme="minorHAnsi" w:cstheme="minorBidi"/>
              <w:noProof/>
              <w:color w:val="auto"/>
              <w:sz w:val="22"/>
              <w:szCs w:val="22"/>
            </w:rPr>
          </w:pPr>
          <w:hyperlink w:anchor="_Toc125537769" w:history="1">
            <w:r w:rsidR="00F511DE" w:rsidRPr="00A06A8E">
              <w:rPr>
                <w:rStyle w:val="Hyperlink"/>
                <w:noProof/>
              </w:rPr>
              <w:t>Changes V2.0.1 vs. V2.0</w:t>
            </w:r>
            <w:r w:rsidR="00F511DE">
              <w:rPr>
                <w:noProof/>
                <w:webHidden/>
              </w:rPr>
              <w:tab/>
            </w:r>
            <w:r w:rsidR="00F511DE">
              <w:rPr>
                <w:noProof/>
                <w:webHidden/>
              </w:rPr>
              <w:fldChar w:fldCharType="begin"/>
            </w:r>
            <w:r w:rsidR="00F511DE">
              <w:rPr>
                <w:noProof/>
                <w:webHidden/>
              </w:rPr>
              <w:instrText xml:space="preserve"> PAGEREF _Toc125537769 \h </w:instrText>
            </w:r>
            <w:r w:rsidR="00F511DE">
              <w:rPr>
                <w:noProof/>
                <w:webHidden/>
              </w:rPr>
            </w:r>
            <w:r w:rsidR="00F511DE">
              <w:rPr>
                <w:noProof/>
                <w:webHidden/>
              </w:rPr>
              <w:fldChar w:fldCharType="separate"/>
            </w:r>
            <w:r w:rsidR="00F511DE">
              <w:rPr>
                <w:noProof/>
                <w:webHidden/>
              </w:rPr>
              <w:t>215</w:t>
            </w:r>
            <w:r w:rsidR="00F511DE">
              <w:rPr>
                <w:noProof/>
                <w:webHidden/>
              </w:rPr>
              <w:fldChar w:fldCharType="end"/>
            </w:r>
          </w:hyperlink>
        </w:p>
        <w:p w14:paraId="54F80CE8" w14:textId="02B58051" w:rsidR="00F511DE" w:rsidRDefault="00546A07">
          <w:pPr>
            <w:pStyle w:val="TOC3"/>
            <w:rPr>
              <w:rFonts w:asciiTheme="minorHAnsi" w:eastAsiaTheme="minorEastAsia" w:hAnsiTheme="minorHAnsi" w:cstheme="minorBidi"/>
              <w:noProof/>
              <w:color w:val="auto"/>
              <w:sz w:val="22"/>
              <w:szCs w:val="22"/>
            </w:rPr>
          </w:pPr>
          <w:hyperlink w:anchor="_Toc125537770" w:history="1">
            <w:r w:rsidR="00F511DE" w:rsidRPr="00A06A8E">
              <w:rPr>
                <w:rStyle w:val="Hyperlink"/>
                <w:noProof/>
              </w:rPr>
              <w:t>Metamodel Changes V2.0.1 w/o Security Part</w:t>
            </w:r>
            <w:r w:rsidR="00F511DE">
              <w:rPr>
                <w:noProof/>
                <w:webHidden/>
              </w:rPr>
              <w:tab/>
            </w:r>
            <w:r w:rsidR="00F511DE">
              <w:rPr>
                <w:noProof/>
                <w:webHidden/>
              </w:rPr>
              <w:fldChar w:fldCharType="begin"/>
            </w:r>
            <w:r w:rsidR="00F511DE">
              <w:rPr>
                <w:noProof/>
                <w:webHidden/>
              </w:rPr>
              <w:instrText xml:space="preserve"> PAGEREF _Toc125537770 \h </w:instrText>
            </w:r>
            <w:r w:rsidR="00F511DE">
              <w:rPr>
                <w:noProof/>
                <w:webHidden/>
              </w:rPr>
            </w:r>
            <w:r w:rsidR="00F511DE">
              <w:rPr>
                <w:noProof/>
                <w:webHidden/>
              </w:rPr>
              <w:fldChar w:fldCharType="separate"/>
            </w:r>
            <w:r w:rsidR="00F511DE">
              <w:rPr>
                <w:noProof/>
                <w:webHidden/>
              </w:rPr>
              <w:t>215</w:t>
            </w:r>
            <w:r w:rsidR="00F511DE">
              <w:rPr>
                <w:noProof/>
                <w:webHidden/>
              </w:rPr>
              <w:fldChar w:fldCharType="end"/>
            </w:r>
          </w:hyperlink>
        </w:p>
        <w:p w14:paraId="4B14134C" w14:textId="6A84E2DB" w:rsidR="00F511DE" w:rsidRDefault="00546A07">
          <w:pPr>
            <w:pStyle w:val="TOC3"/>
            <w:rPr>
              <w:rFonts w:asciiTheme="minorHAnsi" w:eastAsiaTheme="minorEastAsia" w:hAnsiTheme="minorHAnsi" w:cstheme="minorBidi"/>
              <w:noProof/>
              <w:color w:val="auto"/>
              <w:sz w:val="22"/>
              <w:szCs w:val="22"/>
            </w:rPr>
          </w:pPr>
          <w:hyperlink w:anchor="_Toc125537771" w:history="1">
            <w:r w:rsidR="00F511DE" w:rsidRPr="00A06A8E">
              <w:rPr>
                <w:rStyle w:val="Hyperlink"/>
                <w:noProof/>
              </w:rPr>
              <w:t>Metamodel Changes V2.0.1 – Security Part</w:t>
            </w:r>
            <w:r w:rsidR="00F511DE">
              <w:rPr>
                <w:noProof/>
                <w:webHidden/>
              </w:rPr>
              <w:tab/>
            </w:r>
            <w:r w:rsidR="00F511DE">
              <w:rPr>
                <w:noProof/>
                <w:webHidden/>
              </w:rPr>
              <w:fldChar w:fldCharType="begin"/>
            </w:r>
            <w:r w:rsidR="00F511DE">
              <w:rPr>
                <w:noProof/>
                <w:webHidden/>
              </w:rPr>
              <w:instrText xml:space="preserve"> PAGEREF _Toc125537771 \h </w:instrText>
            </w:r>
            <w:r w:rsidR="00F511DE">
              <w:rPr>
                <w:noProof/>
                <w:webHidden/>
              </w:rPr>
            </w:r>
            <w:r w:rsidR="00F511DE">
              <w:rPr>
                <w:noProof/>
                <w:webHidden/>
              </w:rPr>
              <w:fldChar w:fldCharType="separate"/>
            </w:r>
            <w:r w:rsidR="00F511DE">
              <w:rPr>
                <w:noProof/>
                <w:webHidden/>
              </w:rPr>
              <w:t>216</w:t>
            </w:r>
            <w:r w:rsidR="00F511DE">
              <w:rPr>
                <w:noProof/>
                <w:webHidden/>
              </w:rPr>
              <w:fldChar w:fldCharType="end"/>
            </w:r>
          </w:hyperlink>
        </w:p>
        <w:p w14:paraId="5C351D7B" w14:textId="4F4648A1" w:rsidR="00F511DE" w:rsidRDefault="00546A07">
          <w:pPr>
            <w:pStyle w:val="TOC2"/>
            <w:rPr>
              <w:rFonts w:asciiTheme="minorHAnsi" w:eastAsiaTheme="minorEastAsia" w:hAnsiTheme="minorHAnsi" w:cstheme="minorBidi"/>
              <w:noProof/>
              <w:color w:val="auto"/>
              <w:sz w:val="22"/>
              <w:szCs w:val="22"/>
            </w:rPr>
          </w:pPr>
          <w:hyperlink w:anchor="_Toc125537772" w:history="1">
            <w:r w:rsidR="00F511DE" w:rsidRPr="00A06A8E">
              <w:rPr>
                <w:rStyle w:val="Hyperlink"/>
                <w:noProof/>
              </w:rPr>
              <w:t>Changes V2.0 vs. V1.0</w:t>
            </w:r>
            <w:r w:rsidR="00F511DE">
              <w:rPr>
                <w:noProof/>
                <w:webHidden/>
              </w:rPr>
              <w:tab/>
            </w:r>
            <w:r w:rsidR="00F511DE">
              <w:rPr>
                <w:noProof/>
                <w:webHidden/>
              </w:rPr>
              <w:fldChar w:fldCharType="begin"/>
            </w:r>
            <w:r w:rsidR="00F511DE">
              <w:rPr>
                <w:noProof/>
                <w:webHidden/>
              </w:rPr>
              <w:instrText xml:space="preserve"> PAGEREF _Toc125537772 \h </w:instrText>
            </w:r>
            <w:r w:rsidR="00F511DE">
              <w:rPr>
                <w:noProof/>
                <w:webHidden/>
              </w:rPr>
            </w:r>
            <w:r w:rsidR="00F511DE">
              <w:rPr>
                <w:noProof/>
                <w:webHidden/>
              </w:rPr>
              <w:fldChar w:fldCharType="separate"/>
            </w:r>
            <w:r w:rsidR="00F511DE">
              <w:rPr>
                <w:noProof/>
                <w:webHidden/>
              </w:rPr>
              <w:t>216</w:t>
            </w:r>
            <w:r w:rsidR="00F511DE">
              <w:rPr>
                <w:noProof/>
                <w:webHidden/>
              </w:rPr>
              <w:fldChar w:fldCharType="end"/>
            </w:r>
          </w:hyperlink>
        </w:p>
        <w:p w14:paraId="7CB8CD79" w14:textId="504C1A1D" w:rsidR="00F511DE" w:rsidRDefault="00546A07">
          <w:pPr>
            <w:pStyle w:val="TOC3"/>
            <w:rPr>
              <w:rFonts w:asciiTheme="minorHAnsi" w:eastAsiaTheme="minorEastAsia" w:hAnsiTheme="minorHAnsi" w:cstheme="minorBidi"/>
              <w:noProof/>
              <w:color w:val="auto"/>
              <w:sz w:val="22"/>
              <w:szCs w:val="22"/>
            </w:rPr>
          </w:pPr>
          <w:hyperlink w:anchor="_Toc125537773" w:history="1">
            <w:r w:rsidR="00F511DE" w:rsidRPr="00A06A8E">
              <w:rPr>
                <w:rStyle w:val="Hyperlink"/>
                <w:noProof/>
              </w:rPr>
              <w:t>Metamodel Changes V2.0 w/o Security Part</w:t>
            </w:r>
            <w:r w:rsidR="00F511DE">
              <w:rPr>
                <w:noProof/>
                <w:webHidden/>
              </w:rPr>
              <w:tab/>
            </w:r>
            <w:r w:rsidR="00F511DE">
              <w:rPr>
                <w:noProof/>
                <w:webHidden/>
              </w:rPr>
              <w:fldChar w:fldCharType="begin"/>
            </w:r>
            <w:r w:rsidR="00F511DE">
              <w:rPr>
                <w:noProof/>
                <w:webHidden/>
              </w:rPr>
              <w:instrText xml:space="preserve"> PAGEREF _Toc125537773 \h </w:instrText>
            </w:r>
            <w:r w:rsidR="00F511DE">
              <w:rPr>
                <w:noProof/>
                <w:webHidden/>
              </w:rPr>
            </w:r>
            <w:r w:rsidR="00F511DE">
              <w:rPr>
                <w:noProof/>
                <w:webHidden/>
              </w:rPr>
              <w:fldChar w:fldCharType="separate"/>
            </w:r>
            <w:r w:rsidR="00F511DE">
              <w:rPr>
                <w:noProof/>
                <w:webHidden/>
              </w:rPr>
              <w:t>216</w:t>
            </w:r>
            <w:r w:rsidR="00F511DE">
              <w:rPr>
                <w:noProof/>
                <w:webHidden/>
              </w:rPr>
              <w:fldChar w:fldCharType="end"/>
            </w:r>
          </w:hyperlink>
        </w:p>
        <w:p w14:paraId="58AF9A55" w14:textId="2D8361E3" w:rsidR="00F511DE" w:rsidRDefault="00546A07">
          <w:pPr>
            <w:pStyle w:val="TOC3"/>
            <w:rPr>
              <w:rFonts w:asciiTheme="minorHAnsi" w:eastAsiaTheme="minorEastAsia" w:hAnsiTheme="minorHAnsi" w:cstheme="minorBidi"/>
              <w:noProof/>
              <w:color w:val="auto"/>
              <w:sz w:val="22"/>
              <w:szCs w:val="22"/>
            </w:rPr>
          </w:pPr>
          <w:hyperlink w:anchor="_Toc125537774" w:history="1">
            <w:r w:rsidR="00F511DE" w:rsidRPr="00A06A8E">
              <w:rPr>
                <w:rStyle w:val="Hyperlink"/>
                <w:noProof/>
              </w:rPr>
              <w:t>Metamodel Changes V2.0 – Security Part</w:t>
            </w:r>
            <w:r w:rsidR="00F511DE">
              <w:rPr>
                <w:noProof/>
                <w:webHidden/>
              </w:rPr>
              <w:tab/>
            </w:r>
            <w:r w:rsidR="00F511DE">
              <w:rPr>
                <w:noProof/>
                <w:webHidden/>
              </w:rPr>
              <w:fldChar w:fldCharType="begin"/>
            </w:r>
            <w:r w:rsidR="00F511DE">
              <w:rPr>
                <w:noProof/>
                <w:webHidden/>
              </w:rPr>
              <w:instrText xml:space="preserve"> PAGEREF _Toc125537774 \h </w:instrText>
            </w:r>
            <w:r w:rsidR="00F511DE">
              <w:rPr>
                <w:noProof/>
                <w:webHidden/>
              </w:rPr>
            </w:r>
            <w:r w:rsidR="00F511DE">
              <w:rPr>
                <w:noProof/>
                <w:webHidden/>
              </w:rPr>
              <w:fldChar w:fldCharType="separate"/>
            </w:r>
            <w:r w:rsidR="00F511DE">
              <w:rPr>
                <w:noProof/>
                <w:webHidden/>
              </w:rPr>
              <w:t>220</w:t>
            </w:r>
            <w:r w:rsidR="00F511DE">
              <w:rPr>
                <w:noProof/>
                <w:webHidden/>
              </w:rPr>
              <w:fldChar w:fldCharType="end"/>
            </w:r>
          </w:hyperlink>
        </w:p>
        <w:p w14:paraId="63C0A6FD" w14:textId="40CC0EE8" w:rsidR="00F511DE" w:rsidRDefault="00546A07">
          <w:pPr>
            <w:pStyle w:val="TOC1"/>
            <w:rPr>
              <w:rFonts w:asciiTheme="minorHAnsi" w:eastAsiaTheme="minorEastAsia" w:hAnsiTheme="minorHAnsi" w:cstheme="minorBidi"/>
              <w:noProof/>
              <w:color w:val="auto"/>
              <w:sz w:val="22"/>
              <w:szCs w:val="22"/>
            </w:rPr>
          </w:pPr>
          <w:hyperlink w:anchor="_Toc125537775" w:history="1">
            <w:r w:rsidR="00F511DE" w:rsidRPr="00A06A8E">
              <w:rPr>
                <w:rStyle w:val="Hyperlink"/>
                <w:noProof/>
              </w:rPr>
              <w:t>Annex I. Bibliography</w:t>
            </w:r>
            <w:r w:rsidR="00F511DE">
              <w:rPr>
                <w:noProof/>
                <w:webHidden/>
              </w:rPr>
              <w:tab/>
            </w:r>
            <w:r w:rsidR="00F511DE">
              <w:rPr>
                <w:noProof/>
                <w:webHidden/>
              </w:rPr>
              <w:fldChar w:fldCharType="begin"/>
            </w:r>
            <w:r w:rsidR="00F511DE">
              <w:rPr>
                <w:noProof/>
                <w:webHidden/>
              </w:rPr>
              <w:instrText xml:space="preserve"> PAGEREF _Toc125537775 \h </w:instrText>
            </w:r>
            <w:r w:rsidR="00F511DE">
              <w:rPr>
                <w:noProof/>
                <w:webHidden/>
              </w:rPr>
            </w:r>
            <w:r w:rsidR="00F511DE">
              <w:rPr>
                <w:noProof/>
                <w:webHidden/>
              </w:rPr>
              <w:fldChar w:fldCharType="separate"/>
            </w:r>
            <w:r w:rsidR="00F511DE">
              <w:rPr>
                <w:noProof/>
                <w:webHidden/>
              </w:rPr>
              <w:t>221</w:t>
            </w:r>
            <w:r w:rsidR="00F511DE">
              <w:rPr>
                <w:noProof/>
                <w:webHidden/>
              </w:rPr>
              <w:fldChar w:fldCharType="end"/>
            </w:r>
          </w:hyperlink>
        </w:p>
        <w:p w14:paraId="278CED03" w14:textId="70D31844" w:rsidR="00CA64E4" w:rsidRDefault="00CA64E4">
          <w:r>
            <w:rPr>
              <w:b/>
              <w:bCs/>
              <w:noProof/>
            </w:rPr>
            <w:fldChar w:fldCharType="end"/>
          </w:r>
        </w:p>
      </w:sdtContent>
    </w:sdt>
    <w:p w14:paraId="63F115BB" w14:textId="28E23C83" w:rsidR="00386A88" w:rsidRPr="002670C6" w:rsidRDefault="00386A88" w:rsidP="00DF1846">
      <w:pPr>
        <w:rPr>
          <w:lang w:val="en-US"/>
        </w:rPr>
      </w:pPr>
    </w:p>
    <w:p w14:paraId="33969705" w14:textId="63B1225C" w:rsidR="002D7870" w:rsidRPr="002670C6" w:rsidRDefault="002D7870" w:rsidP="001B5277">
      <w:pPr>
        <w:pStyle w:val="TOCHeading"/>
        <w:rPr>
          <w:lang w:val="en-US"/>
        </w:rPr>
      </w:pPr>
      <w:r w:rsidRPr="002670C6">
        <w:rPr>
          <w:lang w:val="en-US"/>
        </w:rPr>
        <w:t>Table of Tables</w:t>
      </w:r>
    </w:p>
    <w:p w14:paraId="2A22F11A" w14:textId="027E8A35" w:rsidR="00F511DE" w:rsidRDefault="00855297">
      <w:pPr>
        <w:pStyle w:val="TableofFigures"/>
        <w:tabs>
          <w:tab w:val="right" w:leader="dot" w:pos="9629"/>
        </w:tabs>
        <w:rPr>
          <w:rFonts w:asciiTheme="minorHAnsi" w:eastAsiaTheme="minorEastAsia" w:hAnsiTheme="minorHAnsi" w:cstheme="minorBidi"/>
          <w:noProof/>
          <w:color w:val="auto"/>
          <w:sz w:val="22"/>
          <w:szCs w:val="22"/>
        </w:rPr>
      </w:pPr>
      <w:r w:rsidRPr="002670C6">
        <w:rPr>
          <w:b/>
          <w:lang w:val="en-US"/>
        </w:rPr>
        <w:fldChar w:fldCharType="begin"/>
      </w:r>
      <w:r w:rsidR="00331589" w:rsidRPr="00CE25AF">
        <w:rPr>
          <w:b/>
          <w:bCs/>
          <w:lang w:val="en-US"/>
        </w:rPr>
        <w:instrText xml:space="preserve"> TOC \h \z \c "Table" </w:instrText>
      </w:r>
      <w:r w:rsidRPr="002670C6">
        <w:fldChar w:fldCharType="separate"/>
      </w:r>
      <w:hyperlink w:anchor="_Toc125537776" w:history="1">
        <w:r w:rsidR="00F511DE" w:rsidRPr="009E7163">
          <w:rPr>
            <w:rStyle w:val="Hyperlink"/>
            <w:noProof/>
          </w:rPr>
          <w:t>Table 1 Life Cycle Phases and Roles of Type and Instance Assets</w:t>
        </w:r>
        <w:r w:rsidR="00F511DE">
          <w:rPr>
            <w:noProof/>
            <w:webHidden/>
          </w:rPr>
          <w:tab/>
        </w:r>
        <w:r w:rsidR="00F511DE">
          <w:rPr>
            <w:noProof/>
            <w:webHidden/>
          </w:rPr>
          <w:fldChar w:fldCharType="begin"/>
        </w:r>
        <w:r w:rsidR="00F511DE">
          <w:rPr>
            <w:noProof/>
            <w:webHidden/>
          </w:rPr>
          <w:instrText xml:space="preserve"> PAGEREF _Toc125537776 \h </w:instrText>
        </w:r>
        <w:r w:rsidR="00F511DE">
          <w:rPr>
            <w:noProof/>
            <w:webHidden/>
          </w:rPr>
        </w:r>
        <w:r w:rsidR="00F511DE">
          <w:rPr>
            <w:noProof/>
            <w:webHidden/>
          </w:rPr>
          <w:fldChar w:fldCharType="separate"/>
        </w:r>
        <w:r w:rsidR="00F511DE">
          <w:rPr>
            <w:noProof/>
            <w:webHidden/>
          </w:rPr>
          <w:t>31</w:t>
        </w:r>
        <w:r w:rsidR="00F511DE">
          <w:rPr>
            <w:noProof/>
            <w:webHidden/>
          </w:rPr>
          <w:fldChar w:fldCharType="end"/>
        </w:r>
      </w:hyperlink>
    </w:p>
    <w:p w14:paraId="19883835" w14:textId="26F08610"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77" w:history="1">
        <w:r w:rsidR="00F511DE" w:rsidRPr="009E7163">
          <w:rPr>
            <w:rStyle w:val="Hyperlink"/>
            <w:noProof/>
          </w:rPr>
          <w:t>Table 2 Elements with Allowed Identifying Values</w:t>
        </w:r>
        <w:r w:rsidR="00F511DE">
          <w:rPr>
            <w:noProof/>
            <w:webHidden/>
          </w:rPr>
          <w:tab/>
        </w:r>
        <w:r w:rsidR="00F511DE">
          <w:rPr>
            <w:noProof/>
            <w:webHidden/>
          </w:rPr>
          <w:fldChar w:fldCharType="begin"/>
        </w:r>
        <w:r w:rsidR="00F511DE">
          <w:rPr>
            <w:noProof/>
            <w:webHidden/>
          </w:rPr>
          <w:instrText xml:space="preserve"> PAGEREF _Toc125537777 \h </w:instrText>
        </w:r>
        <w:r w:rsidR="00F511DE">
          <w:rPr>
            <w:noProof/>
            <w:webHidden/>
          </w:rPr>
        </w:r>
        <w:r w:rsidR="00F511DE">
          <w:rPr>
            <w:noProof/>
            <w:webHidden/>
          </w:rPr>
          <w:fldChar w:fldCharType="separate"/>
        </w:r>
        <w:r w:rsidR="00F511DE">
          <w:rPr>
            <w:noProof/>
            <w:webHidden/>
          </w:rPr>
          <w:t>37</w:t>
        </w:r>
        <w:r w:rsidR="00F511DE">
          <w:rPr>
            <w:noProof/>
            <w:webHidden/>
          </w:rPr>
          <w:fldChar w:fldCharType="end"/>
        </w:r>
      </w:hyperlink>
    </w:p>
    <w:p w14:paraId="19E100DA" w14:textId="024DFAE6"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78" w:history="1">
        <w:r w:rsidR="00F511DE" w:rsidRPr="009E7163">
          <w:rPr>
            <w:rStyle w:val="Hyperlink"/>
            <w:noProof/>
          </w:rPr>
          <w:t>Table 3 Directions of Events</w:t>
        </w:r>
        <w:r w:rsidR="00F511DE">
          <w:rPr>
            <w:noProof/>
            <w:webHidden/>
          </w:rPr>
          <w:tab/>
        </w:r>
        <w:r w:rsidR="00F511DE">
          <w:rPr>
            <w:noProof/>
            <w:webHidden/>
          </w:rPr>
          <w:fldChar w:fldCharType="begin"/>
        </w:r>
        <w:r w:rsidR="00F511DE">
          <w:rPr>
            <w:noProof/>
            <w:webHidden/>
          </w:rPr>
          <w:instrText xml:space="preserve"> PAGEREF _Toc125537778 \h </w:instrText>
        </w:r>
        <w:r w:rsidR="00F511DE">
          <w:rPr>
            <w:noProof/>
            <w:webHidden/>
          </w:rPr>
        </w:r>
        <w:r w:rsidR="00F511DE">
          <w:rPr>
            <w:noProof/>
            <w:webHidden/>
          </w:rPr>
          <w:fldChar w:fldCharType="separate"/>
        </w:r>
        <w:r w:rsidR="00F511DE">
          <w:rPr>
            <w:noProof/>
            <w:webHidden/>
          </w:rPr>
          <w:t>47</w:t>
        </w:r>
        <w:r w:rsidR="00F511DE">
          <w:rPr>
            <w:noProof/>
            <w:webHidden/>
          </w:rPr>
          <w:fldChar w:fldCharType="end"/>
        </w:r>
      </w:hyperlink>
    </w:p>
    <w:p w14:paraId="67EA7C7E" w14:textId="7267C870"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79" w:history="1">
        <w:r w:rsidR="00F511DE" w:rsidRPr="009E7163">
          <w:rPr>
            <w:rStyle w:val="Hyperlink"/>
            <w:noProof/>
          </w:rPr>
          <w:t>Table 4 Types of Events</w:t>
        </w:r>
        <w:r w:rsidR="00F511DE">
          <w:rPr>
            <w:noProof/>
            <w:webHidden/>
          </w:rPr>
          <w:tab/>
        </w:r>
        <w:r w:rsidR="00F511DE">
          <w:rPr>
            <w:noProof/>
            <w:webHidden/>
          </w:rPr>
          <w:fldChar w:fldCharType="begin"/>
        </w:r>
        <w:r w:rsidR="00F511DE">
          <w:rPr>
            <w:noProof/>
            <w:webHidden/>
          </w:rPr>
          <w:instrText xml:space="preserve"> PAGEREF _Toc125537779 \h </w:instrText>
        </w:r>
        <w:r w:rsidR="00F511DE">
          <w:rPr>
            <w:noProof/>
            <w:webHidden/>
          </w:rPr>
        </w:r>
        <w:r w:rsidR="00F511DE">
          <w:rPr>
            <w:noProof/>
            <w:webHidden/>
          </w:rPr>
          <w:fldChar w:fldCharType="separate"/>
        </w:r>
        <w:r w:rsidR="00F511DE">
          <w:rPr>
            <w:noProof/>
            <w:webHidden/>
          </w:rPr>
          <w:t>47</w:t>
        </w:r>
        <w:r w:rsidR="00F511DE">
          <w:rPr>
            <w:noProof/>
            <w:webHidden/>
          </w:rPr>
          <w:fldChar w:fldCharType="end"/>
        </w:r>
      </w:hyperlink>
    </w:p>
    <w:p w14:paraId="29B6CAB0" w14:textId="5FE53DB3"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80" w:history="1">
        <w:r w:rsidR="00F511DE" w:rsidRPr="009E7163">
          <w:rPr>
            <w:rStyle w:val="Hyperlink"/>
            <w:noProof/>
          </w:rPr>
          <w:t>Table 5 Event Scopes</w:t>
        </w:r>
        <w:r w:rsidR="00F511DE">
          <w:rPr>
            <w:noProof/>
            <w:webHidden/>
          </w:rPr>
          <w:tab/>
        </w:r>
        <w:r w:rsidR="00F511DE">
          <w:rPr>
            <w:noProof/>
            <w:webHidden/>
          </w:rPr>
          <w:fldChar w:fldCharType="begin"/>
        </w:r>
        <w:r w:rsidR="00F511DE">
          <w:rPr>
            <w:noProof/>
            <w:webHidden/>
          </w:rPr>
          <w:instrText xml:space="preserve"> PAGEREF _Toc125537780 \h </w:instrText>
        </w:r>
        <w:r w:rsidR="00F511DE">
          <w:rPr>
            <w:noProof/>
            <w:webHidden/>
          </w:rPr>
        </w:r>
        <w:r w:rsidR="00F511DE">
          <w:rPr>
            <w:noProof/>
            <w:webHidden/>
          </w:rPr>
          <w:fldChar w:fldCharType="separate"/>
        </w:r>
        <w:r w:rsidR="00F511DE">
          <w:rPr>
            <w:noProof/>
            <w:webHidden/>
          </w:rPr>
          <w:t>48</w:t>
        </w:r>
        <w:r w:rsidR="00F511DE">
          <w:rPr>
            <w:noProof/>
            <w:webHidden/>
          </w:rPr>
          <w:fldChar w:fldCharType="end"/>
        </w:r>
      </w:hyperlink>
    </w:p>
    <w:p w14:paraId="648A7E67" w14:textId="2F8DD662"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81" w:history="1">
        <w:r w:rsidR="00F511DE" w:rsidRPr="009E7163">
          <w:rPr>
            <w:rStyle w:val="Hyperlink"/>
            <w:noProof/>
          </w:rPr>
          <w:t>Table 6 Categories for Elements with Value</w:t>
        </w:r>
        <w:r w:rsidR="00F511DE">
          <w:rPr>
            <w:noProof/>
            <w:webHidden/>
          </w:rPr>
          <w:tab/>
        </w:r>
        <w:r w:rsidR="00F511DE">
          <w:rPr>
            <w:noProof/>
            <w:webHidden/>
          </w:rPr>
          <w:fldChar w:fldCharType="begin"/>
        </w:r>
        <w:r w:rsidR="00F511DE">
          <w:rPr>
            <w:noProof/>
            <w:webHidden/>
          </w:rPr>
          <w:instrText xml:space="preserve"> PAGEREF _Toc125537781 \h </w:instrText>
        </w:r>
        <w:r w:rsidR="00F511DE">
          <w:rPr>
            <w:noProof/>
            <w:webHidden/>
          </w:rPr>
        </w:r>
        <w:r w:rsidR="00F511DE">
          <w:rPr>
            <w:noProof/>
            <w:webHidden/>
          </w:rPr>
          <w:fldChar w:fldCharType="separate"/>
        </w:r>
        <w:r w:rsidR="00F511DE">
          <w:rPr>
            <w:noProof/>
            <w:webHidden/>
          </w:rPr>
          <w:t>64</w:t>
        </w:r>
        <w:r w:rsidR="00F511DE">
          <w:rPr>
            <w:noProof/>
            <w:webHidden/>
          </w:rPr>
          <w:fldChar w:fldCharType="end"/>
        </w:r>
      </w:hyperlink>
    </w:p>
    <w:p w14:paraId="302025A9" w14:textId="47B2285E"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82" w:history="1">
        <w:r w:rsidR="00F511DE" w:rsidRPr="009E7163">
          <w:rPr>
            <w:rStyle w:val="Hyperlink"/>
            <w:noProof/>
          </w:rPr>
          <w:t>Table 7 Simple Data Types Used in Metamodel</w:t>
        </w:r>
        <w:r w:rsidR="00F511DE">
          <w:rPr>
            <w:noProof/>
            <w:webHidden/>
          </w:rPr>
          <w:tab/>
        </w:r>
        <w:r w:rsidR="00F511DE">
          <w:rPr>
            <w:noProof/>
            <w:webHidden/>
          </w:rPr>
          <w:fldChar w:fldCharType="begin"/>
        </w:r>
        <w:r w:rsidR="00F511DE">
          <w:rPr>
            <w:noProof/>
            <w:webHidden/>
          </w:rPr>
          <w:instrText xml:space="preserve"> PAGEREF _Toc125537782 \h </w:instrText>
        </w:r>
        <w:r w:rsidR="00F511DE">
          <w:rPr>
            <w:noProof/>
            <w:webHidden/>
          </w:rPr>
        </w:r>
        <w:r w:rsidR="00F511DE">
          <w:rPr>
            <w:noProof/>
            <w:webHidden/>
          </w:rPr>
          <w:fldChar w:fldCharType="separate"/>
        </w:r>
        <w:r w:rsidR="00F511DE">
          <w:rPr>
            <w:noProof/>
            <w:webHidden/>
          </w:rPr>
          <w:t>100</w:t>
        </w:r>
        <w:r w:rsidR="00F511DE">
          <w:rPr>
            <w:noProof/>
            <w:webHidden/>
          </w:rPr>
          <w:fldChar w:fldCharType="end"/>
        </w:r>
      </w:hyperlink>
    </w:p>
    <w:p w14:paraId="5C51A1FB" w14:textId="63085509"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83" w:history="1">
        <w:r w:rsidR="00F511DE" w:rsidRPr="009E7163">
          <w:rPr>
            <w:rStyle w:val="Hyperlink"/>
            <w:noProof/>
          </w:rPr>
          <w:t>Table 8 Primitive Data Types Used in Metamodel</w:t>
        </w:r>
        <w:r w:rsidR="00F511DE">
          <w:rPr>
            <w:noProof/>
            <w:webHidden/>
          </w:rPr>
          <w:tab/>
        </w:r>
        <w:r w:rsidR="00F511DE">
          <w:rPr>
            <w:noProof/>
            <w:webHidden/>
          </w:rPr>
          <w:fldChar w:fldCharType="begin"/>
        </w:r>
        <w:r w:rsidR="00F511DE">
          <w:rPr>
            <w:noProof/>
            <w:webHidden/>
          </w:rPr>
          <w:instrText xml:space="preserve"> PAGEREF _Toc125537783 \h </w:instrText>
        </w:r>
        <w:r w:rsidR="00F511DE">
          <w:rPr>
            <w:noProof/>
            <w:webHidden/>
          </w:rPr>
        </w:r>
        <w:r w:rsidR="00F511DE">
          <w:rPr>
            <w:noProof/>
            <w:webHidden/>
          </w:rPr>
          <w:fldChar w:fldCharType="separate"/>
        </w:r>
        <w:r w:rsidR="00F511DE">
          <w:rPr>
            <w:noProof/>
            <w:webHidden/>
          </w:rPr>
          <w:t>100</w:t>
        </w:r>
        <w:r w:rsidR="00F511DE">
          <w:rPr>
            <w:noProof/>
            <w:webHidden/>
          </w:rPr>
          <w:fldChar w:fldCharType="end"/>
        </w:r>
      </w:hyperlink>
    </w:p>
    <w:p w14:paraId="42BFEF01" w14:textId="29D4B543"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84" w:history="1">
        <w:r w:rsidR="00F511DE" w:rsidRPr="009E7163">
          <w:rPr>
            <w:rStyle w:val="Hyperlink"/>
            <w:noProof/>
          </w:rPr>
          <w:t>Table 9 Data Types with Examples</w:t>
        </w:r>
        <w:r w:rsidR="00F511DE">
          <w:rPr>
            <w:noProof/>
            <w:webHidden/>
          </w:rPr>
          <w:tab/>
        </w:r>
        <w:r w:rsidR="00F511DE">
          <w:rPr>
            <w:noProof/>
            <w:webHidden/>
          </w:rPr>
          <w:fldChar w:fldCharType="begin"/>
        </w:r>
        <w:r w:rsidR="00F511DE">
          <w:rPr>
            <w:noProof/>
            <w:webHidden/>
          </w:rPr>
          <w:instrText xml:space="preserve"> PAGEREF _Toc125537784 \h </w:instrText>
        </w:r>
        <w:r w:rsidR="00F511DE">
          <w:rPr>
            <w:noProof/>
            <w:webHidden/>
          </w:rPr>
        </w:r>
        <w:r w:rsidR="00F511DE">
          <w:rPr>
            <w:noProof/>
            <w:webHidden/>
          </w:rPr>
          <w:fldChar w:fldCharType="separate"/>
        </w:r>
        <w:r w:rsidR="00F511DE">
          <w:rPr>
            <w:noProof/>
            <w:webHidden/>
          </w:rPr>
          <w:t>104</w:t>
        </w:r>
        <w:r w:rsidR="00F511DE">
          <w:rPr>
            <w:noProof/>
            <w:webHidden/>
          </w:rPr>
          <w:fldChar w:fldCharType="end"/>
        </w:r>
      </w:hyperlink>
    </w:p>
    <w:p w14:paraId="5840C484" w14:textId="4AAC7B49"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85" w:history="1">
        <w:r w:rsidR="00F511DE" w:rsidRPr="009E7163">
          <w:rPr>
            <w:rStyle w:val="Hyperlink"/>
            <w:noProof/>
          </w:rPr>
          <w:t>Table 10 Distinction of Different Data Formats for the Asset Administration Shell</w:t>
        </w:r>
        <w:r w:rsidR="00F511DE">
          <w:rPr>
            <w:noProof/>
            <w:webHidden/>
          </w:rPr>
          <w:tab/>
        </w:r>
        <w:r w:rsidR="00F511DE">
          <w:rPr>
            <w:noProof/>
            <w:webHidden/>
          </w:rPr>
          <w:fldChar w:fldCharType="begin"/>
        </w:r>
        <w:r w:rsidR="00F511DE">
          <w:rPr>
            <w:noProof/>
            <w:webHidden/>
          </w:rPr>
          <w:instrText xml:space="preserve"> PAGEREF _Toc125537785 \h </w:instrText>
        </w:r>
        <w:r w:rsidR="00F511DE">
          <w:rPr>
            <w:noProof/>
            <w:webHidden/>
          </w:rPr>
        </w:r>
        <w:r w:rsidR="00F511DE">
          <w:rPr>
            <w:noProof/>
            <w:webHidden/>
          </w:rPr>
          <w:fldChar w:fldCharType="separate"/>
        </w:r>
        <w:r w:rsidR="00F511DE">
          <w:rPr>
            <w:noProof/>
            <w:webHidden/>
          </w:rPr>
          <w:t>117</w:t>
        </w:r>
        <w:r w:rsidR="00F511DE">
          <w:rPr>
            <w:noProof/>
            <w:webHidden/>
          </w:rPr>
          <w:fldChar w:fldCharType="end"/>
        </w:r>
      </w:hyperlink>
    </w:p>
    <w:p w14:paraId="47BFDCE9" w14:textId="6500B850"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86" w:history="1">
        <w:r w:rsidR="00F511DE" w:rsidRPr="009E7163">
          <w:rPr>
            <w:rStyle w:val="Hyperlink"/>
            <w:noProof/>
          </w:rPr>
          <w:t>Table 11 Proposed Structure for URIs</w:t>
        </w:r>
        <w:r w:rsidR="00F511DE">
          <w:rPr>
            <w:noProof/>
            <w:webHidden/>
          </w:rPr>
          <w:tab/>
        </w:r>
        <w:r w:rsidR="00F511DE">
          <w:rPr>
            <w:noProof/>
            <w:webHidden/>
          </w:rPr>
          <w:fldChar w:fldCharType="begin"/>
        </w:r>
        <w:r w:rsidR="00F511DE">
          <w:rPr>
            <w:noProof/>
            <w:webHidden/>
          </w:rPr>
          <w:instrText xml:space="preserve"> PAGEREF _Toc125537786 \h </w:instrText>
        </w:r>
        <w:r w:rsidR="00F511DE">
          <w:rPr>
            <w:noProof/>
            <w:webHidden/>
          </w:rPr>
        </w:r>
        <w:r w:rsidR="00F511DE">
          <w:rPr>
            <w:noProof/>
            <w:webHidden/>
          </w:rPr>
          <w:fldChar w:fldCharType="separate"/>
        </w:r>
        <w:r w:rsidR="00F511DE">
          <w:rPr>
            <w:noProof/>
            <w:webHidden/>
          </w:rPr>
          <w:t>137</w:t>
        </w:r>
        <w:r w:rsidR="00F511DE">
          <w:rPr>
            <w:noProof/>
            <w:webHidden/>
          </w:rPr>
          <w:fldChar w:fldCharType="end"/>
        </w:r>
      </w:hyperlink>
    </w:p>
    <w:p w14:paraId="268AB222" w14:textId="68B5EF98"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87" w:history="1">
        <w:r w:rsidR="00F511DE" w:rsidRPr="009E7163">
          <w:rPr>
            <w:rStyle w:val="Hyperlink"/>
            <w:noProof/>
          </w:rPr>
          <w:t>Table 12 Example URN and URL-based Identifiers of the Asset Administration Shell</w:t>
        </w:r>
        <w:r w:rsidR="00F511DE">
          <w:rPr>
            <w:noProof/>
            <w:webHidden/>
          </w:rPr>
          <w:tab/>
        </w:r>
        <w:r w:rsidR="00F511DE">
          <w:rPr>
            <w:noProof/>
            <w:webHidden/>
          </w:rPr>
          <w:fldChar w:fldCharType="begin"/>
        </w:r>
        <w:r w:rsidR="00F511DE">
          <w:rPr>
            <w:noProof/>
            <w:webHidden/>
          </w:rPr>
          <w:instrText xml:space="preserve"> PAGEREF _Toc125537787 \h </w:instrText>
        </w:r>
        <w:r w:rsidR="00F511DE">
          <w:rPr>
            <w:noProof/>
            <w:webHidden/>
          </w:rPr>
        </w:r>
        <w:r w:rsidR="00F511DE">
          <w:rPr>
            <w:noProof/>
            <w:webHidden/>
          </w:rPr>
          <w:fldChar w:fldCharType="separate"/>
        </w:r>
        <w:r w:rsidR="00F511DE">
          <w:rPr>
            <w:noProof/>
            <w:webHidden/>
          </w:rPr>
          <w:t>138</w:t>
        </w:r>
        <w:r w:rsidR="00F511DE">
          <w:rPr>
            <w:noProof/>
            <w:webHidden/>
          </w:rPr>
          <w:fldChar w:fldCharType="end"/>
        </w:r>
      </w:hyperlink>
    </w:p>
    <w:p w14:paraId="31E093E0" w14:textId="1D9EB875"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88" w:history="1">
        <w:r w:rsidR="00F511DE" w:rsidRPr="009E7163">
          <w:rPr>
            <w:rStyle w:val="Hyperlink"/>
            <w:noProof/>
          </w:rPr>
          <w:t>Table 13 Changes</w:t>
        </w:r>
        <w:r w:rsidR="00F511DE">
          <w:rPr>
            <w:noProof/>
            <w:webHidden/>
          </w:rPr>
          <w:tab/>
        </w:r>
        <w:r w:rsidR="00F511DE">
          <w:rPr>
            <w:noProof/>
            <w:webHidden/>
          </w:rPr>
          <w:fldChar w:fldCharType="begin"/>
        </w:r>
        <w:r w:rsidR="00F511DE">
          <w:rPr>
            <w:noProof/>
            <w:webHidden/>
          </w:rPr>
          <w:instrText xml:space="preserve"> PAGEREF _Toc125537788 \h </w:instrText>
        </w:r>
        <w:r w:rsidR="00F511DE">
          <w:rPr>
            <w:noProof/>
            <w:webHidden/>
          </w:rPr>
        </w:r>
        <w:r w:rsidR="00F511DE">
          <w:rPr>
            <w:noProof/>
            <w:webHidden/>
          </w:rPr>
          <w:fldChar w:fldCharType="separate"/>
        </w:r>
        <w:r w:rsidR="00F511DE">
          <w:rPr>
            <w:noProof/>
            <w:webHidden/>
          </w:rPr>
          <w:t>164</w:t>
        </w:r>
        <w:r w:rsidR="00F511DE">
          <w:rPr>
            <w:noProof/>
            <w:webHidden/>
          </w:rPr>
          <w:fldChar w:fldCharType="end"/>
        </w:r>
      </w:hyperlink>
    </w:p>
    <w:p w14:paraId="0F95C3D5" w14:textId="632172BC"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89" w:history="1">
        <w:r w:rsidR="00F511DE" w:rsidRPr="009E7163">
          <w:rPr>
            <w:rStyle w:val="Hyperlink"/>
            <w:noProof/>
          </w:rPr>
          <w:t>Table 14 New Elements in Metamodel</w:t>
        </w:r>
        <w:r w:rsidR="00F511DE">
          <w:rPr>
            <w:noProof/>
            <w:webHidden/>
          </w:rPr>
          <w:tab/>
        </w:r>
        <w:r w:rsidR="00F511DE">
          <w:rPr>
            <w:noProof/>
            <w:webHidden/>
          </w:rPr>
          <w:fldChar w:fldCharType="begin"/>
        </w:r>
        <w:r w:rsidR="00F511DE">
          <w:rPr>
            <w:noProof/>
            <w:webHidden/>
          </w:rPr>
          <w:instrText xml:space="preserve"> PAGEREF _Toc125537789 \h </w:instrText>
        </w:r>
        <w:r w:rsidR="00F511DE">
          <w:rPr>
            <w:noProof/>
            <w:webHidden/>
          </w:rPr>
        </w:r>
        <w:r w:rsidR="00F511DE">
          <w:rPr>
            <w:noProof/>
            <w:webHidden/>
          </w:rPr>
          <w:fldChar w:fldCharType="separate"/>
        </w:r>
        <w:r w:rsidR="00F511DE">
          <w:rPr>
            <w:noProof/>
            <w:webHidden/>
          </w:rPr>
          <w:t>167</w:t>
        </w:r>
        <w:r w:rsidR="00F511DE">
          <w:rPr>
            <w:noProof/>
            <w:webHidden/>
          </w:rPr>
          <w:fldChar w:fldCharType="end"/>
        </w:r>
      </w:hyperlink>
    </w:p>
    <w:p w14:paraId="7F86727B" w14:textId="38AE7021"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90" w:history="1">
        <w:r w:rsidR="00F511DE" w:rsidRPr="009E7163">
          <w:rPr>
            <w:rStyle w:val="Hyperlink"/>
            <w:noProof/>
          </w:rPr>
          <w:t>Table 15 New, Changed or Removed Constraints</w:t>
        </w:r>
        <w:r w:rsidR="00F511DE">
          <w:rPr>
            <w:noProof/>
            <w:webHidden/>
          </w:rPr>
          <w:tab/>
        </w:r>
        <w:r w:rsidR="00F511DE">
          <w:rPr>
            <w:noProof/>
            <w:webHidden/>
          </w:rPr>
          <w:fldChar w:fldCharType="begin"/>
        </w:r>
        <w:r w:rsidR="00F511DE">
          <w:rPr>
            <w:noProof/>
            <w:webHidden/>
          </w:rPr>
          <w:instrText xml:space="preserve"> PAGEREF _Toc125537790 \h </w:instrText>
        </w:r>
        <w:r w:rsidR="00F511DE">
          <w:rPr>
            <w:noProof/>
            <w:webHidden/>
          </w:rPr>
        </w:r>
        <w:r w:rsidR="00F511DE">
          <w:rPr>
            <w:noProof/>
            <w:webHidden/>
          </w:rPr>
          <w:fldChar w:fldCharType="separate"/>
        </w:r>
        <w:r w:rsidR="00F511DE">
          <w:rPr>
            <w:noProof/>
            <w:webHidden/>
          </w:rPr>
          <w:t>171</w:t>
        </w:r>
        <w:r w:rsidR="00F511DE">
          <w:rPr>
            <w:noProof/>
            <w:webHidden/>
          </w:rPr>
          <w:fldChar w:fldCharType="end"/>
        </w:r>
      </w:hyperlink>
    </w:p>
    <w:p w14:paraId="63E2CA0C" w14:textId="17F49228"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91" w:history="1">
        <w:r w:rsidR="00F511DE" w:rsidRPr="009E7163">
          <w:rPr>
            <w:rStyle w:val="Hyperlink"/>
            <w:noProof/>
          </w:rPr>
          <w:t>Table 16 Changes</w:t>
        </w:r>
        <w:r w:rsidR="00F511DE">
          <w:rPr>
            <w:noProof/>
            <w:webHidden/>
          </w:rPr>
          <w:tab/>
        </w:r>
        <w:r w:rsidR="00F511DE">
          <w:rPr>
            <w:noProof/>
            <w:webHidden/>
          </w:rPr>
          <w:fldChar w:fldCharType="begin"/>
        </w:r>
        <w:r w:rsidR="00F511DE">
          <w:rPr>
            <w:noProof/>
            <w:webHidden/>
          </w:rPr>
          <w:instrText xml:space="preserve"> PAGEREF _Toc125537791 \h </w:instrText>
        </w:r>
        <w:r w:rsidR="00F511DE">
          <w:rPr>
            <w:noProof/>
            <w:webHidden/>
          </w:rPr>
        </w:r>
        <w:r w:rsidR="00F511DE">
          <w:rPr>
            <w:noProof/>
            <w:webHidden/>
          </w:rPr>
          <w:fldChar w:fldCharType="separate"/>
        </w:r>
        <w:r w:rsidR="00F511DE">
          <w:rPr>
            <w:noProof/>
            <w:webHidden/>
          </w:rPr>
          <w:t>176</w:t>
        </w:r>
        <w:r w:rsidR="00F511DE">
          <w:rPr>
            <w:noProof/>
            <w:webHidden/>
          </w:rPr>
          <w:fldChar w:fldCharType="end"/>
        </w:r>
      </w:hyperlink>
    </w:p>
    <w:p w14:paraId="0E6E27D2" w14:textId="74B2C771"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92" w:history="1">
        <w:r w:rsidR="00F511DE" w:rsidRPr="009E7163">
          <w:rPr>
            <w:rStyle w:val="Hyperlink"/>
            <w:noProof/>
          </w:rPr>
          <w:t>Table 17 New Elements in Metamodel</w:t>
        </w:r>
        <w:r w:rsidR="00F511DE">
          <w:rPr>
            <w:noProof/>
            <w:webHidden/>
          </w:rPr>
          <w:tab/>
        </w:r>
        <w:r w:rsidR="00F511DE">
          <w:rPr>
            <w:noProof/>
            <w:webHidden/>
          </w:rPr>
          <w:fldChar w:fldCharType="begin"/>
        </w:r>
        <w:r w:rsidR="00F511DE">
          <w:rPr>
            <w:noProof/>
            <w:webHidden/>
          </w:rPr>
          <w:instrText xml:space="preserve"> PAGEREF _Toc125537792 \h </w:instrText>
        </w:r>
        <w:r w:rsidR="00F511DE">
          <w:rPr>
            <w:noProof/>
            <w:webHidden/>
          </w:rPr>
        </w:r>
        <w:r w:rsidR="00F511DE">
          <w:rPr>
            <w:noProof/>
            <w:webHidden/>
          </w:rPr>
          <w:fldChar w:fldCharType="separate"/>
        </w:r>
        <w:r w:rsidR="00F511DE">
          <w:rPr>
            <w:noProof/>
            <w:webHidden/>
          </w:rPr>
          <w:t>178</w:t>
        </w:r>
        <w:r w:rsidR="00F511DE">
          <w:rPr>
            <w:noProof/>
            <w:webHidden/>
          </w:rPr>
          <w:fldChar w:fldCharType="end"/>
        </w:r>
      </w:hyperlink>
    </w:p>
    <w:p w14:paraId="32FA67A0" w14:textId="1C74BBDD"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93" w:history="1">
        <w:r w:rsidR="00F511DE" w:rsidRPr="009E7163">
          <w:rPr>
            <w:rStyle w:val="Hyperlink"/>
            <w:noProof/>
          </w:rPr>
          <w:t>Table 18 New, Changed or Removed Constraints</w:t>
        </w:r>
        <w:r w:rsidR="00F511DE">
          <w:rPr>
            <w:noProof/>
            <w:webHidden/>
          </w:rPr>
          <w:tab/>
        </w:r>
        <w:r w:rsidR="00F511DE">
          <w:rPr>
            <w:noProof/>
            <w:webHidden/>
          </w:rPr>
          <w:fldChar w:fldCharType="begin"/>
        </w:r>
        <w:r w:rsidR="00F511DE">
          <w:rPr>
            <w:noProof/>
            <w:webHidden/>
          </w:rPr>
          <w:instrText xml:space="preserve"> PAGEREF _Toc125537793 \h </w:instrText>
        </w:r>
        <w:r w:rsidR="00F511DE">
          <w:rPr>
            <w:noProof/>
            <w:webHidden/>
          </w:rPr>
        </w:r>
        <w:r w:rsidR="00F511DE">
          <w:rPr>
            <w:noProof/>
            <w:webHidden/>
          </w:rPr>
          <w:fldChar w:fldCharType="separate"/>
        </w:r>
        <w:r w:rsidR="00F511DE">
          <w:rPr>
            <w:noProof/>
            <w:webHidden/>
          </w:rPr>
          <w:t>178</w:t>
        </w:r>
        <w:r w:rsidR="00F511DE">
          <w:rPr>
            <w:noProof/>
            <w:webHidden/>
          </w:rPr>
          <w:fldChar w:fldCharType="end"/>
        </w:r>
      </w:hyperlink>
    </w:p>
    <w:p w14:paraId="4B6631C7" w14:textId="337885D8"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94" w:history="1">
        <w:r w:rsidR="00F511DE" w:rsidRPr="009E7163">
          <w:rPr>
            <w:rStyle w:val="Hyperlink"/>
            <w:noProof/>
          </w:rPr>
          <w:t>Table 19 Changes w/o Security</w:t>
        </w:r>
        <w:r w:rsidR="00F511DE">
          <w:rPr>
            <w:noProof/>
            <w:webHidden/>
          </w:rPr>
          <w:tab/>
        </w:r>
        <w:r w:rsidR="00F511DE">
          <w:rPr>
            <w:noProof/>
            <w:webHidden/>
          </w:rPr>
          <w:fldChar w:fldCharType="begin"/>
        </w:r>
        <w:r w:rsidR="00F511DE">
          <w:rPr>
            <w:noProof/>
            <w:webHidden/>
          </w:rPr>
          <w:instrText xml:space="preserve"> PAGEREF _Toc125537794 \h </w:instrText>
        </w:r>
        <w:r w:rsidR="00F511DE">
          <w:rPr>
            <w:noProof/>
            <w:webHidden/>
          </w:rPr>
        </w:r>
        <w:r w:rsidR="00F511DE">
          <w:rPr>
            <w:noProof/>
            <w:webHidden/>
          </w:rPr>
          <w:fldChar w:fldCharType="separate"/>
        </w:r>
        <w:r w:rsidR="00F511DE">
          <w:rPr>
            <w:noProof/>
            <w:webHidden/>
          </w:rPr>
          <w:t>182</w:t>
        </w:r>
        <w:r w:rsidR="00F511DE">
          <w:rPr>
            <w:noProof/>
            <w:webHidden/>
          </w:rPr>
          <w:fldChar w:fldCharType="end"/>
        </w:r>
      </w:hyperlink>
    </w:p>
    <w:p w14:paraId="2A90722A" w14:textId="4FF8DB34"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95" w:history="1">
        <w:r w:rsidR="00F511DE" w:rsidRPr="009E7163">
          <w:rPr>
            <w:rStyle w:val="Hyperlink"/>
            <w:noProof/>
          </w:rPr>
          <w:t>Table 20 New Elements in Metamodel w/o Security</w:t>
        </w:r>
        <w:r w:rsidR="00F511DE">
          <w:rPr>
            <w:noProof/>
            <w:webHidden/>
          </w:rPr>
          <w:tab/>
        </w:r>
        <w:r w:rsidR="00F511DE">
          <w:rPr>
            <w:noProof/>
            <w:webHidden/>
          </w:rPr>
          <w:fldChar w:fldCharType="begin"/>
        </w:r>
        <w:r w:rsidR="00F511DE">
          <w:rPr>
            <w:noProof/>
            <w:webHidden/>
          </w:rPr>
          <w:instrText xml:space="preserve"> PAGEREF _Toc125537795 \h </w:instrText>
        </w:r>
        <w:r w:rsidR="00F511DE">
          <w:rPr>
            <w:noProof/>
            <w:webHidden/>
          </w:rPr>
        </w:r>
        <w:r w:rsidR="00F511DE">
          <w:rPr>
            <w:noProof/>
            <w:webHidden/>
          </w:rPr>
          <w:fldChar w:fldCharType="separate"/>
        </w:r>
        <w:r w:rsidR="00F511DE">
          <w:rPr>
            <w:noProof/>
            <w:webHidden/>
          </w:rPr>
          <w:t>184</w:t>
        </w:r>
        <w:r w:rsidR="00F511DE">
          <w:rPr>
            <w:noProof/>
            <w:webHidden/>
          </w:rPr>
          <w:fldChar w:fldCharType="end"/>
        </w:r>
      </w:hyperlink>
    </w:p>
    <w:p w14:paraId="02788B0E" w14:textId="7CB61861"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96" w:history="1">
        <w:r w:rsidR="00F511DE" w:rsidRPr="009E7163">
          <w:rPr>
            <w:rStyle w:val="Hyperlink"/>
            <w:noProof/>
          </w:rPr>
          <w:t>Table 21 New, Changed or Removed Constraints w/o Security</w:t>
        </w:r>
        <w:r w:rsidR="00F511DE">
          <w:rPr>
            <w:noProof/>
            <w:webHidden/>
          </w:rPr>
          <w:tab/>
        </w:r>
        <w:r w:rsidR="00F511DE">
          <w:rPr>
            <w:noProof/>
            <w:webHidden/>
          </w:rPr>
          <w:fldChar w:fldCharType="begin"/>
        </w:r>
        <w:r w:rsidR="00F511DE">
          <w:rPr>
            <w:noProof/>
            <w:webHidden/>
          </w:rPr>
          <w:instrText xml:space="preserve"> PAGEREF _Toc125537796 \h </w:instrText>
        </w:r>
        <w:r w:rsidR="00F511DE">
          <w:rPr>
            <w:noProof/>
            <w:webHidden/>
          </w:rPr>
        </w:r>
        <w:r w:rsidR="00F511DE">
          <w:rPr>
            <w:noProof/>
            <w:webHidden/>
          </w:rPr>
          <w:fldChar w:fldCharType="separate"/>
        </w:r>
        <w:r w:rsidR="00F511DE">
          <w:rPr>
            <w:noProof/>
            <w:webHidden/>
          </w:rPr>
          <w:t>187</w:t>
        </w:r>
        <w:r w:rsidR="00F511DE">
          <w:rPr>
            <w:noProof/>
            <w:webHidden/>
          </w:rPr>
          <w:fldChar w:fldCharType="end"/>
        </w:r>
      </w:hyperlink>
    </w:p>
    <w:p w14:paraId="657B4ABC" w14:textId="5D431D10"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97" w:history="1">
        <w:r w:rsidR="00F511DE" w:rsidRPr="009E7163">
          <w:rPr>
            <w:rStyle w:val="Hyperlink"/>
            <w:noProof/>
          </w:rPr>
          <w:t>Table 22 Changes w.r.t. Data Specification IEC61360</w:t>
        </w:r>
        <w:r w:rsidR="00F511DE">
          <w:rPr>
            <w:noProof/>
            <w:webHidden/>
          </w:rPr>
          <w:tab/>
        </w:r>
        <w:r w:rsidR="00F511DE">
          <w:rPr>
            <w:noProof/>
            <w:webHidden/>
          </w:rPr>
          <w:fldChar w:fldCharType="begin"/>
        </w:r>
        <w:r w:rsidR="00F511DE">
          <w:rPr>
            <w:noProof/>
            <w:webHidden/>
          </w:rPr>
          <w:instrText xml:space="preserve"> PAGEREF _Toc125537797 \h </w:instrText>
        </w:r>
        <w:r w:rsidR="00F511DE">
          <w:rPr>
            <w:noProof/>
            <w:webHidden/>
          </w:rPr>
        </w:r>
        <w:r w:rsidR="00F511DE">
          <w:rPr>
            <w:noProof/>
            <w:webHidden/>
          </w:rPr>
          <w:fldChar w:fldCharType="separate"/>
        </w:r>
        <w:r w:rsidR="00F511DE">
          <w:rPr>
            <w:noProof/>
            <w:webHidden/>
          </w:rPr>
          <w:t>190</w:t>
        </w:r>
        <w:r w:rsidR="00F511DE">
          <w:rPr>
            <w:noProof/>
            <w:webHidden/>
          </w:rPr>
          <w:fldChar w:fldCharType="end"/>
        </w:r>
      </w:hyperlink>
    </w:p>
    <w:p w14:paraId="45EF0669" w14:textId="1BFBC6E3"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98" w:history="1">
        <w:r w:rsidR="00F511DE" w:rsidRPr="009E7163">
          <w:rPr>
            <w:rStyle w:val="Hyperlink"/>
            <w:noProof/>
          </w:rPr>
          <w:t>Table 23 New Elements in Metamodel DataSpecification IEC61360</w:t>
        </w:r>
        <w:r w:rsidR="00F511DE">
          <w:rPr>
            <w:noProof/>
            <w:webHidden/>
          </w:rPr>
          <w:tab/>
        </w:r>
        <w:r w:rsidR="00F511DE">
          <w:rPr>
            <w:noProof/>
            <w:webHidden/>
          </w:rPr>
          <w:fldChar w:fldCharType="begin"/>
        </w:r>
        <w:r w:rsidR="00F511DE">
          <w:rPr>
            <w:noProof/>
            <w:webHidden/>
          </w:rPr>
          <w:instrText xml:space="preserve"> PAGEREF _Toc125537798 \h </w:instrText>
        </w:r>
        <w:r w:rsidR="00F511DE">
          <w:rPr>
            <w:noProof/>
            <w:webHidden/>
          </w:rPr>
        </w:r>
        <w:r w:rsidR="00F511DE">
          <w:rPr>
            <w:noProof/>
            <w:webHidden/>
          </w:rPr>
          <w:fldChar w:fldCharType="separate"/>
        </w:r>
        <w:r w:rsidR="00F511DE">
          <w:rPr>
            <w:noProof/>
            <w:webHidden/>
          </w:rPr>
          <w:t>191</w:t>
        </w:r>
        <w:r w:rsidR="00F511DE">
          <w:rPr>
            <w:noProof/>
            <w:webHidden/>
          </w:rPr>
          <w:fldChar w:fldCharType="end"/>
        </w:r>
      </w:hyperlink>
    </w:p>
    <w:p w14:paraId="7DD5BB23" w14:textId="6352E3D8"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799" w:history="1">
        <w:r w:rsidR="00F511DE" w:rsidRPr="009E7163">
          <w:rPr>
            <w:rStyle w:val="Hyperlink"/>
            <w:noProof/>
          </w:rPr>
          <w:t>Table 24 New, Changed or Removed Constraints Data Specification IEC61360</w:t>
        </w:r>
        <w:r w:rsidR="00F511DE">
          <w:rPr>
            <w:noProof/>
            <w:webHidden/>
          </w:rPr>
          <w:tab/>
        </w:r>
        <w:r w:rsidR="00F511DE">
          <w:rPr>
            <w:noProof/>
            <w:webHidden/>
          </w:rPr>
          <w:fldChar w:fldCharType="begin"/>
        </w:r>
        <w:r w:rsidR="00F511DE">
          <w:rPr>
            <w:noProof/>
            <w:webHidden/>
          </w:rPr>
          <w:instrText xml:space="preserve"> PAGEREF _Toc125537799 \h </w:instrText>
        </w:r>
        <w:r w:rsidR="00F511DE">
          <w:rPr>
            <w:noProof/>
            <w:webHidden/>
          </w:rPr>
        </w:r>
        <w:r w:rsidR="00F511DE">
          <w:rPr>
            <w:noProof/>
            <w:webHidden/>
          </w:rPr>
          <w:fldChar w:fldCharType="separate"/>
        </w:r>
        <w:r w:rsidR="00F511DE">
          <w:rPr>
            <w:noProof/>
            <w:webHidden/>
          </w:rPr>
          <w:t>191</w:t>
        </w:r>
        <w:r w:rsidR="00F511DE">
          <w:rPr>
            <w:noProof/>
            <w:webHidden/>
          </w:rPr>
          <w:fldChar w:fldCharType="end"/>
        </w:r>
      </w:hyperlink>
    </w:p>
    <w:p w14:paraId="0B793B7C" w14:textId="6FD381F5"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00" w:history="1">
        <w:r w:rsidR="00F511DE" w:rsidRPr="009E7163">
          <w:rPr>
            <w:rStyle w:val="Hyperlink"/>
            <w:noProof/>
          </w:rPr>
          <w:t>Table 25 Changes w.r.t. Security</w:t>
        </w:r>
        <w:r w:rsidR="00F511DE">
          <w:rPr>
            <w:noProof/>
            <w:webHidden/>
          </w:rPr>
          <w:tab/>
        </w:r>
        <w:r w:rsidR="00F511DE">
          <w:rPr>
            <w:noProof/>
            <w:webHidden/>
          </w:rPr>
          <w:fldChar w:fldCharType="begin"/>
        </w:r>
        <w:r w:rsidR="00F511DE">
          <w:rPr>
            <w:noProof/>
            <w:webHidden/>
          </w:rPr>
          <w:instrText xml:space="preserve"> PAGEREF _Toc125537800 \h </w:instrText>
        </w:r>
        <w:r w:rsidR="00F511DE">
          <w:rPr>
            <w:noProof/>
            <w:webHidden/>
          </w:rPr>
        </w:r>
        <w:r w:rsidR="00F511DE">
          <w:rPr>
            <w:noProof/>
            <w:webHidden/>
          </w:rPr>
          <w:fldChar w:fldCharType="separate"/>
        </w:r>
        <w:r w:rsidR="00F511DE">
          <w:rPr>
            <w:noProof/>
            <w:webHidden/>
          </w:rPr>
          <w:t>193</w:t>
        </w:r>
        <w:r w:rsidR="00F511DE">
          <w:rPr>
            <w:noProof/>
            <w:webHidden/>
          </w:rPr>
          <w:fldChar w:fldCharType="end"/>
        </w:r>
      </w:hyperlink>
    </w:p>
    <w:p w14:paraId="44EBAAA3" w14:textId="4420AAB7"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01" w:history="1">
        <w:r w:rsidR="00F511DE" w:rsidRPr="009E7163">
          <w:rPr>
            <w:rStyle w:val="Hyperlink"/>
            <w:noProof/>
          </w:rPr>
          <w:t>Table 26 New Elements in Metamodel Security</w:t>
        </w:r>
        <w:r w:rsidR="00F511DE">
          <w:rPr>
            <w:noProof/>
            <w:webHidden/>
          </w:rPr>
          <w:tab/>
        </w:r>
        <w:r w:rsidR="00F511DE">
          <w:rPr>
            <w:noProof/>
            <w:webHidden/>
          </w:rPr>
          <w:fldChar w:fldCharType="begin"/>
        </w:r>
        <w:r w:rsidR="00F511DE">
          <w:rPr>
            <w:noProof/>
            <w:webHidden/>
          </w:rPr>
          <w:instrText xml:space="preserve"> PAGEREF _Toc125537801 \h </w:instrText>
        </w:r>
        <w:r w:rsidR="00F511DE">
          <w:rPr>
            <w:noProof/>
            <w:webHidden/>
          </w:rPr>
        </w:r>
        <w:r w:rsidR="00F511DE">
          <w:rPr>
            <w:noProof/>
            <w:webHidden/>
          </w:rPr>
          <w:fldChar w:fldCharType="separate"/>
        </w:r>
        <w:r w:rsidR="00F511DE">
          <w:rPr>
            <w:noProof/>
            <w:webHidden/>
          </w:rPr>
          <w:t>193</w:t>
        </w:r>
        <w:r w:rsidR="00F511DE">
          <w:rPr>
            <w:noProof/>
            <w:webHidden/>
          </w:rPr>
          <w:fldChar w:fldCharType="end"/>
        </w:r>
      </w:hyperlink>
    </w:p>
    <w:p w14:paraId="1FFDF799" w14:textId="547BCB5B"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02" w:history="1">
        <w:r w:rsidR="00F511DE" w:rsidRPr="009E7163">
          <w:rPr>
            <w:rStyle w:val="Hyperlink"/>
            <w:noProof/>
          </w:rPr>
          <w:t>Table 27 New, Changed or Removed Constraints Security</w:t>
        </w:r>
        <w:r w:rsidR="00F511DE">
          <w:rPr>
            <w:noProof/>
            <w:webHidden/>
          </w:rPr>
          <w:tab/>
        </w:r>
        <w:r w:rsidR="00F511DE">
          <w:rPr>
            <w:noProof/>
            <w:webHidden/>
          </w:rPr>
          <w:fldChar w:fldCharType="begin"/>
        </w:r>
        <w:r w:rsidR="00F511DE">
          <w:rPr>
            <w:noProof/>
            <w:webHidden/>
          </w:rPr>
          <w:instrText xml:space="preserve"> PAGEREF _Toc125537802 \h </w:instrText>
        </w:r>
        <w:r w:rsidR="00F511DE">
          <w:rPr>
            <w:noProof/>
            <w:webHidden/>
          </w:rPr>
        </w:r>
        <w:r w:rsidR="00F511DE">
          <w:rPr>
            <w:noProof/>
            <w:webHidden/>
          </w:rPr>
          <w:fldChar w:fldCharType="separate"/>
        </w:r>
        <w:r w:rsidR="00F511DE">
          <w:rPr>
            <w:noProof/>
            <w:webHidden/>
          </w:rPr>
          <w:t>193</w:t>
        </w:r>
        <w:r w:rsidR="00F511DE">
          <w:rPr>
            <w:noProof/>
            <w:webHidden/>
          </w:rPr>
          <w:fldChar w:fldCharType="end"/>
        </w:r>
      </w:hyperlink>
    </w:p>
    <w:p w14:paraId="6D106DE3" w14:textId="2D17C870"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03" w:history="1">
        <w:r w:rsidR="00F511DE" w:rsidRPr="009E7163">
          <w:rPr>
            <w:rStyle w:val="Hyperlink"/>
            <w:noProof/>
          </w:rPr>
          <w:t>Table 28 Changes w/o Security</w:t>
        </w:r>
        <w:r w:rsidR="00F511DE">
          <w:rPr>
            <w:noProof/>
            <w:webHidden/>
          </w:rPr>
          <w:tab/>
        </w:r>
        <w:r w:rsidR="00F511DE">
          <w:rPr>
            <w:noProof/>
            <w:webHidden/>
          </w:rPr>
          <w:fldChar w:fldCharType="begin"/>
        </w:r>
        <w:r w:rsidR="00F511DE">
          <w:rPr>
            <w:noProof/>
            <w:webHidden/>
          </w:rPr>
          <w:instrText xml:space="preserve"> PAGEREF _Toc125537803 \h </w:instrText>
        </w:r>
        <w:r w:rsidR="00F511DE">
          <w:rPr>
            <w:noProof/>
            <w:webHidden/>
          </w:rPr>
        </w:r>
        <w:r w:rsidR="00F511DE">
          <w:rPr>
            <w:noProof/>
            <w:webHidden/>
          </w:rPr>
          <w:fldChar w:fldCharType="separate"/>
        </w:r>
        <w:r w:rsidR="00F511DE">
          <w:rPr>
            <w:noProof/>
            <w:webHidden/>
          </w:rPr>
          <w:t>195</w:t>
        </w:r>
        <w:r w:rsidR="00F511DE">
          <w:rPr>
            <w:noProof/>
            <w:webHidden/>
          </w:rPr>
          <w:fldChar w:fldCharType="end"/>
        </w:r>
      </w:hyperlink>
    </w:p>
    <w:p w14:paraId="2A549E58" w14:textId="0ECC11CC"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04" w:history="1">
        <w:r w:rsidR="00F511DE" w:rsidRPr="009E7163">
          <w:rPr>
            <w:rStyle w:val="Hyperlink"/>
            <w:noProof/>
          </w:rPr>
          <w:t>Table 29 New Elements in Metamodel w/o Security</w:t>
        </w:r>
        <w:r w:rsidR="00F511DE">
          <w:rPr>
            <w:noProof/>
            <w:webHidden/>
          </w:rPr>
          <w:tab/>
        </w:r>
        <w:r w:rsidR="00F511DE">
          <w:rPr>
            <w:noProof/>
            <w:webHidden/>
          </w:rPr>
          <w:fldChar w:fldCharType="begin"/>
        </w:r>
        <w:r w:rsidR="00F511DE">
          <w:rPr>
            <w:noProof/>
            <w:webHidden/>
          </w:rPr>
          <w:instrText xml:space="preserve"> PAGEREF _Toc125537804 \h </w:instrText>
        </w:r>
        <w:r w:rsidR="00F511DE">
          <w:rPr>
            <w:noProof/>
            <w:webHidden/>
          </w:rPr>
        </w:r>
        <w:r w:rsidR="00F511DE">
          <w:rPr>
            <w:noProof/>
            <w:webHidden/>
          </w:rPr>
          <w:fldChar w:fldCharType="separate"/>
        </w:r>
        <w:r w:rsidR="00F511DE">
          <w:rPr>
            <w:noProof/>
            <w:webHidden/>
          </w:rPr>
          <w:t>198</w:t>
        </w:r>
        <w:r w:rsidR="00F511DE">
          <w:rPr>
            <w:noProof/>
            <w:webHidden/>
          </w:rPr>
          <w:fldChar w:fldCharType="end"/>
        </w:r>
      </w:hyperlink>
    </w:p>
    <w:p w14:paraId="0B4B59A2" w14:textId="580E55CF"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05" w:history="1">
        <w:r w:rsidR="00F511DE" w:rsidRPr="009E7163">
          <w:rPr>
            <w:rStyle w:val="Hyperlink"/>
            <w:noProof/>
          </w:rPr>
          <w:t>Table 30 New, Changed or Removed Constraints w/o Security</w:t>
        </w:r>
        <w:r w:rsidR="00F511DE">
          <w:rPr>
            <w:noProof/>
            <w:webHidden/>
          </w:rPr>
          <w:tab/>
        </w:r>
        <w:r w:rsidR="00F511DE">
          <w:rPr>
            <w:noProof/>
            <w:webHidden/>
          </w:rPr>
          <w:fldChar w:fldCharType="begin"/>
        </w:r>
        <w:r w:rsidR="00F511DE">
          <w:rPr>
            <w:noProof/>
            <w:webHidden/>
          </w:rPr>
          <w:instrText xml:space="preserve"> PAGEREF _Toc125537805 \h </w:instrText>
        </w:r>
        <w:r w:rsidR="00F511DE">
          <w:rPr>
            <w:noProof/>
            <w:webHidden/>
          </w:rPr>
        </w:r>
        <w:r w:rsidR="00F511DE">
          <w:rPr>
            <w:noProof/>
            <w:webHidden/>
          </w:rPr>
          <w:fldChar w:fldCharType="separate"/>
        </w:r>
        <w:r w:rsidR="00F511DE">
          <w:rPr>
            <w:noProof/>
            <w:webHidden/>
          </w:rPr>
          <w:t>200</w:t>
        </w:r>
        <w:r w:rsidR="00F511DE">
          <w:rPr>
            <w:noProof/>
            <w:webHidden/>
          </w:rPr>
          <w:fldChar w:fldCharType="end"/>
        </w:r>
      </w:hyperlink>
    </w:p>
    <w:p w14:paraId="64BA5026" w14:textId="441CE582"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06" w:history="1">
        <w:r w:rsidR="00F511DE" w:rsidRPr="009E7163">
          <w:rPr>
            <w:rStyle w:val="Hyperlink"/>
            <w:noProof/>
          </w:rPr>
          <w:t>Table 31 Changes w.r.t. Data Specification IEC61360</w:t>
        </w:r>
        <w:r w:rsidR="00F511DE">
          <w:rPr>
            <w:noProof/>
            <w:webHidden/>
          </w:rPr>
          <w:tab/>
        </w:r>
        <w:r w:rsidR="00F511DE">
          <w:rPr>
            <w:noProof/>
            <w:webHidden/>
          </w:rPr>
          <w:fldChar w:fldCharType="begin"/>
        </w:r>
        <w:r w:rsidR="00F511DE">
          <w:rPr>
            <w:noProof/>
            <w:webHidden/>
          </w:rPr>
          <w:instrText xml:space="preserve"> PAGEREF _Toc125537806 \h </w:instrText>
        </w:r>
        <w:r w:rsidR="00F511DE">
          <w:rPr>
            <w:noProof/>
            <w:webHidden/>
          </w:rPr>
        </w:r>
        <w:r w:rsidR="00F511DE">
          <w:rPr>
            <w:noProof/>
            <w:webHidden/>
          </w:rPr>
          <w:fldChar w:fldCharType="separate"/>
        </w:r>
        <w:r w:rsidR="00F511DE">
          <w:rPr>
            <w:noProof/>
            <w:webHidden/>
          </w:rPr>
          <w:t>206</w:t>
        </w:r>
        <w:r w:rsidR="00F511DE">
          <w:rPr>
            <w:noProof/>
            <w:webHidden/>
          </w:rPr>
          <w:fldChar w:fldCharType="end"/>
        </w:r>
      </w:hyperlink>
    </w:p>
    <w:p w14:paraId="5AA1B9C3" w14:textId="2F0723EC"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07" w:history="1">
        <w:r w:rsidR="00F511DE" w:rsidRPr="009E7163">
          <w:rPr>
            <w:rStyle w:val="Hyperlink"/>
            <w:noProof/>
          </w:rPr>
          <w:t>Table 32 New Elements in Metamodel DataSpecification IEC61360</w:t>
        </w:r>
        <w:r w:rsidR="00F511DE">
          <w:rPr>
            <w:noProof/>
            <w:webHidden/>
          </w:rPr>
          <w:tab/>
        </w:r>
        <w:r w:rsidR="00F511DE">
          <w:rPr>
            <w:noProof/>
            <w:webHidden/>
          </w:rPr>
          <w:fldChar w:fldCharType="begin"/>
        </w:r>
        <w:r w:rsidR="00F511DE">
          <w:rPr>
            <w:noProof/>
            <w:webHidden/>
          </w:rPr>
          <w:instrText xml:space="preserve"> PAGEREF _Toc125537807 \h </w:instrText>
        </w:r>
        <w:r w:rsidR="00F511DE">
          <w:rPr>
            <w:noProof/>
            <w:webHidden/>
          </w:rPr>
        </w:r>
        <w:r w:rsidR="00F511DE">
          <w:rPr>
            <w:noProof/>
            <w:webHidden/>
          </w:rPr>
          <w:fldChar w:fldCharType="separate"/>
        </w:r>
        <w:r w:rsidR="00F511DE">
          <w:rPr>
            <w:noProof/>
            <w:webHidden/>
          </w:rPr>
          <w:t>207</w:t>
        </w:r>
        <w:r w:rsidR="00F511DE">
          <w:rPr>
            <w:noProof/>
            <w:webHidden/>
          </w:rPr>
          <w:fldChar w:fldCharType="end"/>
        </w:r>
      </w:hyperlink>
    </w:p>
    <w:p w14:paraId="096066A1" w14:textId="1F212F7F"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08" w:history="1">
        <w:r w:rsidR="00F511DE" w:rsidRPr="009E7163">
          <w:rPr>
            <w:rStyle w:val="Hyperlink"/>
            <w:noProof/>
          </w:rPr>
          <w:t>Table 33 New, Changed or Removed Constraints Data Specification IEC61360</w:t>
        </w:r>
        <w:r w:rsidR="00F511DE">
          <w:rPr>
            <w:noProof/>
            <w:webHidden/>
          </w:rPr>
          <w:tab/>
        </w:r>
        <w:r w:rsidR="00F511DE">
          <w:rPr>
            <w:noProof/>
            <w:webHidden/>
          </w:rPr>
          <w:fldChar w:fldCharType="begin"/>
        </w:r>
        <w:r w:rsidR="00F511DE">
          <w:rPr>
            <w:noProof/>
            <w:webHidden/>
          </w:rPr>
          <w:instrText xml:space="preserve"> PAGEREF _Toc125537808 \h </w:instrText>
        </w:r>
        <w:r w:rsidR="00F511DE">
          <w:rPr>
            <w:noProof/>
            <w:webHidden/>
          </w:rPr>
        </w:r>
        <w:r w:rsidR="00F511DE">
          <w:rPr>
            <w:noProof/>
            <w:webHidden/>
          </w:rPr>
          <w:fldChar w:fldCharType="separate"/>
        </w:r>
        <w:r w:rsidR="00F511DE">
          <w:rPr>
            <w:noProof/>
            <w:webHidden/>
          </w:rPr>
          <w:t>207</w:t>
        </w:r>
        <w:r w:rsidR="00F511DE">
          <w:rPr>
            <w:noProof/>
            <w:webHidden/>
          </w:rPr>
          <w:fldChar w:fldCharType="end"/>
        </w:r>
      </w:hyperlink>
    </w:p>
    <w:p w14:paraId="524DDA78" w14:textId="0141B675"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09" w:history="1">
        <w:r w:rsidR="00F511DE" w:rsidRPr="009E7163">
          <w:rPr>
            <w:rStyle w:val="Hyperlink"/>
            <w:noProof/>
          </w:rPr>
          <w:t>Table 34 Changes w.r.t. Security</w:t>
        </w:r>
        <w:r w:rsidR="00F511DE">
          <w:rPr>
            <w:noProof/>
            <w:webHidden/>
          </w:rPr>
          <w:tab/>
        </w:r>
        <w:r w:rsidR="00F511DE">
          <w:rPr>
            <w:noProof/>
            <w:webHidden/>
          </w:rPr>
          <w:fldChar w:fldCharType="begin"/>
        </w:r>
        <w:r w:rsidR="00F511DE">
          <w:rPr>
            <w:noProof/>
            <w:webHidden/>
          </w:rPr>
          <w:instrText xml:space="preserve"> PAGEREF _Toc125537809 \h </w:instrText>
        </w:r>
        <w:r w:rsidR="00F511DE">
          <w:rPr>
            <w:noProof/>
            <w:webHidden/>
          </w:rPr>
        </w:r>
        <w:r w:rsidR="00F511DE">
          <w:rPr>
            <w:noProof/>
            <w:webHidden/>
          </w:rPr>
          <w:fldChar w:fldCharType="separate"/>
        </w:r>
        <w:r w:rsidR="00F511DE">
          <w:rPr>
            <w:noProof/>
            <w:webHidden/>
          </w:rPr>
          <w:t>208</w:t>
        </w:r>
        <w:r w:rsidR="00F511DE">
          <w:rPr>
            <w:noProof/>
            <w:webHidden/>
          </w:rPr>
          <w:fldChar w:fldCharType="end"/>
        </w:r>
      </w:hyperlink>
    </w:p>
    <w:p w14:paraId="0FC31F57" w14:textId="5F33169B"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10" w:history="1">
        <w:r w:rsidR="00F511DE" w:rsidRPr="009E7163">
          <w:rPr>
            <w:rStyle w:val="Hyperlink"/>
            <w:noProof/>
          </w:rPr>
          <w:t>Table 35 New Elements in Metamodel Security</w:t>
        </w:r>
        <w:r w:rsidR="00F511DE">
          <w:rPr>
            <w:noProof/>
            <w:webHidden/>
          </w:rPr>
          <w:tab/>
        </w:r>
        <w:r w:rsidR="00F511DE">
          <w:rPr>
            <w:noProof/>
            <w:webHidden/>
          </w:rPr>
          <w:fldChar w:fldCharType="begin"/>
        </w:r>
        <w:r w:rsidR="00F511DE">
          <w:rPr>
            <w:noProof/>
            <w:webHidden/>
          </w:rPr>
          <w:instrText xml:space="preserve"> PAGEREF _Toc125537810 \h </w:instrText>
        </w:r>
        <w:r w:rsidR="00F511DE">
          <w:rPr>
            <w:noProof/>
            <w:webHidden/>
          </w:rPr>
        </w:r>
        <w:r w:rsidR="00F511DE">
          <w:rPr>
            <w:noProof/>
            <w:webHidden/>
          </w:rPr>
          <w:fldChar w:fldCharType="separate"/>
        </w:r>
        <w:r w:rsidR="00F511DE">
          <w:rPr>
            <w:noProof/>
            <w:webHidden/>
          </w:rPr>
          <w:t>209</w:t>
        </w:r>
        <w:r w:rsidR="00F511DE">
          <w:rPr>
            <w:noProof/>
            <w:webHidden/>
          </w:rPr>
          <w:fldChar w:fldCharType="end"/>
        </w:r>
      </w:hyperlink>
    </w:p>
    <w:p w14:paraId="4B95F5BE" w14:textId="5393CC6B"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11" w:history="1">
        <w:r w:rsidR="00F511DE" w:rsidRPr="009E7163">
          <w:rPr>
            <w:rStyle w:val="Hyperlink"/>
            <w:noProof/>
          </w:rPr>
          <w:t>Table 36 New, Changed or Removed Constraints Security</w:t>
        </w:r>
        <w:r w:rsidR="00F511DE">
          <w:rPr>
            <w:noProof/>
            <w:webHidden/>
          </w:rPr>
          <w:tab/>
        </w:r>
        <w:r w:rsidR="00F511DE">
          <w:rPr>
            <w:noProof/>
            <w:webHidden/>
          </w:rPr>
          <w:fldChar w:fldCharType="begin"/>
        </w:r>
        <w:r w:rsidR="00F511DE">
          <w:rPr>
            <w:noProof/>
            <w:webHidden/>
          </w:rPr>
          <w:instrText xml:space="preserve"> PAGEREF _Toc125537811 \h </w:instrText>
        </w:r>
        <w:r w:rsidR="00F511DE">
          <w:rPr>
            <w:noProof/>
            <w:webHidden/>
          </w:rPr>
        </w:r>
        <w:r w:rsidR="00F511DE">
          <w:rPr>
            <w:noProof/>
            <w:webHidden/>
          </w:rPr>
          <w:fldChar w:fldCharType="separate"/>
        </w:r>
        <w:r w:rsidR="00F511DE">
          <w:rPr>
            <w:noProof/>
            <w:webHidden/>
          </w:rPr>
          <w:t>209</w:t>
        </w:r>
        <w:r w:rsidR="00F511DE">
          <w:rPr>
            <w:noProof/>
            <w:webHidden/>
          </w:rPr>
          <w:fldChar w:fldCharType="end"/>
        </w:r>
      </w:hyperlink>
    </w:p>
    <w:p w14:paraId="53014926" w14:textId="6A3E5FED"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12" w:history="1">
        <w:r w:rsidR="00F511DE" w:rsidRPr="009E7163">
          <w:rPr>
            <w:rStyle w:val="Hyperlink"/>
            <w:noProof/>
          </w:rPr>
          <w:t>Table 37 Changes w.r.t. V2.0 w/o Security</w:t>
        </w:r>
        <w:r w:rsidR="00F511DE">
          <w:rPr>
            <w:noProof/>
            <w:webHidden/>
          </w:rPr>
          <w:tab/>
        </w:r>
        <w:r w:rsidR="00F511DE">
          <w:rPr>
            <w:noProof/>
            <w:webHidden/>
          </w:rPr>
          <w:fldChar w:fldCharType="begin"/>
        </w:r>
        <w:r w:rsidR="00F511DE">
          <w:rPr>
            <w:noProof/>
            <w:webHidden/>
          </w:rPr>
          <w:instrText xml:space="preserve"> PAGEREF _Toc125537812 \h </w:instrText>
        </w:r>
        <w:r w:rsidR="00F511DE">
          <w:rPr>
            <w:noProof/>
            <w:webHidden/>
          </w:rPr>
        </w:r>
        <w:r w:rsidR="00F511DE">
          <w:rPr>
            <w:noProof/>
            <w:webHidden/>
          </w:rPr>
          <w:fldChar w:fldCharType="separate"/>
        </w:r>
        <w:r w:rsidR="00F511DE">
          <w:rPr>
            <w:noProof/>
            <w:webHidden/>
          </w:rPr>
          <w:t>210</w:t>
        </w:r>
        <w:r w:rsidR="00F511DE">
          <w:rPr>
            <w:noProof/>
            <w:webHidden/>
          </w:rPr>
          <w:fldChar w:fldCharType="end"/>
        </w:r>
      </w:hyperlink>
    </w:p>
    <w:p w14:paraId="73600973" w14:textId="0E764F7A"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13" w:history="1">
        <w:r w:rsidR="00F511DE" w:rsidRPr="009E7163">
          <w:rPr>
            <w:rStyle w:val="Hyperlink"/>
            <w:noProof/>
          </w:rPr>
          <w:t>Table 38 New Elements in Metamodel V3.0RC01 w/o Security</w:t>
        </w:r>
        <w:r w:rsidR="00F511DE">
          <w:rPr>
            <w:noProof/>
            <w:webHidden/>
          </w:rPr>
          <w:tab/>
        </w:r>
        <w:r w:rsidR="00F511DE">
          <w:rPr>
            <w:noProof/>
            <w:webHidden/>
          </w:rPr>
          <w:fldChar w:fldCharType="begin"/>
        </w:r>
        <w:r w:rsidR="00F511DE">
          <w:rPr>
            <w:noProof/>
            <w:webHidden/>
          </w:rPr>
          <w:instrText xml:space="preserve"> PAGEREF _Toc125537813 \h </w:instrText>
        </w:r>
        <w:r w:rsidR="00F511DE">
          <w:rPr>
            <w:noProof/>
            <w:webHidden/>
          </w:rPr>
        </w:r>
        <w:r w:rsidR="00F511DE">
          <w:rPr>
            <w:noProof/>
            <w:webHidden/>
          </w:rPr>
          <w:fldChar w:fldCharType="separate"/>
        </w:r>
        <w:r w:rsidR="00F511DE">
          <w:rPr>
            <w:noProof/>
            <w:webHidden/>
          </w:rPr>
          <w:t>210</w:t>
        </w:r>
        <w:r w:rsidR="00F511DE">
          <w:rPr>
            <w:noProof/>
            <w:webHidden/>
          </w:rPr>
          <w:fldChar w:fldCharType="end"/>
        </w:r>
      </w:hyperlink>
    </w:p>
    <w:p w14:paraId="46576807" w14:textId="5B95B140"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14" w:history="1">
        <w:r w:rsidR="00F511DE" w:rsidRPr="009E7163">
          <w:rPr>
            <w:rStyle w:val="Hyperlink"/>
            <w:noProof/>
          </w:rPr>
          <w:t>Table 39 New, Changed or Removed Constraints w/o Security</w:t>
        </w:r>
        <w:r w:rsidR="00F511DE">
          <w:rPr>
            <w:noProof/>
            <w:webHidden/>
          </w:rPr>
          <w:tab/>
        </w:r>
        <w:r w:rsidR="00F511DE">
          <w:rPr>
            <w:noProof/>
            <w:webHidden/>
          </w:rPr>
          <w:fldChar w:fldCharType="begin"/>
        </w:r>
        <w:r w:rsidR="00F511DE">
          <w:rPr>
            <w:noProof/>
            <w:webHidden/>
          </w:rPr>
          <w:instrText xml:space="preserve"> PAGEREF _Toc125537814 \h </w:instrText>
        </w:r>
        <w:r w:rsidR="00F511DE">
          <w:rPr>
            <w:noProof/>
            <w:webHidden/>
          </w:rPr>
        </w:r>
        <w:r w:rsidR="00F511DE">
          <w:rPr>
            <w:noProof/>
            <w:webHidden/>
          </w:rPr>
          <w:fldChar w:fldCharType="separate"/>
        </w:r>
        <w:r w:rsidR="00F511DE">
          <w:rPr>
            <w:noProof/>
            <w:webHidden/>
          </w:rPr>
          <w:t>211</w:t>
        </w:r>
        <w:r w:rsidR="00F511DE">
          <w:rPr>
            <w:noProof/>
            <w:webHidden/>
          </w:rPr>
          <w:fldChar w:fldCharType="end"/>
        </w:r>
      </w:hyperlink>
    </w:p>
    <w:p w14:paraId="223EBA13" w14:textId="3A6CB0D7"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15" w:history="1">
        <w:r w:rsidR="00F511DE" w:rsidRPr="009E7163">
          <w:rPr>
            <w:rStyle w:val="Hyperlink"/>
            <w:noProof/>
          </w:rPr>
          <w:t>Table 40 New, Changed or Removed Constraints Security</w:t>
        </w:r>
        <w:r w:rsidR="00F511DE">
          <w:rPr>
            <w:noProof/>
            <w:webHidden/>
          </w:rPr>
          <w:tab/>
        </w:r>
        <w:r w:rsidR="00F511DE">
          <w:rPr>
            <w:noProof/>
            <w:webHidden/>
          </w:rPr>
          <w:fldChar w:fldCharType="begin"/>
        </w:r>
        <w:r w:rsidR="00F511DE">
          <w:rPr>
            <w:noProof/>
            <w:webHidden/>
          </w:rPr>
          <w:instrText xml:space="preserve"> PAGEREF _Toc125537815 \h </w:instrText>
        </w:r>
        <w:r w:rsidR="00F511DE">
          <w:rPr>
            <w:noProof/>
            <w:webHidden/>
          </w:rPr>
        </w:r>
        <w:r w:rsidR="00F511DE">
          <w:rPr>
            <w:noProof/>
            <w:webHidden/>
          </w:rPr>
          <w:fldChar w:fldCharType="separate"/>
        </w:r>
        <w:r w:rsidR="00F511DE">
          <w:rPr>
            <w:noProof/>
            <w:webHidden/>
          </w:rPr>
          <w:t>215</w:t>
        </w:r>
        <w:r w:rsidR="00F511DE">
          <w:rPr>
            <w:noProof/>
            <w:webHidden/>
          </w:rPr>
          <w:fldChar w:fldCharType="end"/>
        </w:r>
      </w:hyperlink>
    </w:p>
    <w:p w14:paraId="5B752319" w14:textId="75E380C8"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16" w:history="1">
        <w:r w:rsidR="00F511DE" w:rsidRPr="009E7163">
          <w:rPr>
            <w:rStyle w:val="Hyperlink"/>
            <w:noProof/>
          </w:rPr>
          <w:t>Table 41 Changes w.r.t. V2.0.1 w/o Security</w:t>
        </w:r>
        <w:r w:rsidR="00F511DE">
          <w:rPr>
            <w:noProof/>
            <w:webHidden/>
          </w:rPr>
          <w:tab/>
        </w:r>
        <w:r w:rsidR="00F511DE">
          <w:rPr>
            <w:noProof/>
            <w:webHidden/>
          </w:rPr>
          <w:fldChar w:fldCharType="begin"/>
        </w:r>
        <w:r w:rsidR="00F511DE">
          <w:rPr>
            <w:noProof/>
            <w:webHidden/>
          </w:rPr>
          <w:instrText xml:space="preserve"> PAGEREF _Toc125537816 \h </w:instrText>
        </w:r>
        <w:r w:rsidR="00F511DE">
          <w:rPr>
            <w:noProof/>
            <w:webHidden/>
          </w:rPr>
        </w:r>
        <w:r w:rsidR="00F511DE">
          <w:rPr>
            <w:noProof/>
            <w:webHidden/>
          </w:rPr>
          <w:fldChar w:fldCharType="separate"/>
        </w:r>
        <w:r w:rsidR="00F511DE">
          <w:rPr>
            <w:noProof/>
            <w:webHidden/>
          </w:rPr>
          <w:t>215</w:t>
        </w:r>
        <w:r w:rsidR="00F511DE">
          <w:rPr>
            <w:noProof/>
            <w:webHidden/>
          </w:rPr>
          <w:fldChar w:fldCharType="end"/>
        </w:r>
      </w:hyperlink>
    </w:p>
    <w:p w14:paraId="37D058C3" w14:textId="663D90B3"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17" w:history="1">
        <w:r w:rsidR="00F511DE" w:rsidRPr="009E7163">
          <w:rPr>
            <w:rStyle w:val="Hyperlink"/>
            <w:noProof/>
          </w:rPr>
          <w:t>Table Table 42 New, Changed or Removed Constraints w/o Security</w:t>
        </w:r>
        <w:r w:rsidR="00F511DE">
          <w:rPr>
            <w:noProof/>
            <w:webHidden/>
          </w:rPr>
          <w:tab/>
        </w:r>
        <w:r w:rsidR="00F511DE">
          <w:rPr>
            <w:noProof/>
            <w:webHidden/>
          </w:rPr>
          <w:fldChar w:fldCharType="begin"/>
        </w:r>
        <w:r w:rsidR="00F511DE">
          <w:rPr>
            <w:noProof/>
            <w:webHidden/>
          </w:rPr>
          <w:instrText xml:space="preserve"> PAGEREF _Toc125537817 \h </w:instrText>
        </w:r>
        <w:r w:rsidR="00F511DE">
          <w:rPr>
            <w:noProof/>
            <w:webHidden/>
          </w:rPr>
        </w:r>
        <w:r w:rsidR="00F511DE">
          <w:rPr>
            <w:noProof/>
            <w:webHidden/>
          </w:rPr>
          <w:fldChar w:fldCharType="separate"/>
        </w:r>
        <w:r w:rsidR="00F511DE">
          <w:rPr>
            <w:noProof/>
            <w:webHidden/>
          </w:rPr>
          <w:t>215</w:t>
        </w:r>
        <w:r w:rsidR="00F511DE">
          <w:rPr>
            <w:noProof/>
            <w:webHidden/>
          </w:rPr>
          <w:fldChar w:fldCharType="end"/>
        </w:r>
      </w:hyperlink>
    </w:p>
    <w:p w14:paraId="4EEA1325" w14:textId="7BEDD29B"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18" w:history="1">
        <w:r w:rsidR="00F511DE" w:rsidRPr="009E7163">
          <w:rPr>
            <w:rStyle w:val="Hyperlink"/>
            <w:noProof/>
          </w:rPr>
          <w:t>Table 43 New, Changed or Removed Constraints w/o Security</w:t>
        </w:r>
        <w:r w:rsidR="00F511DE">
          <w:rPr>
            <w:noProof/>
            <w:webHidden/>
          </w:rPr>
          <w:tab/>
        </w:r>
        <w:r w:rsidR="00F511DE">
          <w:rPr>
            <w:noProof/>
            <w:webHidden/>
          </w:rPr>
          <w:fldChar w:fldCharType="begin"/>
        </w:r>
        <w:r w:rsidR="00F511DE">
          <w:rPr>
            <w:noProof/>
            <w:webHidden/>
          </w:rPr>
          <w:instrText xml:space="preserve"> PAGEREF _Toc125537818 \h </w:instrText>
        </w:r>
        <w:r w:rsidR="00F511DE">
          <w:rPr>
            <w:noProof/>
            <w:webHidden/>
          </w:rPr>
        </w:r>
        <w:r w:rsidR="00F511DE">
          <w:rPr>
            <w:noProof/>
            <w:webHidden/>
          </w:rPr>
          <w:fldChar w:fldCharType="separate"/>
        </w:r>
        <w:r w:rsidR="00F511DE">
          <w:rPr>
            <w:noProof/>
            <w:webHidden/>
          </w:rPr>
          <w:t>216</w:t>
        </w:r>
        <w:r w:rsidR="00F511DE">
          <w:rPr>
            <w:noProof/>
            <w:webHidden/>
          </w:rPr>
          <w:fldChar w:fldCharType="end"/>
        </w:r>
      </w:hyperlink>
    </w:p>
    <w:p w14:paraId="04ED5846" w14:textId="09937B65"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19" w:history="1">
        <w:r w:rsidR="00F511DE" w:rsidRPr="009E7163">
          <w:rPr>
            <w:rStyle w:val="Hyperlink"/>
            <w:noProof/>
          </w:rPr>
          <w:t>Table 44 Changes w.r.t. V1.0 w/o Security</w:t>
        </w:r>
        <w:r w:rsidR="00F511DE">
          <w:rPr>
            <w:noProof/>
            <w:webHidden/>
          </w:rPr>
          <w:tab/>
        </w:r>
        <w:r w:rsidR="00F511DE">
          <w:rPr>
            <w:noProof/>
            <w:webHidden/>
          </w:rPr>
          <w:fldChar w:fldCharType="begin"/>
        </w:r>
        <w:r w:rsidR="00F511DE">
          <w:rPr>
            <w:noProof/>
            <w:webHidden/>
          </w:rPr>
          <w:instrText xml:space="preserve"> PAGEREF _Toc125537819 \h </w:instrText>
        </w:r>
        <w:r w:rsidR="00F511DE">
          <w:rPr>
            <w:noProof/>
            <w:webHidden/>
          </w:rPr>
        </w:r>
        <w:r w:rsidR="00F511DE">
          <w:rPr>
            <w:noProof/>
            <w:webHidden/>
          </w:rPr>
          <w:fldChar w:fldCharType="separate"/>
        </w:r>
        <w:r w:rsidR="00F511DE">
          <w:rPr>
            <w:noProof/>
            <w:webHidden/>
          </w:rPr>
          <w:t>216</w:t>
        </w:r>
        <w:r w:rsidR="00F511DE">
          <w:rPr>
            <w:noProof/>
            <w:webHidden/>
          </w:rPr>
          <w:fldChar w:fldCharType="end"/>
        </w:r>
      </w:hyperlink>
    </w:p>
    <w:p w14:paraId="20602323" w14:textId="29B1B5F7"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20" w:history="1">
        <w:r w:rsidR="00F511DE" w:rsidRPr="009E7163">
          <w:rPr>
            <w:rStyle w:val="Hyperlink"/>
            <w:noProof/>
          </w:rPr>
          <w:t>Table 45 New Elements in Metamodel V1.0 w/o Security</w:t>
        </w:r>
        <w:r w:rsidR="00F511DE">
          <w:rPr>
            <w:noProof/>
            <w:webHidden/>
          </w:rPr>
          <w:tab/>
        </w:r>
        <w:r w:rsidR="00F511DE">
          <w:rPr>
            <w:noProof/>
            <w:webHidden/>
          </w:rPr>
          <w:fldChar w:fldCharType="begin"/>
        </w:r>
        <w:r w:rsidR="00F511DE">
          <w:rPr>
            <w:noProof/>
            <w:webHidden/>
          </w:rPr>
          <w:instrText xml:space="preserve"> PAGEREF _Toc125537820 \h </w:instrText>
        </w:r>
        <w:r w:rsidR="00F511DE">
          <w:rPr>
            <w:noProof/>
            <w:webHidden/>
          </w:rPr>
        </w:r>
        <w:r w:rsidR="00F511DE">
          <w:rPr>
            <w:noProof/>
            <w:webHidden/>
          </w:rPr>
          <w:fldChar w:fldCharType="separate"/>
        </w:r>
        <w:r w:rsidR="00F511DE">
          <w:rPr>
            <w:noProof/>
            <w:webHidden/>
          </w:rPr>
          <w:t>218</w:t>
        </w:r>
        <w:r w:rsidR="00F511DE">
          <w:rPr>
            <w:noProof/>
            <w:webHidden/>
          </w:rPr>
          <w:fldChar w:fldCharType="end"/>
        </w:r>
      </w:hyperlink>
    </w:p>
    <w:p w14:paraId="2330C7EA" w14:textId="439F12FB"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21" w:history="1">
        <w:r w:rsidR="00F511DE" w:rsidRPr="009E7163">
          <w:rPr>
            <w:rStyle w:val="Hyperlink"/>
            <w:noProof/>
          </w:rPr>
          <w:t>Table 46 New, Changed or Removed Constraints w/o Security</w:t>
        </w:r>
        <w:r w:rsidR="00F511DE">
          <w:rPr>
            <w:noProof/>
            <w:webHidden/>
          </w:rPr>
          <w:tab/>
        </w:r>
        <w:r w:rsidR="00F511DE">
          <w:rPr>
            <w:noProof/>
            <w:webHidden/>
          </w:rPr>
          <w:fldChar w:fldCharType="begin"/>
        </w:r>
        <w:r w:rsidR="00F511DE">
          <w:rPr>
            <w:noProof/>
            <w:webHidden/>
          </w:rPr>
          <w:instrText xml:space="preserve"> PAGEREF _Toc125537821 \h </w:instrText>
        </w:r>
        <w:r w:rsidR="00F511DE">
          <w:rPr>
            <w:noProof/>
            <w:webHidden/>
          </w:rPr>
        </w:r>
        <w:r w:rsidR="00F511DE">
          <w:rPr>
            <w:noProof/>
            <w:webHidden/>
          </w:rPr>
          <w:fldChar w:fldCharType="separate"/>
        </w:r>
        <w:r w:rsidR="00F511DE">
          <w:rPr>
            <w:noProof/>
            <w:webHidden/>
          </w:rPr>
          <w:t>219</w:t>
        </w:r>
        <w:r w:rsidR="00F511DE">
          <w:rPr>
            <w:noProof/>
            <w:webHidden/>
          </w:rPr>
          <w:fldChar w:fldCharType="end"/>
        </w:r>
      </w:hyperlink>
    </w:p>
    <w:p w14:paraId="21721974" w14:textId="1E4B169D"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22" w:history="1">
        <w:r w:rsidR="00F511DE" w:rsidRPr="009E7163">
          <w:rPr>
            <w:rStyle w:val="Hyperlink"/>
            <w:noProof/>
          </w:rPr>
          <w:t>Table 47 Changes Metamodel w.r.t. V1.0 Security</w:t>
        </w:r>
        <w:r w:rsidR="00F511DE">
          <w:rPr>
            <w:noProof/>
            <w:webHidden/>
          </w:rPr>
          <w:tab/>
        </w:r>
        <w:r w:rsidR="00F511DE">
          <w:rPr>
            <w:noProof/>
            <w:webHidden/>
          </w:rPr>
          <w:fldChar w:fldCharType="begin"/>
        </w:r>
        <w:r w:rsidR="00F511DE">
          <w:rPr>
            <w:noProof/>
            <w:webHidden/>
          </w:rPr>
          <w:instrText xml:space="preserve"> PAGEREF _Toc125537822 \h </w:instrText>
        </w:r>
        <w:r w:rsidR="00F511DE">
          <w:rPr>
            <w:noProof/>
            <w:webHidden/>
          </w:rPr>
        </w:r>
        <w:r w:rsidR="00F511DE">
          <w:rPr>
            <w:noProof/>
            <w:webHidden/>
          </w:rPr>
          <w:fldChar w:fldCharType="separate"/>
        </w:r>
        <w:r w:rsidR="00F511DE">
          <w:rPr>
            <w:noProof/>
            <w:webHidden/>
          </w:rPr>
          <w:t>220</w:t>
        </w:r>
        <w:r w:rsidR="00F511DE">
          <w:rPr>
            <w:noProof/>
            <w:webHidden/>
          </w:rPr>
          <w:fldChar w:fldCharType="end"/>
        </w:r>
      </w:hyperlink>
    </w:p>
    <w:p w14:paraId="31472885" w14:textId="55703323"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23" w:history="1">
        <w:r w:rsidR="00F511DE" w:rsidRPr="009E7163">
          <w:rPr>
            <w:rStyle w:val="Hyperlink"/>
            <w:noProof/>
          </w:rPr>
          <w:t>Table 48 New Elements in Metamodel w.r.t. Security</w:t>
        </w:r>
        <w:r w:rsidR="00F511DE">
          <w:rPr>
            <w:noProof/>
            <w:webHidden/>
          </w:rPr>
          <w:tab/>
        </w:r>
        <w:r w:rsidR="00F511DE">
          <w:rPr>
            <w:noProof/>
            <w:webHidden/>
          </w:rPr>
          <w:fldChar w:fldCharType="begin"/>
        </w:r>
        <w:r w:rsidR="00F511DE">
          <w:rPr>
            <w:noProof/>
            <w:webHidden/>
          </w:rPr>
          <w:instrText xml:space="preserve"> PAGEREF _Toc125537823 \h </w:instrText>
        </w:r>
        <w:r w:rsidR="00F511DE">
          <w:rPr>
            <w:noProof/>
            <w:webHidden/>
          </w:rPr>
        </w:r>
        <w:r w:rsidR="00F511DE">
          <w:rPr>
            <w:noProof/>
            <w:webHidden/>
          </w:rPr>
          <w:fldChar w:fldCharType="separate"/>
        </w:r>
        <w:r w:rsidR="00F511DE">
          <w:rPr>
            <w:noProof/>
            <w:webHidden/>
          </w:rPr>
          <w:t>220</w:t>
        </w:r>
        <w:r w:rsidR="00F511DE">
          <w:rPr>
            <w:noProof/>
            <w:webHidden/>
          </w:rPr>
          <w:fldChar w:fldCharType="end"/>
        </w:r>
      </w:hyperlink>
    </w:p>
    <w:p w14:paraId="688D9A2F" w14:textId="11EA44B2" w:rsidR="001517B0" w:rsidRPr="002670C6" w:rsidRDefault="00855297" w:rsidP="00721C28">
      <w:pPr>
        <w:pStyle w:val="TableofFigures"/>
        <w:tabs>
          <w:tab w:val="right" w:leader="dot" w:pos="9629"/>
        </w:tabs>
        <w:rPr>
          <w:lang w:val="en-US"/>
        </w:rPr>
      </w:pPr>
      <w:r w:rsidRPr="002670C6">
        <w:rPr>
          <w:lang w:val="en-US"/>
        </w:rPr>
        <w:fldChar w:fldCharType="end"/>
      </w:r>
    </w:p>
    <w:p w14:paraId="1B60F6FC" w14:textId="77777777" w:rsidR="001517B0" w:rsidRPr="002670C6" w:rsidRDefault="001517B0" w:rsidP="003730DB">
      <w:pPr>
        <w:pStyle w:val="TOCHeading"/>
        <w:rPr>
          <w:lang w:val="en-US"/>
        </w:rPr>
      </w:pPr>
      <w:r w:rsidRPr="002670C6">
        <w:rPr>
          <w:lang w:val="en-US"/>
        </w:rPr>
        <w:t>Table of Figures</w:t>
      </w:r>
      <w:r w:rsidR="00144074" w:rsidRPr="002670C6">
        <w:rPr>
          <w:lang w:val="en-US"/>
        </w:rPr>
        <w:t xml:space="preserve"> </w:t>
      </w:r>
    </w:p>
    <w:p w14:paraId="2755EF8F" w14:textId="7BEADFDE" w:rsidR="00F511DE" w:rsidRDefault="00855297">
      <w:pPr>
        <w:pStyle w:val="TableofFigures"/>
        <w:tabs>
          <w:tab w:val="right" w:leader="dot" w:pos="9629"/>
        </w:tabs>
        <w:rPr>
          <w:rFonts w:asciiTheme="minorHAnsi" w:eastAsiaTheme="minorEastAsia" w:hAnsiTheme="minorHAnsi" w:cstheme="minorBidi"/>
          <w:noProof/>
          <w:color w:val="auto"/>
          <w:sz w:val="22"/>
          <w:szCs w:val="22"/>
        </w:rPr>
      </w:pPr>
      <w:r w:rsidRPr="002670C6">
        <w:rPr>
          <w:b/>
          <w:lang w:val="en-US"/>
        </w:rPr>
        <w:fldChar w:fldCharType="begin"/>
      </w:r>
      <w:r w:rsidR="00BD414C" w:rsidRPr="00CE25AF">
        <w:rPr>
          <w:b/>
          <w:bCs/>
          <w:lang w:val="en-US"/>
        </w:rPr>
        <w:instrText xml:space="preserve"> TOC \h \z \c "Figure" </w:instrText>
      </w:r>
      <w:r w:rsidRPr="002670C6">
        <w:rPr>
          <w:b/>
          <w:lang w:val="en-US"/>
        </w:rPr>
        <w:fldChar w:fldCharType="separate"/>
      </w:r>
      <w:hyperlink r:id="rId15" w:anchor="_Toc125537824" w:history="1">
        <w:r w:rsidR="00F511DE" w:rsidRPr="00A7789A">
          <w:rPr>
            <w:rStyle w:val="Hyperlink"/>
            <w:noProof/>
          </w:rPr>
          <w:t>Figure 1 Asset Administration Shell and Related Roles (Source: IEC 63278-1)</w:t>
        </w:r>
        <w:r w:rsidR="00F511DE">
          <w:rPr>
            <w:noProof/>
            <w:webHidden/>
          </w:rPr>
          <w:tab/>
        </w:r>
        <w:r w:rsidR="00F511DE">
          <w:rPr>
            <w:noProof/>
            <w:webHidden/>
          </w:rPr>
          <w:fldChar w:fldCharType="begin"/>
        </w:r>
        <w:r w:rsidR="00F511DE">
          <w:rPr>
            <w:noProof/>
            <w:webHidden/>
          </w:rPr>
          <w:instrText xml:space="preserve"> PAGEREF _Toc125537824 \h </w:instrText>
        </w:r>
        <w:r w:rsidR="00F511DE">
          <w:rPr>
            <w:noProof/>
            <w:webHidden/>
          </w:rPr>
        </w:r>
        <w:r w:rsidR="00F511DE">
          <w:rPr>
            <w:noProof/>
            <w:webHidden/>
          </w:rPr>
          <w:fldChar w:fldCharType="separate"/>
        </w:r>
        <w:r w:rsidR="00F511DE">
          <w:rPr>
            <w:noProof/>
            <w:webHidden/>
          </w:rPr>
          <w:t>27</w:t>
        </w:r>
        <w:r w:rsidR="00F511DE">
          <w:rPr>
            <w:noProof/>
            <w:webHidden/>
          </w:rPr>
          <w:fldChar w:fldCharType="end"/>
        </w:r>
      </w:hyperlink>
    </w:p>
    <w:p w14:paraId="26D41432" w14:textId="56A9C87E"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25" w:history="1">
        <w:r w:rsidR="00F511DE" w:rsidRPr="00A7789A">
          <w:rPr>
            <w:rStyle w:val="Hyperlink"/>
            <w:noProof/>
          </w:rPr>
          <w:t>Figure 2 Types of Information Exchange via Asset Administration Shells</w:t>
        </w:r>
        <w:r w:rsidR="00F511DE">
          <w:rPr>
            <w:noProof/>
            <w:webHidden/>
          </w:rPr>
          <w:tab/>
        </w:r>
        <w:r w:rsidR="00F511DE">
          <w:rPr>
            <w:noProof/>
            <w:webHidden/>
          </w:rPr>
          <w:fldChar w:fldCharType="begin"/>
        </w:r>
        <w:r w:rsidR="00F511DE">
          <w:rPr>
            <w:noProof/>
            <w:webHidden/>
          </w:rPr>
          <w:instrText xml:space="preserve"> PAGEREF _Toc125537825 \h </w:instrText>
        </w:r>
        <w:r w:rsidR="00F511DE">
          <w:rPr>
            <w:noProof/>
            <w:webHidden/>
          </w:rPr>
        </w:r>
        <w:r w:rsidR="00F511DE">
          <w:rPr>
            <w:noProof/>
            <w:webHidden/>
          </w:rPr>
          <w:fldChar w:fldCharType="separate"/>
        </w:r>
        <w:r w:rsidR="00F511DE">
          <w:rPr>
            <w:noProof/>
            <w:webHidden/>
          </w:rPr>
          <w:t>28</w:t>
        </w:r>
        <w:r w:rsidR="00F511DE">
          <w:rPr>
            <w:noProof/>
            <w:webHidden/>
          </w:rPr>
          <w:fldChar w:fldCharType="end"/>
        </w:r>
      </w:hyperlink>
    </w:p>
    <w:p w14:paraId="31179470" w14:textId="0CBD7BDD"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26" w:history="1">
        <w:r w:rsidR="00F511DE" w:rsidRPr="00A7789A">
          <w:rPr>
            <w:rStyle w:val="Hyperlink"/>
            <w:noProof/>
          </w:rPr>
          <w:t>Figure 3 Example: Asset Administration Shells for Type and Instance Assets</w:t>
        </w:r>
        <w:r w:rsidR="00F511DE">
          <w:rPr>
            <w:noProof/>
            <w:webHidden/>
          </w:rPr>
          <w:tab/>
        </w:r>
        <w:r w:rsidR="00F511DE">
          <w:rPr>
            <w:noProof/>
            <w:webHidden/>
          </w:rPr>
          <w:fldChar w:fldCharType="begin"/>
        </w:r>
        <w:r w:rsidR="00F511DE">
          <w:rPr>
            <w:noProof/>
            <w:webHidden/>
          </w:rPr>
          <w:instrText xml:space="preserve"> PAGEREF _Toc125537826 \h </w:instrText>
        </w:r>
        <w:r w:rsidR="00F511DE">
          <w:rPr>
            <w:noProof/>
            <w:webHidden/>
          </w:rPr>
        </w:r>
        <w:r w:rsidR="00F511DE">
          <w:rPr>
            <w:noProof/>
            <w:webHidden/>
          </w:rPr>
          <w:fldChar w:fldCharType="separate"/>
        </w:r>
        <w:r w:rsidR="00F511DE">
          <w:rPr>
            <w:noProof/>
            <w:webHidden/>
          </w:rPr>
          <w:t>32</w:t>
        </w:r>
        <w:r w:rsidR="00F511DE">
          <w:rPr>
            <w:noProof/>
            <w:webHidden/>
          </w:rPr>
          <w:fldChar w:fldCharType="end"/>
        </w:r>
      </w:hyperlink>
    </w:p>
    <w:p w14:paraId="70A65118" w14:textId="0DCDFB1D"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27" w:history="1">
        <w:r w:rsidR="00F511DE" w:rsidRPr="00A7789A">
          <w:rPr>
            <w:rStyle w:val="Hyperlink"/>
            <w:noProof/>
          </w:rPr>
          <w:t>Figure 4 Example: Asset Administration Shell, Asset Administration Shell Types and Instances</w:t>
        </w:r>
        <w:r w:rsidR="00F511DE">
          <w:rPr>
            <w:noProof/>
            <w:webHidden/>
          </w:rPr>
          <w:tab/>
        </w:r>
        <w:r w:rsidR="00F511DE">
          <w:rPr>
            <w:noProof/>
            <w:webHidden/>
          </w:rPr>
          <w:fldChar w:fldCharType="begin"/>
        </w:r>
        <w:r w:rsidR="00F511DE">
          <w:rPr>
            <w:noProof/>
            <w:webHidden/>
          </w:rPr>
          <w:instrText xml:space="preserve"> PAGEREF _Toc125537827 \h </w:instrText>
        </w:r>
        <w:r w:rsidR="00F511DE">
          <w:rPr>
            <w:noProof/>
            <w:webHidden/>
          </w:rPr>
        </w:r>
        <w:r w:rsidR="00F511DE">
          <w:rPr>
            <w:noProof/>
            <w:webHidden/>
          </w:rPr>
          <w:fldChar w:fldCharType="separate"/>
        </w:r>
        <w:r w:rsidR="00F511DE">
          <w:rPr>
            <w:noProof/>
            <w:webHidden/>
          </w:rPr>
          <w:t>34</w:t>
        </w:r>
        <w:r w:rsidR="00F511DE">
          <w:rPr>
            <w:noProof/>
            <w:webHidden/>
          </w:rPr>
          <w:fldChar w:fldCharType="end"/>
        </w:r>
      </w:hyperlink>
    </w:p>
    <w:p w14:paraId="3781FFB4" w14:textId="6503E97C"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28" w:history="1">
        <w:r w:rsidR="00F511DE" w:rsidRPr="00A7789A">
          <w:rPr>
            <w:rStyle w:val="Hyperlink"/>
            <w:noProof/>
          </w:rPr>
          <w:t>Figure 5 Unique Identifier for Administration Shell and Asset (Modified Figure from [4])</w:t>
        </w:r>
        <w:r w:rsidR="00F511DE">
          <w:rPr>
            <w:noProof/>
            <w:webHidden/>
          </w:rPr>
          <w:tab/>
        </w:r>
        <w:r w:rsidR="00F511DE">
          <w:rPr>
            <w:noProof/>
            <w:webHidden/>
          </w:rPr>
          <w:fldChar w:fldCharType="begin"/>
        </w:r>
        <w:r w:rsidR="00F511DE">
          <w:rPr>
            <w:noProof/>
            <w:webHidden/>
          </w:rPr>
          <w:instrText xml:space="preserve"> PAGEREF _Toc125537828 \h </w:instrText>
        </w:r>
        <w:r w:rsidR="00F511DE">
          <w:rPr>
            <w:noProof/>
            <w:webHidden/>
          </w:rPr>
        </w:r>
        <w:r w:rsidR="00F511DE">
          <w:rPr>
            <w:noProof/>
            <w:webHidden/>
          </w:rPr>
          <w:fldChar w:fldCharType="separate"/>
        </w:r>
        <w:r w:rsidR="00F511DE">
          <w:rPr>
            <w:noProof/>
            <w:webHidden/>
          </w:rPr>
          <w:t>35</w:t>
        </w:r>
        <w:r w:rsidR="00F511DE">
          <w:rPr>
            <w:noProof/>
            <w:webHidden/>
          </w:rPr>
          <w:fldChar w:fldCharType="end"/>
        </w:r>
      </w:hyperlink>
    </w:p>
    <w:p w14:paraId="113B6B25" w14:textId="571DF1F3"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29" w:history="1">
        <w:r w:rsidR="00F511DE" w:rsidRPr="00A7789A">
          <w:rPr>
            <w:rStyle w:val="Hyperlink"/>
            <w:noProof/>
          </w:rPr>
          <w:t>Figure 6 Motivation of Exemplary Identifiers and idShort</w:t>
        </w:r>
        <w:r w:rsidR="00F511DE">
          <w:rPr>
            <w:noProof/>
            <w:webHidden/>
          </w:rPr>
          <w:tab/>
        </w:r>
        <w:r w:rsidR="00F511DE">
          <w:rPr>
            <w:noProof/>
            <w:webHidden/>
          </w:rPr>
          <w:fldChar w:fldCharType="begin"/>
        </w:r>
        <w:r w:rsidR="00F511DE">
          <w:rPr>
            <w:noProof/>
            <w:webHidden/>
          </w:rPr>
          <w:instrText xml:space="preserve"> PAGEREF _Toc125537829 \h </w:instrText>
        </w:r>
        <w:r w:rsidR="00F511DE">
          <w:rPr>
            <w:noProof/>
            <w:webHidden/>
          </w:rPr>
        </w:r>
        <w:r w:rsidR="00F511DE">
          <w:rPr>
            <w:noProof/>
            <w:webHidden/>
          </w:rPr>
          <w:fldChar w:fldCharType="separate"/>
        </w:r>
        <w:r w:rsidR="00F511DE">
          <w:rPr>
            <w:noProof/>
            <w:webHidden/>
          </w:rPr>
          <w:t>39</w:t>
        </w:r>
        <w:r w:rsidR="00F511DE">
          <w:rPr>
            <w:noProof/>
            <w:webHidden/>
          </w:rPr>
          <w:fldChar w:fldCharType="end"/>
        </w:r>
      </w:hyperlink>
    </w:p>
    <w:p w14:paraId="2F8A1A3F" w14:textId="7F8EADFD"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30" w:history="1">
        <w:r w:rsidR="00F511DE" w:rsidRPr="00A7789A">
          <w:rPr>
            <w:rStyle w:val="Hyperlink"/>
            <w:noProof/>
          </w:rPr>
          <w:t>Figure 7 Forward and Reverse Events</w:t>
        </w:r>
        <w:r w:rsidR="00F511DE">
          <w:rPr>
            <w:noProof/>
            <w:webHidden/>
          </w:rPr>
          <w:tab/>
        </w:r>
        <w:r w:rsidR="00F511DE">
          <w:rPr>
            <w:noProof/>
            <w:webHidden/>
          </w:rPr>
          <w:fldChar w:fldCharType="begin"/>
        </w:r>
        <w:r w:rsidR="00F511DE">
          <w:rPr>
            <w:noProof/>
            <w:webHidden/>
          </w:rPr>
          <w:instrText xml:space="preserve"> PAGEREF _Toc125537830 \h </w:instrText>
        </w:r>
        <w:r w:rsidR="00F511DE">
          <w:rPr>
            <w:noProof/>
            <w:webHidden/>
          </w:rPr>
        </w:r>
        <w:r w:rsidR="00F511DE">
          <w:rPr>
            <w:noProof/>
            <w:webHidden/>
          </w:rPr>
          <w:fldChar w:fldCharType="separate"/>
        </w:r>
        <w:r w:rsidR="00F511DE">
          <w:rPr>
            <w:noProof/>
            <w:webHidden/>
          </w:rPr>
          <w:t>46</w:t>
        </w:r>
        <w:r w:rsidR="00F511DE">
          <w:rPr>
            <w:noProof/>
            <w:webHidden/>
          </w:rPr>
          <w:fldChar w:fldCharType="end"/>
        </w:r>
      </w:hyperlink>
    </w:p>
    <w:p w14:paraId="601DB861" w14:textId="5F05AC96"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31" w:history="1">
        <w:r w:rsidR="00F511DE" w:rsidRPr="00A7789A">
          <w:rPr>
            <w:rStyle w:val="Hyperlink"/>
            <w:noProof/>
          </w:rPr>
          <w:t>Figure 8 Tracking of Changes via Events</w:t>
        </w:r>
        <w:r w:rsidR="00F511DE">
          <w:rPr>
            <w:noProof/>
            <w:webHidden/>
          </w:rPr>
          <w:tab/>
        </w:r>
        <w:r w:rsidR="00F511DE">
          <w:rPr>
            <w:noProof/>
            <w:webHidden/>
          </w:rPr>
          <w:fldChar w:fldCharType="begin"/>
        </w:r>
        <w:r w:rsidR="00F511DE">
          <w:rPr>
            <w:noProof/>
            <w:webHidden/>
          </w:rPr>
          <w:instrText xml:space="preserve"> PAGEREF _Toc125537831 \h </w:instrText>
        </w:r>
        <w:r w:rsidR="00F511DE">
          <w:rPr>
            <w:noProof/>
            <w:webHidden/>
          </w:rPr>
        </w:r>
        <w:r w:rsidR="00F511DE">
          <w:rPr>
            <w:noProof/>
            <w:webHidden/>
          </w:rPr>
          <w:fldChar w:fldCharType="separate"/>
        </w:r>
        <w:r w:rsidR="00F511DE">
          <w:rPr>
            <w:noProof/>
            <w:webHidden/>
          </w:rPr>
          <w:t>46</w:t>
        </w:r>
        <w:r w:rsidR="00F511DE">
          <w:rPr>
            <w:noProof/>
            <w:webHidden/>
          </w:rPr>
          <w:fldChar w:fldCharType="end"/>
        </w:r>
      </w:hyperlink>
    </w:p>
    <w:p w14:paraId="6F3744BE" w14:textId="19DF563D"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32" w:history="1">
        <w:r w:rsidR="00F511DE" w:rsidRPr="00A7789A">
          <w:rPr>
            <w:rStyle w:val="Hyperlink"/>
            <w:noProof/>
          </w:rPr>
          <w:t>Figure 9 Value Push Events Across Clouds</w:t>
        </w:r>
        <w:r w:rsidR="00F511DE">
          <w:rPr>
            <w:noProof/>
            <w:webHidden/>
          </w:rPr>
          <w:tab/>
        </w:r>
        <w:r w:rsidR="00F511DE">
          <w:rPr>
            <w:noProof/>
            <w:webHidden/>
          </w:rPr>
          <w:fldChar w:fldCharType="begin"/>
        </w:r>
        <w:r w:rsidR="00F511DE">
          <w:rPr>
            <w:noProof/>
            <w:webHidden/>
          </w:rPr>
          <w:instrText xml:space="preserve"> PAGEREF _Toc125537832 \h </w:instrText>
        </w:r>
        <w:r w:rsidR="00F511DE">
          <w:rPr>
            <w:noProof/>
            <w:webHidden/>
          </w:rPr>
        </w:r>
        <w:r w:rsidR="00F511DE">
          <w:rPr>
            <w:noProof/>
            <w:webHidden/>
          </w:rPr>
          <w:fldChar w:fldCharType="separate"/>
        </w:r>
        <w:r w:rsidR="00F511DE">
          <w:rPr>
            <w:noProof/>
            <w:webHidden/>
          </w:rPr>
          <w:t>47</w:t>
        </w:r>
        <w:r w:rsidR="00F511DE">
          <w:rPr>
            <w:noProof/>
            <w:webHidden/>
          </w:rPr>
          <w:fldChar w:fldCharType="end"/>
        </w:r>
      </w:hyperlink>
    </w:p>
    <w:p w14:paraId="36550F41" w14:textId="0A776D1F"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33" w:history="1">
        <w:r w:rsidR="00F511DE" w:rsidRPr="00A7789A">
          <w:rPr>
            <w:rStyle w:val="Hyperlink"/>
            <w:noProof/>
          </w:rPr>
          <w:t>Figure 10 Overview Metamodel of the Asset Administration Shell</w:t>
        </w:r>
        <w:r w:rsidR="00F511DE">
          <w:rPr>
            <w:noProof/>
            <w:webHidden/>
          </w:rPr>
          <w:tab/>
        </w:r>
        <w:r w:rsidR="00F511DE">
          <w:rPr>
            <w:noProof/>
            <w:webHidden/>
          </w:rPr>
          <w:fldChar w:fldCharType="begin"/>
        </w:r>
        <w:r w:rsidR="00F511DE">
          <w:rPr>
            <w:noProof/>
            <w:webHidden/>
          </w:rPr>
          <w:instrText xml:space="preserve"> PAGEREF _Toc125537833 \h </w:instrText>
        </w:r>
        <w:r w:rsidR="00F511DE">
          <w:rPr>
            <w:noProof/>
            <w:webHidden/>
          </w:rPr>
        </w:r>
        <w:r w:rsidR="00F511DE">
          <w:rPr>
            <w:noProof/>
            <w:webHidden/>
          </w:rPr>
          <w:fldChar w:fldCharType="separate"/>
        </w:r>
        <w:r w:rsidR="00F511DE">
          <w:rPr>
            <w:noProof/>
            <w:webHidden/>
          </w:rPr>
          <w:t>52</w:t>
        </w:r>
        <w:r w:rsidR="00F511DE">
          <w:rPr>
            <w:noProof/>
            <w:webHidden/>
          </w:rPr>
          <w:fldChar w:fldCharType="end"/>
        </w:r>
      </w:hyperlink>
    </w:p>
    <w:p w14:paraId="78370F8B" w14:textId="258A1FD4"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r:id="rId16" w:anchor="_Toc125537834" w:history="1">
        <w:r w:rsidR="00F511DE" w:rsidRPr="00A7789A">
          <w:rPr>
            <w:rStyle w:val="Hyperlink"/>
            <w:noProof/>
          </w:rPr>
          <w:t>Figure 11 Metamodel of Environment</w:t>
        </w:r>
        <w:r w:rsidR="00F511DE">
          <w:rPr>
            <w:noProof/>
            <w:webHidden/>
          </w:rPr>
          <w:tab/>
        </w:r>
        <w:r w:rsidR="00F511DE">
          <w:rPr>
            <w:noProof/>
            <w:webHidden/>
          </w:rPr>
          <w:fldChar w:fldCharType="begin"/>
        </w:r>
        <w:r w:rsidR="00F511DE">
          <w:rPr>
            <w:noProof/>
            <w:webHidden/>
          </w:rPr>
          <w:instrText xml:space="preserve"> PAGEREF _Toc125537834 \h </w:instrText>
        </w:r>
        <w:r w:rsidR="00F511DE">
          <w:rPr>
            <w:noProof/>
            <w:webHidden/>
          </w:rPr>
        </w:r>
        <w:r w:rsidR="00F511DE">
          <w:rPr>
            <w:noProof/>
            <w:webHidden/>
          </w:rPr>
          <w:fldChar w:fldCharType="separate"/>
        </w:r>
        <w:r w:rsidR="00F511DE">
          <w:rPr>
            <w:noProof/>
            <w:webHidden/>
          </w:rPr>
          <w:t>54</w:t>
        </w:r>
        <w:r w:rsidR="00F511DE">
          <w:rPr>
            <w:noProof/>
            <w:webHidden/>
          </w:rPr>
          <w:fldChar w:fldCharType="end"/>
        </w:r>
      </w:hyperlink>
    </w:p>
    <w:p w14:paraId="735C4D04" w14:textId="3CDC8E95"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35" w:history="1">
        <w:r w:rsidR="00F511DE" w:rsidRPr="00A7789A">
          <w:rPr>
            <w:rStyle w:val="Hyperlink"/>
            <w:noProof/>
          </w:rPr>
          <w:t xml:space="preserve"> Figure 12 Metamodel Package Overview</w:t>
        </w:r>
        <w:r w:rsidR="00F511DE">
          <w:rPr>
            <w:noProof/>
            <w:webHidden/>
          </w:rPr>
          <w:tab/>
        </w:r>
        <w:r w:rsidR="00F511DE">
          <w:rPr>
            <w:noProof/>
            <w:webHidden/>
          </w:rPr>
          <w:fldChar w:fldCharType="begin"/>
        </w:r>
        <w:r w:rsidR="00F511DE">
          <w:rPr>
            <w:noProof/>
            <w:webHidden/>
          </w:rPr>
          <w:instrText xml:space="preserve"> PAGEREF _Toc125537835 \h </w:instrText>
        </w:r>
        <w:r w:rsidR="00F511DE">
          <w:rPr>
            <w:noProof/>
            <w:webHidden/>
          </w:rPr>
        </w:r>
        <w:r w:rsidR="00F511DE">
          <w:rPr>
            <w:noProof/>
            <w:webHidden/>
          </w:rPr>
          <w:fldChar w:fldCharType="separate"/>
        </w:r>
        <w:r w:rsidR="00F511DE">
          <w:rPr>
            <w:noProof/>
            <w:webHidden/>
          </w:rPr>
          <w:t>54</w:t>
        </w:r>
        <w:r w:rsidR="00F511DE">
          <w:rPr>
            <w:noProof/>
            <w:webHidden/>
          </w:rPr>
          <w:fldChar w:fldCharType="end"/>
        </w:r>
      </w:hyperlink>
    </w:p>
    <w:p w14:paraId="370386AB" w14:textId="6D9D7F25"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36" w:history="1">
        <w:r w:rsidR="00F511DE" w:rsidRPr="00A7789A">
          <w:rPr>
            <w:rStyle w:val="Hyperlink"/>
            <w:noProof/>
          </w:rPr>
          <w:t>Figure 13 Metamodel of Administrative Information</w:t>
        </w:r>
        <w:r w:rsidR="00F511DE">
          <w:rPr>
            <w:noProof/>
            <w:webHidden/>
          </w:rPr>
          <w:tab/>
        </w:r>
        <w:r w:rsidR="00F511DE">
          <w:rPr>
            <w:noProof/>
            <w:webHidden/>
          </w:rPr>
          <w:fldChar w:fldCharType="begin"/>
        </w:r>
        <w:r w:rsidR="00F511DE">
          <w:rPr>
            <w:noProof/>
            <w:webHidden/>
          </w:rPr>
          <w:instrText xml:space="preserve"> PAGEREF _Toc125537836 \h </w:instrText>
        </w:r>
        <w:r w:rsidR="00F511DE">
          <w:rPr>
            <w:noProof/>
            <w:webHidden/>
          </w:rPr>
        </w:r>
        <w:r w:rsidR="00F511DE">
          <w:rPr>
            <w:noProof/>
            <w:webHidden/>
          </w:rPr>
          <w:fldChar w:fldCharType="separate"/>
        </w:r>
        <w:r w:rsidR="00F511DE">
          <w:rPr>
            <w:noProof/>
            <w:webHidden/>
          </w:rPr>
          <w:t>55</w:t>
        </w:r>
        <w:r w:rsidR="00F511DE">
          <w:rPr>
            <w:noProof/>
            <w:webHidden/>
          </w:rPr>
          <w:fldChar w:fldCharType="end"/>
        </w:r>
      </w:hyperlink>
    </w:p>
    <w:p w14:paraId="1D521D79" w14:textId="63436118"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37" w:history="1">
        <w:r w:rsidR="00F511DE" w:rsidRPr="00A7789A">
          <w:rPr>
            <w:rStyle w:val="Hyperlink"/>
            <w:noProof/>
          </w:rPr>
          <w:t xml:space="preserve"> Figure 14 Metamodel of HasDataSpecification</w:t>
        </w:r>
        <w:r w:rsidR="00F511DE">
          <w:rPr>
            <w:noProof/>
            <w:webHidden/>
          </w:rPr>
          <w:tab/>
        </w:r>
        <w:r w:rsidR="00F511DE">
          <w:rPr>
            <w:noProof/>
            <w:webHidden/>
          </w:rPr>
          <w:fldChar w:fldCharType="begin"/>
        </w:r>
        <w:r w:rsidR="00F511DE">
          <w:rPr>
            <w:noProof/>
            <w:webHidden/>
          </w:rPr>
          <w:instrText xml:space="preserve"> PAGEREF _Toc125537837 \h </w:instrText>
        </w:r>
        <w:r w:rsidR="00F511DE">
          <w:rPr>
            <w:noProof/>
            <w:webHidden/>
          </w:rPr>
        </w:r>
        <w:r w:rsidR="00F511DE">
          <w:rPr>
            <w:noProof/>
            <w:webHidden/>
          </w:rPr>
          <w:fldChar w:fldCharType="separate"/>
        </w:r>
        <w:r w:rsidR="00F511DE">
          <w:rPr>
            <w:noProof/>
            <w:webHidden/>
          </w:rPr>
          <w:t>57</w:t>
        </w:r>
        <w:r w:rsidR="00F511DE">
          <w:rPr>
            <w:noProof/>
            <w:webHidden/>
          </w:rPr>
          <w:fldChar w:fldCharType="end"/>
        </w:r>
      </w:hyperlink>
    </w:p>
    <w:p w14:paraId="72416C24" w14:textId="7345C7B7"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r:id="rId17" w:anchor="_Toc125537838" w:history="1">
        <w:r w:rsidR="00F511DE" w:rsidRPr="00A7789A">
          <w:rPr>
            <w:rStyle w:val="Hyperlink"/>
            <w:noProof/>
          </w:rPr>
          <w:t>Figure 15 Metamodel of HasExtensions</w:t>
        </w:r>
        <w:r w:rsidR="00F511DE">
          <w:rPr>
            <w:noProof/>
            <w:webHidden/>
          </w:rPr>
          <w:tab/>
        </w:r>
        <w:r w:rsidR="00F511DE">
          <w:rPr>
            <w:noProof/>
            <w:webHidden/>
          </w:rPr>
          <w:fldChar w:fldCharType="begin"/>
        </w:r>
        <w:r w:rsidR="00F511DE">
          <w:rPr>
            <w:noProof/>
            <w:webHidden/>
          </w:rPr>
          <w:instrText xml:space="preserve"> PAGEREF _Toc125537838 \h </w:instrText>
        </w:r>
        <w:r w:rsidR="00F511DE">
          <w:rPr>
            <w:noProof/>
            <w:webHidden/>
          </w:rPr>
        </w:r>
        <w:r w:rsidR="00F511DE">
          <w:rPr>
            <w:noProof/>
            <w:webHidden/>
          </w:rPr>
          <w:fldChar w:fldCharType="separate"/>
        </w:r>
        <w:r w:rsidR="00F511DE">
          <w:rPr>
            <w:noProof/>
            <w:webHidden/>
          </w:rPr>
          <w:t>57</w:t>
        </w:r>
        <w:r w:rsidR="00F511DE">
          <w:rPr>
            <w:noProof/>
            <w:webHidden/>
          </w:rPr>
          <w:fldChar w:fldCharType="end"/>
        </w:r>
      </w:hyperlink>
    </w:p>
    <w:p w14:paraId="52DEA254" w14:textId="2766AB86"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39" w:history="1">
        <w:r w:rsidR="00F511DE" w:rsidRPr="00A7789A">
          <w:rPr>
            <w:rStyle w:val="Hyperlink"/>
            <w:noProof/>
          </w:rPr>
          <w:t>Figure 16 Metamodel of HasKind</w:t>
        </w:r>
        <w:r w:rsidR="00F511DE">
          <w:rPr>
            <w:noProof/>
            <w:webHidden/>
          </w:rPr>
          <w:tab/>
        </w:r>
        <w:r w:rsidR="00F511DE">
          <w:rPr>
            <w:noProof/>
            <w:webHidden/>
          </w:rPr>
          <w:fldChar w:fldCharType="begin"/>
        </w:r>
        <w:r w:rsidR="00F511DE">
          <w:rPr>
            <w:noProof/>
            <w:webHidden/>
          </w:rPr>
          <w:instrText xml:space="preserve"> PAGEREF _Toc125537839 \h </w:instrText>
        </w:r>
        <w:r w:rsidR="00F511DE">
          <w:rPr>
            <w:noProof/>
            <w:webHidden/>
          </w:rPr>
        </w:r>
        <w:r w:rsidR="00F511DE">
          <w:rPr>
            <w:noProof/>
            <w:webHidden/>
          </w:rPr>
          <w:fldChar w:fldCharType="separate"/>
        </w:r>
        <w:r w:rsidR="00F511DE">
          <w:rPr>
            <w:noProof/>
            <w:webHidden/>
          </w:rPr>
          <w:t>58</w:t>
        </w:r>
        <w:r w:rsidR="00F511DE">
          <w:rPr>
            <w:noProof/>
            <w:webHidden/>
          </w:rPr>
          <w:fldChar w:fldCharType="end"/>
        </w:r>
      </w:hyperlink>
    </w:p>
    <w:p w14:paraId="42065718" w14:textId="63A4D2CE"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40" w:history="1">
        <w:r w:rsidR="00F511DE" w:rsidRPr="00A7789A">
          <w:rPr>
            <w:rStyle w:val="Hyperlink"/>
            <w:noProof/>
          </w:rPr>
          <w:t>Figure 17 Metamodel of Semantic References (HasSemantics)</w:t>
        </w:r>
        <w:r w:rsidR="00F511DE">
          <w:rPr>
            <w:noProof/>
            <w:webHidden/>
          </w:rPr>
          <w:tab/>
        </w:r>
        <w:r w:rsidR="00F511DE">
          <w:rPr>
            <w:noProof/>
            <w:webHidden/>
          </w:rPr>
          <w:fldChar w:fldCharType="begin"/>
        </w:r>
        <w:r w:rsidR="00F511DE">
          <w:rPr>
            <w:noProof/>
            <w:webHidden/>
          </w:rPr>
          <w:instrText xml:space="preserve"> PAGEREF _Toc125537840 \h </w:instrText>
        </w:r>
        <w:r w:rsidR="00F511DE">
          <w:rPr>
            <w:noProof/>
            <w:webHidden/>
          </w:rPr>
        </w:r>
        <w:r w:rsidR="00F511DE">
          <w:rPr>
            <w:noProof/>
            <w:webHidden/>
          </w:rPr>
          <w:fldChar w:fldCharType="separate"/>
        </w:r>
        <w:r w:rsidR="00F511DE">
          <w:rPr>
            <w:noProof/>
            <w:webHidden/>
          </w:rPr>
          <w:t>59</w:t>
        </w:r>
        <w:r w:rsidR="00F511DE">
          <w:rPr>
            <w:noProof/>
            <w:webHidden/>
          </w:rPr>
          <w:fldChar w:fldCharType="end"/>
        </w:r>
      </w:hyperlink>
    </w:p>
    <w:p w14:paraId="084800C0" w14:textId="0D279CC9"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41" w:history="1">
        <w:r w:rsidR="00F511DE" w:rsidRPr="00A7789A">
          <w:rPr>
            <w:rStyle w:val="Hyperlink"/>
            <w:noProof/>
          </w:rPr>
          <w:t>Figure 18 Metamodel of Identifiables</w:t>
        </w:r>
        <w:r w:rsidR="00F511DE">
          <w:rPr>
            <w:noProof/>
            <w:webHidden/>
          </w:rPr>
          <w:tab/>
        </w:r>
        <w:r w:rsidR="00F511DE">
          <w:rPr>
            <w:noProof/>
            <w:webHidden/>
          </w:rPr>
          <w:fldChar w:fldCharType="begin"/>
        </w:r>
        <w:r w:rsidR="00F511DE">
          <w:rPr>
            <w:noProof/>
            <w:webHidden/>
          </w:rPr>
          <w:instrText xml:space="preserve"> PAGEREF _Toc125537841 \h </w:instrText>
        </w:r>
        <w:r w:rsidR="00F511DE">
          <w:rPr>
            <w:noProof/>
            <w:webHidden/>
          </w:rPr>
        </w:r>
        <w:r w:rsidR="00F511DE">
          <w:rPr>
            <w:noProof/>
            <w:webHidden/>
          </w:rPr>
          <w:fldChar w:fldCharType="separate"/>
        </w:r>
        <w:r w:rsidR="00F511DE">
          <w:rPr>
            <w:noProof/>
            <w:webHidden/>
          </w:rPr>
          <w:t>60</w:t>
        </w:r>
        <w:r w:rsidR="00F511DE">
          <w:rPr>
            <w:noProof/>
            <w:webHidden/>
          </w:rPr>
          <w:fldChar w:fldCharType="end"/>
        </w:r>
      </w:hyperlink>
    </w:p>
    <w:p w14:paraId="4D516EBC" w14:textId="3AC42B44"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42" w:history="1">
        <w:r w:rsidR="00F511DE" w:rsidRPr="00A7789A">
          <w:rPr>
            <w:rStyle w:val="Hyperlink"/>
            <w:noProof/>
          </w:rPr>
          <w:t>Figure 19 Metamodel of Qualifiables</w:t>
        </w:r>
        <w:r w:rsidR="00F511DE">
          <w:rPr>
            <w:noProof/>
            <w:webHidden/>
          </w:rPr>
          <w:tab/>
        </w:r>
        <w:r w:rsidR="00F511DE">
          <w:rPr>
            <w:noProof/>
            <w:webHidden/>
          </w:rPr>
          <w:fldChar w:fldCharType="begin"/>
        </w:r>
        <w:r w:rsidR="00F511DE">
          <w:rPr>
            <w:noProof/>
            <w:webHidden/>
          </w:rPr>
          <w:instrText xml:space="preserve"> PAGEREF _Toc125537842 \h </w:instrText>
        </w:r>
        <w:r w:rsidR="00F511DE">
          <w:rPr>
            <w:noProof/>
            <w:webHidden/>
          </w:rPr>
        </w:r>
        <w:r w:rsidR="00F511DE">
          <w:rPr>
            <w:noProof/>
            <w:webHidden/>
          </w:rPr>
          <w:fldChar w:fldCharType="separate"/>
        </w:r>
        <w:r w:rsidR="00F511DE">
          <w:rPr>
            <w:noProof/>
            <w:webHidden/>
          </w:rPr>
          <w:t>61</w:t>
        </w:r>
        <w:r w:rsidR="00F511DE">
          <w:rPr>
            <w:noProof/>
            <w:webHidden/>
          </w:rPr>
          <w:fldChar w:fldCharType="end"/>
        </w:r>
      </w:hyperlink>
    </w:p>
    <w:p w14:paraId="481209D9" w14:textId="1A26EE3B"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43" w:history="1">
        <w:r w:rsidR="00F511DE" w:rsidRPr="00A7789A">
          <w:rPr>
            <w:rStyle w:val="Hyperlink"/>
            <w:noProof/>
          </w:rPr>
          <w:t>Figure 20 Metamodel of Qualifiers</w:t>
        </w:r>
        <w:r w:rsidR="00F511DE">
          <w:rPr>
            <w:noProof/>
            <w:webHidden/>
          </w:rPr>
          <w:tab/>
        </w:r>
        <w:r w:rsidR="00F511DE">
          <w:rPr>
            <w:noProof/>
            <w:webHidden/>
          </w:rPr>
          <w:fldChar w:fldCharType="begin"/>
        </w:r>
        <w:r w:rsidR="00F511DE">
          <w:rPr>
            <w:noProof/>
            <w:webHidden/>
          </w:rPr>
          <w:instrText xml:space="preserve"> PAGEREF _Toc125537843 \h </w:instrText>
        </w:r>
        <w:r w:rsidR="00F511DE">
          <w:rPr>
            <w:noProof/>
            <w:webHidden/>
          </w:rPr>
        </w:r>
        <w:r w:rsidR="00F511DE">
          <w:rPr>
            <w:noProof/>
            <w:webHidden/>
          </w:rPr>
          <w:fldChar w:fldCharType="separate"/>
        </w:r>
        <w:r w:rsidR="00F511DE">
          <w:rPr>
            <w:noProof/>
            <w:webHidden/>
          </w:rPr>
          <w:t>61</w:t>
        </w:r>
        <w:r w:rsidR="00F511DE">
          <w:rPr>
            <w:noProof/>
            <w:webHidden/>
          </w:rPr>
          <w:fldChar w:fldCharType="end"/>
        </w:r>
      </w:hyperlink>
    </w:p>
    <w:p w14:paraId="7710A4B8" w14:textId="2897ACC8"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r:id="rId18" w:anchor="_Toc125537844" w:history="1">
        <w:r w:rsidR="00F511DE" w:rsidRPr="00A7789A">
          <w:rPr>
            <w:rStyle w:val="Hyperlink"/>
            <w:noProof/>
          </w:rPr>
          <w:t>Figure 21 Example: Qualifier from IEC CDD</w:t>
        </w:r>
        <w:r w:rsidR="00F511DE">
          <w:rPr>
            <w:noProof/>
            <w:webHidden/>
          </w:rPr>
          <w:tab/>
        </w:r>
        <w:r w:rsidR="00F511DE">
          <w:rPr>
            <w:noProof/>
            <w:webHidden/>
          </w:rPr>
          <w:fldChar w:fldCharType="begin"/>
        </w:r>
        <w:r w:rsidR="00F511DE">
          <w:rPr>
            <w:noProof/>
            <w:webHidden/>
          </w:rPr>
          <w:instrText xml:space="preserve"> PAGEREF _Toc125537844 \h </w:instrText>
        </w:r>
        <w:r w:rsidR="00F511DE">
          <w:rPr>
            <w:noProof/>
            <w:webHidden/>
          </w:rPr>
        </w:r>
        <w:r w:rsidR="00F511DE">
          <w:rPr>
            <w:noProof/>
            <w:webHidden/>
          </w:rPr>
          <w:fldChar w:fldCharType="separate"/>
        </w:r>
        <w:r w:rsidR="00F511DE">
          <w:rPr>
            <w:noProof/>
            <w:webHidden/>
          </w:rPr>
          <w:t>63</w:t>
        </w:r>
        <w:r w:rsidR="00F511DE">
          <w:rPr>
            <w:noProof/>
            <w:webHidden/>
          </w:rPr>
          <w:fldChar w:fldCharType="end"/>
        </w:r>
      </w:hyperlink>
    </w:p>
    <w:p w14:paraId="548C0D58" w14:textId="7F370658"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45" w:history="1">
        <w:r w:rsidR="00F511DE" w:rsidRPr="00A7789A">
          <w:rPr>
            <w:rStyle w:val="Hyperlink"/>
            <w:noProof/>
          </w:rPr>
          <w:t xml:space="preserve"> Figure 22 Metamodel of Referables</w:t>
        </w:r>
        <w:r w:rsidR="00F511DE">
          <w:rPr>
            <w:noProof/>
            <w:webHidden/>
          </w:rPr>
          <w:tab/>
        </w:r>
        <w:r w:rsidR="00F511DE">
          <w:rPr>
            <w:noProof/>
            <w:webHidden/>
          </w:rPr>
          <w:fldChar w:fldCharType="begin"/>
        </w:r>
        <w:r w:rsidR="00F511DE">
          <w:rPr>
            <w:noProof/>
            <w:webHidden/>
          </w:rPr>
          <w:instrText xml:space="preserve"> PAGEREF _Toc125537845 \h </w:instrText>
        </w:r>
        <w:r w:rsidR="00F511DE">
          <w:rPr>
            <w:noProof/>
            <w:webHidden/>
          </w:rPr>
        </w:r>
        <w:r w:rsidR="00F511DE">
          <w:rPr>
            <w:noProof/>
            <w:webHidden/>
          </w:rPr>
          <w:fldChar w:fldCharType="separate"/>
        </w:r>
        <w:r w:rsidR="00F511DE">
          <w:rPr>
            <w:noProof/>
            <w:webHidden/>
          </w:rPr>
          <w:t>63</w:t>
        </w:r>
        <w:r w:rsidR="00F511DE">
          <w:rPr>
            <w:noProof/>
            <w:webHidden/>
          </w:rPr>
          <w:fldChar w:fldCharType="end"/>
        </w:r>
      </w:hyperlink>
    </w:p>
    <w:p w14:paraId="1BE8D564" w14:textId="2C5705F8"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46" w:history="1">
        <w:r w:rsidR="00F511DE" w:rsidRPr="00A7789A">
          <w:rPr>
            <w:rStyle w:val="Hyperlink"/>
            <w:noProof/>
          </w:rPr>
          <w:t xml:space="preserve"> Figure 23 Metamodel of an AssetAdministrationShell</w:t>
        </w:r>
        <w:r w:rsidR="00F511DE">
          <w:rPr>
            <w:noProof/>
            <w:webHidden/>
          </w:rPr>
          <w:tab/>
        </w:r>
        <w:r w:rsidR="00F511DE">
          <w:rPr>
            <w:noProof/>
            <w:webHidden/>
          </w:rPr>
          <w:fldChar w:fldCharType="begin"/>
        </w:r>
        <w:r w:rsidR="00F511DE">
          <w:rPr>
            <w:noProof/>
            <w:webHidden/>
          </w:rPr>
          <w:instrText xml:space="preserve"> PAGEREF _Toc125537846 \h </w:instrText>
        </w:r>
        <w:r w:rsidR="00F511DE">
          <w:rPr>
            <w:noProof/>
            <w:webHidden/>
          </w:rPr>
        </w:r>
        <w:r w:rsidR="00F511DE">
          <w:rPr>
            <w:noProof/>
            <w:webHidden/>
          </w:rPr>
          <w:fldChar w:fldCharType="separate"/>
        </w:r>
        <w:r w:rsidR="00F511DE">
          <w:rPr>
            <w:noProof/>
            <w:webHidden/>
          </w:rPr>
          <w:t>65</w:t>
        </w:r>
        <w:r w:rsidR="00F511DE">
          <w:rPr>
            <w:noProof/>
            <w:webHidden/>
          </w:rPr>
          <w:fldChar w:fldCharType="end"/>
        </w:r>
      </w:hyperlink>
    </w:p>
    <w:p w14:paraId="4E4F30CC" w14:textId="271651E6"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47" w:history="1">
        <w:r w:rsidR="00F511DE" w:rsidRPr="00A7789A">
          <w:rPr>
            <w:rStyle w:val="Hyperlink"/>
            <w:noProof/>
          </w:rPr>
          <w:t xml:space="preserve"> Figure 24 Metamodel of Asset Information</w:t>
        </w:r>
        <w:r w:rsidR="00F511DE">
          <w:rPr>
            <w:noProof/>
            <w:webHidden/>
          </w:rPr>
          <w:tab/>
        </w:r>
        <w:r w:rsidR="00F511DE">
          <w:rPr>
            <w:noProof/>
            <w:webHidden/>
          </w:rPr>
          <w:fldChar w:fldCharType="begin"/>
        </w:r>
        <w:r w:rsidR="00F511DE">
          <w:rPr>
            <w:noProof/>
            <w:webHidden/>
          </w:rPr>
          <w:instrText xml:space="preserve"> PAGEREF _Toc125537847 \h </w:instrText>
        </w:r>
        <w:r w:rsidR="00F511DE">
          <w:rPr>
            <w:noProof/>
            <w:webHidden/>
          </w:rPr>
        </w:r>
        <w:r w:rsidR="00F511DE">
          <w:rPr>
            <w:noProof/>
            <w:webHidden/>
          </w:rPr>
          <w:fldChar w:fldCharType="separate"/>
        </w:r>
        <w:r w:rsidR="00F511DE">
          <w:rPr>
            <w:noProof/>
            <w:webHidden/>
          </w:rPr>
          <w:t>66</w:t>
        </w:r>
        <w:r w:rsidR="00F511DE">
          <w:rPr>
            <w:noProof/>
            <w:webHidden/>
          </w:rPr>
          <w:fldChar w:fldCharType="end"/>
        </w:r>
      </w:hyperlink>
    </w:p>
    <w:p w14:paraId="4F0FE949" w14:textId="118E0373"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48" w:history="1">
        <w:r w:rsidR="00F511DE" w:rsidRPr="00A7789A">
          <w:rPr>
            <w:rStyle w:val="Hyperlink"/>
            <w:noProof/>
          </w:rPr>
          <w:t xml:space="preserve"> Figure 25 Metamodel of Submodel</w:t>
        </w:r>
        <w:r w:rsidR="00F511DE">
          <w:rPr>
            <w:noProof/>
            <w:webHidden/>
          </w:rPr>
          <w:tab/>
        </w:r>
        <w:r w:rsidR="00F511DE">
          <w:rPr>
            <w:noProof/>
            <w:webHidden/>
          </w:rPr>
          <w:fldChar w:fldCharType="begin"/>
        </w:r>
        <w:r w:rsidR="00F511DE">
          <w:rPr>
            <w:noProof/>
            <w:webHidden/>
          </w:rPr>
          <w:instrText xml:space="preserve"> PAGEREF _Toc125537848 \h </w:instrText>
        </w:r>
        <w:r w:rsidR="00F511DE">
          <w:rPr>
            <w:noProof/>
            <w:webHidden/>
          </w:rPr>
        </w:r>
        <w:r w:rsidR="00F511DE">
          <w:rPr>
            <w:noProof/>
            <w:webHidden/>
          </w:rPr>
          <w:fldChar w:fldCharType="separate"/>
        </w:r>
        <w:r w:rsidR="00F511DE">
          <w:rPr>
            <w:noProof/>
            <w:webHidden/>
          </w:rPr>
          <w:t>68</w:t>
        </w:r>
        <w:r w:rsidR="00F511DE">
          <w:rPr>
            <w:noProof/>
            <w:webHidden/>
          </w:rPr>
          <w:fldChar w:fldCharType="end"/>
        </w:r>
      </w:hyperlink>
    </w:p>
    <w:p w14:paraId="307573EE" w14:textId="34CA7856"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49" w:history="1">
        <w:r w:rsidR="00F511DE" w:rsidRPr="00A7789A">
          <w:rPr>
            <w:rStyle w:val="Hyperlink"/>
            <w:noProof/>
          </w:rPr>
          <w:t xml:space="preserve"> Figure 26 Metamodel of Submodel Element</w:t>
        </w:r>
        <w:r w:rsidR="00F511DE">
          <w:rPr>
            <w:noProof/>
            <w:webHidden/>
          </w:rPr>
          <w:tab/>
        </w:r>
        <w:r w:rsidR="00F511DE">
          <w:rPr>
            <w:noProof/>
            <w:webHidden/>
          </w:rPr>
          <w:fldChar w:fldCharType="begin"/>
        </w:r>
        <w:r w:rsidR="00F511DE">
          <w:rPr>
            <w:noProof/>
            <w:webHidden/>
          </w:rPr>
          <w:instrText xml:space="preserve"> PAGEREF _Toc125537849 \h </w:instrText>
        </w:r>
        <w:r w:rsidR="00F511DE">
          <w:rPr>
            <w:noProof/>
            <w:webHidden/>
          </w:rPr>
        </w:r>
        <w:r w:rsidR="00F511DE">
          <w:rPr>
            <w:noProof/>
            <w:webHidden/>
          </w:rPr>
          <w:fldChar w:fldCharType="separate"/>
        </w:r>
        <w:r w:rsidR="00F511DE">
          <w:rPr>
            <w:noProof/>
            <w:webHidden/>
          </w:rPr>
          <w:t>69</w:t>
        </w:r>
        <w:r w:rsidR="00F511DE">
          <w:rPr>
            <w:noProof/>
            <w:webHidden/>
          </w:rPr>
          <w:fldChar w:fldCharType="end"/>
        </w:r>
      </w:hyperlink>
    </w:p>
    <w:p w14:paraId="24ED4635" w14:textId="7D2064B5"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50" w:history="1">
        <w:r w:rsidR="00F511DE" w:rsidRPr="00A7789A">
          <w:rPr>
            <w:rStyle w:val="Hyperlink"/>
            <w:noProof/>
          </w:rPr>
          <w:t>Figure 27 Metamodel Overview for Submodel Element Subtypes</w:t>
        </w:r>
        <w:r w:rsidR="00F511DE">
          <w:rPr>
            <w:noProof/>
            <w:webHidden/>
          </w:rPr>
          <w:tab/>
        </w:r>
        <w:r w:rsidR="00F511DE">
          <w:rPr>
            <w:noProof/>
            <w:webHidden/>
          </w:rPr>
          <w:fldChar w:fldCharType="begin"/>
        </w:r>
        <w:r w:rsidR="00F511DE">
          <w:rPr>
            <w:noProof/>
            <w:webHidden/>
          </w:rPr>
          <w:instrText xml:space="preserve"> PAGEREF _Toc125537850 \h </w:instrText>
        </w:r>
        <w:r w:rsidR="00F511DE">
          <w:rPr>
            <w:noProof/>
            <w:webHidden/>
          </w:rPr>
        </w:r>
        <w:r w:rsidR="00F511DE">
          <w:rPr>
            <w:noProof/>
            <w:webHidden/>
          </w:rPr>
          <w:fldChar w:fldCharType="separate"/>
        </w:r>
        <w:r w:rsidR="00F511DE">
          <w:rPr>
            <w:noProof/>
            <w:webHidden/>
          </w:rPr>
          <w:t>70</w:t>
        </w:r>
        <w:r w:rsidR="00F511DE">
          <w:rPr>
            <w:noProof/>
            <w:webHidden/>
          </w:rPr>
          <w:fldChar w:fldCharType="end"/>
        </w:r>
      </w:hyperlink>
    </w:p>
    <w:p w14:paraId="3DAB2370" w14:textId="7C07AF4F"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51" w:history="1">
        <w:r w:rsidR="00F511DE" w:rsidRPr="00A7789A">
          <w:rPr>
            <w:rStyle w:val="Hyperlink"/>
            <w:noProof/>
          </w:rPr>
          <w:t>Figure 28 Metamodel of Annotated Relationship Elements</w:t>
        </w:r>
        <w:r w:rsidR="00F511DE">
          <w:rPr>
            <w:noProof/>
            <w:webHidden/>
          </w:rPr>
          <w:tab/>
        </w:r>
        <w:r w:rsidR="00F511DE">
          <w:rPr>
            <w:noProof/>
            <w:webHidden/>
          </w:rPr>
          <w:fldChar w:fldCharType="begin"/>
        </w:r>
        <w:r w:rsidR="00F511DE">
          <w:rPr>
            <w:noProof/>
            <w:webHidden/>
          </w:rPr>
          <w:instrText xml:space="preserve"> PAGEREF _Toc125537851 \h </w:instrText>
        </w:r>
        <w:r w:rsidR="00F511DE">
          <w:rPr>
            <w:noProof/>
            <w:webHidden/>
          </w:rPr>
        </w:r>
        <w:r w:rsidR="00F511DE">
          <w:rPr>
            <w:noProof/>
            <w:webHidden/>
          </w:rPr>
          <w:fldChar w:fldCharType="separate"/>
        </w:r>
        <w:r w:rsidR="00F511DE">
          <w:rPr>
            <w:noProof/>
            <w:webHidden/>
          </w:rPr>
          <w:t>70</w:t>
        </w:r>
        <w:r w:rsidR="00F511DE">
          <w:rPr>
            <w:noProof/>
            <w:webHidden/>
          </w:rPr>
          <w:fldChar w:fldCharType="end"/>
        </w:r>
      </w:hyperlink>
    </w:p>
    <w:p w14:paraId="697B64C3" w14:textId="35A35316"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r:id="rId19" w:anchor="_Toc125537852" w:history="1">
        <w:r w:rsidR="00F511DE" w:rsidRPr="00A7789A">
          <w:rPr>
            <w:rStyle w:val="Hyperlink"/>
            <w:noProof/>
          </w:rPr>
          <w:t>Figure 29 Metamodel of Basic Event Element</w:t>
        </w:r>
        <w:r w:rsidR="00F511DE">
          <w:rPr>
            <w:noProof/>
            <w:webHidden/>
          </w:rPr>
          <w:tab/>
        </w:r>
        <w:r w:rsidR="00F511DE">
          <w:rPr>
            <w:noProof/>
            <w:webHidden/>
          </w:rPr>
          <w:fldChar w:fldCharType="begin"/>
        </w:r>
        <w:r w:rsidR="00F511DE">
          <w:rPr>
            <w:noProof/>
            <w:webHidden/>
          </w:rPr>
          <w:instrText xml:space="preserve"> PAGEREF _Toc125537852 \h </w:instrText>
        </w:r>
        <w:r w:rsidR="00F511DE">
          <w:rPr>
            <w:noProof/>
            <w:webHidden/>
          </w:rPr>
        </w:r>
        <w:r w:rsidR="00F511DE">
          <w:rPr>
            <w:noProof/>
            <w:webHidden/>
          </w:rPr>
          <w:fldChar w:fldCharType="separate"/>
        </w:r>
        <w:r w:rsidR="00F511DE">
          <w:rPr>
            <w:noProof/>
            <w:webHidden/>
          </w:rPr>
          <w:t>71</w:t>
        </w:r>
        <w:r w:rsidR="00F511DE">
          <w:rPr>
            <w:noProof/>
            <w:webHidden/>
          </w:rPr>
          <w:fldChar w:fldCharType="end"/>
        </w:r>
      </w:hyperlink>
    </w:p>
    <w:p w14:paraId="3DD58E51" w14:textId="28C20106"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r:id="rId20" w:anchor="_Toc125537853" w:history="1">
        <w:r w:rsidR="00F511DE" w:rsidRPr="00A7789A">
          <w:rPr>
            <w:rStyle w:val="Hyperlink"/>
            <w:noProof/>
          </w:rPr>
          <w:t>Figure 30 Metamodel of Event Payload</w:t>
        </w:r>
        <w:r w:rsidR="00F511DE">
          <w:rPr>
            <w:noProof/>
            <w:webHidden/>
          </w:rPr>
          <w:tab/>
        </w:r>
        <w:r w:rsidR="00F511DE">
          <w:rPr>
            <w:noProof/>
            <w:webHidden/>
          </w:rPr>
          <w:fldChar w:fldCharType="begin"/>
        </w:r>
        <w:r w:rsidR="00F511DE">
          <w:rPr>
            <w:noProof/>
            <w:webHidden/>
          </w:rPr>
          <w:instrText xml:space="preserve"> PAGEREF _Toc125537853 \h </w:instrText>
        </w:r>
        <w:r w:rsidR="00F511DE">
          <w:rPr>
            <w:noProof/>
            <w:webHidden/>
          </w:rPr>
        </w:r>
        <w:r w:rsidR="00F511DE">
          <w:rPr>
            <w:noProof/>
            <w:webHidden/>
          </w:rPr>
          <w:fldChar w:fldCharType="separate"/>
        </w:r>
        <w:r w:rsidR="00F511DE">
          <w:rPr>
            <w:noProof/>
            <w:webHidden/>
          </w:rPr>
          <w:t>73</w:t>
        </w:r>
        <w:r w:rsidR="00F511DE">
          <w:rPr>
            <w:noProof/>
            <w:webHidden/>
          </w:rPr>
          <w:fldChar w:fldCharType="end"/>
        </w:r>
      </w:hyperlink>
    </w:p>
    <w:p w14:paraId="44C18E78" w14:textId="42BC8CA9"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54" w:history="1">
        <w:r w:rsidR="00F511DE" w:rsidRPr="00A7789A">
          <w:rPr>
            <w:rStyle w:val="Hyperlink"/>
            <w:noProof/>
          </w:rPr>
          <w:t xml:space="preserve"> Figure 31 Metamodel of Blobs</w:t>
        </w:r>
        <w:r w:rsidR="00F511DE">
          <w:rPr>
            <w:noProof/>
            <w:webHidden/>
          </w:rPr>
          <w:tab/>
        </w:r>
        <w:r w:rsidR="00F511DE">
          <w:rPr>
            <w:noProof/>
            <w:webHidden/>
          </w:rPr>
          <w:fldChar w:fldCharType="begin"/>
        </w:r>
        <w:r w:rsidR="00F511DE">
          <w:rPr>
            <w:noProof/>
            <w:webHidden/>
          </w:rPr>
          <w:instrText xml:space="preserve"> PAGEREF _Toc125537854 \h </w:instrText>
        </w:r>
        <w:r w:rsidR="00F511DE">
          <w:rPr>
            <w:noProof/>
            <w:webHidden/>
          </w:rPr>
        </w:r>
        <w:r w:rsidR="00F511DE">
          <w:rPr>
            <w:noProof/>
            <w:webHidden/>
          </w:rPr>
          <w:fldChar w:fldCharType="separate"/>
        </w:r>
        <w:r w:rsidR="00F511DE">
          <w:rPr>
            <w:noProof/>
            <w:webHidden/>
          </w:rPr>
          <w:t>74</w:t>
        </w:r>
        <w:r w:rsidR="00F511DE">
          <w:rPr>
            <w:noProof/>
            <w:webHidden/>
          </w:rPr>
          <w:fldChar w:fldCharType="end"/>
        </w:r>
      </w:hyperlink>
    </w:p>
    <w:p w14:paraId="508371A7" w14:textId="582B0867"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55" w:history="1">
        <w:r w:rsidR="00F511DE" w:rsidRPr="00A7789A">
          <w:rPr>
            <w:rStyle w:val="Hyperlink"/>
            <w:noProof/>
          </w:rPr>
          <w:t xml:space="preserve"> Figure 32 Metamodel of Capabilities</w:t>
        </w:r>
        <w:r w:rsidR="00F511DE">
          <w:rPr>
            <w:noProof/>
            <w:webHidden/>
          </w:rPr>
          <w:tab/>
        </w:r>
        <w:r w:rsidR="00F511DE">
          <w:rPr>
            <w:noProof/>
            <w:webHidden/>
          </w:rPr>
          <w:fldChar w:fldCharType="begin"/>
        </w:r>
        <w:r w:rsidR="00F511DE">
          <w:rPr>
            <w:noProof/>
            <w:webHidden/>
          </w:rPr>
          <w:instrText xml:space="preserve"> PAGEREF _Toc125537855 \h </w:instrText>
        </w:r>
        <w:r w:rsidR="00F511DE">
          <w:rPr>
            <w:noProof/>
            <w:webHidden/>
          </w:rPr>
        </w:r>
        <w:r w:rsidR="00F511DE">
          <w:rPr>
            <w:noProof/>
            <w:webHidden/>
          </w:rPr>
          <w:fldChar w:fldCharType="separate"/>
        </w:r>
        <w:r w:rsidR="00F511DE">
          <w:rPr>
            <w:noProof/>
            <w:webHidden/>
          </w:rPr>
          <w:t>74</w:t>
        </w:r>
        <w:r w:rsidR="00F511DE">
          <w:rPr>
            <w:noProof/>
            <w:webHidden/>
          </w:rPr>
          <w:fldChar w:fldCharType="end"/>
        </w:r>
      </w:hyperlink>
    </w:p>
    <w:p w14:paraId="5DABE843" w14:textId="7E639DEC"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56" w:history="1">
        <w:r w:rsidR="00F511DE" w:rsidRPr="00A7789A">
          <w:rPr>
            <w:rStyle w:val="Hyperlink"/>
            <w:noProof/>
          </w:rPr>
          <w:t xml:space="preserve"> Figure 33 Metamodel of Data Elements</w:t>
        </w:r>
        <w:r w:rsidR="00F511DE">
          <w:rPr>
            <w:noProof/>
            <w:webHidden/>
          </w:rPr>
          <w:tab/>
        </w:r>
        <w:r w:rsidR="00F511DE">
          <w:rPr>
            <w:noProof/>
            <w:webHidden/>
          </w:rPr>
          <w:fldChar w:fldCharType="begin"/>
        </w:r>
        <w:r w:rsidR="00F511DE">
          <w:rPr>
            <w:noProof/>
            <w:webHidden/>
          </w:rPr>
          <w:instrText xml:space="preserve"> PAGEREF _Toc125537856 \h </w:instrText>
        </w:r>
        <w:r w:rsidR="00F511DE">
          <w:rPr>
            <w:noProof/>
            <w:webHidden/>
          </w:rPr>
        </w:r>
        <w:r w:rsidR="00F511DE">
          <w:rPr>
            <w:noProof/>
            <w:webHidden/>
          </w:rPr>
          <w:fldChar w:fldCharType="separate"/>
        </w:r>
        <w:r w:rsidR="00F511DE">
          <w:rPr>
            <w:noProof/>
            <w:webHidden/>
          </w:rPr>
          <w:t>75</w:t>
        </w:r>
        <w:r w:rsidR="00F511DE">
          <w:rPr>
            <w:noProof/>
            <w:webHidden/>
          </w:rPr>
          <w:fldChar w:fldCharType="end"/>
        </w:r>
      </w:hyperlink>
    </w:p>
    <w:p w14:paraId="26FA2EF4" w14:textId="5AA86C73"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57" w:history="1">
        <w:r w:rsidR="00F511DE" w:rsidRPr="00A7789A">
          <w:rPr>
            <w:rStyle w:val="Hyperlink"/>
            <w:noProof/>
          </w:rPr>
          <w:t>Figure 34 Metamodel of Entities</w:t>
        </w:r>
        <w:r w:rsidR="00F511DE">
          <w:rPr>
            <w:noProof/>
            <w:webHidden/>
          </w:rPr>
          <w:tab/>
        </w:r>
        <w:r w:rsidR="00F511DE">
          <w:rPr>
            <w:noProof/>
            <w:webHidden/>
          </w:rPr>
          <w:fldChar w:fldCharType="begin"/>
        </w:r>
        <w:r w:rsidR="00F511DE">
          <w:rPr>
            <w:noProof/>
            <w:webHidden/>
          </w:rPr>
          <w:instrText xml:space="preserve"> PAGEREF _Toc125537857 \h </w:instrText>
        </w:r>
        <w:r w:rsidR="00F511DE">
          <w:rPr>
            <w:noProof/>
            <w:webHidden/>
          </w:rPr>
        </w:r>
        <w:r w:rsidR="00F511DE">
          <w:rPr>
            <w:noProof/>
            <w:webHidden/>
          </w:rPr>
          <w:fldChar w:fldCharType="separate"/>
        </w:r>
        <w:r w:rsidR="00F511DE">
          <w:rPr>
            <w:noProof/>
            <w:webHidden/>
          </w:rPr>
          <w:t>76</w:t>
        </w:r>
        <w:r w:rsidR="00F511DE">
          <w:rPr>
            <w:noProof/>
            <w:webHidden/>
          </w:rPr>
          <w:fldChar w:fldCharType="end"/>
        </w:r>
      </w:hyperlink>
    </w:p>
    <w:p w14:paraId="66E80D98" w14:textId="62E86248"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58" w:history="1">
        <w:r w:rsidR="00F511DE" w:rsidRPr="00A7789A">
          <w:rPr>
            <w:rStyle w:val="Hyperlink"/>
            <w:noProof/>
          </w:rPr>
          <w:t>Figure 35 Metamodel of Events</w:t>
        </w:r>
        <w:r w:rsidR="00F511DE">
          <w:rPr>
            <w:noProof/>
            <w:webHidden/>
          </w:rPr>
          <w:tab/>
        </w:r>
        <w:r w:rsidR="00F511DE">
          <w:rPr>
            <w:noProof/>
            <w:webHidden/>
          </w:rPr>
          <w:fldChar w:fldCharType="begin"/>
        </w:r>
        <w:r w:rsidR="00F511DE">
          <w:rPr>
            <w:noProof/>
            <w:webHidden/>
          </w:rPr>
          <w:instrText xml:space="preserve"> PAGEREF _Toc125537858 \h </w:instrText>
        </w:r>
        <w:r w:rsidR="00F511DE">
          <w:rPr>
            <w:noProof/>
            <w:webHidden/>
          </w:rPr>
        </w:r>
        <w:r w:rsidR="00F511DE">
          <w:rPr>
            <w:noProof/>
            <w:webHidden/>
          </w:rPr>
          <w:fldChar w:fldCharType="separate"/>
        </w:r>
        <w:r w:rsidR="00F511DE">
          <w:rPr>
            <w:noProof/>
            <w:webHidden/>
          </w:rPr>
          <w:t>77</w:t>
        </w:r>
        <w:r w:rsidR="00F511DE">
          <w:rPr>
            <w:noProof/>
            <w:webHidden/>
          </w:rPr>
          <w:fldChar w:fldCharType="end"/>
        </w:r>
      </w:hyperlink>
    </w:p>
    <w:p w14:paraId="6F5E80F1" w14:textId="6CD9C32F"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59" w:history="1">
        <w:r w:rsidR="00F511DE" w:rsidRPr="00A7789A">
          <w:rPr>
            <w:rStyle w:val="Hyperlink"/>
            <w:noProof/>
          </w:rPr>
          <w:t>Figure 36 Metamodel of File Submodel Element</w:t>
        </w:r>
        <w:r w:rsidR="00F511DE">
          <w:rPr>
            <w:noProof/>
            <w:webHidden/>
          </w:rPr>
          <w:tab/>
        </w:r>
        <w:r w:rsidR="00F511DE">
          <w:rPr>
            <w:noProof/>
            <w:webHidden/>
          </w:rPr>
          <w:fldChar w:fldCharType="begin"/>
        </w:r>
        <w:r w:rsidR="00F511DE">
          <w:rPr>
            <w:noProof/>
            <w:webHidden/>
          </w:rPr>
          <w:instrText xml:space="preserve"> PAGEREF _Toc125537859 \h </w:instrText>
        </w:r>
        <w:r w:rsidR="00F511DE">
          <w:rPr>
            <w:noProof/>
            <w:webHidden/>
          </w:rPr>
        </w:r>
        <w:r w:rsidR="00F511DE">
          <w:rPr>
            <w:noProof/>
            <w:webHidden/>
          </w:rPr>
          <w:fldChar w:fldCharType="separate"/>
        </w:r>
        <w:r w:rsidR="00F511DE">
          <w:rPr>
            <w:noProof/>
            <w:webHidden/>
          </w:rPr>
          <w:t>77</w:t>
        </w:r>
        <w:r w:rsidR="00F511DE">
          <w:rPr>
            <w:noProof/>
            <w:webHidden/>
          </w:rPr>
          <w:fldChar w:fldCharType="end"/>
        </w:r>
      </w:hyperlink>
    </w:p>
    <w:p w14:paraId="1785A001" w14:textId="5F5D4C4C"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60" w:history="1">
        <w:r w:rsidR="00F511DE" w:rsidRPr="00A7789A">
          <w:rPr>
            <w:rStyle w:val="Hyperlink"/>
            <w:noProof/>
          </w:rPr>
          <w:t xml:space="preserve"> Figure 37 Metamodel of Multi Language Properties</w:t>
        </w:r>
        <w:r w:rsidR="00F511DE">
          <w:rPr>
            <w:noProof/>
            <w:webHidden/>
          </w:rPr>
          <w:tab/>
        </w:r>
        <w:r w:rsidR="00F511DE">
          <w:rPr>
            <w:noProof/>
            <w:webHidden/>
          </w:rPr>
          <w:fldChar w:fldCharType="begin"/>
        </w:r>
        <w:r w:rsidR="00F511DE">
          <w:rPr>
            <w:noProof/>
            <w:webHidden/>
          </w:rPr>
          <w:instrText xml:space="preserve"> PAGEREF _Toc125537860 \h </w:instrText>
        </w:r>
        <w:r w:rsidR="00F511DE">
          <w:rPr>
            <w:noProof/>
            <w:webHidden/>
          </w:rPr>
        </w:r>
        <w:r w:rsidR="00F511DE">
          <w:rPr>
            <w:noProof/>
            <w:webHidden/>
          </w:rPr>
          <w:fldChar w:fldCharType="separate"/>
        </w:r>
        <w:r w:rsidR="00F511DE">
          <w:rPr>
            <w:noProof/>
            <w:webHidden/>
          </w:rPr>
          <w:t>78</w:t>
        </w:r>
        <w:r w:rsidR="00F511DE">
          <w:rPr>
            <w:noProof/>
            <w:webHidden/>
          </w:rPr>
          <w:fldChar w:fldCharType="end"/>
        </w:r>
      </w:hyperlink>
    </w:p>
    <w:p w14:paraId="7C5802FA" w14:textId="72D2116D"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61" w:history="1">
        <w:r w:rsidR="00F511DE" w:rsidRPr="00A7789A">
          <w:rPr>
            <w:rStyle w:val="Hyperlink"/>
            <w:noProof/>
          </w:rPr>
          <w:t>Figure 38 Metamodel of Operations</w:t>
        </w:r>
        <w:r w:rsidR="00F511DE">
          <w:rPr>
            <w:noProof/>
            <w:webHidden/>
          </w:rPr>
          <w:tab/>
        </w:r>
        <w:r w:rsidR="00F511DE">
          <w:rPr>
            <w:noProof/>
            <w:webHidden/>
          </w:rPr>
          <w:fldChar w:fldCharType="begin"/>
        </w:r>
        <w:r w:rsidR="00F511DE">
          <w:rPr>
            <w:noProof/>
            <w:webHidden/>
          </w:rPr>
          <w:instrText xml:space="preserve"> PAGEREF _Toc125537861 \h </w:instrText>
        </w:r>
        <w:r w:rsidR="00F511DE">
          <w:rPr>
            <w:noProof/>
            <w:webHidden/>
          </w:rPr>
        </w:r>
        <w:r w:rsidR="00F511DE">
          <w:rPr>
            <w:noProof/>
            <w:webHidden/>
          </w:rPr>
          <w:fldChar w:fldCharType="separate"/>
        </w:r>
        <w:r w:rsidR="00F511DE">
          <w:rPr>
            <w:noProof/>
            <w:webHidden/>
          </w:rPr>
          <w:t>78</w:t>
        </w:r>
        <w:r w:rsidR="00F511DE">
          <w:rPr>
            <w:noProof/>
            <w:webHidden/>
          </w:rPr>
          <w:fldChar w:fldCharType="end"/>
        </w:r>
      </w:hyperlink>
    </w:p>
    <w:p w14:paraId="57772F00" w14:textId="2DF526B7"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62" w:history="1">
        <w:r w:rsidR="00F511DE" w:rsidRPr="00A7789A">
          <w:rPr>
            <w:rStyle w:val="Hyperlink"/>
            <w:noProof/>
          </w:rPr>
          <w:t>Figure 39 Metamodel of Properties</w:t>
        </w:r>
        <w:r w:rsidR="00F511DE">
          <w:rPr>
            <w:noProof/>
            <w:webHidden/>
          </w:rPr>
          <w:tab/>
        </w:r>
        <w:r w:rsidR="00F511DE">
          <w:rPr>
            <w:noProof/>
            <w:webHidden/>
          </w:rPr>
          <w:fldChar w:fldCharType="begin"/>
        </w:r>
        <w:r w:rsidR="00F511DE">
          <w:rPr>
            <w:noProof/>
            <w:webHidden/>
          </w:rPr>
          <w:instrText xml:space="preserve"> PAGEREF _Toc125537862 \h </w:instrText>
        </w:r>
        <w:r w:rsidR="00F511DE">
          <w:rPr>
            <w:noProof/>
            <w:webHidden/>
          </w:rPr>
        </w:r>
        <w:r w:rsidR="00F511DE">
          <w:rPr>
            <w:noProof/>
            <w:webHidden/>
          </w:rPr>
          <w:fldChar w:fldCharType="separate"/>
        </w:r>
        <w:r w:rsidR="00F511DE">
          <w:rPr>
            <w:noProof/>
            <w:webHidden/>
          </w:rPr>
          <w:t>79</w:t>
        </w:r>
        <w:r w:rsidR="00F511DE">
          <w:rPr>
            <w:noProof/>
            <w:webHidden/>
          </w:rPr>
          <w:fldChar w:fldCharType="end"/>
        </w:r>
      </w:hyperlink>
    </w:p>
    <w:p w14:paraId="1252E859" w14:textId="6004A5D5"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63" w:history="1">
        <w:r w:rsidR="00F511DE" w:rsidRPr="00A7789A">
          <w:rPr>
            <w:rStyle w:val="Hyperlink"/>
            <w:noProof/>
          </w:rPr>
          <w:t>Figure 40 Metamodel of Ranges</w:t>
        </w:r>
        <w:r w:rsidR="00F511DE">
          <w:rPr>
            <w:noProof/>
            <w:webHidden/>
          </w:rPr>
          <w:tab/>
        </w:r>
        <w:r w:rsidR="00F511DE">
          <w:rPr>
            <w:noProof/>
            <w:webHidden/>
          </w:rPr>
          <w:fldChar w:fldCharType="begin"/>
        </w:r>
        <w:r w:rsidR="00F511DE">
          <w:rPr>
            <w:noProof/>
            <w:webHidden/>
          </w:rPr>
          <w:instrText xml:space="preserve"> PAGEREF _Toc125537863 \h </w:instrText>
        </w:r>
        <w:r w:rsidR="00F511DE">
          <w:rPr>
            <w:noProof/>
            <w:webHidden/>
          </w:rPr>
        </w:r>
        <w:r w:rsidR="00F511DE">
          <w:rPr>
            <w:noProof/>
            <w:webHidden/>
          </w:rPr>
          <w:fldChar w:fldCharType="separate"/>
        </w:r>
        <w:r w:rsidR="00F511DE">
          <w:rPr>
            <w:noProof/>
            <w:webHidden/>
          </w:rPr>
          <w:t>80</w:t>
        </w:r>
        <w:r w:rsidR="00F511DE">
          <w:rPr>
            <w:noProof/>
            <w:webHidden/>
          </w:rPr>
          <w:fldChar w:fldCharType="end"/>
        </w:r>
      </w:hyperlink>
    </w:p>
    <w:p w14:paraId="11A84D8A" w14:textId="4F260499"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64" w:history="1">
        <w:r w:rsidR="00F511DE" w:rsidRPr="00A7789A">
          <w:rPr>
            <w:rStyle w:val="Hyperlink"/>
            <w:noProof/>
          </w:rPr>
          <w:t>Figure 41 Metamodel of Reference Elements</w:t>
        </w:r>
        <w:r w:rsidR="00F511DE">
          <w:rPr>
            <w:noProof/>
            <w:webHidden/>
          </w:rPr>
          <w:tab/>
        </w:r>
        <w:r w:rsidR="00F511DE">
          <w:rPr>
            <w:noProof/>
            <w:webHidden/>
          </w:rPr>
          <w:fldChar w:fldCharType="begin"/>
        </w:r>
        <w:r w:rsidR="00F511DE">
          <w:rPr>
            <w:noProof/>
            <w:webHidden/>
          </w:rPr>
          <w:instrText xml:space="preserve"> PAGEREF _Toc125537864 \h </w:instrText>
        </w:r>
        <w:r w:rsidR="00F511DE">
          <w:rPr>
            <w:noProof/>
            <w:webHidden/>
          </w:rPr>
        </w:r>
        <w:r w:rsidR="00F511DE">
          <w:rPr>
            <w:noProof/>
            <w:webHidden/>
          </w:rPr>
          <w:fldChar w:fldCharType="separate"/>
        </w:r>
        <w:r w:rsidR="00F511DE">
          <w:rPr>
            <w:noProof/>
            <w:webHidden/>
          </w:rPr>
          <w:t>80</w:t>
        </w:r>
        <w:r w:rsidR="00F511DE">
          <w:rPr>
            <w:noProof/>
            <w:webHidden/>
          </w:rPr>
          <w:fldChar w:fldCharType="end"/>
        </w:r>
      </w:hyperlink>
    </w:p>
    <w:p w14:paraId="00B36B3F" w14:textId="3481DAC3"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65" w:history="1">
        <w:r w:rsidR="00F511DE" w:rsidRPr="00A7789A">
          <w:rPr>
            <w:rStyle w:val="Hyperlink"/>
            <w:noProof/>
          </w:rPr>
          <w:t>Figure 42 Metamodel of Relationship Elements</w:t>
        </w:r>
        <w:r w:rsidR="00F511DE">
          <w:rPr>
            <w:noProof/>
            <w:webHidden/>
          </w:rPr>
          <w:tab/>
        </w:r>
        <w:r w:rsidR="00F511DE">
          <w:rPr>
            <w:noProof/>
            <w:webHidden/>
          </w:rPr>
          <w:fldChar w:fldCharType="begin"/>
        </w:r>
        <w:r w:rsidR="00F511DE">
          <w:rPr>
            <w:noProof/>
            <w:webHidden/>
          </w:rPr>
          <w:instrText xml:space="preserve"> PAGEREF _Toc125537865 \h </w:instrText>
        </w:r>
        <w:r w:rsidR="00F511DE">
          <w:rPr>
            <w:noProof/>
            <w:webHidden/>
          </w:rPr>
        </w:r>
        <w:r w:rsidR="00F511DE">
          <w:rPr>
            <w:noProof/>
            <w:webHidden/>
          </w:rPr>
          <w:fldChar w:fldCharType="separate"/>
        </w:r>
        <w:r w:rsidR="00F511DE">
          <w:rPr>
            <w:noProof/>
            <w:webHidden/>
          </w:rPr>
          <w:t>81</w:t>
        </w:r>
        <w:r w:rsidR="00F511DE">
          <w:rPr>
            <w:noProof/>
            <w:webHidden/>
          </w:rPr>
          <w:fldChar w:fldCharType="end"/>
        </w:r>
      </w:hyperlink>
    </w:p>
    <w:p w14:paraId="7E2607A1" w14:textId="2038C7E6"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66" w:history="1">
        <w:r w:rsidR="00F511DE" w:rsidRPr="00A7789A">
          <w:rPr>
            <w:rStyle w:val="Hyperlink"/>
            <w:noProof/>
          </w:rPr>
          <w:t>Figure 43 Metamodel of Submodel Element Collections</w:t>
        </w:r>
        <w:r w:rsidR="00F511DE">
          <w:rPr>
            <w:noProof/>
            <w:webHidden/>
          </w:rPr>
          <w:tab/>
        </w:r>
        <w:r w:rsidR="00F511DE">
          <w:rPr>
            <w:noProof/>
            <w:webHidden/>
          </w:rPr>
          <w:fldChar w:fldCharType="begin"/>
        </w:r>
        <w:r w:rsidR="00F511DE">
          <w:rPr>
            <w:noProof/>
            <w:webHidden/>
          </w:rPr>
          <w:instrText xml:space="preserve"> PAGEREF _Toc125537866 \h </w:instrText>
        </w:r>
        <w:r w:rsidR="00F511DE">
          <w:rPr>
            <w:noProof/>
            <w:webHidden/>
          </w:rPr>
        </w:r>
        <w:r w:rsidR="00F511DE">
          <w:rPr>
            <w:noProof/>
            <w:webHidden/>
          </w:rPr>
          <w:fldChar w:fldCharType="separate"/>
        </w:r>
        <w:r w:rsidR="00F511DE">
          <w:rPr>
            <w:noProof/>
            <w:webHidden/>
          </w:rPr>
          <w:t>82</w:t>
        </w:r>
        <w:r w:rsidR="00F511DE">
          <w:rPr>
            <w:noProof/>
            <w:webHidden/>
          </w:rPr>
          <w:fldChar w:fldCharType="end"/>
        </w:r>
      </w:hyperlink>
    </w:p>
    <w:p w14:paraId="13FFB117" w14:textId="461219CD"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67" w:history="1">
        <w:r w:rsidR="00F511DE" w:rsidRPr="00A7789A">
          <w:rPr>
            <w:rStyle w:val="Hyperlink"/>
            <w:noProof/>
          </w:rPr>
          <w:t>Figure 44 Metamodel of Submodel Element Lists</w:t>
        </w:r>
        <w:r w:rsidR="00F511DE">
          <w:rPr>
            <w:noProof/>
            <w:webHidden/>
          </w:rPr>
          <w:tab/>
        </w:r>
        <w:r w:rsidR="00F511DE">
          <w:rPr>
            <w:noProof/>
            <w:webHidden/>
          </w:rPr>
          <w:fldChar w:fldCharType="begin"/>
        </w:r>
        <w:r w:rsidR="00F511DE">
          <w:rPr>
            <w:noProof/>
            <w:webHidden/>
          </w:rPr>
          <w:instrText xml:space="preserve"> PAGEREF _Toc125537867 \h </w:instrText>
        </w:r>
        <w:r w:rsidR="00F511DE">
          <w:rPr>
            <w:noProof/>
            <w:webHidden/>
          </w:rPr>
        </w:r>
        <w:r w:rsidR="00F511DE">
          <w:rPr>
            <w:noProof/>
            <w:webHidden/>
          </w:rPr>
          <w:fldChar w:fldCharType="separate"/>
        </w:r>
        <w:r w:rsidR="00F511DE">
          <w:rPr>
            <w:noProof/>
            <w:webHidden/>
          </w:rPr>
          <w:t>83</w:t>
        </w:r>
        <w:r w:rsidR="00F511DE">
          <w:rPr>
            <w:noProof/>
            <w:webHidden/>
          </w:rPr>
          <w:fldChar w:fldCharType="end"/>
        </w:r>
      </w:hyperlink>
    </w:p>
    <w:p w14:paraId="53397946" w14:textId="1A2DB25C"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68" w:history="1">
        <w:r w:rsidR="00F511DE" w:rsidRPr="00A7789A">
          <w:rPr>
            <w:rStyle w:val="Hyperlink"/>
            <w:noProof/>
          </w:rPr>
          <w:t>Figure 45 Metamodel of Concept Descriptions</w:t>
        </w:r>
        <w:r w:rsidR="00F511DE">
          <w:rPr>
            <w:noProof/>
            <w:webHidden/>
          </w:rPr>
          <w:tab/>
        </w:r>
        <w:r w:rsidR="00F511DE">
          <w:rPr>
            <w:noProof/>
            <w:webHidden/>
          </w:rPr>
          <w:fldChar w:fldCharType="begin"/>
        </w:r>
        <w:r w:rsidR="00F511DE">
          <w:rPr>
            <w:noProof/>
            <w:webHidden/>
          </w:rPr>
          <w:instrText xml:space="preserve"> PAGEREF _Toc125537868 \h </w:instrText>
        </w:r>
        <w:r w:rsidR="00F511DE">
          <w:rPr>
            <w:noProof/>
            <w:webHidden/>
          </w:rPr>
        </w:r>
        <w:r w:rsidR="00F511DE">
          <w:rPr>
            <w:noProof/>
            <w:webHidden/>
          </w:rPr>
          <w:fldChar w:fldCharType="separate"/>
        </w:r>
        <w:r w:rsidR="00F511DE">
          <w:rPr>
            <w:noProof/>
            <w:webHidden/>
          </w:rPr>
          <w:t>84</w:t>
        </w:r>
        <w:r w:rsidR="00F511DE">
          <w:rPr>
            <w:noProof/>
            <w:webHidden/>
          </w:rPr>
          <w:fldChar w:fldCharType="end"/>
        </w:r>
      </w:hyperlink>
    </w:p>
    <w:p w14:paraId="5EEE5BED" w14:textId="3AEC870D"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r:id="rId21" w:anchor="_Toc125537869" w:history="1">
        <w:r w:rsidR="00F511DE" w:rsidRPr="00A7789A">
          <w:rPr>
            <w:rStyle w:val="Hyperlink"/>
            <w:noProof/>
          </w:rPr>
          <w:t>Figure 46 Metamodel for Environment</w:t>
        </w:r>
        <w:r w:rsidR="00F511DE">
          <w:rPr>
            <w:noProof/>
            <w:webHidden/>
          </w:rPr>
          <w:tab/>
        </w:r>
        <w:r w:rsidR="00F511DE">
          <w:rPr>
            <w:noProof/>
            <w:webHidden/>
          </w:rPr>
          <w:fldChar w:fldCharType="begin"/>
        </w:r>
        <w:r w:rsidR="00F511DE">
          <w:rPr>
            <w:noProof/>
            <w:webHidden/>
          </w:rPr>
          <w:instrText xml:space="preserve"> PAGEREF _Toc125537869 \h </w:instrText>
        </w:r>
        <w:r w:rsidR="00F511DE">
          <w:rPr>
            <w:noProof/>
            <w:webHidden/>
          </w:rPr>
        </w:r>
        <w:r w:rsidR="00F511DE">
          <w:rPr>
            <w:noProof/>
            <w:webHidden/>
          </w:rPr>
          <w:fldChar w:fldCharType="separate"/>
        </w:r>
        <w:r w:rsidR="00F511DE">
          <w:rPr>
            <w:noProof/>
            <w:webHidden/>
          </w:rPr>
          <w:t>85</w:t>
        </w:r>
        <w:r w:rsidR="00F511DE">
          <w:rPr>
            <w:noProof/>
            <w:webHidden/>
          </w:rPr>
          <w:fldChar w:fldCharType="end"/>
        </w:r>
      </w:hyperlink>
    </w:p>
    <w:p w14:paraId="794989B5" w14:textId="29B611E4"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70" w:history="1">
        <w:r w:rsidR="00F511DE" w:rsidRPr="00A7789A">
          <w:rPr>
            <w:rStyle w:val="Hyperlink"/>
            <w:noProof/>
          </w:rPr>
          <w:t>Figure 47 Metamodel of Reference</w:t>
        </w:r>
        <w:r w:rsidR="00F511DE">
          <w:rPr>
            <w:noProof/>
            <w:webHidden/>
          </w:rPr>
          <w:tab/>
        </w:r>
        <w:r w:rsidR="00F511DE">
          <w:rPr>
            <w:noProof/>
            <w:webHidden/>
          </w:rPr>
          <w:fldChar w:fldCharType="begin"/>
        </w:r>
        <w:r w:rsidR="00F511DE">
          <w:rPr>
            <w:noProof/>
            <w:webHidden/>
          </w:rPr>
          <w:instrText xml:space="preserve"> PAGEREF _Toc125537870 \h </w:instrText>
        </w:r>
        <w:r w:rsidR="00F511DE">
          <w:rPr>
            <w:noProof/>
            <w:webHidden/>
          </w:rPr>
        </w:r>
        <w:r w:rsidR="00F511DE">
          <w:rPr>
            <w:noProof/>
            <w:webHidden/>
          </w:rPr>
          <w:fldChar w:fldCharType="separate"/>
        </w:r>
        <w:r w:rsidR="00F511DE">
          <w:rPr>
            <w:noProof/>
            <w:webHidden/>
          </w:rPr>
          <w:t>86</w:t>
        </w:r>
        <w:r w:rsidR="00F511DE">
          <w:rPr>
            <w:noProof/>
            <w:webHidden/>
          </w:rPr>
          <w:fldChar w:fldCharType="end"/>
        </w:r>
      </w:hyperlink>
    </w:p>
    <w:p w14:paraId="1534D333" w14:textId="672138C1"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r:id="rId22" w:anchor="_Toc125537871" w:history="1">
        <w:r w:rsidR="00F511DE" w:rsidRPr="00A7789A">
          <w:rPr>
            <w:rStyle w:val="Hyperlink"/>
            <w:noProof/>
          </w:rPr>
          <w:t>Figure 48 Metamodel of Keys</w:t>
        </w:r>
        <w:r w:rsidR="00F511DE">
          <w:rPr>
            <w:noProof/>
            <w:webHidden/>
          </w:rPr>
          <w:tab/>
        </w:r>
        <w:r w:rsidR="00F511DE">
          <w:rPr>
            <w:noProof/>
            <w:webHidden/>
          </w:rPr>
          <w:fldChar w:fldCharType="begin"/>
        </w:r>
        <w:r w:rsidR="00F511DE">
          <w:rPr>
            <w:noProof/>
            <w:webHidden/>
          </w:rPr>
          <w:instrText xml:space="preserve"> PAGEREF _Toc125537871 \h </w:instrText>
        </w:r>
        <w:r w:rsidR="00F511DE">
          <w:rPr>
            <w:noProof/>
            <w:webHidden/>
          </w:rPr>
        </w:r>
        <w:r w:rsidR="00F511DE">
          <w:rPr>
            <w:noProof/>
            <w:webHidden/>
          </w:rPr>
          <w:fldChar w:fldCharType="separate"/>
        </w:r>
        <w:r w:rsidR="00F511DE">
          <w:rPr>
            <w:noProof/>
            <w:webHidden/>
          </w:rPr>
          <w:t>88</w:t>
        </w:r>
        <w:r w:rsidR="00F511DE">
          <w:rPr>
            <w:noProof/>
            <w:webHidden/>
          </w:rPr>
          <w:fldChar w:fldCharType="end"/>
        </w:r>
      </w:hyperlink>
    </w:p>
    <w:p w14:paraId="26971B7A" w14:textId="651E0A2C"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72" w:history="1">
        <w:r w:rsidR="00F511DE" w:rsidRPr="00A7789A">
          <w:rPr>
            <w:rStyle w:val="Hyperlink"/>
            <w:noProof/>
          </w:rPr>
          <w:t>Figure 49 Logical Model for Keys of References (non-normative)</w:t>
        </w:r>
        <w:r w:rsidR="00F511DE">
          <w:rPr>
            <w:noProof/>
            <w:webHidden/>
          </w:rPr>
          <w:tab/>
        </w:r>
        <w:r w:rsidR="00F511DE">
          <w:rPr>
            <w:noProof/>
            <w:webHidden/>
          </w:rPr>
          <w:fldChar w:fldCharType="begin"/>
        </w:r>
        <w:r w:rsidR="00F511DE">
          <w:rPr>
            <w:noProof/>
            <w:webHidden/>
          </w:rPr>
          <w:instrText xml:space="preserve"> PAGEREF _Toc125537872 \h </w:instrText>
        </w:r>
        <w:r w:rsidR="00F511DE">
          <w:rPr>
            <w:noProof/>
            <w:webHidden/>
          </w:rPr>
        </w:r>
        <w:r w:rsidR="00F511DE">
          <w:rPr>
            <w:noProof/>
            <w:webHidden/>
          </w:rPr>
          <w:fldChar w:fldCharType="separate"/>
        </w:r>
        <w:r w:rsidR="00F511DE">
          <w:rPr>
            <w:noProof/>
            <w:webHidden/>
          </w:rPr>
          <w:t>89</w:t>
        </w:r>
        <w:r w:rsidR="00F511DE">
          <w:rPr>
            <w:noProof/>
            <w:webHidden/>
          </w:rPr>
          <w:fldChar w:fldCharType="end"/>
        </w:r>
      </w:hyperlink>
    </w:p>
    <w:p w14:paraId="0E05E9E5" w14:textId="5E48D205"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73" w:history="1">
        <w:r w:rsidR="00F511DE" w:rsidRPr="00A7789A">
          <w:rPr>
            <w:rStyle w:val="Hyperlink"/>
            <w:noProof/>
          </w:rPr>
          <w:t>Figure 50 Metamodel of KeyTypes Enumeration</w:t>
        </w:r>
        <w:r w:rsidR="00F511DE">
          <w:rPr>
            <w:noProof/>
            <w:webHidden/>
          </w:rPr>
          <w:tab/>
        </w:r>
        <w:r w:rsidR="00F511DE">
          <w:rPr>
            <w:noProof/>
            <w:webHidden/>
          </w:rPr>
          <w:fldChar w:fldCharType="begin"/>
        </w:r>
        <w:r w:rsidR="00F511DE">
          <w:rPr>
            <w:noProof/>
            <w:webHidden/>
          </w:rPr>
          <w:instrText xml:space="preserve"> PAGEREF _Toc125537873 \h </w:instrText>
        </w:r>
        <w:r w:rsidR="00F511DE">
          <w:rPr>
            <w:noProof/>
            <w:webHidden/>
          </w:rPr>
        </w:r>
        <w:r w:rsidR="00F511DE">
          <w:rPr>
            <w:noProof/>
            <w:webHidden/>
          </w:rPr>
          <w:fldChar w:fldCharType="separate"/>
        </w:r>
        <w:r w:rsidR="00F511DE">
          <w:rPr>
            <w:noProof/>
            <w:webHidden/>
          </w:rPr>
          <w:t>90</w:t>
        </w:r>
        <w:r w:rsidR="00F511DE">
          <w:rPr>
            <w:noProof/>
            <w:webHidden/>
          </w:rPr>
          <w:fldChar w:fldCharType="end"/>
        </w:r>
      </w:hyperlink>
    </w:p>
    <w:p w14:paraId="13EAB01D" w14:textId="09DA3A12"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r:id="rId23" w:anchor="_Toc125537874" w:history="1">
        <w:r w:rsidR="00F511DE" w:rsidRPr="00A7789A">
          <w:rPr>
            <w:rStyle w:val="Hyperlink"/>
            <w:noProof/>
          </w:rPr>
          <w:t>Figure 51 Metamodel of AasSubmodelElements Enumeration</w:t>
        </w:r>
        <w:r w:rsidR="00F511DE">
          <w:rPr>
            <w:noProof/>
            <w:webHidden/>
          </w:rPr>
          <w:tab/>
        </w:r>
        <w:r w:rsidR="00F511DE">
          <w:rPr>
            <w:noProof/>
            <w:webHidden/>
          </w:rPr>
          <w:fldChar w:fldCharType="begin"/>
        </w:r>
        <w:r w:rsidR="00F511DE">
          <w:rPr>
            <w:noProof/>
            <w:webHidden/>
          </w:rPr>
          <w:instrText xml:space="preserve"> PAGEREF _Toc125537874 \h </w:instrText>
        </w:r>
        <w:r w:rsidR="00F511DE">
          <w:rPr>
            <w:noProof/>
            <w:webHidden/>
          </w:rPr>
        </w:r>
        <w:r w:rsidR="00F511DE">
          <w:rPr>
            <w:noProof/>
            <w:webHidden/>
          </w:rPr>
          <w:fldChar w:fldCharType="separate"/>
        </w:r>
        <w:r w:rsidR="00F511DE">
          <w:rPr>
            <w:noProof/>
            <w:webHidden/>
          </w:rPr>
          <w:t>90</w:t>
        </w:r>
        <w:r w:rsidR="00F511DE">
          <w:rPr>
            <w:noProof/>
            <w:webHidden/>
          </w:rPr>
          <w:fldChar w:fldCharType="end"/>
        </w:r>
      </w:hyperlink>
    </w:p>
    <w:p w14:paraId="2D730BAC" w14:textId="5801E1F9"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r:id="rId24" w:anchor="_Toc125537875" w:history="1">
        <w:r w:rsidR="00F511DE" w:rsidRPr="00A7789A">
          <w:rPr>
            <w:rStyle w:val="Hyperlink"/>
            <w:noProof/>
          </w:rPr>
          <w:t>Figure 52 DataTypeDefXsd Enumeration</w:t>
        </w:r>
        <w:r w:rsidR="00F511DE">
          <w:rPr>
            <w:noProof/>
            <w:webHidden/>
          </w:rPr>
          <w:tab/>
        </w:r>
        <w:r w:rsidR="00F511DE">
          <w:rPr>
            <w:noProof/>
            <w:webHidden/>
          </w:rPr>
          <w:fldChar w:fldCharType="begin"/>
        </w:r>
        <w:r w:rsidR="00F511DE">
          <w:rPr>
            <w:noProof/>
            <w:webHidden/>
          </w:rPr>
          <w:instrText xml:space="preserve"> PAGEREF _Toc125537875 \h </w:instrText>
        </w:r>
        <w:r w:rsidR="00F511DE">
          <w:rPr>
            <w:noProof/>
            <w:webHidden/>
          </w:rPr>
        </w:r>
        <w:r w:rsidR="00F511DE">
          <w:rPr>
            <w:noProof/>
            <w:webHidden/>
          </w:rPr>
          <w:fldChar w:fldCharType="separate"/>
        </w:r>
        <w:r w:rsidR="00F511DE">
          <w:rPr>
            <w:noProof/>
            <w:webHidden/>
          </w:rPr>
          <w:t>104</w:t>
        </w:r>
        <w:r w:rsidR="00F511DE">
          <w:rPr>
            <w:noProof/>
            <w:webHidden/>
          </w:rPr>
          <w:fldChar w:fldCharType="end"/>
        </w:r>
      </w:hyperlink>
    </w:p>
    <w:p w14:paraId="319395BC" w14:textId="13DD6AB0"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r:id="rId25" w:anchor="_Toc125537876" w:history="1">
        <w:r w:rsidR="00F511DE" w:rsidRPr="00A7789A">
          <w:rPr>
            <w:rStyle w:val="Hyperlink"/>
            <w:noProof/>
          </w:rPr>
          <w:t>Figure 53 DefTypeDefRdf Enumeration</w:t>
        </w:r>
        <w:r w:rsidR="00F511DE">
          <w:rPr>
            <w:noProof/>
            <w:webHidden/>
          </w:rPr>
          <w:tab/>
        </w:r>
        <w:r w:rsidR="00F511DE">
          <w:rPr>
            <w:noProof/>
            <w:webHidden/>
          </w:rPr>
          <w:fldChar w:fldCharType="begin"/>
        </w:r>
        <w:r w:rsidR="00F511DE">
          <w:rPr>
            <w:noProof/>
            <w:webHidden/>
          </w:rPr>
          <w:instrText xml:space="preserve"> PAGEREF _Toc125537876 \h </w:instrText>
        </w:r>
        <w:r w:rsidR="00F511DE">
          <w:rPr>
            <w:noProof/>
            <w:webHidden/>
          </w:rPr>
        </w:r>
        <w:r w:rsidR="00F511DE">
          <w:rPr>
            <w:noProof/>
            <w:webHidden/>
          </w:rPr>
          <w:fldChar w:fldCharType="separate"/>
        </w:r>
        <w:r w:rsidR="00F511DE">
          <w:rPr>
            <w:noProof/>
            <w:webHidden/>
          </w:rPr>
          <w:t>104</w:t>
        </w:r>
        <w:r w:rsidR="00F511DE">
          <w:rPr>
            <w:noProof/>
            <w:webHidden/>
          </w:rPr>
          <w:fldChar w:fldCharType="end"/>
        </w:r>
      </w:hyperlink>
    </w:p>
    <w:p w14:paraId="05E41562" w14:textId="63BB9C00"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77" w:history="1">
        <w:r w:rsidR="00F511DE" w:rsidRPr="00A7789A">
          <w:rPr>
            <w:rStyle w:val="Hyperlink"/>
            <w:noProof/>
          </w:rPr>
          <w:t>Figure 54 Built-In Types of XML Schema Definition 1.0 (XSD)</w:t>
        </w:r>
        <w:r w:rsidR="00F511DE">
          <w:rPr>
            <w:noProof/>
            <w:webHidden/>
          </w:rPr>
          <w:tab/>
        </w:r>
        <w:r w:rsidR="00F511DE">
          <w:rPr>
            <w:noProof/>
            <w:webHidden/>
          </w:rPr>
          <w:fldChar w:fldCharType="begin"/>
        </w:r>
        <w:r w:rsidR="00F511DE">
          <w:rPr>
            <w:noProof/>
            <w:webHidden/>
          </w:rPr>
          <w:instrText xml:space="preserve"> PAGEREF _Toc125537877 \h </w:instrText>
        </w:r>
        <w:r w:rsidR="00F511DE">
          <w:rPr>
            <w:noProof/>
            <w:webHidden/>
          </w:rPr>
        </w:r>
        <w:r w:rsidR="00F511DE">
          <w:rPr>
            <w:noProof/>
            <w:webHidden/>
          </w:rPr>
          <w:fldChar w:fldCharType="separate"/>
        </w:r>
        <w:r w:rsidR="00F511DE">
          <w:rPr>
            <w:noProof/>
            <w:webHidden/>
          </w:rPr>
          <w:t>110</w:t>
        </w:r>
        <w:r w:rsidR="00F511DE">
          <w:rPr>
            <w:noProof/>
            <w:webHidden/>
          </w:rPr>
          <w:fldChar w:fldCharType="end"/>
        </w:r>
      </w:hyperlink>
    </w:p>
    <w:p w14:paraId="1A14FA0A" w14:textId="2545F111"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r:id="rId26" w:anchor="_Toc125537878" w:history="1">
        <w:r w:rsidR="00F511DE" w:rsidRPr="00A7789A">
          <w:rPr>
            <w:rStyle w:val="Hyperlink"/>
            <w:noProof/>
          </w:rPr>
          <w:t>Figure 55 Core Elements of Using Data Specifications (non-normative)</w:t>
        </w:r>
        <w:r w:rsidR="00F511DE">
          <w:rPr>
            <w:noProof/>
            <w:webHidden/>
          </w:rPr>
          <w:tab/>
        </w:r>
        <w:r w:rsidR="00F511DE">
          <w:rPr>
            <w:noProof/>
            <w:webHidden/>
          </w:rPr>
          <w:fldChar w:fldCharType="begin"/>
        </w:r>
        <w:r w:rsidR="00F511DE">
          <w:rPr>
            <w:noProof/>
            <w:webHidden/>
          </w:rPr>
          <w:instrText xml:space="preserve"> PAGEREF _Toc125537878 \h </w:instrText>
        </w:r>
        <w:r w:rsidR="00F511DE">
          <w:rPr>
            <w:noProof/>
            <w:webHidden/>
          </w:rPr>
        </w:r>
        <w:r w:rsidR="00F511DE">
          <w:rPr>
            <w:noProof/>
            <w:webHidden/>
          </w:rPr>
          <w:fldChar w:fldCharType="separate"/>
        </w:r>
        <w:r w:rsidR="00F511DE">
          <w:rPr>
            <w:noProof/>
            <w:webHidden/>
          </w:rPr>
          <w:t>113</w:t>
        </w:r>
        <w:r w:rsidR="00F511DE">
          <w:rPr>
            <w:noProof/>
            <w:webHidden/>
          </w:rPr>
          <w:fldChar w:fldCharType="end"/>
        </w:r>
      </w:hyperlink>
    </w:p>
    <w:p w14:paraId="31C91645" w14:textId="2B57E1CE"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79" w:history="1">
        <w:r w:rsidR="00F511DE" w:rsidRPr="00A7789A">
          <w:rPr>
            <w:rStyle w:val="Hyperlink"/>
            <w:noProof/>
          </w:rPr>
          <w:t>Figure 56 Data Specification Templates</w:t>
        </w:r>
        <w:r w:rsidR="00F511DE">
          <w:rPr>
            <w:noProof/>
            <w:webHidden/>
          </w:rPr>
          <w:tab/>
        </w:r>
        <w:r w:rsidR="00F511DE">
          <w:rPr>
            <w:noProof/>
            <w:webHidden/>
          </w:rPr>
          <w:fldChar w:fldCharType="begin"/>
        </w:r>
        <w:r w:rsidR="00F511DE">
          <w:rPr>
            <w:noProof/>
            <w:webHidden/>
          </w:rPr>
          <w:instrText xml:space="preserve"> PAGEREF _Toc125537879 \h </w:instrText>
        </w:r>
        <w:r w:rsidR="00F511DE">
          <w:rPr>
            <w:noProof/>
            <w:webHidden/>
          </w:rPr>
        </w:r>
        <w:r w:rsidR="00F511DE">
          <w:rPr>
            <w:noProof/>
            <w:webHidden/>
          </w:rPr>
          <w:fldChar w:fldCharType="separate"/>
        </w:r>
        <w:r w:rsidR="00F511DE">
          <w:rPr>
            <w:noProof/>
            <w:webHidden/>
          </w:rPr>
          <w:t>114</w:t>
        </w:r>
        <w:r w:rsidR="00F511DE">
          <w:rPr>
            <w:noProof/>
            <w:webHidden/>
          </w:rPr>
          <w:fldChar w:fldCharType="end"/>
        </w:r>
      </w:hyperlink>
    </w:p>
    <w:p w14:paraId="0A68173B" w14:textId="6802A233"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80" w:history="1">
        <w:r w:rsidR="00F511DE" w:rsidRPr="00A7789A">
          <w:rPr>
            <w:rStyle w:val="Hyperlink"/>
            <w:noProof/>
          </w:rPr>
          <w:t>Figure 57 Graphic View on Exchange Data Formats for the Asset Administration Shell</w:t>
        </w:r>
        <w:r w:rsidR="00F511DE">
          <w:rPr>
            <w:noProof/>
            <w:webHidden/>
          </w:rPr>
          <w:tab/>
        </w:r>
        <w:r w:rsidR="00F511DE">
          <w:rPr>
            <w:noProof/>
            <w:webHidden/>
          </w:rPr>
          <w:fldChar w:fldCharType="begin"/>
        </w:r>
        <w:r w:rsidR="00F511DE">
          <w:rPr>
            <w:noProof/>
            <w:webHidden/>
          </w:rPr>
          <w:instrText xml:space="preserve"> PAGEREF _Toc125537880 \h </w:instrText>
        </w:r>
        <w:r w:rsidR="00F511DE">
          <w:rPr>
            <w:noProof/>
            <w:webHidden/>
          </w:rPr>
        </w:r>
        <w:r w:rsidR="00F511DE">
          <w:rPr>
            <w:noProof/>
            <w:webHidden/>
          </w:rPr>
          <w:fldChar w:fldCharType="separate"/>
        </w:r>
        <w:r w:rsidR="00F511DE">
          <w:rPr>
            <w:noProof/>
            <w:webHidden/>
          </w:rPr>
          <w:t>118</w:t>
        </w:r>
        <w:r w:rsidR="00F511DE">
          <w:rPr>
            <w:noProof/>
            <w:webHidden/>
          </w:rPr>
          <w:fldChar w:fldCharType="end"/>
        </w:r>
      </w:hyperlink>
    </w:p>
    <w:p w14:paraId="564FF4D2" w14:textId="1C1A9102"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81" w:history="1">
        <w:r w:rsidR="00F511DE" w:rsidRPr="00A7789A">
          <w:rPr>
            <w:rStyle w:val="Hyperlink"/>
            <w:noProof/>
          </w:rPr>
          <w:t xml:space="preserve"> Figure 58 Realization of Embedded Data Specifications</w:t>
        </w:r>
        <w:r w:rsidR="00F511DE">
          <w:rPr>
            <w:noProof/>
            <w:webHidden/>
          </w:rPr>
          <w:tab/>
        </w:r>
        <w:r w:rsidR="00F511DE">
          <w:rPr>
            <w:noProof/>
            <w:webHidden/>
          </w:rPr>
          <w:fldChar w:fldCharType="begin"/>
        </w:r>
        <w:r w:rsidR="00F511DE">
          <w:rPr>
            <w:noProof/>
            <w:webHidden/>
          </w:rPr>
          <w:instrText xml:space="preserve"> PAGEREF _Toc125537881 \h </w:instrText>
        </w:r>
        <w:r w:rsidR="00F511DE">
          <w:rPr>
            <w:noProof/>
            <w:webHidden/>
          </w:rPr>
        </w:r>
        <w:r w:rsidR="00F511DE">
          <w:rPr>
            <w:noProof/>
            <w:webHidden/>
          </w:rPr>
          <w:fldChar w:fldCharType="separate"/>
        </w:r>
        <w:r w:rsidR="00F511DE">
          <w:rPr>
            <w:noProof/>
            <w:webHidden/>
          </w:rPr>
          <w:t>123</w:t>
        </w:r>
        <w:r w:rsidR="00F511DE">
          <w:rPr>
            <w:noProof/>
            <w:webHidden/>
          </w:rPr>
          <w:fldChar w:fldCharType="end"/>
        </w:r>
      </w:hyperlink>
    </w:p>
    <w:p w14:paraId="546FF394" w14:textId="0B9C40F0"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82" w:history="1">
        <w:r w:rsidR="00F511DE" w:rsidRPr="00A7789A">
          <w:rPr>
            <w:rStyle w:val="Hyperlink"/>
            <w:noProof/>
          </w:rPr>
          <w:t>Figure 59 Important Concepts of Industry 4.0 attached to the Asset [2] [21]</w:t>
        </w:r>
        <w:r w:rsidR="00F511DE">
          <w:rPr>
            <w:noProof/>
            <w:webHidden/>
          </w:rPr>
          <w:tab/>
        </w:r>
        <w:r w:rsidR="00F511DE">
          <w:rPr>
            <w:noProof/>
            <w:webHidden/>
          </w:rPr>
          <w:fldChar w:fldCharType="begin"/>
        </w:r>
        <w:r w:rsidR="00F511DE">
          <w:rPr>
            <w:noProof/>
            <w:webHidden/>
          </w:rPr>
          <w:instrText xml:space="preserve"> PAGEREF _Toc125537882 \h </w:instrText>
        </w:r>
        <w:r w:rsidR="00F511DE">
          <w:rPr>
            <w:noProof/>
            <w:webHidden/>
          </w:rPr>
        </w:r>
        <w:r w:rsidR="00F511DE">
          <w:rPr>
            <w:noProof/>
            <w:webHidden/>
          </w:rPr>
          <w:fldChar w:fldCharType="separate"/>
        </w:r>
        <w:r w:rsidR="00F511DE">
          <w:rPr>
            <w:noProof/>
            <w:webHidden/>
          </w:rPr>
          <w:t>133</w:t>
        </w:r>
        <w:r w:rsidR="00F511DE">
          <w:rPr>
            <w:noProof/>
            <w:webHidden/>
          </w:rPr>
          <w:fldChar w:fldCharType="end"/>
        </w:r>
      </w:hyperlink>
    </w:p>
    <w:p w14:paraId="65E0660E" w14:textId="1C58D3E4"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83" w:history="1">
        <w:r w:rsidR="00F511DE" w:rsidRPr="00A7789A">
          <w:rPr>
            <w:rStyle w:val="Hyperlink"/>
            <w:noProof/>
          </w:rPr>
          <w:t>Figure 60 Exemplary Definition of a Property in the IEC CDD</w:t>
        </w:r>
        <w:r w:rsidR="00F511DE">
          <w:rPr>
            <w:noProof/>
            <w:webHidden/>
          </w:rPr>
          <w:tab/>
        </w:r>
        <w:r w:rsidR="00F511DE">
          <w:rPr>
            <w:noProof/>
            <w:webHidden/>
          </w:rPr>
          <w:fldChar w:fldCharType="begin"/>
        </w:r>
        <w:r w:rsidR="00F511DE">
          <w:rPr>
            <w:noProof/>
            <w:webHidden/>
          </w:rPr>
          <w:instrText xml:space="preserve"> PAGEREF _Toc125537883 \h </w:instrText>
        </w:r>
        <w:r w:rsidR="00F511DE">
          <w:rPr>
            <w:noProof/>
            <w:webHidden/>
          </w:rPr>
        </w:r>
        <w:r w:rsidR="00F511DE">
          <w:rPr>
            <w:noProof/>
            <w:webHidden/>
          </w:rPr>
          <w:fldChar w:fldCharType="separate"/>
        </w:r>
        <w:r w:rsidR="00F511DE">
          <w:rPr>
            <w:noProof/>
            <w:webHidden/>
          </w:rPr>
          <w:t>134</w:t>
        </w:r>
        <w:r w:rsidR="00F511DE">
          <w:rPr>
            <w:noProof/>
            <w:webHidden/>
          </w:rPr>
          <w:fldChar w:fldCharType="end"/>
        </w:r>
      </w:hyperlink>
    </w:p>
    <w:p w14:paraId="6CB81980" w14:textId="398AB7B7"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84" w:history="1">
        <w:r w:rsidR="00F511DE" w:rsidRPr="00A7789A">
          <w:rPr>
            <w:rStyle w:val="Hyperlink"/>
            <w:noProof/>
          </w:rPr>
          <w:t>Figure 61 Examples of Different Domains Providing Properties for Submodels of the Administration Shell</w:t>
        </w:r>
        <w:r w:rsidR="00F511DE">
          <w:rPr>
            <w:noProof/>
            <w:webHidden/>
          </w:rPr>
          <w:tab/>
        </w:r>
        <w:r w:rsidR="00F511DE">
          <w:rPr>
            <w:noProof/>
            <w:webHidden/>
          </w:rPr>
          <w:fldChar w:fldCharType="begin"/>
        </w:r>
        <w:r w:rsidR="00F511DE">
          <w:rPr>
            <w:noProof/>
            <w:webHidden/>
          </w:rPr>
          <w:instrText xml:space="preserve"> PAGEREF _Toc125537884 \h </w:instrText>
        </w:r>
        <w:r w:rsidR="00F511DE">
          <w:rPr>
            <w:noProof/>
            <w:webHidden/>
          </w:rPr>
        </w:r>
        <w:r w:rsidR="00F511DE">
          <w:rPr>
            <w:noProof/>
            <w:webHidden/>
          </w:rPr>
          <w:fldChar w:fldCharType="separate"/>
        </w:r>
        <w:r w:rsidR="00F511DE">
          <w:rPr>
            <w:noProof/>
            <w:webHidden/>
          </w:rPr>
          <w:t>135</w:t>
        </w:r>
        <w:r w:rsidR="00F511DE">
          <w:rPr>
            <w:noProof/>
            <w:webHidden/>
          </w:rPr>
          <w:fldChar w:fldCharType="end"/>
        </w:r>
      </w:hyperlink>
    </w:p>
    <w:p w14:paraId="6DB72B59" w14:textId="75B7D2E0"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85" w:history="1">
        <w:r w:rsidR="00F511DE" w:rsidRPr="00A7789A">
          <w:rPr>
            <w:rStyle w:val="Hyperlink"/>
            <w:noProof/>
          </w:rPr>
          <w:t>Figure 62 Basic Structure of the Asset Administration Shell</w:t>
        </w:r>
        <w:r w:rsidR="00F511DE">
          <w:rPr>
            <w:noProof/>
            <w:webHidden/>
          </w:rPr>
          <w:tab/>
        </w:r>
        <w:r w:rsidR="00F511DE">
          <w:rPr>
            <w:noProof/>
            <w:webHidden/>
          </w:rPr>
          <w:fldChar w:fldCharType="begin"/>
        </w:r>
        <w:r w:rsidR="00F511DE">
          <w:rPr>
            <w:noProof/>
            <w:webHidden/>
          </w:rPr>
          <w:instrText xml:space="preserve"> PAGEREF _Toc125537885 \h </w:instrText>
        </w:r>
        <w:r w:rsidR="00F511DE">
          <w:rPr>
            <w:noProof/>
            <w:webHidden/>
          </w:rPr>
        </w:r>
        <w:r w:rsidR="00F511DE">
          <w:rPr>
            <w:noProof/>
            <w:webHidden/>
          </w:rPr>
          <w:fldChar w:fldCharType="separate"/>
        </w:r>
        <w:r w:rsidR="00F511DE">
          <w:rPr>
            <w:noProof/>
            <w:webHidden/>
          </w:rPr>
          <w:t>136</w:t>
        </w:r>
        <w:r w:rsidR="00F511DE">
          <w:rPr>
            <w:noProof/>
            <w:webHidden/>
          </w:rPr>
          <w:fldChar w:fldCharType="end"/>
        </w:r>
      </w:hyperlink>
    </w:p>
    <w:p w14:paraId="2706EC3F" w14:textId="48AE81EF"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86" w:history="1">
        <w:r w:rsidR="00F511DE" w:rsidRPr="00A7789A">
          <w:rPr>
            <w:rStyle w:val="Hyperlink"/>
            <w:noProof/>
          </w:rPr>
          <w:t>Figure 63 Class</w:t>
        </w:r>
        <w:r w:rsidR="00F511DE">
          <w:rPr>
            <w:noProof/>
            <w:webHidden/>
          </w:rPr>
          <w:tab/>
        </w:r>
        <w:r w:rsidR="00F511DE">
          <w:rPr>
            <w:noProof/>
            <w:webHidden/>
          </w:rPr>
          <w:fldChar w:fldCharType="begin"/>
        </w:r>
        <w:r w:rsidR="00F511DE">
          <w:rPr>
            <w:noProof/>
            <w:webHidden/>
          </w:rPr>
          <w:instrText xml:space="preserve"> PAGEREF _Toc125537886 \h </w:instrText>
        </w:r>
        <w:r w:rsidR="00F511DE">
          <w:rPr>
            <w:noProof/>
            <w:webHidden/>
          </w:rPr>
        </w:r>
        <w:r w:rsidR="00F511DE">
          <w:rPr>
            <w:noProof/>
            <w:webHidden/>
          </w:rPr>
          <w:fldChar w:fldCharType="separate"/>
        </w:r>
        <w:r w:rsidR="00F511DE">
          <w:rPr>
            <w:noProof/>
            <w:webHidden/>
          </w:rPr>
          <w:t>149</w:t>
        </w:r>
        <w:r w:rsidR="00F511DE">
          <w:rPr>
            <w:noProof/>
            <w:webHidden/>
          </w:rPr>
          <w:fldChar w:fldCharType="end"/>
        </w:r>
      </w:hyperlink>
    </w:p>
    <w:p w14:paraId="4FA1EA8D" w14:textId="43E87AB9"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87" w:history="1">
        <w:r w:rsidR="00F511DE" w:rsidRPr="00A7789A">
          <w:rPr>
            <w:rStyle w:val="Hyperlink"/>
            <w:noProof/>
          </w:rPr>
          <w:t>Figure 64 Inheritance/Generalization</w:t>
        </w:r>
        <w:r w:rsidR="00F511DE">
          <w:rPr>
            <w:noProof/>
            <w:webHidden/>
          </w:rPr>
          <w:tab/>
        </w:r>
        <w:r w:rsidR="00F511DE">
          <w:rPr>
            <w:noProof/>
            <w:webHidden/>
          </w:rPr>
          <w:fldChar w:fldCharType="begin"/>
        </w:r>
        <w:r w:rsidR="00F511DE">
          <w:rPr>
            <w:noProof/>
            <w:webHidden/>
          </w:rPr>
          <w:instrText xml:space="preserve"> PAGEREF _Toc125537887 \h </w:instrText>
        </w:r>
        <w:r w:rsidR="00F511DE">
          <w:rPr>
            <w:noProof/>
            <w:webHidden/>
          </w:rPr>
        </w:r>
        <w:r w:rsidR="00F511DE">
          <w:rPr>
            <w:noProof/>
            <w:webHidden/>
          </w:rPr>
          <w:fldChar w:fldCharType="separate"/>
        </w:r>
        <w:r w:rsidR="00F511DE">
          <w:rPr>
            <w:noProof/>
            <w:webHidden/>
          </w:rPr>
          <w:t>149</w:t>
        </w:r>
        <w:r w:rsidR="00F511DE">
          <w:rPr>
            <w:noProof/>
            <w:webHidden/>
          </w:rPr>
          <w:fldChar w:fldCharType="end"/>
        </w:r>
      </w:hyperlink>
    </w:p>
    <w:p w14:paraId="11B00FDF" w14:textId="3ED1A79A"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88" w:history="1">
        <w:r w:rsidR="00F511DE" w:rsidRPr="00A7789A">
          <w:rPr>
            <w:rStyle w:val="Hyperlink"/>
            <w:noProof/>
          </w:rPr>
          <w:t>Figure 65 Multiplicity</w:t>
        </w:r>
        <w:r w:rsidR="00F511DE">
          <w:rPr>
            <w:noProof/>
            <w:webHidden/>
          </w:rPr>
          <w:tab/>
        </w:r>
        <w:r w:rsidR="00F511DE">
          <w:rPr>
            <w:noProof/>
            <w:webHidden/>
          </w:rPr>
          <w:fldChar w:fldCharType="begin"/>
        </w:r>
        <w:r w:rsidR="00F511DE">
          <w:rPr>
            <w:noProof/>
            <w:webHidden/>
          </w:rPr>
          <w:instrText xml:space="preserve"> PAGEREF _Toc125537888 \h </w:instrText>
        </w:r>
        <w:r w:rsidR="00F511DE">
          <w:rPr>
            <w:noProof/>
            <w:webHidden/>
          </w:rPr>
        </w:r>
        <w:r w:rsidR="00F511DE">
          <w:rPr>
            <w:noProof/>
            <w:webHidden/>
          </w:rPr>
          <w:fldChar w:fldCharType="separate"/>
        </w:r>
        <w:r w:rsidR="00F511DE">
          <w:rPr>
            <w:noProof/>
            <w:webHidden/>
          </w:rPr>
          <w:t>150</w:t>
        </w:r>
        <w:r w:rsidR="00F511DE">
          <w:rPr>
            <w:noProof/>
            <w:webHidden/>
          </w:rPr>
          <w:fldChar w:fldCharType="end"/>
        </w:r>
      </w:hyperlink>
    </w:p>
    <w:p w14:paraId="2A5DA006" w14:textId="307CBC77"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89" w:history="1">
        <w:r w:rsidR="00F511DE" w:rsidRPr="00A7789A">
          <w:rPr>
            <w:rStyle w:val="Hyperlink"/>
            <w:noProof/>
          </w:rPr>
          <w:t>Figure 66 Ordered Multiplicity</w:t>
        </w:r>
        <w:r w:rsidR="00F511DE">
          <w:rPr>
            <w:noProof/>
            <w:webHidden/>
          </w:rPr>
          <w:tab/>
        </w:r>
        <w:r w:rsidR="00F511DE">
          <w:rPr>
            <w:noProof/>
            <w:webHidden/>
          </w:rPr>
          <w:fldChar w:fldCharType="begin"/>
        </w:r>
        <w:r w:rsidR="00F511DE">
          <w:rPr>
            <w:noProof/>
            <w:webHidden/>
          </w:rPr>
          <w:instrText xml:space="preserve"> PAGEREF _Toc125537889 \h </w:instrText>
        </w:r>
        <w:r w:rsidR="00F511DE">
          <w:rPr>
            <w:noProof/>
            <w:webHidden/>
          </w:rPr>
        </w:r>
        <w:r w:rsidR="00F511DE">
          <w:rPr>
            <w:noProof/>
            <w:webHidden/>
          </w:rPr>
          <w:fldChar w:fldCharType="separate"/>
        </w:r>
        <w:r w:rsidR="00F511DE">
          <w:rPr>
            <w:noProof/>
            <w:webHidden/>
          </w:rPr>
          <w:t>150</w:t>
        </w:r>
        <w:r w:rsidR="00F511DE">
          <w:rPr>
            <w:noProof/>
            <w:webHidden/>
          </w:rPr>
          <w:fldChar w:fldCharType="end"/>
        </w:r>
      </w:hyperlink>
    </w:p>
    <w:p w14:paraId="64D0E0FE" w14:textId="173D884E"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90" w:history="1">
        <w:r w:rsidR="00F511DE" w:rsidRPr="00A7789A">
          <w:rPr>
            <w:rStyle w:val="Hyperlink"/>
            <w:noProof/>
          </w:rPr>
          <w:t>Figure 67 Association</w:t>
        </w:r>
        <w:r w:rsidR="00F511DE">
          <w:rPr>
            <w:noProof/>
            <w:webHidden/>
          </w:rPr>
          <w:tab/>
        </w:r>
        <w:r w:rsidR="00F511DE">
          <w:rPr>
            <w:noProof/>
            <w:webHidden/>
          </w:rPr>
          <w:fldChar w:fldCharType="begin"/>
        </w:r>
        <w:r w:rsidR="00F511DE">
          <w:rPr>
            <w:noProof/>
            <w:webHidden/>
          </w:rPr>
          <w:instrText xml:space="preserve"> PAGEREF _Toc125537890 \h </w:instrText>
        </w:r>
        <w:r w:rsidR="00F511DE">
          <w:rPr>
            <w:noProof/>
            <w:webHidden/>
          </w:rPr>
        </w:r>
        <w:r w:rsidR="00F511DE">
          <w:rPr>
            <w:noProof/>
            <w:webHidden/>
          </w:rPr>
          <w:fldChar w:fldCharType="separate"/>
        </w:r>
        <w:r w:rsidR="00F511DE">
          <w:rPr>
            <w:noProof/>
            <w:webHidden/>
          </w:rPr>
          <w:t>150</w:t>
        </w:r>
        <w:r w:rsidR="00F511DE">
          <w:rPr>
            <w:noProof/>
            <w:webHidden/>
          </w:rPr>
          <w:fldChar w:fldCharType="end"/>
        </w:r>
      </w:hyperlink>
    </w:p>
    <w:p w14:paraId="3C544FCF" w14:textId="34C25FC5"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91" w:history="1">
        <w:r w:rsidR="00F511DE" w:rsidRPr="00A7789A">
          <w:rPr>
            <w:rStyle w:val="Hyperlink"/>
            <w:noProof/>
          </w:rPr>
          <w:t>Figure 68 Composition (Composite Aggregation)</w:t>
        </w:r>
        <w:r w:rsidR="00F511DE">
          <w:rPr>
            <w:noProof/>
            <w:webHidden/>
          </w:rPr>
          <w:tab/>
        </w:r>
        <w:r w:rsidR="00F511DE">
          <w:rPr>
            <w:noProof/>
            <w:webHidden/>
          </w:rPr>
          <w:fldChar w:fldCharType="begin"/>
        </w:r>
        <w:r w:rsidR="00F511DE">
          <w:rPr>
            <w:noProof/>
            <w:webHidden/>
          </w:rPr>
          <w:instrText xml:space="preserve"> PAGEREF _Toc125537891 \h </w:instrText>
        </w:r>
        <w:r w:rsidR="00F511DE">
          <w:rPr>
            <w:noProof/>
            <w:webHidden/>
          </w:rPr>
        </w:r>
        <w:r w:rsidR="00F511DE">
          <w:rPr>
            <w:noProof/>
            <w:webHidden/>
          </w:rPr>
          <w:fldChar w:fldCharType="separate"/>
        </w:r>
        <w:r w:rsidR="00F511DE">
          <w:rPr>
            <w:noProof/>
            <w:webHidden/>
          </w:rPr>
          <w:t>150</w:t>
        </w:r>
        <w:r w:rsidR="00F511DE">
          <w:rPr>
            <w:noProof/>
            <w:webHidden/>
          </w:rPr>
          <w:fldChar w:fldCharType="end"/>
        </w:r>
      </w:hyperlink>
    </w:p>
    <w:p w14:paraId="09868262" w14:textId="06F6D83A"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92" w:history="1">
        <w:r w:rsidR="00F511DE" w:rsidRPr="00A7789A">
          <w:rPr>
            <w:rStyle w:val="Hyperlink"/>
            <w:noProof/>
          </w:rPr>
          <w:t>Figure 69 Aggregation</w:t>
        </w:r>
        <w:r w:rsidR="00F511DE">
          <w:rPr>
            <w:noProof/>
            <w:webHidden/>
          </w:rPr>
          <w:tab/>
        </w:r>
        <w:r w:rsidR="00F511DE">
          <w:rPr>
            <w:noProof/>
            <w:webHidden/>
          </w:rPr>
          <w:fldChar w:fldCharType="begin"/>
        </w:r>
        <w:r w:rsidR="00F511DE">
          <w:rPr>
            <w:noProof/>
            <w:webHidden/>
          </w:rPr>
          <w:instrText xml:space="preserve"> PAGEREF _Toc125537892 \h </w:instrText>
        </w:r>
        <w:r w:rsidR="00F511DE">
          <w:rPr>
            <w:noProof/>
            <w:webHidden/>
          </w:rPr>
        </w:r>
        <w:r w:rsidR="00F511DE">
          <w:rPr>
            <w:noProof/>
            <w:webHidden/>
          </w:rPr>
          <w:fldChar w:fldCharType="separate"/>
        </w:r>
        <w:r w:rsidR="00F511DE">
          <w:rPr>
            <w:noProof/>
            <w:webHidden/>
          </w:rPr>
          <w:t>151</w:t>
        </w:r>
        <w:r w:rsidR="00F511DE">
          <w:rPr>
            <w:noProof/>
            <w:webHidden/>
          </w:rPr>
          <w:fldChar w:fldCharType="end"/>
        </w:r>
      </w:hyperlink>
    </w:p>
    <w:p w14:paraId="08449656" w14:textId="771B2AEA"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93" w:history="1">
        <w:r w:rsidR="00F511DE" w:rsidRPr="00A7789A">
          <w:rPr>
            <w:rStyle w:val="Hyperlink"/>
            <w:noProof/>
          </w:rPr>
          <w:t>Figure 70 Navigable Attribute Notation for Associations</w:t>
        </w:r>
        <w:r w:rsidR="00F511DE">
          <w:rPr>
            <w:noProof/>
            <w:webHidden/>
          </w:rPr>
          <w:tab/>
        </w:r>
        <w:r w:rsidR="00F511DE">
          <w:rPr>
            <w:noProof/>
            <w:webHidden/>
          </w:rPr>
          <w:fldChar w:fldCharType="begin"/>
        </w:r>
        <w:r w:rsidR="00F511DE">
          <w:rPr>
            <w:noProof/>
            <w:webHidden/>
          </w:rPr>
          <w:instrText xml:space="preserve"> PAGEREF _Toc125537893 \h </w:instrText>
        </w:r>
        <w:r w:rsidR="00F511DE">
          <w:rPr>
            <w:noProof/>
            <w:webHidden/>
          </w:rPr>
        </w:r>
        <w:r w:rsidR="00F511DE">
          <w:rPr>
            <w:noProof/>
            <w:webHidden/>
          </w:rPr>
          <w:fldChar w:fldCharType="separate"/>
        </w:r>
        <w:r w:rsidR="00F511DE">
          <w:rPr>
            <w:noProof/>
            <w:webHidden/>
          </w:rPr>
          <w:t>151</w:t>
        </w:r>
        <w:r w:rsidR="00F511DE">
          <w:rPr>
            <w:noProof/>
            <w:webHidden/>
          </w:rPr>
          <w:fldChar w:fldCharType="end"/>
        </w:r>
      </w:hyperlink>
    </w:p>
    <w:p w14:paraId="4A482594" w14:textId="07F1B9A9"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94" w:history="1">
        <w:r w:rsidR="00F511DE" w:rsidRPr="00A7789A">
          <w:rPr>
            <w:rStyle w:val="Hyperlink"/>
            <w:noProof/>
          </w:rPr>
          <w:t>Figure 71 Default Value</w:t>
        </w:r>
        <w:r w:rsidR="00F511DE">
          <w:rPr>
            <w:noProof/>
            <w:webHidden/>
          </w:rPr>
          <w:tab/>
        </w:r>
        <w:r w:rsidR="00F511DE">
          <w:rPr>
            <w:noProof/>
            <w:webHidden/>
          </w:rPr>
          <w:fldChar w:fldCharType="begin"/>
        </w:r>
        <w:r w:rsidR="00F511DE">
          <w:rPr>
            <w:noProof/>
            <w:webHidden/>
          </w:rPr>
          <w:instrText xml:space="preserve"> PAGEREF _Toc125537894 \h </w:instrText>
        </w:r>
        <w:r w:rsidR="00F511DE">
          <w:rPr>
            <w:noProof/>
            <w:webHidden/>
          </w:rPr>
        </w:r>
        <w:r w:rsidR="00F511DE">
          <w:rPr>
            <w:noProof/>
            <w:webHidden/>
          </w:rPr>
          <w:fldChar w:fldCharType="separate"/>
        </w:r>
        <w:r w:rsidR="00F511DE">
          <w:rPr>
            <w:noProof/>
            <w:webHidden/>
          </w:rPr>
          <w:t>151</w:t>
        </w:r>
        <w:r w:rsidR="00F511DE">
          <w:rPr>
            <w:noProof/>
            <w:webHidden/>
          </w:rPr>
          <w:fldChar w:fldCharType="end"/>
        </w:r>
      </w:hyperlink>
    </w:p>
    <w:p w14:paraId="4CD66B6B" w14:textId="69F58E87"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95" w:history="1">
        <w:r w:rsidR="00F511DE" w:rsidRPr="00A7789A">
          <w:rPr>
            <w:rStyle w:val="Hyperlink"/>
            <w:noProof/>
          </w:rPr>
          <w:t>Figure 72 Dependency</w:t>
        </w:r>
        <w:r w:rsidR="00F511DE">
          <w:rPr>
            <w:noProof/>
            <w:webHidden/>
          </w:rPr>
          <w:tab/>
        </w:r>
        <w:r w:rsidR="00F511DE">
          <w:rPr>
            <w:noProof/>
            <w:webHidden/>
          </w:rPr>
          <w:fldChar w:fldCharType="begin"/>
        </w:r>
        <w:r w:rsidR="00F511DE">
          <w:rPr>
            <w:noProof/>
            <w:webHidden/>
          </w:rPr>
          <w:instrText xml:space="preserve"> PAGEREF _Toc125537895 \h </w:instrText>
        </w:r>
        <w:r w:rsidR="00F511DE">
          <w:rPr>
            <w:noProof/>
            <w:webHidden/>
          </w:rPr>
        </w:r>
        <w:r w:rsidR="00F511DE">
          <w:rPr>
            <w:noProof/>
            <w:webHidden/>
          </w:rPr>
          <w:fldChar w:fldCharType="separate"/>
        </w:r>
        <w:r w:rsidR="00F511DE">
          <w:rPr>
            <w:noProof/>
            <w:webHidden/>
          </w:rPr>
          <w:t>151</w:t>
        </w:r>
        <w:r w:rsidR="00F511DE">
          <w:rPr>
            <w:noProof/>
            <w:webHidden/>
          </w:rPr>
          <w:fldChar w:fldCharType="end"/>
        </w:r>
      </w:hyperlink>
    </w:p>
    <w:p w14:paraId="58E3BABE" w14:textId="7853A3C6"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96" w:history="1">
        <w:r w:rsidR="00F511DE" w:rsidRPr="00A7789A">
          <w:rPr>
            <w:rStyle w:val="Hyperlink"/>
            <w:noProof/>
          </w:rPr>
          <w:t>Figure 73 Abstract Class</w:t>
        </w:r>
        <w:r w:rsidR="00F511DE">
          <w:rPr>
            <w:noProof/>
            <w:webHidden/>
          </w:rPr>
          <w:tab/>
        </w:r>
        <w:r w:rsidR="00F511DE">
          <w:rPr>
            <w:noProof/>
            <w:webHidden/>
          </w:rPr>
          <w:fldChar w:fldCharType="begin"/>
        </w:r>
        <w:r w:rsidR="00F511DE">
          <w:rPr>
            <w:noProof/>
            <w:webHidden/>
          </w:rPr>
          <w:instrText xml:space="preserve"> PAGEREF _Toc125537896 \h </w:instrText>
        </w:r>
        <w:r w:rsidR="00F511DE">
          <w:rPr>
            <w:noProof/>
            <w:webHidden/>
          </w:rPr>
        </w:r>
        <w:r w:rsidR="00F511DE">
          <w:rPr>
            <w:noProof/>
            <w:webHidden/>
          </w:rPr>
          <w:fldChar w:fldCharType="separate"/>
        </w:r>
        <w:r w:rsidR="00F511DE">
          <w:rPr>
            <w:noProof/>
            <w:webHidden/>
          </w:rPr>
          <w:t>151</w:t>
        </w:r>
        <w:r w:rsidR="00F511DE">
          <w:rPr>
            <w:noProof/>
            <w:webHidden/>
          </w:rPr>
          <w:fldChar w:fldCharType="end"/>
        </w:r>
      </w:hyperlink>
    </w:p>
    <w:p w14:paraId="337FE0D1" w14:textId="190F245D"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97" w:history="1">
        <w:r w:rsidR="00F511DE" w:rsidRPr="00A7789A">
          <w:rPr>
            <w:rStyle w:val="Hyperlink"/>
            <w:noProof/>
          </w:rPr>
          <w:t>Figure 74 Package</w:t>
        </w:r>
        <w:r w:rsidR="00F511DE">
          <w:rPr>
            <w:noProof/>
            <w:webHidden/>
          </w:rPr>
          <w:tab/>
        </w:r>
        <w:r w:rsidR="00F511DE">
          <w:rPr>
            <w:noProof/>
            <w:webHidden/>
          </w:rPr>
          <w:fldChar w:fldCharType="begin"/>
        </w:r>
        <w:r w:rsidR="00F511DE">
          <w:rPr>
            <w:noProof/>
            <w:webHidden/>
          </w:rPr>
          <w:instrText xml:space="preserve"> PAGEREF _Toc125537897 \h </w:instrText>
        </w:r>
        <w:r w:rsidR="00F511DE">
          <w:rPr>
            <w:noProof/>
            <w:webHidden/>
          </w:rPr>
        </w:r>
        <w:r w:rsidR="00F511DE">
          <w:rPr>
            <w:noProof/>
            <w:webHidden/>
          </w:rPr>
          <w:fldChar w:fldCharType="separate"/>
        </w:r>
        <w:r w:rsidR="00F511DE">
          <w:rPr>
            <w:noProof/>
            <w:webHidden/>
          </w:rPr>
          <w:t>152</w:t>
        </w:r>
        <w:r w:rsidR="00F511DE">
          <w:rPr>
            <w:noProof/>
            <w:webHidden/>
          </w:rPr>
          <w:fldChar w:fldCharType="end"/>
        </w:r>
      </w:hyperlink>
    </w:p>
    <w:p w14:paraId="4BE08AF1" w14:textId="11BB0707"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98" w:history="1">
        <w:r w:rsidR="00F511DE" w:rsidRPr="00A7789A">
          <w:rPr>
            <w:rStyle w:val="Hyperlink"/>
            <w:noProof/>
          </w:rPr>
          <w:t>Figure 75 Imported Package</w:t>
        </w:r>
        <w:r w:rsidR="00F511DE">
          <w:rPr>
            <w:noProof/>
            <w:webHidden/>
          </w:rPr>
          <w:tab/>
        </w:r>
        <w:r w:rsidR="00F511DE">
          <w:rPr>
            <w:noProof/>
            <w:webHidden/>
          </w:rPr>
          <w:fldChar w:fldCharType="begin"/>
        </w:r>
        <w:r w:rsidR="00F511DE">
          <w:rPr>
            <w:noProof/>
            <w:webHidden/>
          </w:rPr>
          <w:instrText xml:space="preserve"> PAGEREF _Toc125537898 \h </w:instrText>
        </w:r>
        <w:r w:rsidR="00F511DE">
          <w:rPr>
            <w:noProof/>
            <w:webHidden/>
          </w:rPr>
        </w:r>
        <w:r w:rsidR="00F511DE">
          <w:rPr>
            <w:noProof/>
            <w:webHidden/>
          </w:rPr>
          <w:fldChar w:fldCharType="separate"/>
        </w:r>
        <w:r w:rsidR="00F511DE">
          <w:rPr>
            <w:noProof/>
            <w:webHidden/>
          </w:rPr>
          <w:t>152</w:t>
        </w:r>
        <w:r w:rsidR="00F511DE">
          <w:rPr>
            <w:noProof/>
            <w:webHidden/>
          </w:rPr>
          <w:fldChar w:fldCharType="end"/>
        </w:r>
      </w:hyperlink>
    </w:p>
    <w:p w14:paraId="003F114D" w14:textId="746440C0"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899" w:history="1">
        <w:r w:rsidR="00F511DE" w:rsidRPr="00A7789A">
          <w:rPr>
            <w:rStyle w:val="Hyperlink"/>
            <w:noProof/>
          </w:rPr>
          <w:t>Figure 76 Enumeration</w:t>
        </w:r>
        <w:r w:rsidR="00F511DE">
          <w:rPr>
            <w:noProof/>
            <w:webHidden/>
          </w:rPr>
          <w:tab/>
        </w:r>
        <w:r w:rsidR="00F511DE">
          <w:rPr>
            <w:noProof/>
            <w:webHidden/>
          </w:rPr>
          <w:fldChar w:fldCharType="begin"/>
        </w:r>
        <w:r w:rsidR="00F511DE">
          <w:rPr>
            <w:noProof/>
            <w:webHidden/>
          </w:rPr>
          <w:instrText xml:space="preserve"> PAGEREF _Toc125537899 \h </w:instrText>
        </w:r>
        <w:r w:rsidR="00F511DE">
          <w:rPr>
            <w:noProof/>
            <w:webHidden/>
          </w:rPr>
        </w:r>
        <w:r w:rsidR="00F511DE">
          <w:rPr>
            <w:noProof/>
            <w:webHidden/>
          </w:rPr>
          <w:fldChar w:fldCharType="separate"/>
        </w:r>
        <w:r w:rsidR="00F511DE">
          <w:rPr>
            <w:noProof/>
            <w:webHidden/>
          </w:rPr>
          <w:t>152</w:t>
        </w:r>
        <w:r w:rsidR="00F511DE">
          <w:rPr>
            <w:noProof/>
            <w:webHidden/>
          </w:rPr>
          <w:fldChar w:fldCharType="end"/>
        </w:r>
      </w:hyperlink>
    </w:p>
    <w:p w14:paraId="0E8770F8" w14:textId="4EA27119"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900" w:history="1">
        <w:r w:rsidR="00F511DE" w:rsidRPr="00A7789A">
          <w:rPr>
            <w:rStyle w:val="Hyperlink"/>
            <w:noProof/>
          </w:rPr>
          <w:t>Figure 77 Data Type</w:t>
        </w:r>
        <w:r w:rsidR="00F511DE">
          <w:rPr>
            <w:noProof/>
            <w:webHidden/>
          </w:rPr>
          <w:tab/>
        </w:r>
        <w:r w:rsidR="00F511DE">
          <w:rPr>
            <w:noProof/>
            <w:webHidden/>
          </w:rPr>
          <w:fldChar w:fldCharType="begin"/>
        </w:r>
        <w:r w:rsidR="00F511DE">
          <w:rPr>
            <w:noProof/>
            <w:webHidden/>
          </w:rPr>
          <w:instrText xml:space="preserve"> PAGEREF _Toc125537900 \h </w:instrText>
        </w:r>
        <w:r w:rsidR="00F511DE">
          <w:rPr>
            <w:noProof/>
            <w:webHidden/>
          </w:rPr>
        </w:r>
        <w:r w:rsidR="00F511DE">
          <w:rPr>
            <w:noProof/>
            <w:webHidden/>
          </w:rPr>
          <w:fldChar w:fldCharType="separate"/>
        </w:r>
        <w:r w:rsidR="00F511DE">
          <w:rPr>
            <w:noProof/>
            <w:webHidden/>
          </w:rPr>
          <w:t>152</w:t>
        </w:r>
        <w:r w:rsidR="00F511DE">
          <w:rPr>
            <w:noProof/>
            <w:webHidden/>
          </w:rPr>
          <w:fldChar w:fldCharType="end"/>
        </w:r>
      </w:hyperlink>
    </w:p>
    <w:p w14:paraId="7D05A432" w14:textId="7F6AAD63"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901" w:history="1">
        <w:r w:rsidR="00F511DE" w:rsidRPr="00A7789A">
          <w:rPr>
            <w:rStyle w:val="Hyperlink"/>
            <w:noProof/>
          </w:rPr>
          <w:t>Figure 78 Primitive Data Type</w:t>
        </w:r>
        <w:r w:rsidR="00F511DE">
          <w:rPr>
            <w:noProof/>
            <w:webHidden/>
          </w:rPr>
          <w:tab/>
        </w:r>
        <w:r w:rsidR="00F511DE">
          <w:rPr>
            <w:noProof/>
            <w:webHidden/>
          </w:rPr>
          <w:fldChar w:fldCharType="begin"/>
        </w:r>
        <w:r w:rsidR="00F511DE">
          <w:rPr>
            <w:noProof/>
            <w:webHidden/>
          </w:rPr>
          <w:instrText xml:space="preserve"> PAGEREF _Toc125537901 \h </w:instrText>
        </w:r>
        <w:r w:rsidR="00F511DE">
          <w:rPr>
            <w:noProof/>
            <w:webHidden/>
          </w:rPr>
        </w:r>
        <w:r w:rsidR="00F511DE">
          <w:rPr>
            <w:noProof/>
            <w:webHidden/>
          </w:rPr>
          <w:fldChar w:fldCharType="separate"/>
        </w:r>
        <w:r w:rsidR="00F511DE">
          <w:rPr>
            <w:noProof/>
            <w:webHidden/>
          </w:rPr>
          <w:t>152</w:t>
        </w:r>
        <w:r w:rsidR="00F511DE">
          <w:rPr>
            <w:noProof/>
            <w:webHidden/>
          </w:rPr>
          <w:fldChar w:fldCharType="end"/>
        </w:r>
      </w:hyperlink>
    </w:p>
    <w:p w14:paraId="5C791305" w14:textId="64AC57C1"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902" w:history="1">
        <w:r w:rsidR="00F511DE" w:rsidRPr="00A7789A">
          <w:rPr>
            <w:rStyle w:val="Hyperlink"/>
            <w:noProof/>
          </w:rPr>
          <w:t>Figure 79 Note</w:t>
        </w:r>
        <w:r w:rsidR="00F511DE">
          <w:rPr>
            <w:noProof/>
            <w:webHidden/>
          </w:rPr>
          <w:tab/>
        </w:r>
        <w:r w:rsidR="00F511DE">
          <w:rPr>
            <w:noProof/>
            <w:webHidden/>
          </w:rPr>
          <w:fldChar w:fldCharType="begin"/>
        </w:r>
        <w:r w:rsidR="00F511DE">
          <w:rPr>
            <w:noProof/>
            <w:webHidden/>
          </w:rPr>
          <w:instrText xml:space="preserve"> PAGEREF _Toc125537902 \h </w:instrText>
        </w:r>
        <w:r w:rsidR="00F511DE">
          <w:rPr>
            <w:noProof/>
            <w:webHidden/>
          </w:rPr>
        </w:r>
        <w:r w:rsidR="00F511DE">
          <w:rPr>
            <w:noProof/>
            <w:webHidden/>
          </w:rPr>
          <w:fldChar w:fldCharType="separate"/>
        </w:r>
        <w:r w:rsidR="00F511DE">
          <w:rPr>
            <w:noProof/>
            <w:webHidden/>
          </w:rPr>
          <w:t>153</w:t>
        </w:r>
        <w:r w:rsidR="00F511DE">
          <w:rPr>
            <w:noProof/>
            <w:webHidden/>
          </w:rPr>
          <w:fldChar w:fldCharType="end"/>
        </w:r>
      </w:hyperlink>
    </w:p>
    <w:p w14:paraId="2BDB98C9" w14:textId="297A49A6"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903" w:history="1">
        <w:r w:rsidR="00F511DE" w:rsidRPr="00A7789A">
          <w:rPr>
            <w:rStyle w:val="Hyperlink"/>
            <w:noProof/>
          </w:rPr>
          <w:t>Figure 80 Constraint</w:t>
        </w:r>
        <w:r w:rsidR="00F511DE">
          <w:rPr>
            <w:noProof/>
            <w:webHidden/>
          </w:rPr>
          <w:tab/>
        </w:r>
        <w:r w:rsidR="00F511DE">
          <w:rPr>
            <w:noProof/>
            <w:webHidden/>
          </w:rPr>
          <w:fldChar w:fldCharType="begin"/>
        </w:r>
        <w:r w:rsidR="00F511DE">
          <w:rPr>
            <w:noProof/>
            <w:webHidden/>
          </w:rPr>
          <w:instrText xml:space="preserve"> PAGEREF _Toc125537903 \h </w:instrText>
        </w:r>
        <w:r w:rsidR="00F511DE">
          <w:rPr>
            <w:noProof/>
            <w:webHidden/>
          </w:rPr>
        </w:r>
        <w:r w:rsidR="00F511DE">
          <w:rPr>
            <w:noProof/>
            <w:webHidden/>
          </w:rPr>
          <w:fldChar w:fldCharType="separate"/>
        </w:r>
        <w:r w:rsidR="00F511DE">
          <w:rPr>
            <w:noProof/>
            <w:webHidden/>
          </w:rPr>
          <w:t>153</w:t>
        </w:r>
        <w:r w:rsidR="00F511DE">
          <w:rPr>
            <w:noProof/>
            <w:webHidden/>
          </w:rPr>
          <w:fldChar w:fldCharType="end"/>
        </w:r>
      </w:hyperlink>
    </w:p>
    <w:p w14:paraId="22811510" w14:textId="7B82C6A2"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904" w:history="1">
        <w:r w:rsidR="00F511DE" w:rsidRPr="00A7789A">
          <w:rPr>
            <w:rStyle w:val="Hyperlink"/>
            <w:noProof/>
          </w:rPr>
          <w:t>Figure 81 Graphical Representations of Composite Aggregation/Composition</w:t>
        </w:r>
        <w:r w:rsidR="00F511DE">
          <w:rPr>
            <w:noProof/>
            <w:webHidden/>
          </w:rPr>
          <w:tab/>
        </w:r>
        <w:r w:rsidR="00F511DE">
          <w:rPr>
            <w:noProof/>
            <w:webHidden/>
          </w:rPr>
          <w:fldChar w:fldCharType="begin"/>
        </w:r>
        <w:r w:rsidR="00F511DE">
          <w:rPr>
            <w:noProof/>
            <w:webHidden/>
          </w:rPr>
          <w:instrText xml:space="preserve"> PAGEREF _Toc125537904 \h </w:instrText>
        </w:r>
        <w:r w:rsidR="00F511DE">
          <w:rPr>
            <w:noProof/>
            <w:webHidden/>
          </w:rPr>
        </w:r>
        <w:r w:rsidR="00F511DE">
          <w:rPr>
            <w:noProof/>
            <w:webHidden/>
          </w:rPr>
          <w:fldChar w:fldCharType="separate"/>
        </w:r>
        <w:r w:rsidR="00F511DE">
          <w:rPr>
            <w:noProof/>
            <w:webHidden/>
          </w:rPr>
          <w:t>155</w:t>
        </w:r>
        <w:r w:rsidR="00F511DE">
          <w:rPr>
            <w:noProof/>
            <w:webHidden/>
          </w:rPr>
          <w:fldChar w:fldCharType="end"/>
        </w:r>
      </w:hyperlink>
    </w:p>
    <w:p w14:paraId="4D11C993" w14:textId="7A6EC5ED"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905" w:history="1">
        <w:r w:rsidR="00F511DE" w:rsidRPr="00A7789A">
          <w:rPr>
            <w:rStyle w:val="Hyperlink"/>
            <w:noProof/>
          </w:rPr>
          <w:t>Figure 82 Graphical Representation of Shared Aggregation</w:t>
        </w:r>
        <w:r w:rsidR="00F511DE">
          <w:rPr>
            <w:noProof/>
            <w:webHidden/>
          </w:rPr>
          <w:tab/>
        </w:r>
        <w:r w:rsidR="00F511DE">
          <w:rPr>
            <w:noProof/>
            <w:webHidden/>
          </w:rPr>
          <w:fldChar w:fldCharType="begin"/>
        </w:r>
        <w:r w:rsidR="00F511DE">
          <w:rPr>
            <w:noProof/>
            <w:webHidden/>
          </w:rPr>
          <w:instrText xml:space="preserve"> PAGEREF _Toc125537905 \h </w:instrText>
        </w:r>
        <w:r w:rsidR="00F511DE">
          <w:rPr>
            <w:noProof/>
            <w:webHidden/>
          </w:rPr>
        </w:r>
        <w:r w:rsidR="00F511DE">
          <w:rPr>
            <w:noProof/>
            <w:webHidden/>
          </w:rPr>
          <w:fldChar w:fldCharType="separate"/>
        </w:r>
        <w:r w:rsidR="00F511DE">
          <w:rPr>
            <w:noProof/>
            <w:webHidden/>
          </w:rPr>
          <w:t>155</w:t>
        </w:r>
        <w:r w:rsidR="00F511DE">
          <w:rPr>
            <w:noProof/>
            <w:webHidden/>
          </w:rPr>
          <w:fldChar w:fldCharType="end"/>
        </w:r>
      </w:hyperlink>
    </w:p>
    <w:p w14:paraId="3E6EE02C" w14:textId="5E0E6EF0"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906" w:history="1">
        <w:r w:rsidR="00F511DE" w:rsidRPr="00A7789A">
          <w:rPr>
            <w:rStyle w:val="Hyperlink"/>
            <w:noProof/>
          </w:rPr>
          <w:t>Figure 83 Graphical Representation of Generalization/Inheritance</w:t>
        </w:r>
        <w:r w:rsidR="00F511DE">
          <w:rPr>
            <w:noProof/>
            <w:webHidden/>
          </w:rPr>
          <w:tab/>
        </w:r>
        <w:r w:rsidR="00F511DE">
          <w:rPr>
            <w:noProof/>
            <w:webHidden/>
          </w:rPr>
          <w:fldChar w:fldCharType="begin"/>
        </w:r>
        <w:r w:rsidR="00F511DE">
          <w:rPr>
            <w:noProof/>
            <w:webHidden/>
          </w:rPr>
          <w:instrText xml:space="preserve"> PAGEREF _Toc125537906 \h </w:instrText>
        </w:r>
        <w:r w:rsidR="00F511DE">
          <w:rPr>
            <w:noProof/>
            <w:webHidden/>
          </w:rPr>
        </w:r>
        <w:r w:rsidR="00F511DE">
          <w:rPr>
            <w:noProof/>
            <w:webHidden/>
          </w:rPr>
          <w:fldChar w:fldCharType="separate"/>
        </w:r>
        <w:r w:rsidR="00F511DE">
          <w:rPr>
            <w:noProof/>
            <w:webHidden/>
          </w:rPr>
          <w:t>156</w:t>
        </w:r>
        <w:r w:rsidR="00F511DE">
          <w:rPr>
            <w:noProof/>
            <w:webHidden/>
          </w:rPr>
          <w:fldChar w:fldCharType="end"/>
        </w:r>
      </w:hyperlink>
    </w:p>
    <w:p w14:paraId="3E9AD4AC" w14:textId="2BFD57DC"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r:id="rId27" w:anchor="_Toc125537907" w:history="1">
        <w:r w:rsidR="00F511DE" w:rsidRPr="00A7789A">
          <w:rPr>
            <w:rStyle w:val="Hyperlink"/>
            <w:noProof/>
          </w:rPr>
          <w:t>Figure 84 Graphical Representation for Enumeration with Inheritance</w:t>
        </w:r>
        <w:r w:rsidR="00F511DE">
          <w:rPr>
            <w:noProof/>
            <w:webHidden/>
          </w:rPr>
          <w:tab/>
        </w:r>
        <w:r w:rsidR="00F511DE">
          <w:rPr>
            <w:noProof/>
            <w:webHidden/>
          </w:rPr>
          <w:fldChar w:fldCharType="begin"/>
        </w:r>
        <w:r w:rsidR="00F511DE">
          <w:rPr>
            <w:noProof/>
            <w:webHidden/>
          </w:rPr>
          <w:instrText xml:space="preserve"> PAGEREF _Toc125537907 \h </w:instrText>
        </w:r>
        <w:r w:rsidR="00F511DE">
          <w:rPr>
            <w:noProof/>
            <w:webHidden/>
          </w:rPr>
        </w:r>
        <w:r w:rsidR="00F511DE">
          <w:rPr>
            <w:noProof/>
            <w:webHidden/>
          </w:rPr>
          <w:fldChar w:fldCharType="separate"/>
        </w:r>
        <w:r w:rsidR="00F511DE">
          <w:rPr>
            <w:noProof/>
            <w:webHidden/>
          </w:rPr>
          <w:t>156</w:t>
        </w:r>
        <w:r w:rsidR="00F511DE">
          <w:rPr>
            <w:noProof/>
            <w:webHidden/>
          </w:rPr>
          <w:fldChar w:fldCharType="end"/>
        </w:r>
      </w:hyperlink>
    </w:p>
    <w:p w14:paraId="54DD9869" w14:textId="1BFFB2CD"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r:id="rId28" w:anchor="_Toc125537908" w:history="1">
        <w:r w:rsidR="00F511DE" w:rsidRPr="00A7789A">
          <w:rPr>
            <w:rStyle w:val="Hyperlink"/>
            <w:noProof/>
          </w:rPr>
          <w:t>Figure 85 Graphical Representation for Experimental Classes</w:t>
        </w:r>
        <w:r w:rsidR="00F511DE">
          <w:rPr>
            <w:noProof/>
            <w:webHidden/>
          </w:rPr>
          <w:tab/>
        </w:r>
        <w:r w:rsidR="00F511DE">
          <w:rPr>
            <w:noProof/>
            <w:webHidden/>
          </w:rPr>
          <w:fldChar w:fldCharType="begin"/>
        </w:r>
        <w:r w:rsidR="00F511DE">
          <w:rPr>
            <w:noProof/>
            <w:webHidden/>
          </w:rPr>
          <w:instrText xml:space="preserve"> PAGEREF _Toc125537908 \h </w:instrText>
        </w:r>
        <w:r w:rsidR="00F511DE">
          <w:rPr>
            <w:noProof/>
            <w:webHidden/>
          </w:rPr>
        </w:r>
        <w:r w:rsidR="00F511DE">
          <w:rPr>
            <w:noProof/>
            <w:webHidden/>
          </w:rPr>
          <w:fldChar w:fldCharType="separate"/>
        </w:r>
        <w:r w:rsidR="00F511DE">
          <w:rPr>
            <w:noProof/>
            <w:webHidden/>
          </w:rPr>
          <w:t>156</w:t>
        </w:r>
        <w:r w:rsidR="00F511DE">
          <w:rPr>
            <w:noProof/>
            <w:webHidden/>
          </w:rPr>
          <w:fldChar w:fldCharType="end"/>
        </w:r>
      </w:hyperlink>
    </w:p>
    <w:p w14:paraId="542CCA63" w14:textId="21598278"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r:id="rId29" w:anchor="_Toc125537909" w:history="1">
        <w:r w:rsidR="00F511DE" w:rsidRPr="00A7789A">
          <w:rPr>
            <w:rStyle w:val="Hyperlink"/>
            <w:noProof/>
          </w:rPr>
          <w:t>Figure 86 Graphical Representation of a Template Class</w:t>
        </w:r>
        <w:r w:rsidR="00F511DE">
          <w:rPr>
            <w:noProof/>
            <w:webHidden/>
          </w:rPr>
          <w:tab/>
        </w:r>
        <w:r w:rsidR="00F511DE">
          <w:rPr>
            <w:noProof/>
            <w:webHidden/>
          </w:rPr>
          <w:fldChar w:fldCharType="begin"/>
        </w:r>
        <w:r w:rsidR="00F511DE">
          <w:rPr>
            <w:noProof/>
            <w:webHidden/>
          </w:rPr>
          <w:instrText xml:space="preserve"> PAGEREF _Toc125537909 \h </w:instrText>
        </w:r>
        <w:r w:rsidR="00F511DE">
          <w:rPr>
            <w:noProof/>
            <w:webHidden/>
          </w:rPr>
        </w:r>
        <w:r w:rsidR="00F511DE">
          <w:rPr>
            <w:noProof/>
            <w:webHidden/>
          </w:rPr>
          <w:fldChar w:fldCharType="separate"/>
        </w:r>
        <w:r w:rsidR="00F511DE">
          <w:rPr>
            <w:noProof/>
            <w:webHidden/>
          </w:rPr>
          <w:t>157</w:t>
        </w:r>
        <w:r w:rsidR="00F511DE">
          <w:rPr>
            <w:noProof/>
            <w:webHidden/>
          </w:rPr>
          <w:fldChar w:fldCharType="end"/>
        </w:r>
      </w:hyperlink>
    </w:p>
    <w:p w14:paraId="555D146D" w14:textId="0C66A2AF"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r:id="rId30" w:anchor="_Toc125537910" w:history="1">
        <w:r w:rsidR="00F511DE" w:rsidRPr="00A7789A">
          <w:rPr>
            <w:rStyle w:val="Hyperlink"/>
            <w:noProof/>
          </w:rPr>
          <w:t>Figure 87 Graphical Representation for Experimental Elements</w:t>
        </w:r>
        <w:r w:rsidR="00F511DE">
          <w:rPr>
            <w:noProof/>
            <w:webHidden/>
          </w:rPr>
          <w:tab/>
        </w:r>
        <w:r w:rsidR="00F511DE">
          <w:rPr>
            <w:noProof/>
            <w:webHidden/>
          </w:rPr>
          <w:fldChar w:fldCharType="begin"/>
        </w:r>
        <w:r w:rsidR="00F511DE">
          <w:rPr>
            <w:noProof/>
            <w:webHidden/>
          </w:rPr>
          <w:instrText xml:space="preserve"> PAGEREF _Toc125537910 \h </w:instrText>
        </w:r>
        <w:r w:rsidR="00F511DE">
          <w:rPr>
            <w:noProof/>
            <w:webHidden/>
          </w:rPr>
        </w:r>
        <w:r w:rsidR="00F511DE">
          <w:rPr>
            <w:noProof/>
            <w:webHidden/>
          </w:rPr>
          <w:fldChar w:fldCharType="separate"/>
        </w:r>
        <w:r w:rsidR="00F511DE">
          <w:rPr>
            <w:noProof/>
            <w:webHidden/>
          </w:rPr>
          <w:t>157</w:t>
        </w:r>
        <w:r w:rsidR="00F511DE">
          <w:rPr>
            <w:noProof/>
            <w:webHidden/>
          </w:rPr>
          <w:fldChar w:fldCharType="end"/>
        </w:r>
      </w:hyperlink>
    </w:p>
    <w:p w14:paraId="6EE578FB" w14:textId="6F8F71C0"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911" w:history="1">
        <w:r w:rsidR="00F511DE" w:rsidRPr="00A7789A">
          <w:rPr>
            <w:rStyle w:val="Hyperlink"/>
            <w:noProof/>
          </w:rPr>
          <w:t>Figure 88 Extract From Metamodel for Composite I4.0 Components</w:t>
        </w:r>
        <w:r w:rsidR="00F511DE">
          <w:rPr>
            <w:noProof/>
            <w:webHidden/>
          </w:rPr>
          <w:tab/>
        </w:r>
        <w:r w:rsidR="00F511DE">
          <w:rPr>
            <w:noProof/>
            <w:webHidden/>
          </w:rPr>
          <w:fldChar w:fldCharType="begin"/>
        </w:r>
        <w:r w:rsidR="00F511DE">
          <w:rPr>
            <w:noProof/>
            <w:webHidden/>
          </w:rPr>
          <w:instrText xml:space="preserve"> PAGEREF _Toc125537911 \h </w:instrText>
        </w:r>
        <w:r w:rsidR="00F511DE">
          <w:rPr>
            <w:noProof/>
            <w:webHidden/>
          </w:rPr>
        </w:r>
        <w:r w:rsidR="00F511DE">
          <w:rPr>
            <w:noProof/>
            <w:webHidden/>
          </w:rPr>
          <w:fldChar w:fldCharType="separate"/>
        </w:r>
        <w:r w:rsidR="00F511DE">
          <w:rPr>
            <w:noProof/>
            <w:webHidden/>
          </w:rPr>
          <w:t>158</w:t>
        </w:r>
        <w:r w:rsidR="00F511DE">
          <w:rPr>
            <w:noProof/>
            <w:webHidden/>
          </w:rPr>
          <w:fldChar w:fldCharType="end"/>
        </w:r>
      </w:hyperlink>
    </w:p>
    <w:p w14:paraId="745F17C9" w14:textId="1482A76D"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w:anchor="_Toc125537912" w:history="1">
        <w:r w:rsidR="00F511DE" w:rsidRPr="00A7789A">
          <w:rPr>
            <w:rStyle w:val="Hyperlink"/>
            <w:noProof/>
          </w:rPr>
          <w:t>Figure 89 Selected Classes of Metamodel with Inherited Attributes</w:t>
        </w:r>
        <w:r w:rsidR="00F511DE">
          <w:rPr>
            <w:noProof/>
            <w:webHidden/>
          </w:rPr>
          <w:tab/>
        </w:r>
        <w:r w:rsidR="00F511DE">
          <w:rPr>
            <w:noProof/>
            <w:webHidden/>
          </w:rPr>
          <w:fldChar w:fldCharType="begin"/>
        </w:r>
        <w:r w:rsidR="00F511DE">
          <w:rPr>
            <w:noProof/>
            <w:webHidden/>
          </w:rPr>
          <w:instrText xml:space="preserve"> PAGEREF _Toc125537912 \h </w:instrText>
        </w:r>
        <w:r w:rsidR="00F511DE">
          <w:rPr>
            <w:noProof/>
            <w:webHidden/>
          </w:rPr>
        </w:r>
        <w:r w:rsidR="00F511DE">
          <w:rPr>
            <w:noProof/>
            <w:webHidden/>
          </w:rPr>
          <w:fldChar w:fldCharType="separate"/>
        </w:r>
        <w:r w:rsidR="00F511DE">
          <w:rPr>
            <w:noProof/>
            <w:webHidden/>
          </w:rPr>
          <w:t>159</w:t>
        </w:r>
        <w:r w:rsidR="00F511DE">
          <w:rPr>
            <w:noProof/>
            <w:webHidden/>
          </w:rPr>
          <w:fldChar w:fldCharType="end"/>
        </w:r>
      </w:hyperlink>
    </w:p>
    <w:p w14:paraId="7F207BB8" w14:textId="787300F1" w:rsidR="00F511DE" w:rsidRDefault="00546A07">
      <w:pPr>
        <w:pStyle w:val="TableofFigures"/>
        <w:tabs>
          <w:tab w:val="right" w:leader="dot" w:pos="9629"/>
        </w:tabs>
        <w:rPr>
          <w:rFonts w:asciiTheme="minorHAnsi" w:eastAsiaTheme="minorEastAsia" w:hAnsiTheme="minorHAnsi" w:cstheme="minorBidi"/>
          <w:noProof/>
          <w:color w:val="auto"/>
          <w:sz w:val="22"/>
          <w:szCs w:val="22"/>
        </w:rPr>
      </w:pPr>
      <w:hyperlink r:id="rId31" w:anchor="_Toc125537913" w:history="1">
        <w:r w:rsidR="00F511DE" w:rsidRPr="00A7789A">
          <w:rPr>
            <w:rStyle w:val="Hyperlink"/>
            <w:noProof/>
          </w:rPr>
          <w:t>Figure 90 Model for Submodel Elements with Inherited Attributes</w:t>
        </w:r>
        <w:r w:rsidR="00F511DE">
          <w:rPr>
            <w:noProof/>
            <w:webHidden/>
          </w:rPr>
          <w:tab/>
        </w:r>
        <w:r w:rsidR="00F511DE">
          <w:rPr>
            <w:noProof/>
            <w:webHidden/>
          </w:rPr>
          <w:fldChar w:fldCharType="begin"/>
        </w:r>
        <w:r w:rsidR="00F511DE">
          <w:rPr>
            <w:noProof/>
            <w:webHidden/>
          </w:rPr>
          <w:instrText xml:space="preserve"> PAGEREF _Toc125537913 \h </w:instrText>
        </w:r>
        <w:r w:rsidR="00F511DE">
          <w:rPr>
            <w:noProof/>
            <w:webHidden/>
          </w:rPr>
        </w:r>
        <w:r w:rsidR="00F511DE">
          <w:rPr>
            <w:noProof/>
            <w:webHidden/>
          </w:rPr>
          <w:fldChar w:fldCharType="separate"/>
        </w:r>
        <w:r w:rsidR="00F511DE">
          <w:rPr>
            <w:noProof/>
            <w:webHidden/>
          </w:rPr>
          <w:t>160</w:t>
        </w:r>
        <w:r w:rsidR="00F511DE">
          <w:rPr>
            <w:noProof/>
            <w:webHidden/>
          </w:rPr>
          <w:fldChar w:fldCharType="end"/>
        </w:r>
      </w:hyperlink>
    </w:p>
    <w:p w14:paraId="294A5108" w14:textId="1C372BDF" w:rsidR="001517B0" w:rsidRPr="002670C6" w:rsidRDefault="00855297" w:rsidP="001B5277">
      <w:pPr>
        <w:rPr>
          <w:lang w:val="en-US"/>
        </w:rPr>
      </w:pPr>
      <w:r w:rsidRPr="002670C6">
        <w:rPr>
          <w:lang w:val="en-US"/>
        </w:rPr>
        <w:fldChar w:fldCharType="end"/>
      </w:r>
    </w:p>
    <w:p w14:paraId="23136538" w14:textId="77777777" w:rsidR="00EA092F" w:rsidRPr="002670C6" w:rsidRDefault="00EA092F" w:rsidP="001B5277">
      <w:pPr>
        <w:rPr>
          <w:lang w:val="en-US"/>
        </w:rPr>
        <w:sectPr w:rsidR="00EA092F" w:rsidRPr="002670C6" w:rsidSect="007F157B">
          <w:headerReference w:type="even" r:id="rId32"/>
          <w:headerReference w:type="default" r:id="rId33"/>
          <w:pgSz w:w="11907" w:h="16839" w:code="9"/>
          <w:pgMar w:top="1021" w:right="1134" w:bottom="1021" w:left="1134" w:header="720" w:footer="720" w:gutter="0"/>
          <w:pgNumType w:start="1"/>
          <w:cols w:space="720"/>
          <w:noEndnote/>
          <w:docGrid w:linePitch="326"/>
        </w:sectPr>
      </w:pPr>
    </w:p>
    <w:bookmarkStart w:id="0" w:name="_Toc510190008"/>
    <w:bookmarkStart w:id="1" w:name="_Toc511579005"/>
    <w:bookmarkStart w:id="2" w:name="_Toc54815864"/>
    <w:bookmarkStart w:id="3" w:name="_Toc125227874"/>
    <w:bookmarkStart w:id="4" w:name="_Toc125537661"/>
    <w:p w14:paraId="016AFCC7" w14:textId="1169BF84" w:rsidR="00F84F14" w:rsidRPr="00CE25AF" w:rsidRDefault="005A570B" w:rsidP="001D4C72">
      <w:pPr>
        <w:pStyle w:val="Heading1"/>
      </w:pPr>
      <w:r w:rsidRPr="00CE25AF">
        <w:lastRenderedPageBreak/>
        <mc:AlternateContent>
          <mc:Choice Requires="wps">
            <w:drawing>
              <wp:anchor distT="0" distB="0" distL="114300" distR="114300" simplePos="0" relativeHeight="251659264" behindDoc="1" locked="0" layoutInCell="1" allowOverlap="1" wp14:anchorId="2CB63F04" wp14:editId="5716DD5E">
                <wp:simplePos x="0" y="0"/>
                <wp:positionH relativeFrom="page">
                  <wp:align>left</wp:align>
                </wp:positionH>
                <wp:positionV relativeFrom="page">
                  <wp:align>top</wp:align>
                </wp:positionV>
                <wp:extent cx="7919720" cy="11160125"/>
                <wp:effectExtent l="0" t="0" r="5080" b="3175"/>
                <wp:wrapNone/>
                <wp:docPr id="113" name="Rechteck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19720" cy="11160125"/>
                        </a:xfrm>
                        <a:prstGeom prst="rect">
                          <a:avLst/>
                        </a:prstGeom>
                        <a:solidFill>
                          <a:srgbClr val="0778A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29F6A076" id="Rechteck 21" o:spid="_x0000_s1026" style="position:absolute;margin-left:0;margin-top:0;width:623.6pt;height:878.75pt;z-index:-251657216;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" fillcolor="#0778a5" stroked="f" strokeweight="1pt">
                <w10:wrap anchorx="page" anchory="page"/>
              </v:rect>
            </w:pict>
          </mc:Fallback>
        </mc:AlternateContent>
      </w:r>
      <w:r w:rsidR="009B5C9B" w:rsidRPr="00CE25AF">
        <w:t>Pre</w:t>
      </w:r>
      <w:bookmarkEnd w:id="0"/>
      <w:bookmarkEnd w:id="1"/>
      <w:r w:rsidR="0048328D" w:rsidRPr="00CE25AF">
        <w:t>amble</w:t>
      </w:r>
      <w:bookmarkEnd w:id="2"/>
      <w:bookmarkEnd w:id="3"/>
      <w:bookmarkEnd w:id="4"/>
    </w:p>
    <w:p w14:paraId="00700988" w14:textId="77777777" w:rsidR="00F84F14" w:rsidRPr="002670C6" w:rsidRDefault="00F84F14" w:rsidP="001B5277">
      <w:pPr>
        <w:rPr>
          <w:lang w:val="en-US"/>
        </w:rPr>
      </w:pPr>
    </w:p>
    <w:p w14:paraId="652A5277" w14:textId="77777777" w:rsidR="00710443" w:rsidRPr="002670C6" w:rsidRDefault="00710443" w:rsidP="001B5277">
      <w:pPr>
        <w:rPr>
          <w:color w:val="004377"/>
          <w:spacing w:val="15"/>
          <w:sz w:val="28"/>
          <w:lang w:val="en-US"/>
        </w:rPr>
      </w:pPr>
      <w:bookmarkStart w:id="5" w:name="_Toc510190009"/>
      <w:bookmarkStart w:id="6" w:name="_Toc511579006"/>
      <w:r w:rsidRPr="002670C6">
        <w:rPr>
          <w:lang w:val="en-US"/>
        </w:rPr>
        <w:br w:type="page"/>
      </w:r>
    </w:p>
    <w:p w14:paraId="5BA6D283" w14:textId="77777777" w:rsidR="001D3169" w:rsidRDefault="001D3169" w:rsidP="00DA1A43">
      <w:pPr>
        <w:pStyle w:val="Heading2"/>
      </w:pPr>
      <w:bookmarkStart w:id="7" w:name="_Toc125227875"/>
      <w:bookmarkStart w:id="8" w:name="_Toc125537662"/>
      <w:bookmarkStart w:id="9" w:name="_Toc54815865"/>
      <w:r>
        <w:lastRenderedPageBreak/>
        <w:t>Editorial Notes</w:t>
      </w:r>
      <w:bookmarkEnd w:id="7"/>
      <w:bookmarkEnd w:id="8"/>
    </w:p>
    <w:bookmarkEnd w:id="5"/>
    <w:bookmarkEnd w:id="6"/>
    <w:bookmarkEnd w:id="9"/>
    <w:p w14:paraId="7FA456CF" w14:textId="3EB405C8" w:rsidR="005D7114" w:rsidRPr="00CE25AF" w:rsidRDefault="005453F9" w:rsidP="0056765F">
      <w:pPr>
        <w:rPr>
          <w:lang w:val="en-US"/>
        </w:rPr>
      </w:pPr>
      <w:r w:rsidRPr="00CE25AF">
        <w:rPr>
          <w:lang w:val="en-US"/>
        </w:rPr>
        <w:t>This document</w:t>
      </w:r>
      <w:r w:rsidR="00E56379" w:rsidRPr="00CE25AF">
        <w:rPr>
          <w:lang w:val="en-US"/>
        </w:rPr>
        <w:t xml:space="preserve"> (version 3</w:t>
      </w:r>
      <w:r w:rsidR="008D4C96">
        <w:rPr>
          <w:lang w:val="en-US"/>
        </w:rPr>
        <w:t>.0</w:t>
      </w:r>
      <w:r w:rsidR="00E56379" w:rsidRPr="00CE25AF">
        <w:rPr>
          <w:lang w:val="en-US"/>
        </w:rPr>
        <w:t>)</w:t>
      </w:r>
      <w:r w:rsidRPr="00CE25AF">
        <w:rPr>
          <w:lang w:val="en-US"/>
        </w:rPr>
        <w:t xml:space="preserve"> was produced from June 2022 to </w:t>
      </w:r>
      <w:r w:rsidR="00D1556C">
        <w:rPr>
          <w:lang w:val="en-US"/>
        </w:rPr>
        <w:t xml:space="preserve">January 2023 </w:t>
      </w:r>
      <w:r w:rsidRPr="00CE25AF">
        <w:rPr>
          <w:lang w:val="en-US"/>
        </w:rPr>
        <w:t xml:space="preserve">by the </w:t>
      </w:r>
      <w:r w:rsidR="003D10D1">
        <w:rPr>
          <w:lang w:val="en-US"/>
        </w:rPr>
        <w:t xml:space="preserve">joint </w:t>
      </w:r>
      <w:r w:rsidRPr="00CE25AF">
        <w:rPr>
          <w:lang w:val="en-US"/>
        </w:rPr>
        <w:t xml:space="preserve">sub working group </w:t>
      </w:r>
      <w:r w:rsidR="00F639CD" w:rsidRPr="00CE25AF">
        <w:rPr>
          <w:lang w:val="en-US"/>
        </w:rPr>
        <w:t>"</w:t>
      </w:r>
      <w:r w:rsidRPr="00CE25AF">
        <w:rPr>
          <w:lang w:val="en-US"/>
        </w:rPr>
        <w:t>Asset Administration Shell</w:t>
      </w:r>
      <w:r w:rsidR="00F639CD" w:rsidRPr="00CE25AF">
        <w:rPr>
          <w:lang w:val="en-US"/>
        </w:rPr>
        <w:t>"</w:t>
      </w:r>
      <w:r w:rsidRPr="00CE25AF">
        <w:rPr>
          <w:lang w:val="en-US"/>
        </w:rPr>
        <w:t xml:space="preserve"> of the </w:t>
      </w:r>
      <w:r w:rsidR="00E56379" w:rsidRPr="00CE25AF">
        <w:rPr>
          <w:lang w:val="en-US"/>
        </w:rPr>
        <w:t>w</w:t>
      </w:r>
      <w:r w:rsidRPr="00CE25AF">
        <w:rPr>
          <w:lang w:val="en-US"/>
        </w:rPr>
        <w:t xml:space="preserve">orking </w:t>
      </w:r>
      <w:r w:rsidR="00E56379" w:rsidRPr="00CE25AF">
        <w:rPr>
          <w:lang w:val="en-US"/>
        </w:rPr>
        <w:t>g</w:t>
      </w:r>
      <w:r w:rsidRPr="00CE25AF">
        <w:rPr>
          <w:lang w:val="en-US"/>
        </w:rPr>
        <w:t xml:space="preserve">roup </w:t>
      </w:r>
      <w:r w:rsidR="00CD3323" w:rsidRPr="00CE25AF">
        <w:rPr>
          <w:lang w:val="en-US"/>
        </w:rPr>
        <w:t>"Reference Architectures, Standards and Norms"</w:t>
      </w:r>
      <w:r w:rsidR="00CD3323">
        <w:rPr>
          <w:lang w:val="en-US"/>
        </w:rPr>
        <w:t xml:space="preserve"> </w:t>
      </w:r>
      <w:r w:rsidRPr="00CE25AF">
        <w:rPr>
          <w:lang w:val="en-US"/>
        </w:rPr>
        <w:t xml:space="preserve">of </w:t>
      </w:r>
      <w:r w:rsidR="00E56379" w:rsidRPr="00CE25AF">
        <w:rPr>
          <w:lang w:val="en-US"/>
        </w:rPr>
        <w:t xml:space="preserve">the </w:t>
      </w:r>
      <w:r w:rsidRPr="00CE25AF">
        <w:rPr>
          <w:lang w:val="en-US"/>
        </w:rPr>
        <w:t>Plat</w:t>
      </w:r>
      <w:r w:rsidR="00E56379" w:rsidRPr="00CE25AF">
        <w:rPr>
          <w:lang w:val="en-US"/>
        </w:rPr>
        <w:t>t</w:t>
      </w:r>
      <w:r w:rsidRPr="00CE25AF">
        <w:rPr>
          <w:lang w:val="en-US"/>
        </w:rPr>
        <w:t>form Industrie 4.0 and the</w:t>
      </w:r>
      <w:r w:rsidR="00CD3323">
        <w:rPr>
          <w:lang w:val="en-US"/>
        </w:rPr>
        <w:t xml:space="preserve"> working group</w:t>
      </w:r>
      <w:r w:rsidRPr="00CE25AF">
        <w:rPr>
          <w:lang w:val="en-US"/>
        </w:rPr>
        <w:t xml:space="preserve"> </w:t>
      </w:r>
      <w:r w:rsidR="00F639CD" w:rsidRPr="00CE25AF">
        <w:rPr>
          <w:lang w:val="en-US"/>
        </w:rPr>
        <w:t>"</w:t>
      </w:r>
      <w:r w:rsidRPr="00CE25AF">
        <w:rPr>
          <w:lang w:val="en-US"/>
        </w:rPr>
        <w:t>Open Technology</w:t>
      </w:r>
      <w:r w:rsidR="00F639CD" w:rsidRPr="00CE25AF">
        <w:rPr>
          <w:lang w:val="en-US"/>
        </w:rPr>
        <w:t>"</w:t>
      </w:r>
      <w:r w:rsidRPr="00CE25AF">
        <w:rPr>
          <w:lang w:val="en-US"/>
        </w:rPr>
        <w:t xml:space="preserve"> of the Industrial Digital Twin Association</w:t>
      </w:r>
      <w:r w:rsidR="00E56379" w:rsidRPr="00CE25AF">
        <w:rPr>
          <w:lang w:val="en-US"/>
        </w:rPr>
        <w:t xml:space="preserve"> (IDTA)</w:t>
      </w:r>
      <w:r w:rsidRPr="00CE25AF">
        <w:rPr>
          <w:lang w:val="en-US"/>
        </w:rPr>
        <w:t>.</w:t>
      </w:r>
      <w:r w:rsidR="000A402E" w:rsidRPr="00CE25AF">
        <w:rPr>
          <w:lang w:val="en-US"/>
        </w:rPr>
        <w:t xml:space="preserve"> It is the first </w:t>
      </w:r>
      <w:r w:rsidR="00C424B2" w:rsidRPr="00CE25AF">
        <w:rPr>
          <w:lang w:val="en-US"/>
        </w:rPr>
        <w:t xml:space="preserve">release </w:t>
      </w:r>
      <w:r w:rsidR="000A402E" w:rsidRPr="00CE25AF">
        <w:rPr>
          <w:lang w:val="en-US"/>
        </w:rPr>
        <w:t>published by the Industrial Digital Twin Association.</w:t>
      </w:r>
      <w:r w:rsidR="0046076C" w:rsidRPr="00CE25AF">
        <w:rPr>
          <w:lang w:val="en-US"/>
        </w:rPr>
        <w:t xml:space="preserve"> </w:t>
      </w:r>
    </w:p>
    <w:p w14:paraId="503644E4" w14:textId="565C7FE3" w:rsidR="0046076C" w:rsidRPr="00CE25AF" w:rsidRDefault="0046076C" w:rsidP="0056765F">
      <w:pPr>
        <w:rPr>
          <w:lang w:val="en-US"/>
        </w:rPr>
      </w:pPr>
      <w:r w:rsidRPr="00CE25AF">
        <w:rPr>
          <w:lang w:val="en-US"/>
        </w:rPr>
        <w:t xml:space="preserve">A major change </w:t>
      </w:r>
      <w:r w:rsidR="00E56379" w:rsidRPr="00CE25AF">
        <w:rPr>
          <w:lang w:val="en-US"/>
        </w:rPr>
        <w:t xml:space="preserve">consists in splitting </w:t>
      </w:r>
      <w:r w:rsidRPr="00CE25AF">
        <w:rPr>
          <w:lang w:val="en-US"/>
        </w:rPr>
        <w:t xml:space="preserve">the </w:t>
      </w:r>
      <w:r w:rsidR="00E56379" w:rsidRPr="00CE25AF">
        <w:rPr>
          <w:lang w:val="en-US"/>
        </w:rPr>
        <w:t xml:space="preserve">overall </w:t>
      </w:r>
      <w:r w:rsidRPr="00CE25AF">
        <w:rPr>
          <w:lang w:val="en-US"/>
        </w:rPr>
        <w:t xml:space="preserve">document into </w:t>
      </w:r>
      <w:r w:rsidR="00060E1C" w:rsidRPr="00CE25AF">
        <w:rPr>
          <w:lang w:val="en-US"/>
        </w:rPr>
        <w:t>four</w:t>
      </w:r>
      <w:r w:rsidRPr="00CE25AF">
        <w:rPr>
          <w:lang w:val="en-US"/>
        </w:rPr>
        <w:t xml:space="preserve"> parts: Part 1a (this document) covers the core metamodel of the Asset Administration Shell, Part 1b covers the </w:t>
      </w:r>
      <w:r w:rsidR="00CA46F8" w:rsidRPr="00CE25AF">
        <w:rPr>
          <w:lang w:val="en-US"/>
        </w:rPr>
        <w:t>AASX</w:t>
      </w:r>
      <w:r w:rsidRPr="00CE25AF">
        <w:rPr>
          <w:lang w:val="en-US"/>
        </w:rPr>
        <w:t xml:space="preserve"> package exchange format</w:t>
      </w:r>
      <w:r w:rsidR="00060E1C" w:rsidRPr="00CE25AF">
        <w:rPr>
          <w:lang w:val="en-US"/>
        </w:rPr>
        <w:t xml:space="preserve">, Part </w:t>
      </w:r>
      <w:r w:rsidR="00CD3323">
        <w:rPr>
          <w:lang w:val="en-US"/>
        </w:rPr>
        <w:t>3</w:t>
      </w:r>
      <w:r w:rsidR="00CA41C4" w:rsidRPr="00CE25AF">
        <w:rPr>
          <w:lang w:val="en-US"/>
        </w:rPr>
        <w:t xml:space="preserve"> is a series that</w:t>
      </w:r>
      <w:r w:rsidR="00060E1C" w:rsidRPr="00CE25AF">
        <w:rPr>
          <w:lang w:val="en-US"/>
        </w:rPr>
        <w:t xml:space="preserve"> covers the predefined data specifications</w:t>
      </w:r>
      <w:r w:rsidRPr="00CE25AF">
        <w:rPr>
          <w:lang w:val="en-US"/>
        </w:rPr>
        <w:t xml:space="preserve"> and Part </w:t>
      </w:r>
      <w:r w:rsidR="00CD3323">
        <w:rPr>
          <w:lang w:val="en-US"/>
        </w:rPr>
        <w:t>4</w:t>
      </w:r>
      <w:r w:rsidRPr="00CE25AF">
        <w:rPr>
          <w:lang w:val="en-US"/>
        </w:rPr>
        <w:t xml:space="preserve"> covers the security metamodel.</w:t>
      </w:r>
      <w:r w:rsidR="00060E1C" w:rsidRPr="00CE25AF">
        <w:rPr>
          <w:lang w:val="en-US"/>
        </w:rPr>
        <w:t xml:space="preserve"> Another major change is that the mapping rules for the different </w:t>
      </w:r>
      <w:r w:rsidR="00E56379" w:rsidRPr="00CE25AF">
        <w:rPr>
          <w:lang w:val="en-US"/>
        </w:rPr>
        <w:t xml:space="preserve">supported </w:t>
      </w:r>
      <w:r w:rsidR="00060E1C" w:rsidRPr="00CE25AF">
        <w:rPr>
          <w:lang w:val="en-US"/>
        </w:rPr>
        <w:t xml:space="preserve">exchange formats (XML, JSON and RDF) are moved to the </w:t>
      </w:r>
      <w:proofErr w:type="spellStart"/>
      <w:r w:rsidR="00060E1C" w:rsidRPr="00CE25AF">
        <w:rPr>
          <w:lang w:val="en-US"/>
        </w:rPr>
        <w:t>github</w:t>
      </w:r>
      <w:proofErr w:type="spellEnd"/>
      <w:r w:rsidR="00060E1C" w:rsidRPr="00CE25AF">
        <w:rPr>
          <w:lang w:val="en-US"/>
        </w:rPr>
        <w:t xml:space="preserve"> repositories themselves that also contain the schemata.</w:t>
      </w:r>
      <w:r w:rsidR="00CD3323">
        <w:rPr>
          <w:lang w:val="en-US"/>
        </w:rPr>
        <w:t xml:space="preserve"> Part 2, the API Specification, was defined in a separate document from the very beginning.</w:t>
      </w:r>
    </w:p>
    <w:p w14:paraId="681031A4" w14:textId="51B00ECA" w:rsidR="0056765F" w:rsidRPr="00CE25AF" w:rsidRDefault="00060E1C" w:rsidP="0056765F">
      <w:pPr>
        <w:rPr>
          <w:lang w:val="en-US"/>
        </w:rPr>
      </w:pPr>
      <w:r w:rsidRPr="00CE25AF">
        <w:rPr>
          <w:lang w:val="en-US"/>
        </w:rPr>
        <w:t>V</w:t>
      </w:r>
      <w:r w:rsidR="0075677E" w:rsidRPr="00CE25AF">
        <w:rPr>
          <w:lang w:val="en-US"/>
        </w:rPr>
        <w:t>ersion 3.0RC02</w:t>
      </w:r>
      <w:r w:rsidR="0056765F" w:rsidRPr="00CE25AF">
        <w:rPr>
          <w:lang w:val="en-US"/>
        </w:rPr>
        <w:t xml:space="preserve"> was produced from November 2020 to</w:t>
      </w:r>
      <w:r w:rsidR="00D12B9A" w:rsidRPr="00CE25AF">
        <w:rPr>
          <w:lang w:val="en-US"/>
        </w:rPr>
        <w:t xml:space="preserve"> </w:t>
      </w:r>
      <w:r w:rsidR="00EF36C8" w:rsidRPr="00CE25AF">
        <w:rPr>
          <w:lang w:val="en-US"/>
        </w:rPr>
        <w:t>Ma</w:t>
      </w:r>
      <w:r w:rsidR="004C17CC" w:rsidRPr="00CE25AF">
        <w:rPr>
          <w:lang w:val="en-US"/>
        </w:rPr>
        <w:t>y</w:t>
      </w:r>
      <w:r w:rsidR="00EF36C8" w:rsidRPr="00CE25AF">
        <w:rPr>
          <w:lang w:val="en-US"/>
        </w:rPr>
        <w:t xml:space="preserve"> </w:t>
      </w:r>
      <w:r w:rsidR="00215A06" w:rsidRPr="00CE25AF">
        <w:rPr>
          <w:lang w:val="en-US"/>
        </w:rPr>
        <w:t>2022</w:t>
      </w:r>
      <w:r w:rsidR="0056765F" w:rsidRPr="00CE25AF">
        <w:rPr>
          <w:lang w:val="en-US"/>
        </w:rPr>
        <w:t xml:space="preserve"> by the sub working group </w:t>
      </w:r>
      <w:r w:rsidR="00F639CD" w:rsidRPr="00CE25AF">
        <w:rPr>
          <w:lang w:val="en-US"/>
        </w:rPr>
        <w:t>"</w:t>
      </w:r>
      <w:r w:rsidR="0056765F" w:rsidRPr="00CE25AF">
        <w:rPr>
          <w:lang w:val="en-US"/>
        </w:rPr>
        <w:t>Asset Administration Shell</w:t>
      </w:r>
      <w:r w:rsidR="00F639CD" w:rsidRPr="00CE25AF">
        <w:rPr>
          <w:lang w:val="en-US"/>
        </w:rPr>
        <w:t>"</w:t>
      </w:r>
      <w:r w:rsidR="0056765F" w:rsidRPr="00CE25AF">
        <w:rPr>
          <w:lang w:val="en-US"/>
        </w:rPr>
        <w:t xml:space="preserve"> of the </w:t>
      </w:r>
      <w:r w:rsidR="001A026B" w:rsidRPr="00CE25AF">
        <w:rPr>
          <w:lang w:val="en-US"/>
        </w:rPr>
        <w:t xml:space="preserve">joint </w:t>
      </w:r>
      <w:r w:rsidR="00E56379" w:rsidRPr="00CE25AF">
        <w:rPr>
          <w:lang w:val="en-US"/>
        </w:rPr>
        <w:t>w</w:t>
      </w:r>
      <w:r w:rsidR="001A026B" w:rsidRPr="00CE25AF">
        <w:rPr>
          <w:lang w:val="en-US"/>
        </w:rPr>
        <w:t xml:space="preserve">orking </w:t>
      </w:r>
      <w:r w:rsidR="00E56379" w:rsidRPr="00CE25AF">
        <w:rPr>
          <w:lang w:val="en-US"/>
        </w:rPr>
        <w:t>g</w:t>
      </w:r>
      <w:r w:rsidR="001A026B" w:rsidRPr="00CE25AF">
        <w:rPr>
          <w:lang w:val="en-US"/>
        </w:rPr>
        <w:t xml:space="preserve">roup of </w:t>
      </w:r>
      <w:r w:rsidR="00E56379" w:rsidRPr="00CE25AF">
        <w:rPr>
          <w:lang w:val="en-US"/>
        </w:rPr>
        <w:t xml:space="preserve">the </w:t>
      </w:r>
      <w:r w:rsidR="0056765F" w:rsidRPr="00CE25AF">
        <w:rPr>
          <w:lang w:val="en-US"/>
        </w:rPr>
        <w:t>Plat</w:t>
      </w:r>
      <w:r w:rsidR="00E56379" w:rsidRPr="00CE25AF">
        <w:rPr>
          <w:lang w:val="en-US"/>
        </w:rPr>
        <w:t>t</w:t>
      </w:r>
      <w:r w:rsidR="0056765F" w:rsidRPr="00CE25AF">
        <w:rPr>
          <w:lang w:val="en-US"/>
        </w:rPr>
        <w:t xml:space="preserve">form Industrie 4.0 </w:t>
      </w:r>
      <w:r w:rsidR="00E56379" w:rsidRPr="00CE25AF">
        <w:rPr>
          <w:lang w:val="en-US"/>
        </w:rPr>
        <w:t>w</w:t>
      </w:r>
      <w:r w:rsidR="0056765F" w:rsidRPr="00CE25AF">
        <w:rPr>
          <w:lang w:val="en-US"/>
        </w:rPr>
        <w:t xml:space="preserve">orking </w:t>
      </w:r>
      <w:r w:rsidR="00E56379" w:rsidRPr="00CE25AF">
        <w:rPr>
          <w:lang w:val="en-US"/>
        </w:rPr>
        <w:t>g</w:t>
      </w:r>
      <w:r w:rsidR="0056765F" w:rsidRPr="00CE25AF">
        <w:rPr>
          <w:lang w:val="en-US"/>
        </w:rPr>
        <w:t xml:space="preserve">roup </w:t>
      </w:r>
      <w:r w:rsidR="00F639CD" w:rsidRPr="00CE25AF">
        <w:rPr>
          <w:lang w:val="en-US"/>
        </w:rPr>
        <w:t>"</w:t>
      </w:r>
      <w:r w:rsidR="0056765F" w:rsidRPr="00CE25AF">
        <w:rPr>
          <w:lang w:val="en-US"/>
        </w:rPr>
        <w:t>Reference Architectures, Standards and Norms</w:t>
      </w:r>
      <w:r w:rsidR="00F639CD" w:rsidRPr="00CE25AF">
        <w:rPr>
          <w:lang w:val="en-US"/>
        </w:rPr>
        <w:t>"</w:t>
      </w:r>
      <w:r w:rsidR="001A026B" w:rsidRPr="00CE25AF">
        <w:rPr>
          <w:lang w:val="en-US"/>
        </w:rPr>
        <w:t xml:space="preserve"> and the </w:t>
      </w:r>
      <w:r w:rsidR="00F639CD" w:rsidRPr="00CE25AF">
        <w:rPr>
          <w:lang w:val="en-US"/>
        </w:rPr>
        <w:t>"</w:t>
      </w:r>
      <w:r w:rsidR="001A026B" w:rsidRPr="00CE25AF">
        <w:rPr>
          <w:lang w:val="en-US"/>
        </w:rPr>
        <w:t>Open Technology</w:t>
      </w:r>
      <w:r w:rsidR="00F639CD" w:rsidRPr="00CE25AF">
        <w:rPr>
          <w:lang w:val="en-US"/>
        </w:rPr>
        <w:t>"</w:t>
      </w:r>
      <w:r w:rsidR="001A026B" w:rsidRPr="00CE25AF">
        <w:rPr>
          <w:lang w:val="en-US"/>
        </w:rPr>
        <w:t xml:space="preserve"> </w:t>
      </w:r>
      <w:r w:rsidR="00E56379" w:rsidRPr="00CE25AF">
        <w:rPr>
          <w:lang w:val="en-US"/>
        </w:rPr>
        <w:t>w</w:t>
      </w:r>
      <w:r w:rsidR="001A026B" w:rsidRPr="00CE25AF">
        <w:rPr>
          <w:lang w:val="en-US"/>
        </w:rPr>
        <w:t xml:space="preserve">orking </w:t>
      </w:r>
      <w:r w:rsidR="00E56379" w:rsidRPr="00CE25AF">
        <w:rPr>
          <w:lang w:val="en-US"/>
        </w:rPr>
        <w:t>g</w:t>
      </w:r>
      <w:r w:rsidR="001A026B" w:rsidRPr="00CE25AF">
        <w:rPr>
          <w:lang w:val="en-US"/>
        </w:rPr>
        <w:t>roup of the Industrial Digital Twin Association.</w:t>
      </w:r>
    </w:p>
    <w:p w14:paraId="5E8D2B53" w14:textId="381021BB" w:rsidR="00FA13BA" w:rsidRPr="00CE25AF" w:rsidRDefault="0056765F" w:rsidP="001B5277">
      <w:pPr>
        <w:rPr>
          <w:lang w:val="en-US"/>
        </w:rPr>
      </w:pPr>
      <w:r w:rsidRPr="00CE25AF">
        <w:rPr>
          <w:lang w:val="en-US"/>
        </w:rPr>
        <w:t>Version 3.0RC01 of t</w:t>
      </w:r>
      <w:r w:rsidR="00FA13BA" w:rsidRPr="00CE25AF">
        <w:rPr>
          <w:lang w:val="en-US"/>
        </w:rPr>
        <w:t>his document</w:t>
      </w:r>
      <w:r w:rsidRPr="00CE25AF">
        <w:rPr>
          <w:lang w:val="en-US"/>
        </w:rPr>
        <w:t>, published in November 2020,</w:t>
      </w:r>
      <w:r w:rsidR="00FA13BA" w:rsidRPr="00CE25AF">
        <w:rPr>
          <w:lang w:val="en-US"/>
        </w:rPr>
        <w:t xml:space="preserve"> was produced </w:t>
      </w:r>
      <w:r w:rsidR="00A17B65" w:rsidRPr="00CE25AF">
        <w:rPr>
          <w:lang w:val="en-US"/>
        </w:rPr>
        <w:t>from November 2019</w:t>
      </w:r>
      <w:r w:rsidR="00FA13BA" w:rsidRPr="00CE25AF">
        <w:rPr>
          <w:lang w:val="en-US"/>
        </w:rPr>
        <w:t xml:space="preserve"> to </w:t>
      </w:r>
      <w:r w:rsidR="009D540C" w:rsidRPr="00CE25AF">
        <w:rPr>
          <w:lang w:val="en-US"/>
        </w:rPr>
        <w:t xml:space="preserve">November </w:t>
      </w:r>
      <w:r w:rsidR="00855297" w:rsidRPr="00CE25AF">
        <w:rPr>
          <w:lang w:val="en-US"/>
        </w:rPr>
        <w:t>20</w:t>
      </w:r>
      <w:r w:rsidR="0027272E" w:rsidRPr="00CE25AF">
        <w:rPr>
          <w:lang w:val="en-US"/>
        </w:rPr>
        <w:t>20</w:t>
      </w:r>
      <w:r w:rsidR="007016CE" w:rsidRPr="00CE25AF">
        <w:rPr>
          <w:lang w:val="en-US"/>
        </w:rPr>
        <w:t xml:space="preserve"> </w:t>
      </w:r>
      <w:r w:rsidR="00FA13BA" w:rsidRPr="00CE25AF">
        <w:rPr>
          <w:lang w:val="en-US"/>
        </w:rPr>
        <w:t xml:space="preserve">by </w:t>
      </w:r>
      <w:r w:rsidR="00874043" w:rsidRPr="00CE25AF">
        <w:rPr>
          <w:lang w:val="en-US"/>
        </w:rPr>
        <w:t>the</w:t>
      </w:r>
      <w:r w:rsidR="00FA13BA" w:rsidRPr="00CE25AF">
        <w:rPr>
          <w:lang w:val="en-US"/>
        </w:rPr>
        <w:t xml:space="preserve"> sub working group </w:t>
      </w:r>
      <w:r w:rsidR="00F639CD" w:rsidRPr="00CE25AF">
        <w:rPr>
          <w:lang w:val="en-US"/>
        </w:rPr>
        <w:t>"</w:t>
      </w:r>
      <w:r w:rsidR="007016CE" w:rsidRPr="00CE25AF">
        <w:rPr>
          <w:lang w:val="en-US"/>
        </w:rPr>
        <w:t>Asset Administration Shell</w:t>
      </w:r>
      <w:r w:rsidR="00F639CD" w:rsidRPr="00CE25AF">
        <w:rPr>
          <w:lang w:val="en-US"/>
        </w:rPr>
        <w:t>"</w:t>
      </w:r>
      <w:r w:rsidR="007016CE" w:rsidRPr="00CE25AF">
        <w:rPr>
          <w:lang w:val="en-US"/>
        </w:rPr>
        <w:t xml:space="preserve"> </w:t>
      </w:r>
      <w:r w:rsidR="00FA13BA" w:rsidRPr="00CE25AF">
        <w:rPr>
          <w:lang w:val="en-US"/>
        </w:rPr>
        <w:t xml:space="preserve">of the </w:t>
      </w:r>
      <w:r w:rsidR="00E90508" w:rsidRPr="00CE25AF">
        <w:rPr>
          <w:lang w:val="en-US"/>
        </w:rPr>
        <w:t>Pla</w:t>
      </w:r>
      <w:r w:rsidR="00E56379" w:rsidRPr="00CE25AF">
        <w:rPr>
          <w:lang w:val="en-US"/>
        </w:rPr>
        <w:t>t</w:t>
      </w:r>
      <w:r w:rsidR="00E90508" w:rsidRPr="00CE25AF">
        <w:rPr>
          <w:lang w:val="en-US"/>
        </w:rPr>
        <w:t xml:space="preserve">tform Industrie 4.0 </w:t>
      </w:r>
      <w:r w:rsidR="00E56379" w:rsidRPr="00CE25AF">
        <w:rPr>
          <w:lang w:val="en-US"/>
        </w:rPr>
        <w:t>w</w:t>
      </w:r>
      <w:r w:rsidR="00FA13BA" w:rsidRPr="00CE25AF">
        <w:rPr>
          <w:lang w:val="en-US"/>
        </w:rPr>
        <w:t xml:space="preserve">orking </w:t>
      </w:r>
      <w:r w:rsidR="00E56379" w:rsidRPr="00CE25AF">
        <w:rPr>
          <w:lang w:val="en-US"/>
        </w:rPr>
        <w:t>g</w:t>
      </w:r>
      <w:r w:rsidR="00FA13BA" w:rsidRPr="00CE25AF">
        <w:rPr>
          <w:lang w:val="en-US"/>
        </w:rPr>
        <w:t xml:space="preserve">roup </w:t>
      </w:r>
      <w:r w:rsidR="00F639CD" w:rsidRPr="00CE25AF">
        <w:rPr>
          <w:lang w:val="en-US"/>
        </w:rPr>
        <w:t>"</w:t>
      </w:r>
      <w:r w:rsidR="00E90508" w:rsidRPr="00CE25AF">
        <w:rPr>
          <w:lang w:val="en-US"/>
        </w:rPr>
        <w:t>Reference Architectures, Standards and Norms</w:t>
      </w:r>
      <w:r w:rsidR="00F639CD" w:rsidRPr="00CE25AF">
        <w:rPr>
          <w:lang w:val="en-US"/>
        </w:rPr>
        <w:t>"</w:t>
      </w:r>
      <w:r w:rsidR="00FA13BA" w:rsidRPr="00CE25AF">
        <w:rPr>
          <w:lang w:val="en-US"/>
        </w:rPr>
        <w:t xml:space="preserve">. </w:t>
      </w:r>
    </w:p>
    <w:p w14:paraId="68C3FECB" w14:textId="04554554" w:rsidR="0027272E" w:rsidRPr="00CE25AF" w:rsidRDefault="0027272E" w:rsidP="0027272E">
      <w:pPr>
        <w:rPr>
          <w:lang w:val="en-US"/>
        </w:rPr>
      </w:pPr>
      <w:r w:rsidRPr="00CE25AF">
        <w:rPr>
          <w:lang w:val="en-US"/>
        </w:rPr>
        <w:t xml:space="preserve">The second version V2.0 of this document was produced </w:t>
      </w:r>
      <w:r w:rsidR="00E56379" w:rsidRPr="00CE25AF">
        <w:rPr>
          <w:lang w:val="en-US"/>
        </w:rPr>
        <w:t xml:space="preserve">from </w:t>
      </w:r>
      <w:r w:rsidRPr="00CE25AF">
        <w:rPr>
          <w:lang w:val="en-US"/>
        </w:rPr>
        <w:t xml:space="preserve">August 2018 to November 2019 by the sub working group </w:t>
      </w:r>
      <w:r w:rsidR="00F639CD" w:rsidRPr="00CE25AF">
        <w:rPr>
          <w:lang w:val="en-US"/>
        </w:rPr>
        <w:t>"</w:t>
      </w:r>
      <w:r w:rsidRPr="00CE25AF">
        <w:rPr>
          <w:lang w:val="en-US"/>
        </w:rPr>
        <w:t>Asset Administration Shell</w:t>
      </w:r>
      <w:r w:rsidR="00F639CD" w:rsidRPr="00CE25AF">
        <w:rPr>
          <w:lang w:val="en-US"/>
        </w:rPr>
        <w:t>"</w:t>
      </w:r>
      <w:r w:rsidRPr="00CE25AF">
        <w:rPr>
          <w:lang w:val="en-US"/>
        </w:rPr>
        <w:t xml:space="preserve"> of the Platform Industrie 4.0 </w:t>
      </w:r>
      <w:r w:rsidR="00E56379" w:rsidRPr="00CE25AF">
        <w:rPr>
          <w:lang w:val="en-US"/>
        </w:rPr>
        <w:t>w</w:t>
      </w:r>
      <w:r w:rsidRPr="00CE25AF">
        <w:rPr>
          <w:lang w:val="en-US"/>
        </w:rPr>
        <w:t xml:space="preserve">orking </w:t>
      </w:r>
      <w:r w:rsidR="00E56379" w:rsidRPr="00CE25AF">
        <w:rPr>
          <w:lang w:val="en-US"/>
        </w:rPr>
        <w:t>g</w:t>
      </w:r>
      <w:r w:rsidRPr="00CE25AF">
        <w:rPr>
          <w:lang w:val="en-US"/>
        </w:rPr>
        <w:t xml:space="preserve">roup </w:t>
      </w:r>
      <w:r w:rsidR="00F639CD" w:rsidRPr="00CE25AF">
        <w:rPr>
          <w:lang w:val="en-US"/>
        </w:rPr>
        <w:t>"</w:t>
      </w:r>
      <w:r w:rsidRPr="00CE25AF">
        <w:rPr>
          <w:lang w:val="en-US"/>
        </w:rPr>
        <w:t>Reference Architectures, Standards and Norms</w:t>
      </w:r>
      <w:r w:rsidR="00F639CD" w:rsidRPr="00CE25AF">
        <w:rPr>
          <w:lang w:val="en-US"/>
        </w:rPr>
        <w:t>"</w:t>
      </w:r>
      <w:r w:rsidRPr="00CE25AF">
        <w:rPr>
          <w:lang w:val="en-US"/>
        </w:rPr>
        <w:t xml:space="preserve">. </w:t>
      </w:r>
      <w:r w:rsidR="00B85788" w:rsidRPr="00CE25AF">
        <w:rPr>
          <w:lang w:val="en-US"/>
        </w:rPr>
        <w:t>Version 2.0.l was published in May 2020.</w:t>
      </w:r>
    </w:p>
    <w:p w14:paraId="6036607C" w14:textId="78CAEB3D" w:rsidR="00936E33" w:rsidRPr="00CE25AF" w:rsidRDefault="00240083" w:rsidP="001B5277">
      <w:pPr>
        <w:rPr>
          <w:lang w:val="en-US"/>
        </w:rPr>
      </w:pPr>
      <w:r w:rsidRPr="00CE25AF">
        <w:rPr>
          <w:lang w:val="en-US"/>
        </w:rPr>
        <w:t>Th</w:t>
      </w:r>
      <w:r w:rsidR="00FA13BA" w:rsidRPr="00CE25AF">
        <w:rPr>
          <w:lang w:val="en-US"/>
        </w:rPr>
        <w:t>e first version of this</w:t>
      </w:r>
      <w:r w:rsidRPr="00CE25AF">
        <w:rPr>
          <w:lang w:val="en-US"/>
        </w:rPr>
        <w:t xml:space="preserve"> document was produced </w:t>
      </w:r>
      <w:r w:rsidR="008E1C62" w:rsidRPr="00CE25AF">
        <w:rPr>
          <w:lang w:val="en-US"/>
        </w:rPr>
        <w:t>Sep</w:t>
      </w:r>
      <w:r w:rsidR="00A17B65" w:rsidRPr="00CE25AF">
        <w:rPr>
          <w:lang w:val="en-US"/>
        </w:rPr>
        <w:t>tember</w:t>
      </w:r>
      <w:r w:rsidR="008E1C62" w:rsidRPr="00CE25AF">
        <w:rPr>
          <w:lang w:val="en-US"/>
        </w:rPr>
        <w:t xml:space="preserve"> 2017 to July 2018 by a joint working group with members from</w:t>
      </w:r>
      <w:r w:rsidRPr="00CE25AF">
        <w:rPr>
          <w:lang w:val="en-US"/>
        </w:rPr>
        <w:t xml:space="preserve"> </w:t>
      </w:r>
      <w:r w:rsidR="008E1C62" w:rsidRPr="00CE25AF">
        <w:rPr>
          <w:lang w:val="en-US"/>
        </w:rPr>
        <w:t xml:space="preserve">ZVEI </w:t>
      </w:r>
      <w:r w:rsidR="00E90508" w:rsidRPr="00CE25AF">
        <w:rPr>
          <w:lang w:val="en-US"/>
        </w:rPr>
        <w:t xml:space="preserve">SG </w:t>
      </w:r>
      <w:r w:rsidR="00F639CD" w:rsidRPr="00CE25AF">
        <w:rPr>
          <w:lang w:val="en-US"/>
        </w:rPr>
        <w:t>"</w:t>
      </w:r>
      <w:r w:rsidRPr="00CE25AF">
        <w:rPr>
          <w:lang w:val="en-US"/>
        </w:rPr>
        <w:t>Models and Standards</w:t>
      </w:r>
      <w:r w:rsidR="00F639CD" w:rsidRPr="00CE25AF">
        <w:rPr>
          <w:lang w:val="en-US"/>
        </w:rPr>
        <w:t>"</w:t>
      </w:r>
      <w:r w:rsidR="00E90508" w:rsidRPr="00CE25AF">
        <w:rPr>
          <w:lang w:val="en-US"/>
        </w:rPr>
        <w:t xml:space="preserve"> and </w:t>
      </w:r>
      <w:r w:rsidR="00E56379" w:rsidRPr="00CE25AF">
        <w:rPr>
          <w:lang w:val="en-US"/>
        </w:rPr>
        <w:t xml:space="preserve">the </w:t>
      </w:r>
      <w:r w:rsidR="00E90508" w:rsidRPr="00CE25AF">
        <w:rPr>
          <w:lang w:val="en-US"/>
        </w:rPr>
        <w:t>Plat</w:t>
      </w:r>
      <w:r w:rsidR="00B85788" w:rsidRPr="00CE25AF">
        <w:rPr>
          <w:lang w:val="en-US"/>
        </w:rPr>
        <w:t>t</w:t>
      </w:r>
      <w:r w:rsidR="00E90508" w:rsidRPr="00CE25AF">
        <w:rPr>
          <w:lang w:val="en-US"/>
        </w:rPr>
        <w:t xml:space="preserve">form Industrie 4.0 </w:t>
      </w:r>
      <w:r w:rsidR="00E56379" w:rsidRPr="00CE25AF">
        <w:rPr>
          <w:lang w:val="en-US"/>
        </w:rPr>
        <w:t>w</w:t>
      </w:r>
      <w:r w:rsidR="00E90508" w:rsidRPr="00CE25AF">
        <w:rPr>
          <w:lang w:val="en-US"/>
        </w:rPr>
        <w:t xml:space="preserve">orking </w:t>
      </w:r>
      <w:r w:rsidR="00E56379" w:rsidRPr="00CE25AF">
        <w:rPr>
          <w:lang w:val="en-US"/>
        </w:rPr>
        <w:t>g</w:t>
      </w:r>
      <w:r w:rsidR="008E1C62" w:rsidRPr="00CE25AF">
        <w:rPr>
          <w:lang w:val="en-US"/>
        </w:rPr>
        <w:t xml:space="preserve">roup </w:t>
      </w:r>
      <w:r w:rsidR="00F639CD" w:rsidRPr="00CE25AF">
        <w:rPr>
          <w:lang w:val="en-US"/>
        </w:rPr>
        <w:t>"</w:t>
      </w:r>
      <w:r w:rsidR="00E90508" w:rsidRPr="00CE25AF">
        <w:rPr>
          <w:lang w:val="en-US"/>
        </w:rPr>
        <w:t xml:space="preserve">Reference Architectures, Standards and Norms </w:t>
      </w:r>
      <w:r w:rsidR="00F639CD" w:rsidRPr="00CE25AF">
        <w:rPr>
          <w:lang w:val="en-US"/>
        </w:rPr>
        <w:t>"</w:t>
      </w:r>
      <w:r w:rsidRPr="00CE25AF">
        <w:rPr>
          <w:lang w:val="en-US"/>
        </w:rPr>
        <w:t xml:space="preserve">. The document was subsequently validated by the platform’s </w:t>
      </w:r>
      <w:r w:rsidR="00E56379" w:rsidRPr="00CE25AF">
        <w:rPr>
          <w:lang w:val="en-US"/>
        </w:rPr>
        <w:t>w</w:t>
      </w:r>
      <w:r w:rsidR="00E90508" w:rsidRPr="00CE25AF">
        <w:rPr>
          <w:lang w:val="en-US"/>
        </w:rPr>
        <w:t xml:space="preserve">orking </w:t>
      </w:r>
      <w:r w:rsidR="00E56379" w:rsidRPr="00CE25AF">
        <w:rPr>
          <w:lang w:val="en-US"/>
        </w:rPr>
        <w:t>g</w:t>
      </w:r>
      <w:r w:rsidR="00E90508" w:rsidRPr="00CE25AF">
        <w:rPr>
          <w:lang w:val="en-US"/>
        </w:rPr>
        <w:t xml:space="preserve">roup </w:t>
      </w:r>
      <w:r w:rsidR="00F639CD" w:rsidRPr="00CE25AF">
        <w:rPr>
          <w:lang w:val="en-US"/>
        </w:rPr>
        <w:t>"</w:t>
      </w:r>
      <w:r w:rsidR="00E90508" w:rsidRPr="00CE25AF">
        <w:rPr>
          <w:lang w:val="en-US"/>
        </w:rPr>
        <w:t>Reference Architectures, Standards and Norms</w:t>
      </w:r>
      <w:r w:rsidR="00F639CD" w:rsidRPr="00CE25AF">
        <w:rPr>
          <w:lang w:val="en-US"/>
        </w:rPr>
        <w:t>"</w:t>
      </w:r>
      <w:r w:rsidRPr="00CE25AF">
        <w:rPr>
          <w:lang w:val="en-US"/>
        </w:rPr>
        <w:t>.</w:t>
      </w:r>
    </w:p>
    <w:p w14:paraId="21206391" w14:textId="1A95493B" w:rsidR="008450CD" w:rsidRPr="00CE25AF" w:rsidRDefault="00DC1ABE" w:rsidP="001B5277">
      <w:pPr>
        <w:rPr>
          <w:lang w:val="en-US"/>
        </w:rPr>
      </w:pPr>
      <w:r w:rsidRPr="00CE25AF">
        <w:rPr>
          <w:lang w:val="en-US"/>
        </w:rPr>
        <w:t xml:space="preserve">For better readability the abbreviation </w:t>
      </w:r>
      <w:r w:rsidR="00F639CD" w:rsidRPr="00CE25AF">
        <w:rPr>
          <w:lang w:val="en-US"/>
        </w:rPr>
        <w:t>"</w:t>
      </w:r>
      <w:r w:rsidRPr="00CE25AF">
        <w:rPr>
          <w:lang w:val="en-US"/>
        </w:rPr>
        <w:t>I4.0</w:t>
      </w:r>
      <w:r w:rsidR="00F639CD" w:rsidRPr="00CE25AF">
        <w:rPr>
          <w:lang w:val="en-US"/>
        </w:rPr>
        <w:t>"</w:t>
      </w:r>
      <w:r w:rsidRPr="00CE25AF">
        <w:rPr>
          <w:lang w:val="en-US"/>
        </w:rPr>
        <w:t xml:space="preserve"> is consistently used for </w:t>
      </w:r>
      <w:r w:rsidR="00F639CD" w:rsidRPr="00CE25AF">
        <w:rPr>
          <w:lang w:val="en-US"/>
        </w:rPr>
        <w:t>"</w:t>
      </w:r>
      <w:r w:rsidRPr="00CE25AF">
        <w:rPr>
          <w:lang w:val="en-US"/>
        </w:rPr>
        <w:t>Industrie 4.0</w:t>
      </w:r>
      <w:r w:rsidR="00F639CD" w:rsidRPr="00CE25AF">
        <w:rPr>
          <w:lang w:val="en-US"/>
        </w:rPr>
        <w:t>"</w:t>
      </w:r>
      <w:r w:rsidR="00E56379" w:rsidRPr="00CE25AF">
        <w:rPr>
          <w:lang w:val="en-US"/>
        </w:rPr>
        <w:t xml:space="preserve"> in compound terms</w:t>
      </w:r>
      <w:r w:rsidRPr="00CE25AF">
        <w:rPr>
          <w:lang w:val="en-US"/>
        </w:rPr>
        <w:t xml:space="preserve">. </w:t>
      </w:r>
      <w:r w:rsidR="00E56379" w:rsidRPr="00CE25AF">
        <w:rPr>
          <w:lang w:val="en-US"/>
        </w:rPr>
        <w:t xml:space="preserve">The term </w:t>
      </w:r>
      <w:r w:rsidR="00F639CD" w:rsidRPr="00CE25AF">
        <w:rPr>
          <w:lang w:val="en-US"/>
        </w:rPr>
        <w:t>"</w:t>
      </w:r>
      <w:r w:rsidRPr="00CE25AF">
        <w:rPr>
          <w:lang w:val="en-US"/>
        </w:rPr>
        <w:t>Industrie 4.0</w:t>
      </w:r>
      <w:r w:rsidR="00F639CD" w:rsidRPr="00CE25AF">
        <w:rPr>
          <w:lang w:val="en-US"/>
        </w:rPr>
        <w:t>"</w:t>
      </w:r>
      <w:r w:rsidRPr="00CE25AF">
        <w:rPr>
          <w:lang w:val="en-US"/>
        </w:rPr>
        <w:t xml:space="preserve"> continues to be used</w:t>
      </w:r>
      <w:r w:rsidR="00E56379" w:rsidRPr="00CE25AF">
        <w:rPr>
          <w:lang w:val="en-US"/>
        </w:rPr>
        <w:t xml:space="preserve"> when standing on </w:t>
      </w:r>
      <w:r w:rsidR="006E71A7" w:rsidRPr="00CE25AF">
        <w:rPr>
          <w:lang w:val="en-US"/>
        </w:rPr>
        <w:t>its</w:t>
      </w:r>
      <w:r w:rsidR="00E56379" w:rsidRPr="00CE25AF">
        <w:rPr>
          <w:lang w:val="en-US"/>
        </w:rPr>
        <w:t xml:space="preserve"> own.</w:t>
      </w:r>
      <w:r w:rsidRPr="00CE25AF">
        <w:rPr>
          <w:lang w:val="en-US"/>
        </w:rPr>
        <w:t xml:space="preserve"> </w:t>
      </w:r>
    </w:p>
    <w:p w14:paraId="55D6857A" w14:textId="678FA122" w:rsidR="008D08AA" w:rsidRPr="00CE25AF" w:rsidRDefault="008D08AA" w:rsidP="001B5277">
      <w:pPr>
        <w:rPr>
          <w:lang w:val="en-US"/>
        </w:rPr>
      </w:pPr>
      <w:r w:rsidRPr="00CE25AF">
        <w:rPr>
          <w:lang w:val="en-US"/>
        </w:rPr>
        <w:t xml:space="preserve">This specification is versioned using </w:t>
      </w:r>
      <w:hyperlink r:id="rId34" w:history="1">
        <w:r w:rsidRPr="00CE25AF">
          <w:rPr>
            <w:lang w:val="en-US"/>
          </w:rPr>
          <w:t>Semantic Versioning 2.0.0</w:t>
        </w:r>
      </w:hyperlink>
      <w:r w:rsidRPr="00CE25AF">
        <w:rPr>
          <w:lang w:val="en-US"/>
        </w:rPr>
        <w:t xml:space="preserve"> (</w:t>
      </w:r>
      <w:proofErr w:type="spellStart"/>
      <w:r w:rsidRPr="00CE25AF">
        <w:rPr>
          <w:lang w:val="en-US"/>
        </w:rPr>
        <w:t>semver</w:t>
      </w:r>
      <w:proofErr w:type="spellEnd"/>
      <w:r w:rsidRPr="00CE25AF">
        <w:rPr>
          <w:lang w:val="en-US"/>
        </w:rPr>
        <w:t xml:space="preserve">) and follows the </w:t>
      </w:r>
      <w:proofErr w:type="spellStart"/>
      <w:r w:rsidRPr="00CE25AF">
        <w:rPr>
          <w:lang w:val="en-US"/>
        </w:rPr>
        <w:t>semver</w:t>
      </w:r>
      <w:proofErr w:type="spellEnd"/>
      <w:r w:rsidRPr="00CE25AF">
        <w:rPr>
          <w:lang w:val="en-US"/>
        </w:rPr>
        <w:t xml:space="preserve"> specification </w:t>
      </w:r>
      <w:r w:rsidRPr="002670C6">
        <w:rPr>
          <w:lang w:val="en-US"/>
        </w:rPr>
        <w:fldChar w:fldCharType="begin"/>
      </w:r>
      <w:r w:rsidRPr="00CE25AF">
        <w:rPr>
          <w:lang w:val="en-US"/>
        </w:rPr>
        <w:instrText xml:space="preserve"> REF SemVer_48 \h </w:instrText>
      </w:r>
      <w:r w:rsidRPr="002670C6">
        <w:rPr>
          <w:lang w:val="en-US"/>
        </w:rPr>
      </w:r>
      <w:r w:rsidRPr="002670C6">
        <w:rPr>
          <w:lang w:val="en-US"/>
        </w:rPr>
        <w:fldChar w:fldCharType="separate"/>
      </w:r>
      <w:r w:rsidR="00F511DE" w:rsidRPr="00CE25AF">
        <w:rPr>
          <w:lang w:val="en-US"/>
        </w:rPr>
        <w:t>[36]</w:t>
      </w:r>
      <w:r w:rsidRPr="002670C6">
        <w:rPr>
          <w:lang w:val="en-US"/>
        </w:rPr>
        <w:fldChar w:fldCharType="end"/>
      </w:r>
      <w:r w:rsidRPr="00CE25AF">
        <w:rPr>
          <w:lang w:val="en-US"/>
        </w:rPr>
        <w:t>.</w:t>
      </w:r>
    </w:p>
    <w:p w14:paraId="6DF74B10" w14:textId="5C331184" w:rsidR="001C2538" w:rsidRPr="00CE25AF" w:rsidRDefault="001C2538" w:rsidP="001C2538">
      <w:pPr>
        <w:rPr>
          <w:lang w:val="en-US"/>
        </w:rPr>
      </w:pPr>
      <w:r w:rsidRPr="00CE25AF">
        <w:rPr>
          <w:lang w:val="en-US"/>
        </w:rPr>
        <w:t xml:space="preserve">The key words </w:t>
      </w:r>
      <w:r w:rsidR="00F639CD" w:rsidRPr="00CE25AF">
        <w:rPr>
          <w:lang w:val="en-US"/>
        </w:rPr>
        <w:t>"</w:t>
      </w:r>
      <w:r w:rsidRPr="00CE25AF">
        <w:rPr>
          <w:lang w:val="en-US"/>
        </w:rPr>
        <w:t>MUST</w:t>
      </w:r>
      <w:r w:rsidR="00F639CD" w:rsidRPr="00CE25AF">
        <w:rPr>
          <w:lang w:val="en-US"/>
        </w:rPr>
        <w:t>"</w:t>
      </w:r>
      <w:r w:rsidRPr="00CE25AF">
        <w:rPr>
          <w:lang w:val="en-US"/>
        </w:rPr>
        <w:t xml:space="preserve">, </w:t>
      </w:r>
      <w:r w:rsidR="00F639CD" w:rsidRPr="00CE25AF">
        <w:rPr>
          <w:lang w:val="en-US"/>
        </w:rPr>
        <w:t>"</w:t>
      </w:r>
      <w:r w:rsidRPr="00CE25AF">
        <w:rPr>
          <w:lang w:val="en-US"/>
        </w:rPr>
        <w:t>MUST NOT</w:t>
      </w:r>
      <w:r w:rsidR="00F639CD" w:rsidRPr="00CE25AF">
        <w:rPr>
          <w:lang w:val="en-US"/>
        </w:rPr>
        <w:t>"</w:t>
      </w:r>
      <w:r w:rsidRPr="00CE25AF">
        <w:rPr>
          <w:lang w:val="en-US"/>
        </w:rPr>
        <w:t xml:space="preserve">, </w:t>
      </w:r>
      <w:r w:rsidR="00F639CD" w:rsidRPr="00CE25AF">
        <w:rPr>
          <w:lang w:val="en-US"/>
        </w:rPr>
        <w:t>"</w:t>
      </w:r>
      <w:r w:rsidRPr="00CE25AF">
        <w:rPr>
          <w:lang w:val="en-US"/>
        </w:rPr>
        <w:t>REQUIRED</w:t>
      </w:r>
      <w:r w:rsidR="00F639CD" w:rsidRPr="00CE25AF">
        <w:rPr>
          <w:lang w:val="en-US"/>
        </w:rPr>
        <w:t>"</w:t>
      </w:r>
      <w:r w:rsidRPr="00CE25AF">
        <w:rPr>
          <w:lang w:val="en-US"/>
        </w:rPr>
        <w:t xml:space="preserve">, </w:t>
      </w:r>
      <w:r w:rsidR="00F639CD" w:rsidRPr="00CE25AF">
        <w:rPr>
          <w:lang w:val="en-US"/>
        </w:rPr>
        <w:t>"</w:t>
      </w:r>
      <w:r w:rsidRPr="00CE25AF">
        <w:rPr>
          <w:lang w:val="en-US"/>
        </w:rPr>
        <w:t>SHALL</w:t>
      </w:r>
      <w:r w:rsidR="00F639CD" w:rsidRPr="00CE25AF">
        <w:rPr>
          <w:lang w:val="en-US"/>
        </w:rPr>
        <w:t>"</w:t>
      </w:r>
      <w:r w:rsidRPr="00CE25AF">
        <w:rPr>
          <w:lang w:val="en-US"/>
        </w:rPr>
        <w:t xml:space="preserve">, </w:t>
      </w:r>
      <w:r w:rsidR="00F639CD" w:rsidRPr="00CE25AF">
        <w:rPr>
          <w:lang w:val="en-US"/>
        </w:rPr>
        <w:t>"</w:t>
      </w:r>
      <w:r w:rsidRPr="00CE25AF">
        <w:rPr>
          <w:lang w:val="en-US"/>
        </w:rPr>
        <w:t>SHALL NOT</w:t>
      </w:r>
      <w:r w:rsidR="00F639CD" w:rsidRPr="00CE25AF">
        <w:rPr>
          <w:lang w:val="en-US"/>
        </w:rPr>
        <w:t>"</w:t>
      </w:r>
      <w:r w:rsidRPr="00CE25AF">
        <w:rPr>
          <w:lang w:val="en-US"/>
        </w:rPr>
        <w:t xml:space="preserve">, </w:t>
      </w:r>
      <w:r w:rsidR="00F639CD" w:rsidRPr="00CE25AF">
        <w:rPr>
          <w:lang w:val="en-US"/>
        </w:rPr>
        <w:t>"</w:t>
      </w:r>
      <w:r w:rsidRPr="00CE25AF">
        <w:rPr>
          <w:lang w:val="en-US"/>
        </w:rPr>
        <w:t>SHOULD</w:t>
      </w:r>
      <w:r w:rsidR="00F639CD" w:rsidRPr="00CE25AF">
        <w:rPr>
          <w:lang w:val="en-US"/>
        </w:rPr>
        <w:t>"</w:t>
      </w:r>
      <w:r w:rsidRPr="00CE25AF">
        <w:rPr>
          <w:lang w:val="en-US"/>
        </w:rPr>
        <w:t xml:space="preserve">, </w:t>
      </w:r>
      <w:r w:rsidR="00F639CD" w:rsidRPr="00CE25AF">
        <w:rPr>
          <w:lang w:val="en-US"/>
        </w:rPr>
        <w:t>"</w:t>
      </w:r>
      <w:r w:rsidRPr="00CE25AF">
        <w:rPr>
          <w:lang w:val="en-US"/>
        </w:rPr>
        <w:t>SHOULD NOT</w:t>
      </w:r>
      <w:r w:rsidR="00F639CD" w:rsidRPr="00CE25AF">
        <w:rPr>
          <w:lang w:val="en-US"/>
        </w:rPr>
        <w:t>"</w:t>
      </w:r>
      <w:r w:rsidRPr="00CE25AF">
        <w:rPr>
          <w:lang w:val="en-US"/>
        </w:rPr>
        <w:t xml:space="preserve">, </w:t>
      </w:r>
      <w:r w:rsidR="00F639CD" w:rsidRPr="00CE25AF">
        <w:rPr>
          <w:lang w:val="en-US"/>
        </w:rPr>
        <w:t>"</w:t>
      </w:r>
      <w:r w:rsidRPr="00CE25AF">
        <w:rPr>
          <w:lang w:val="en-US"/>
        </w:rPr>
        <w:t>RECOMMENDED</w:t>
      </w:r>
      <w:r w:rsidR="00F639CD" w:rsidRPr="00CE25AF">
        <w:rPr>
          <w:lang w:val="en-US"/>
        </w:rPr>
        <w:t>"</w:t>
      </w:r>
      <w:r w:rsidRPr="00CE25AF">
        <w:rPr>
          <w:lang w:val="en-US"/>
        </w:rPr>
        <w:t xml:space="preserve">, </w:t>
      </w:r>
      <w:r w:rsidR="00F639CD" w:rsidRPr="00CE25AF">
        <w:rPr>
          <w:lang w:val="en-US"/>
        </w:rPr>
        <w:t>"</w:t>
      </w:r>
      <w:r w:rsidRPr="00CE25AF">
        <w:rPr>
          <w:lang w:val="en-US"/>
        </w:rPr>
        <w:t>NOT RECOMMENDED</w:t>
      </w:r>
      <w:r w:rsidR="00F639CD" w:rsidRPr="00CE25AF">
        <w:rPr>
          <w:lang w:val="en-US"/>
        </w:rPr>
        <w:t>"</w:t>
      </w:r>
      <w:r w:rsidRPr="00CE25AF">
        <w:rPr>
          <w:lang w:val="en-US"/>
        </w:rPr>
        <w:t xml:space="preserve">, </w:t>
      </w:r>
      <w:r w:rsidR="00F639CD" w:rsidRPr="00CE25AF">
        <w:rPr>
          <w:lang w:val="en-US"/>
        </w:rPr>
        <w:t>"</w:t>
      </w:r>
      <w:r w:rsidRPr="00CE25AF">
        <w:rPr>
          <w:lang w:val="en-US"/>
        </w:rPr>
        <w:t>MAY</w:t>
      </w:r>
      <w:r w:rsidR="00F639CD" w:rsidRPr="00CE25AF">
        <w:rPr>
          <w:lang w:val="en-US"/>
        </w:rPr>
        <w:t>"</w:t>
      </w:r>
      <w:r w:rsidRPr="00CE25AF">
        <w:rPr>
          <w:lang w:val="en-US"/>
        </w:rPr>
        <w:t xml:space="preserve">, and </w:t>
      </w:r>
      <w:r w:rsidR="00F639CD" w:rsidRPr="00CE25AF">
        <w:rPr>
          <w:lang w:val="en-US"/>
        </w:rPr>
        <w:t>"</w:t>
      </w:r>
      <w:r w:rsidRPr="00CE25AF">
        <w:rPr>
          <w:lang w:val="en-US"/>
        </w:rPr>
        <w:t>OPTIONAL</w:t>
      </w:r>
      <w:r w:rsidR="00F639CD" w:rsidRPr="00CE25AF">
        <w:rPr>
          <w:lang w:val="en-US"/>
        </w:rPr>
        <w:t>"</w:t>
      </w:r>
      <w:r w:rsidRPr="00CE25AF">
        <w:rPr>
          <w:lang w:val="en-US"/>
        </w:rPr>
        <w:t xml:space="preserve"> in this document are to be interpreted as described in </w:t>
      </w:r>
      <w:hyperlink r:id="rId35" w:history="1">
        <w:r w:rsidRPr="00CE25AF">
          <w:rPr>
            <w:lang w:val="en-US"/>
          </w:rPr>
          <w:t>BCP 14</w:t>
        </w:r>
      </w:hyperlink>
      <w:r w:rsidRPr="00CE25AF">
        <w:rPr>
          <w:lang w:val="en-US"/>
        </w:rPr>
        <w:t xml:space="preserve"> </w:t>
      </w:r>
      <w:hyperlink r:id="rId36" w:history="1">
        <w:r w:rsidRPr="00CE25AF">
          <w:rPr>
            <w:lang w:val="en-US"/>
          </w:rPr>
          <w:t>RFC2119</w:t>
        </w:r>
      </w:hyperlink>
      <w:r w:rsidRPr="00CE25AF">
        <w:rPr>
          <w:lang w:val="en-US"/>
        </w:rPr>
        <w:t xml:space="preserve"> </w:t>
      </w:r>
      <w:hyperlink r:id="rId37" w:history="1">
        <w:r w:rsidRPr="00CE25AF">
          <w:rPr>
            <w:lang w:val="en-US"/>
          </w:rPr>
          <w:t>RFC8174</w:t>
        </w:r>
      </w:hyperlink>
      <w:r w:rsidR="00D97A03" w:rsidRPr="00CE25AF">
        <w:rPr>
          <w:rStyle w:val="FootnoteReference"/>
          <w:lang w:val="en-US"/>
        </w:rPr>
        <w:footnoteReference w:id="2"/>
      </w:r>
      <w:r w:rsidR="00D97A03" w:rsidRPr="00CE25AF">
        <w:rPr>
          <w:lang w:val="en-US"/>
        </w:rPr>
        <w:t>:</w:t>
      </w:r>
    </w:p>
    <w:p w14:paraId="1A156679" w14:textId="71F16775" w:rsidR="00D97A03" w:rsidRPr="00CE25AF" w:rsidRDefault="00D97A03" w:rsidP="00FD7BFD">
      <w:pPr>
        <w:pStyle w:val="ListParagraph"/>
        <w:numPr>
          <w:ilvl w:val="0"/>
          <w:numId w:val="13"/>
        </w:numPr>
      </w:pPr>
      <w:r w:rsidRPr="00CE25AF">
        <w:t>MUST word, or the terms "REQUIRED" or "SHALL</w:t>
      </w:r>
      <w:r w:rsidRPr="00C72010">
        <w:t>",</w:t>
      </w:r>
      <w:r w:rsidRPr="00CE25AF">
        <w:t xml:space="preserve"> mean that the definition is an absolute requirement of the specification.</w:t>
      </w:r>
    </w:p>
    <w:p w14:paraId="0D783111" w14:textId="73770DF4" w:rsidR="00D97A03" w:rsidRPr="00CE25AF" w:rsidRDefault="00D97A03" w:rsidP="00FD7BFD">
      <w:pPr>
        <w:pStyle w:val="ListParagraph"/>
        <w:numPr>
          <w:ilvl w:val="0"/>
          <w:numId w:val="13"/>
        </w:numPr>
      </w:pPr>
      <w:r w:rsidRPr="00CE25AF">
        <w:t>MUST NOT</w:t>
      </w:r>
      <w:r w:rsidRPr="00C72010">
        <w:t xml:space="preserve">   This</w:t>
      </w:r>
      <w:r w:rsidRPr="00CE25AF">
        <w:t xml:space="preserve"> phrase, or the phrase "SHALL NOT</w:t>
      </w:r>
      <w:r w:rsidRPr="00C72010">
        <w:t>",</w:t>
      </w:r>
      <w:r w:rsidRPr="00CE25AF">
        <w:t xml:space="preserve"> mean that the definition is an absolute prohibition of the specification.</w:t>
      </w:r>
    </w:p>
    <w:p w14:paraId="2337B7DB" w14:textId="5F7BE630" w:rsidR="00D97A03" w:rsidRPr="00CE25AF" w:rsidRDefault="00D97A03" w:rsidP="00FD7BFD">
      <w:pPr>
        <w:pStyle w:val="ListParagraph"/>
        <w:numPr>
          <w:ilvl w:val="0"/>
          <w:numId w:val="13"/>
        </w:numPr>
      </w:pPr>
      <w:r w:rsidRPr="00CE25AF">
        <w:t>SHOULD</w:t>
      </w:r>
      <w:r w:rsidRPr="00C72010">
        <w:t xml:space="preserve">   This</w:t>
      </w:r>
      <w:r w:rsidRPr="00CE25AF">
        <w:t xml:space="preserve"> word, or the adjective "RECOMMENDED</w:t>
      </w:r>
      <w:r w:rsidRPr="00C72010">
        <w:t>",</w:t>
      </w:r>
      <w:r w:rsidRPr="00CE25AF">
        <w:t xml:space="preserve"> mean that </w:t>
      </w:r>
      <w:r w:rsidRPr="00C72010">
        <w:t xml:space="preserve">there may exist </w:t>
      </w:r>
      <w:r w:rsidRPr="00CE25AF">
        <w:t>valid reasons</w:t>
      </w:r>
      <w:r w:rsidR="00E56379" w:rsidRPr="00CE25AF">
        <w:t xml:space="preserve"> </w:t>
      </w:r>
      <w:r w:rsidRPr="00CE25AF">
        <w:t>in particular circumstances to ignore a particular item, but the full implications must be understood and carefully weighed before choosing a different course.</w:t>
      </w:r>
    </w:p>
    <w:p w14:paraId="57D40EFB" w14:textId="516D89C1" w:rsidR="00D97A03" w:rsidRPr="00CE25AF" w:rsidRDefault="00D97A03" w:rsidP="00FD7BFD">
      <w:pPr>
        <w:pStyle w:val="ListParagraph"/>
        <w:numPr>
          <w:ilvl w:val="0"/>
          <w:numId w:val="13"/>
        </w:numPr>
      </w:pPr>
      <w:r w:rsidRPr="00CE25AF">
        <w:t>SHOULD NOT</w:t>
      </w:r>
      <w:r w:rsidRPr="00C72010">
        <w:t xml:space="preserve">   This</w:t>
      </w:r>
      <w:r w:rsidRPr="00CE25AF">
        <w:t xml:space="preserve"> phrase, or the phrase "NOT RECOMMENDED" mean that </w:t>
      </w:r>
      <w:r w:rsidRPr="00C72010">
        <w:t xml:space="preserve">there may exist </w:t>
      </w:r>
      <w:r w:rsidRPr="00CE25AF">
        <w:t>valid reasons</w:t>
      </w:r>
      <w:r w:rsidR="004C0EFC" w:rsidRPr="00CE25AF">
        <w:t xml:space="preserve"> </w:t>
      </w:r>
      <w:r w:rsidRPr="00CE25AF">
        <w:t>in particular circumstances when the particular behavior is acceptable or even useful, but the full implications should be understood and the case carefully weighed before implementing any behavior described with this label.</w:t>
      </w:r>
    </w:p>
    <w:p w14:paraId="51FFA654" w14:textId="642CB45B" w:rsidR="00D97A03" w:rsidRPr="00CE25AF" w:rsidRDefault="00D97A03" w:rsidP="00FD7BFD">
      <w:pPr>
        <w:pStyle w:val="ListParagraph"/>
        <w:numPr>
          <w:ilvl w:val="0"/>
          <w:numId w:val="13"/>
        </w:numPr>
      </w:pPr>
      <w:r w:rsidRPr="00CE25AF">
        <w:t>MAY</w:t>
      </w:r>
      <w:r w:rsidRPr="00C72010">
        <w:t xml:space="preserve">   This</w:t>
      </w:r>
      <w:r w:rsidRPr="00CE25AF">
        <w:t xml:space="preserve"> word, or the adjective "OPTIONAL</w:t>
      </w:r>
      <w:r w:rsidRPr="00C72010">
        <w:t>",</w:t>
      </w:r>
      <w:r w:rsidRPr="00CE25AF">
        <w:t xml:space="preserve"> mean that an item is truly optional.</w:t>
      </w:r>
      <w:r w:rsidRPr="00C72010">
        <w:t xml:space="preserve"> </w:t>
      </w:r>
      <w:r w:rsidRPr="00CE25AF">
        <w:t xml:space="preserve"> One vendor may choose to include the item because a particular marketplace requires it or because the vendor feels that it enhances the product while another vendor may omit the same item. An implementation which </w:t>
      </w:r>
      <w:r w:rsidRPr="00CE25AF">
        <w:lastRenderedPageBreak/>
        <w:t xml:space="preserve">does not include a particular option MUST be prepared to interoperate with another implementation which </w:t>
      </w:r>
      <w:r w:rsidRPr="00C72010">
        <w:t>does</w:t>
      </w:r>
      <w:r w:rsidRPr="00D97A03">
        <w:t xml:space="preserve"> </w:t>
      </w:r>
      <w:r w:rsidRPr="00C72010">
        <w:t>include</w:t>
      </w:r>
      <w:r w:rsidRPr="00CE25AF">
        <w:t xml:space="preserve"> the option, though perhaps with reduced functionality. In the same vein an implementation which does include a particular option MUST be prepared to interoperate with another implementation which does not include the option (except, of course, for the feature the option provides</w:t>
      </w:r>
      <w:r w:rsidRPr="00C72010">
        <w:t>.)</w:t>
      </w:r>
    </w:p>
    <w:p w14:paraId="40B2EF0B" w14:textId="77777777" w:rsidR="00D97A03" w:rsidRPr="00CE25AF" w:rsidRDefault="00D97A03" w:rsidP="00C72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p>
    <w:p w14:paraId="72988871" w14:textId="43B7CDA0" w:rsidR="00944498" w:rsidRPr="00E5511A" w:rsidRDefault="00882D25" w:rsidP="00DA1A43">
      <w:pPr>
        <w:pStyle w:val="Heading2"/>
        <w:rPr>
          <w:lang w:val="en-US"/>
        </w:rPr>
      </w:pPr>
      <w:bookmarkStart w:id="10" w:name="_Toc25155358"/>
      <w:bookmarkStart w:id="11" w:name="_Toc25156318"/>
      <w:bookmarkStart w:id="12" w:name="_Toc529028730"/>
      <w:bookmarkStart w:id="13" w:name="_Toc529029343"/>
      <w:bookmarkStart w:id="14" w:name="_Toc529036378"/>
      <w:bookmarkStart w:id="15" w:name="_Toc529037010"/>
      <w:bookmarkStart w:id="16" w:name="_Toc529037642"/>
      <w:bookmarkStart w:id="17" w:name="_Toc529038273"/>
      <w:bookmarkStart w:id="18" w:name="_Toc529028731"/>
      <w:bookmarkStart w:id="19" w:name="_Toc529029344"/>
      <w:bookmarkStart w:id="20" w:name="_Toc529036379"/>
      <w:bookmarkStart w:id="21" w:name="_Toc529037011"/>
      <w:bookmarkStart w:id="22" w:name="_Toc529037643"/>
      <w:bookmarkStart w:id="23" w:name="_Toc529038274"/>
      <w:bookmarkStart w:id="24" w:name="_Toc529028732"/>
      <w:bookmarkStart w:id="25" w:name="_Toc529029345"/>
      <w:bookmarkStart w:id="26" w:name="_Toc529036380"/>
      <w:bookmarkStart w:id="27" w:name="_Toc529037012"/>
      <w:bookmarkStart w:id="28" w:name="_Toc529037644"/>
      <w:bookmarkStart w:id="29" w:name="_Toc529038275"/>
      <w:bookmarkStart w:id="30" w:name="_Toc402783786"/>
      <w:bookmarkStart w:id="31" w:name="_Toc402782724"/>
      <w:bookmarkStart w:id="32" w:name="_Toc402769147"/>
      <w:bookmarkStart w:id="33" w:name="_Toc402517998"/>
      <w:bookmarkStart w:id="34" w:name="_Toc402517432"/>
      <w:bookmarkStart w:id="35" w:name="_Toc402509059"/>
      <w:bookmarkStart w:id="36" w:name="_Toc402783785"/>
      <w:bookmarkStart w:id="37" w:name="_Toc402782723"/>
      <w:bookmarkStart w:id="38" w:name="_Toc402769146"/>
      <w:bookmarkStart w:id="39" w:name="_Toc402517997"/>
      <w:bookmarkStart w:id="40" w:name="_Toc402517431"/>
      <w:bookmarkStart w:id="41" w:name="_Toc402509058"/>
      <w:bookmarkStart w:id="42" w:name="_Toc402783784"/>
      <w:bookmarkStart w:id="43" w:name="_Toc402782722"/>
      <w:bookmarkStart w:id="44" w:name="_Toc402769145"/>
      <w:bookmarkStart w:id="45" w:name="_Toc402517996"/>
      <w:bookmarkStart w:id="46" w:name="_Toc402517430"/>
      <w:bookmarkStart w:id="47" w:name="_Toc402509057"/>
      <w:bookmarkStart w:id="48" w:name="_Toc402783783"/>
      <w:bookmarkStart w:id="49" w:name="_Toc402782721"/>
      <w:bookmarkStart w:id="50" w:name="_Toc402769144"/>
      <w:bookmarkStart w:id="51" w:name="_Toc402517995"/>
      <w:bookmarkStart w:id="52" w:name="_Toc402517429"/>
      <w:bookmarkStart w:id="53" w:name="_Toc402509056"/>
      <w:bookmarkStart w:id="54" w:name="_Toc402783782"/>
      <w:bookmarkStart w:id="55" w:name="_Toc402782720"/>
      <w:bookmarkStart w:id="56" w:name="_Toc402769143"/>
      <w:bookmarkStart w:id="57" w:name="_Toc402517994"/>
      <w:bookmarkStart w:id="58" w:name="_Toc402517428"/>
      <w:bookmarkStart w:id="59" w:name="_Toc402509055"/>
      <w:bookmarkStart w:id="60" w:name="_Toc402783780"/>
      <w:bookmarkStart w:id="61" w:name="_Toc402782718"/>
      <w:bookmarkStart w:id="62" w:name="_Toc402769141"/>
      <w:bookmarkStart w:id="63" w:name="_Toc402517992"/>
      <w:bookmarkStart w:id="64" w:name="_Toc402517426"/>
      <w:bookmarkStart w:id="65" w:name="_Toc402509053"/>
      <w:bookmarkStart w:id="66" w:name="_Toc402783779"/>
      <w:bookmarkStart w:id="67" w:name="_Toc402782717"/>
      <w:bookmarkStart w:id="68" w:name="_Toc402769140"/>
      <w:bookmarkStart w:id="69" w:name="_Toc402517991"/>
      <w:bookmarkStart w:id="70" w:name="_Toc402517425"/>
      <w:bookmarkStart w:id="71" w:name="_Toc402509052"/>
      <w:bookmarkStart w:id="72" w:name="_Toc402783778"/>
      <w:bookmarkStart w:id="73" w:name="_Toc402782716"/>
      <w:bookmarkStart w:id="74" w:name="_Toc402769139"/>
      <w:bookmarkStart w:id="75" w:name="_Toc402517990"/>
      <w:bookmarkStart w:id="76" w:name="_Toc402517424"/>
      <w:bookmarkStart w:id="77" w:name="_Toc402509051"/>
      <w:bookmarkStart w:id="78" w:name="_Toc402783777"/>
      <w:bookmarkStart w:id="79" w:name="_Toc402782715"/>
      <w:bookmarkStart w:id="80" w:name="_Toc402769138"/>
      <w:bookmarkStart w:id="81" w:name="_Toc402517989"/>
      <w:bookmarkStart w:id="82" w:name="_Toc402517423"/>
      <w:bookmarkStart w:id="83" w:name="_Toc402509050"/>
      <w:bookmarkStart w:id="84" w:name="_Toc402783776"/>
      <w:bookmarkStart w:id="85" w:name="_Toc402782714"/>
      <w:bookmarkStart w:id="86" w:name="_Toc402769137"/>
      <w:bookmarkStart w:id="87" w:name="_Toc402517988"/>
      <w:bookmarkStart w:id="88" w:name="_Toc402517422"/>
      <w:bookmarkStart w:id="89" w:name="_Toc402509049"/>
      <w:bookmarkStart w:id="90" w:name="_Toc402783775"/>
      <w:bookmarkStart w:id="91" w:name="_Toc402782713"/>
      <w:bookmarkStart w:id="92" w:name="_Toc402769136"/>
      <w:bookmarkStart w:id="93" w:name="_Toc402517987"/>
      <w:bookmarkStart w:id="94" w:name="_Toc402517421"/>
      <w:bookmarkStart w:id="95" w:name="_Toc402509048"/>
      <w:bookmarkStart w:id="96" w:name="_Toc402783774"/>
      <w:bookmarkStart w:id="97" w:name="_Toc402782712"/>
      <w:bookmarkStart w:id="98" w:name="_Toc402769135"/>
      <w:bookmarkStart w:id="99" w:name="_Toc402517986"/>
      <w:bookmarkStart w:id="100" w:name="_Toc402517420"/>
      <w:bookmarkStart w:id="101" w:name="_Toc402509047"/>
      <w:bookmarkStart w:id="102" w:name="_Toc402783773"/>
      <w:bookmarkStart w:id="103" w:name="_Toc402782711"/>
      <w:bookmarkStart w:id="104" w:name="_Toc402769134"/>
      <w:bookmarkStart w:id="105" w:name="_Toc402517985"/>
      <w:bookmarkStart w:id="106" w:name="_Toc402517419"/>
      <w:bookmarkStart w:id="107" w:name="_Toc402509046"/>
      <w:bookmarkStart w:id="108" w:name="_Ref424546276"/>
      <w:bookmarkStart w:id="109" w:name="_Toc510190010"/>
      <w:bookmarkStart w:id="110" w:name="_Toc511579007"/>
      <w:bookmarkStart w:id="111" w:name="_Toc54815866"/>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r w:rsidRPr="00E5511A">
        <w:rPr>
          <w:lang w:val="en-US"/>
        </w:rPr>
        <w:lastRenderedPageBreak/>
        <w:t xml:space="preserve"> </w:t>
      </w:r>
      <w:bookmarkStart w:id="112" w:name="_Toc125227876"/>
      <w:bookmarkStart w:id="113" w:name="_Toc125537663"/>
      <w:r w:rsidR="00E521C6" w:rsidRPr="00E5511A">
        <w:rPr>
          <w:lang w:val="en-US"/>
        </w:rPr>
        <w:t>Scope</w:t>
      </w:r>
      <w:r w:rsidR="00721C28" w:rsidRPr="00E5511A">
        <w:rPr>
          <w:lang w:val="en-US"/>
        </w:rPr>
        <w:t xml:space="preserve"> of </w:t>
      </w:r>
      <w:r w:rsidR="005426D0" w:rsidRPr="00E5511A">
        <w:rPr>
          <w:lang w:val="en-US"/>
        </w:rPr>
        <w:t>t</w:t>
      </w:r>
      <w:r w:rsidR="00721C28" w:rsidRPr="00E5511A">
        <w:rPr>
          <w:lang w:val="en-US"/>
        </w:rPr>
        <w:t>his D</w:t>
      </w:r>
      <w:r w:rsidR="00A320C0" w:rsidRPr="00E5511A">
        <w:rPr>
          <w:lang w:val="en-US"/>
        </w:rPr>
        <w:t>ocument</w:t>
      </w:r>
      <w:bookmarkEnd w:id="108"/>
      <w:bookmarkEnd w:id="109"/>
      <w:bookmarkEnd w:id="110"/>
      <w:bookmarkEnd w:id="111"/>
      <w:bookmarkEnd w:id="112"/>
      <w:bookmarkEnd w:id="113"/>
    </w:p>
    <w:p w14:paraId="60B73DED" w14:textId="0F131AD6" w:rsidR="00D62992" w:rsidRPr="00CE25AF" w:rsidRDefault="00B618C6" w:rsidP="001B5277">
      <w:pPr>
        <w:rPr>
          <w:lang w:val="en-US"/>
        </w:rPr>
      </w:pPr>
      <w:r w:rsidRPr="00CE25AF">
        <w:rPr>
          <w:lang w:val="en-US"/>
        </w:rPr>
        <w:t xml:space="preserve">The aim of this document is to </w:t>
      </w:r>
      <w:r w:rsidR="001D3169">
        <w:rPr>
          <w:lang w:val="en-US"/>
        </w:rPr>
        <w:t>define</w:t>
      </w:r>
      <w:r w:rsidR="001D3169" w:rsidRPr="00CE25AF">
        <w:rPr>
          <w:lang w:val="en-US"/>
        </w:rPr>
        <w:t xml:space="preserve"> </w:t>
      </w:r>
      <w:r w:rsidRPr="00CE25AF">
        <w:rPr>
          <w:lang w:val="en-US"/>
        </w:rPr>
        <w:t xml:space="preserve">selected specifications of the structure of the </w:t>
      </w:r>
      <w:r w:rsidR="0089433B" w:rsidRPr="00CE25AF">
        <w:rPr>
          <w:lang w:val="en-US"/>
        </w:rPr>
        <w:t>Administration Shell</w:t>
      </w:r>
      <w:r w:rsidRPr="00CE25AF">
        <w:rPr>
          <w:lang w:val="en-US"/>
        </w:rPr>
        <w:t xml:space="preserve"> </w:t>
      </w:r>
      <w:r w:rsidR="00496A4A" w:rsidRPr="00CE25AF">
        <w:rPr>
          <w:lang w:val="en-US"/>
        </w:rPr>
        <w:t>to enable the meaningful exchange of</w:t>
      </w:r>
      <w:r w:rsidRPr="00CE25AF">
        <w:rPr>
          <w:lang w:val="en-US"/>
        </w:rPr>
        <w:t xml:space="preserve"> information about assets and I4.0 </w:t>
      </w:r>
      <w:r w:rsidR="00496A4A" w:rsidRPr="00CE25AF">
        <w:rPr>
          <w:lang w:val="en-US"/>
        </w:rPr>
        <w:t>c</w:t>
      </w:r>
      <w:r w:rsidRPr="00CE25AF">
        <w:rPr>
          <w:lang w:val="en-US"/>
        </w:rPr>
        <w:t>omponents between partners in a value creation network.</w:t>
      </w:r>
    </w:p>
    <w:p w14:paraId="70CF9612" w14:textId="414D6166" w:rsidR="001C7B34" w:rsidRPr="00CE25AF" w:rsidRDefault="001C7B34" w:rsidP="001B5277">
      <w:pPr>
        <w:rPr>
          <w:lang w:val="en-US"/>
        </w:rPr>
      </w:pPr>
      <w:r w:rsidRPr="00CE25AF">
        <w:rPr>
          <w:lang w:val="en-US"/>
        </w:rPr>
        <w:t>This part of th</w:t>
      </w:r>
      <w:r w:rsidR="00496A4A" w:rsidRPr="00CE25AF">
        <w:rPr>
          <w:lang w:val="en-US"/>
        </w:rPr>
        <w:t xml:space="preserve">e </w:t>
      </w:r>
      <w:r w:rsidRPr="00CE25AF">
        <w:rPr>
          <w:lang w:val="en-US"/>
        </w:rPr>
        <w:t xml:space="preserve">document focuses on how such information needs to be processed and structured. In order to </w:t>
      </w:r>
      <w:r w:rsidR="003863BA">
        <w:rPr>
          <w:lang w:val="en-US"/>
        </w:rPr>
        <w:t>define</w:t>
      </w:r>
      <w:r w:rsidR="003863BA" w:rsidRPr="00CE25AF">
        <w:rPr>
          <w:lang w:val="en-US"/>
        </w:rPr>
        <w:t xml:space="preserve"> </w:t>
      </w:r>
      <w:r w:rsidRPr="00CE25AF">
        <w:rPr>
          <w:lang w:val="en-US"/>
        </w:rPr>
        <w:t xml:space="preserve">these specifications, the document formally stipulates </w:t>
      </w:r>
      <w:r w:rsidR="00496A4A" w:rsidRPr="00CE25AF">
        <w:rPr>
          <w:lang w:val="en-US"/>
        </w:rPr>
        <w:t xml:space="preserve">some </w:t>
      </w:r>
      <w:r w:rsidRPr="00CE25AF">
        <w:rPr>
          <w:lang w:val="en-US"/>
        </w:rPr>
        <w:t xml:space="preserve">structural principles of the </w:t>
      </w:r>
      <w:r w:rsidR="0089433B" w:rsidRPr="00CE25AF">
        <w:rPr>
          <w:lang w:val="en-US"/>
        </w:rPr>
        <w:t>Administration Shell</w:t>
      </w:r>
      <w:r w:rsidRPr="00CE25AF">
        <w:rPr>
          <w:lang w:val="en-US"/>
        </w:rPr>
        <w:t xml:space="preserve">. This part does not describe technical interfaces of the </w:t>
      </w:r>
      <w:r w:rsidR="0089433B" w:rsidRPr="00CE25AF">
        <w:rPr>
          <w:lang w:val="en-US"/>
        </w:rPr>
        <w:t>Administration Shell</w:t>
      </w:r>
      <w:r w:rsidRPr="00CE25AF">
        <w:rPr>
          <w:lang w:val="en-US"/>
        </w:rPr>
        <w:t xml:space="preserve"> or other systems to exchange information, protocols</w:t>
      </w:r>
      <w:r w:rsidR="00496A4A" w:rsidRPr="00CE25AF">
        <w:rPr>
          <w:lang w:val="en-US"/>
        </w:rPr>
        <w:t>,</w:t>
      </w:r>
      <w:r w:rsidRPr="00CE25AF">
        <w:rPr>
          <w:lang w:val="en-US"/>
        </w:rPr>
        <w:t xml:space="preserve"> or interaction patterns.</w:t>
      </w:r>
    </w:p>
    <w:p w14:paraId="66BD1CBC" w14:textId="265AA327" w:rsidR="00D7178B" w:rsidRDefault="00C87ACA" w:rsidP="001B5277">
      <w:pPr>
        <w:rPr>
          <w:lang w:val="en-US"/>
        </w:rPr>
      </w:pPr>
      <w:r w:rsidRPr="002670C6">
        <w:rPr>
          <w:lang w:val="en-US"/>
        </w:rPr>
        <w:t>This document focuses on:</w:t>
      </w:r>
    </w:p>
    <w:p w14:paraId="2D5CAD49" w14:textId="77777777" w:rsidR="00FD7BFD" w:rsidRPr="00FD7BFD" w:rsidRDefault="00FD7BFD" w:rsidP="00FD7BFD">
      <w:pPr>
        <w:pStyle w:val="ListParagraph"/>
      </w:pPr>
      <w:r w:rsidRPr="00FD7BFD">
        <w:t xml:space="preserve">a metamodel for specifying information of an Asset Administration Shell and its </w:t>
      </w:r>
      <w:proofErr w:type="spellStart"/>
      <w:r w:rsidRPr="00FD7BFD">
        <w:t>submodels</w:t>
      </w:r>
      <w:proofErr w:type="spellEnd"/>
      <w:r w:rsidRPr="00FD7BFD">
        <w:t>,</w:t>
      </w:r>
    </w:p>
    <w:p w14:paraId="4A4D263B" w14:textId="75DFD411" w:rsidR="00C00DBF" w:rsidRPr="00FD7BFD" w:rsidRDefault="00496A4A" w:rsidP="00FD7BFD">
      <w:pPr>
        <w:pStyle w:val="ListParagraph"/>
      </w:pPr>
      <w:r w:rsidRPr="00FD7BFD">
        <w:t>e</w:t>
      </w:r>
      <w:r w:rsidR="00C00DBF" w:rsidRPr="00FD7BFD">
        <w:t>xchange format for the transport of information from one partner in the value chain to the next</w:t>
      </w:r>
      <w:r w:rsidR="000F24C4" w:rsidRPr="00FD7BFD">
        <w:t>,</w:t>
      </w:r>
    </w:p>
    <w:p w14:paraId="49F5F92C" w14:textId="13A9EA73" w:rsidR="00D7178B" w:rsidRPr="00FD7BFD" w:rsidRDefault="00496A4A" w:rsidP="00FD7BFD">
      <w:pPr>
        <w:pStyle w:val="ListParagraph"/>
      </w:pPr>
      <w:r w:rsidRPr="00FD7BFD">
        <w:t>i</w:t>
      </w:r>
      <w:r w:rsidR="00D7178B" w:rsidRPr="00FD7BFD">
        <w:t>dentifiers</w:t>
      </w:r>
      <w:r w:rsidR="000F24C4" w:rsidRPr="00FD7BFD">
        <w:t>,</w:t>
      </w:r>
    </w:p>
    <w:p w14:paraId="7C64FA27" w14:textId="41BAF087" w:rsidR="005C4FE8" w:rsidRPr="00FD7BFD" w:rsidRDefault="00496A4A" w:rsidP="00FD7BFD">
      <w:pPr>
        <w:pStyle w:val="ListParagraph"/>
      </w:pPr>
      <w:r w:rsidRPr="00FD7BFD">
        <w:t>a</w:t>
      </w:r>
      <w:r w:rsidR="00EF277E" w:rsidRPr="00FD7BFD">
        <w:t xml:space="preserve">ccess </w:t>
      </w:r>
      <w:r w:rsidRPr="00FD7BFD">
        <w:t>c</w:t>
      </w:r>
      <w:r w:rsidR="00EF277E" w:rsidRPr="00FD7BFD">
        <w:t>ontrol</w:t>
      </w:r>
      <w:r w:rsidR="000F24C4" w:rsidRPr="00FD7BFD">
        <w:t>,</w:t>
      </w:r>
    </w:p>
    <w:p w14:paraId="48DD9CF5" w14:textId="7893F718" w:rsidR="00EF277E" w:rsidRPr="00FD7BFD" w:rsidRDefault="00496A4A" w:rsidP="00FD7BFD">
      <w:pPr>
        <w:pStyle w:val="ListParagraph"/>
      </w:pPr>
      <w:r w:rsidRPr="00FD7BFD">
        <w:t>an i</w:t>
      </w:r>
      <w:r w:rsidR="00C00DBF" w:rsidRPr="00FD7BFD">
        <w:t>ntroduction to the need of m</w:t>
      </w:r>
      <w:r w:rsidR="00EF277E" w:rsidRPr="00FD7BFD">
        <w:t>appings to suitable technologies used in different life cycle phase</w:t>
      </w:r>
      <w:r w:rsidR="00B15209" w:rsidRPr="00FD7BFD">
        <w:t>s</w:t>
      </w:r>
      <w:r w:rsidR="00EF277E" w:rsidRPr="00FD7BFD">
        <w:t xml:space="preserve"> of </w:t>
      </w:r>
      <w:r w:rsidR="00B15209" w:rsidRPr="00FD7BFD">
        <w:t xml:space="preserve">a </w:t>
      </w:r>
      <w:r w:rsidR="00EF277E" w:rsidRPr="00FD7BFD">
        <w:t>product</w:t>
      </w:r>
      <w:r w:rsidR="0084735D" w:rsidRPr="00FD7BFD">
        <w:t>: XML, JSON, RDF, AutomationML</w:t>
      </w:r>
      <w:r w:rsidRPr="00FD7BFD">
        <w:t>,</w:t>
      </w:r>
      <w:r w:rsidR="0084735D" w:rsidRPr="00FD7BFD">
        <w:t xml:space="preserve"> and OPC UA</w:t>
      </w:r>
      <w:r w:rsidRPr="00FD7BFD">
        <w:t>.</w:t>
      </w:r>
    </w:p>
    <w:p w14:paraId="33195DF9" w14:textId="4406D5E4" w:rsidR="002F257C" w:rsidRPr="00CE25AF" w:rsidRDefault="002F257C" w:rsidP="001C2538">
      <w:pPr>
        <w:rPr>
          <w:lang w:val="en-US"/>
        </w:rPr>
      </w:pPr>
      <w:r w:rsidRPr="00CE25AF">
        <w:rPr>
          <w:lang w:val="en-US"/>
        </w:rPr>
        <w:t xml:space="preserve">This document </w:t>
      </w:r>
      <w:r w:rsidR="00496A4A" w:rsidRPr="00CE25AF">
        <w:rPr>
          <w:lang w:val="en-US"/>
        </w:rPr>
        <w:t>presumes</w:t>
      </w:r>
      <w:r w:rsidRPr="00CE25AF">
        <w:rPr>
          <w:lang w:val="en-US"/>
        </w:rPr>
        <w:t xml:space="preserve"> some familiarity with the concept of the </w:t>
      </w:r>
      <w:r w:rsidR="003702DB" w:rsidRPr="00CE25AF">
        <w:rPr>
          <w:lang w:val="en-US"/>
        </w:rPr>
        <w:t>Asset Administration Shell</w:t>
      </w:r>
      <w:r w:rsidRPr="00CE25AF">
        <w:rPr>
          <w:lang w:val="en-US"/>
        </w:rPr>
        <w:t xml:space="preserve">. </w:t>
      </w:r>
      <w:r w:rsidR="00496A4A" w:rsidRPr="00CE25AF">
        <w:rPr>
          <w:lang w:val="en-US"/>
        </w:rPr>
        <w:t xml:space="preserve">Some of the concepts are described </w:t>
      </w:r>
      <w:r w:rsidRPr="00CE25AF">
        <w:rPr>
          <w:lang w:val="en-US"/>
        </w:rPr>
        <w:t xml:space="preserve">in </w:t>
      </w:r>
      <w:r w:rsidR="000B6B7D">
        <w:rPr>
          <w:lang w:val="en-US"/>
        </w:rPr>
        <w:t>Annex A</w:t>
      </w:r>
      <w:r w:rsidR="00496A4A" w:rsidRPr="00CE25AF">
        <w:rPr>
          <w:lang w:val="en-US"/>
        </w:rPr>
        <w:t xml:space="preserve"> for convenience sake</w:t>
      </w:r>
      <w:r w:rsidRPr="00CE25AF">
        <w:rPr>
          <w:lang w:val="en-US"/>
        </w:rPr>
        <w:t>.</w:t>
      </w:r>
      <w:r w:rsidR="005843EA" w:rsidRPr="00CE25AF">
        <w:rPr>
          <w:lang w:val="en-US"/>
        </w:rPr>
        <w:t xml:space="preserve"> The concepts are being standardized as IEC standard IEC 63278 series </w:t>
      </w:r>
      <w:r w:rsidR="005843EA" w:rsidRPr="002670C6">
        <w:rPr>
          <w:lang w:val="en-US"/>
        </w:rPr>
        <w:fldChar w:fldCharType="begin"/>
      </w:r>
      <w:r w:rsidR="005843EA" w:rsidRPr="00CE25AF">
        <w:rPr>
          <w:lang w:val="en-US"/>
        </w:rPr>
        <w:instrText xml:space="preserve"> REF IEC63278_1 \h </w:instrText>
      </w:r>
      <w:r w:rsidR="005843EA" w:rsidRPr="002670C6">
        <w:rPr>
          <w:lang w:val="en-US"/>
        </w:rPr>
      </w:r>
      <w:r w:rsidR="005843EA" w:rsidRPr="002670C6">
        <w:rPr>
          <w:lang w:val="en-US"/>
        </w:rPr>
        <w:fldChar w:fldCharType="separate"/>
      </w:r>
      <w:r w:rsidR="00F511DE" w:rsidRPr="00CE25AF">
        <w:rPr>
          <w:rStyle w:val="Hyperlink"/>
          <w:color w:val="5F5F5F"/>
          <w:u w:val="none"/>
          <w:lang w:val="en-US"/>
        </w:rPr>
        <w:t>[44]</w:t>
      </w:r>
      <w:r w:rsidR="005843EA" w:rsidRPr="002670C6">
        <w:rPr>
          <w:lang w:val="en-US"/>
        </w:rPr>
        <w:fldChar w:fldCharType="end"/>
      </w:r>
      <w:r w:rsidR="005843EA" w:rsidRPr="00CE25AF">
        <w:rPr>
          <w:lang w:val="en-US"/>
        </w:rPr>
        <w:t>.</w:t>
      </w:r>
      <w:r w:rsidRPr="00CE25AF">
        <w:rPr>
          <w:lang w:val="en-US"/>
        </w:rPr>
        <w:t xml:space="preserve"> </w:t>
      </w:r>
      <w:r w:rsidR="001C2538" w:rsidRPr="00CE25AF">
        <w:rPr>
          <w:lang w:val="en-US"/>
        </w:rPr>
        <w:t xml:space="preserve">The main stakeholders addressed in this document are architects and software developers aiming to implement a digital twin using the </w:t>
      </w:r>
      <w:r w:rsidR="003702DB" w:rsidRPr="00CE25AF">
        <w:rPr>
          <w:lang w:val="en-US"/>
        </w:rPr>
        <w:t>Asset Administration Shell</w:t>
      </w:r>
      <w:r w:rsidR="001C2538" w:rsidRPr="00CE25AF">
        <w:rPr>
          <w:lang w:val="en-US"/>
        </w:rPr>
        <w:t xml:space="preserve"> in an interoperable way. Additionally, the content </w:t>
      </w:r>
      <w:r w:rsidR="00EC3D44" w:rsidRPr="00CE25AF">
        <w:rPr>
          <w:lang w:val="en-US"/>
        </w:rPr>
        <w:t>can also be used as</w:t>
      </w:r>
      <w:r w:rsidR="001C2538" w:rsidRPr="00CE25AF">
        <w:rPr>
          <w:lang w:val="en-US"/>
        </w:rPr>
        <w:t xml:space="preserve"> input for discussions with international standardization organi</w:t>
      </w:r>
      <w:r w:rsidR="0027678E" w:rsidRPr="00CE25AF">
        <w:rPr>
          <w:lang w:val="en-US"/>
        </w:rPr>
        <w:t>z</w:t>
      </w:r>
      <w:r w:rsidR="001C2538" w:rsidRPr="00CE25AF">
        <w:rPr>
          <w:lang w:val="en-US"/>
        </w:rPr>
        <w:t xml:space="preserve">ations and further </w:t>
      </w:r>
      <w:r w:rsidR="00496A4A" w:rsidRPr="00CE25AF">
        <w:rPr>
          <w:lang w:val="en-US"/>
        </w:rPr>
        <w:t>initiatives</w:t>
      </w:r>
      <w:r w:rsidR="001C2538" w:rsidRPr="00CE25AF">
        <w:rPr>
          <w:lang w:val="en-US"/>
        </w:rPr>
        <w:t xml:space="preserve">. </w:t>
      </w:r>
      <w:r w:rsidR="00496A4A" w:rsidRPr="00CE25AF">
        <w:rPr>
          <w:lang w:val="en-US"/>
        </w:rPr>
        <w:t xml:space="preserve">Please consult the continuously updated reading guide </w:t>
      </w:r>
      <w:r w:rsidR="00496A4A" w:rsidRPr="00CE25AF">
        <w:rPr>
          <w:lang w:val="en-US"/>
        </w:rPr>
        <w:fldChar w:fldCharType="begin"/>
      </w:r>
      <w:r w:rsidR="00496A4A" w:rsidRPr="00CE25AF">
        <w:rPr>
          <w:lang w:val="en-US"/>
        </w:rPr>
        <w:instrText xml:space="preserve"> REF AASReadingGuide_50 \h </w:instrText>
      </w:r>
      <w:r w:rsidR="00496A4A" w:rsidRPr="00CE25AF">
        <w:rPr>
          <w:lang w:val="en-US"/>
        </w:rPr>
      </w:r>
      <w:r w:rsidR="00496A4A" w:rsidRPr="00CE25AF">
        <w:rPr>
          <w:lang w:val="en-US"/>
        </w:rPr>
        <w:fldChar w:fldCharType="separate"/>
      </w:r>
      <w:r w:rsidR="00F511DE" w:rsidRPr="00CE25AF">
        <w:rPr>
          <w:lang w:val="en-US"/>
        </w:rPr>
        <w:t>[38]</w:t>
      </w:r>
      <w:r w:rsidR="00496A4A" w:rsidRPr="00CE25AF">
        <w:rPr>
          <w:lang w:val="en-US"/>
        </w:rPr>
        <w:fldChar w:fldCharType="end"/>
      </w:r>
      <w:r w:rsidR="00496A4A" w:rsidRPr="00CE25AF">
        <w:rPr>
          <w:lang w:val="en-US"/>
        </w:rPr>
        <w:t xml:space="preserve"> f</w:t>
      </w:r>
      <w:r w:rsidR="009159CB" w:rsidRPr="00CE25AF">
        <w:rPr>
          <w:lang w:val="en-US"/>
        </w:rPr>
        <w:t xml:space="preserve">or an overview </w:t>
      </w:r>
      <w:r w:rsidR="00496A4A" w:rsidRPr="00CE25AF">
        <w:rPr>
          <w:lang w:val="en-US"/>
        </w:rPr>
        <w:t>of</w:t>
      </w:r>
      <w:r w:rsidR="009159CB" w:rsidRPr="00CE25AF">
        <w:rPr>
          <w:lang w:val="en-US"/>
        </w:rPr>
        <w:t xml:space="preserve"> documents on the </w:t>
      </w:r>
      <w:r w:rsidR="003702DB" w:rsidRPr="00CE25AF">
        <w:rPr>
          <w:lang w:val="en-US"/>
        </w:rPr>
        <w:t>Asset Administration Shell</w:t>
      </w:r>
      <w:r w:rsidR="009159CB" w:rsidRPr="00CE25AF">
        <w:rPr>
          <w:lang w:val="en-US"/>
        </w:rPr>
        <w:t xml:space="preserve">. The reading guide gives advice </w:t>
      </w:r>
      <w:r w:rsidR="00496A4A" w:rsidRPr="00CE25AF">
        <w:rPr>
          <w:lang w:val="en-US"/>
        </w:rPr>
        <w:t xml:space="preserve">on </w:t>
      </w:r>
      <w:r w:rsidR="009159CB" w:rsidRPr="00CE25AF">
        <w:rPr>
          <w:lang w:val="en-US"/>
        </w:rPr>
        <w:t xml:space="preserve">which documents </w:t>
      </w:r>
      <w:r w:rsidR="00496A4A" w:rsidRPr="00CE25AF">
        <w:rPr>
          <w:lang w:val="en-US"/>
        </w:rPr>
        <w:t xml:space="preserve">should be </w:t>
      </w:r>
      <w:r w:rsidR="009159CB" w:rsidRPr="00CE25AF">
        <w:rPr>
          <w:lang w:val="en-US"/>
        </w:rPr>
        <w:t>read depending on the role of the reader.</w:t>
      </w:r>
    </w:p>
    <w:p w14:paraId="018CB350" w14:textId="0BA76866" w:rsidR="00CA6E1F" w:rsidRPr="00E5511A" w:rsidRDefault="00882D25" w:rsidP="00DA1A43">
      <w:pPr>
        <w:pStyle w:val="Heading2"/>
        <w:rPr>
          <w:lang w:val="en-US"/>
        </w:rPr>
      </w:pPr>
      <w:bookmarkStart w:id="114" w:name="_Toc510190011"/>
      <w:bookmarkStart w:id="115" w:name="_Toc511579008"/>
      <w:bookmarkStart w:id="116" w:name="_Toc54815867"/>
      <w:r w:rsidRPr="00E5511A">
        <w:rPr>
          <w:lang w:val="en-US"/>
        </w:rPr>
        <w:lastRenderedPageBreak/>
        <w:t xml:space="preserve"> </w:t>
      </w:r>
      <w:bookmarkStart w:id="117" w:name="_Toc125227877"/>
      <w:bookmarkStart w:id="118" w:name="_Toc125537664"/>
      <w:r w:rsidR="00721C28" w:rsidRPr="00E5511A">
        <w:rPr>
          <w:lang w:val="en-US"/>
        </w:rPr>
        <w:t>Structure of the D</w:t>
      </w:r>
      <w:r w:rsidR="00CA6E1F" w:rsidRPr="00E5511A">
        <w:rPr>
          <w:lang w:val="en-US"/>
        </w:rPr>
        <w:t>ocument</w:t>
      </w:r>
      <w:bookmarkEnd w:id="114"/>
      <w:bookmarkEnd w:id="115"/>
      <w:bookmarkEnd w:id="116"/>
      <w:bookmarkEnd w:id="117"/>
      <w:bookmarkEnd w:id="118"/>
    </w:p>
    <w:p w14:paraId="48593040" w14:textId="2165168C" w:rsidR="002C182D" w:rsidRPr="00CE25AF" w:rsidRDefault="002C182D" w:rsidP="00C72010">
      <w:pPr>
        <w:tabs>
          <w:tab w:val="left" w:pos="708"/>
        </w:tabs>
        <w:rPr>
          <w:lang w:val="en-US"/>
        </w:rPr>
      </w:pPr>
      <w:r w:rsidRPr="00CE25AF">
        <w:rPr>
          <w:lang w:val="en-US"/>
        </w:rPr>
        <w:t>All clauses that are normative have "(normative</w:t>
      </w:r>
      <w:r w:rsidR="00896E84" w:rsidRPr="00CE25AF">
        <w:rPr>
          <w:lang w:val="en-US"/>
        </w:rPr>
        <w:t>)</w:t>
      </w:r>
      <w:r w:rsidRPr="00CE25AF">
        <w:rPr>
          <w:lang w:val="en-US"/>
        </w:rPr>
        <w:t>" as a suffix in the heading of the clause.</w:t>
      </w:r>
    </w:p>
    <w:p w14:paraId="4F5F5CBD" w14:textId="53437BE2" w:rsidR="00AC5241" w:rsidRPr="00CE25AF" w:rsidRDefault="00AC5241" w:rsidP="001B5277">
      <w:pPr>
        <w:rPr>
          <w:lang w:val="en-US"/>
        </w:rPr>
      </w:pPr>
      <w:r w:rsidRPr="00CE25AF">
        <w:rPr>
          <w:lang w:val="en-US"/>
        </w:rPr>
        <w:t xml:space="preserve">Clause </w:t>
      </w:r>
      <w:r w:rsidR="00F7022C">
        <w:rPr>
          <w:lang w:val="en-US"/>
        </w:rPr>
        <w:fldChar w:fldCharType="begin"/>
      </w:r>
      <w:r w:rsidR="00F7022C">
        <w:rPr>
          <w:lang w:val="en-US"/>
        </w:rPr>
        <w:instrText xml:space="preserve"> REF _Ref125226179 \r \h </w:instrText>
      </w:r>
      <w:r w:rsidR="00F7022C">
        <w:rPr>
          <w:lang w:val="en-US"/>
        </w:rPr>
      </w:r>
      <w:r w:rsidR="00F7022C">
        <w:rPr>
          <w:lang w:val="en-US"/>
        </w:rPr>
        <w:fldChar w:fldCharType="separate"/>
      </w:r>
      <w:r w:rsidR="00F511DE">
        <w:rPr>
          <w:lang w:val="en-US"/>
        </w:rPr>
        <w:t>2</w:t>
      </w:r>
      <w:r w:rsidR="00F7022C">
        <w:rPr>
          <w:lang w:val="en-US"/>
        </w:rPr>
        <w:fldChar w:fldCharType="end"/>
      </w:r>
      <w:r w:rsidR="00F7022C">
        <w:rPr>
          <w:lang w:val="en-US"/>
        </w:rPr>
        <w:t xml:space="preserve"> </w:t>
      </w:r>
      <w:r w:rsidRPr="00CE25AF">
        <w:rPr>
          <w:lang w:val="en-US"/>
        </w:rPr>
        <w:t xml:space="preserve">provides terms and definitions as well as abbreviations, both for </w:t>
      </w:r>
      <w:r w:rsidR="00A24E82" w:rsidRPr="00CE25AF">
        <w:rPr>
          <w:lang w:val="en-US"/>
        </w:rPr>
        <w:t>abbreviations</w:t>
      </w:r>
      <w:r w:rsidRPr="00CE25AF">
        <w:rPr>
          <w:lang w:val="en-US"/>
        </w:rPr>
        <w:t xml:space="preserve"> used in the document and for abbreviations that may be used for elements of the metamodel defined in this document.</w:t>
      </w:r>
    </w:p>
    <w:p w14:paraId="64AFFAEC" w14:textId="6021089A" w:rsidR="000577A3" w:rsidRPr="00CE25AF" w:rsidRDefault="000577A3" w:rsidP="001B5277">
      <w:pPr>
        <w:rPr>
          <w:lang w:val="en-US"/>
        </w:rPr>
      </w:pPr>
      <w:r w:rsidRPr="00CE25AF">
        <w:rPr>
          <w:lang w:val="en-US"/>
        </w:rPr>
        <w:t xml:space="preserve">Clause </w:t>
      </w:r>
      <w:r w:rsidRPr="002670C6">
        <w:rPr>
          <w:lang w:val="en-US"/>
        </w:rPr>
        <w:fldChar w:fldCharType="begin"/>
      </w:r>
      <w:r w:rsidRPr="00CE25AF">
        <w:rPr>
          <w:lang w:val="en-US"/>
        </w:rPr>
        <w:instrText xml:space="preserve"> REF _Ref70796608 \r \h </w:instrText>
      </w:r>
      <w:r w:rsidRPr="002670C6">
        <w:rPr>
          <w:lang w:val="en-US"/>
        </w:rPr>
      </w:r>
      <w:r w:rsidRPr="002670C6">
        <w:rPr>
          <w:lang w:val="en-US"/>
        </w:rPr>
        <w:fldChar w:fldCharType="separate"/>
      </w:r>
      <w:r w:rsidR="00F511DE">
        <w:rPr>
          <w:lang w:val="en-US"/>
        </w:rPr>
        <w:t>3</w:t>
      </w:r>
      <w:r w:rsidRPr="002670C6">
        <w:rPr>
          <w:lang w:val="en-US"/>
        </w:rPr>
        <w:fldChar w:fldCharType="end"/>
      </w:r>
      <w:r w:rsidRPr="00CE25AF">
        <w:rPr>
          <w:lang w:val="en-US"/>
        </w:rPr>
        <w:t xml:space="preserve"> gives a short introduction </w:t>
      </w:r>
      <w:r w:rsidR="00E61406" w:rsidRPr="00CE25AF">
        <w:rPr>
          <w:lang w:val="en-US"/>
        </w:rPr>
        <w:t>into the content of this document</w:t>
      </w:r>
      <w:r w:rsidRPr="00CE25AF">
        <w:rPr>
          <w:lang w:val="en-US"/>
        </w:rPr>
        <w:t>.</w:t>
      </w:r>
    </w:p>
    <w:p w14:paraId="0DC7C7F3" w14:textId="23C6F477" w:rsidR="00CA6E1F" w:rsidRPr="00CE25AF" w:rsidRDefault="001658B7" w:rsidP="001B5277">
      <w:pPr>
        <w:rPr>
          <w:lang w:val="en-US"/>
        </w:rPr>
      </w:pPr>
      <w:r w:rsidRPr="00CE25AF">
        <w:rPr>
          <w:lang w:val="en-US"/>
        </w:rPr>
        <w:t>Clause</w:t>
      </w:r>
      <w:r w:rsidR="00EB33BE" w:rsidRPr="00CE25AF">
        <w:rPr>
          <w:lang w:val="en-US"/>
        </w:rPr>
        <w:t xml:space="preserve"> </w:t>
      </w:r>
      <w:r w:rsidR="00241829" w:rsidRPr="00CE25AF">
        <w:rPr>
          <w:lang w:val="en-US"/>
        </w:rPr>
        <w:fldChar w:fldCharType="begin"/>
      </w:r>
      <w:r w:rsidR="00241829" w:rsidRPr="00CE25AF">
        <w:rPr>
          <w:lang w:val="en-US"/>
        </w:rPr>
        <w:instrText xml:space="preserve"> REF _Ref120112220 \w \h </w:instrText>
      </w:r>
      <w:r w:rsidR="00241829" w:rsidRPr="00CE25AF">
        <w:rPr>
          <w:lang w:val="en-US"/>
        </w:rPr>
      </w:r>
      <w:r w:rsidR="00241829" w:rsidRPr="00CE25AF">
        <w:rPr>
          <w:lang w:val="en-US"/>
        </w:rPr>
        <w:fldChar w:fldCharType="separate"/>
      </w:r>
      <w:r w:rsidR="00F511DE">
        <w:rPr>
          <w:lang w:val="en-US"/>
        </w:rPr>
        <w:t>4</w:t>
      </w:r>
      <w:r w:rsidR="00241829" w:rsidRPr="00CE25AF">
        <w:rPr>
          <w:lang w:val="en-US"/>
        </w:rPr>
        <w:fldChar w:fldCharType="end"/>
      </w:r>
      <w:r w:rsidR="00EB33BE" w:rsidRPr="00CE25AF">
        <w:rPr>
          <w:lang w:val="en-US"/>
        </w:rPr>
        <w:t xml:space="preserve"> summari</w:t>
      </w:r>
      <w:r w:rsidR="00496A4A" w:rsidRPr="00CE25AF">
        <w:rPr>
          <w:lang w:val="en-US"/>
        </w:rPr>
        <w:t>z</w:t>
      </w:r>
      <w:r w:rsidR="00EB33BE" w:rsidRPr="00CE25AF">
        <w:rPr>
          <w:lang w:val="en-US"/>
        </w:rPr>
        <w:t xml:space="preserve">es relevant, existing content from the </w:t>
      </w:r>
      <w:r w:rsidR="001B1C02" w:rsidRPr="00CE25AF">
        <w:rPr>
          <w:lang w:val="en-US"/>
        </w:rPr>
        <w:t>standardization</w:t>
      </w:r>
      <w:r w:rsidR="00EB33BE" w:rsidRPr="00CE25AF">
        <w:rPr>
          <w:lang w:val="en-US"/>
        </w:rPr>
        <w:t xml:space="preserve"> of Industr</w:t>
      </w:r>
      <w:r w:rsidR="001D3169">
        <w:rPr>
          <w:lang w:val="en-US"/>
        </w:rPr>
        <w:t>y</w:t>
      </w:r>
      <w:r w:rsidR="00EB33BE" w:rsidRPr="00CE25AF">
        <w:rPr>
          <w:lang w:val="en-US"/>
        </w:rPr>
        <w:t xml:space="preserve"> 4.0</w:t>
      </w:r>
      <w:r w:rsidR="00EA3535" w:rsidRPr="00CE25AF">
        <w:rPr>
          <w:lang w:val="en-US"/>
        </w:rPr>
        <w:t xml:space="preserve">; i.e. it </w:t>
      </w:r>
      <w:r w:rsidR="00EB33BE" w:rsidRPr="00CE25AF">
        <w:rPr>
          <w:lang w:val="en-US"/>
        </w:rPr>
        <w:t>provides an overview and explains the motives,</w:t>
      </w:r>
      <w:r w:rsidR="00A815A8">
        <w:rPr>
          <w:lang w:val="en-US"/>
        </w:rPr>
        <w:t xml:space="preserve"> </w:t>
      </w:r>
      <w:r w:rsidR="00EA3535" w:rsidRPr="00CE25AF">
        <w:rPr>
          <w:lang w:val="en-US"/>
        </w:rPr>
        <w:t xml:space="preserve">but </w:t>
      </w:r>
      <w:r w:rsidR="00EB33BE" w:rsidRPr="00CE25AF">
        <w:rPr>
          <w:lang w:val="en-US"/>
        </w:rPr>
        <w:t>is not absolutely necessary for an understanding of the subsequent definitions.</w:t>
      </w:r>
    </w:p>
    <w:p w14:paraId="444E7E7C" w14:textId="06DF3E5B" w:rsidR="00EB33BE" w:rsidRPr="00CE25AF" w:rsidRDefault="001658B7" w:rsidP="001B5277">
      <w:pPr>
        <w:rPr>
          <w:lang w:val="en-US"/>
        </w:rPr>
      </w:pPr>
      <w:bookmarkStart w:id="119" w:name="_Hlk125203612"/>
      <w:r w:rsidRPr="00CE25AF">
        <w:rPr>
          <w:lang w:val="en-US"/>
        </w:rPr>
        <w:t>Clause</w:t>
      </w:r>
      <w:r w:rsidR="00EB33BE" w:rsidRPr="00CE25AF">
        <w:rPr>
          <w:lang w:val="en-US"/>
        </w:rPr>
        <w:t xml:space="preserve"> </w:t>
      </w:r>
      <w:r w:rsidR="00855297" w:rsidRPr="002670C6">
        <w:rPr>
          <w:lang w:val="en-US"/>
        </w:rPr>
        <w:fldChar w:fldCharType="begin"/>
      </w:r>
      <w:r w:rsidR="00EF277E" w:rsidRPr="00CE25AF">
        <w:rPr>
          <w:lang w:val="en-US"/>
        </w:rPr>
        <w:instrText xml:space="preserve"> REF _Ref22387139 \r \h </w:instrText>
      </w:r>
      <w:r w:rsidR="00855297" w:rsidRPr="002670C6">
        <w:rPr>
          <w:lang w:val="en-US"/>
        </w:rPr>
      </w:r>
      <w:r w:rsidR="00855297" w:rsidRPr="002670C6">
        <w:rPr>
          <w:lang w:val="en-US"/>
        </w:rPr>
        <w:fldChar w:fldCharType="separate"/>
      </w:r>
      <w:r w:rsidR="00F511DE">
        <w:rPr>
          <w:lang w:val="en-US"/>
        </w:rPr>
        <w:t>5</w:t>
      </w:r>
      <w:r w:rsidR="00855297" w:rsidRPr="002670C6">
        <w:rPr>
          <w:lang w:val="en-US"/>
        </w:rPr>
        <w:fldChar w:fldCharType="end"/>
      </w:r>
      <w:r w:rsidR="008732F1" w:rsidRPr="00CE25AF">
        <w:rPr>
          <w:lang w:val="en-US"/>
        </w:rPr>
        <w:t xml:space="preserve"> is the main normative part of</w:t>
      </w:r>
      <w:r w:rsidR="00EA3535" w:rsidRPr="00CE25AF">
        <w:rPr>
          <w:lang w:val="en-US"/>
        </w:rPr>
        <w:t xml:space="preserve"> </w:t>
      </w:r>
      <w:r w:rsidR="008732F1" w:rsidRPr="00CE25AF">
        <w:rPr>
          <w:lang w:val="en-US"/>
        </w:rPr>
        <w:t>the document. It</w:t>
      </w:r>
      <w:r w:rsidR="00EB33BE" w:rsidRPr="00CE25AF">
        <w:rPr>
          <w:lang w:val="en-US"/>
        </w:rPr>
        <w:t xml:space="preserve"> stipulates structural principles of the </w:t>
      </w:r>
      <w:r w:rsidR="0089433B" w:rsidRPr="00CE25AF">
        <w:rPr>
          <w:lang w:val="en-US"/>
        </w:rPr>
        <w:t>Administration Shell</w:t>
      </w:r>
      <w:r w:rsidR="00EB33BE" w:rsidRPr="00CE25AF">
        <w:rPr>
          <w:lang w:val="en-US"/>
        </w:rPr>
        <w:t xml:space="preserve"> in a formal manner</w:t>
      </w:r>
      <w:r w:rsidR="0002055A">
        <w:rPr>
          <w:lang w:val="en-US"/>
        </w:rPr>
        <w:t xml:space="preserve"> </w:t>
      </w:r>
      <w:r w:rsidR="00EB33BE" w:rsidRPr="00CE25AF">
        <w:rPr>
          <w:lang w:val="en-US"/>
        </w:rPr>
        <w:t xml:space="preserve">to ensure an exchange of information </w:t>
      </w:r>
      <w:r w:rsidR="003E3A88" w:rsidRPr="00CE25AF">
        <w:rPr>
          <w:lang w:val="en-US"/>
        </w:rPr>
        <w:t xml:space="preserve">using </w:t>
      </w:r>
      <w:r w:rsidR="00255A7C" w:rsidRPr="00CE25AF">
        <w:rPr>
          <w:lang w:val="en-US"/>
        </w:rPr>
        <w:t xml:space="preserve">Asset </w:t>
      </w:r>
      <w:r w:rsidR="0089433B" w:rsidRPr="00CE25AF">
        <w:rPr>
          <w:lang w:val="en-US"/>
        </w:rPr>
        <w:t>Administration Shell</w:t>
      </w:r>
      <w:r w:rsidR="00EB33BE" w:rsidRPr="00CE25AF">
        <w:rPr>
          <w:lang w:val="en-US"/>
        </w:rPr>
        <w:t xml:space="preserve">s. </w:t>
      </w:r>
      <w:r w:rsidR="00EB33BE" w:rsidRPr="006E71A7">
        <w:rPr>
          <w:lang w:val="en-US"/>
        </w:rPr>
        <w:t xml:space="preserve">A UML diagram </w:t>
      </w:r>
      <w:r w:rsidR="002F482E">
        <w:rPr>
          <w:lang w:val="en-US"/>
        </w:rPr>
        <w:t xml:space="preserve">has been </w:t>
      </w:r>
      <w:r w:rsidR="0002055A">
        <w:rPr>
          <w:lang w:val="en-US"/>
        </w:rPr>
        <w:t>defined</w:t>
      </w:r>
      <w:r w:rsidR="0002055A" w:rsidRPr="006E71A7">
        <w:rPr>
          <w:lang w:val="en-US"/>
        </w:rPr>
        <w:t xml:space="preserve"> </w:t>
      </w:r>
      <w:r w:rsidR="00EB33BE" w:rsidRPr="006E71A7">
        <w:rPr>
          <w:lang w:val="en-US"/>
        </w:rPr>
        <w:t>for this purpose.</w:t>
      </w:r>
      <w:r w:rsidR="00EB33BE" w:rsidRPr="00CE25AF">
        <w:rPr>
          <w:lang w:val="en-US"/>
        </w:rPr>
        <w:t xml:space="preserve"> </w:t>
      </w:r>
    </w:p>
    <w:bookmarkEnd w:id="119"/>
    <w:p w14:paraId="3CD7025E" w14:textId="53DD8CF1" w:rsidR="002410B5" w:rsidRPr="00CE25AF" w:rsidRDefault="00EA3535" w:rsidP="001B5277">
      <w:pPr>
        <w:rPr>
          <w:lang w:val="en-US"/>
        </w:rPr>
      </w:pPr>
      <w:r w:rsidRPr="00CE25AF">
        <w:rPr>
          <w:lang w:val="en-US"/>
        </w:rPr>
        <w:t xml:space="preserve">Clause </w:t>
      </w:r>
      <w:r w:rsidRPr="00CE25AF">
        <w:rPr>
          <w:lang w:val="en-US"/>
        </w:rPr>
        <w:fldChar w:fldCharType="begin"/>
      </w:r>
      <w:r w:rsidRPr="00CE25AF">
        <w:rPr>
          <w:lang w:val="en-US"/>
        </w:rPr>
        <w:instrText xml:space="preserve"> REF _Ref103588115 \r \h </w:instrText>
      </w:r>
      <w:r w:rsidRPr="00CE25AF">
        <w:rPr>
          <w:lang w:val="en-US"/>
        </w:rPr>
      </w:r>
      <w:r w:rsidRPr="00CE25AF">
        <w:rPr>
          <w:lang w:val="en-US"/>
        </w:rPr>
        <w:fldChar w:fldCharType="separate"/>
      </w:r>
      <w:r w:rsidR="00F511DE">
        <w:rPr>
          <w:lang w:val="en-US"/>
        </w:rPr>
        <w:t>6</w:t>
      </w:r>
      <w:r w:rsidRPr="00CE25AF">
        <w:rPr>
          <w:lang w:val="en-US"/>
        </w:rPr>
        <w:fldChar w:fldCharType="end"/>
      </w:r>
      <w:r w:rsidRPr="00CE25AF">
        <w:rPr>
          <w:lang w:val="en-US"/>
        </w:rPr>
        <w:t xml:space="preserve"> explains h</w:t>
      </w:r>
      <w:r w:rsidR="00FD5D16" w:rsidRPr="00CE25AF">
        <w:rPr>
          <w:lang w:val="en-US"/>
        </w:rPr>
        <w:t>ow to define p</w:t>
      </w:r>
      <w:r w:rsidR="002410B5" w:rsidRPr="00CE25AF">
        <w:rPr>
          <w:lang w:val="en-US"/>
        </w:rPr>
        <w:t xml:space="preserve">redefined data specifications, </w:t>
      </w:r>
      <w:r w:rsidR="00AA4EF0" w:rsidRPr="00CE25AF">
        <w:rPr>
          <w:lang w:val="en-US"/>
        </w:rPr>
        <w:t>including those for</w:t>
      </w:r>
      <w:r w:rsidR="002410B5" w:rsidRPr="00CE25AF">
        <w:rPr>
          <w:lang w:val="en-US"/>
        </w:rPr>
        <w:t xml:space="preserve"> defining concept descriptions</w:t>
      </w:r>
      <w:r w:rsidR="00713D23" w:rsidRPr="00CE25AF">
        <w:rPr>
          <w:lang w:val="en-US"/>
        </w:rPr>
        <w:t>.</w:t>
      </w:r>
    </w:p>
    <w:p w14:paraId="12572BC9" w14:textId="1F206685" w:rsidR="00EB33BE" w:rsidRPr="00CE25AF" w:rsidRDefault="001658B7" w:rsidP="001B5277">
      <w:pPr>
        <w:rPr>
          <w:lang w:val="en-US"/>
        </w:rPr>
      </w:pPr>
      <w:r w:rsidRPr="00CE25AF">
        <w:rPr>
          <w:lang w:val="en-US"/>
        </w:rPr>
        <w:t>Clause</w:t>
      </w:r>
      <w:r w:rsidR="00EB33BE" w:rsidRPr="00CE25AF">
        <w:rPr>
          <w:lang w:val="en-US"/>
        </w:rPr>
        <w:t xml:space="preserve"> </w:t>
      </w:r>
      <w:r w:rsidR="002E6632" w:rsidRPr="002670C6">
        <w:rPr>
          <w:lang w:val="en-US"/>
        </w:rPr>
        <w:fldChar w:fldCharType="begin"/>
      </w:r>
      <w:r w:rsidR="002E6632" w:rsidRPr="00CE25AF">
        <w:rPr>
          <w:lang w:val="en-US"/>
        </w:rPr>
        <w:instrText xml:space="preserve"> REF _Ref56776218 \r \h </w:instrText>
      </w:r>
      <w:r w:rsidR="002E6632" w:rsidRPr="002670C6">
        <w:rPr>
          <w:lang w:val="en-US"/>
        </w:rPr>
      </w:r>
      <w:r w:rsidR="002E6632" w:rsidRPr="002670C6">
        <w:rPr>
          <w:lang w:val="en-US"/>
        </w:rPr>
        <w:fldChar w:fldCharType="separate"/>
      </w:r>
      <w:r w:rsidR="00F511DE">
        <w:rPr>
          <w:lang w:val="en-US"/>
        </w:rPr>
        <w:t>7</w:t>
      </w:r>
      <w:r w:rsidR="002E6632" w:rsidRPr="002670C6">
        <w:rPr>
          <w:lang w:val="en-US"/>
        </w:rPr>
        <w:fldChar w:fldCharType="end"/>
      </w:r>
      <w:r w:rsidR="002E6632" w:rsidRPr="00CE25AF">
        <w:rPr>
          <w:lang w:val="en-US"/>
        </w:rPr>
        <w:t xml:space="preserve"> </w:t>
      </w:r>
      <w:r w:rsidR="00EB33BE" w:rsidRPr="00CE25AF">
        <w:rPr>
          <w:lang w:val="en-US"/>
        </w:rPr>
        <w:t xml:space="preserve">provides </w:t>
      </w:r>
      <w:r w:rsidR="002454AD" w:rsidRPr="00CE25AF">
        <w:rPr>
          <w:lang w:val="en-US"/>
        </w:rPr>
        <w:t>information on</w:t>
      </w:r>
      <w:r w:rsidR="00EB33BE" w:rsidRPr="00CE25AF">
        <w:rPr>
          <w:lang w:val="en-US"/>
        </w:rPr>
        <w:t xml:space="preserve"> the exchange </w:t>
      </w:r>
      <w:r w:rsidR="00A945CA" w:rsidRPr="00CE25AF">
        <w:rPr>
          <w:lang w:val="en-US"/>
        </w:rPr>
        <w:t xml:space="preserve">of </w:t>
      </w:r>
      <w:r w:rsidR="00EB33BE" w:rsidRPr="00CE25AF">
        <w:rPr>
          <w:lang w:val="en-US"/>
        </w:rPr>
        <w:t>information</w:t>
      </w:r>
      <w:r w:rsidR="00A945CA" w:rsidRPr="00CE25AF">
        <w:rPr>
          <w:lang w:val="en-US"/>
        </w:rPr>
        <w:t xml:space="preserve"> compliant to this specification</w:t>
      </w:r>
      <w:r w:rsidR="00EB33BE" w:rsidRPr="00CE25AF">
        <w:rPr>
          <w:lang w:val="en-US"/>
        </w:rPr>
        <w:t xml:space="preserve"> in existing data formats like XML, AutomationML, OPC UA information models, JSON</w:t>
      </w:r>
      <w:r w:rsidR="00EA3535" w:rsidRPr="00CE25AF">
        <w:rPr>
          <w:lang w:val="en-US"/>
        </w:rPr>
        <w:t>,</w:t>
      </w:r>
      <w:r w:rsidR="00EB33BE" w:rsidRPr="00CE25AF">
        <w:rPr>
          <w:lang w:val="en-US"/>
        </w:rPr>
        <w:t xml:space="preserve"> or RDF. </w:t>
      </w:r>
    </w:p>
    <w:p w14:paraId="496F4B88" w14:textId="43705301" w:rsidR="00547CB0" w:rsidRPr="00CE25AF" w:rsidRDefault="00547CB0" w:rsidP="001B5277">
      <w:pPr>
        <w:rPr>
          <w:lang w:val="en-US"/>
        </w:rPr>
      </w:pPr>
      <w:r w:rsidRPr="00CE25AF">
        <w:rPr>
          <w:lang w:val="en-US"/>
        </w:rPr>
        <w:t xml:space="preserve">Clause </w:t>
      </w:r>
      <w:r w:rsidRPr="002670C6">
        <w:rPr>
          <w:lang w:val="en-US"/>
        </w:rPr>
        <w:fldChar w:fldCharType="begin"/>
      </w:r>
      <w:r w:rsidRPr="00CE25AF">
        <w:rPr>
          <w:lang w:val="en-US"/>
        </w:rPr>
        <w:instrText xml:space="preserve"> REF _Ref56776376 \r \h </w:instrText>
      </w:r>
      <w:r w:rsidRPr="002670C6">
        <w:rPr>
          <w:lang w:val="en-US"/>
        </w:rPr>
      </w:r>
      <w:r w:rsidRPr="002670C6">
        <w:rPr>
          <w:lang w:val="en-US"/>
        </w:rPr>
        <w:fldChar w:fldCharType="separate"/>
      </w:r>
      <w:r w:rsidR="00F511DE">
        <w:rPr>
          <w:lang w:val="en-US"/>
        </w:rPr>
        <w:t>8</w:t>
      </w:r>
      <w:r w:rsidRPr="002670C6">
        <w:rPr>
          <w:lang w:val="en-US"/>
        </w:rPr>
        <w:fldChar w:fldCharType="end"/>
      </w:r>
      <w:r w:rsidRPr="00CE25AF">
        <w:rPr>
          <w:lang w:val="en-US"/>
        </w:rPr>
        <w:t xml:space="preserve"> summarizes the content and gives an outlook on future work.</w:t>
      </w:r>
    </w:p>
    <w:p w14:paraId="73075816" w14:textId="76E1684E" w:rsidR="005D2E3A" w:rsidRPr="00CE25AF" w:rsidRDefault="00E81E43" w:rsidP="001B5277">
      <w:pPr>
        <w:rPr>
          <w:lang w:val="en-US"/>
        </w:rPr>
      </w:pPr>
      <w:r>
        <w:rPr>
          <w:lang w:val="en-US"/>
        </w:rPr>
        <w:t>Annex A</w:t>
      </w:r>
      <w:commentRangeStart w:id="120"/>
      <w:r w:rsidR="00EA3535" w:rsidRPr="00CE25AF">
        <w:rPr>
          <w:lang w:val="en-US"/>
        </w:rPr>
        <w:t xml:space="preserve"> c</w:t>
      </w:r>
      <w:r w:rsidR="00EF277E" w:rsidRPr="00CE25AF">
        <w:rPr>
          <w:lang w:val="en-US"/>
        </w:rPr>
        <w:t>ontains additional background information</w:t>
      </w:r>
      <w:r w:rsidR="00535B05" w:rsidRPr="00CE25AF">
        <w:rPr>
          <w:lang w:val="en-US"/>
        </w:rPr>
        <w:t xml:space="preserve"> on </w:t>
      </w:r>
      <w:r w:rsidR="003702DB" w:rsidRPr="00CE25AF">
        <w:rPr>
          <w:lang w:val="en-US"/>
        </w:rPr>
        <w:t>Asset Administration Shell</w:t>
      </w:r>
      <w:r w:rsidR="00EA3535" w:rsidRPr="00CE25AF">
        <w:rPr>
          <w:lang w:val="en-US"/>
        </w:rPr>
        <w:t>, while a</w:t>
      </w:r>
      <w:r w:rsidR="005D2E3A" w:rsidRPr="00CE25AF">
        <w:rPr>
          <w:lang w:val="en-US"/>
        </w:rPr>
        <w:t xml:space="preserve"> mapping to the requirements can be found in </w:t>
      </w:r>
      <w:r>
        <w:rPr>
          <w:lang w:val="en-US"/>
        </w:rPr>
        <w:t>Annex B</w:t>
      </w:r>
      <w:r w:rsidR="005D2E3A" w:rsidRPr="00CE25AF">
        <w:rPr>
          <w:lang w:val="en-US"/>
        </w:rPr>
        <w:t>.</w:t>
      </w:r>
    </w:p>
    <w:p w14:paraId="06705675" w14:textId="135A3329" w:rsidR="00EF277E" w:rsidRPr="00CE25AF" w:rsidRDefault="00E81E43" w:rsidP="001B5277">
      <w:pPr>
        <w:rPr>
          <w:lang w:val="en-US"/>
        </w:rPr>
      </w:pPr>
      <w:r>
        <w:rPr>
          <w:lang w:val="en-US"/>
        </w:rPr>
        <w:t>Annex C</w:t>
      </w:r>
      <w:r w:rsidR="00EA3535" w:rsidRPr="00CE25AF">
        <w:rPr>
          <w:lang w:val="en-US"/>
        </w:rPr>
        <w:t xml:space="preserve"> defines the grammar language used in the specification. </w:t>
      </w:r>
      <w:r>
        <w:rPr>
          <w:lang w:val="en-US"/>
        </w:rPr>
        <w:t xml:space="preserve">Annex E </w:t>
      </w:r>
      <w:r w:rsidR="00307D2F" w:rsidRPr="00CE25AF">
        <w:rPr>
          <w:lang w:val="en-US"/>
        </w:rPr>
        <w:t xml:space="preserve">contains </w:t>
      </w:r>
      <w:r w:rsidR="00A3362F" w:rsidRPr="00CE25AF">
        <w:rPr>
          <w:lang w:val="en-US"/>
        </w:rPr>
        <w:t>information about UML</w:t>
      </w:r>
      <w:r w:rsidR="00307D2F" w:rsidRPr="00CE25AF">
        <w:rPr>
          <w:lang w:val="en-US"/>
        </w:rPr>
        <w:t xml:space="preserve">, while </w:t>
      </w:r>
      <w:r>
        <w:rPr>
          <w:lang w:val="en-US"/>
        </w:rPr>
        <w:t>Annex D</w:t>
      </w:r>
      <w:r w:rsidR="00A3362F" w:rsidRPr="00CE25AF">
        <w:rPr>
          <w:lang w:val="en-US"/>
        </w:rPr>
        <w:t xml:space="preserve"> </w:t>
      </w:r>
      <w:r w:rsidR="00307D2F" w:rsidRPr="00CE25AF">
        <w:rPr>
          <w:lang w:val="en-US"/>
        </w:rPr>
        <w:t xml:space="preserve">provides </w:t>
      </w:r>
      <w:r w:rsidR="00A3362F" w:rsidRPr="00CE25AF">
        <w:rPr>
          <w:lang w:val="en-US"/>
        </w:rPr>
        <w:t>the tables used to specify UML classes</w:t>
      </w:r>
      <w:r w:rsidR="00634867" w:rsidRPr="00CE25AF">
        <w:rPr>
          <w:lang w:val="en-US"/>
        </w:rPr>
        <w:t xml:space="preserve"> </w:t>
      </w:r>
      <w:r>
        <w:rPr>
          <w:lang w:val="en-US"/>
        </w:rPr>
        <w:t xml:space="preserve">etc. </w:t>
      </w:r>
      <w:r w:rsidR="00634867" w:rsidRPr="00CE25AF">
        <w:rPr>
          <w:lang w:val="en-US"/>
        </w:rPr>
        <w:t>as used in this specification</w:t>
      </w:r>
      <w:r w:rsidR="005D2E3A" w:rsidRPr="00CE25AF">
        <w:rPr>
          <w:lang w:val="en-US"/>
        </w:rPr>
        <w:t>.</w:t>
      </w:r>
    </w:p>
    <w:p w14:paraId="4413A9AB" w14:textId="367BC0E8" w:rsidR="00A3362F" w:rsidRPr="00CE25AF" w:rsidRDefault="00E81E43" w:rsidP="001B5277">
      <w:pPr>
        <w:rPr>
          <w:lang w:val="en-US"/>
        </w:rPr>
      </w:pPr>
      <w:r>
        <w:rPr>
          <w:lang w:val="en-US"/>
        </w:rPr>
        <w:t>Annex H</w:t>
      </w:r>
      <w:r w:rsidR="00EA3535" w:rsidRPr="00CE25AF">
        <w:rPr>
          <w:lang w:val="en-US"/>
        </w:rPr>
        <w:t xml:space="preserve"> describes m</w:t>
      </w:r>
      <w:r w:rsidR="00A3362F" w:rsidRPr="00CE25AF">
        <w:rPr>
          <w:lang w:val="en-US"/>
        </w:rPr>
        <w:t>etamodel changes compared to previous versions</w:t>
      </w:r>
      <w:r w:rsidR="00EA3535" w:rsidRPr="00CE25AF">
        <w:rPr>
          <w:lang w:val="en-US"/>
        </w:rPr>
        <w:t xml:space="preserve">. </w:t>
      </w:r>
      <w:r>
        <w:rPr>
          <w:lang w:val="en-US"/>
        </w:rPr>
        <w:t>Annex F</w:t>
      </w:r>
      <w:r w:rsidR="00EA3535" w:rsidRPr="00CE25AF">
        <w:rPr>
          <w:lang w:val="en-US"/>
        </w:rPr>
        <w:t xml:space="preserve"> provides some hints for modelers, and </w:t>
      </w:r>
      <w:r>
        <w:rPr>
          <w:lang w:val="en-US"/>
        </w:rPr>
        <w:t>Annex G</w:t>
      </w:r>
      <w:r w:rsidR="00EA3535" w:rsidRPr="00CE25AF">
        <w:rPr>
          <w:lang w:val="en-US"/>
        </w:rPr>
        <w:t xml:space="preserve"> shows </w:t>
      </w:r>
      <w:r w:rsidR="00302A8E" w:rsidRPr="00CE25AF">
        <w:rPr>
          <w:lang w:val="en-US"/>
        </w:rPr>
        <w:t xml:space="preserve">selected </w:t>
      </w:r>
      <w:r w:rsidR="00BC7338" w:rsidRPr="00CE25AF">
        <w:rPr>
          <w:lang w:val="en-US"/>
        </w:rPr>
        <w:t>metamodel diagrams including all inherited attributes</w:t>
      </w:r>
      <w:r w:rsidR="00EA3535" w:rsidRPr="00CE25AF">
        <w:rPr>
          <w:lang w:val="en-US"/>
        </w:rPr>
        <w:t xml:space="preserve"> for developers</w:t>
      </w:r>
      <w:r w:rsidR="00CE1169" w:rsidRPr="00CE25AF">
        <w:rPr>
          <w:lang w:val="en-US"/>
        </w:rPr>
        <w:t>.</w:t>
      </w:r>
    </w:p>
    <w:p w14:paraId="3D7C3D81" w14:textId="7C681C8E" w:rsidR="008C1A7E" w:rsidRPr="00CE25AF" w:rsidRDefault="008C1A7E" w:rsidP="001B5277">
      <w:pPr>
        <w:rPr>
          <w:lang w:val="en-US"/>
        </w:rPr>
      </w:pPr>
      <w:r w:rsidRPr="00CE25AF">
        <w:rPr>
          <w:lang w:val="en-US"/>
        </w:rPr>
        <w:t xml:space="preserve">The bibliography can be found in </w:t>
      </w:r>
      <w:r w:rsidR="00E81E43">
        <w:rPr>
          <w:lang w:val="en-US"/>
        </w:rPr>
        <w:t>Annex I</w:t>
      </w:r>
      <w:r w:rsidRPr="00CE25AF">
        <w:rPr>
          <w:lang w:val="en-US"/>
        </w:rPr>
        <w:t>.</w:t>
      </w:r>
      <w:commentRangeEnd w:id="120"/>
      <w:r w:rsidR="00E81E43">
        <w:rPr>
          <w:rStyle w:val="CommentReference"/>
        </w:rPr>
        <w:commentReference w:id="120"/>
      </w:r>
    </w:p>
    <w:p w14:paraId="1EB17197" w14:textId="45632E1B" w:rsidR="0080065D" w:rsidRPr="00E5511A" w:rsidRDefault="00882D25" w:rsidP="00DA1A43">
      <w:pPr>
        <w:pStyle w:val="Heading2"/>
        <w:rPr>
          <w:lang w:val="en-US"/>
        </w:rPr>
      </w:pPr>
      <w:bookmarkStart w:id="121" w:name="_Toc24314264"/>
      <w:bookmarkStart w:id="122" w:name="_Toc24314265"/>
      <w:bookmarkStart w:id="123" w:name="_Toc510190012"/>
      <w:bookmarkStart w:id="124" w:name="_Toc511579009"/>
      <w:bookmarkStart w:id="125" w:name="_Toc54815868"/>
      <w:bookmarkEnd w:id="121"/>
      <w:bookmarkEnd w:id="122"/>
      <w:r w:rsidRPr="00E5511A">
        <w:rPr>
          <w:lang w:val="en-US"/>
        </w:rPr>
        <w:lastRenderedPageBreak/>
        <w:t xml:space="preserve"> </w:t>
      </w:r>
      <w:bookmarkStart w:id="126" w:name="_Toc125227878"/>
      <w:bookmarkStart w:id="127" w:name="_Toc125537665"/>
      <w:r w:rsidR="005426D0" w:rsidRPr="00E5511A">
        <w:rPr>
          <w:lang w:val="en-US"/>
        </w:rPr>
        <w:t xml:space="preserve">Working </w:t>
      </w:r>
      <w:r w:rsidR="00307D2F" w:rsidRPr="00E5511A">
        <w:rPr>
          <w:lang w:val="en-US"/>
        </w:rPr>
        <w:t>P</w:t>
      </w:r>
      <w:r w:rsidR="00721C28" w:rsidRPr="00E5511A">
        <w:rPr>
          <w:lang w:val="en-US"/>
        </w:rPr>
        <w:t>rinciples</w:t>
      </w:r>
      <w:bookmarkEnd w:id="123"/>
      <w:bookmarkEnd w:id="124"/>
      <w:bookmarkEnd w:id="125"/>
      <w:bookmarkEnd w:id="126"/>
      <w:bookmarkEnd w:id="127"/>
    </w:p>
    <w:p w14:paraId="185F7258" w14:textId="77777777" w:rsidR="00E521C6" w:rsidRPr="00CE25AF" w:rsidRDefault="00E521C6" w:rsidP="001B5277">
      <w:pPr>
        <w:rPr>
          <w:lang w:val="en-US"/>
        </w:rPr>
      </w:pPr>
      <w:r w:rsidRPr="00CE25AF">
        <w:rPr>
          <w:lang w:val="en-US"/>
        </w:rPr>
        <w:t xml:space="preserve">The work is based on the following principle: </w:t>
      </w:r>
      <w:r w:rsidR="00CC651E" w:rsidRPr="00CE25AF">
        <w:rPr>
          <w:lang w:val="en-US"/>
        </w:rPr>
        <w:t>keep it simple but do not simplify if it affects interoperability.</w:t>
      </w:r>
    </w:p>
    <w:p w14:paraId="20B24E32" w14:textId="145D30C8" w:rsidR="000D5268" w:rsidRPr="00CE25AF" w:rsidRDefault="00307D2F" w:rsidP="001B5277">
      <w:pPr>
        <w:rPr>
          <w:lang w:val="en-US"/>
        </w:rPr>
      </w:pPr>
      <w:r w:rsidRPr="00CE25AF">
        <w:rPr>
          <w:lang w:val="en-US"/>
        </w:rPr>
        <w:t xml:space="preserve">To create </w:t>
      </w:r>
      <w:r w:rsidR="000D5268" w:rsidRPr="00CE25AF">
        <w:rPr>
          <w:lang w:val="en-US"/>
        </w:rPr>
        <w:t xml:space="preserve">a detailed specification of the </w:t>
      </w:r>
      <w:r w:rsidR="0089433B" w:rsidRPr="00CE25AF">
        <w:rPr>
          <w:lang w:val="en-US"/>
        </w:rPr>
        <w:t>Administration Shell</w:t>
      </w:r>
      <w:r w:rsidR="000D5268" w:rsidRPr="00CE25AF">
        <w:rPr>
          <w:lang w:val="en-US"/>
        </w:rPr>
        <w:t xml:space="preserve"> according to the scope of </w:t>
      </w:r>
      <w:r w:rsidR="00DA1A43">
        <w:rPr>
          <w:lang w:val="en-US"/>
        </w:rPr>
        <w:t>P</w:t>
      </w:r>
      <w:r w:rsidR="000D5268" w:rsidRPr="00CE25AF">
        <w:rPr>
          <w:lang w:val="en-US"/>
        </w:rPr>
        <w:t>art 1</w:t>
      </w:r>
      <w:r w:rsidR="00D66170">
        <w:rPr>
          <w:lang w:val="en-US"/>
        </w:rPr>
        <w:t xml:space="preserve">a </w:t>
      </w:r>
      <w:r w:rsidR="000D5268" w:rsidRPr="00CE25AF">
        <w:rPr>
          <w:lang w:val="en-US"/>
        </w:rPr>
        <w:t xml:space="preserve">result papers published by Plattform Industrie 4.0, </w:t>
      </w:r>
      <w:r w:rsidRPr="00CE25AF">
        <w:rPr>
          <w:lang w:val="en-US"/>
        </w:rPr>
        <w:t>t</w:t>
      </w:r>
      <w:r w:rsidR="000D5268" w:rsidRPr="00CE25AF">
        <w:rPr>
          <w:lang w:val="en-US"/>
        </w:rPr>
        <w:t xml:space="preserve">he </w:t>
      </w:r>
      <w:r w:rsidRPr="00CE25AF">
        <w:rPr>
          <w:lang w:val="en-US"/>
        </w:rPr>
        <w:t>t</w:t>
      </w:r>
      <w:r w:rsidR="000D5268" w:rsidRPr="00CE25AF">
        <w:rPr>
          <w:lang w:val="en-US"/>
        </w:rPr>
        <w:t xml:space="preserve">rilateral cooperation </w:t>
      </w:r>
      <w:r w:rsidR="00E5511A">
        <w:rPr>
          <w:lang w:val="en-US"/>
        </w:rPr>
        <w:t>between</w:t>
      </w:r>
      <w:r w:rsidR="000D5268" w:rsidRPr="00CE25AF">
        <w:rPr>
          <w:lang w:val="en-US"/>
        </w:rPr>
        <w:t xml:space="preserve"> France</w:t>
      </w:r>
      <w:r w:rsidR="003863BA">
        <w:rPr>
          <w:lang w:val="en-US"/>
        </w:rPr>
        <w:t xml:space="preserve">, </w:t>
      </w:r>
      <w:r w:rsidR="000D5268" w:rsidRPr="00CE25AF">
        <w:rPr>
          <w:lang w:val="en-US"/>
        </w:rPr>
        <w:t>Italy</w:t>
      </w:r>
      <w:r w:rsidR="00E5511A">
        <w:rPr>
          <w:lang w:val="en-US"/>
        </w:rPr>
        <w:t>,</w:t>
      </w:r>
      <w:r w:rsidR="003863BA">
        <w:rPr>
          <w:lang w:val="en-US"/>
        </w:rPr>
        <w:t xml:space="preserve"> and Germany</w:t>
      </w:r>
      <w:r w:rsidR="00E5511A">
        <w:rPr>
          <w:lang w:val="en-US"/>
        </w:rPr>
        <w:t>, as well as</w:t>
      </w:r>
      <w:r w:rsidR="000D5268" w:rsidRPr="00CE25AF">
        <w:rPr>
          <w:lang w:val="en-US"/>
        </w:rPr>
        <w:t xml:space="preserve"> international </w:t>
      </w:r>
      <w:r w:rsidR="001B1C02" w:rsidRPr="00CE25AF">
        <w:rPr>
          <w:lang w:val="en-US"/>
        </w:rPr>
        <w:t>standardization</w:t>
      </w:r>
      <w:r w:rsidR="000D5268" w:rsidRPr="00CE25AF">
        <w:rPr>
          <w:lang w:val="en-US"/>
        </w:rPr>
        <w:t xml:space="preserve"> results were </w:t>
      </w:r>
      <w:r w:rsidR="00822C36" w:rsidRPr="00CE25AF">
        <w:rPr>
          <w:lang w:val="en-US"/>
        </w:rPr>
        <w:t>analy</w:t>
      </w:r>
      <w:r w:rsidRPr="00CE25AF">
        <w:rPr>
          <w:lang w:val="en-US"/>
        </w:rPr>
        <w:t>z</w:t>
      </w:r>
      <w:r w:rsidR="00822C36" w:rsidRPr="00CE25AF">
        <w:rPr>
          <w:lang w:val="en-US"/>
        </w:rPr>
        <w:t>ed</w:t>
      </w:r>
      <w:r w:rsidR="000D5268" w:rsidRPr="00CE25AF">
        <w:rPr>
          <w:lang w:val="en-US"/>
        </w:rPr>
        <w:t xml:space="preserve"> and take</w:t>
      </w:r>
      <w:r w:rsidR="00EE2D48" w:rsidRPr="00CE25AF">
        <w:rPr>
          <w:lang w:val="en-US"/>
        </w:rPr>
        <w:t>n</w:t>
      </w:r>
      <w:r w:rsidR="000D5268" w:rsidRPr="00CE25AF">
        <w:rPr>
          <w:lang w:val="en-US"/>
        </w:rPr>
        <w:t xml:space="preserve"> as source of requirements for the specification process. A</w:t>
      </w:r>
      <w:r w:rsidR="004D61A2" w:rsidRPr="00CE25AF">
        <w:rPr>
          <w:lang w:val="en-US"/>
        </w:rPr>
        <w:t>s many ideas as possible from the discussion papers</w:t>
      </w:r>
      <w:r w:rsidR="00E521C6" w:rsidRPr="00CE25AF">
        <w:rPr>
          <w:lang w:val="en-US"/>
        </w:rPr>
        <w:t xml:space="preserve"> were considered</w:t>
      </w:r>
      <w:r w:rsidR="004D61A2" w:rsidRPr="00CE25AF">
        <w:rPr>
          <w:lang w:val="en-US"/>
        </w:rPr>
        <w:t xml:space="preserve">. </w:t>
      </w:r>
      <w:r w:rsidR="00317C5F" w:rsidRPr="00CE25AF">
        <w:rPr>
          <w:lang w:val="en-US"/>
        </w:rPr>
        <w:t xml:space="preserve">See </w:t>
      </w:r>
      <w:r w:rsidR="00D66170">
        <w:rPr>
          <w:lang w:val="en-US"/>
        </w:rPr>
        <w:t>Annex A</w:t>
      </w:r>
      <w:r w:rsidR="00317C5F" w:rsidRPr="00CE25AF">
        <w:rPr>
          <w:lang w:val="en-US"/>
        </w:rPr>
        <w:t xml:space="preserve"> for more information.</w:t>
      </w:r>
    </w:p>
    <w:p w14:paraId="736E9ECA" w14:textId="14359EE2" w:rsidR="004D61A2" w:rsidRPr="00CE25AF" w:rsidRDefault="004D61A2" w:rsidP="001B5277">
      <w:pPr>
        <w:rPr>
          <w:lang w:val="en-US"/>
        </w:rPr>
      </w:pPr>
      <w:r w:rsidRPr="00CE25AF">
        <w:rPr>
          <w:lang w:val="en-US"/>
        </w:rPr>
        <w:t xml:space="preserve">The partners represented in the Plattform Industrie 4.0 </w:t>
      </w:r>
      <w:r w:rsidR="00E972FA" w:rsidRPr="00CE25AF">
        <w:rPr>
          <w:lang w:val="en-US"/>
        </w:rPr>
        <w:t xml:space="preserve">and the Industrial Digital Twin Association (IDTA) </w:t>
      </w:r>
      <w:r w:rsidR="000D5268" w:rsidRPr="00CE25AF">
        <w:rPr>
          <w:lang w:val="en-US"/>
        </w:rPr>
        <w:t xml:space="preserve">and associations such as ZVEI, VDMA, VDI/ VDE and </w:t>
      </w:r>
      <w:proofErr w:type="spellStart"/>
      <w:r w:rsidR="000D5268" w:rsidRPr="00CE25AF">
        <w:rPr>
          <w:lang w:val="en-US"/>
        </w:rPr>
        <w:t>Bitkom</w:t>
      </w:r>
      <w:proofErr w:type="spellEnd"/>
      <w:r w:rsidR="000D5268" w:rsidRPr="00CE25AF">
        <w:rPr>
          <w:lang w:val="en-US"/>
        </w:rPr>
        <w:t xml:space="preserve">, </w:t>
      </w:r>
      <w:r w:rsidRPr="00CE25AF">
        <w:rPr>
          <w:lang w:val="en-US"/>
        </w:rPr>
        <w:t>ensure that there is broad sectoral coverage</w:t>
      </w:r>
      <w:r w:rsidR="00307D2F" w:rsidRPr="00CE25AF">
        <w:rPr>
          <w:lang w:val="en-US"/>
        </w:rPr>
        <w:t xml:space="preserve"> of </w:t>
      </w:r>
      <w:r w:rsidRPr="00CE25AF">
        <w:rPr>
          <w:lang w:val="en-US"/>
        </w:rPr>
        <w:t>process, hybrid</w:t>
      </w:r>
      <w:r w:rsidR="00307D2F" w:rsidRPr="00CE25AF">
        <w:rPr>
          <w:lang w:val="en-US"/>
        </w:rPr>
        <w:t>,</w:t>
      </w:r>
      <w:r w:rsidRPr="00CE25AF">
        <w:rPr>
          <w:lang w:val="en-US"/>
        </w:rPr>
        <w:t xml:space="preserve"> and </w:t>
      </w:r>
      <w:r w:rsidR="00025201" w:rsidRPr="00CE25AF">
        <w:rPr>
          <w:lang w:val="en-US"/>
        </w:rPr>
        <w:t xml:space="preserve">factory </w:t>
      </w:r>
      <w:r w:rsidRPr="00CE25AF">
        <w:rPr>
          <w:lang w:val="en-US"/>
        </w:rPr>
        <w:t xml:space="preserve">automation and in terms of integrating </w:t>
      </w:r>
      <w:r w:rsidR="00840153" w:rsidRPr="00CE25AF">
        <w:rPr>
          <w:lang w:val="en-US"/>
        </w:rPr>
        <w:t>information technology (IT) and operational technology (OT)</w:t>
      </w:r>
      <w:r w:rsidRPr="00CE25AF">
        <w:rPr>
          <w:lang w:val="en-US"/>
        </w:rPr>
        <w:t>.</w:t>
      </w:r>
    </w:p>
    <w:p w14:paraId="75CEA849" w14:textId="647CDD73" w:rsidR="000D5268" w:rsidRPr="00CE25AF" w:rsidRDefault="000D5268" w:rsidP="001B5277">
      <w:pPr>
        <w:rPr>
          <w:lang w:val="en-US"/>
        </w:rPr>
      </w:pPr>
      <w:r w:rsidRPr="00CE25AF">
        <w:rPr>
          <w:lang w:val="en-US"/>
        </w:rPr>
        <w:t>Design alternatives were intensively discussed within the working group. An extensive feedback process of this document series</w:t>
      </w:r>
      <w:r w:rsidR="005843EA" w:rsidRPr="00CE25AF">
        <w:rPr>
          <w:lang w:val="en-US"/>
        </w:rPr>
        <w:t xml:space="preserve"> is additionally performed within</w:t>
      </w:r>
      <w:r w:rsidRPr="00CE25AF">
        <w:rPr>
          <w:lang w:val="en-US"/>
        </w:rPr>
        <w:t xml:space="preserve"> the </w:t>
      </w:r>
      <w:r w:rsidR="005843EA" w:rsidRPr="00CE25AF">
        <w:rPr>
          <w:lang w:val="en-US"/>
        </w:rPr>
        <w:t xml:space="preserve">working groups of </w:t>
      </w:r>
      <w:r w:rsidRPr="00CE25AF">
        <w:rPr>
          <w:lang w:val="en-US"/>
        </w:rPr>
        <w:t>Plattform</w:t>
      </w:r>
      <w:r w:rsidR="005843EA" w:rsidRPr="00CE25AF">
        <w:rPr>
          <w:lang w:val="en-US"/>
        </w:rPr>
        <w:t xml:space="preserve"> Industrie 4.0</w:t>
      </w:r>
      <w:r w:rsidRPr="00CE25AF">
        <w:rPr>
          <w:lang w:val="en-US"/>
        </w:rPr>
        <w:t xml:space="preserve"> </w:t>
      </w:r>
      <w:r w:rsidR="005843EA" w:rsidRPr="00CE25AF">
        <w:rPr>
          <w:lang w:val="en-US"/>
        </w:rPr>
        <w:t>and IDTA</w:t>
      </w:r>
      <w:r w:rsidRPr="00CE25AF">
        <w:rPr>
          <w:lang w:val="en-US"/>
        </w:rPr>
        <w:t>.</w:t>
      </w:r>
    </w:p>
    <w:p w14:paraId="6899B067" w14:textId="3CF742E8" w:rsidR="00E028F0" w:rsidRDefault="000D5268" w:rsidP="001B5277">
      <w:pPr>
        <w:rPr>
          <w:lang w:val="en-US"/>
        </w:rPr>
      </w:pPr>
      <w:r w:rsidRPr="00CE25AF">
        <w:rPr>
          <w:lang w:val="en-US"/>
        </w:rPr>
        <w:t xml:space="preserve">Guiding principle for the specification was </w:t>
      </w:r>
      <w:r w:rsidR="003466A4" w:rsidRPr="00CE25AF">
        <w:rPr>
          <w:lang w:val="en-US"/>
        </w:rPr>
        <w:t>to provide detail</w:t>
      </w:r>
      <w:r w:rsidR="00E521C6" w:rsidRPr="00CE25AF">
        <w:rPr>
          <w:lang w:val="en-US"/>
        </w:rPr>
        <w:t>ed</w:t>
      </w:r>
      <w:r w:rsidR="003466A4" w:rsidRPr="00CE25AF">
        <w:rPr>
          <w:lang w:val="en-US"/>
        </w:rPr>
        <w:t xml:space="preserve"> </w:t>
      </w:r>
      <w:r w:rsidR="001D06B3" w:rsidRPr="00CE25AF">
        <w:rPr>
          <w:lang w:val="en-US"/>
        </w:rPr>
        <w:t>information, which</w:t>
      </w:r>
      <w:r w:rsidRPr="00CE25AF">
        <w:rPr>
          <w:lang w:val="en-US"/>
        </w:rPr>
        <w:t xml:space="preserve"> can be easily implemented </w:t>
      </w:r>
      <w:r w:rsidR="003466A4" w:rsidRPr="00CE25AF">
        <w:rPr>
          <w:lang w:val="en-US"/>
        </w:rPr>
        <w:t xml:space="preserve">also </w:t>
      </w:r>
      <w:r w:rsidRPr="00CE25AF">
        <w:rPr>
          <w:lang w:val="en-US"/>
        </w:rPr>
        <w:t>by small and medium</w:t>
      </w:r>
      <w:r w:rsidR="00307D2F" w:rsidRPr="00CE25AF">
        <w:rPr>
          <w:lang w:val="en-US"/>
        </w:rPr>
        <w:t>-</w:t>
      </w:r>
      <w:r w:rsidRPr="00CE25AF">
        <w:rPr>
          <w:lang w:val="en-US"/>
        </w:rPr>
        <w:t>sized enterprises.</w:t>
      </w:r>
    </w:p>
    <w:p w14:paraId="6AEA2CF9" w14:textId="4491063A" w:rsidR="00E5511A" w:rsidRDefault="00E5511A" w:rsidP="001B5277">
      <w:pPr>
        <w:rPr>
          <w:lang w:val="en-US"/>
        </w:rPr>
      </w:pPr>
    </w:p>
    <w:p w14:paraId="0AA8ACB3" w14:textId="46D644CE" w:rsidR="00E5511A" w:rsidRDefault="00E5511A" w:rsidP="001B5277">
      <w:pPr>
        <w:rPr>
          <w:lang w:val="en-US"/>
        </w:rPr>
      </w:pPr>
    </w:p>
    <w:bookmarkStart w:id="128" w:name="_Ref125226179"/>
    <w:bookmarkStart w:id="129" w:name="_Toc125227879"/>
    <w:bookmarkStart w:id="130" w:name="_Toc125537666"/>
    <w:p w14:paraId="3AF6F071" w14:textId="28377D2C" w:rsidR="00E5511A" w:rsidRPr="002D7E1E" w:rsidRDefault="00E5511A" w:rsidP="001D4C72">
      <w:pPr>
        <w:pStyle w:val="Heading1"/>
      </w:pPr>
      <w:r>
        <w:lastRenderedPageBreak/>
        <mc:AlternateContent>
          <mc:Choice Requires="wps">
            <w:drawing>
              <wp:anchor distT="0" distB="0" distL="114300" distR="114300" simplePos="0" relativeHeight="252864512" behindDoc="1" locked="0" layoutInCell="1" allowOverlap="1" wp14:anchorId="2E730448" wp14:editId="0D7800D9">
                <wp:simplePos x="0" y="0"/>
                <wp:positionH relativeFrom="page">
                  <wp:posOffset>0</wp:posOffset>
                </wp:positionH>
                <wp:positionV relativeFrom="page">
                  <wp:posOffset>0</wp:posOffset>
                </wp:positionV>
                <wp:extent cx="7919720" cy="11160125"/>
                <wp:effectExtent l="0" t="0" r="5080" b="3175"/>
                <wp:wrapNone/>
                <wp:docPr id="12" name="Rechteck 4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19720" cy="11160125"/>
                        </a:xfrm>
                        <a:prstGeom prst="rect">
                          <a:avLst/>
                        </a:prstGeom>
                        <a:solidFill>
                          <a:srgbClr val="0778A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5B00F8CD" id="Rechteck 478" o:spid="_x0000_s1026" style="position:absolute;margin-left:0;margin-top:0;width:623.6pt;height:878.75pt;z-index:-25045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" fillcolor="#0778a5" stroked="f" strokeweight="1pt">
                <w10:wrap anchorx="page" anchory="page"/>
              </v:rect>
            </w:pict>
          </mc:Fallback>
        </mc:AlternateContent>
      </w:r>
      <w:r>
        <w:t>Terms, Definitions and Abbreviations</w:t>
      </w:r>
      <w:bookmarkEnd w:id="128"/>
      <w:bookmarkEnd w:id="129"/>
      <w:bookmarkEnd w:id="130"/>
    </w:p>
    <w:p w14:paraId="251A60EA" w14:textId="77777777" w:rsidR="00E5511A" w:rsidRPr="00CE25AF" w:rsidRDefault="00E5511A" w:rsidP="001B5277">
      <w:pPr>
        <w:rPr>
          <w:lang w:val="en-US"/>
        </w:rPr>
      </w:pPr>
    </w:p>
    <w:p w14:paraId="10C57405" w14:textId="4691C093" w:rsidR="00216404" w:rsidRPr="002670C6" w:rsidRDefault="00216404" w:rsidP="00216404">
      <w:pPr>
        <w:rPr>
          <w:lang w:val="en-US"/>
        </w:rPr>
      </w:pPr>
      <w:bookmarkStart w:id="131" w:name="_Toc510190015"/>
      <w:bookmarkStart w:id="132" w:name="_Toc511579012"/>
      <w:bookmarkStart w:id="133" w:name="_Ref528918383"/>
      <w:bookmarkStart w:id="134" w:name="_Ref528920427"/>
    </w:p>
    <w:p w14:paraId="66E73F0C" w14:textId="049FECB4" w:rsidR="000F269D" w:rsidRPr="00E5511A" w:rsidRDefault="00882D25" w:rsidP="00DA1A43">
      <w:pPr>
        <w:pStyle w:val="Heading2"/>
        <w:rPr>
          <w:lang w:val="en-US"/>
        </w:rPr>
      </w:pPr>
      <w:bookmarkStart w:id="135" w:name="_Toc54815870"/>
      <w:r w:rsidRPr="00E5511A">
        <w:rPr>
          <w:lang w:val="en-US"/>
        </w:rPr>
        <w:lastRenderedPageBreak/>
        <w:t xml:space="preserve"> </w:t>
      </w:r>
      <w:bookmarkStart w:id="136" w:name="_Toc125227880"/>
      <w:bookmarkStart w:id="137" w:name="_Toc125537667"/>
      <w:r w:rsidR="007330E6" w:rsidRPr="00E5511A">
        <w:rPr>
          <w:lang w:val="en-US"/>
        </w:rPr>
        <w:t xml:space="preserve">Terms </w:t>
      </w:r>
      <w:r w:rsidR="005426D0" w:rsidRPr="00E5511A">
        <w:rPr>
          <w:lang w:val="en-US"/>
        </w:rPr>
        <w:t>and</w:t>
      </w:r>
      <w:r w:rsidR="007330E6" w:rsidRPr="00E5511A">
        <w:rPr>
          <w:lang w:val="en-US"/>
        </w:rPr>
        <w:t xml:space="preserve"> Definitions</w:t>
      </w:r>
      <w:bookmarkEnd w:id="131"/>
      <w:bookmarkEnd w:id="132"/>
      <w:bookmarkEnd w:id="133"/>
      <w:bookmarkEnd w:id="134"/>
      <w:bookmarkEnd w:id="135"/>
      <w:bookmarkEnd w:id="136"/>
      <w:bookmarkEnd w:id="137"/>
    </w:p>
    <w:p w14:paraId="2393EA64" w14:textId="54DD4CF0" w:rsidR="00AF4FFE" w:rsidRPr="00705029" w:rsidRDefault="005426D0" w:rsidP="00E5511A">
      <w:pPr>
        <w:pStyle w:val="Box"/>
        <w:rPr>
          <w:u w:val="single"/>
          <w:lang w:val="en-US"/>
        </w:rPr>
      </w:pPr>
      <w:r w:rsidRPr="00F57B03">
        <w:rPr>
          <w:u w:val="single"/>
          <w:lang w:val="en-US"/>
        </w:rPr>
        <w:t>Please note</w:t>
      </w:r>
      <w:r w:rsidR="00E5511A">
        <w:rPr>
          <w:lang w:val="en-US"/>
        </w:rPr>
        <w:t>: t</w:t>
      </w:r>
      <w:r w:rsidR="00307D2F" w:rsidRPr="00CE25AF">
        <w:rPr>
          <w:lang w:val="en-US"/>
        </w:rPr>
        <w:t>he d</w:t>
      </w:r>
      <w:r w:rsidR="00AF4FFE" w:rsidRPr="00CE25AF">
        <w:rPr>
          <w:lang w:val="en-US"/>
        </w:rPr>
        <w:t>efinition</w:t>
      </w:r>
      <w:r w:rsidR="00307D2F" w:rsidRPr="00CE25AF">
        <w:rPr>
          <w:lang w:val="en-US"/>
        </w:rPr>
        <w:t>s</w:t>
      </w:r>
      <w:r w:rsidR="00AF4FFE" w:rsidRPr="00CE25AF">
        <w:rPr>
          <w:lang w:val="en-US"/>
        </w:rPr>
        <w:t xml:space="preserve"> of terms are only valid in a certain context. Th</w:t>
      </w:r>
      <w:r w:rsidR="003564EB" w:rsidRPr="00CE25AF">
        <w:rPr>
          <w:lang w:val="en-US"/>
        </w:rPr>
        <w:t>is</w:t>
      </w:r>
      <w:r w:rsidR="00AF4FFE" w:rsidRPr="00CE25AF">
        <w:rPr>
          <w:lang w:val="en-US"/>
        </w:rPr>
        <w:t xml:space="preserve"> glossary applies </w:t>
      </w:r>
      <w:r w:rsidRPr="00CE25AF">
        <w:rPr>
          <w:lang w:val="en-US"/>
        </w:rPr>
        <w:t>only within</w:t>
      </w:r>
      <w:r w:rsidR="00AF4FFE" w:rsidRPr="00CE25AF">
        <w:rPr>
          <w:lang w:val="en-US"/>
        </w:rPr>
        <w:t xml:space="preserve"> the context of this document.</w:t>
      </w:r>
    </w:p>
    <w:p w14:paraId="57F1C7B5" w14:textId="48DD70C6" w:rsidR="00AA6A7E" w:rsidRPr="00CE25AF" w:rsidRDefault="00AA6A7E" w:rsidP="001B5277">
      <w:pPr>
        <w:pStyle w:val="Box"/>
        <w:rPr>
          <w:lang w:val="en-US"/>
        </w:rPr>
      </w:pPr>
      <w:r w:rsidRPr="00CE25AF">
        <w:rPr>
          <w:lang w:val="en-US"/>
        </w:rPr>
        <w:t>If available</w:t>
      </w:r>
      <w:r w:rsidR="005426D0" w:rsidRPr="00CE25AF">
        <w:rPr>
          <w:lang w:val="en-US"/>
        </w:rPr>
        <w:t xml:space="preserve">, definitions </w:t>
      </w:r>
      <w:r w:rsidRPr="00CE25AF">
        <w:rPr>
          <w:lang w:val="en-US"/>
        </w:rPr>
        <w:t>were taken from IEC 63278-1</w:t>
      </w:r>
      <w:r w:rsidR="0021139E" w:rsidRPr="00CE25AF">
        <w:rPr>
          <w:lang w:val="en-US"/>
        </w:rPr>
        <w:t xml:space="preserve"> DRAFT, July 2022.</w:t>
      </w:r>
    </w:p>
    <w:p w14:paraId="7C93B2B3" w14:textId="77777777" w:rsidR="000324C4" w:rsidRPr="00CE25AF" w:rsidRDefault="000324C4" w:rsidP="001B5277">
      <w:pPr>
        <w:pStyle w:val="TERM-head"/>
        <w:rPr>
          <w:lang w:val="en-US"/>
        </w:rPr>
      </w:pPr>
      <w:r w:rsidRPr="00CE25AF">
        <w:rPr>
          <w:lang w:val="en-US"/>
        </w:rPr>
        <w:t>access control</w:t>
      </w:r>
    </w:p>
    <w:p w14:paraId="493B7BF5" w14:textId="77777777" w:rsidR="000324C4" w:rsidRPr="00CE25AF" w:rsidRDefault="000324C4" w:rsidP="001B5277">
      <w:pPr>
        <w:pStyle w:val="TERM-body"/>
        <w:rPr>
          <w:lang w:val="en-US"/>
        </w:rPr>
      </w:pPr>
      <w:r w:rsidRPr="00CE25AF">
        <w:rPr>
          <w:lang w:val="en-US"/>
        </w:rPr>
        <w:t>protection of system resources against unauthorized access; a process by which use of system resources is regulated according to a security policy and is permitted by only authorized entities (users, programs, processes, or other systems) according to that policy</w:t>
      </w:r>
    </w:p>
    <w:p w14:paraId="0A0F3475" w14:textId="77777777" w:rsidR="000324C4" w:rsidRPr="002670C6" w:rsidRDefault="000324C4" w:rsidP="001B5277">
      <w:pPr>
        <w:pStyle w:val="TERM-source"/>
        <w:rPr>
          <w:lang w:val="en-US"/>
        </w:rPr>
      </w:pPr>
      <w:r w:rsidRPr="002670C6">
        <w:rPr>
          <w:lang w:val="en-US"/>
        </w:rPr>
        <w:t>[SOURCE: IEC TS 62443-1-1]</w:t>
      </w:r>
    </w:p>
    <w:p w14:paraId="045C26CD" w14:textId="77777777" w:rsidR="005E15BC" w:rsidRPr="002670C6" w:rsidRDefault="005E15BC" w:rsidP="001B5277">
      <w:pPr>
        <w:pStyle w:val="TERM-head"/>
        <w:rPr>
          <w:lang w:val="en-US"/>
        </w:rPr>
      </w:pPr>
      <w:r w:rsidRPr="002670C6">
        <w:rPr>
          <w:lang w:val="en-US"/>
        </w:rPr>
        <w:t>application</w:t>
      </w:r>
    </w:p>
    <w:p w14:paraId="5E494616" w14:textId="77777777" w:rsidR="005E15BC" w:rsidRPr="00CE25AF" w:rsidRDefault="005E15BC" w:rsidP="001B5277">
      <w:pPr>
        <w:pStyle w:val="TERM-body"/>
        <w:rPr>
          <w:lang w:val="en-US"/>
        </w:rPr>
      </w:pPr>
      <w:r w:rsidRPr="00CE25AF">
        <w:rPr>
          <w:lang w:val="en-US"/>
        </w:rPr>
        <w:t>software functional element specific to the solution of a problem in industrial-process measurement and control</w:t>
      </w:r>
    </w:p>
    <w:p w14:paraId="3C129C00" w14:textId="2A6291DD" w:rsidR="005E15BC" w:rsidRPr="00CE25AF" w:rsidRDefault="005E15BC" w:rsidP="001B5277">
      <w:pPr>
        <w:pStyle w:val="TERM-note"/>
        <w:rPr>
          <w:lang w:val="en-US"/>
        </w:rPr>
      </w:pPr>
      <w:r w:rsidRPr="00CE25AF">
        <w:rPr>
          <w:lang w:val="en-US"/>
        </w:rPr>
        <w:t>Note</w:t>
      </w:r>
      <w:r w:rsidR="003863BA">
        <w:rPr>
          <w:lang w:val="en-US"/>
        </w:rPr>
        <w:t xml:space="preserve"> 1 to entry</w:t>
      </w:r>
      <w:r w:rsidRPr="00CE25AF">
        <w:rPr>
          <w:lang w:val="en-US"/>
        </w:rPr>
        <w:t xml:space="preserve">: </w:t>
      </w:r>
      <w:r w:rsidR="00307D2F" w:rsidRPr="00CE25AF">
        <w:rPr>
          <w:lang w:val="en-US"/>
        </w:rPr>
        <w:t>a</w:t>
      </w:r>
      <w:r w:rsidRPr="00CE25AF">
        <w:rPr>
          <w:lang w:val="en-US"/>
        </w:rPr>
        <w:t xml:space="preserve">n application </w:t>
      </w:r>
      <w:r w:rsidR="00216404" w:rsidRPr="00CE25AF">
        <w:rPr>
          <w:lang w:val="en-US"/>
        </w:rPr>
        <w:t xml:space="preserve">can </w:t>
      </w:r>
      <w:r w:rsidRPr="00CE25AF">
        <w:rPr>
          <w:lang w:val="en-US"/>
        </w:rPr>
        <w:t xml:space="preserve">be distributed among </w:t>
      </w:r>
      <w:r w:rsidR="00AF4FFE" w:rsidRPr="00CE25AF">
        <w:rPr>
          <w:lang w:val="en-US"/>
        </w:rPr>
        <w:t>resources and</w:t>
      </w:r>
      <w:r w:rsidRPr="00CE25AF">
        <w:rPr>
          <w:lang w:val="en-US"/>
        </w:rPr>
        <w:t xml:space="preserve"> may communicate with other applications.</w:t>
      </w:r>
    </w:p>
    <w:p w14:paraId="30F775F5" w14:textId="77777777" w:rsidR="005E15BC" w:rsidRPr="002670C6" w:rsidRDefault="005E15BC" w:rsidP="001B5277">
      <w:pPr>
        <w:pStyle w:val="TERM-source"/>
        <w:rPr>
          <w:lang w:val="en-US"/>
        </w:rPr>
      </w:pPr>
      <w:r w:rsidRPr="002670C6">
        <w:rPr>
          <w:lang w:val="en-US"/>
        </w:rPr>
        <w:t>[SOURCE: IEC TR 62390:2005-01, 3.1.2]</w:t>
      </w:r>
    </w:p>
    <w:p w14:paraId="2074F632" w14:textId="77777777" w:rsidR="005E15BC" w:rsidRPr="002670C6" w:rsidRDefault="005E15BC" w:rsidP="001B5277">
      <w:pPr>
        <w:pStyle w:val="TERM-head"/>
        <w:rPr>
          <w:lang w:val="en-US"/>
        </w:rPr>
      </w:pPr>
      <w:r w:rsidRPr="002670C6">
        <w:rPr>
          <w:lang w:val="en-US"/>
        </w:rPr>
        <w:t>asset</w:t>
      </w:r>
    </w:p>
    <w:p w14:paraId="24D8B37B" w14:textId="3099924A" w:rsidR="00AA6A7E" w:rsidRPr="00CE25AF" w:rsidRDefault="00AA6A7E" w:rsidP="001B5277">
      <w:pPr>
        <w:pStyle w:val="TERM-body"/>
        <w:rPr>
          <w:lang w:val="en-US" w:eastAsia="zh-CN"/>
        </w:rPr>
      </w:pPr>
      <w:r w:rsidRPr="00CE25AF">
        <w:rPr>
          <w:rFonts w:ascii="ArialMT" w:hAnsi="ArialMT" w:cs="ArialMT"/>
          <w:lang w:val="en-US"/>
        </w:rPr>
        <w:t>physical, digital, or intangible entity that has value to an individual, an organization</w:t>
      </w:r>
      <w:r w:rsidR="008058BB" w:rsidRPr="00CE25AF">
        <w:rPr>
          <w:rFonts w:ascii="ArialMT" w:hAnsi="ArialMT" w:cs="ArialMT"/>
          <w:lang w:val="en-US"/>
        </w:rPr>
        <w:t>,</w:t>
      </w:r>
      <w:r w:rsidRPr="00CE25AF">
        <w:rPr>
          <w:rFonts w:ascii="ArialMT" w:hAnsi="ArialMT" w:cs="ArialMT"/>
          <w:lang w:val="en-US"/>
        </w:rPr>
        <w:t xml:space="preserve"> or a government</w:t>
      </w:r>
    </w:p>
    <w:p w14:paraId="2EBF57A5" w14:textId="02D3693B" w:rsidR="003863BA" w:rsidRPr="00CB37F5" w:rsidRDefault="005E15BC" w:rsidP="00CB37F5">
      <w:pPr>
        <w:pStyle w:val="NOTE"/>
        <w:rPr>
          <w:rFonts w:ascii="ArialMT" w:hAnsi="ArialMT" w:cs="ArialMT"/>
          <w:lang w:val="en-US"/>
        </w:rPr>
      </w:pPr>
      <w:r w:rsidRPr="00AA7226">
        <w:rPr>
          <w:lang w:val="en-US"/>
        </w:rPr>
        <w:t>Note</w:t>
      </w:r>
      <w:r w:rsidR="00AA6A7E">
        <w:rPr>
          <w:lang w:val="en-US"/>
        </w:rPr>
        <w:t xml:space="preserve"> 1 to entry</w:t>
      </w:r>
      <w:r w:rsidRPr="00AA7226">
        <w:rPr>
          <w:lang w:val="en-US"/>
        </w:rPr>
        <w:t xml:space="preserve">: </w:t>
      </w:r>
      <w:r w:rsidR="006E71A7">
        <w:rPr>
          <w:rFonts w:ascii="ArialMT" w:hAnsi="ArialMT" w:cs="ArialMT"/>
          <w:lang w:val="en-US"/>
        </w:rPr>
        <w:t>a</w:t>
      </w:r>
      <w:r w:rsidR="00AA6A7E" w:rsidRPr="00845EB7">
        <w:rPr>
          <w:rFonts w:ascii="ArialMT" w:hAnsi="ArialMT" w:cs="ArialMT"/>
          <w:lang w:val="en-US"/>
        </w:rPr>
        <w:t>n</w:t>
      </w:r>
      <w:r w:rsidR="00AA6A7E" w:rsidRPr="00CE25AF">
        <w:rPr>
          <w:rFonts w:ascii="ArialMT" w:hAnsi="ArialMT" w:cs="ArialMT"/>
          <w:lang w:val="en-US"/>
        </w:rPr>
        <w:t xml:space="preserve"> asset can be single entity, a collection of entities, an assembly of entities</w:t>
      </w:r>
      <w:r w:rsidR="008058BB" w:rsidRPr="00CE25AF">
        <w:rPr>
          <w:rFonts w:ascii="ArialMT" w:hAnsi="ArialMT" w:cs="ArialMT"/>
          <w:lang w:val="en-US"/>
        </w:rPr>
        <w:t>,</w:t>
      </w:r>
      <w:r w:rsidR="00AA6A7E" w:rsidRPr="00CE25AF">
        <w:rPr>
          <w:rFonts w:ascii="ArialMT" w:hAnsi="ArialMT" w:cs="ArialMT"/>
          <w:lang w:val="en-US"/>
        </w:rPr>
        <w:t xml:space="preserve"> or a composition of entities.</w:t>
      </w:r>
    </w:p>
    <w:p w14:paraId="792AADB4" w14:textId="69E63D30" w:rsidR="008058BB" w:rsidRPr="00CE25AF" w:rsidRDefault="003863BA" w:rsidP="00AA6A7E">
      <w:pPr>
        <w:pStyle w:val="NOTE"/>
        <w:rPr>
          <w:lang w:val="en-US"/>
        </w:rPr>
      </w:pPr>
      <w:r>
        <w:rPr>
          <w:lang w:val="en-US"/>
        </w:rPr>
        <w:t xml:space="preserve">EXAMPLE 1: </w:t>
      </w:r>
      <w:r w:rsidR="00E5511A">
        <w:rPr>
          <w:lang w:val="en-US"/>
        </w:rPr>
        <w:t>e</w:t>
      </w:r>
      <w:r w:rsidR="00AA6A7E" w:rsidRPr="00CE25AF">
        <w:rPr>
          <w:lang w:val="en-US"/>
        </w:rPr>
        <w:t>xamples for physical entities are equipment, raw material, parts components and pieces, supplies, consumables,</w:t>
      </w:r>
      <w:r w:rsidR="008058BB" w:rsidRPr="00CE25AF">
        <w:rPr>
          <w:lang w:val="en-US"/>
        </w:rPr>
        <w:t xml:space="preserve"> </w:t>
      </w:r>
      <w:r w:rsidR="00AA6A7E" w:rsidRPr="00CE25AF">
        <w:rPr>
          <w:lang w:val="en-US"/>
        </w:rPr>
        <w:t>physical products</w:t>
      </w:r>
      <w:r w:rsidR="008058BB" w:rsidRPr="00CE25AF">
        <w:rPr>
          <w:lang w:val="en-US"/>
        </w:rPr>
        <w:t>,</w:t>
      </w:r>
      <w:r w:rsidR="00AA6A7E" w:rsidRPr="00CE25AF">
        <w:rPr>
          <w:lang w:val="en-US"/>
        </w:rPr>
        <w:t xml:space="preserve"> and waste.</w:t>
      </w:r>
    </w:p>
    <w:p w14:paraId="79BF77F1" w14:textId="0BE1BBBB" w:rsidR="00AA6A7E" w:rsidRPr="00CE25AF" w:rsidRDefault="003863BA" w:rsidP="00AA6A7E">
      <w:pPr>
        <w:pStyle w:val="NOTE"/>
        <w:rPr>
          <w:lang w:val="en-US"/>
        </w:rPr>
      </w:pPr>
      <w:r>
        <w:rPr>
          <w:lang w:val="en-US"/>
        </w:rPr>
        <w:t xml:space="preserve">EXAMPLE 2: </w:t>
      </w:r>
      <w:r w:rsidR="00E5511A">
        <w:rPr>
          <w:lang w:val="en-US"/>
        </w:rPr>
        <w:t>e</w:t>
      </w:r>
      <w:r w:rsidR="00AA6A7E" w:rsidRPr="00CE25AF">
        <w:rPr>
          <w:lang w:val="en-US"/>
        </w:rPr>
        <w:t>xamples for digital assets are process definitions, business procedures</w:t>
      </w:r>
      <w:r w:rsidR="008058BB" w:rsidRPr="00CE25AF">
        <w:rPr>
          <w:lang w:val="en-US"/>
        </w:rPr>
        <w:t>,</w:t>
      </w:r>
      <w:r w:rsidR="00AA6A7E" w:rsidRPr="00CE25AF">
        <w:rPr>
          <w:lang w:val="en-US"/>
        </w:rPr>
        <w:t xml:space="preserve"> or actual states.</w:t>
      </w:r>
    </w:p>
    <w:p w14:paraId="778D65AA" w14:textId="4B7D294D" w:rsidR="00AA6A7E" w:rsidRPr="00CE25AF" w:rsidRDefault="003863BA">
      <w:pPr>
        <w:pStyle w:val="NOTE"/>
        <w:rPr>
          <w:lang w:val="en-US"/>
        </w:rPr>
      </w:pPr>
      <w:r>
        <w:rPr>
          <w:rFonts w:ascii="ArialMT" w:hAnsi="ArialMT" w:cs="ArialMT"/>
          <w:lang w:val="en-US"/>
        </w:rPr>
        <w:t xml:space="preserve">EXAMPLE 3: </w:t>
      </w:r>
      <w:r w:rsidR="00E5511A">
        <w:rPr>
          <w:rFonts w:ascii="ArialMT" w:hAnsi="ArialMT" w:cs="ArialMT"/>
          <w:lang w:val="en-US"/>
        </w:rPr>
        <w:t>a</w:t>
      </w:r>
      <w:r w:rsidR="00AA6A7E" w:rsidRPr="00CE25AF">
        <w:rPr>
          <w:rFonts w:ascii="ArialMT" w:hAnsi="ArialMT" w:cs="ArialMT"/>
          <w:lang w:val="en-US"/>
        </w:rPr>
        <w:t xml:space="preserve"> software license is an example of an intangible asset.</w:t>
      </w:r>
    </w:p>
    <w:p w14:paraId="026FBA01" w14:textId="1749FA27" w:rsidR="005E15BC" w:rsidRPr="00CE25AF" w:rsidRDefault="005E15BC">
      <w:pPr>
        <w:pStyle w:val="TERM-source"/>
        <w:rPr>
          <w:lang w:val="en-US"/>
        </w:rPr>
      </w:pPr>
      <w:r w:rsidRPr="00CE25AF">
        <w:rPr>
          <w:lang w:val="en-US"/>
        </w:rPr>
        <w:t xml:space="preserve">[SOURCE: IEC </w:t>
      </w:r>
      <w:r w:rsidR="00AA6A7E" w:rsidRPr="00CE25AF">
        <w:rPr>
          <w:lang w:val="en-US"/>
        </w:rPr>
        <w:t>63278-1, based on IEV 741-01-04</w:t>
      </w:r>
      <w:r w:rsidR="002F482E">
        <w:rPr>
          <w:lang w:val="en-US"/>
        </w:rPr>
        <w:t>, editorial changes</w:t>
      </w:r>
      <w:r w:rsidR="00AA6A7E" w:rsidRPr="00CE25AF">
        <w:rPr>
          <w:lang w:val="en-US"/>
        </w:rPr>
        <w:t>]</w:t>
      </w:r>
    </w:p>
    <w:p w14:paraId="1B5B0CB1" w14:textId="77777777" w:rsidR="005E15BC" w:rsidRPr="00CE25AF" w:rsidRDefault="005E15BC" w:rsidP="001B5277">
      <w:pPr>
        <w:pStyle w:val="TERM-head"/>
        <w:rPr>
          <w:lang w:val="en-US"/>
        </w:rPr>
      </w:pPr>
      <w:r w:rsidRPr="00CE25AF">
        <w:rPr>
          <w:lang w:val="en-US"/>
        </w:rPr>
        <w:t>attribute</w:t>
      </w:r>
    </w:p>
    <w:p w14:paraId="0F02A537" w14:textId="77777777" w:rsidR="008F7BE6" w:rsidRPr="00CE25AF" w:rsidRDefault="008F7BE6" w:rsidP="00222508">
      <w:pPr>
        <w:pStyle w:val="TERM-body"/>
        <w:rPr>
          <w:lang w:val="en-US"/>
        </w:rPr>
      </w:pPr>
      <w:r w:rsidRPr="00CE25AF">
        <w:rPr>
          <w:lang w:val="en-US"/>
        </w:rPr>
        <w:t xml:space="preserve">data element of a </w:t>
      </w:r>
      <w:r w:rsidRPr="00CE25AF">
        <w:rPr>
          <w:i/>
          <w:iCs/>
          <w:lang w:val="en-US"/>
        </w:rPr>
        <w:t>property</w:t>
      </w:r>
      <w:r w:rsidRPr="00CE25AF">
        <w:rPr>
          <w:lang w:val="en-US"/>
        </w:rPr>
        <w:t>, a relation, or a class in information technology</w:t>
      </w:r>
    </w:p>
    <w:p w14:paraId="7388EA52" w14:textId="43CC7A61" w:rsidR="008F7BE6" w:rsidRPr="00CE25AF" w:rsidRDefault="005E15BC" w:rsidP="001B5277">
      <w:pPr>
        <w:pStyle w:val="TERM-source"/>
        <w:rPr>
          <w:lang w:val="en-US"/>
        </w:rPr>
      </w:pPr>
      <w:r w:rsidRPr="00CE25AF">
        <w:rPr>
          <w:lang w:val="en-US" w:eastAsia="zh-CN"/>
        </w:rPr>
        <w:t>[SOURCE: ISO/IEC Guide 77-2</w:t>
      </w:r>
      <w:r w:rsidR="008F7BE6" w:rsidRPr="00CE25AF">
        <w:rPr>
          <w:lang w:val="en-US" w:eastAsia="zh-CN"/>
        </w:rPr>
        <w:t xml:space="preserve">, </w:t>
      </w:r>
      <w:r w:rsidR="002C5B84" w:rsidRPr="00CE25AF">
        <w:rPr>
          <w:lang w:val="en-US" w:eastAsia="zh-CN"/>
        </w:rPr>
        <w:t>I</w:t>
      </w:r>
      <w:r w:rsidR="008F7BE6" w:rsidRPr="00CE25AF">
        <w:rPr>
          <w:lang w:val="en-US"/>
        </w:rPr>
        <w:t>SO/IEC 27460, IEC 61360]</w:t>
      </w:r>
    </w:p>
    <w:p w14:paraId="5F296600" w14:textId="77777777" w:rsidR="009E0AAF" w:rsidRPr="002670C6" w:rsidRDefault="009E0AAF" w:rsidP="009E0AAF">
      <w:pPr>
        <w:pStyle w:val="TERM-head"/>
        <w:rPr>
          <w:lang w:val="en-US"/>
        </w:rPr>
      </w:pPr>
      <w:r w:rsidRPr="002670C6">
        <w:rPr>
          <w:lang w:val="en-US"/>
        </w:rPr>
        <w:t>Asset Administration Shell (AAS)</w:t>
      </w:r>
    </w:p>
    <w:p w14:paraId="523AE896" w14:textId="77777777" w:rsidR="009E0AAF" w:rsidRPr="00CE25AF" w:rsidRDefault="009E0AAF" w:rsidP="009E0AAF">
      <w:pPr>
        <w:rPr>
          <w:lang w:val="en-US" w:eastAsia="zh-CN"/>
        </w:rPr>
      </w:pPr>
      <w:r w:rsidRPr="00CE25AF">
        <w:rPr>
          <w:rFonts w:ascii="ArialMT" w:hAnsi="ArialMT" w:cs="ArialMT"/>
          <w:lang w:val="en-US"/>
        </w:rPr>
        <w:t>standardized digital representation of an asset</w:t>
      </w:r>
    </w:p>
    <w:p w14:paraId="38F9B37C" w14:textId="55B7F33E" w:rsidR="009E0AAF" w:rsidRPr="00CE25AF" w:rsidRDefault="009E0AAF" w:rsidP="009E0AAF">
      <w:pPr>
        <w:pStyle w:val="TERM-note"/>
        <w:rPr>
          <w:lang w:val="en-US"/>
        </w:rPr>
      </w:pPr>
      <w:r w:rsidRPr="00CE25AF">
        <w:rPr>
          <w:lang w:val="en-US"/>
        </w:rPr>
        <w:t>Note</w:t>
      </w:r>
      <w:r>
        <w:rPr>
          <w:lang w:val="en-US"/>
        </w:rPr>
        <w:t xml:space="preserve"> </w:t>
      </w:r>
      <w:r w:rsidR="003863BA">
        <w:rPr>
          <w:lang w:val="en-US"/>
        </w:rPr>
        <w:t xml:space="preserve">1 </w:t>
      </w:r>
      <w:r>
        <w:rPr>
          <w:lang w:val="en-US"/>
        </w:rPr>
        <w:t>to entry</w:t>
      </w:r>
      <w:r w:rsidRPr="00CE25AF">
        <w:rPr>
          <w:lang w:val="en-US"/>
        </w:rPr>
        <w:t xml:space="preserve">: Asset </w:t>
      </w:r>
      <w:r w:rsidR="008058BB" w:rsidRPr="00CE25AF">
        <w:rPr>
          <w:lang w:val="en-US"/>
        </w:rPr>
        <w:t>A</w:t>
      </w:r>
      <w:r w:rsidRPr="00CE25AF">
        <w:rPr>
          <w:lang w:val="en-US"/>
        </w:rPr>
        <w:t xml:space="preserve">dministration </w:t>
      </w:r>
      <w:r w:rsidR="008058BB" w:rsidRPr="00CE25AF">
        <w:rPr>
          <w:lang w:val="en-US"/>
        </w:rPr>
        <w:t>S</w:t>
      </w:r>
      <w:r w:rsidRPr="00CE25AF">
        <w:rPr>
          <w:lang w:val="en-US"/>
        </w:rPr>
        <w:t xml:space="preserve">hell and Administration </w:t>
      </w:r>
      <w:r w:rsidR="008058BB" w:rsidRPr="00CE25AF">
        <w:rPr>
          <w:lang w:val="en-US"/>
        </w:rPr>
        <w:t>S</w:t>
      </w:r>
      <w:r w:rsidRPr="00CE25AF">
        <w:rPr>
          <w:lang w:val="en-US"/>
        </w:rPr>
        <w:t>hell are used synonymously.</w:t>
      </w:r>
    </w:p>
    <w:p w14:paraId="5E677296" w14:textId="35B6E22D" w:rsidR="009E0AAF" w:rsidRPr="002670C6" w:rsidRDefault="009E0AAF" w:rsidP="009E0AAF">
      <w:pPr>
        <w:pStyle w:val="TERM-source"/>
        <w:rPr>
          <w:lang w:val="en-US"/>
        </w:rPr>
      </w:pPr>
      <w:r w:rsidRPr="002670C6">
        <w:rPr>
          <w:lang w:val="en-US"/>
        </w:rPr>
        <w:t xml:space="preserve">[SOURCE: IEC 63278-1, </w:t>
      </w:r>
      <w:r w:rsidR="00C26D3F" w:rsidRPr="00CE25AF">
        <w:rPr>
          <w:lang w:val="en-US"/>
        </w:rPr>
        <w:t>n</w:t>
      </w:r>
      <w:r w:rsidRPr="00CE25AF">
        <w:rPr>
          <w:lang w:val="en-US"/>
        </w:rPr>
        <w:t>ote</w:t>
      </w:r>
      <w:r w:rsidRPr="002670C6">
        <w:rPr>
          <w:lang w:val="en-US"/>
        </w:rPr>
        <w:t xml:space="preserve"> added]</w:t>
      </w:r>
    </w:p>
    <w:p w14:paraId="167FB66E" w14:textId="77777777" w:rsidR="009E0AAF" w:rsidRPr="00CE25AF" w:rsidRDefault="009E0AAF" w:rsidP="00C72010">
      <w:pPr>
        <w:pStyle w:val="TERM-source"/>
        <w:tabs>
          <w:tab w:val="clear" w:pos="720"/>
        </w:tabs>
        <w:ind w:hanging="360"/>
        <w:rPr>
          <w:lang w:val="en-US"/>
        </w:rPr>
      </w:pPr>
    </w:p>
    <w:p w14:paraId="66924698" w14:textId="77777777" w:rsidR="005E15BC" w:rsidRPr="00CE25AF" w:rsidRDefault="005E15BC" w:rsidP="001B5277">
      <w:pPr>
        <w:pStyle w:val="TERM-head"/>
        <w:rPr>
          <w:lang w:val="en-US"/>
        </w:rPr>
      </w:pPr>
      <w:r w:rsidRPr="00CE25AF">
        <w:rPr>
          <w:lang w:val="en-US"/>
        </w:rPr>
        <w:t>class</w:t>
      </w:r>
    </w:p>
    <w:p w14:paraId="14AB2A56" w14:textId="77777777" w:rsidR="005E15BC" w:rsidRPr="00CE25AF" w:rsidRDefault="005E15BC" w:rsidP="001B5277">
      <w:pPr>
        <w:pStyle w:val="TERM-body"/>
        <w:rPr>
          <w:lang w:val="en-US"/>
        </w:rPr>
      </w:pPr>
      <w:r w:rsidRPr="00CE25AF">
        <w:rPr>
          <w:lang w:val="en-US"/>
        </w:rPr>
        <w:t xml:space="preserve">description of a set of objects that share the same </w:t>
      </w:r>
      <w:r w:rsidRPr="00CE25AF">
        <w:rPr>
          <w:i/>
          <w:lang w:val="en-US"/>
        </w:rPr>
        <w:t>attributes</w:t>
      </w:r>
      <w:r w:rsidRPr="00CE25AF">
        <w:rPr>
          <w:lang w:val="en-US"/>
        </w:rPr>
        <w:t xml:space="preserve">, </w:t>
      </w:r>
      <w:r w:rsidRPr="00CE25AF">
        <w:rPr>
          <w:i/>
          <w:lang w:val="en-US"/>
        </w:rPr>
        <w:t>operations</w:t>
      </w:r>
      <w:r w:rsidRPr="00CE25AF">
        <w:rPr>
          <w:lang w:val="en-US"/>
        </w:rPr>
        <w:t>, methods, relationships, and semantics</w:t>
      </w:r>
    </w:p>
    <w:p w14:paraId="0583D50D" w14:textId="77777777" w:rsidR="005E15BC" w:rsidRPr="002670C6" w:rsidRDefault="005E15BC" w:rsidP="001B5277">
      <w:pPr>
        <w:pStyle w:val="TERM-source"/>
        <w:rPr>
          <w:lang w:val="en-US"/>
        </w:rPr>
      </w:pPr>
      <w:r w:rsidRPr="002670C6">
        <w:rPr>
          <w:lang w:val="en-US"/>
        </w:rPr>
        <w:t>[SOURCE: IEC TR 62390:2005-01, 3.1.4]</w:t>
      </w:r>
    </w:p>
    <w:p w14:paraId="2D9102DB" w14:textId="77777777" w:rsidR="00891CBF" w:rsidRPr="002670C6" w:rsidRDefault="00891CBF" w:rsidP="001B5277">
      <w:pPr>
        <w:pStyle w:val="TERM-head"/>
        <w:rPr>
          <w:lang w:val="en-US"/>
        </w:rPr>
      </w:pPr>
      <w:r w:rsidRPr="002670C6">
        <w:rPr>
          <w:lang w:val="en-US"/>
        </w:rPr>
        <w:t>capability</w:t>
      </w:r>
    </w:p>
    <w:p w14:paraId="2F2748B4" w14:textId="470BBE63" w:rsidR="00E6742D" w:rsidRPr="00CE25AF" w:rsidRDefault="00E6742D" w:rsidP="001B5277">
      <w:pPr>
        <w:pStyle w:val="TERM-body"/>
        <w:rPr>
          <w:lang w:val="en-US"/>
        </w:rPr>
      </w:pPr>
      <w:r w:rsidRPr="00CE25AF">
        <w:rPr>
          <w:lang w:val="en-US"/>
        </w:rPr>
        <w:t>implementation-independent potential of an Industrie 4.0 component to achieve an effect within a domain</w:t>
      </w:r>
    </w:p>
    <w:p w14:paraId="111CDD43" w14:textId="2F6243BA" w:rsidR="00E6742D" w:rsidRPr="00CE25AF" w:rsidRDefault="00E6742D" w:rsidP="001B5277">
      <w:pPr>
        <w:pStyle w:val="TERM-note"/>
        <w:rPr>
          <w:lang w:val="en-US"/>
        </w:rPr>
      </w:pPr>
      <w:r w:rsidRPr="00CE25AF">
        <w:rPr>
          <w:lang w:val="en-US"/>
        </w:rPr>
        <w:t>Note 1</w:t>
      </w:r>
      <w:r w:rsidR="003863BA">
        <w:rPr>
          <w:lang w:val="en-US"/>
        </w:rPr>
        <w:t xml:space="preserve"> to entry</w:t>
      </w:r>
      <w:r w:rsidRPr="00CE25AF">
        <w:rPr>
          <w:lang w:val="en-US"/>
        </w:rPr>
        <w:t xml:space="preserve">: </w:t>
      </w:r>
      <w:r w:rsidR="008058BB" w:rsidRPr="00CE25AF">
        <w:rPr>
          <w:lang w:val="en-US"/>
        </w:rPr>
        <w:t>c</w:t>
      </w:r>
      <w:r w:rsidRPr="00CE25AF">
        <w:rPr>
          <w:lang w:val="en-US"/>
        </w:rPr>
        <w:t>apabilities can be orchestrated and structured</w:t>
      </w:r>
      <w:r w:rsidR="008058BB" w:rsidRPr="00CE25AF">
        <w:rPr>
          <w:lang w:val="en-US"/>
        </w:rPr>
        <w:t xml:space="preserve"> hierarchically</w:t>
      </w:r>
      <w:r w:rsidRPr="00CE25AF">
        <w:rPr>
          <w:lang w:val="en-US"/>
        </w:rPr>
        <w:t>.</w:t>
      </w:r>
    </w:p>
    <w:p w14:paraId="1B610BD7" w14:textId="4BC63307" w:rsidR="00E6742D" w:rsidRPr="00CE25AF" w:rsidRDefault="00E6742D" w:rsidP="001B5277">
      <w:pPr>
        <w:pStyle w:val="TERM-note"/>
        <w:rPr>
          <w:lang w:val="en-US"/>
        </w:rPr>
      </w:pPr>
      <w:r w:rsidRPr="00CE25AF">
        <w:rPr>
          <w:lang w:val="en-US"/>
        </w:rPr>
        <w:t>Note 2</w:t>
      </w:r>
      <w:r w:rsidR="003863BA">
        <w:rPr>
          <w:lang w:val="en-US"/>
        </w:rPr>
        <w:t xml:space="preserve"> to entry</w:t>
      </w:r>
      <w:r w:rsidRPr="00CE25AF">
        <w:rPr>
          <w:lang w:val="en-US"/>
        </w:rPr>
        <w:t xml:space="preserve">: </w:t>
      </w:r>
      <w:r w:rsidR="008058BB" w:rsidRPr="00CE25AF">
        <w:rPr>
          <w:lang w:val="en-US"/>
        </w:rPr>
        <w:t>c</w:t>
      </w:r>
      <w:r w:rsidRPr="00CE25AF">
        <w:rPr>
          <w:lang w:val="en-US"/>
        </w:rPr>
        <w:t>apabilities can be made executable via services.</w:t>
      </w:r>
    </w:p>
    <w:p w14:paraId="750FE8EE" w14:textId="030D45D8" w:rsidR="00E6742D" w:rsidRPr="00CE25AF" w:rsidRDefault="00E6742D" w:rsidP="001B5277">
      <w:pPr>
        <w:pStyle w:val="TERM-note"/>
        <w:rPr>
          <w:lang w:val="en-US"/>
        </w:rPr>
      </w:pPr>
      <w:r w:rsidRPr="00CE25AF">
        <w:rPr>
          <w:lang w:val="en-US"/>
        </w:rPr>
        <w:t>Note 3</w:t>
      </w:r>
      <w:r w:rsidR="003863BA">
        <w:rPr>
          <w:lang w:val="en-US"/>
        </w:rPr>
        <w:t xml:space="preserve"> to entry</w:t>
      </w:r>
      <w:r w:rsidRPr="00CE25AF">
        <w:rPr>
          <w:lang w:val="en-US"/>
        </w:rPr>
        <w:t xml:space="preserve">: </w:t>
      </w:r>
      <w:r w:rsidR="008058BB" w:rsidRPr="00CE25AF">
        <w:rPr>
          <w:lang w:val="en-US"/>
        </w:rPr>
        <w:t>t</w:t>
      </w:r>
      <w:r w:rsidRPr="00CE25AF">
        <w:rPr>
          <w:lang w:val="en-US"/>
        </w:rPr>
        <w:t xml:space="preserve">he impact manifests </w:t>
      </w:r>
      <w:r w:rsidR="008058BB" w:rsidRPr="00CE25AF">
        <w:rPr>
          <w:lang w:val="en-US"/>
        </w:rPr>
        <w:t xml:space="preserve">itself </w:t>
      </w:r>
      <w:r w:rsidRPr="00CE25AF">
        <w:rPr>
          <w:lang w:val="en-US"/>
        </w:rPr>
        <w:t>in a measurable effect within the physical world</w:t>
      </w:r>
      <w:r w:rsidR="008058BB" w:rsidRPr="00CE25AF">
        <w:rPr>
          <w:lang w:val="en-US"/>
        </w:rPr>
        <w:t>.</w:t>
      </w:r>
    </w:p>
    <w:p w14:paraId="7E67EAA4" w14:textId="6242881D" w:rsidR="00E6742D" w:rsidRPr="002670C6" w:rsidRDefault="00E6742D" w:rsidP="001B5277">
      <w:pPr>
        <w:pStyle w:val="TERM-source"/>
        <w:rPr>
          <w:lang w:val="en-US"/>
        </w:rPr>
      </w:pPr>
      <w:r w:rsidRPr="002670C6">
        <w:rPr>
          <w:lang w:val="en-US"/>
        </w:rPr>
        <w:lastRenderedPageBreak/>
        <w:t>[SOURCE: Glossary Industrie 4.0</w:t>
      </w:r>
      <w:r w:rsidR="002F482E">
        <w:rPr>
          <w:lang w:val="en-US"/>
        </w:rPr>
        <w:t>, minor changes</w:t>
      </w:r>
      <w:r w:rsidRPr="002670C6">
        <w:rPr>
          <w:lang w:val="en-US"/>
        </w:rPr>
        <w:t>]</w:t>
      </w:r>
    </w:p>
    <w:p w14:paraId="1452B39C" w14:textId="0331A080" w:rsidR="00407B02" w:rsidRPr="002670C6" w:rsidRDefault="00407B02" w:rsidP="00407B02">
      <w:pPr>
        <w:pStyle w:val="TERM-head"/>
        <w:rPr>
          <w:lang w:val="en-US"/>
        </w:rPr>
      </w:pPr>
      <w:r w:rsidRPr="002670C6">
        <w:rPr>
          <w:lang w:val="en-US"/>
        </w:rPr>
        <w:t>coded value</w:t>
      </w:r>
    </w:p>
    <w:p w14:paraId="43C115D4" w14:textId="0F378FB1" w:rsidR="00407B02" w:rsidRPr="00CE25AF" w:rsidRDefault="00407B02" w:rsidP="00407B02">
      <w:pPr>
        <w:pStyle w:val="TERM-body"/>
        <w:rPr>
          <w:lang w:val="en-US"/>
        </w:rPr>
      </w:pPr>
      <w:r w:rsidRPr="00CE25AF">
        <w:rPr>
          <w:lang w:val="en-US"/>
        </w:rPr>
        <w:t>value that can be looked up in a dictionary and can be translated</w:t>
      </w:r>
    </w:p>
    <w:p w14:paraId="616F3BA8" w14:textId="3DD419EB" w:rsidR="00407B02" w:rsidRPr="002670C6" w:rsidRDefault="00407B02" w:rsidP="00407B02">
      <w:pPr>
        <w:pStyle w:val="TERM-source"/>
        <w:rPr>
          <w:lang w:val="en-US"/>
        </w:rPr>
      </w:pPr>
      <w:r w:rsidRPr="002670C6">
        <w:rPr>
          <w:lang w:val="en-US"/>
        </w:rPr>
        <w:t>[</w:t>
      </w:r>
      <w:r w:rsidR="00C26D3F" w:rsidRPr="00CE25AF">
        <w:rPr>
          <w:lang w:val="en-US"/>
        </w:rPr>
        <w:t xml:space="preserve">SOURCE: </w:t>
      </w:r>
      <w:r w:rsidRPr="002670C6">
        <w:rPr>
          <w:lang w:val="en-US"/>
        </w:rPr>
        <w:t>ECLASS</w:t>
      </w:r>
      <w:r w:rsidRPr="002670C6">
        <w:rPr>
          <w:rStyle w:val="FootnoteReference"/>
          <w:lang w:val="en-US"/>
        </w:rPr>
        <w:footnoteReference w:id="3"/>
      </w:r>
      <w:r w:rsidR="001F28F8" w:rsidRPr="002670C6">
        <w:rPr>
          <w:lang w:val="en-US"/>
        </w:rPr>
        <w:t xml:space="preserve"> </w:t>
      </w:r>
      <w:r w:rsidR="001F28F8" w:rsidRPr="002670C6">
        <w:rPr>
          <w:rStyle w:val="FootnoteReference"/>
          <w:lang w:val="en-US"/>
        </w:rPr>
        <w:footnoteReference w:id="4"/>
      </w:r>
      <w:r w:rsidRPr="002670C6">
        <w:rPr>
          <w:lang w:val="en-US"/>
        </w:rPr>
        <w:t>]</w:t>
      </w:r>
    </w:p>
    <w:p w14:paraId="73A1A344" w14:textId="77777777" w:rsidR="00420F3E" w:rsidRPr="002670C6" w:rsidRDefault="00420F3E" w:rsidP="001B5277">
      <w:pPr>
        <w:pStyle w:val="TERM-head"/>
        <w:rPr>
          <w:lang w:val="en-US"/>
        </w:rPr>
      </w:pPr>
      <w:r w:rsidRPr="002670C6">
        <w:rPr>
          <w:lang w:val="en-US"/>
        </w:rPr>
        <w:t>component</w:t>
      </w:r>
    </w:p>
    <w:p w14:paraId="1B015420" w14:textId="13812B06" w:rsidR="00420F3E" w:rsidRPr="00CE25AF" w:rsidRDefault="00420F3E" w:rsidP="001B5277">
      <w:pPr>
        <w:pStyle w:val="TERM-body"/>
        <w:rPr>
          <w:lang w:val="en-US"/>
        </w:rPr>
      </w:pPr>
      <w:r w:rsidRPr="00CE25AF">
        <w:rPr>
          <w:lang w:val="en-US"/>
        </w:rPr>
        <w:t xml:space="preserve">product used as a constituent in an assembled product, </w:t>
      </w:r>
      <w:r w:rsidRPr="00CE25AF">
        <w:rPr>
          <w:i/>
          <w:lang w:val="en-US"/>
        </w:rPr>
        <w:t>system</w:t>
      </w:r>
      <w:r w:rsidR="008058BB" w:rsidRPr="00CE25AF">
        <w:rPr>
          <w:lang w:val="en-US"/>
        </w:rPr>
        <w:t xml:space="preserve">, </w:t>
      </w:r>
      <w:r w:rsidRPr="00CE25AF">
        <w:rPr>
          <w:lang w:val="en-US"/>
        </w:rPr>
        <w:t>or plant</w:t>
      </w:r>
    </w:p>
    <w:p w14:paraId="1D05232C" w14:textId="1FC9B29A" w:rsidR="00420F3E" w:rsidRPr="002670C6" w:rsidRDefault="00DC64A9" w:rsidP="001B5277">
      <w:pPr>
        <w:pStyle w:val="TERM-source"/>
        <w:rPr>
          <w:lang w:val="en-US"/>
        </w:rPr>
      </w:pPr>
      <w:r w:rsidRPr="002670C6">
        <w:rPr>
          <w:lang w:val="en-US"/>
        </w:rPr>
        <w:t>[SOURCE:</w:t>
      </w:r>
      <w:r w:rsidR="002252AB" w:rsidRPr="002670C6">
        <w:rPr>
          <w:lang w:val="en-US"/>
        </w:rPr>
        <w:t xml:space="preserve"> IEC 63278-1; </w:t>
      </w:r>
      <w:r w:rsidRPr="002670C6">
        <w:rPr>
          <w:lang w:val="en-US"/>
        </w:rPr>
        <w:t>IEC 61666:2010, 3.6</w:t>
      </w:r>
      <w:r w:rsidR="002F482E">
        <w:rPr>
          <w:lang w:val="en-US"/>
        </w:rPr>
        <w:t>, editorial changes</w:t>
      </w:r>
      <w:r w:rsidRPr="002670C6">
        <w:rPr>
          <w:lang w:val="en-US"/>
        </w:rPr>
        <w:t>]</w:t>
      </w:r>
    </w:p>
    <w:p w14:paraId="692316C3" w14:textId="77777777" w:rsidR="009C614B" w:rsidRPr="002670C6" w:rsidRDefault="009C614B" w:rsidP="001B5277">
      <w:pPr>
        <w:pStyle w:val="TERM-head"/>
        <w:rPr>
          <w:lang w:val="en-US"/>
        </w:rPr>
      </w:pPr>
      <w:r w:rsidRPr="002670C6">
        <w:rPr>
          <w:lang w:val="en-US"/>
        </w:rPr>
        <w:t>concept</w:t>
      </w:r>
    </w:p>
    <w:p w14:paraId="022D377F" w14:textId="77777777" w:rsidR="009C614B" w:rsidRPr="00CE25AF" w:rsidRDefault="009C614B" w:rsidP="001B5277">
      <w:pPr>
        <w:pStyle w:val="TERM-body"/>
        <w:rPr>
          <w:lang w:val="en-US"/>
        </w:rPr>
      </w:pPr>
      <w:r w:rsidRPr="00CE25AF">
        <w:rPr>
          <w:lang w:val="en-US"/>
        </w:rPr>
        <w:t>unit of knowledge created by a unique combination of characteristics</w:t>
      </w:r>
    </w:p>
    <w:p w14:paraId="1BB6B1E5" w14:textId="2D533F6C" w:rsidR="009C614B" w:rsidRPr="002670C6" w:rsidRDefault="009C614B" w:rsidP="001B5277">
      <w:pPr>
        <w:pStyle w:val="TERM-source"/>
        <w:rPr>
          <w:lang w:val="en-US"/>
        </w:rPr>
      </w:pPr>
      <w:r w:rsidRPr="002670C6">
        <w:rPr>
          <w:lang w:val="en-US"/>
        </w:rPr>
        <w:t xml:space="preserve">[SOURCE: </w:t>
      </w:r>
      <w:r w:rsidR="002252AB" w:rsidRPr="002670C6">
        <w:rPr>
          <w:lang w:val="en-US"/>
        </w:rPr>
        <w:t xml:space="preserve">EC 63278-1; </w:t>
      </w:r>
      <w:r w:rsidRPr="002670C6">
        <w:rPr>
          <w:lang w:val="en-US"/>
        </w:rPr>
        <w:t>IEC 61360-1</w:t>
      </w:r>
      <w:r w:rsidR="002252AB" w:rsidRPr="002670C6">
        <w:rPr>
          <w:lang w:val="en-US"/>
        </w:rPr>
        <w:t xml:space="preserve">:2016, 3.1.8; </w:t>
      </w:r>
      <w:r w:rsidRPr="002670C6">
        <w:rPr>
          <w:lang w:val="en-US"/>
        </w:rPr>
        <w:t>ISO 22274:2013, 3.7]</w:t>
      </w:r>
    </w:p>
    <w:p w14:paraId="4AD35EDB" w14:textId="77777777" w:rsidR="00101D82" w:rsidRPr="002670C6" w:rsidRDefault="00101D82" w:rsidP="001B5277">
      <w:pPr>
        <w:pStyle w:val="TERM-head"/>
        <w:rPr>
          <w:lang w:val="en-US"/>
        </w:rPr>
      </w:pPr>
      <w:r w:rsidRPr="002670C6">
        <w:rPr>
          <w:lang w:val="en-US"/>
        </w:rPr>
        <w:t>digital representation</w:t>
      </w:r>
    </w:p>
    <w:p w14:paraId="734719F0" w14:textId="76D190A0" w:rsidR="002252AB" w:rsidRPr="00CE25AF" w:rsidRDefault="002252AB" w:rsidP="00C72010">
      <w:pPr>
        <w:rPr>
          <w:lang w:val="en-US" w:eastAsia="zh-CN"/>
        </w:rPr>
      </w:pPr>
      <w:r w:rsidRPr="00CE25AF">
        <w:rPr>
          <w:rFonts w:ascii="ArialMT" w:hAnsi="ArialMT" w:cs="ArialMT"/>
          <w:lang w:val="en-US"/>
        </w:rPr>
        <w:t>information and services representing an entity from a given viewpoint</w:t>
      </w:r>
    </w:p>
    <w:p w14:paraId="7323E8C8" w14:textId="63AA9278" w:rsidR="002252AB" w:rsidRPr="00CE25AF" w:rsidRDefault="003863BA" w:rsidP="002252AB">
      <w:pPr>
        <w:pStyle w:val="NOTE"/>
        <w:ind w:left="0" w:firstLine="0"/>
        <w:rPr>
          <w:lang w:val="en-US"/>
        </w:rPr>
      </w:pPr>
      <w:r>
        <w:rPr>
          <w:lang w:val="en-US"/>
        </w:rPr>
        <w:t xml:space="preserve">EXAMPLE 1: </w:t>
      </w:r>
      <w:r w:rsidR="00E5511A">
        <w:rPr>
          <w:lang w:val="en-US"/>
        </w:rPr>
        <w:t>e</w:t>
      </w:r>
      <w:r w:rsidR="002252AB" w:rsidRPr="00CE25AF">
        <w:rPr>
          <w:lang w:val="en-US"/>
        </w:rPr>
        <w:t>xamples of information</w:t>
      </w:r>
      <w:r w:rsidR="002252AB" w:rsidRPr="00845EB7">
        <w:rPr>
          <w:lang w:val="en-US"/>
        </w:rPr>
        <w:t xml:space="preserve"> are</w:t>
      </w:r>
      <w:r w:rsidR="008058BB" w:rsidRPr="00CE25AF">
        <w:rPr>
          <w:lang w:val="en-US"/>
        </w:rPr>
        <w:t xml:space="preserve"> </w:t>
      </w:r>
      <w:r w:rsidR="002252AB" w:rsidRPr="00CE25AF">
        <w:rPr>
          <w:lang w:val="en-US"/>
        </w:rPr>
        <w:t>properties (e.g. maximum temperature), actual parameters (e.g. actual velocity), events (e.g. notification of status change), schematics (electrical)</w:t>
      </w:r>
      <w:r w:rsidR="008058BB" w:rsidRPr="00CE25AF">
        <w:rPr>
          <w:lang w:val="en-US"/>
        </w:rPr>
        <w:t>,</w:t>
      </w:r>
      <w:r w:rsidR="002252AB" w:rsidRPr="00CE25AF">
        <w:rPr>
          <w:lang w:val="en-US"/>
        </w:rPr>
        <w:t xml:space="preserve"> and visualization information (2D </w:t>
      </w:r>
      <w:r w:rsidR="008058BB" w:rsidRPr="00CE25AF">
        <w:rPr>
          <w:lang w:val="en-US"/>
        </w:rPr>
        <w:t xml:space="preserve">and 3D </w:t>
      </w:r>
      <w:r w:rsidR="002252AB" w:rsidRPr="00CE25AF">
        <w:rPr>
          <w:lang w:val="en-US"/>
        </w:rPr>
        <w:t>drawings).</w:t>
      </w:r>
    </w:p>
    <w:p w14:paraId="4CC35EA7" w14:textId="193842A5" w:rsidR="002252AB" w:rsidRPr="00CE25AF" w:rsidRDefault="002252AB" w:rsidP="002252AB">
      <w:pPr>
        <w:pStyle w:val="NOTE"/>
        <w:ind w:left="0" w:firstLine="0"/>
        <w:rPr>
          <w:lang w:val="en-US"/>
        </w:rPr>
      </w:pPr>
      <w:r w:rsidRPr="00CE25AF">
        <w:rPr>
          <w:lang w:val="en-US"/>
        </w:rPr>
        <w:br/>
      </w:r>
      <w:r w:rsidR="003863BA">
        <w:rPr>
          <w:lang w:val="en-US"/>
        </w:rPr>
        <w:t xml:space="preserve">EXAMPLE 2: </w:t>
      </w:r>
      <w:r w:rsidR="00E5511A">
        <w:rPr>
          <w:lang w:val="en-US"/>
        </w:rPr>
        <w:t>e</w:t>
      </w:r>
      <w:r w:rsidRPr="00CE25AF">
        <w:rPr>
          <w:lang w:val="en-US"/>
        </w:rPr>
        <w:t>xamples of services</w:t>
      </w:r>
      <w:r w:rsidRPr="00845EB7">
        <w:rPr>
          <w:lang w:val="en-US"/>
        </w:rPr>
        <w:t xml:space="preserve"> are</w:t>
      </w:r>
      <w:r w:rsidR="008058BB" w:rsidRPr="00CE25AF">
        <w:rPr>
          <w:lang w:val="en-US"/>
        </w:rPr>
        <w:t xml:space="preserve"> </w:t>
      </w:r>
      <w:r w:rsidRPr="00CE25AF">
        <w:rPr>
          <w:lang w:val="en-US"/>
        </w:rPr>
        <w:t xml:space="preserve">providing the history of the configuration data, providing the actual velocity, </w:t>
      </w:r>
      <w:r w:rsidRPr="00845EB7">
        <w:rPr>
          <w:lang w:val="en-US"/>
        </w:rPr>
        <w:t xml:space="preserve">and </w:t>
      </w:r>
      <w:r w:rsidRPr="00CE25AF">
        <w:rPr>
          <w:lang w:val="en-US"/>
        </w:rPr>
        <w:t>providing a simulation.</w:t>
      </w:r>
    </w:p>
    <w:p w14:paraId="52AE077F" w14:textId="57ACF99E" w:rsidR="00101D82" w:rsidRPr="00CE25AF" w:rsidRDefault="002252AB" w:rsidP="00C72010">
      <w:pPr>
        <w:pStyle w:val="NOTE"/>
        <w:ind w:left="0" w:firstLine="0"/>
        <w:rPr>
          <w:lang w:val="en-US"/>
        </w:rPr>
      </w:pPr>
      <w:r w:rsidRPr="00CE25AF">
        <w:rPr>
          <w:lang w:val="en-US"/>
        </w:rPr>
        <w:br/>
      </w:r>
      <w:r w:rsidR="003863BA">
        <w:rPr>
          <w:lang w:val="en-US"/>
        </w:rPr>
        <w:t xml:space="preserve">EXAMPLE 3: </w:t>
      </w:r>
      <w:r w:rsidR="00E5511A">
        <w:rPr>
          <w:lang w:val="en-US"/>
        </w:rPr>
        <w:t>e</w:t>
      </w:r>
      <w:r w:rsidRPr="00CE25AF">
        <w:rPr>
          <w:lang w:val="en-US"/>
        </w:rPr>
        <w:t>xamples of viewpoints</w:t>
      </w:r>
      <w:r w:rsidRPr="00845EB7">
        <w:rPr>
          <w:lang w:val="en-US"/>
        </w:rPr>
        <w:t xml:space="preserve"> are</w:t>
      </w:r>
      <w:r w:rsidRPr="00CE25AF">
        <w:rPr>
          <w:lang w:val="en-US"/>
        </w:rPr>
        <w:t xml:space="preserve"> mechanical, electrical, or commercial characteristics.</w:t>
      </w:r>
    </w:p>
    <w:p w14:paraId="0A9D689C" w14:textId="2F2797BA" w:rsidR="001F29AD" w:rsidRPr="002670C6" w:rsidRDefault="001F29AD" w:rsidP="001F29AD">
      <w:pPr>
        <w:pStyle w:val="TERM-source"/>
        <w:rPr>
          <w:lang w:val="en-US"/>
        </w:rPr>
      </w:pPr>
      <w:r w:rsidRPr="002670C6">
        <w:rPr>
          <w:lang w:val="en-US"/>
        </w:rPr>
        <w:t>[SOURCE: IEC 63278-1</w:t>
      </w:r>
      <w:r w:rsidR="002F482E">
        <w:rPr>
          <w:lang w:val="en-US"/>
        </w:rPr>
        <w:t>, editorial changes</w:t>
      </w:r>
      <w:r w:rsidRPr="002670C6">
        <w:rPr>
          <w:lang w:val="en-US"/>
        </w:rPr>
        <w:t>]</w:t>
      </w:r>
    </w:p>
    <w:p w14:paraId="79626A20" w14:textId="5402E82E" w:rsidR="00101D82" w:rsidRPr="00CE25AF" w:rsidRDefault="00101D82" w:rsidP="001B5277">
      <w:pPr>
        <w:pStyle w:val="TERM-head"/>
        <w:rPr>
          <w:lang w:val="en-US"/>
        </w:rPr>
      </w:pPr>
      <w:r w:rsidRPr="00CE25AF">
        <w:rPr>
          <w:lang w:val="en-US"/>
        </w:rPr>
        <w:t>digital twin</w:t>
      </w:r>
    </w:p>
    <w:p w14:paraId="4F8E4968" w14:textId="77777777" w:rsidR="00101D82" w:rsidRPr="00CE25AF" w:rsidRDefault="00A17EF1" w:rsidP="001B5277">
      <w:pPr>
        <w:pStyle w:val="NormalWeb"/>
        <w:rPr>
          <w:lang w:val="en-US"/>
        </w:rPr>
      </w:pPr>
      <w:r w:rsidRPr="00CE25AF">
        <w:rPr>
          <w:i/>
          <w:lang w:val="en-US"/>
        </w:rPr>
        <w:t>digital representation</w:t>
      </w:r>
      <w:r w:rsidR="00101D82" w:rsidRPr="00CE25AF">
        <w:rPr>
          <w:lang w:val="en-US"/>
        </w:rPr>
        <w:t>, sufficient to meet the requirements of a set of use cases</w:t>
      </w:r>
    </w:p>
    <w:p w14:paraId="20A2F752" w14:textId="36E0BA61" w:rsidR="00101D82" w:rsidRPr="00CE25AF" w:rsidRDefault="00764701" w:rsidP="001B5277">
      <w:pPr>
        <w:pStyle w:val="TERM-note"/>
        <w:rPr>
          <w:lang w:val="en-US"/>
        </w:rPr>
      </w:pPr>
      <w:r w:rsidRPr="00CE25AF">
        <w:rPr>
          <w:lang w:val="en-US"/>
        </w:rPr>
        <w:t>Note</w:t>
      </w:r>
      <w:r w:rsidR="003863BA">
        <w:rPr>
          <w:lang w:val="en-US"/>
        </w:rPr>
        <w:t xml:space="preserve"> 1 to entry</w:t>
      </w:r>
      <w:r w:rsidR="00101D82" w:rsidRPr="00CE25AF">
        <w:rPr>
          <w:lang w:val="en-US"/>
        </w:rPr>
        <w:t xml:space="preserve">: in this context, the </w:t>
      </w:r>
      <w:r w:rsidR="00A17EF1" w:rsidRPr="00CE25AF">
        <w:rPr>
          <w:lang w:val="en-US"/>
        </w:rPr>
        <w:t>entity</w:t>
      </w:r>
      <w:r w:rsidR="00101D82" w:rsidRPr="00CE25AF">
        <w:rPr>
          <w:lang w:val="en-US"/>
        </w:rPr>
        <w:t xml:space="preserve"> in the definition of </w:t>
      </w:r>
      <w:r w:rsidR="00A17EF1" w:rsidRPr="00CE25AF">
        <w:rPr>
          <w:lang w:val="en-US"/>
        </w:rPr>
        <w:t>digital representation</w:t>
      </w:r>
      <w:r w:rsidR="00101D82" w:rsidRPr="00CE25AF">
        <w:rPr>
          <w:lang w:val="en-US"/>
        </w:rPr>
        <w:t xml:space="preserve"> is typically an </w:t>
      </w:r>
      <w:r w:rsidR="00A17EF1" w:rsidRPr="00CE25AF">
        <w:rPr>
          <w:lang w:val="en-US"/>
        </w:rPr>
        <w:t>asset</w:t>
      </w:r>
      <w:r w:rsidR="008058BB" w:rsidRPr="00CE25AF">
        <w:rPr>
          <w:lang w:val="en-US"/>
        </w:rPr>
        <w:t>.</w:t>
      </w:r>
    </w:p>
    <w:p w14:paraId="26F6C4C8" w14:textId="406705A7" w:rsidR="00101D82" w:rsidRPr="00CE25AF" w:rsidRDefault="00101D82" w:rsidP="001B5277">
      <w:pPr>
        <w:pStyle w:val="TERM-source"/>
        <w:rPr>
          <w:lang w:val="en-US"/>
        </w:rPr>
      </w:pPr>
      <w:r w:rsidRPr="00CE25AF">
        <w:rPr>
          <w:lang w:val="en-US"/>
        </w:rPr>
        <w:t xml:space="preserve"> [SOURCE: IIC Vocabulary</w:t>
      </w:r>
      <w:r w:rsidR="004C0EFC" w:rsidRPr="00CE25AF">
        <w:rPr>
          <w:lang w:val="en-US"/>
        </w:rPr>
        <w:t xml:space="preserve"> </w:t>
      </w:r>
      <w:r w:rsidR="00B94138" w:rsidRPr="00CE25AF">
        <w:rPr>
          <w:lang w:val="en-US"/>
        </w:rPr>
        <w:t>IIC:IIVOC:V2.3:20201025</w:t>
      </w:r>
      <w:r w:rsidR="00A17EF1" w:rsidRPr="00CE25AF">
        <w:rPr>
          <w:lang w:val="en-US"/>
        </w:rPr>
        <w:t>, adapted</w:t>
      </w:r>
      <w:r w:rsidR="00B94138" w:rsidRPr="00CE25AF">
        <w:rPr>
          <w:lang w:val="en-US"/>
        </w:rPr>
        <w:t xml:space="preserve"> (an asset, process</w:t>
      </w:r>
      <w:r w:rsidR="008058BB" w:rsidRPr="00CE25AF">
        <w:rPr>
          <w:lang w:val="en-US"/>
        </w:rPr>
        <w:t>,</w:t>
      </w:r>
      <w:r w:rsidR="00B94138" w:rsidRPr="00CE25AF">
        <w:rPr>
          <w:lang w:val="en-US"/>
        </w:rPr>
        <w:t xml:space="preserve"> or system was changed to an asset)</w:t>
      </w:r>
      <w:r w:rsidRPr="00CE25AF">
        <w:rPr>
          <w:lang w:val="en-US"/>
        </w:rPr>
        <w:t>]</w:t>
      </w:r>
    </w:p>
    <w:p w14:paraId="38892DE7" w14:textId="0B44611C" w:rsidR="00407B02" w:rsidRPr="00CE25AF" w:rsidRDefault="00407B02" w:rsidP="00407B02">
      <w:pPr>
        <w:pStyle w:val="TERM-head"/>
        <w:rPr>
          <w:lang w:val="en-US"/>
        </w:rPr>
      </w:pPr>
      <w:r w:rsidRPr="00CE25AF">
        <w:rPr>
          <w:lang w:val="en-US"/>
        </w:rPr>
        <w:t>explicit value</w:t>
      </w:r>
    </w:p>
    <w:p w14:paraId="01B2DA6D" w14:textId="5A146B54" w:rsidR="00407B02" w:rsidRPr="00CE25AF" w:rsidRDefault="00407B02" w:rsidP="00407B02">
      <w:pPr>
        <w:pStyle w:val="TERM-body"/>
        <w:rPr>
          <w:lang w:val="en-US"/>
        </w:rPr>
      </w:pPr>
      <w:r w:rsidRPr="00CE25AF">
        <w:rPr>
          <w:lang w:val="en-US"/>
        </w:rPr>
        <w:t xml:space="preserve">commonly used </w:t>
      </w:r>
      <w:r w:rsidRPr="00CE25AF">
        <w:rPr>
          <w:i/>
          <w:iCs/>
          <w:lang w:val="en-US"/>
        </w:rPr>
        <w:t>concept</w:t>
      </w:r>
      <w:r w:rsidRPr="00CE25AF">
        <w:rPr>
          <w:lang w:val="en-US"/>
        </w:rPr>
        <w:t>, like numbers (e.g. 109, 25) which do not need lookup in dictionaries</w:t>
      </w:r>
    </w:p>
    <w:p w14:paraId="45724377" w14:textId="53ADB6FC" w:rsidR="00407B02" w:rsidRPr="002670C6" w:rsidRDefault="00407B02" w:rsidP="00407B02">
      <w:pPr>
        <w:pStyle w:val="TERM-source"/>
        <w:rPr>
          <w:lang w:val="en-US"/>
        </w:rPr>
      </w:pPr>
      <w:r w:rsidRPr="002670C6">
        <w:rPr>
          <w:lang w:val="en-US"/>
        </w:rPr>
        <w:t>[</w:t>
      </w:r>
      <w:r w:rsidR="00C26D3F" w:rsidRPr="00CE25AF">
        <w:rPr>
          <w:lang w:val="en-US"/>
        </w:rPr>
        <w:t xml:space="preserve">SOURCE: </w:t>
      </w:r>
      <w:r w:rsidRPr="002670C6">
        <w:rPr>
          <w:lang w:val="en-US"/>
        </w:rPr>
        <w:t>ECLASS</w:t>
      </w:r>
      <w:r w:rsidRPr="002670C6">
        <w:rPr>
          <w:rStyle w:val="FootnoteReference"/>
          <w:lang w:val="en-US"/>
        </w:rPr>
        <w:footnoteReference w:id="5"/>
      </w:r>
      <w:r w:rsidRPr="002670C6">
        <w:rPr>
          <w:lang w:val="en-US"/>
        </w:rPr>
        <w:t>]</w:t>
      </w:r>
    </w:p>
    <w:p w14:paraId="63E7E4C7" w14:textId="77777777" w:rsidR="00DC64A9" w:rsidRPr="00CE25AF" w:rsidRDefault="00DC64A9" w:rsidP="001B5277">
      <w:pPr>
        <w:pStyle w:val="TERM-head"/>
        <w:rPr>
          <w:lang w:val="en-US"/>
        </w:rPr>
      </w:pPr>
      <w:r w:rsidRPr="00CE25AF">
        <w:rPr>
          <w:lang w:val="en-US"/>
        </w:rPr>
        <w:t>identifier (ID)</w:t>
      </w:r>
    </w:p>
    <w:p w14:paraId="52408201" w14:textId="77777777" w:rsidR="00DC64A9" w:rsidRPr="00CE25AF" w:rsidRDefault="00CC2299" w:rsidP="001B5277">
      <w:pPr>
        <w:pStyle w:val="TERM-body"/>
        <w:rPr>
          <w:lang w:val="en-US"/>
        </w:rPr>
      </w:pPr>
      <w:r w:rsidRPr="00CE25AF">
        <w:rPr>
          <w:lang w:val="en-US"/>
        </w:rPr>
        <w:t>identity information that unambiguously distinguishes one entity from another one in a given domain</w:t>
      </w:r>
    </w:p>
    <w:p w14:paraId="0FC846CB" w14:textId="601DD003" w:rsidR="00CC2299" w:rsidRPr="00CE25AF" w:rsidRDefault="00CC2299" w:rsidP="001B5277">
      <w:pPr>
        <w:pStyle w:val="TERM-note"/>
        <w:rPr>
          <w:lang w:val="en-US"/>
        </w:rPr>
      </w:pPr>
      <w:r w:rsidRPr="00CE25AF">
        <w:rPr>
          <w:lang w:val="en-US"/>
        </w:rPr>
        <w:t>Note</w:t>
      </w:r>
      <w:r w:rsidR="003863BA">
        <w:rPr>
          <w:lang w:val="en-US"/>
        </w:rPr>
        <w:t xml:space="preserve"> 1 to entry</w:t>
      </w:r>
      <w:r w:rsidRPr="00CE25AF">
        <w:rPr>
          <w:lang w:val="en-US"/>
        </w:rPr>
        <w:t xml:space="preserve">: </w:t>
      </w:r>
      <w:r w:rsidR="008058BB" w:rsidRPr="00CE25AF">
        <w:rPr>
          <w:lang w:val="en-US"/>
        </w:rPr>
        <w:t>t</w:t>
      </w:r>
      <w:r w:rsidRPr="00CE25AF">
        <w:rPr>
          <w:lang w:val="en-US"/>
        </w:rPr>
        <w:t xml:space="preserve">here are specific identifiers, e.g. UUID </w:t>
      </w:r>
      <w:r w:rsidR="00822C36" w:rsidRPr="00CE25AF">
        <w:rPr>
          <w:lang w:val="en-US"/>
        </w:rPr>
        <w:t>Universal</w:t>
      </w:r>
      <w:r w:rsidRPr="00CE25AF">
        <w:rPr>
          <w:lang w:val="en-US"/>
        </w:rPr>
        <w:t xml:space="preserve"> unique identifier, IEC 15418 (GS1).</w:t>
      </w:r>
    </w:p>
    <w:p w14:paraId="115098D7" w14:textId="77777777" w:rsidR="00DC64A9" w:rsidRPr="002670C6" w:rsidRDefault="00DC64A9" w:rsidP="001B5277">
      <w:pPr>
        <w:pStyle w:val="TERM-source"/>
        <w:rPr>
          <w:lang w:val="en-US"/>
        </w:rPr>
      </w:pPr>
      <w:r w:rsidRPr="002670C6">
        <w:rPr>
          <w:lang w:val="en-US"/>
        </w:rPr>
        <w:t>[</w:t>
      </w:r>
      <w:r w:rsidR="00CC2299" w:rsidRPr="002670C6">
        <w:rPr>
          <w:lang w:val="en-US"/>
        </w:rPr>
        <w:t>SOURCE: Glossary Industrie 4.0</w:t>
      </w:r>
      <w:r w:rsidRPr="002670C6">
        <w:rPr>
          <w:lang w:val="en-US"/>
        </w:rPr>
        <w:t>]</w:t>
      </w:r>
    </w:p>
    <w:p w14:paraId="5C042155" w14:textId="77777777" w:rsidR="00420F3E" w:rsidRPr="002670C6" w:rsidRDefault="00420F3E" w:rsidP="0083312E">
      <w:pPr>
        <w:pStyle w:val="TERM-head"/>
        <w:keepNext/>
        <w:keepLines/>
        <w:widowControl/>
        <w:rPr>
          <w:lang w:val="en-US"/>
        </w:rPr>
      </w:pPr>
      <w:r w:rsidRPr="002670C6">
        <w:rPr>
          <w:lang w:val="en-US"/>
        </w:rPr>
        <w:lastRenderedPageBreak/>
        <w:t>instance</w:t>
      </w:r>
    </w:p>
    <w:p w14:paraId="257FA0AF" w14:textId="77777777" w:rsidR="00420F3E" w:rsidRPr="00CE25AF" w:rsidRDefault="00420F3E" w:rsidP="0083312E">
      <w:pPr>
        <w:pStyle w:val="TERM-body"/>
        <w:keepNext/>
        <w:keepLines/>
        <w:rPr>
          <w:lang w:val="en-US" w:eastAsia="zh-CN"/>
        </w:rPr>
      </w:pPr>
      <w:r w:rsidRPr="00CE25AF">
        <w:rPr>
          <w:lang w:val="en-US" w:eastAsia="zh-CN"/>
        </w:rPr>
        <w:t xml:space="preserve">concrete, clearly identifiable component of a certain </w:t>
      </w:r>
      <w:r w:rsidRPr="00CE25AF">
        <w:rPr>
          <w:i/>
          <w:lang w:val="en-US" w:eastAsia="zh-CN"/>
        </w:rPr>
        <w:t>type</w:t>
      </w:r>
    </w:p>
    <w:p w14:paraId="2C441525" w14:textId="5E230EEE" w:rsidR="00420F3E" w:rsidRPr="00CE25AF" w:rsidRDefault="00420F3E" w:rsidP="001B5277">
      <w:pPr>
        <w:pStyle w:val="TERM-note"/>
        <w:rPr>
          <w:lang w:val="en-US"/>
        </w:rPr>
      </w:pPr>
      <w:r w:rsidRPr="00CE25AF">
        <w:rPr>
          <w:lang w:val="en-US"/>
        </w:rPr>
        <w:t>Note</w:t>
      </w:r>
      <w:r w:rsidR="00764701" w:rsidRPr="00CE25AF">
        <w:rPr>
          <w:lang w:val="en-US"/>
        </w:rPr>
        <w:t xml:space="preserve"> 1</w:t>
      </w:r>
      <w:r w:rsidR="003863BA">
        <w:rPr>
          <w:lang w:val="en-US"/>
        </w:rPr>
        <w:t xml:space="preserve"> to entry</w:t>
      </w:r>
      <w:r w:rsidRPr="00CE25AF">
        <w:rPr>
          <w:lang w:val="en-US"/>
        </w:rPr>
        <w:t>:</w:t>
      </w:r>
      <w:r w:rsidR="008058BB" w:rsidRPr="00CE25AF">
        <w:rPr>
          <w:lang w:val="en-US"/>
        </w:rPr>
        <w:t xml:space="preserve"> an </w:t>
      </w:r>
      <w:r w:rsidRPr="00CE25AF">
        <w:rPr>
          <w:lang w:val="en-US"/>
        </w:rPr>
        <w:t xml:space="preserve">individual entity of a type, for example a device, </w:t>
      </w:r>
      <w:r w:rsidR="008058BB" w:rsidRPr="00CE25AF">
        <w:rPr>
          <w:lang w:val="en-US"/>
        </w:rPr>
        <w:t xml:space="preserve">is obtained </w:t>
      </w:r>
      <w:r w:rsidRPr="00CE25AF">
        <w:rPr>
          <w:lang w:val="en-US"/>
        </w:rPr>
        <w:t>by defining specific property values.</w:t>
      </w:r>
    </w:p>
    <w:p w14:paraId="4AEBEF6D" w14:textId="013CE7FA" w:rsidR="00420F3E" w:rsidRPr="00CE25AF" w:rsidRDefault="00420F3E" w:rsidP="001B5277">
      <w:pPr>
        <w:pStyle w:val="TERM-note"/>
        <w:rPr>
          <w:lang w:val="en-US"/>
        </w:rPr>
      </w:pPr>
      <w:r w:rsidRPr="00CE25AF">
        <w:rPr>
          <w:lang w:val="en-US"/>
        </w:rPr>
        <w:t>Note</w:t>
      </w:r>
      <w:r w:rsidR="00764701" w:rsidRPr="00CE25AF">
        <w:rPr>
          <w:lang w:val="en-US"/>
        </w:rPr>
        <w:t xml:space="preserve"> 2</w:t>
      </w:r>
      <w:r w:rsidR="003863BA">
        <w:rPr>
          <w:lang w:val="en-US"/>
        </w:rPr>
        <w:t xml:space="preserve"> to entry</w:t>
      </w:r>
      <w:r w:rsidRPr="00CE25AF">
        <w:rPr>
          <w:lang w:val="en-US"/>
        </w:rPr>
        <w:t>:</w:t>
      </w:r>
      <w:r w:rsidR="008058BB" w:rsidRPr="00CE25AF">
        <w:rPr>
          <w:lang w:val="en-US"/>
        </w:rPr>
        <w:t xml:space="preserve"> i</w:t>
      </w:r>
      <w:r w:rsidRPr="00CE25AF">
        <w:rPr>
          <w:lang w:val="en-US"/>
        </w:rPr>
        <w:t xml:space="preserve">n an </w:t>
      </w:r>
      <w:r w:rsidR="00A22BEA" w:rsidRPr="00CE25AF">
        <w:rPr>
          <w:lang w:val="en-US"/>
        </w:rPr>
        <w:t>object-oriented</w:t>
      </w:r>
      <w:r w:rsidRPr="00CE25AF">
        <w:rPr>
          <w:lang w:val="en-US"/>
        </w:rPr>
        <w:t xml:space="preserve"> view, an instance denotes an object of a class (of a type).</w:t>
      </w:r>
    </w:p>
    <w:p w14:paraId="584D1145" w14:textId="7C1E5B59" w:rsidR="00420F3E" w:rsidRPr="002670C6" w:rsidRDefault="00420F3E" w:rsidP="001B5277">
      <w:pPr>
        <w:pStyle w:val="TERM-source"/>
        <w:rPr>
          <w:lang w:val="en-US"/>
        </w:rPr>
      </w:pPr>
      <w:r w:rsidRPr="002670C6">
        <w:rPr>
          <w:lang w:val="en-US"/>
        </w:rPr>
        <w:t>[SOURCE: IEC 62890:2016, 3.1.16 65</w:t>
      </w:r>
      <w:r w:rsidRPr="002670C6">
        <w:rPr>
          <w:rStyle w:val="BodyTextChar"/>
          <w:lang w:val="en-US"/>
        </w:rPr>
        <w:t>/</w:t>
      </w:r>
      <w:r w:rsidRPr="002670C6">
        <w:rPr>
          <w:lang w:val="en-US"/>
        </w:rPr>
        <w:t>617/CDV</w:t>
      </w:r>
      <w:r w:rsidR="002F482E">
        <w:rPr>
          <w:lang w:val="en-US"/>
        </w:rPr>
        <w:t>, editorial changes</w:t>
      </w:r>
      <w:r w:rsidR="00E6742D" w:rsidRPr="002670C6">
        <w:rPr>
          <w:lang w:val="en-US"/>
        </w:rPr>
        <w:t>]</w:t>
      </w:r>
    </w:p>
    <w:p w14:paraId="31A46205" w14:textId="2C660612" w:rsidR="00E20C1E" w:rsidRPr="002670C6" w:rsidRDefault="00EB1C58" w:rsidP="001B5277">
      <w:pPr>
        <w:pStyle w:val="TERM-head"/>
        <w:rPr>
          <w:lang w:val="en-US"/>
        </w:rPr>
      </w:pPr>
      <w:r w:rsidRPr="002670C6">
        <w:rPr>
          <w:lang w:val="en-US"/>
        </w:rPr>
        <w:t>i</w:t>
      </w:r>
      <w:r w:rsidR="00E20C1E" w:rsidRPr="002670C6">
        <w:rPr>
          <w:lang w:val="en-US"/>
        </w:rPr>
        <w:t>nstance asset</w:t>
      </w:r>
    </w:p>
    <w:p w14:paraId="4A5498A2" w14:textId="24207A56" w:rsidR="00E20C1E" w:rsidRPr="00CE25AF" w:rsidRDefault="00E20C1E" w:rsidP="00E20C1E">
      <w:pPr>
        <w:pStyle w:val="TERM-body"/>
        <w:rPr>
          <w:lang w:val="en-US" w:eastAsia="zh-CN"/>
        </w:rPr>
      </w:pPr>
      <w:r w:rsidRPr="00CE25AF">
        <w:rPr>
          <w:lang w:val="en-US" w:eastAsia="zh-CN"/>
        </w:rPr>
        <w:t xml:space="preserve">specific </w:t>
      </w:r>
      <w:r w:rsidRPr="00CE25AF">
        <w:rPr>
          <w:i/>
          <w:iCs/>
          <w:lang w:val="en-US" w:eastAsia="zh-CN"/>
        </w:rPr>
        <w:t>asset</w:t>
      </w:r>
      <w:r w:rsidRPr="00CE25AF">
        <w:rPr>
          <w:lang w:val="en-US" w:eastAsia="zh-CN"/>
        </w:rPr>
        <w:t xml:space="preserve"> that is uniquely identifiable</w:t>
      </w:r>
    </w:p>
    <w:p w14:paraId="0D01F978" w14:textId="22FA1E7E" w:rsidR="00E20C1E" w:rsidRPr="00CE25AF" w:rsidRDefault="003863BA" w:rsidP="002670C6">
      <w:pPr>
        <w:pStyle w:val="NOTE"/>
        <w:ind w:left="284" w:firstLine="0"/>
        <w:rPr>
          <w:lang w:val="en-US"/>
        </w:rPr>
      </w:pPr>
      <w:r>
        <w:rPr>
          <w:lang w:val="en-US"/>
        </w:rPr>
        <w:t xml:space="preserve">EXAMPLE 1: </w:t>
      </w:r>
      <w:r w:rsidR="00E5511A">
        <w:rPr>
          <w:lang w:val="en-US"/>
        </w:rPr>
        <w:t>e</w:t>
      </w:r>
      <w:r w:rsidR="00E20C1E" w:rsidRPr="00CE25AF">
        <w:rPr>
          <w:lang w:val="en-US"/>
        </w:rPr>
        <w:t>xamples of instance assets</w:t>
      </w:r>
      <w:r w:rsidR="00E20C1E" w:rsidRPr="00845EB7">
        <w:rPr>
          <w:lang w:val="en-US"/>
        </w:rPr>
        <w:t xml:space="preserve"> are</w:t>
      </w:r>
      <w:r w:rsidR="00E20C1E" w:rsidRPr="00CE25AF">
        <w:rPr>
          <w:lang w:val="en-US"/>
        </w:rPr>
        <w:t xml:space="preserve"> material, a product, a part, a device, a machine, software, a control system, a production </w:t>
      </w:r>
      <w:r w:rsidR="00E20C1E" w:rsidRPr="00CE25AF">
        <w:rPr>
          <w:rFonts w:ascii="ArialMT" w:hAnsi="ArialMT" w:cs="ArialMT"/>
          <w:lang w:val="en-US"/>
        </w:rPr>
        <w:t>system.</w:t>
      </w:r>
    </w:p>
    <w:p w14:paraId="0F767ED8" w14:textId="765CEABC" w:rsidR="00323FB0" w:rsidRPr="002670C6" w:rsidRDefault="00C26D3F" w:rsidP="00C72010">
      <w:pPr>
        <w:pStyle w:val="TERM-source"/>
        <w:rPr>
          <w:lang w:val="en-US"/>
        </w:rPr>
      </w:pPr>
      <w:r w:rsidRPr="00CE25AF">
        <w:rPr>
          <w:lang w:val="en-US"/>
        </w:rPr>
        <w:t>[</w:t>
      </w:r>
      <w:r w:rsidR="00323FB0" w:rsidRPr="002670C6">
        <w:rPr>
          <w:lang w:val="en-US"/>
        </w:rPr>
        <w:t>SOURCE: IEC 63278-1</w:t>
      </w:r>
      <w:r w:rsidR="002F482E">
        <w:rPr>
          <w:lang w:val="en-US"/>
        </w:rPr>
        <w:t>, editorial changes</w:t>
      </w:r>
      <w:r w:rsidR="00323FB0" w:rsidRPr="002670C6">
        <w:rPr>
          <w:lang w:val="en-US"/>
        </w:rPr>
        <w:t>]</w:t>
      </w:r>
    </w:p>
    <w:p w14:paraId="1F9C7AC1" w14:textId="6BF0C9B1" w:rsidR="005E15BC" w:rsidRPr="002670C6" w:rsidRDefault="005E15BC" w:rsidP="001B5277">
      <w:pPr>
        <w:pStyle w:val="TERM-head"/>
        <w:rPr>
          <w:lang w:val="en-US"/>
        </w:rPr>
      </w:pPr>
      <w:r w:rsidRPr="002670C6">
        <w:rPr>
          <w:lang w:val="en-US"/>
        </w:rPr>
        <w:t>operation</w:t>
      </w:r>
    </w:p>
    <w:p w14:paraId="511E0D29" w14:textId="77777777" w:rsidR="005E15BC" w:rsidRPr="002670C6" w:rsidRDefault="00CE555A" w:rsidP="001B5277">
      <w:pPr>
        <w:pStyle w:val="TERM-body"/>
        <w:rPr>
          <w:lang w:val="en-US"/>
        </w:rPr>
      </w:pPr>
      <w:r w:rsidRPr="002670C6">
        <w:rPr>
          <w:lang w:val="en-US"/>
        </w:rPr>
        <w:t>executable realization of a function</w:t>
      </w:r>
    </w:p>
    <w:p w14:paraId="08EBCFF0" w14:textId="7475A01D" w:rsidR="00CE555A" w:rsidRPr="00CE25AF" w:rsidRDefault="00CE555A" w:rsidP="001B5277">
      <w:pPr>
        <w:pStyle w:val="TERM-note"/>
        <w:rPr>
          <w:lang w:val="en-US"/>
        </w:rPr>
      </w:pPr>
      <w:r w:rsidRPr="00CE25AF">
        <w:rPr>
          <w:lang w:val="en-US"/>
        </w:rPr>
        <w:t>Note</w:t>
      </w:r>
      <w:r w:rsidR="00C43801" w:rsidRPr="00CE25AF">
        <w:rPr>
          <w:lang w:val="en-US"/>
        </w:rPr>
        <w:t xml:space="preserve"> 1</w:t>
      </w:r>
      <w:r w:rsidR="003863BA">
        <w:rPr>
          <w:lang w:val="en-US"/>
        </w:rPr>
        <w:t xml:space="preserve"> to entry</w:t>
      </w:r>
      <w:r w:rsidRPr="00CE25AF">
        <w:rPr>
          <w:lang w:val="en-US"/>
        </w:rPr>
        <w:t>:</w:t>
      </w:r>
      <w:r w:rsidR="008058BB" w:rsidRPr="00CE25AF">
        <w:rPr>
          <w:lang w:val="en-US"/>
        </w:rPr>
        <w:t xml:space="preserve"> t</w:t>
      </w:r>
      <w:r w:rsidRPr="00CE25AF">
        <w:rPr>
          <w:lang w:val="en-US"/>
        </w:rPr>
        <w:t>he term method is synonym</w:t>
      </w:r>
      <w:r w:rsidR="008058BB" w:rsidRPr="00CE25AF">
        <w:rPr>
          <w:lang w:val="en-US"/>
        </w:rPr>
        <w:t>ous</w:t>
      </w:r>
      <w:r w:rsidRPr="00CE25AF">
        <w:rPr>
          <w:lang w:val="en-US"/>
        </w:rPr>
        <w:t xml:space="preserve"> to operation</w:t>
      </w:r>
      <w:r w:rsidR="008058BB" w:rsidRPr="00CE25AF">
        <w:rPr>
          <w:lang w:val="en-US"/>
        </w:rPr>
        <w:t>.</w:t>
      </w:r>
    </w:p>
    <w:p w14:paraId="5994EF32" w14:textId="4F41F523" w:rsidR="005E15BC" w:rsidRPr="00CE25AF" w:rsidRDefault="00CE555A" w:rsidP="001B5277">
      <w:pPr>
        <w:pStyle w:val="TERM-note"/>
        <w:rPr>
          <w:lang w:val="en-US"/>
        </w:rPr>
      </w:pPr>
      <w:r w:rsidRPr="00CE25AF">
        <w:rPr>
          <w:lang w:val="en-US"/>
        </w:rPr>
        <w:t>Note</w:t>
      </w:r>
      <w:r w:rsidR="00C43801" w:rsidRPr="00CE25AF">
        <w:rPr>
          <w:lang w:val="en-US"/>
        </w:rPr>
        <w:t xml:space="preserve"> 2</w:t>
      </w:r>
      <w:r w:rsidR="003863BA">
        <w:rPr>
          <w:lang w:val="en-US"/>
        </w:rPr>
        <w:t xml:space="preserve"> to entry</w:t>
      </w:r>
      <w:r w:rsidRPr="00CE25AF">
        <w:rPr>
          <w:lang w:val="en-US"/>
        </w:rPr>
        <w:t>:</w:t>
      </w:r>
      <w:r w:rsidR="008058BB" w:rsidRPr="00CE25AF">
        <w:rPr>
          <w:lang w:val="en-US"/>
        </w:rPr>
        <w:t xml:space="preserve"> </w:t>
      </w:r>
      <w:r w:rsidRPr="00CE25AF">
        <w:rPr>
          <w:lang w:val="en-US"/>
        </w:rPr>
        <w:t>an operation has a name and a list of parameters [ISO 19119:2005, 4.1.3]</w:t>
      </w:r>
      <w:r w:rsidR="008058BB" w:rsidRPr="00CE25AF">
        <w:rPr>
          <w:lang w:val="en-US"/>
        </w:rPr>
        <w:t>.</w:t>
      </w:r>
    </w:p>
    <w:p w14:paraId="41A9362B" w14:textId="0EE3B112" w:rsidR="005E15BC" w:rsidRPr="002670C6" w:rsidRDefault="005E15BC" w:rsidP="001B5277">
      <w:pPr>
        <w:pStyle w:val="TERM-source"/>
        <w:rPr>
          <w:lang w:val="en-US"/>
        </w:rPr>
      </w:pPr>
      <w:r w:rsidRPr="002670C6">
        <w:rPr>
          <w:lang w:val="en-US"/>
        </w:rPr>
        <w:t>[</w:t>
      </w:r>
      <w:r w:rsidR="00CE555A" w:rsidRPr="002670C6">
        <w:rPr>
          <w:lang w:val="en-US"/>
        </w:rPr>
        <w:t>SOURCE: Glossary Industrie 4.0</w:t>
      </w:r>
      <w:r w:rsidR="002F482E">
        <w:rPr>
          <w:lang w:val="en-US"/>
        </w:rPr>
        <w:t>, editorial changes</w:t>
      </w:r>
      <w:r w:rsidRPr="002670C6">
        <w:rPr>
          <w:lang w:val="en-US"/>
        </w:rPr>
        <w:t>]</w:t>
      </w:r>
    </w:p>
    <w:p w14:paraId="138FE3C5" w14:textId="77777777" w:rsidR="00331E90" w:rsidRPr="002670C6" w:rsidRDefault="00331E90" w:rsidP="003564EB">
      <w:pPr>
        <w:pStyle w:val="TERM-head"/>
        <w:keepNext/>
        <w:rPr>
          <w:lang w:val="en-US"/>
        </w:rPr>
      </w:pPr>
      <w:r w:rsidRPr="002670C6">
        <w:rPr>
          <w:lang w:val="en-US"/>
        </w:rPr>
        <w:t>ontology</w:t>
      </w:r>
    </w:p>
    <w:p w14:paraId="27C0DBDB" w14:textId="550943B8" w:rsidR="00323FB0" w:rsidRPr="00CE25AF" w:rsidRDefault="00323FB0" w:rsidP="00323FB0">
      <w:pPr>
        <w:autoSpaceDE w:val="0"/>
        <w:autoSpaceDN w:val="0"/>
        <w:adjustRightInd w:val="0"/>
        <w:spacing w:after="0" w:line="240" w:lineRule="auto"/>
        <w:jc w:val="left"/>
        <w:rPr>
          <w:rFonts w:ascii="ArialMT" w:hAnsi="ArialMT" w:cs="ArialMT"/>
          <w:lang w:val="en-US"/>
        </w:rPr>
      </w:pPr>
      <w:r w:rsidRPr="00CE25AF">
        <w:rPr>
          <w:rFonts w:ascii="ArialMT" w:hAnsi="ArialMT" w:cs="ArialMT"/>
          <w:lang w:val="en-US"/>
        </w:rPr>
        <w:t>collection of concepts, where each concept is constituted by an identifier, name, description</w:t>
      </w:r>
      <w:r w:rsidR="008058BB" w:rsidRPr="00CE25AF">
        <w:rPr>
          <w:rFonts w:ascii="ArialMT" w:hAnsi="ArialMT" w:cs="ArialMT"/>
          <w:lang w:val="en-US"/>
        </w:rPr>
        <w:t>,</w:t>
      </w:r>
      <w:r w:rsidRPr="00CE25AF">
        <w:rPr>
          <w:rFonts w:ascii="ArialMT" w:hAnsi="ArialMT" w:cs="ArialMT"/>
          <w:lang w:val="en-US"/>
        </w:rPr>
        <w:t xml:space="preserve"> and additional entities and where relationships between concepts can be described without restriction</w:t>
      </w:r>
    </w:p>
    <w:p w14:paraId="44AB044A" w14:textId="77777777" w:rsidR="00323FB0" w:rsidRPr="00CE25AF" w:rsidRDefault="00323FB0" w:rsidP="00C72010">
      <w:pPr>
        <w:autoSpaceDE w:val="0"/>
        <w:autoSpaceDN w:val="0"/>
        <w:adjustRightInd w:val="0"/>
        <w:spacing w:after="0" w:line="240" w:lineRule="auto"/>
        <w:jc w:val="left"/>
        <w:rPr>
          <w:rFonts w:ascii="ArialMT" w:hAnsi="ArialMT" w:cs="ArialMT"/>
          <w:lang w:val="en-US"/>
        </w:rPr>
      </w:pPr>
    </w:p>
    <w:p w14:paraId="63DCBA82" w14:textId="74A0BB87" w:rsidR="00323FB0" w:rsidRPr="002670C6" w:rsidRDefault="00323FB0" w:rsidP="00323FB0">
      <w:pPr>
        <w:pStyle w:val="TERM-source"/>
        <w:rPr>
          <w:lang w:val="en-US"/>
        </w:rPr>
      </w:pPr>
      <w:r w:rsidRPr="00CE25AF">
        <w:rPr>
          <w:lang w:val="en-US"/>
        </w:rPr>
        <w:t>[</w:t>
      </w:r>
      <w:r w:rsidRPr="002670C6">
        <w:rPr>
          <w:lang w:val="en-US"/>
        </w:rPr>
        <w:t>SOURCE: IEC 63278-1]</w:t>
      </w:r>
    </w:p>
    <w:p w14:paraId="1FFB2B7F" w14:textId="77777777" w:rsidR="00420F3E" w:rsidRPr="00CE25AF" w:rsidRDefault="00420F3E" w:rsidP="003564EB">
      <w:pPr>
        <w:pStyle w:val="TERM-head"/>
        <w:keepNext/>
        <w:rPr>
          <w:lang w:val="en-US"/>
        </w:rPr>
      </w:pPr>
      <w:r w:rsidRPr="00CE25AF">
        <w:rPr>
          <w:lang w:val="en-US"/>
        </w:rPr>
        <w:t>property</w:t>
      </w:r>
    </w:p>
    <w:p w14:paraId="01C071FF" w14:textId="77777777" w:rsidR="00420F3E" w:rsidRPr="00CE25AF" w:rsidRDefault="00420F3E" w:rsidP="00E46662">
      <w:pPr>
        <w:pStyle w:val="TERM-body"/>
        <w:keepNext/>
        <w:keepLines/>
        <w:rPr>
          <w:lang w:val="en-US" w:eastAsia="zh-CN"/>
        </w:rPr>
      </w:pPr>
      <w:r w:rsidRPr="00CE25AF">
        <w:rPr>
          <w:lang w:val="en-US" w:eastAsia="zh-CN"/>
        </w:rPr>
        <w:t xml:space="preserve">defined </w:t>
      </w:r>
      <w:r w:rsidR="00CF186D" w:rsidRPr="00CE25AF">
        <w:rPr>
          <w:lang w:val="en-US" w:eastAsia="zh-CN"/>
        </w:rPr>
        <w:t>characteristic</w:t>
      </w:r>
      <w:r w:rsidR="00737C4F" w:rsidRPr="00CE25AF">
        <w:rPr>
          <w:lang w:val="en-US" w:eastAsia="zh-CN"/>
        </w:rPr>
        <w:t xml:space="preserve"> </w:t>
      </w:r>
      <w:r w:rsidRPr="00CE25AF">
        <w:rPr>
          <w:lang w:val="en-US" w:eastAsia="zh-CN"/>
        </w:rPr>
        <w:t>suitable for the description and differentiation of products</w:t>
      </w:r>
      <w:r w:rsidR="00A22BEA" w:rsidRPr="00CE25AF">
        <w:rPr>
          <w:lang w:val="en-US" w:eastAsia="zh-CN"/>
        </w:rPr>
        <w:t xml:space="preserve"> or components</w:t>
      </w:r>
    </w:p>
    <w:p w14:paraId="4EE1E25B" w14:textId="2182215B" w:rsidR="000D6594" w:rsidRPr="00CE25AF" w:rsidRDefault="00420F3E" w:rsidP="001B5277">
      <w:pPr>
        <w:pStyle w:val="TERM-note"/>
        <w:rPr>
          <w:lang w:val="en-US"/>
        </w:rPr>
      </w:pPr>
      <w:r w:rsidRPr="00CE25AF">
        <w:rPr>
          <w:lang w:val="en-US"/>
        </w:rPr>
        <w:t>Note</w:t>
      </w:r>
      <w:r w:rsidR="00C43801" w:rsidRPr="00CE25AF">
        <w:rPr>
          <w:lang w:val="en-US"/>
        </w:rPr>
        <w:t xml:space="preserve"> 1</w:t>
      </w:r>
      <w:r w:rsidR="003863BA">
        <w:rPr>
          <w:lang w:val="en-US"/>
        </w:rPr>
        <w:t xml:space="preserve"> to entry</w:t>
      </w:r>
      <w:r w:rsidRPr="00CE25AF">
        <w:rPr>
          <w:lang w:val="en-US"/>
        </w:rPr>
        <w:t>:</w:t>
      </w:r>
      <w:r w:rsidR="008058BB" w:rsidRPr="00CE25AF">
        <w:rPr>
          <w:lang w:val="en-US"/>
        </w:rPr>
        <w:t xml:space="preserve"> t</w:t>
      </w:r>
      <w:r w:rsidRPr="00CE25AF">
        <w:rPr>
          <w:lang w:val="en-US"/>
        </w:rPr>
        <w:t>he concept of type and instance applies to properties.</w:t>
      </w:r>
    </w:p>
    <w:p w14:paraId="4AB5A908" w14:textId="500CB2B7" w:rsidR="000D6594" w:rsidRPr="00CE25AF" w:rsidRDefault="000D6594" w:rsidP="001B5277">
      <w:pPr>
        <w:pStyle w:val="TERM-note"/>
        <w:rPr>
          <w:lang w:val="en-US"/>
        </w:rPr>
      </w:pPr>
      <w:r w:rsidRPr="00CE25AF">
        <w:rPr>
          <w:lang w:val="en-US"/>
        </w:rPr>
        <w:t>Note</w:t>
      </w:r>
      <w:r w:rsidR="00C43801" w:rsidRPr="00CE25AF">
        <w:rPr>
          <w:lang w:val="en-US"/>
        </w:rPr>
        <w:t xml:space="preserve"> 2</w:t>
      </w:r>
      <w:r w:rsidR="003863BA">
        <w:rPr>
          <w:lang w:val="en-US"/>
        </w:rPr>
        <w:t xml:space="preserve"> to entry</w:t>
      </w:r>
      <w:r w:rsidRPr="00CE25AF">
        <w:rPr>
          <w:lang w:val="en-US"/>
        </w:rPr>
        <w:t>:</w:t>
      </w:r>
      <w:r w:rsidR="008058BB" w:rsidRPr="00CE25AF">
        <w:rPr>
          <w:lang w:val="en-US"/>
        </w:rPr>
        <w:t xml:space="preserve"> t</w:t>
      </w:r>
      <w:r w:rsidRPr="00CE25AF">
        <w:rPr>
          <w:lang w:val="en-US"/>
        </w:rPr>
        <w:t>his definition applies to properties as described in IEC 61360/ ISO 13584</w:t>
      </w:r>
      <w:r w:rsidR="00A22BEA" w:rsidRPr="00CE25AF">
        <w:rPr>
          <w:lang w:val="en-US"/>
        </w:rPr>
        <w:t>-42</w:t>
      </w:r>
      <w:r w:rsidR="008058BB" w:rsidRPr="00CE25AF">
        <w:rPr>
          <w:lang w:val="en-US"/>
        </w:rPr>
        <w:t>.</w:t>
      </w:r>
    </w:p>
    <w:p w14:paraId="36227EEF" w14:textId="1230F2A5" w:rsidR="00420F3E" w:rsidRPr="00CE25AF" w:rsidRDefault="00420F3E" w:rsidP="002670C6">
      <w:pPr>
        <w:pStyle w:val="TERM-note"/>
        <w:tabs>
          <w:tab w:val="clear" w:pos="851"/>
          <w:tab w:val="left" w:pos="1134"/>
        </w:tabs>
        <w:ind w:left="284" w:firstLine="0"/>
        <w:rPr>
          <w:lang w:val="en-US"/>
        </w:rPr>
      </w:pPr>
      <w:r w:rsidRPr="00CE25AF">
        <w:rPr>
          <w:lang w:val="en-US"/>
        </w:rPr>
        <w:t>Note</w:t>
      </w:r>
      <w:r w:rsidR="00C43801" w:rsidRPr="00CE25AF">
        <w:rPr>
          <w:lang w:val="en-US"/>
        </w:rPr>
        <w:t xml:space="preserve"> 3</w:t>
      </w:r>
      <w:r w:rsidR="003863BA">
        <w:rPr>
          <w:lang w:val="en-US"/>
        </w:rPr>
        <w:t xml:space="preserve"> to entry</w:t>
      </w:r>
      <w:r w:rsidRPr="00CE25AF">
        <w:rPr>
          <w:lang w:val="en-US"/>
        </w:rPr>
        <w:t>:</w:t>
      </w:r>
      <w:r w:rsidR="008058BB" w:rsidRPr="00CE25AF">
        <w:rPr>
          <w:lang w:val="en-US"/>
        </w:rPr>
        <w:t xml:space="preserve"> t</w:t>
      </w:r>
      <w:r w:rsidRPr="00CE25AF">
        <w:rPr>
          <w:lang w:val="en-US"/>
        </w:rPr>
        <w:t xml:space="preserve">he property types are defined in dictionaries (like IEC component </w:t>
      </w:r>
      <w:r w:rsidR="00C26D3F" w:rsidRPr="00CE25AF">
        <w:rPr>
          <w:lang w:val="en-US"/>
        </w:rPr>
        <w:t>d</w:t>
      </w:r>
      <w:r w:rsidRPr="00CE25AF">
        <w:rPr>
          <w:lang w:val="en-US"/>
        </w:rPr>
        <w:t xml:space="preserve">ata dictionary or </w:t>
      </w:r>
      <w:r w:rsidR="001D4568" w:rsidRPr="00CE25AF">
        <w:rPr>
          <w:lang w:val="en-US"/>
        </w:rPr>
        <w:t>ECLASS</w:t>
      </w:r>
      <w:r w:rsidRPr="00CE25AF">
        <w:rPr>
          <w:lang w:val="en-US"/>
        </w:rPr>
        <w:t>), they do not have a value. The property type is also called data element type in some standards.</w:t>
      </w:r>
    </w:p>
    <w:p w14:paraId="646C674C" w14:textId="016299DF" w:rsidR="00420F3E" w:rsidRPr="00CE25AF" w:rsidRDefault="00420F3E" w:rsidP="002670C6">
      <w:pPr>
        <w:pStyle w:val="TERM-note"/>
        <w:tabs>
          <w:tab w:val="clear" w:pos="851"/>
          <w:tab w:val="left" w:pos="1134"/>
        </w:tabs>
        <w:ind w:left="284" w:firstLine="0"/>
        <w:rPr>
          <w:lang w:val="en-US"/>
        </w:rPr>
      </w:pPr>
      <w:r w:rsidRPr="00CE25AF">
        <w:rPr>
          <w:lang w:val="en-US"/>
        </w:rPr>
        <w:t>Note</w:t>
      </w:r>
      <w:r w:rsidR="00C43801" w:rsidRPr="00CE25AF">
        <w:rPr>
          <w:lang w:val="en-US"/>
        </w:rPr>
        <w:t xml:space="preserve"> 4</w:t>
      </w:r>
      <w:r w:rsidR="003863BA">
        <w:rPr>
          <w:lang w:val="en-US"/>
        </w:rPr>
        <w:t xml:space="preserve"> to entry</w:t>
      </w:r>
      <w:r w:rsidRPr="00CE25AF">
        <w:rPr>
          <w:lang w:val="en-US"/>
        </w:rPr>
        <w:t xml:space="preserve">: </w:t>
      </w:r>
      <w:r w:rsidR="00C26D3F" w:rsidRPr="00CE25AF">
        <w:rPr>
          <w:lang w:val="en-US"/>
        </w:rPr>
        <w:t>t</w:t>
      </w:r>
      <w:r w:rsidRPr="00CE25AF">
        <w:rPr>
          <w:lang w:val="en-US"/>
        </w:rPr>
        <w:t xml:space="preserve">he property instances have a value and </w:t>
      </w:r>
      <w:r w:rsidR="002B44E6" w:rsidRPr="00CE25AF">
        <w:rPr>
          <w:lang w:val="en-US"/>
        </w:rPr>
        <w:t xml:space="preserve">are </w:t>
      </w:r>
      <w:r w:rsidRPr="00CE25AF">
        <w:rPr>
          <w:lang w:val="en-US"/>
        </w:rPr>
        <w:t>provided by the manufacturers. A property instance is also called property-value pair in certain standards.</w:t>
      </w:r>
    </w:p>
    <w:p w14:paraId="2DC3AB99" w14:textId="2D0D75E6" w:rsidR="006D26F9" w:rsidRPr="00CE25AF" w:rsidRDefault="006D26F9" w:rsidP="001B5277">
      <w:pPr>
        <w:pStyle w:val="TERM-note"/>
        <w:rPr>
          <w:lang w:val="en-US"/>
        </w:rPr>
      </w:pPr>
      <w:r w:rsidRPr="00CE25AF">
        <w:rPr>
          <w:lang w:val="en-US"/>
        </w:rPr>
        <w:t>Note</w:t>
      </w:r>
      <w:r w:rsidR="00C43801" w:rsidRPr="00CE25AF">
        <w:rPr>
          <w:lang w:val="en-US"/>
        </w:rPr>
        <w:t xml:space="preserve"> 5</w:t>
      </w:r>
      <w:r w:rsidR="003863BA">
        <w:rPr>
          <w:lang w:val="en-US"/>
        </w:rPr>
        <w:t xml:space="preserve"> to entry</w:t>
      </w:r>
      <w:r w:rsidRPr="00CE25AF">
        <w:rPr>
          <w:lang w:val="en-US"/>
        </w:rPr>
        <w:t>:</w:t>
      </w:r>
      <w:r w:rsidR="00C26D3F" w:rsidRPr="00CE25AF">
        <w:rPr>
          <w:lang w:val="en-US"/>
        </w:rPr>
        <w:t xml:space="preserve"> p</w:t>
      </w:r>
      <w:r w:rsidRPr="00CE25AF">
        <w:rPr>
          <w:lang w:val="en-US"/>
        </w:rPr>
        <w:t xml:space="preserve">roperties include nominal value, actual value, runtime </w:t>
      </w:r>
      <w:r w:rsidR="00822C36" w:rsidRPr="00CE25AF">
        <w:rPr>
          <w:lang w:val="en-US"/>
        </w:rPr>
        <w:t>variables</w:t>
      </w:r>
      <w:r w:rsidRPr="00CE25AF">
        <w:rPr>
          <w:lang w:val="en-US"/>
        </w:rPr>
        <w:t>, measurement values, etc.</w:t>
      </w:r>
    </w:p>
    <w:p w14:paraId="469AD004" w14:textId="09A16FEB" w:rsidR="00420F3E" w:rsidRPr="00CE25AF" w:rsidRDefault="00420F3E" w:rsidP="001B5277">
      <w:pPr>
        <w:pStyle w:val="TERM-note"/>
        <w:rPr>
          <w:lang w:val="en-US"/>
        </w:rPr>
      </w:pPr>
      <w:r w:rsidRPr="00CE25AF">
        <w:rPr>
          <w:lang w:val="en-US"/>
        </w:rPr>
        <w:t>Note</w:t>
      </w:r>
      <w:r w:rsidR="00C43801" w:rsidRPr="00CE25AF">
        <w:rPr>
          <w:lang w:val="en-US"/>
        </w:rPr>
        <w:t xml:space="preserve"> 6</w:t>
      </w:r>
      <w:r w:rsidR="003863BA">
        <w:rPr>
          <w:lang w:val="en-US"/>
        </w:rPr>
        <w:t xml:space="preserve"> to entry</w:t>
      </w:r>
      <w:r w:rsidRPr="00CE25AF">
        <w:rPr>
          <w:lang w:val="en-US"/>
        </w:rPr>
        <w:t xml:space="preserve">: </w:t>
      </w:r>
      <w:r w:rsidR="00C26D3F" w:rsidRPr="00CE25AF">
        <w:rPr>
          <w:lang w:val="en-US"/>
        </w:rPr>
        <w:t xml:space="preserve">a </w:t>
      </w:r>
      <w:r w:rsidRPr="00CE25AF">
        <w:rPr>
          <w:lang w:val="en-US"/>
        </w:rPr>
        <w:t xml:space="preserve">property describes one characteristic of a given object. </w:t>
      </w:r>
    </w:p>
    <w:p w14:paraId="3C2B1593" w14:textId="6FF90F97" w:rsidR="00420F3E" w:rsidRPr="00CE25AF" w:rsidRDefault="00420F3E" w:rsidP="001B5277">
      <w:pPr>
        <w:pStyle w:val="TERM-note"/>
        <w:rPr>
          <w:lang w:val="en-US"/>
        </w:rPr>
      </w:pPr>
      <w:r w:rsidRPr="00CE25AF">
        <w:rPr>
          <w:lang w:val="en-US"/>
        </w:rPr>
        <w:t>Note</w:t>
      </w:r>
      <w:r w:rsidR="00C43801" w:rsidRPr="00CE25AF">
        <w:rPr>
          <w:lang w:val="en-US"/>
        </w:rPr>
        <w:t xml:space="preserve"> 7</w:t>
      </w:r>
      <w:r w:rsidR="003863BA">
        <w:rPr>
          <w:lang w:val="en-US"/>
        </w:rPr>
        <w:t xml:space="preserve"> to entry</w:t>
      </w:r>
      <w:r w:rsidRPr="00CE25AF">
        <w:rPr>
          <w:lang w:val="en-US"/>
        </w:rPr>
        <w:t xml:space="preserve">: </w:t>
      </w:r>
      <w:r w:rsidR="00C26D3F" w:rsidRPr="00CE25AF">
        <w:rPr>
          <w:lang w:val="en-US"/>
        </w:rPr>
        <w:t>a</w:t>
      </w:r>
      <w:r w:rsidRPr="00CE25AF">
        <w:rPr>
          <w:lang w:val="en-US"/>
        </w:rPr>
        <w:t xml:space="preserve"> property can have attributes such as code, version, and revision.</w:t>
      </w:r>
    </w:p>
    <w:p w14:paraId="5BE7865C" w14:textId="4F2FC7EB" w:rsidR="00420F3E" w:rsidRPr="00CE25AF" w:rsidRDefault="00420F3E" w:rsidP="001B5277">
      <w:pPr>
        <w:pStyle w:val="TERM-note"/>
        <w:rPr>
          <w:lang w:val="en-US"/>
        </w:rPr>
      </w:pPr>
      <w:r w:rsidRPr="00CE25AF">
        <w:rPr>
          <w:lang w:val="en-US"/>
        </w:rPr>
        <w:t>Note</w:t>
      </w:r>
      <w:r w:rsidR="00C43801" w:rsidRPr="00CE25AF">
        <w:rPr>
          <w:lang w:val="en-US"/>
        </w:rPr>
        <w:t xml:space="preserve"> 8</w:t>
      </w:r>
      <w:r w:rsidR="003863BA">
        <w:rPr>
          <w:lang w:val="en-US"/>
        </w:rPr>
        <w:t xml:space="preserve"> to entry</w:t>
      </w:r>
      <w:r w:rsidRPr="00CE25AF">
        <w:rPr>
          <w:lang w:val="en-US"/>
        </w:rPr>
        <w:t xml:space="preserve">: </w:t>
      </w:r>
      <w:r w:rsidR="00C26D3F" w:rsidRPr="00CE25AF">
        <w:rPr>
          <w:lang w:val="en-US"/>
        </w:rPr>
        <w:t>t</w:t>
      </w:r>
      <w:r w:rsidRPr="00CE25AF">
        <w:rPr>
          <w:lang w:val="en-US"/>
        </w:rPr>
        <w:t>he specification of a property can include predefined choices of values.</w:t>
      </w:r>
    </w:p>
    <w:p w14:paraId="5C1A6F15" w14:textId="0E9F0F89" w:rsidR="00420F3E" w:rsidRPr="00CE25AF" w:rsidRDefault="00420F3E" w:rsidP="001B5277">
      <w:pPr>
        <w:pStyle w:val="TERM-source"/>
        <w:rPr>
          <w:lang w:val="en-US" w:eastAsia="zh-CN"/>
        </w:rPr>
      </w:pPr>
      <w:r w:rsidRPr="00CE25AF">
        <w:rPr>
          <w:lang w:val="en-US" w:eastAsia="zh-CN"/>
        </w:rPr>
        <w:t xml:space="preserve"> [SOURCE:</w:t>
      </w:r>
      <w:r w:rsidR="00C26D3F" w:rsidRPr="00CE25AF">
        <w:rPr>
          <w:lang w:val="en-US" w:eastAsia="zh-CN"/>
        </w:rPr>
        <w:t xml:space="preserve"> </w:t>
      </w:r>
      <w:r w:rsidR="00A22BEA" w:rsidRPr="00CE25AF">
        <w:rPr>
          <w:lang w:val="en-US" w:eastAsia="zh-CN"/>
        </w:rPr>
        <w:t>according</w:t>
      </w:r>
      <w:r w:rsidR="00C26D3F" w:rsidRPr="00CE25AF">
        <w:rPr>
          <w:lang w:val="en-US" w:eastAsia="zh-CN"/>
        </w:rPr>
        <w:t xml:space="preserve"> to</w:t>
      </w:r>
      <w:r w:rsidR="004C0EFC" w:rsidRPr="00CE25AF">
        <w:rPr>
          <w:lang w:val="en-US" w:eastAsia="zh-CN"/>
        </w:rPr>
        <w:t xml:space="preserve"> </w:t>
      </w:r>
      <w:r w:rsidRPr="00CE25AF">
        <w:rPr>
          <w:lang w:val="en-US" w:eastAsia="zh-CN"/>
        </w:rPr>
        <w:t>ISO/IEC Guide 77-2]</w:t>
      </w:r>
      <w:r w:rsidR="006D26F9" w:rsidRPr="00CE25AF">
        <w:rPr>
          <w:lang w:val="en-US" w:eastAsia="zh-CN"/>
        </w:rPr>
        <w:t xml:space="preserve"> as well as [SOURCE:</w:t>
      </w:r>
      <w:r w:rsidR="00C26D3F" w:rsidRPr="00CE25AF">
        <w:rPr>
          <w:lang w:val="en-US" w:eastAsia="zh-CN"/>
        </w:rPr>
        <w:t xml:space="preserve"> </w:t>
      </w:r>
      <w:r w:rsidR="006D26F9" w:rsidRPr="00CE25AF">
        <w:rPr>
          <w:lang w:val="en-US" w:eastAsia="zh-CN"/>
        </w:rPr>
        <w:t xml:space="preserve">according </w:t>
      </w:r>
      <w:r w:rsidR="00C26D3F" w:rsidRPr="00CE25AF">
        <w:rPr>
          <w:lang w:val="en-US" w:eastAsia="zh-CN"/>
        </w:rPr>
        <w:t xml:space="preserve">to </w:t>
      </w:r>
      <w:r w:rsidR="006D26F9" w:rsidRPr="00CE25AF">
        <w:rPr>
          <w:lang w:val="en-US" w:eastAsia="zh-CN"/>
        </w:rPr>
        <w:t>Glossary Industrie 4.0]</w:t>
      </w:r>
    </w:p>
    <w:p w14:paraId="7D245589" w14:textId="77777777" w:rsidR="00567A0E" w:rsidRPr="00CE25AF" w:rsidRDefault="00567A0E" w:rsidP="001B5277">
      <w:pPr>
        <w:pStyle w:val="TERM-head"/>
        <w:rPr>
          <w:lang w:val="en-US"/>
        </w:rPr>
      </w:pPr>
      <w:r w:rsidRPr="00CE25AF">
        <w:rPr>
          <w:lang w:val="en-US"/>
        </w:rPr>
        <w:t>qualifier</w:t>
      </w:r>
    </w:p>
    <w:p w14:paraId="75F271F6" w14:textId="77777777" w:rsidR="00567A0E" w:rsidRPr="00CE25AF" w:rsidRDefault="00567A0E" w:rsidP="001B5277">
      <w:pPr>
        <w:pStyle w:val="TERM-body"/>
        <w:rPr>
          <w:lang w:val="en-US"/>
        </w:rPr>
      </w:pPr>
      <w:r w:rsidRPr="00CE25AF">
        <w:rPr>
          <w:lang w:val="en-US"/>
        </w:rPr>
        <w:t xml:space="preserve">well-defined </w:t>
      </w:r>
      <w:r w:rsidR="009F7F15" w:rsidRPr="00CE25AF">
        <w:rPr>
          <w:lang w:val="en-US"/>
        </w:rPr>
        <w:t xml:space="preserve">element associated with a </w:t>
      </w:r>
      <w:r w:rsidR="009F7F15" w:rsidRPr="00CE25AF">
        <w:rPr>
          <w:i/>
          <w:lang w:val="en-US"/>
        </w:rPr>
        <w:t>property</w:t>
      </w:r>
      <w:r w:rsidR="009F7F15" w:rsidRPr="00CE25AF">
        <w:rPr>
          <w:lang w:val="en-US"/>
        </w:rPr>
        <w:t xml:space="preserve"> instance or </w:t>
      </w:r>
      <w:proofErr w:type="spellStart"/>
      <w:r w:rsidR="009F7F15" w:rsidRPr="00CE25AF">
        <w:rPr>
          <w:i/>
          <w:lang w:val="en-US"/>
        </w:rPr>
        <w:t>submodel</w:t>
      </w:r>
      <w:proofErr w:type="spellEnd"/>
      <w:r w:rsidR="009F7F15" w:rsidRPr="00CE25AF">
        <w:rPr>
          <w:i/>
          <w:lang w:val="en-US"/>
        </w:rPr>
        <w:t xml:space="preserve"> element</w:t>
      </w:r>
      <w:r w:rsidR="009F7F15" w:rsidRPr="00CE25AF">
        <w:rPr>
          <w:lang w:val="en-US"/>
        </w:rPr>
        <w:t>, restricting the value statement to a certain period of time or use case</w:t>
      </w:r>
    </w:p>
    <w:p w14:paraId="710ADAAF" w14:textId="44AA2573" w:rsidR="009F7F15" w:rsidRPr="00CE25AF" w:rsidRDefault="009F7F15" w:rsidP="001B5277">
      <w:pPr>
        <w:pStyle w:val="TERM-note"/>
        <w:rPr>
          <w:lang w:val="en-US"/>
        </w:rPr>
      </w:pPr>
      <w:r w:rsidRPr="00CE25AF">
        <w:rPr>
          <w:lang w:val="en-US"/>
        </w:rPr>
        <w:t>Note</w:t>
      </w:r>
      <w:r w:rsidR="003863BA">
        <w:rPr>
          <w:lang w:val="en-US"/>
        </w:rPr>
        <w:t xml:space="preserve"> 1 to entry</w:t>
      </w:r>
      <w:r w:rsidRPr="00CE25AF">
        <w:rPr>
          <w:lang w:val="en-US"/>
        </w:rPr>
        <w:t>:</w:t>
      </w:r>
      <w:r w:rsidR="00C26D3F" w:rsidRPr="00CE25AF">
        <w:rPr>
          <w:lang w:val="en-US"/>
        </w:rPr>
        <w:t xml:space="preserve"> </w:t>
      </w:r>
      <w:r w:rsidRPr="00CE25AF">
        <w:rPr>
          <w:lang w:val="en-US"/>
        </w:rPr>
        <w:t>qualifier</w:t>
      </w:r>
      <w:r w:rsidR="00C26D3F" w:rsidRPr="00CE25AF">
        <w:rPr>
          <w:lang w:val="en-US"/>
        </w:rPr>
        <w:t>s</w:t>
      </w:r>
      <w:r w:rsidRPr="00CE25AF">
        <w:rPr>
          <w:lang w:val="en-US"/>
        </w:rPr>
        <w:t xml:space="preserve"> can have </w:t>
      </w:r>
      <w:r w:rsidR="00C26D3F" w:rsidRPr="00CE25AF">
        <w:rPr>
          <w:lang w:val="en-US"/>
        </w:rPr>
        <w:t xml:space="preserve">associated </w:t>
      </w:r>
      <w:r w:rsidRPr="00CE25AF">
        <w:rPr>
          <w:lang w:val="en-US"/>
        </w:rPr>
        <w:t>value</w:t>
      </w:r>
      <w:r w:rsidR="00C26D3F" w:rsidRPr="00CE25AF">
        <w:rPr>
          <w:lang w:val="en-US"/>
        </w:rPr>
        <w:t>s.</w:t>
      </w:r>
    </w:p>
    <w:p w14:paraId="48745034" w14:textId="00418233" w:rsidR="009F7F15" w:rsidRPr="002670C6" w:rsidRDefault="009F7F15" w:rsidP="001B5277">
      <w:pPr>
        <w:pStyle w:val="TERM-source"/>
        <w:rPr>
          <w:lang w:val="en-US"/>
        </w:rPr>
      </w:pPr>
      <w:r w:rsidRPr="002670C6">
        <w:rPr>
          <w:lang w:val="en-US"/>
        </w:rPr>
        <w:t>[SOURCE: according to IEC 62569-1]</w:t>
      </w:r>
    </w:p>
    <w:p w14:paraId="48AACB9C" w14:textId="77777777" w:rsidR="00EB1C58" w:rsidRPr="00CE25AF" w:rsidRDefault="00EB1C58" w:rsidP="00D225F1">
      <w:pPr>
        <w:pStyle w:val="TERM-head"/>
        <w:keepNext/>
        <w:keepLines/>
        <w:widowControl/>
        <w:rPr>
          <w:lang w:val="en-US"/>
        </w:rPr>
      </w:pPr>
      <w:r w:rsidRPr="00CE25AF">
        <w:rPr>
          <w:lang w:val="en-US"/>
        </w:rPr>
        <w:lastRenderedPageBreak/>
        <w:t>service</w:t>
      </w:r>
    </w:p>
    <w:p w14:paraId="5B51ED5F" w14:textId="66BFD765" w:rsidR="00EB1C58" w:rsidRPr="00CE25AF" w:rsidRDefault="00EB1C58" w:rsidP="00D225F1">
      <w:pPr>
        <w:pStyle w:val="TERM-body"/>
        <w:keepNext/>
        <w:keepLines/>
        <w:rPr>
          <w:lang w:val="en-US"/>
        </w:rPr>
      </w:pPr>
      <w:r w:rsidRPr="00845EB7">
        <w:rPr>
          <w:lang w:val="en-US"/>
        </w:rPr>
        <w:t>Demarcated</w:t>
      </w:r>
      <w:r w:rsidRPr="00CE25AF">
        <w:rPr>
          <w:lang w:val="en-US"/>
        </w:rPr>
        <w:t xml:space="preserve"> scope of functionality which is offered by an </w:t>
      </w:r>
      <w:hyperlink r:id="rId42" w:tooltip="Entity" w:history="1">
        <w:r w:rsidRPr="00CE25AF">
          <w:rPr>
            <w:lang w:val="en-US"/>
          </w:rPr>
          <w:t>entity</w:t>
        </w:r>
      </w:hyperlink>
      <w:r w:rsidRPr="00CE25AF">
        <w:rPr>
          <w:lang w:val="en-US"/>
        </w:rPr>
        <w:t xml:space="preserve"> or organization via </w:t>
      </w:r>
      <w:hyperlink r:id="rId43" w:tooltip="Interface" w:history="1">
        <w:r w:rsidRPr="00CE25AF">
          <w:rPr>
            <w:lang w:val="en-US"/>
          </w:rPr>
          <w:t>interfaces</w:t>
        </w:r>
      </w:hyperlink>
      <w:r w:rsidRPr="00CE25AF">
        <w:rPr>
          <w:lang w:val="en-US"/>
        </w:rPr>
        <w:t xml:space="preserve"> </w:t>
      </w:r>
    </w:p>
    <w:p w14:paraId="710C3D36" w14:textId="7DCC30FF" w:rsidR="00EB1C58" w:rsidRPr="00CE25AF" w:rsidRDefault="00EB1C58" w:rsidP="00D225F1">
      <w:pPr>
        <w:pStyle w:val="NOTE"/>
        <w:keepNext/>
        <w:keepLines/>
        <w:rPr>
          <w:lang w:val="en-US"/>
        </w:rPr>
      </w:pPr>
      <w:r w:rsidRPr="00CE25AF">
        <w:rPr>
          <w:lang w:val="en-US"/>
        </w:rPr>
        <w:t>Note</w:t>
      </w:r>
      <w:r w:rsidRPr="00845EB7">
        <w:rPr>
          <w:lang w:val="en-US"/>
        </w:rPr>
        <w:t xml:space="preserve"> 1 to entry: </w:t>
      </w:r>
      <w:r w:rsidR="00C26D3F" w:rsidRPr="00CE25AF">
        <w:rPr>
          <w:lang w:val="en-US"/>
        </w:rPr>
        <w:t>o</w:t>
      </w:r>
      <w:r w:rsidRPr="00CE25AF">
        <w:rPr>
          <w:lang w:val="en-US"/>
        </w:rPr>
        <w:t>ne or multiple operations can be assigned to one service</w:t>
      </w:r>
      <w:r w:rsidR="00C26D3F" w:rsidRPr="00CE25AF">
        <w:rPr>
          <w:lang w:val="en-US"/>
        </w:rPr>
        <w:t>.</w:t>
      </w:r>
    </w:p>
    <w:p w14:paraId="7D952970" w14:textId="77777777" w:rsidR="00EB1C58" w:rsidRPr="002670C6" w:rsidRDefault="00EB1C58" w:rsidP="00D225F1">
      <w:pPr>
        <w:pStyle w:val="TERM-source"/>
        <w:keepNext/>
        <w:keepLines/>
        <w:rPr>
          <w:lang w:val="en-US"/>
        </w:rPr>
      </w:pPr>
      <w:r w:rsidRPr="002670C6">
        <w:rPr>
          <w:lang w:val="en-US"/>
        </w:rPr>
        <w:t>[SOURCE: Glossary Industrie 4.0]</w:t>
      </w:r>
    </w:p>
    <w:p w14:paraId="1F3415A7" w14:textId="77777777" w:rsidR="003F412E" w:rsidRPr="002670C6" w:rsidRDefault="003F412E" w:rsidP="001B5277">
      <w:pPr>
        <w:pStyle w:val="TERM-head"/>
        <w:rPr>
          <w:lang w:val="en-US"/>
        </w:rPr>
      </w:pPr>
      <w:bookmarkStart w:id="138" w:name="_Hlk125204023"/>
      <w:r w:rsidRPr="002670C6">
        <w:rPr>
          <w:lang w:val="en-US"/>
        </w:rPr>
        <w:t>smart manufacturing</w:t>
      </w:r>
    </w:p>
    <w:p w14:paraId="2C2F69E8" w14:textId="5953C741" w:rsidR="003F412E" w:rsidRPr="00CE25AF" w:rsidRDefault="003F412E" w:rsidP="001B5277">
      <w:pPr>
        <w:pStyle w:val="TERM-body"/>
        <w:rPr>
          <w:lang w:val="en-US"/>
        </w:rPr>
      </w:pPr>
      <w:r w:rsidRPr="00CE25AF">
        <w:rPr>
          <w:lang w:val="en-US"/>
        </w:rPr>
        <w:t xml:space="preserve">manufacturing that improves its performance aspects with integrated and intelligent use of processes and resources in cyber, physical and human spheres to create and deliver products and services, which also collaborates with other domains within </w:t>
      </w:r>
      <w:r w:rsidRPr="00AA7226">
        <w:rPr>
          <w:lang w:val="en-US"/>
        </w:rPr>
        <w:t>enterpris</w:t>
      </w:r>
      <w:r w:rsidR="00927CD0">
        <w:rPr>
          <w:lang w:val="en-US"/>
        </w:rPr>
        <w:t xml:space="preserve">es' </w:t>
      </w:r>
      <w:r w:rsidRPr="00CE25AF">
        <w:rPr>
          <w:lang w:val="en-US"/>
        </w:rPr>
        <w:t>value chains</w:t>
      </w:r>
    </w:p>
    <w:p w14:paraId="31FEB2A3" w14:textId="7373EFD5" w:rsidR="003F412E" w:rsidRPr="00CE25AF" w:rsidRDefault="003F412E" w:rsidP="002670C6">
      <w:pPr>
        <w:pStyle w:val="TERM-note"/>
        <w:tabs>
          <w:tab w:val="clear" w:pos="851"/>
        </w:tabs>
        <w:ind w:left="284" w:firstLine="0"/>
        <w:rPr>
          <w:lang w:val="en-US"/>
        </w:rPr>
      </w:pPr>
      <w:r w:rsidRPr="00CE25AF">
        <w:rPr>
          <w:lang w:val="en-US"/>
        </w:rPr>
        <w:t>Note</w:t>
      </w:r>
      <w:r w:rsidR="00C43801" w:rsidRPr="00CE25AF">
        <w:rPr>
          <w:lang w:val="en-US"/>
        </w:rPr>
        <w:t xml:space="preserve"> 1</w:t>
      </w:r>
      <w:r w:rsidR="003863BA">
        <w:rPr>
          <w:lang w:val="en-US"/>
        </w:rPr>
        <w:t xml:space="preserve"> to entry</w:t>
      </w:r>
      <w:r w:rsidRPr="00CE25AF">
        <w:rPr>
          <w:lang w:val="en-US"/>
        </w:rPr>
        <w:t>:</w:t>
      </w:r>
      <w:r w:rsidR="00C26D3F" w:rsidRPr="00CE25AF">
        <w:rPr>
          <w:lang w:val="en-US"/>
        </w:rPr>
        <w:t xml:space="preserve"> p</w:t>
      </w:r>
      <w:r w:rsidRPr="00CE25AF">
        <w:rPr>
          <w:lang w:val="en-US"/>
        </w:rPr>
        <w:t>erformance aspects include agility, efficiency, safety, security, sustainability</w:t>
      </w:r>
      <w:r w:rsidR="00C26D3F" w:rsidRPr="00CE25AF">
        <w:rPr>
          <w:lang w:val="en-US"/>
        </w:rPr>
        <w:t>,</w:t>
      </w:r>
      <w:r w:rsidRPr="00CE25AF">
        <w:rPr>
          <w:lang w:val="en-US"/>
        </w:rPr>
        <w:t xml:space="preserve"> or any other performance indicators identified by the enterprise.</w:t>
      </w:r>
    </w:p>
    <w:p w14:paraId="1317EA63" w14:textId="3E2C69AC" w:rsidR="003F412E" w:rsidRPr="00CE25AF" w:rsidRDefault="003F412E" w:rsidP="002670C6">
      <w:pPr>
        <w:pStyle w:val="TERM-note"/>
        <w:tabs>
          <w:tab w:val="clear" w:pos="851"/>
        </w:tabs>
        <w:ind w:left="284" w:firstLine="0"/>
        <w:rPr>
          <w:lang w:val="en-US"/>
        </w:rPr>
      </w:pPr>
      <w:r w:rsidRPr="00CE25AF">
        <w:rPr>
          <w:lang w:val="en-US"/>
        </w:rPr>
        <w:t>Note</w:t>
      </w:r>
      <w:r w:rsidR="00C43801" w:rsidRPr="00CE25AF">
        <w:rPr>
          <w:lang w:val="en-US"/>
        </w:rPr>
        <w:t xml:space="preserve"> 2</w:t>
      </w:r>
      <w:r w:rsidR="003863BA">
        <w:rPr>
          <w:lang w:val="en-US"/>
        </w:rPr>
        <w:t xml:space="preserve"> to entry</w:t>
      </w:r>
      <w:r w:rsidRPr="00CE25AF">
        <w:rPr>
          <w:lang w:val="en-US"/>
        </w:rPr>
        <w:t>:</w:t>
      </w:r>
      <w:r w:rsidR="00C26D3F" w:rsidRPr="00CE25AF">
        <w:rPr>
          <w:lang w:val="en-US"/>
        </w:rPr>
        <w:t xml:space="preserve"> i</w:t>
      </w:r>
      <w:r w:rsidRPr="00CE25AF">
        <w:rPr>
          <w:lang w:val="en-US"/>
        </w:rPr>
        <w:t>n addition to manufacturing, other enterprise domains can include engineering, logistics, marketing, procurement, sales</w:t>
      </w:r>
      <w:r w:rsidR="00C26D3F" w:rsidRPr="00CE25AF">
        <w:rPr>
          <w:lang w:val="en-US"/>
        </w:rPr>
        <w:t>,</w:t>
      </w:r>
      <w:r w:rsidRPr="00CE25AF">
        <w:rPr>
          <w:lang w:val="en-US"/>
        </w:rPr>
        <w:t xml:space="preserve"> or any other domains identified by the enterprise.</w:t>
      </w:r>
    </w:p>
    <w:p w14:paraId="07E8B539" w14:textId="77777777" w:rsidR="00927CD0" w:rsidRDefault="00927CD0" w:rsidP="001B5277">
      <w:pPr>
        <w:pStyle w:val="TERM-source"/>
        <w:rPr>
          <w:lang w:val="en-US"/>
        </w:rPr>
      </w:pPr>
    </w:p>
    <w:p w14:paraId="498F5699" w14:textId="2B99BF01" w:rsidR="003F412E" w:rsidRPr="00E5511A" w:rsidRDefault="003F412E" w:rsidP="001B5277">
      <w:pPr>
        <w:pStyle w:val="TERM-source"/>
        <w:rPr>
          <w:lang w:val="en-US"/>
        </w:rPr>
      </w:pPr>
      <w:r w:rsidRPr="00E5511A">
        <w:rPr>
          <w:lang w:val="en-US"/>
        </w:rPr>
        <w:t>[SOURCE</w:t>
      </w:r>
      <w:r w:rsidR="00927CD0">
        <w:rPr>
          <w:lang w:val="en-US"/>
        </w:rPr>
        <w:t>: IEC TR 63283-1:2022 ED1</w:t>
      </w:r>
      <w:r w:rsidRPr="00E5511A">
        <w:rPr>
          <w:lang w:val="en-US"/>
        </w:rPr>
        <w:t>]</w:t>
      </w:r>
    </w:p>
    <w:bookmarkEnd w:id="138"/>
    <w:p w14:paraId="1AF9FED4" w14:textId="6F98DC78" w:rsidR="00256CC0" w:rsidRPr="002670C6" w:rsidRDefault="00F72C03" w:rsidP="001B5277">
      <w:pPr>
        <w:pStyle w:val="TERM-head"/>
        <w:rPr>
          <w:lang w:val="en-US"/>
        </w:rPr>
      </w:pPr>
      <w:proofErr w:type="spellStart"/>
      <w:r w:rsidRPr="00E5511A">
        <w:rPr>
          <w:lang w:val="en-US"/>
        </w:rPr>
        <w:t>S</w:t>
      </w:r>
      <w:r w:rsidR="00DF6CE2" w:rsidRPr="00E5511A">
        <w:rPr>
          <w:lang w:val="en-US"/>
        </w:rPr>
        <w:t>ubmodel</w:t>
      </w:r>
      <w:proofErr w:type="spellEnd"/>
    </w:p>
    <w:p w14:paraId="14C0BC9D" w14:textId="36595331" w:rsidR="00F72C03" w:rsidRPr="00E5511A" w:rsidRDefault="00F72C03" w:rsidP="00E5511A">
      <w:pPr>
        <w:pStyle w:val="TERM-body"/>
        <w:rPr>
          <w:lang w:val="en-US"/>
        </w:rPr>
      </w:pPr>
      <w:r w:rsidRPr="00E5511A">
        <w:rPr>
          <w:lang w:val="en-US"/>
        </w:rPr>
        <w:t xml:space="preserve">container of </w:t>
      </w:r>
      <w:proofErr w:type="spellStart"/>
      <w:r w:rsidRPr="00E5511A">
        <w:rPr>
          <w:lang w:val="en-US"/>
        </w:rPr>
        <w:t>SubmodelElements</w:t>
      </w:r>
      <w:proofErr w:type="spellEnd"/>
      <w:r w:rsidRPr="00E5511A">
        <w:rPr>
          <w:lang w:val="en-US"/>
        </w:rPr>
        <w:t xml:space="preserve"> defining a hierarchical structure consisting of </w:t>
      </w:r>
      <w:proofErr w:type="spellStart"/>
      <w:r w:rsidRPr="00E5511A">
        <w:rPr>
          <w:lang w:val="en-US"/>
        </w:rPr>
        <w:t>SubmodelElements</w:t>
      </w:r>
      <w:proofErr w:type="spellEnd"/>
    </w:p>
    <w:p w14:paraId="1A3E4517" w14:textId="77777777" w:rsidR="00F72C03" w:rsidRPr="002670C6" w:rsidRDefault="00F72C03" w:rsidP="00F72C03">
      <w:pPr>
        <w:pStyle w:val="TERM-source"/>
        <w:rPr>
          <w:lang w:val="en-US"/>
        </w:rPr>
      </w:pPr>
      <w:r w:rsidRPr="00CE25AF">
        <w:rPr>
          <w:lang w:val="en-US"/>
        </w:rPr>
        <w:t>[</w:t>
      </w:r>
      <w:r w:rsidRPr="002670C6">
        <w:rPr>
          <w:lang w:val="en-US"/>
        </w:rPr>
        <w:t>SOURCE: IEC 63278-1]</w:t>
      </w:r>
    </w:p>
    <w:p w14:paraId="049F425B" w14:textId="1AAAE9FD" w:rsidR="00194DDE" w:rsidRPr="002670C6" w:rsidRDefault="00F72C03" w:rsidP="001B5277">
      <w:pPr>
        <w:pStyle w:val="TERM-head"/>
        <w:rPr>
          <w:lang w:val="en-US"/>
        </w:rPr>
      </w:pPr>
      <w:proofErr w:type="spellStart"/>
      <w:r w:rsidRPr="00E5511A">
        <w:rPr>
          <w:lang w:val="en-US"/>
        </w:rPr>
        <w:t>S</w:t>
      </w:r>
      <w:r w:rsidR="00194DDE" w:rsidRPr="00E5511A">
        <w:rPr>
          <w:lang w:val="en-US"/>
        </w:rPr>
        <w:t>ubmodel</w:t>
      </w:r>
      <w:r w:rsidRPr="00E5511A">
        <w:rPr>
          <w:lang w:val="en-US"/>
        </w:rPr>
        <w:t>E</w:t>
      </w:r>
      <w:r w:rsidR="00194DDE" w:rsidRPr="00E5511A">
        <w:rPr>
          <w:lang w:val="en-US"/>
        </w:rPr>
        <w:t>lement</w:t>
      </w:r>
      <w:proofErr w:type="spellEnd"/>
    </w:p>
    <w:p w14:paraId="225878BB" w14:textId="44671495" w:rsidR="00F72C03" w:rsidRPr="002670C6" w:rsidRDefault="00F72C03" w:rsidP="001B5277">
      <w:pPr>
        <w:pStyle w:val="TERM-body"/>
        <w:rPr>
          <w:rFonts w:ascii="ArialMT" w:hAnsi="ArialMT"/>
          <w:lang w:val="en-US"/>
        </w:rPr>
      </w:pPr>
      <w:r w:rsidRPr="002670C6">
        <w:rPr>
          <w:rFonts w:ascii="ArialMT" w:hAnsi="ArialMT"/>
          <w:lang w:val="en-US"/>
        </w:rPr>
        <w:t xml:space="preserve">elements in a </w:t>
      </w:r>
      <w:proofErr w:type="spellStart"/>
      <w:r w:rsidRPr="00E5511A">
        <w:rPr>
          <w:rFonts w:ascii="ArialMT" w:hAnsi="ArialMT" w:cs="ArialMT"/>
          <w:lang w:val="en-US"/>
        </w:rPr>
        <w:t>Submodel</w:t>
      </w:r>
      <w:proofErr w:type="spellEnd"/>
    </w:p>
    <w:p w14:paraId="4A3D5F09" w14:textId="77777777" w:rsidR="00F72C03" w:rsidRPr="002670C6" w:rsidRDefault="00F72C03" w:rsidP="00F72C03">
      <w:pPr>
        <w:pStyle w:val="TERM-source"/>
        <w:rPr>
          <w:lang w:val="en-US"/>
        </w:rPr>
      </w:pPr>
      <w:r w:rsidRPr="00CE25AF">
        <w:rPr>
          <w:lang w:val="en-US"/>
        </w:rPr>
        <w:t>[</w:t>
      </w:r>
      <w:r w:rsidRPr="002670C6">
        <w:rPr>
          <w:lang w:val="en-US"/>
        </w:rPr>
        <w:t>SOURCE: IEC 63278-1]</w:t>
      </w:r>
    </w:p>
    <w:p w14:paraId="64918BEE" w14:textId="77777777" w:rsidR="00F72C03" w:rsidRPr="002670C6" w:rsidRDefault="00F72C03" w:rsidP="00F72C03">
      <w:pPr>
        <w:pStyle w:val="TERM-source"/>
        <w:tabs>
          <w:tab w:val="clear" w:pos="720"/>
        </w:tabs>
        <w:ind w:hanging="360"/>
        <w:rPr>
          <w:lang w:val="en-US"/>
        </w:rPr>
      </w:pPr>
    </w:p>
    <w:p w14:paraId="2CA86D7F" w14:textId="143BE1DF" w:rsidR="00F72C03" w:rsidRPr="002670C6" w:rsidRDefault="00F72C03" w:rsidP="00F72C03">
      <w:pPr>
        <w:pStyle w:val="TERM-head"/>
        <w:rPr>
          <w:lang w:val="en-US"/>
        </w:rPr>
      </w:pPr>
      <w:proofErr w:type="spellStart"/>
      <w:r w:rsidRPr="002670C6">
        <w:rPr>
          <w:lang w:val="en-US"/>
        </w:rPr>
        <w:t>Submodel</w:t>
      </w:r>
      <w:proofErr w:type="spellEnd"/>
      <w:r w:rsidRPr="002670C6">
        <w:rPr>
          <w:lang w:val="en-US"/>
        </w:rPr>
        <w:t xml:space="preserve"> template</w:t>
      </w:r>
    </w:p>
    <w:p w14:paraId="6782F42F" w14:textId="27C176AA" w:rsidR="00F72C03" w:rsidRPr="00CE25AF" w:rsidRDefault="00F72C03" w:rsidP="00F72C03">
      <w:pPr>
        <w:autoSpaceDE w:val="0"/>
        <w:autoSpaceDN w:val="0"/>
        <w:adjustRightInd w:val="0"/>
        <w:spacing w:after="0" w:line="240" w:lineRule="auto"/>
        <w:jc w:val="left"/>
        <w:rPr>
          <w:lang w:val="en-US"/>
        </w:rPr>
      </w:pPr>
      <w:r w:rsidRPr="00CE25AF">
        <w:rPr>
          <w:rFonts w:ascii="ArialMT" w:hAnsi="ArialMT" w:cs="ArialMT"/>
          <w:lang w:val="en-US"/>
        </w:rPr>
        <w:t xml:space="preserve">container of </w:t>
      </w:r>
      <w:proofErr w:type="spellStart"/>
      <w:r w:rsidRPr="00845EB7">
        <w:rPr>
          <w:rFonts w:ascii="ArialMT" w:hAnsi="ArialMT" w:cs="ArialMT"/>
          <w:lang w:val="en-US"/>
        </w:rPr>
        <w:t>Submodel</w:t>
      </w:r>
      <w:proofErr w:type="spellEnd"/>
      <w:r w:rsidRPr="00CE25AF">
        <w:rPr>
          <w:rFonts w:ascii="ArialMT" w:hAnsi="ArialMT" w:cs="ArialMT"/>
          <w:lang w:val="en-US"/>
        </w:rPr>
        <w:t xml:space="preserve"> template elements defining a hierarchical structure consisting of </w:t>
      </w:r>
      <w:proofErr w:type="spellStart"/>
      <w:r w:rsidRPr="00845EB7">
        <w:rPr>
          <w:rFonts w:ascii="ArialMT" w:hAnsi="ArialMT" w:cs="ArialMT"/>
          <w:lang w:val="en-US"/>
        </w:rPr>
        <w:t>Submodel</w:t>
      </w:r>
      <w:proofErr w:type="spellEnd"/>
      <w:r w:rsidRPr="00CE25AF">
        <w:rPr>
          <w:rFonts w:ascii="ArialMT" w:hAnsi="ArialMT" w:cs="ArialMT"/>
          <w:lang w:val="en-US"/>
        </w:rPr>
        <w:t xml:space="preserve"> template elements</w:t>
      </w:r>
      <w:r w:rsidRPr="00CE25AF">
        <w:rPr>
          <w:lang w:val="en-US"/>
        </w:rPr>
        <w:t xml:space="preserve"> </w:t>
      </w:r>
    </w:p>
    <w:p w14:paraId="0E69F1EF" w14:textId="1F466426" w:rsidR="00F72C03" w:rsidRPr="00CE25AF" w:rsidRDefault="00F72C03" w:rsidP="00C72010">
      <w:pPr>
        <w:pStyle w:val="NOTE"/>
        <w:rPr>
          <w:lang w:val="en-US"/>
        </w:rPr>
      </w:pPr>
      <w:r w:rsidRPr="00CE25AF">
        <w:rPr>
          <w:rFonts w:ascii="ArialMT" w:hAnsi="ArialMT" w:cs="ArialMT"/>
          <w:lang w:val="en-US"/>
        </w:rPr>
        <w:t>Note</w:t>
      </w:r>
      <w:r w:rsidRPr="00845EB7">
        <w:rPr>
          <w:rFonts w:ascii="ArialMT" w:hAnsi="ArialMT" w:cs="ArialMT"/>
          <w:lang w:val="en-US"/>
        </w:rPr>
        <w:t xml:space="preserve"> 1 to entry</w:t>
      </w:r>
      <w:r w:rsidRPr="00CE25AF">
        <w:rPr>
          <w:rFonts w:ascii="ArialMT" w:hAnsi="ArialMT" w:cs="ArialMT"/>
          <w:lang w:val="en-US"/>
        </w:rPr>
        <w:t xml:space="preserve">: a </w:t>
      </w:r>
      <w:proofErr w:type="spellStart"/>
      <w:r w:rsidRPr="00845EB7">
        <w:rPr>
          <w:rFonts w:ascii="ArialMT" w:hAnsi="ArialMT" w:cs="ArialMT"/>
          <w:lang w:val="en-US"/>
        </w:rPr>
        <w:t>Submodel</w:t>
      </w:r>
      <w:proofErr w:type="spellEnd"/>
      <w:r w:rsidRPr="00CE25AF">
        <w:rPr>
          <w:rFonts w:ascii="ArialMT" w:hAnsi="ArialMT" w:cs="ArialMT"/>
          <w:lang w:val="en-US"/>
        </w:rPr>
        <w:t xml:space="preserve"> template is a specific kind of concept.</w:t>
      </w:r>
    </w:p>
    <w:p w14:paraId="6BB00854" w14:textId="45156FC2" w:rsidR="00F72C03" w:rsidRPr="00CE25AF" w:rsidRDefault="00F72C03">
      <w:pPr>
        <w:pStyle w:val="TERM-source"/>
        <w:rPr>
          <w:lang w:val="en-US"/>
        </w:rPr>
      </w:pPr>
      <w:r w:rsidRPr="00CE25AF">
        <w:rPr>
          <w:lang w:val="en-US"/>
        </w:rPr>
        <w:t>[SOURCE: IEC 63278-1]</w:t>
      </w:r>
    </w:p>
    <w:p w14:paraId="57E9DB86" w14:textId="4B46F032" w:rsidR="00F72C03" w:rsidRPr="002670C6" w:rsidRDefault="00F72C03" w:rsidP="00F72C03">
      <w:pPr>
        <w:pStyle w:val="TERM-source"/>
        <w:tabs>
          <w:tab w:val="clear" w:pos="720"/>
        </w:tabs>
        <w:ind w:hanging="360"/>
        <w:rPr>
          <w:lang w:val="en-US"/>
        </w:rPr>
      </w:pPr>
    </w:p>
    <w:p w14:paraId="6DC61DB3" w14:textId="737EC1AF" w:rsidR="00EF46E4" w:rsidRPr="002670C6" w:rsidRDefault="00EF46E4" w:rsidP="00EF46E4">
      <w:pPr>
        <w:pStyle w:val="TERM-head"/>
        <w:rPr>
          <w:lang w:val="en-US"/>
        </w:rPr>
      </w:pPr>
      <w:proofErr w:type="spellStart"/>
      <w:r w:rsidRPr="002670C6">
        <w:rPr>
          <w:lang w:val="en-US"/>
        </w:rPr>
        <w:t>Submodel</w:t>
      </w:r>
      <w:proofErr w:type="spellEnd"/>
      <w:r w:rsidRPr="002670C6">
        <w:rPr>
          <w:lang w:val="en-US"/>
        </w:rPr>
        <w:t xml:space="preserve"> template element</w:t>
      </w:r>
    </w:p>
    <w:p w14:paraId="631C66E6" w14:textId="01CB9BBD" w:rsidR="00EF46E4" w:rsidRPr="002670C6" w:rsidRDefault="00EF46E4" w:rsidP="00C72010">
      <w:pPr>
        <w:autoSpaceDE w:val="0"/>
        <w:autoSpaceDN w:val="0"/>
        <w:adjustRightInd w:val="0"/>
        <w:spacing w:after="0" w:line="240" w:lineRule="auto"/>
        <w:jc w:val="left"/>
        <w:rPr>
          <w:rFonts w:ascii="ArialMT" w:hAnsi="ArialMT"/>
          <w:lang w:val="en-US"/>
        </w:rPr>
      </w:pPr>
      <w:r w:rsidRPr="002670C6">
        <w:rPr>
          <w:rFonts w:ascii="ArialMT" w:hAnsi="ArialMT"/>
          <w:lang w:val="en-US"/>
        </w:rPr>
        <w:t xml:space="preserve">elements in a </w:t>
      </w:r>
      <w:proofErr w:type="spellStart"/>
      <w:r w:rsidRPr="00E5511A">
        <w:rPr>
          <w:rFonts w:ascii="ArialMT" w:hAnsi="ArialMT" w:cs="ArialMT"/>
          <w:lang w:val="en-US"/>
        </w:rPr>
        <w:t>Submodel</w:t>
      </w:r>
      <w:proofErr w:type="spellEnd"/>
      <w:r w:rsidRPr="002670C6">
        <w:rPr>
          <w:rFonts w:ascii="ArialMT" w:hAnsi="ArialMT"/>
          <w:lang w:val="en-US"/>
        </w:rPr>
        <w:t xml:space="preserve"> template</w:t>
      </w:r>
    </w:p>
    <w:p w14:paraId="2BDBA95A" w14:textId="66CA33D6" w:rsidR="00EF46E4" w:rsidRPr="00CE25AF" w:rsidRDefault="00EF46E4" w:rsidP="00C72010">
      <w:pPr>
        <w:pStyle w:val="NOTE"/>
        <w:ind w:left="0" w:firstLine="0"/>
        <w:rPr>
          <w:lang w:val="en-US"/>
        </w:rPr>
      </w:pPr>
      <w:r w:rsidRPr="00CE25AF">
        <w:rPr>
          <w:lang w:val="en-US"/>
        </w:rPr>
        <w:t>Note</w:t>
      </w:r>
      <w:r w:rsidRPr="00845EB7">
        <w:rPr>
          <w:lang w:val="en-US"/>
        </w:rPr>
        <w:t xml:space="preserve"> 1 to entry</w:t>
      </w:r>
      <w:r w:rsidRPr="00CE25AF">
        <w:rPr>
          <w:lang w:val="en-US"/>
        </w:rPr>
        <w:t xml:space="preserve">: a </w:t>
      </w:r>
      <w:proofErr w:type="spellStart"/>
      <w:r w:rsidRPr="00845EB7">
        <w:rPr>
          <w:lang w:val="en-US"/>
        </w:rPr>
        <w:t>Submodel</w:t>
      </w:r>
      <w:proofErr w:type="spellEnd"/>
      <w:r w:rsidRPr="00CE25AF">
        <w:rPr>
          <w:lang w:val="en-US"/>
        </w:rPr>
        <w:t xml:space="preserve"> template element is a specific kind of concept. </w:t>
      </w:r>
    </w:p>
    <w:p w14:paraId="0FFFED12" w14:textId="3F5B47BB" w:rsidR="00EF46E4" w:rsidRPr="00CE25AF" w:rsidRDefault="00EF46E4" w:rsidP="00EF46E4">
      <w:pPr>
        <w:pStyle w:val="TERM-source"/>
        <w:rPr>
          <w:lang w:val="en-US"/>
        </w:rPr>
      </w:pPr>
      <w:r w:rsidRPr="00CE25AF">
        <w:rPr>
          <w:lang w:val="en-US"/>
        </w:rPr>
        <w:t>[SOURCE: IEC 63278-1]</w:t>
      </w:r>
    </w:p>
    <w:p w14:paraId="7B797CC3" w14:textId="77777777" w:rsidR="00EF46E4" w:rsidRPr="002670C6" w:rsidRDefault="00EF46E4" w:rsidP="00C72010">
      <w:pPr>
        <w:pStyle w:val="TERM-source"/>
        <w:tabs>
          <w:tab w:val="clear" w:pos="720"/>
        </w:tabs>
        <w:ind w:hanging="360"/>
        <w:rPr>
          <w:lang w:val="en-US"/>
        </w:rPr>
      </w:pPr>
    </w:p>
    <w:p w14:paraId="33AEDBBF" w14:textId="77777777" w:rsidR="00420F3E" w:rsidRPr="002670C6" w:rsidRDefault="00420F3E" w:rsidP="001B5277">
      <w:pPr>
        <w:pStyle w:val="TERM-head"/>
        <w:rPr>
          <w:lang w:val="en-US"/>
        </w:rPr>
      </w:pPr>
      <w:r w:rsidRPr="002670C6">
        <w:rPr>
          <w:lang w:val="en-US"/>
        </w:rPr>
        <w:t>system</w:t>
      </w:r>
    </w:p>
    <w:p w14:paraId="5630F378" w14:textId="77777777" w:rsidR="00420F3E" w:rsidRPr="00CE25AF" w:rsidRDefault="00420F3E" w:rsidP="001B5277">
      <w:pPr>
        <w:pStyle w:val="TERM-body"/>
        <w:rPr>
          <w:lang w:val="en-US"/>
        </w:rPr>
      </w:pPr>
      <w:r w:rsidRPr="00CE25AF">
        <w:rPr>
          <w:lang w:val="en-US"/>
        </w:rPr>
        <w:t>interacting, interrelated, or interdependent elements forming a complex whole</w:t>
      </w:r>
    </w:p>
    <w:p w14:paraId="2EF92E91" w14:textId="58B76C3A" w:rsidR="00420F3E" w:rsidRPr="002670C6" w:rsidRDefault="00420F3E" w:rsidP="001B5277">
      <w:pPr>
        <w:pStyle w:val="TERM-source"/>
        <w:rPr>
          <w:lang w:val="en-US"/>
        </w:rPr>
      </w:pPr>
      <w:r w:rsidRPr="002670C6">
        <w:rPr>
          <w:lang w:val="en-US"/>
        </w:rPr>
        <w:t>[SOURCE:</w:t>
      </w:r>
      <w:r w:rsidR="00912046" w:rsidRPr="002670C6">
        <w:rPr>
          <w:lang w:val="en-US"/>
        </w:rPr>
        <w:t xml:space="preserve"> </w:t>
      </w:r>
      <w:r w:rsidR="00912046" w:rsidRPr="00CE25AF">
        <w:rPr>
          <w:lang w:val="en-US"/>
        </w:rPr>
        <w:t>IEC 63278-1;</w:t>
      </w:r>
      <w:r w:rsidRPr="002670C6">
        <w:rPr>
          <w:lang w:val="en-US"/>
        </w:rPr>
        <w:t xml:space="preserve"> IEC TS 62443-1-1:2009, 3.2.123]</w:t>
      </w:r>
    </w:p>
    <w:p w14:paraId="287C40B3" w14:textId="77777777" w:rsidR="004A2A2C" w:rsidRPr="002670C6" w:rsidRDefault="004A2A2C" w:rsidP="00FF391B">
      <w:pPr>
        <w:pStyle w:val="TERM-head"/>
        <w:keepNext/>
        <w:keepLines/>
        <w:widowControl/>
        <w:rPr>
          <w:lang w:val="en-US"/>
        </w:rPr>
      </w:pPr>
      <w:r w:rsidRPr="002670C6">
        <w:rPr>
          <w:lang w:val="en-US"/>
        </w:rPr>
        <w:lastRenderedPageBreak/>
        <w:t>technical functionality</w:t>
      </w:r>
    </w:p>
    <w:p w14:paraId="41CAEC91" w14:textId="163FF9A5" w:rsidR="004A2A2C" w:rsidRPr="00CE25AF" w:rsidRDefault="004A2A2C" w:rsidP="00FF391B">
      <w:pPr>
        <w:pStyle w:val="TERM-body"/>
        <w:keepNext/>
        <w:keepLines/>
        <w:rPr>
          <w:lang w:val="en-US"/>
        </w:rPr>
      </w:pPr>
      <w:r w:rsidRPr="00CE25AF">
        <w:rPr>
          <w:lang w:val="en-US"/>
        </w:rPr>
        <w:t xml:space="preserve">functionality of the </w:t>
      </w:r>
      <w:r w:rsidR="0089433B" w:rsidRPr="00CE25AF">
        <w:rPr>
          <w:i/>
          <w:lang w:val="en-US"/>
        </w:rPr>
        <w:t>Administration Shell</w:t>
      </w:r>
      <w:r w:rsidRPr="00CE25AF">
        <w:rPr>
          <w:lang w:val="en-US"/>
        </w:rPr>
        <w:t xml:space="preserve"> that is exposed by an application programming interface (API) and that is creating added value to the respective </w:t>
      </w:r>
      <w:r w:rsidRPr="00CE25AF">
        <w:rPr>
          <w:i/>
          <w:lang w:val="en-US"/>
        </w:rPr>
        <w:t>assets(s)</w:t>
      </w:r>
    </w:p>
    <w:p w14:paraId="20E252D7" w14:textId="5A28E473" w:rsidR="00E95628" w:rsidRPr="00CE25AF" w:rsidRDefault="005E15BC" w:rsidP="00FF391B">
      <w:pPr>
        <w:pStyle w:val="TERM-note"/>
        <w:keepNext/>
        <w:keepLines/>
        <w:rPr>
          <w:lang w:val="en-US"/>
        </w:rPr>
      </w:pPr>
      <w:r w:rsidRPr="00CE25AF">
        <w:rPr>
          <w:lang w:val="en-US"/>
        </w:rPr>
        <w:t>Note</w:t>
      </w:r>
      <w:r w:rsidR="003863BA">
        <w:rPr>
          <w:lang w:val="en-US"/>
        </w:rPr>
        <w:t xml:space="preserve"> 1 to entry</w:t>
      </w:r>
      <w:r w:rsidRPr="00CE25AF">
        <w:rPr>
          <w:lang w:val="en-US"/>
        </w:rPr>
        <w:t>:</w:t>
      </w:r>
      <w:r w:rsidR="00C26D3F" w:rsidRPr="00CE25AF">
        <w:rPr>
          <w:lang w:val="en-US"/>
        </w:rPr>
        <w:t xml:space="preserve"> </w:t>
      </w:r>
      <w:r w:rsidR="00E95628" w:rsidRPr="00CE25AF">
        <w:rPr>
          <w:lang w:val="en-US"/>
        </w:rPr>
        <w:t>can consist of single elements, which are also known as functions, operations, methods, skills.</w:t>
      </w:r>
    </w:p>
    <w:p w14:paraId="2590C59E" w14:textId="1771CB10" w:rsidR="004A2A2C" w:rsidRPr="002670C6" w:rsidRDefault="004A2A2C" w:rsidP="00FF391B">
      <w:pPr>
        <w:pStyle w:val="TERM-source"/>
        <w:keepNext/>
        <w:keepLines/>
        <w:rPr>
          <w:lang w:val="en-US"/>
        </w:rPr>
      </w:pPr>
      <w:r w:rsidRPr="002670C6">
        <w:rPr>
          <w:lang w:val="en-US"/>
        </w:rPr>
        <w:t xml:space="preserve">[SOURCE: </w:t>
      </w:r>
      <w:r w:rsidR="00CE555A" w:rsidRPr="002670C6">
        <w:rPr>
          <w:lang w:val="en-US"/>
        </w:rPr>
        <w:t xml:space="preserve">according </w:t>
      </w:r>
      <w:r w:rsidR="00C26D3F" w:rsidRPr="00CE25AF">
        <w:rPr>
          <w:lang w:val="en-US"/>
        </w:rPr>
        <w:t xml:space="preserve">to </w:t>
      </w:r>
      <w:r w:rsidRPr="002670C6">
        <w:rPr>
          <w:lang w:val="en-US"/>
        </w:rPr>
        <w:t>[18]]</w:t>
      </w:r>
    </w:p>
    <w:p w14:paraId="3DFA0B20" w14:textId="77777777" w:rsidR="009F7F15" w:rsidRPr="002670C6" w:rsidRDefault="009F7F15" w:rsidP="001B5277">
      <w:pPr>
        <w:pStyle w:val="TERM-head"/>
        <w:rPr>
          <w:lang w:val="en-US"/>
        </w:rPr>
      </w:pPr>
      <w:r w:rsidRPr="002670C6">
        <w:rPr>
          <w:lang w:val="en-US"/>
        </w:rPr>
        <w:t>template</w:t>
      </w:r>
    </w:p>
    <w:p w14:paraId="3C89A477" w14:textId="77777777" w:rsidR="009F7F15" w:rsidRPr="00CE25AF" w:rsidRDefault="009F7F15" w:rsidP="001B5277">
      <w:pPr>
        <w:pStyle w:val="TERM-body"/>
        <w:rPr>
          <w:lang w:val="en-US"/>
        </w:rPr>
      </w:pPr>
      <w:r w:rsidRPr="001608A1">
        <w:rPr>
          <w:lang w:val="en-US"/>
        </w:rPr>
        <w:t>specification of the common features of a</w:t>
      </w:r>
      <w:r w:rsidR="002033B9" w:rsidRPr="001608A1">
        <w:rPr>
          <w:lang w:val="en-US"/>
        </w:rPr>
        <w:t>n</w:t>
      </w:r>
      <w:r w:rsidRPr="001608A1">
        <w:rPr>
          <w:lang w:val="en-US"/>
        </w:rPr>
        <w:t xml:space="preserve"> </w:t>
      </w:r>
      <w:r w:rsidR="002033B9" w:rsidRPr="001608A1">
        <w:rPr>
          <w:lang w:val="en-US"/>
        </w:rPr>
        <w:t>object</w:t>
      </w:r>
      <w:r w:rsidRPr="001608A1">
        <w:rPr>
          <w:lang w:val="en-US"/>
        </w:rPr>
        <w:t xml:space="preserve"> in sufficient detail that </w:t>
      </w:r>
      <w:r w:rsidR="002033B9" w:rsidRPr="001608A1">
        <w:rPr>
          <w:lang w:val="en-US"/>
        </w:rPr>
        <w:t>such object</w:t>
      </w:r>
      <w:r w:rsidRPr="001608A1">
        <w:rPr>
          <w:lang w:val="en-US"/>
        </w:rPr>
        <w:t xml:space="preserve"> can be instantiated using it</w:t>
      </w:r>
    </w:p>
    <w:p w14:paraId="07773AE8" w14:textId="0DEC5B76" w:rsidR="002033B9" w:rsidRPr="00CE25AF" w:rsidRDefault="002033B9" w:rsidP="001B5277">
      <w:pPr>
        <w:pStyle w:val="TERM-note"/>
        <w:rPr>
          <w:lang w:val="en-US"/>
        </w:rPr>
      </w:pPr>
      <w:r w:rsidRPr="00CE25AF">
        <w:rPr>
          <w:lang w:val="en-US"/>
        </w:rPr>
        <w:t>Note</w:t>
      </w:r>
      <w:r w:rsidR="003863BA">
        <w:rPr>
          <w:lang w:val="en-US"/>
        </w:rPr>
        <w:t xml:space="preserve"> 1 to entry</w:t>
      </w:r>
      <w:r w:rsidR="00666924" w:rsidRPr="00CE25AF">
        <w:rPr>
          <w:lang w:val="en-US"/>
        </w:rPr>
        <w:t>: object</w:t>
      </w:r>
      <w:r w:rsidRPr="00CE25AF">
        <w:rPr>
          <w:lang w:val="en-US"/>
        </w:rPr>
        <w:t xml:space="preserve"> can be anything that has a type</w:t>
      </w:r>
      <w:r w:rsidR="00C26D3F" w:rsidRPr="00CE25AF">
        <w:rPr>
          <w:lang w:val="en-US"/>
        </w:rPr>
        <w:t>.</w:t>
      </w:r>
    </w:p>
    <w:p w14:paraId="041B8950" w14:textId="27F5A873" w:rsidR="009F7F15" w:rsidRPr="002670C6" w:rsidRDefault="002033B9" w:rsidP="001B5277">
      <w:pPr>
        <w:pStyle w:val="TERM-source"/>
        <w:rPr>
          <w:lang w:val="en-US"/>
        </w:rPr>
      </w:pPr>
      <w:r w:rsidRPr="002670C6">
        <w:rPr>
          <w:lang w:val="en-US"/>
        </w:rPr>
        <w:t>[SOURCE: according</w:t>
      </w:r>
      <w:r w:rsidR="00C26D3F" w:rsidRPr="00CE25AF">
        <w:rPr>
          <w:lang w:val="en-US"/>
        </w:rPr>
        <w:t xml:space="preserve"> to</w:t>
      </w:r>
      <w:r w:rsidRPr="002670C6">
        <w:rPr>
          <w:lang w:val="en-US"/>
        </w:rPr>
        <w:t xml:space="preserve"> ISO/IEC 10746-2]</w:t>
      </w:r>
    </w:p>
    <w:p w14:paraId="2F6F69ED" w14:textId="77777777" w:rsidR="00420F3E" w:rsidRPr="002670C6" w:rsidRDefault="00420F3E" w:rsidP="001B5277">
      <w:pPr>
        <w:pStyle w:val="TERM-head"/>
        <w:rPr>
          <w:lang w:val="en-US"/>
        </w:rPr>
      </w:pPr>
      <w:r w:rsidRPr="002670C6">
        <w:rPr>
          <w:lang w:val="en-US"/>
        </w:rPr>
        <w:t>type</w:t>
      </w:r>
    </w:p>
    <w:p w14:paraId="603F74D9" w14:textId="77777777" w:rsidR="00420F3E" w:rsidRPr="00CE25AF" w:rsidRDefault="00420F3E" w:rsidP="001B5277">
      <w:pPr>
        <w:pStyle w:val="TERM-body"/>
        <w:rPr>
          <w:lang w:val="en-US" w:eastAsia="zh-CN"/>
        </w:rPr>
      </w:pPr>
      <w:r w:rsidRPr="00CE25AF">
        <w:rPr>
          <w:lang w:val="en-US" w:eastAsia="zh-CN"/>
        </w:rPr>
        <w:t xml:space="preserve">hardware or software element which specifies the common </w:t>
      </w:r>
      <w:r w:rsidRPr="00CE25AF">
        <w:rPr>
          <w:i/>
          <w:lang w:val="en-US" w:eastAsia="zh-CN"/>
        </w:rPr>
        <w:t>attributes</w:t>
      </w:r>
      <w:r w:rsidRPr="00CE25AF">
        <w:rPr>
          <w:lang w:val="en-US" w:eastAsia="zh-CN"/>
        </w:rPr>
        <w:t xml:space="preserve"> shared by all instances of the type</w:t>
      </w:r>
    </w:p>
    <w:p w14:paraId="7D729B2B" w14:textId="77777777" w:rsidR="00420F3E" w:rsidRPr="002670C6" w:rsidRDefault="00420F3E" w:rsidP="001B5277">
      <w:pPr>
        <w:pStyle w:val="TERM-source"/>
        <w:rPr>
          <w:lang w:val="en-US"/>
        </w:rPr>
      </w:pPr>
      <w:r w:rsidRPr="002670C6">
        <w:rPr>
          <w:lang w:val="en-US"/>
        </w:rPr>
        <w:t>[SOURCE: IEC TR 62390:2005-01, 3.1.25]</w:t>
      </w:r>
    </w:p>
    <w:p w14:paraId="501F443D" w14:textId="59FF07A8" w:rsidR="00912046" w:rsidRPr="002670C6" w:rsidRDefault="00912046" w:rsidP="00912046">
      <w:pPr>
        <w:pStyle w:val="TERM-head"/>
        <w:rPr>
          <w:lang w:val="en-US"/>
        </w:rPr>
      </w:pPr>
      <w:r w:rsidRPr="002670C6">
        <w:rPr>
          <w:lang w:val="en-US"/>
        </w:rPr>
        <w:t>type asset</w:t>
      </w:r>
    </w:p>
    <w:p w14:paraId="5A89C4BB" w14:textId="7904BA9F" w:rsidR="00912046" w:rsidRPr="00CE25AF" w:rsidRDefault="00912046" w:rsidP="00912046">
      <w:pPr>
        <w:autoSpaceDE w:val="0"/>
        <w:autoSpaceDN w:val="0"/>
        <w:adjustRightInd w:val="0"/>
        <w:spacing w:after="0" w:line="240" w:lineRule="auto"/>
        <w:jc w:val="left"/>
        <w:rPr>
          <w:rFonts w:ascii="ArialMT" w:hAnsi="ArialMT" w:cs="ArialMT"/>
          <w:lang w:val="en-US"/>
        </w:rPr>
      </w:pPr>
      <w:r w:rsidRPr="00CE25AF">
        <w:rPr>
          <w:rFonts w:ascii="ArialMT" w:hAnsi="ArialMT" w:cs="ArialMT"/>
          <w:lang w:val="en-US"/>
        </w:rPr>
        <w:t>(abstract) representation of a set of instance assets with common characteristics and features</w:t>
      </w:r>
    </w:p>
    <w:p w14:paraId="77CEC818" w14:textId="748902AB" w:rsidR="00912046" w:rsidRPr="00CE25AF" w:rsidRDefault="00912046">
      <w:pPr>
        <w:pStyle w:val="NOTE"/>
        <w:rPr>
          <w:lang w:val="en-US"/>
        </w:rPr>
      </w:pPr>
      <w:r w:rsidRPr="00CE25AF">
        <w:rPr>
          <w:lang w:val="en-US"/>
        </w:rPr>
        <w:t>Note</w:t>
      </w:r>
      <w:r w:rsidR="003863BA">
        <w:rPr>
          <w:lang w:val="en-US"/>
        </w:rPr>
        <w:t xml:space="preserve"> 1 to entry</w:t>
      </w:r>
      <w:r w:rsidRPr="00CE25AF">
        <w:rPr>
          <w:lang w:val="en-US"/>
        </w:rPr>
        <w:t xml:space="preserve">: </w:t>
      </w:r>
      <w:r w:rsidR="00C26D3F" w:rsidRPr="00CE25AF">
        <w:rPr>
          <w:lang w:val="en-US"/>
        </w:rPr>
        <w:t>t</w:t>
      </w:r>
      <w:r w:rsidRPr="00CE25AF">
        <w:rPr>
          <w:lang w:val="en-US"/>
        </w:rPr>
        <w:t>he set of instance assets may exist or may not exist</w:t>
      </w:r>
      <w:r w:rsidR="00350B4F" w:rsidRPr="00CE25AF">
        <w:rPr>
          <w:lang w:val="en-US"/>
        </w:rPr>
        <w:t>.</w:t>
      </w:r>
    </w:p>
    <w:p w14:paraId="19690493" w14:textId="73E6C6EF" w:rsidR="00912046" w:rsidRPr="00CE25AF" w:rsidRDefault="00912046" w:rsidP="002670C6">
      <w:pPr>
        <w:pStyle w:val="NOTE"/>
        <w:ind w:left="284" w:firstLine="0"/>
        <w:rPr>
          <w:lang w:val="en-US"/>
        </w:rPr>
      </w:pPr>
      <w:r w:rsidRPr="00CE25AF">
        <w:rPr>
          <w:lang w:val="en-US"/>
        </w:rPr>
        <w:t xml:space="preserve">Examples of type assets are type of material, a product type, a type of a part, a device type, a machine type, a type of software, </w:t>
      </w:r>
      <w:r w:rsidRPr="00CE25AF">
        <w:rPr>
          <w:rFonts w:ascii="ArialMT" w:hAnsi="ArialMT" w:cs="ArialMT"/>
          <w:lang w:val="en-US"/>
        </w:rPr>
        <w:t>a type of control system, a type of production system.</w:t>
      </w:r>
    </w:p>
    <w:p w14:paraId="3D9CE423" w14:textId="77777777" w:rsidR="00912046" w:rsidRPr="00CE25AF" w:rsidRDefault="00912046" w:rsidP="00912046">
      <w:pPr>
        <w:pStyle w:val="TERM-source"/>
        <w:rPr>
          <w:lang w:val="en-US"/>
        </w:rPr>
      </w:pPr>
      <w:r w:rsidRPr="00CE25AF">
        <w:rPr>
          <w:lang w:val="en-US"/>
        </w:rPr>
        <w:t>[SOURCE: IEC 63278-1]</w:t>
      </w:r>
    </w:p>
    <w:p w14:paraId="65D8DDFF" w14:textId="77777777" w:rsidR="009E0AAF" w:rsidRPr="002670C6" w:rsidRDefault="009E0AAF" w:rsidP="009E0AAF">
      <w:pPr>
        <w:pStyle w:val="TERM-head"/>
        <w:rPr>
          <w:lang w:val="en-US"/>
        </w:rPr>
      </w:pPr>
      <w:r w:rsidRPr="002670C6">
        <w:rPr>
          <w:lang w:val="en-US"/>
        </w:rPr>
        <w:t>variable</w:t>
      </w:r>
    </w:p>
    <w:p w14:paraId="4BC95F52" w14:textId="77777777" w:rsidR="009E0AAF" w:rsidRPr="00CE25AF" w:rsidRDefault="009E0AAF" w:rsidP="009E0AAF">
      <w:pPr>
        <w:pStyle w:val="TERM-body"/>
        <w:rPr>
          <w:lang w:val="en-US"/>
        </w:rPr>
      </w:pPr>
      <w:r w:rsidRPr="00CE25AF">
        <w:rPr>
          <w:lang w:val="en-US"/>
        </w:rPr>
        <w:t xml:space="preserve">software </w:t>
      </w:r>
      <w:r w:rsidRPr="00CE25AF">
        <w:rPr>
          <w:i/>
          <w:lang w:val="en-US"/>
        </w:rPr>
        <w:t>entity</w:t>
      </w:r>
      <w:r w:rsidRPr="00CE25AF">
        <w:rPr>
          <w:lang w:val="en-US"/>
        </w:rPr>
        <w:t xml:space="preserve"> that may take different values, one at a time</w:t>
      </w:r>
    </w:p>
    <w:p w14:paraId="075AA4E9" w14:textId="77777777" w:rsidR="009E0AAF" w:rsidRPr="002670C6" w:rsidRDefault="009E0AAF" w:rsidP="009E0AAF">
      <w:pPr>
        <w:pStyle w:val="TERM-source"/>
        <w:rPr>
          <w:lang w:val="en-US"/>
        </w:rPr>
      </w:pPr>
      <w:r w:rsidRPr="002670C6">
        <w:rPr>
          <w:lang w:val="en-US"/>
        </w:rPr>
        <w:t>[SOURCE: IEC 61499-1]</w:t>
      </w:r>
    </w:p>
    <w:p w14:paraId="4E9DB4AC" w14:textId="77777777" w:rsidR="00323F9A" w:rsidRPr="00CE25AF" w:rsidRDefault="00323F9A" w:rsidP="006D5AE9">
      <w:pPr>
        <w:pStyle w:val="TERM-source"/>
        <w:tabs>
          <w:tab w:val="clear" w:pos="720"/>
        </w:tabs>
        <w:ind w:left="0" w:firstLine="0"/>
        <w:rPr>
          <w:lang w:val="en-US" w:eastAsia="zh-CN"/>
        </w:rPr>
      </w:pPr>
    </w:p>
    <w:p w14:paraId="132904DA" w14:textId="77777777" w:rsidR="00183673" w:rsidRPr="00CE25AF" w:rsidRDefault="00183673" w:rsidP="001B5277">
      <w:pPr>
        <w:rPr>
          <w:color w:val="004377"/>
          <w:spacing w:val="15"/>
          <w:sz w:val="28"/>
          <w:szCs w:val="22"/>
          <w:lang w:val="en-US"/>
        </w:rPr>
      </w:pPr>
      <w:r w:rsidRPr="00CE25AF">
        <w:rPr>
          <w:lang w:val="en-US"/>
        </w:rPr>
        <w:br w:type="page"/>
      </w:r>
    </w:p>
    <w:p w14:paraId="27ABD4EC" w14:textId="7797F966" w:rsidR="00637147" w:rsidRPr="00E5511A" w:rsidRDefault="00882D25" w:rsidP="00DA1A43">
      <w:pPr>
        <w:pStyle w:val="Heading2"/>
        <w:rPr>
          <w:lang w:val="en-US"/>
        </w:rPr>
      </w:pPr>
      <w:bookmarkStart w:id="139" w:name="_Toc54815871"/>
      <w:r w:rsidRPr="00E5511A">
        <w:rPr>
          <w:lang w:val="en-US"/>
        </w:rPr>
        <w:lastRenderedPageBreak/>
        <w:t xml:space="preserve"> </w:t>
      </w:r>
      <w:bookmarkStart w:id="140" w:name="_Toc125227881"/>
      <w:bookmarkStart w:id="141" w:name="_Toc125537668"/>
      <w:r w:rsidR="001D06B3" w:rsidRPr="00E5511A">
        <w:rPr>
          <w:lang w:val="en-US"/>
        </w:rPr>
        <w:t>Abbreviations</w:t>
      </w:r>
      <w:r w:rsidR="003461F5" w:rsidRPr="00E5511A">
        <w:rPr>
          <w:lang w:val="en-US"/>
        </w:rPr>
        <w:t xml:space="preserve"> </w:t>
      </w:r>
      <w:r w:rsidR="007C579B" w:rsidRPr="00DA1A43">
        <w:rPr>
          <w:lang w:val="en-US"/>
        </w:rPr>
        <w:t>U</w:t>
      </w:r>
      <w:r w:rsidR="003461F5" w:rsidRPr="00DA1A43">
        <w:rPr>
          <w:lang w:val="en-US"/>
        </w:rPr>
        <w:t>sed</w:t>
      </w:r>
      <w:r w:rsidR="003461F5" w:rsidRPr="00E5511A">
        <w:rPr>
          <w:lang w:val="en-US"/>
        </w:rPr>
        <w:t xml:space="preserve"> in </w:t>
      </w:r>
      <w:r w:rsidR="005426D0" w:rsidRPr="00E5511A">
        <w:rPr>
          <w:lang w:val="en-US"/>
        </w:rPr>
        <w:t xml:space="preserve">this </w:t>
      </w:r>
      <w:r w:rsidR="003461F5" w:rsidRPr="00E5511A">
        <w:rPr>
          <w:lang w:val="en-US"/>
        </w:rPr>
        <w:t>Document</w:t>
      </w:r>
      <w:bookmarkEnd w:id="139"/>
      <w:bookmarkEnd w:id="140"/>
      <w:bookmarkEnd w:id="141"/>
    </w:p>
    <w:tbl>
      <w:tblPr>
        <w:tblStyle w:val="PI40Table"/>
        <w:tblW w:w="0" w:type="auto"/>
        <w:tblInd w:w="6" w:type="dxa"/>
        <w:tblLook w:val="0220" w:firstRow="1" w:lastRow="0" w:firstColumn="0" w:lastColumn="0" w:noHBand="1" w:noVBand="0"/>
      </w:tblPr>
      <w:tblGrid>
        <w:gridCol w:w="1693"/>
        <w:gridCol w:w="6650"/>
      </w:tblGrid>
      <w:tr w:rsidR="00183673" w:rsidRPr="00CE25AF" w14:paraId="6FD41F0A" w14:textId="77777777" w:rsidTr="00882D25">
        <w:trPr>
          <w:cnfStyle w:val="100000000000" w:firstRow="1" w:lastRow="0" w:firstColumn="0" w:lastColumn="0" w:oddVBand="0" w:evenVBand="0" w:oddHBand="0" w:evenHBand="0" w:firstRowFirstColumn="0" w:firstRowLastColumn="0" w:lastRowFirstColumn="0" w:lastRowLastColumn="0"/>
          <w:tblHeader/>
        </w:trPr>
        <w:tc>
          <w:tcPr>
            <w:tcW w:w="1693" w:type="dxa"/>
          </w:tcPr>
          <w:p w14:paraId="06141E48" w14:textId="77777777" w:rsidR="00183673" w:rsidRPr="002670C6" w:rsidRDefault="00183673" w:rsidP="001B5277">
            <w:pPr>
              <w:rPr>
                <w:lang w:val="en-US"/>
              </w:rPr>
            </w:pPr>
            <w:r w:rsidRPr="002670C6">
              <w:rPr>
                <w:lang w:val="en-US"/>
              </w:rPr>
              <w:t>Abbreviation</w:t>
            </w:r>
          </w:p>
        </w:tc>
        <w:tc>
          <w:tcPr>
            <w:tcW w:w="6650" w:type="dxa"/>
          </w:tcPr>
          <w:p w14:paraId="4CDA5AA4" w14:textId="77777777" w:rsidR="00183673" w:rsidRPr="002670C6" w:rsidRDefault="00183673" w:rsidP="001B5277">
            <w:pPr>
              <w:rPr>
                <w:lang w:val="en-US"/>
              </w:rPr>
            </w:pPr>
            <w:r w:rsidRPr="002670C6">
              <w:rPr>
                <w:lang w:val="en-US"/>
              </w:rPr>
              <w:t>Description</w:t>
            </w:r>
          </w:p>
        </w:tc>
      </w:tr>
      <w:tr w:rsidR="00183673" w:rsidRPr="00CE25AF" w14:paraId="1693BF8D" w14:textId="77777777" w:rsidTr="00610027">
        <w:tc>
          <w:tcPr>
            <w:tcW w:w="1693" w:type="dxa"/>
          </w:tcPr>
          <w:p w14:paraId="37B7BE31" w14:textId="77777777" w:rsidR="00183673" w:rsidRPr="002670C6" w:rsidRDefault="00183673" w:rsidP="001B5277">
            <w:pPr>
              <w:rPr>
                <w:lang w:val="en-US"/>
              </w:rPr>
            </w:pPr>
            <w:r w:rsidRPr="002670C6">
              <w:rPr>
                <w:lang w:val="en-US"/>
              </w:rPr>
              <w:t>AAS</w:t>
            </w:r>
          </w:p>
        </w:tc>
        <w:tc>
          <w:tcPr>
            <w:tcW w:w="6650" w:type="dxa"/>
          </w:tcPr>
          <w:p w14:paraId="1F082582" w14:textId="77777777" w:rsidR="00183673" w:rsidRPr="002670C6" w:rsidRDefault="00183673" w:rsidP="001B5277">
            <w:pPr>
              <w:rPr>
                <w:lang w:val="en-US"/>
              </w:rPr>
            </w:pPr>
            <w:r w:rsidRPr="002670C6">
              <w:rPr>
                <w:lang w:val="en-US"/>
              </w:rPr>
              <w:t xml:space="preserve">Asset </w:t>
            </w:r>
            <w:r w:rsidR="0089433B" w:rsidRPr="002670C6">
              <w:rPr>
                <w:lang w:val="en-US"/>
              </w:rPr>
              <w:t>Administration Shell</w:t>
            </w:r>
          </w:p>
        </w:tc>
      </w:tr>
      <w:tr w:rsidR="00183673" w:rsidRPr="00AB4A36" w14:paraId="26E1204B" w14:textId="77777777" w:rsidTr="00610027">
        <w:tc>
          <w:tcPr>
            <w:tcW w:w="1693" w:type="dxa"/>
          </w:tcPr>
          <w:p w14:paraId="3D283719" w14:textId="77777777" w:rsidR="00183673" w:rsidRPr="002670C6" w:rsidRDefault="00183673" w:rsidP="001B5277">
            <w:pPr>
              <w:rPr>
                <w:lang w:val="en-US"/>
              </w:rPr>
            </w:pPr>
            <w:r w:rsidRPr="002670C6">
              <w:rPr>
                <w:lang w:val="en-US"/>
              </w:rPr>
              <w:t>AASX</w:t>
            </w:r>
          </w:p>
        </w:tc>
        <w:tc>
          <w:tcPr>
            <w:tcW w:w="6650" w:type="dxa"/>
          </w:tcPr>
          <w:p w14:paraId="4AD6A0BC" w14:textId="6141E718" w:rsidR="00183673" w:rsidRPr="00CE25AF" w:rsidRDefault="00183673" w:rsidP="001B5277">
            <w:pPr>
              <w:rPr>
                <w:lang w:val="en-US"/>
              </w:rPr>
            </w:pPr>
            <w:r w:rsidRPr="00CE25AF">
              <w:rPr>
                <w:lang w:val="en-US"/>
              </w:rPr>
              <w:t xml:space="preserve">Package file format for the </w:t>
            </w:r>
            <w:r w:rsidR="000F7E83" w:rsidRPr="00CE25AF">
              <w:rPr>
                <w:lang w:val="en-US"/>
              </w:rPr>
              <w:t>Asset Administration Shell</w:t>
            </w:r>
          </w:p>
        </w:tc>
      </w:tr>
      <w:tr w:rsidR="00183673" w:rsidRPr="00CE25AF" w14:paraId="0FF6E279" w14:textId="77777777" w:rsidTr="00610027">
        <w:tc>
          <w:tcPr>
            <w:tcW w:w="1693" w:type="dxa"/>
          </w:tcPr>
          <w:p w14:paraId="25A0A87A" w14:textId="77777777" w:rsidR="00183673" w:rsidRPr="002670C6" w:rsidRDefault="00183673" w:rsidP="001B5277">
            <w:pPr>
              <w:rPr>
                <w:lang w:val="en-US"/>
              </w:rPr>
            </w:pPr>
            <w:r w:rsidRPr="002670C6">
              <w:rPr>
                <w:lang w:val="en-US"/>
              </w:rPr>
              <w:t>AML</w:t>
            </w:r>
          </w:p>
        </w:tc>
        <w:tc>
          <w:tcPr>
            <w:tcW w:w="6650" w:type="dxa"/>
          </w:tcPr>
          <w:p w14:paraId="1F6C11E3" w14:textId="77777777" w:rsidR="00183673" w:rsidRPr="002670C6" w:rsidRDefault="00183673" w:rsidP="001B5277">
            <w:pPr>
              <w:rPr>
                <w:lang w:val="en-US"/>
              </w:rPr>
            </w:pPr>
            <w:r w:rsidRPr="002670C6">
              <w:rPr>
                <w:lang w:val="en-US"/>
              </w:rPr>
              <w:t>AutomationML</w:t>
            </w:r>
          </w:p>
        </w:tc>
      </w:tr>
      <w:tr w:rsidR="00183673" w:rsidRPr="00CE25AF" w14:paraId="1AA8A59E" w14:textId="77777777" w:rsidTr="00610027">
        <w:tc>
          <w:tcPr>
            <w:tcW w:w="1693" w:type="dxa"/>
          </w:tcPr>
          <w:p w14:paraId="0D5AE77E" w14:textId="77777777" w:rsidR="00183673" w:rsidRPr="002670C6" w:rsidRDefault="00183673" w:rsidP="001B5277">
            <w:pPr>
              <w:rPr>
                <w:lang w:val="en-US"/>
              </w:rPr>
            </w:pPr>
            <w:r w:rsidRPr="002670C6">
              <w:rPr>
                <w:lang w:val="en-US"/>
              </w:rPr>
              <w:t>API</w:t>
            </w:r>
          </w:p>
        </w:tc>
        <w:tc>
          <w:tcPr>
            <w:tcW w:w="6650" w:type="dxa"/>
          </w:tcPr>
          <w:p w14:paraId="736F94B4" w14:textId="0AAB24F6" w:rsidR="00183673" w:rsidRPr="002670C6" w:rsidRDefault="00183673" w:rsidP="001B5277">
            <w:pPr>
              <w:rPr>
                <w:lang w:val="en-US"/>
              </w:rPr>
            </w:pPr>
            <w:r w:rsidRPr="002670C6">
              <w:rPr>
                <w:lang w:val="en-US"/>
              </w:rPr>
              <w:t xml:space="preserve">Application </w:t>
            </w:r>
            <w:r w:rsidR="002C5B84" w:rsidRPr="002670C6">
              <w:rPr>
                <w:lang w:val="en-US"/>
              </w:rPr>
              <w:t>P</w:t>
            </w:r>
            <w:r w:rsidRPr="002670C6">
              <w:rPr>
                <w:lang w:val="en-US"/>
              </w:rPr>
              <w:t>rogramm</w:t>
            </w:r>
            <w:r w:rsidR="002C5B84" w:rsidRPr="002670C6">
              <w:rPr>
                <w:lang w:val="en-US"/>
              </w:rPr>
              <w:t>ing</w:t>
            </w:r>
            <w:r w:rsidRPr="002670C6">
              <w:rPr>
                <w:lang w:val="en-US"/>
              </w:rPr>
              <w:t xml:space="preserve"> </w:t>
            </w:r>
            <w:r w:rsidR="002C5B84" w:rsidRPr="002670C6">
              <w:rPr>
                <w:lang w:val="en-US"/>
              </w:rPr>
              <w:t>I</w:t>
            </w:r>
            <w:r w:rsidRPr="002670C6">
              <w:rPr>
                <w:lang w:val="en-US"/>
              </w:rPr>
              <w:t>nterface</w:t>
            </w:r>
          </w:p>
        </w:tc>
      </w:tr>
      <w:tr w:rsidR="00183673" w:rsidRPr="00CE25AF" w14:paraId="62C1D893" w14:textId="77777777" w:rsidTr="00610027">
        <w:tc>
          <w:tcPr>
            <w:tcW w:w="1693" w:type="dxa"/>
          </w:tcPr>
          <w:p w14:paraId="52E66B59" w14:textId="77777777" w:rsidR="00183673" w:rsidRPr="002670C6" w:rsidRDefault="00183673" w:rsidP="001B5277">
            <w:pPr>
              <w:rPr>
                <w:lang w:val="en-US"/>
              </w:rPr>
            </w:pPr>
            <w:r w:rsidRPr="002670C6">
              <w:rPr>
                <w:lang w:val="en-US"/>
              </w:rPr>
              <w:t>BITKOM</w:t>
            </w:r>
          </w:p>
        </w:tc>
        <w:tc>
          <w:tcPr>
            <w:tcW w:w="6650" w:type="dxa"/>
          </w:tcPr>
          <w:p w14:paraId="6CB12413" w14:textId="77777777" w:rsidR="00183673" w:rsidRPr="00950C6B" w:rsidRDefault="00183673" w:rsidP="001B5277">
            <w:r w:rsidRPr="00950C6B">
              <w:t>Bundesverband Informationswirtschaft, Telekommunikation und neue Medien e. V.</w:t>
            </w:r>
          </w:p>
        </w:tc>
      </w:tr>
      <w:tr w:rsidR="00183673" w:rsidRPr="00CE25AF" w14:paraId="5D0D8775" w14:textId="77777777" w:rsidTr="00610027">
        <w:tc>
          <w:tcPr>
            <w:tcW w:w="1693" w:type="dxa"/>
          </w:tcPr>
          <w:p w14:paraId="419E59FE" w14:textId="77777777" w:rsidR="00183673" w:rsidRPr="002670C6" w:rsidRDefault="00183673" w:rsidP="001B5277">
            <w:pPr>
              <w:rPr>
                <w:lang w:val="en-US"/>
              </w:rPr>
            </w:pPr>
            <w:r w:rsidRPr="002670C6">
              <w:rPr>
                <w:lang w:val="en-US"/>
              </w:rPr>
              <w:t>BLOB</w:t>
            </w:r>
          </w:p>
        </w:tc>
        <w:tc>
          <w:tcPr>
            <w:tcW w:w="6650" w:type="dxa"/>
          </w:tcPr>
          <w:p w14:paraId="72EF2FE6" w14:textId="77777777" w:rsidR="00183673" w:rsidRPr="002670C6" w:rsidRDefault="00183673" w:rsidP="001B5277">
            <w:pPr>
              <w:rPr>
                <w:lang w:val="en-US"/>
              </w:rPr>
            </w:pPr>
            <w:r w:rsidRPr="002670C6">
              <w:rPr>
                <w:lang w:val="en-US"/>
              </w:rPr>
              <w:t>Binary Large Object</w:t>
            </w:r>
          </w:p>
        </w:tc>
      </w:tr>
      <w:tr w:rsidR="00183673" w:rsidRPr="00CE25AF" w14:paraId="0EE72283" w14:textId="77777777" w:rsidTr="00610027">
        <w:tc>
          <w:tcPr>
            <w:tcW w:w="1693" w:type="dxa"/>
          </w:tcPr>
          <w:p w14:paraId="6B128BE9" w14:textId="77777777" w:rsidR="00183673" w:rsidRPr="002670C6" w:rsidRDefault="00183673" w:rsidP="001B5277">
            <w:pPr>
              <w:rPr>
                <w:lang w:val="en-US"/>
              </w:rPr>
            </w:pPr>
            <w:r w:rsidRPr="002670C6">
              <w:rPr>
                <w:lang w:val="en-US"/>
              </w:rPr>
              <w:t>CDD</w:t>
            </w:r>
          </w:p>
        </w:tc>
        <w:tc>
          <w:tcPr>
            <w:tcW w:w="6650" w:type="dxa"/>
          </w:tcPr>
          <w:p w14:paraId="418E65E0" w14:textId="77777777" w:rsidR="00183673" w:rsidRPr="002670C6" w:rsidRDefault="00183673" w:rsidP="001B5277">
            <w:pPr>
              <w:rPr>
                <w:lang w:val="en-US"/>
              </w:rPr>
            </w:pPr>
            <w:r w:rsidRPr="002670C6">
              <w:rPr>
                <w:lang w:val="en-US"/>
              </w:rPr>
              <w:t>Common Data Dictionary</w:t>
            </w:r>
          </w:p>
        </w:tc>
      </w:tr>
      <w:tr w:rsidR="00183673" w:rsidRPr="00CE25AF" w14:paraId="191B11B6" w14:textId="77777777" w:rsidTr="00610027">
        <w:tc>
          <w:tcPr>
            <w:tcW w:w="1693" w:type="dxa"/>
          </w:tcPr>
          <w:p w14:paraId="5423B0CA" w14:textId="77777777" w:rsidR="00183673" w:rsidRPr="002670C6" w:rsidRDefault="00183673" w:rsidP="001B5277">
            <w:pPr>
              <w:rPr>
                <w:lang w:val="en-US"/>
              </w:rPr>
            </w:pPr>
            <w:r w:rsidRPr="002670C6">
              <w:rPr>
                <w:lang w:val="en-US"/>
              </w:rPr>
              <w:t>GUID</w:t>
            </w:r>
          </w:p>
        </w:tc>
        <w:tc>
          <w:tcPr>
            <w:tcW w:w="6650" w:type="dxa"/>
          </w:tcPr>
          <w:p w14:paraId="78420DDF" w14:textId="77777777" w:rsidR="00183673" w:rsidRPr="002670C6" w:rsidRDefault="00183673" w:rsidP="001B5277">
            <w:pPr>
              <w:rPr>
                <w:lang w:val="en-US"/>
              </w:rPr>
            </w:pPr>
            <w:r w:rsidRPr="002670C6">
              <w:rPr>
                <w:lang w:val="en-US"/>
              </w:rPr>
              <w:t>Globally unique identifier</w:t>
            </w:r>
          </w:p>
        </w:tc>
      </w:tr>
      <w:tr w:rsidR="00183673" w:rsidRPr="00CE25AF" w14:paraId="46B38697" w14:textId="77777777" w:rsidTr="00610027">
        <w:tc>
          <w:tcPr>
            <w:tcW w:w="1693" w:type="dxa"/>
          </w:tcPr>
          <w:p w14:paraId="3E832399" w14:textId="77777777" w:rsidR="00183673" w:rsidRPr="002670C6" w:rsidRDefault="00183673" w:rsidP="001B5277">
            <w:pPr>
              <w:rPr>
                <w:lang w:val="en-US"/>
              </w:rPr>
            </w:pPr>
            <w:r w:rsidRPr="002670C6">
              <w:rPr>
                <w:lang w:val="en-US"/>
              </w:rPr>
              <w:t>I4.0</w:t>
            </w:r>
          </w:p>
        </w:tc>
        <w:tc>
          <w:tcPr>
            <w:tcW w:w="6650" w:type="dxa"/>
          </w:tcPr>
          <w:p w14:paraId="47F96C10" w14:textId="77777777" w:rsidR="00183673" w:rsidRPr="002670C6" w:rsidRDefault="00183673" w:rsidP="001B5277">
            <w:pPr>
              <w:rPr>
                <w:lang w:val="en-US"/>
              </w:rPr>
            </w:pPr>
            <w:r w:rsidRPr="00E5511A">
              <w:rPr>
                <w:lang w:val="en-US"/>
              </w:rPr>
              <w:t>Industrie</w:t>
            </w:r>
            <w:r w:rsidRPr="00CB37F5">
              <w:rPr>
                <w:lang w:val="en-US"/>
              </w:rPr>
              <w:t xml:space="preserve"> 4.0</w:t>
            </w:r>
          </w:p>
        </w:tc>
      </w:tr>
      <w:tr w:rsidR="00183673" w:rsidRPr="00CE25AF" w14:paraId="1073DB8B" w14:textId="77777777" w:rsidTr="00610027">
        <w:tc>
          <w:tcPr>
            <w:tcW w:w="1693" w:type="dxa"/>
          </w:tcPr>
          <w:p w14:paraId="703F3475" w14:textId="77777777" w:rsidR="00183673" w:rsidRPr="002670C6" w:rsidRDefault="00183673" w:rsidP="001B5277">
            <w:pPr>
              <w:rPr>
                <w:lang w:val="en-US"/>
              </w:rPr>
            </w:pPr>
            <w:r w:rsidRPr="002670C6">
              <w:rPr>
                <w:lang w:val="en-US"/>
              </w:rPr>
              <w:t>ID</w:t>
            </w:r>
          </w:p>
        </w:tc>
        <w:tc>
          <w:tcPr>
            <w:tcW w:w="6650" w:type="dxa"/>
          </w:tcPr>
          <w:p w14:paraId="43CC5208" w14:textId="28522A2D" w:rsidR="00183673" w:rsidRPr="002670C6" w:rsidRDefault="00020F8E" w:rsidP="001B5277">
            <w:pPr>
              <w:rPr>
                <w:lang w:val="en-US"/>
              </w:rPr>
            </w:pPr>
            <w:r w:rsidRPr="002670C6">
              <w:rPr>
                <w:lang w:val="en-US"/>
              </w:rPr>
              <w:t>i</w:t>
            </w:r>
            <w:r w:rsidR="00B05C1B" w:rsidRPr="002670C6">
              <w:rPr>
                <w:lang w:val="en-US"/>
              </w:rPr>
              <w:t>dentifier</w:t>
            </w:r>
          </w:p>
        </w:tc>
      </w:tr>
      <w:tr w:rsidR="00453A0B" w:rsidRPr="00CE25AF" w14:paraId="6F411494" w14:textId="77777777" w:rsidTr="00610027">
        <w:tc>
          <w:tcPr>
            <w:tcW w:w="1693" w:type="dxa"/>
          </w:tcPr>
          <w:p w14:paraId="3DBAB62C" w14:textId="2D225B07" w:rsidR="00453A0B" w:rsidRPr="002670C6" w:rsidRDefault="00453A0B" w:rsidP="001B5277">
            <w:pPr>
              <w:rPr>
                <w:lang w:val="en-US"/>
              </w:rPr>
            </w:pPr>
            <w:r w:rsidRPr="002670C6">
              <w:rPr>
                <w:lang w:val="en-US"/>
              </w:rPr>
              <w:t>IDTA</w:t>
            </w:r>
          </w:p>
        </w:tc>
        <w:tc>
          <w:tcPr>
            <w:tcW w:w="6650" w:type="dxa"/>
          </w:tcPr>
          <w:p w14:paraId="3EEB985E" w14:textId="271E04E5" w:rsidR="00453A0B" w:rsidRPr="002670C6" w:rsidRDefault="00453A0B" w:rsidP="001B5277">
            <w:pPr>
              <w:rPr>
                <w:lang w:val="en-US"/>
              </w:rPr>
            </w:pPr>
            <w:r w:rsidRPr="002670C6">
              <w:rPr>
                <w:lang w:val="en-US"/>
              </w:rPr>
              <w:t>Industrial Digital Twin Association</w:t>
            </w:r>
          </w:p>
        </w:tc>
      </w:tr>
      <w:tr w:rsidR="00183673" w:rsidRPr="00CE25AF" w14:paraId="6EB6B24E" w14:textId="77777777" w:rsidTr="00610027">
        <w:tc>
          <w:tcPr>
            <w:tcW w:w="1693" w:type="dxa"/>
          </w:tcPr>
          <w:p w14:paraId="47BA26C8" w14:textId="77777777" w:rsidR="00183673" w:rsidRPr="002670C6" w:rsidRDefault="00183673" w:rsidP="001B5277">
            <w:pPr>
              <w:rPr>
                <w:lang w:val="en-US"/>
              </w:rPr>
            </w:pPr>
            <w:r w:rsidRPr="002670C6">
              <w:rPr>
                <w:lang w:val="en-US"/>
              </w:rPr>
              <w:t>IEC</w:t>
            </w:r>
          </w:p>
        </w:tc>
        <w:tc>
          <w:tcPr>
            <w:tcW w:w="6650" w:type="dxa"/>
          </w:tcPr>
          <w:p w14:paraId="4B6EA4D7" w14:textId="77777777" w:rsidR="00183673" w:rsidRPr="002670C6" w:rsidRDefault="00183673" w:rsidP="001B5277">
            <w:pPr>
              <w:rPr>
                <w:lang w:val="en-US"/>
              </w:rPr>
            </w:pPr>
            <w:r w:rsidRPr="002670C6">
              <w:rPr>
                <w:lang w:val="en-US"/>
              </w:rPr>
              <w:t>International Electrotechnical Commission</w:t>
            </w:r>
          </w:p>
        </w:tc>
      </w:tr>
      <w:tr w:rsidR="00183673" w:rsidRPr="00CE25AF" w14:paraId="700C1ABA" w14:textId="77777777" w:rsidTr="00610027">
        <w:tc>
          <w:tcPr>
            <w:tcW w:w="1693" w:type="dxa"/>
          </w:tcPr>
          <w:p w14:paraId="71E3513F" w14:textId="77777777" w:rsidR="00183673" w:rsidRPr="002670C6" w:rsidRDefault="00183673" w:rsidP="001B5277">
            <w:pPr>
              <w:rPr>
                <w:lang w:val="en-US"/>
              </w:rPr>
            </w:pPr>
            <w:r w:rsidRPr="002670C6">
              <w:rPr>
                <w:lang w:val="en-US"/>
              </w:rPr>
              <w:t>IRDI</w:t>
            </w:r>
          </w:p>
        </w:tc>
        <w:tc>
          <w:tcPr>
            <w:tcW w:w="6650" w:type="dxa"/>
          </w:tcPr>
          <w:p w14:paraId="38B0C1EB" w14:textId="77777777" w:rsidR="00183673" w:rsidRPr="002670C6" w:rsidRDefault="00183673" w:rsidP="001B5277">
            <w:pPr>
              <w:rPr>
                <w:lang w:val="en-US"/>
              </w:rPr>
            </w:pPr>
            <w:r w:rsidRPr="002670C6">
              <w:rPr>
                <w:lang w:val="en-US"/>
              </w:rPr>
              <w:t>International Registration Data Identifier</w:t>
            </w:r>
          </w:p>
        </w:tc>
      </w:tr>
      <w:tr w:rsidR="007C32C6" w:rsidRPr="00CE25AF" w14:paraId="4F8A9DAD" w14:textId="77777777" w:rsidTr="00610027">
        <w:tc>
          <w:tcPr>
            <w:tcW w:w="1693" w:type="dxa"/>
          </w:tcPr>
          <w:p w14:paraId="1B6A40EB" w14:textId="77777777" w:rsidR="007C32C6" w:rsidRPr="002670C6" w:rsidRDefault="007C32C6" w:rsidP="001B5277">
            <w:pPr>
              <w:rPr>
                <w:sz w:val="20"/>
                <w:lang w:val="en-US"/>
              </w:rPr>
            </w:pPr>
            <w:r w:rsidRPr="002670C6">
              <w:rPr>
                <w:lang w:val="en-US"/>
              </w:rPr>
              <w:t>IRI</w:t>
            </w:r>
          </w:p>
        </w:tc>
        <w:tc>
          <w:tcPr>
            <w:tcW w:w="6650" w:type="dxa"/>
          </w:tcPr>
          <w:p w14:paraId="564927D9" w14:textId="77777777" w:rsidR="007C32C6" w:rsidRPr="002670C6" w:rsidRDefault="007C32C6" w:rsidP="001B5277">
            <w:pPr>
              <w:rPr>
                <w:sz w:val="20"/>
                <w:lang w:val="en-US"/>
              </w:rPr>
            </w:pPr>
            <w:r w:rsidRPr="002670C6">
              <w:rPr>
                <w:lang w:val="en-US"/>
              </w:rPr>
              <w:t>Internationalized Resource Identifier</w:t>
            </w:r>
          </w:p>
        </w:tc>
      </w:tr>
      <w:tr w:rsidR="00183673" w:rsidRPr="00CE25AF" w14:paraId="18CBF21A" w14:textId="77777777" w:rsidTr="00610027">
        <w:tc>
          <w:tcPr>
            <w:tcW w:w="1693" w:type="dxa"/>
          </w:tcPr>
          <w:p w14:paraId="13CFDAA1" w14:textId="77777777" w:rsidR="00183673" w:rsidRPr="002670C6" w:rsidRDefault="00183673" w:rsidP="001B5277">
            <w:pPr>
              <w:rPr>
                <w:lang w:val="en-US"/>
              </w:rPr>
            </w:pPr>
            <w:r w:rsidRPr="002670C6">
              <w:rPr>
                <w:lang w:val="en-US"/>
              </w:rPr>
              <w:t>ISO</w:t>
            </w:r>
          </w:p>
        </w:tc>
        <w:tc>
          <w:tcPr>
            <w:tcW w:w="6650" w:type="dxa"/>
          </w:tcPr>
          <w:p w14:paraId="280311BB" w14:textId="77777777" w:rsidR="00183673" w:rsidRPr="002670C6" w:rsidRDefault="00183673" w:rsidP="001B5277">
            <w:pPr>
              <w:rPr>
                <w:lang w:val="en-US"/>
              </w:rPr>
            </w:pPr>
            <w:r w:rsidRPr="002670C6">
              <w:rPr>
                <w:lang w:val="en-US"/>
              </w:rPr>
              <w:t>International Organization for Standardization</w:t>
            </w:r>
          </w:p>
        </w:tc>
      </w:tr>
      <w:tr w:rsidR="00183673" w:rsidRPr="00CE25AF" w14:paraId="7536A348" w14:textId="77777777" w:rsidTr="00610027">
        <w:tc>
          <w:tcPr>
            <w:tcW w:w="1693" w:type="dxa"/>
          </w:tcPr>
          <w:p w14:paraId="631387A4" w14:textId="77777777" w:rsidR="00183673" w:rsidRPr="002670C6" w:rsidRDefault="00183673" w:rsidP="001B5277">
            <w:pPr>
              <w:rPr>
                <w:lang w:val="en-US"/>
              </w:rPr>
            </w:pPr>
            <w:r w:rsidRPr="002670C6">
              <w:rPr>
                <w:lang w:val="en-US"/>
              </w:rPr>
              <w:t>JSON</w:t>
            </w:r>
          </w:p>
        </w:tc>
        <w:tc>
          <w:tcPr>
            <w:tcW w:w="6650" w:type="dxa"/>
          </w:tcPr>
          <w:p w14:paraId="7F478141" w14:textId="77777777" w:rsidR="00183673" w:rsidRPr="002670C6" w:rsidRDefault="00183673" w:rsidP="001B5277">
            <w:pPr>
              <w:rPr>
                <w:lang w:val="en-US"/>
              </w:rPr>
            </w:pPr>
            <w:r w:rsidRPr="002670C6">
              <w:rPr>
                <w:lang w:val="en-US"/>
              </w:rPr>
              <w:t>JavaScript Object Notation</w:t>
            </w:r>
          </w:p>
        </w:tc>
      </w:tr>
      <w:tr w:rsidR="00183673" w:rsidRPr="00CE25AF" w14:paraId="2426D078" w14:textId="77777777" w:rsidTr="00610027">
        <w:tc>
          <w:tcPr>
            <w:tcW w:w="1693" w:type="dxa"/>
          </w:tcPr>
          <w:p w14:paraId="4C22E6FC" w14:textId="77777777" w:rsidR="00183673" w:rsidRPr="002670C6" w:rsidRDefault="00183673" w:rsidP="001B5277">
            <w:pPr>
              <w:rPr>
                <w:lang w:val="en-US"/>
              </w:rPr>
            </w:pPr>
            <w:r w:rsidRPr="002670C6">
              <w:rPr>
                <w:lang w:val="en-US"/>
              </w:rPr>
              <w:t>MIME</w:t>
            </w:r>
          </w:p>
        </w:tc>
        <w:tc>
          <w:tcPr>
            <w:tcW w:w="6650" w:type="dxa"/>
          </w:tcPr>
          <w:p w14:paraId="720425B0" w14:textId="77777777" w:rsidR="00183673" w:rsidRPr="002670C6" w:rsidRDefault="00183673" w:rsidP="001B5277">
            <w:pPr>
              <w:rPr>
                <w:lang w:val="en-US"/>
              </w:rPr>
            </w:pPr>
            <w:r w:rsidRPr="002670C6">
              <w:rPr>
                <w:lang w:val="en-US"/>
              </w:rPr>
              <w:t>Multipurpose Internet Mail Extensions</w:t>
            </w:r>
          </w:p>
        </w:tc>
      </w:tr>
      <w:tr w:rsidR="0032569A" w:rsidRPr="00AB4A36" w14:paraId="2DDD7343" w14:textId="77777777" w:rsidTr="00610027">
        <w:tc>
          <w:tcPr>
            <w:tcW w:w="1693" w:type="dxa"/>
          </w:tcPr>
          <w:p w14:paraId="00184511" w14:textId="77777777" w:rsidR="0032569A" w:rsidRPr="002670C6" w:rsidRDefault="0032569A" w:rsidP="001B5277">
            <w:pPr>
              <w:rPr>
                <w:lang w:val="en-US"/>
              </w:rPr>
            </w:pPr>
            <w:bookmarkStart w:id="142" w:name="_Hlk56680281"/>
            <w:r w:rsidRPr="002670C6">
              <w:rPr>
                <w:lang w:val="en-US"/>
              </w:rPr>
              <w:t>OPC</w:t>
            </w:r>
          </w:p>
        </w:tc>
        <w:tc>
          <w:tcPr>
            <w:tcW w:w="6650" w:type="dxa"/>
          </w:tcPr>
          <w:p w14:paraId="3E1E5CDE" w14:textId="77777777" w:rsidR="0032569A" w:rsidRPr="00CE25AF" w:rsidRDefault="0032569A" w:rsidP="001B5277">
            <w:pPr>
              <w:rPr>
                <w:lang w:val="en-US"/>
              </w:rPr>
            </w:pPr>
            <w:r w:rsidRPr="00CE25AF">
              <w:rPr>
                <w:lang w:val="en-US"/>
              </w:rPr>
              <w:t>Open Packaging Conventions (ECMA-376, ISO/IEC 29500-2)</w:t>
            </w:r>
          </w:p>
        </w:tc>
      </w:tr>
      <w:tr w:rsidR="00183673" w:rsidRPr="00CE25AF" w14:paraId="385FC149" w14:textId="77777777" w:rsidTr="00610027">
        <w:tc>
          <w:tcPr>
            <w:tcW w:w="1693" w:type="dxa"/>
          </w:tcPr>
          <w:p w14:paraId="239BA4D0" w14:textId="77777777" w:rsidR="00183673" w:rsidRPr="002670C6" w:rsidRDefault="00183673" w:rsidP="001B5277">
            <w:pPr>
              <w:rPr>
                <w:lang w:val="en-US"/>
              </w:rPr>
            </w:pPr>
            <w:r w:rsidRPr="002670C6">
              <w:rPr>
                <w:lang w:val="en-US"/>
              </w:rPr>
              <w:t>OPC UA</w:t>
            </w:r>
          </w:p>
        </w:tc>
        <w:tc>
          <w:tcPr>
            <w:tcW w:w="6650" w:type="dxa"/>
          </w:tcPr>
          <w:p w14:paraId="250E8061" w14:textId="2805547E" w:rsidR="00183673" w:rsidRPr="002670C6" w:rsidRDefault="008C652C" w:rsidP="001B5277">
            <w:pPr>
              <w:rPr>
                <w:lang w:val="en-US"/>
              </w:rPr>
            </w:pPr>
            <w:r w:rsidRPr="002670C6">
              <w:rPr>
                <w:lang w:val="en-US"/>
              </w:rPr>
              <w:t xml:space="preserve">OPC </w:t>
            </w:r>
            <w:r w:rsidR="00183673" w:rsidRPr="002670C6">
              <w:rPr>
                <w:lang w:val="en-US"/>
              </w:rPr>
              <w:t>Unified Architecture</w:t>
            </w:r>
          </w:p>
        </w:tc>
      </w:tr>
      <w:bookmarkEnd w:id="142"/>
      <w:tr w:rsidR="00183673" w:rsidRPr="00CE25AF" w14:paraId="237EFF8C" w14:textId="77777777" w:rsidTr="00610027">
        <w:tc>
          <w:tcPr>
            <w:tcW w:w="1693" w:type="dxa"/>
          </w:tcPr>
          <w:p w14:paraId="4C86E243" w14:textId="77777777" w:rsidR="00183673" w:rsidRPr="002670C6" w:rsidRDefault="00183673" w:rsidP="001B5277">
            <w:pPr>
              <w:rPr>
                <w:lang w:val="en-US"/>
              </w:rPr>
            </w:pPr>
            <w:r w:rsidRPr="002670C6">
              <w:rPr>
                <w:lang w:val="en-US"/>
              </w:rPr>
              <w:t>PDF</w:t>
            </w:r>
          </w:p>
        </w:tc>
        <w:tc>
          <w:tcPr>
            <w:tcW w:w="6650" w:type="dxa"/>
          </w:tcPr>
          <w:p w14:paraId="6DA30EE3" w14:textId="77777777" w:rsidR="00183673" w:rsidRPr="002670C6" w:rsidRDefault="00183673" w:rsidP="001B5277">
            <w:pPr>
              <w:rPr>
                <w:lang w:val="en-US"/>
              </w:rPr>
            </w:pPr>
            <w:r w:rsidRPr="002670C6">
              <w:rPr>
                <w:lang w:val="en-US"/>
              </w:rPr>
              <w:t>Portable Document Format</w:t>
            </w:r>
          </w:p>
        </w:tc>
      </w:tr>
      <w:tr w:rsidR="00183673" w:rsidRPr="00CE25AF" w14:paraId="17CC596F" w14:textId="77777777" w:rsidTr="00610027">
        <w:tc>
          <w:tcPr>
            <w:tcW w:w="1693" w:type="dxa"/>
          </w:tcPr>
          <w:p w14:paraId="5A1E52AF" w14:textId="77777777" w:rsidR="00183673" w:rsidRPr="002670C6" w:rsidRDefault="00183673" w:rsidP="001B5277">
            <w:pPr>
              <w:rPr>
                <w:lang w:val="en-US"/>
              </w:rPr>
            </w:pPr>
            <w:r w:rsidRPr="002670C6">
              <w:rPr>
                <w:lang w:val="en-US"/>
              </w:rPr>
              <w:t>RAMI4.0</w:t>
            </w:r>
          </w:p>
        </w:tc>
        <w:tc>
          <w:tcPr>
            <w:tcW w:w="6650" w:type="dxa"/>
          </w:tcPr>
          <w:p w14:paraId="5856DF96" w14:textId="77777777" w:rsidR="00183673" w:rsidRPr="002670C6" w:rsidRDefault="00183673" w:rsidP="001B5277">
            <w:pPr>
              <w:rPr>
                <w:lang w:val="en-US"/>
              </w:rPr>
            </w:pPr>
            <w:r w:rsidRPr="002670C6">
              <w:rPr>
                <w:lang w:val="en-US"/>
              </w:rPr>
              <w:t xml:space="preserve">Reference Architecture </w:t>
            </w:r>
            <w:r w:rsidRPr="00CB37F5">
              <w:rPr>
                <w:lang w:val="en-US"/>
              </w:rPr>
              <w:t xml:space="preserve">Model </w:t>
            </w:r>
            <w:r w:rsidRPr="00E5511A">
              <w:rPr>
                <w:lang w:val="en-US"/>
              </w:rPr>
              <w:t>Industrie</w:t>
            </w:r>
            <w:r w:rsidRPr="00CB37F5">
              <w:rPr>
                <w:lang w:val="en-US"/>
              </w:rPr>
              <w:t xml:space="preserve"> 4.0</w:t>
            </w:r>
          </w:p>
        </w:tc>
      </w:tr>
      <w:tr w:rsidR="00183673" w:rsidRPr="00CE25AF" w14:paraId="44CD1DF0" w14:textId="77777777" w:rsidTr="00610027">
        <w:tc>
          <w:tcPr>
            <w:tcW w:w="1693" w:type="dxa"/>
          </w:tcPr>
          <w:p w14:paraId="158FA5EF" w14:textId="77777777" w:rsidR="00183673" w:rsidRPr="002670C6" w:rsidRDefault="00183673" w:rsidP="001B5277">
            <w:pPr>
              <w:rPr>
                <w:lang w:val="en-US"/>
              </w:rPr>
            </w:pPr>
            <w:r w:rsidRPr="002670C6">
              <w:rPr>
                <w:lang w:val="en-US"/>
              </w:rPr>
              <w:t>RDF</w:t>
            </w:r>
          </w:p>
        </w:tc>
        <w:tc>
          <w:tcPr>
            <w:tcW w:w="6650" w:type="dxa"/>
          </w:tcPr>
          <w:p w14:paraId="42DD748D" w14:textId="77777777" w:rsidR="00183673" w:rsidRPr="002670C6" w:rsidRDefault="00183673" w:rsidP="001B5277">
            <w:pPr>
              <w:rPr>
                <w:lang w:val="en-US"/>
              </w:rPr>
            </w:pPr>
            <w:r w:rsidRPr="002670C6">
              <w:rPr>
                <w:lang w:val="en-US"/>
              </w:rPr>
              <w:t>Resource Description Framework</w:t>
            </w:r>
          </w:p>
        </w:tc>
      </w:tr>
      <w:tr w:rsidR="00183673" w:rsidRPr="00CE25AF" w14:paraId="172AA3E0" w14:textId="77777777" w:rsidTr="00610027">
        <w:tc>
          <w:tcPr>
            <w:tcW w:w="1693" w:type="dxa"/>
          </w:tcPr>
          <w:p w14:paraId="0C025C6D" w14:textId="77777777" w:rsidR="00183673" w:rsidRPr="002670C6" w:rsidRDefault="00183673" w:rsidP="001B5277">
            <w:pPr>
              <w:rPr>
                <w:lang w:val="en-US"/>
              </w:rPr>
            </w:pPr>
            <w:r w:rsidRPr="002670C6">
              <w:rPr>
                <w:lang w:val="en-US"/>
              </w:rPr>
              <w:t>REST</w:t>
            </w:r>
          </w:p>
        </w:tc>
        <w:tc>
          <w:tcPr>
            <w:tcW w:w="6650" w:type="dxa"/>
          </w:tcPr>
          <w:p w14:paraId="51A08C13" w14:textId="77777777" w:rsidR="00183673" w:rsidRPr="002670C6" w:rsidRDefault="00183673" w:rsidP="001B5277">
            <w:pPr>
              <w:rPr>
                <w:lang w:val="en-US"/>
              </w:rPr>
            </w:pPr>
            <w:r w:rsidRPr="002670C6">
              <w:rPr>
                <w:lang w:val="en-US"/>
              </w:rPr>
              <w:t>Representational State Transfer</w:t>
            </w:r>
          </w:p>
        </w:tc>
      </w:tr>
      <w:tr w:rsidR="00183673" w:rsidRPr="00CE25AF" w14:paraId="3A30CE7E" w14:textId="77777777" w:rsidTr="00610027">
        <w:tc>
          <w:tcPr>
            <w:tcW w:w="1693" w:type="dxa"/>
          </w:tcPr>
          <w:p w14:paraId="59DD7C39" w14:textId="77777777" w:rsidR="00183673" w:rsidRPr="002670C6" w:rsidRDefault="00183673" w:rsidP="001B5277">
            <w:pPr>
              <w:rPr>
                <w:lang w:val="en-US"/>
              </w:rPr>
            </w:pPr>
            <w:r w:rsidRPr="002670C6">
              <w:rPr>
                <w:lang w:val="en-US"/>
              </w:rPr>
              <w:t>RFC</w:t>
            </w:r>
          </w:p>
        </w:tc>
        <w:tc>
          <w:tcPr>
            <w:tcW w:w="6650" w:type="dxa"/>
          </w:tcPr>
          <w:p w14:paraId="20F38B39" w14:textId="77777777" w:rsidR="00183673" w:rsidRPr="002670C6" w:rsidRDefault="00183673" w:rsidP="001B5277">
            <w:pPr>
              <w:rPr>
                <w:lang w:val="en-US"/>
              </w:rPr>
            </w:pPr>
            <w:r w:rsidRPr="002670C6">
              <w:rPr>
                <w:lang w:val="en-US"/>
              </w:rPr>
              <w:t>Request for Comment</w:t>
            </w:r>
          </w:p>
        </w:tc>
      </w:tr>
      <w:tr w:rsidR="00183673" w:rsidRPr="00CE25AF" w14:paraId="2887045C" w14:textId="77777777" w:rsidTr="00610027">
        <w:tc>
          <w:tcPr>
            <w:tcW w:w="1693" w:type="dxa"/>
          </w:tcPr>
          <w:p w14:paraId="7D6E87DE" w14:textId="77777777" w:rsidR="00183673" w:rsidRPr="002670C6" w:rsidRDefault="00183673" w:rsidP="001B5277">
            <w:pPr>
              <w:rPr>
                <w:lang w:val="en-US"/>
              </w:rPr>
            </w:pPr>
            <w:r w:rsidRPr="002670C6">
              <w:rPr>
                <w:lang w:val="en-US"/>
              </w:rPr>
              <w:t>SOA</w:t>
            </w:r>
          </w:p>
        </w:tc>
        <w:tc>
          <w:tcPr>
            <w:tcW w:w="6650" w:type="dxa"/>
          </w:tcPr>
          <w:p w14:paraId="145F5686" w14:textId="77777777" w:rsidR="00183673" w:rsidRPr="002670C6" w:rsidRDefault="00183673" w:rsidP="001B5277">
            <w:pPr>
              <w:rPr>
                <w:lang w:val="en-US"/>
              </w:rPr>
            </w:pPr>
            <w:r w:rsidRPr="002670C6">
              <w:rPr>
                <w:lang w:val="en-US"/>
              </w:rPr>
              <w:t>Service Oriented Architecture</w:t>
            </w:r>
          </w:p>
        </w:tc>
      </w:tr>
      <w:tr w:rsidR="00183673" w:rsidRPr="00CE25AF" w14:paraId="41701584" w14:textId="77777777" w:rsidTr="00610027">
        <w:tc>
          <w:tcPr>
            <w:tcW w:w="1693" w:type="dxa"/>
          </w:tcPr>
          <w:p w14:paraId="5EBF014E" w14:textId="77777777" w:rsidR="00183673" w:rsidRPr="002670C6" w:rsidRDefault="00183673" w:rsidP="001B5277">
            <w:pPr>
              <w:rPr>
                <w:lang w:val="en-US"/>
              </w:rPr>
            </w:pPr>
            <w:r w:rsidRPr="002670C6">
              <w:rPr>
                <w:lang w:val="en-US"/>
              </w:rPr>
              <w:t>UML</w:t>
            </w:r>
          </w:p>
        </w:tc>
        <w:tc>
          <w:tcPr>
            <w:tcW w:w="6650" w:type="dxa"/>
          </w:tcPr>
          <w:p w14:paraId="60A1FCE7" w14:textId="75DF09C2" w:rsidR="00183673" w:rsidRPr="002670C6" w:rsidRDefault="00183673" w:rsidP="001B5277">
            <w:pPr>
              <w:rPr>
                <w:lang w:val="en-US"/>
              </w:rPr>
            </w:pPr>
            <w:r w:rsidRPr="002670C6">
              <w:rPr>
                <w:lang w:val="en-US"/>
              </w:rPr>
              <w:t xml:space="preserve">Unified </w:t>
            </w:r>
            <w:r w:rsidR="00713AB3" w:rsidRPr="002670C6">
              <w:rPr>
                <w:lang w:val="en-US"/>
              </w:rPr>
              <w:t>Modelling</w:t>
            </w:r>
            <w:r w:rsidRPr="002670C6">
              <w:rPr>
                <w:lang w:val="en-US"/>
              </w:rPr>
              <w:t xml:space="preserve"> Language</w:t>
            </w:r>
          </w:p>
        </w:tc>
      </w:tr>
      <w:tr w:rsidR="00183673" w:rsidRPr="00CE25AF" w14:paraId="5ED91E71" w14:textId="77777777" w:rsidTr="00610027">
        <w:tc>
          <w:tcPr>
            <w:tcW w:w="1693" w:type="dxa"/>
          </w:tcPr>
          <w:p w14:paraId="03F63C81" w14:textId="77777777" w:rsidR="00183673" w:rsidRPr="002670C6" w:rsidRDefault="00183673" w:rsidP="001B5277">
            <w:pPr>
              <w:rPr>
                <w:lang w:val="en-US"/>
              </w:rPr>
            </w:pPr>
            <w:r w:rsidRPr="002670C6">
              <w:rPr>
                <w:lang w:val="en-US"/>
              </w:rPr>
              <w:t>URI</w:t>
            </w:r>
          </w:p>
        </w:tc>
        <w:tc>
          <w:tcPr>
            <w:tcW w:w="6650" w:type="dxa"/>
          </w:tcPr>
          <w:p w14:paraId="187BC249" w14:textId="77777777" w:rsidR="00183673" w:rsidRPr="002670C6" w:rsidRDefault="00183673" w:rsidP="001B5277">
            <w:pPr>
              <w:rPr>
                <w:lang w:val="en-US"/>
              </w:rPr>
            </w:pPr>
            <w:r w:rsidRPr="002670C6">
              <w:rPr>
                <w:lang w:val="en-US"/>
              </w:rPr>
              <w:t>Uniform Resource Identifier</w:t>
            </w:r>
          </w:p>
        </w:tc>
      </w:tr>
      <w:tr w:rsidR="00195783" w:rsidRPr="00CE25AF" w14:paraId="10D0EACD" w14:textId="77777777" w:rsidTr="00610027">
        <w:tc>
          <w:tcPr>
            <w:tcW w:w="1693" w:type="dxa"/>
          </w:tcPr>
          <w:p w14:paraId="4A71D088" w14:textId="77777777" w:rsidR="00195783" w:rsidRPr="002670C6" w:rsidRDefault="00195783" w:rsidP="001B5277">
            <w:pPr>
              <w:rPr>
                <w:lang w:val="en-US"/>
              </w:rPr>
            </w:pPr>
            <w:r w:rsidRPr="002670C6">
              <w:rPr>
                <w:lang w:val="en-US"/>
              </w:rPr>
              <w:t>URL</w:t>
            </w:r>
          </w:p>
        </w:tc>
        <w:tc>
          <w:tcPr>
            <w:tcW w:w="6650" w:type="dxa"/>
          </w:tcPr>
          <w:p w14:paraId="0B59D870" w14:textId="77777777" w:rsidR="00195783" w:rsidRPr="002670C6" w:rsidRDefault="00195783" w:rsidP="001B5277">
            <w:pPr>
              <w:rPr>
                <w:lang w:val="en-US"/>
              </w:rPr>
            </w:pPr>
            <w:r w:rsidRPr="002670C6">
              <w:rPr>
                <w:lang w:val="en-US"/>
              </w:rPr>
              <w:t>Uniform Resource Locator</w:t>
            </w:r>
          </w:p>
        </w:tc>
      </w:tr>
      <w:tr w:rsidR="00195783" w:rsidRPr="00CE25AF" w14:paraId="035DA714" w14:textId="77777777" w:rsidTr="00610027">
        <w:tc>
          <w:tcPr>
            <w:tcW w:w="1693" w:type="dxa"/>
          </w:tcPr>
          <w:p w14:paraId="39CC7119" w14:textId="77777777" w:rsidR="00195783" w:rsidRPr="002670C6" w:rsidRDefault="00195783" w:rsidP="001B5277">
            <w:pPr>
              <w:rPr>
                <w:lang w:val="en-US"/>
              </w:rPr>
            </w:pPr>
            <w:r w:rsidRPr="002670C6">
              <w:rPr>
                <w:lang w:val="en-US"/>
              </w:rPr>
              <w:t>URN</w:t>
            </w:r>
          </w:p>
        </w:tc>
        <w:tc>
          <w:tcPr>
            <w:tcW w:w="6650" w:type="dxa"/>
          </w:tcPr>
          <w:p w14:paraId="731B8F84" w14:textId="77777777" w:rsidR="00195783" w:rsidRPr="002670C6" w:rsidRDefault="00195783" w:rsidP="001B5277">
            <w:pPr>
              <w:rPr>
                <w:lang w:val="en-US"/>
              </w:rPr>
            </w:pPr>
            <w:r w:rsidRPr="002670C6">
              <w:rPr>
                <w:lang w:val="en-US"/>
              </w:rPr>
              <w:t>Uniform Resource Name</w:t>
            </w:r>
          </w:p>
        </w:tc>
      </w:tr>
      <w:tr w:rsidR="00682539" w:rsidRPr="00CE25AF" w14:paraId="57A113E3" w14:textId="77777777" w:rsidTr="00610027">
        <w:tc>
          <w:tcPr>
            <w:tcW w:w="1693" w:type="dxa"/>
          </w:tcPr>
          <w:p w14:paraId="42A8B9E2" w14:textId="4C1158BB" w:rsidR="00682539" w:rsidRPr="002670C6" w:rsidRDefault="00682539" w:rsidP="001B5277">
            <w:pPr>
              <w:rPr>
                <w:lang w:val="en-US"/>
              </w:rPr>
            </w:pPr>
            <w:r w:rsidRPr="002670C6">
              <w:rPr>
                <w:lang w:val="en-US"/>
              </w:rPr>
              <w:t>UTC</w:t>
            </w:r>
          </w:p>
        </w:tc>
        <w:tc>
          <w:tcPr>
            <w:tcW w:w="6650" w:type="dxa"/>
          </w:tcPr>
          <w:p w14:paraId="5DEFE7EB" w14:textId="2052FB8A" w:rsidR="00682539" w:rsidRPr="002670C6" w:rsidRDefault="00682539" w:rsidP="001B5277">
            <w:pPr>
              <w:rPr>
                <w:lang w:val="en-US"/>
              </w:rPr>
            </w:pPr>
            <w:r w:rsidRPr="002670C6">
              <w:rPr>
                <w:lang w:val="en-US"/>
              </w:rPr>
              <w:t>Universal Time Coordinated</w:t>
            </w:r>
          </w:p>
        </w:tc>
      </w:tr>
      <w:tr w:rsidR="009706D4" w:rsidRPr="00CE25AF" w14:paraId="44D04B95" w14:textId="77777777" w:rsidTr="00610027">
        <w:tc>
          <w:tcPr>
            <w:tcW w:w="1693" w:type="dxa"/>
          </w:tcPr>
          <w:p w14:paraId="77040E9D" w14:textId="2F5069D5" w:rsidR="009706D4" w:rsidRPr="002670C6" w:rsidRDefault="009706D4" w:rsidP="009706D4">
            <w:pPr>
              <w:rPr>
                <w:lang w:val="en-US"/>
              </w:rPr>
            </w:pPr>
            <w:r w:rsidRPr="002670C6">
              <w:rPr>
                <w:lang w:val="en-US"/>
              </w:rPr>
              <w:t>VDE</w:t>
            </w:r>
          </w:p>
        </w:tc>
        <w:tc>
          <w:tcPr>
            <w:tcW w:w="6650" w:type="dxa"/>
          </w:tcPr>
          <w:p w14:paraId="71B195E4" w14:textId="34841CDB" w:rsidR="009706D4" w:rsidRPr="00950C6B" w:rsidRDefault="009706D4" w:rsidP="009706D4">
            <w:r w:rsidRPr="00950C6B">
              <w:t>Verband der Elektrotechnik</w:t>
            </w:r>
            <w:r w:rsidR="00350B4F" w:rsidRPr="00950C6B">
              <w:t>,</w:t>
            </w:r>
            <w:r w:rsidRPr="00950C6B">
              <w:t xml:space="preserve"> Elektronik </w:t>
            </w:r>
            <w:r w:rsidR="00350B4F" w:rsidRPr="00950C6B">
              <w:t xml:space="preserve">und </w:t>
            </w:r>
            <w:r w:rsidRPr="00950C6B">
              <w:t>Informationstechnik e.V.</w:t>
            </w:r>
          </w:p>
        </w:tc>
      </w:tr>
      <w:tr w:rsidR="009706D4" w:rsidRPr="00CE25AF" w14:paraId="3D9396EE" w14:textId="77777777" w:rsidTr="00610027">
        <w:tc>
          <w:tcPr>
            <w:tcW w:w="1693" w:type="dxa"/>
          </w:tcPr>
          <w:p w14:paraId="3ADF61F0" w14:textId="62B5B780" w:rsidR="009706D4" w:rsidRPr="002670C6" w:rsidRDefault="009706D4" w:rsidP="009706D4">
            <w:pPr>
              <w:rPr>
                <w:lang w:val="en-US"/>
              </w:rPr>
            </w:pPr>
            <w:r w:rsidRPr="002670C6">
              <w:rPr>
                <w:lang w:val="en-US"/>
              </w:rPr>
              <w:t>VDI</w:t>
            </w:r>
          </w:p>
        </w:tc>
        <w:tc>
          <w:tcPr>
            <w:tcW w:w="6650" w:type="dxa"/>
          </w:tcPr>
          <w:p w14:paraId="26BD0C74" w14:textId="08302E32" w:rsidR="009706D4" w:rsidRPr="00950C6B" w:rsidRDefault="009706D4" w:rsidP="009706D4">
            <w:r w:rsidRPr="00950C6B">
              <w:t>Verein Deutscher Ingenieure e.V.</w:t>
            </w:r>
          </w:p>
        </w:tc>
      </w:tr>
      <w:tr w:rsidR="009706D4" w:rsidRPr="00CE25AF" w14:paraId="58FD4D98" w14:textId="77777777" w:rsidTr="00610027">
        <w:tc>
          <w:tcPr>
            <w:tcW w:w="1693" w:type="dxa"/>
          </w:tcPr>
          <w:p w14:paraId="700D9872" w14:textId="77777777" w:rsidR="009706D4" w:rsidRPr="002670C6" w:rsidRDefault="009706D4" w:rsidP="009706D4">
            <w:pPr>
              <w:rPr>
                <w:lang w:val="en-US"/>
              </w:rPr>
            </w:pPr>
            <w:r w:rsidRPr="002670C6">
              <w:rPr>
                <w:lang w:val="en-US"/>
              </w:rPr>
              <w:t>VDMA</w:t>
            </w:r>
          </w:p>
        </w:tc>
        <w:tc>
          <w:tcPr>
            <w:tcW w:w="6650" w:type="dxa"/>
          </w:tcPr>
          <w:p w14:paraId="549E53AF" w14:textId="77777777" w:rsidR="009706D4" w:rsidRPr="00950C6B" w:rsidRDefault="009706D4" w:rsidP="009706D4">
            <w:r w:rsidRPr="00950C6B">
              <w:t>Verband Deutscher Maschinen- und Anlagenbau e.V.</w:t>
            </w:r>
          </w:p>
        </w:tc>
      </w:tr>
      <w:tr w:rsidR="009706D4" w:rsidRPr="00CE25AF" w14:paraId="52706394" w14:textId="77777777" w:rsidTr="00610027">
        <w:tc>
          <w:tcPr>
            <w:tcW w:w="1693" w:type="dxa"/>
          </w:tcPr>
          <w:p w14:paraId="0896A513" w14:textId="77777777" w:rsidR="009706D4" w:rsidRPr="002670C6" w:rsidRDefault="009706D4" w:rsidP="009706D4">
            <w:pPr>
              <w:rPr>
                <w:lang w:val="en-US"/>
              </w:rPr>
            </w:pPr>
            <w:r w:rsidRPr="002670C6">
              <w:rPr>
                <w:lang w:val="en-US"/>
              </w:rPr>
              <w:t>W3C</w:t>
            </w:r>
          </w:p>
        </w:tc>
        <w:tc>
          <w:tcPr>
            <w:tcW w:w="6650" w:type="dxa"/>
          </w:tcPr>
          <w:p w14:paraId="1647901D" w14:textId="77777777" w:rsidR="009706D4" w:rsidRPr="002670C6" w:rsidRDefault="009706D4" w:rsidP="009706D4">
            <w:pPr>
              <w:rPr>
                <w:lang w:val="en-US"/>
              </w:rPr>
            </w:pPr>
            <w:r w:rsidRPr="002670C6">
              <w:rPr>
                <w:lang w:val="en-US"/>
              </w:rPr>
              <w:t>World Wide Web Consortium</w:t>
            </w:r>
          </w:p>
        </w:tc>
      </w:tr>
      <w:tr w:rsidR="009706D4" w:rsidRPr="00CE25AF" w14:paraId="01D60424" w14:textId="77777777" w:rsidTr="00610027">
        <w:tc>
          <w:tcPr>
            <w:tcW w:w="1693" w:type="dxa"/>
          </w:tcPr>
          <w:p w14:paraId="3CA903B3" w14:textId="77777777" w:rsidR="009706D4" w:rsidRPr="002670C6" w:rsidRDefault="009706D4" w:rsidP="009706D4">
            <w:pPr>
              <w:rPr>
                <w:lang w:val="en-US"/>
              </w:rPr>
            </w:pPr>
            <w:r w:rsidRPr="002670C6">
              <w:rPr>
                <w:lang w:val="en-US"/>
              </w:rPr>
              <w:t>XML</w:t>
            </w:r>
          </w:p>
        </w:tc>
        <w:tc>
          <w:tcPr>
            <w:tcW w:w="6650" w:type="dxa"/>
          </w:tcPr>
          <w:p w14:paraId="3AFFC930" w14:textId="77777777" w:rsidR="009706D4" w:rsidRPr="002670C6" w:rsidRDefault="009706D4" w:rsidP="009706D4">
            <w:pPr>
              <w:rPr>
                <w:lang w:val="en-US"/>
              </w:rPr>
            </w:pPr>
            <w:proofErr w:type="spellStart"/>
            <w:r w:rsidRPr="002670C6">
              <w:rPr>
                <w:lang w:val="en-US"/>
              </w:rPr>
              <w:t>eXtensible</w:t>
            </w:r>
            <w:proofErr w:type="spellEnd"/>
            <w:r w:rsidRPr="002670C6">
              <w:rPr>
                <w:lang w:val="en-US"/>
              </w:rPr>
              <w:t xml:space="preserve"> Markup Language</w:t>
            </w:r>
          </w:p>
        </w:tc>
      </w:tr>
      <w:tr w:rsidR="009706D4" w:rsidRPr="00AB4A36" w14:paraId="444D5B22" w14:textId="77777777" w:rsidTr="00610027">
        <w:tc>
          <w:tcPr>
            <w:tcW w:w="1693" w:type="dxa"/>
          </w:tcPr>
          <w:p w14:paraId="0A699A6B" w14:textId="77777777" w:rsidR="009706D4" w:rsidRPr="002670C6" w:rsidRDefault="009706D4" w:rsidP="009706D4">
            <w:pPr>
              <w:rPr>
                <w:lang w:val="en-US"/>
              </w:rPr>
            </w:pPr>
            <w:r w:rsidRPr="002670C6">
              <w:rPr>
                <w:lang w:val="en-US"/>
              </w:rPr>
              <w:lastRenderedPageBreak/>
              <w:t>ZIP</w:t>
            </w:r>
          </w:p>
        </w:tc>
        <w:tc>
          <w:tcPr>
            <w:tcW w:w="6650" w:type="dxa"/>
          </w:tcPr>
          <w:p w14:paraId="1055BD57" w14:textId="77777777" w:rsidR="009706D4" w:rsidRPr="00CE25AF" w:rsidRDefault="009706D4" w:rsidP="009706D4">
            <w:pPr>
              <w:rPr>
                <w:lang w:val="en-US"/>
              </w:rPr>
            </w:pPr>
            <w:r w:rsidRPr="00CE25AF">
              <w:rPr>
                <w:lang w:val="en-US"/>
              </w:rPr>
              <w:t>archive file format that supports lossless data compression</w:t>
            </w:r>
          </w:p>
        </w:tc>
      </w:tr>
      <w:tr w:rsidR="009706D4" w:rsidRPr="00CE25AF" w14:paraId="1E9A978E" w14:textId="77777777" w:rsidTr="00610027">
        <w:tc>
          <w:tcPr>
            <w:tcW w:w="1693" w:type="dxa"/>
          </w:tcPr>
          <w:p w14:paraId="66ADFC35" w14:textId="77777777" w:rsidR="009706D4" w:rsidRPr="002670C6" w:rsidRDefault="009706D4" w:rsidP="009706D4">
            <w:pPr>
              <w:rPr>
                <w:lang w:val="en-US"/>
              </w:rPr>
            </w:pPr>
            <w:r w:rsidRPr="002670C6">
              <w:rPr>
                <w:lang w:val="en-US"/>
              </w:rPr>
              <w:t>ZVEI</w:t>
            </w:r>
          </w:p>
        </w:tc>
        <w:tc>
          <w:tcPr>
            <w:tcW w:w="6650" w:type="dxa"/>
          </w:tcPr>
          <w:p w14:paraId="3BB15F1C" w14:textId="77777777" w:rsidR="009706D4" w:rsidRPr="00950C6B" w:rsidRDefault="009706D4" w:rsidP="009706D4">
            <w:r w:rsidRPr="00950C6B">
              <w:t>Zentralverband Elektrotechnik- und Elektronikindustrie e. V.</w:t>
            </w:r>
          </w:p>
        </w:tc>
      </w:tr>
    </w:tbl>
    <w:p w14:paraId="6FBBFF80" w14:textId="58FF0905" w:rsidR="00390B2E" w:rsidRPr="00950C6B" w:rsidRDefault="00390B2E" w:rsidP="00390B2E">
      <w:bookmarkStart w:id="143" w:name="_Toc529028738"/>
      <w:bookmarkStart w:id="144" w:name="_Toc529029351"/>
      <w:bookmarkStart w:id="145" w:name="_Toc529036386"/>
      <w:bookmarkStart w:id="146" w:name="_Toc529037018"/>
      <w:bookmarkStart w:id="147" w:name="_Toc529037650"/>
      <w:bookmarkStart w:id="148" w:name="_Toc529038281"/>
      <w:bookmarkStart w:id="149" w:name="_Toc529028739"/>
      <w:bookmarkStart w:id="150" w:name="_Toc529029352"/>
      <w:bookmarkStart w:id="151" w:name="_Toc529036387"/>
      <w:bookmarkStart w:id="152" w:name="_Toc529037019"/>
      <w:bookmarkStart w:id="153" w:name="_Toc529037651"/>
      <w:bookmarkStart w:id="154" w:name="_Toc529038282"/>
      <w:bookmarkStart w:id="155" w:name="_Toc529028740"/>
      <w:bookmarkStart w:id="156" w:name="_Toc529029353"/>
      <w:bookmarkStart w:id="157" w:name="_Toc529036388"/>
      <w:bookmarkStart w:id="158" w:name="_Toc529037020"/>
      <w:bookmarkStart w:id="159" w:name="_Toc529037652"/>
      <w:bookmarkStart w:id="160" w:name="_Toc529038283"/>
      <w:bookmarkStart w:id="161" w:name="_Toc529028741"/>
      <w:bookmarkStart w:id="162" w:name="_Toc529029354"/>
      <w:bookmarkStart w:id="163" w:name="_Toc529036389"/>
      <w:bookmarkStart w:id="164" w:name="_Toc529037021"/>
      <w:bookmarkStart w:id="165" w:name="_Toc529037653"/>
      <w:bookmarkStart w:id="166" w:name="_Toc529038284"/>
      <w:bookmarkStart w:id="167" w:name="_Toc529028742"/>
      <w:bookmarkStart w:id="168" w:name="_Toc529029355"/>
      <w:bookmarkStart w:id="169" w:name="_Toc529036390"/>
      <w:bookmarkStart w:id="170" w:name="_Toc529037022"/>
      <w:bookmarkStart w:id="171" w:name="_Toc529037654"/>
      <w:bookmarkStart w:id="172" w:name="_Toc529038285"/>
      <w:bookmarkStart w:id="173" w:name="_Toc529028743"/>
      <w:bookmarkStart w:id="174" w:name="_Toc529029356"/>
      <w:bookmarkStart w:id="175" w:name="_Toc529036391"/>
      <w:bookmarkStart w:id="176" w:name="_Toc529037023"/>
      <w:bookmarkStart w:id="177" w:name="_Toc529037655"/>
      <w:bookmarkStart w:id="178" w:name="_Toc529038286"/>
      <w:bookmarkStart w:id="179" w:name="_Toc529028744"/>
      <w:bookmarkStart w:id="180" w:name="_Toc529029357"/>
      <w:bookmarkStart w:id="181" w:name="_Toc529036392"/>
      <w:bookmarkStart w:id="182" w:name="_Toc529037024"/>
      <w:bookmarkStart w:id="183" w:name="_Toc529037656"/>
      <w:bookmarkStart w:id="184" w:name="_Toc529038287"/>
      <w:bookmarkStart w:id="185" w:name="_Toc529028745"/>
      <w:bookmarkStart w:id="186" w:name="_Toc529029358"/>
      <w:bookmarkStart w:id="187" w:name="_Toc529036393"/>
      <w:bookmarkStart w:id="188" w:name="_Toc529037025"/>
      <w:bookmarkStart w:id="189" w:name="_Toc529037657"/>
      <w:bookmarkStart w:id="190" w:name="_Toc529038288"/>
      <w:bookmarkStart w:id="191" w:name="_Toc529028746"/>
      <w:bookmarkStart w:id="192" w:name="_Toc529029359"/>
      <w:bookmarkStart w:id="193" w:name="_Toc529036394"/>
      <w:bookmarkStart w:id="194" w:name="_Toc529037026"/>
      <w:bookmarkStart w:id="195" w:name="_Toc529037658"/>
      <w:bookmarkStart w:id="196" w:name="_Toc529038289"/>
      <w:bookmarkStart w:id="197" w:name="_Toc529028747"/>
      <w:bookmarkStart w:id="198" w:name="_Toc529029360"/>
      <w:bookmarkStart w:id="199" w:name="_Toc529036395"/>
      <w:bookmarkStart w:id="200" w:name="_Toc529037027"/>
      <w:bookmarkStart w:id="201" w:name="_Toc529037659"/>
      <w:bookmarkStart w:id="202" w:name="_Toc529038290"/>
      <w:bookmarkStart w:id="203" w:name="_Toc529028748"/>
      <w:bookmarkStart w:id="204" w:name="_Toc529029361"/>
      <w:bookmarkStart w:id="205" w:name="_Toc529036396"/>
      <w:bookmarkStart w:id="206" w:name="_Toc529037028"/>
      <w:bookmarkStart w:id="207" w:name="_Toc529037660"/>
      <w:bookmarkStart w:id="208" w:name="_Toc529038291"/>
      <w:bookmarkStart w:id="209" w:name="_Toc529028749"/>
      <w:bookmarkStart w:id="210" w:name="_Toc529029362"/>
      <w:bookmarkStart w:id="211" w:name="_Toc529036397"/>
      <w:bookmarkStart w:id="212" w:name="_Toc529037029"/>
      <w:bookmarkStart w:id="213" w:name="_Toc529037661"/>
      <w:bookmarkStart w:id="214" w:name="_Toc529038292"/>
      <w:bookmarkStart w:id="215" w:name="_Toc503968962"/>
      <w:bookmarkStart w:id="216" w:name="_Toc510190080"/>
      <w:bookmarkStart w:id="217" w:name="_Toc511579085"/>
      <w:bookmarkStart w:id="218" w:name="_Ref22387127"/>
      <w:bookmarkStart w:id="219" w:name="_Toc511579013"/>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4B09F908" w14:textId="77777777" w:rsidR="00EE23D0" w:rsidRPr="00950C6B" w:rsidRDefault="00EE23D0" w:rsidP="00390B2E"/>
    <w:p w14:paraId="0DC4EB4D" w14:textId="173EB192" w:rsidR="003461F5" w:rsidRPr="00E5511A" w:rsidRDefault="003461F5" w:rsidP="00DA1A43">
      <w:pPr>
        <w:pStyle w:val="Heading2"/>
        <w:rPr>
          <w:lang w:val="en-US"/>
        </w:rPr>
      </w:pPr>
      <w:bookmarkStart w:id="220" w:name="_Toc54815872"/>
      <w:bookmarkStart w:id="221" w:name="_Toc125227882"/>
      <w:bookmarkStart w:id="222" w:name="_Toc125537669"/>
      <w:r w:rsidRPr="00E5511A">
        <w:rPr>
          <w:lang w:val="en-US"/>
        </w:rPr>
        <w:lastRenderedPageBreak/>
        <w:t>Abbreviations of Metamodel</w:t>
      </w:r>
      <w:bookmarkEnd w:id="220"/>
      <w:bookmarkEnd w:id="221"/>
      <w:bookmarkEnd w:id="222"/>
    </w:p>
    <w:p w14:paraId="4A13D823" w14:textId="18510033" w:rsidR="00390B2E" w:rsidRPr="00CE25AF" w:rsidRDefault="00390B2E" w:rsidP="00390B2E">
      <w:pPr>
        <w:rPr>
          <w:lang w:val="en-US"/>
        </w:rPr>
      </w:pPr>
      <w:r w:rsidRPr="00CE25AF">
        <w:rPr>
          <w:lang w:val="en-US"/>
        </w:rPr>
        <w:t xml:space="preserve">The following abbreviations are not used in the document but may </w:t>
      </w:r>
      <w:r w:rsidR="002C5B84" w:rsidRPr="00CE25AF">
        <w:rPr>
          <w:lang w:val="en-US"/>
        </w:rPr>
        <w:t xml:space="preserve">be </w:t>
      </w:r>
      <w:r w:rsidRPr="00CE25AF">
        <w:rPr>
          <w:lang w:val="en-US"/>
        </w:rPr>
        <w:t>used as abbreviations for the elements in the metamodel defined in this document.</w:t>
      </w:r>
    </w:p>
    <w:tbl>
      <w:tblPr>
        <w:tblStyle w:val="PI40Table"/>
        <w:tblpPr w:leftFromText="141" w:rightFromText="141" w:vertAnchor="text" w:tblpY="1"/>
        <w:tblOverlap w:val="never"/>
        <w:tblW w:w="0" w:type="auto"/>
        <w:tblLook w:val="0220" w:firstRow="1" w:lastRow="0" w:firstColumn="0" w:lastColumn="0" w:noHBand="1" w:noVBand="0"/>
      </w:tblPr>
      <w:tblGrid>
        <w:gridCol w:w="1317"/>
        <w:gridCol w:w="2688"/>
      </w:tblGrid>
      <w:tr w:rsidR="00390B2E" w:rsidRPr="00CE25AF" w14:paraId="321F8832" w14:textId="77777777" w:rsidTr="00DA1A43">
        <w:trPr>
          <w:cnfStyle w:val="100000000000" w:firstRow="1" w:lastRow="0" w:firstColumn="0" w:lastColumn="0" w:oddVBand="0" w:evenVBand="0" w:oddHBand="0" w:evenHBand="0" w:firstRowFirstColumn="0" w:firstRowLastColumn="0" w:lastRowFirstColumn="0" w:lastRowLastColumn="0"/>
          <w:tblHeader/>
        </w:trPr>
        <w:tc>
          <w:tcPr>
            <w:tcW w:w="1317" w:type="dxa"/>
          </w:tcPr>
          <w:p w14:paraId="1D2CC4D0" w14:textId="77777777" w:rsidR="00390B2E" w:rsidRPr="002670C6" w:rsidRDefault="00390B2E">
            <w:pPr>
              <w:rPr>
                <w:lang w:val="en-US"/>
              </w:rPr>
            </w:pPr>
            <w:r w:rsidRPr="002670C6">
              <w:rPr>
                <w:lang w:val="en-US"/>
              </w:rPr>
              <w:t>Abbreviation</w:t>
            </w:r>
          </w:p>
        </w:tc>
        <w:tc>
          <w:tcPr>
            <w:tcW w:w="2688" w:type="dxa"/>
          </w:tcPr>
          <w:p w14:paraId="59872EE9" w14:textId="77777777" w:rsidR="00390B2E" w:rsidRPr="002670C6" w:rsidRDefault="00390B2E">
            <w:pPr>
              <w:rPr>
                <w:lang w:val="en-US"/>
              </w:rPr>
            </w:pPr>
            <w:r w:rsidRPr="002670C6">
              <w:rPr>
                <w:lang w:val="en-US"/>
              </w:rPr>
              <w:t>Description</w:t>
            </w:r>
          </w:p>
        </w:tc>
      </w:tr>
      <w:tr w:rsidR="00390B2E" w:rsidRPr="00CE25AF" w14:paraId="083CD522" w14:textId="77777777" w:rsidTr="00DA1A43">
        <w:tc>
          <w:tcPr>
            <w:tcW w:w="1317" w:type="dxa"/>
          </w:tcPr>
          <w:p w14:paraId="7EB8C10C" w14:textId="07469899" w:rsidR="00390B2E" w:rsidRPr="002670C6" w:rsidRDefault="00D23AF8">
            <w:pPr>
              <w:rPr>
                <w:lang w:val="en-US"/>
              </w:rPr>
            </w:pPr>
            <w:r w:rsidRPr="002670C6">
              <w:rPr>
                <w:lang w:val="en-US"/>
              </w:rPr>
              <w:t>AAS</w:t>
            </w:r>
          </w:p>
        </w:tc>
        <w:tc>
          <w:tcPr>
            <w:tcW w:w="2688" w:type="dxa"/>
          </w:tcPr>
          <w:p w14:paraId="10D2F63A" w14:textId="02DCF041" w:rsidR="00390B2E" w:rsidRPr="002670C6" w:rsidRDefault="00D23AF8">
            <w:pPr>
              <w:rPr>
                <w:lang w:val="en-US"/>
              </w:rPr>
            </w:pPr>
            <w:r w:rsidRPr="002670C6">
              <w:rPr>
                <w:lang w:val="en-US"/>
              </w:rPr>
              <w:t>Asset Administration Shell</w:t>
            </w:r>
          </w:p>
        </w:tc>
      </w:tr>
      <w:tr w:rsidR="00390B2E" w:rsidRPr="00CE25AF" w14:paraId="687BFD53" w14:textId="77777777" w:rsidTr="00DA1A43">
        <w:tc>
          <w:tcPr>
            <w:tcW w:w="1317" w:type="dxa"/>
          </w:tcPr>
          <w:p w14:paraId="32C19628" w14:textId="498F0142" w:rsidR="00390B2E" w:rsidRPr="002670C6" w:rsidRDefault="00390B2E">
            <w:pPr>
              <w:rPr>
                <w:lang w:val="en-US"/>
              </w:rPr>
            </w:pPr>
            <w:r w:rsidRPr="002670C6">
              <w:rPr>
                <w:lang w:val="en-US"/>
              </w:rPr>
              <w:t>Cap</w:t>
            </w:r>
          </w:p>
        </w:tc>
        <w:tc>
          <w:tcPr>
            <w:tcW w:w="2688" w:type="dxa"/>
          </w:tcPr>
          <w:p w14:paraId="47AA39E6" w14:textId="42F14B7B" w:rsidR="00390B2E" w:rsidRPr="002670C6" w:rsidRDefault="00390B2E">
            <w:pPr>
              <w:rPr>
                <w:lang w:val="en-US"/>
              </w:rPr>
            </w:pPr>
            <w:r w:rsidRPr="002670C6">
              <w:rPr>
                <w:lang w:val="en-US"/>
              </w:rPr>
              <w:t>Capability</w:t>
            </w:r>
          </w:p>
        </w:tc>
      </w:tr>
      <w:tr w:rsidR="00D23AF8" w:rsidRPr="00CE25AF" w14:paraId="357BA95A" w14:textId="77777777" w:rsidTr="00DA1A43">
        <w:tc>
          <w:tcPr>
            <w:tcW w:w="1317" w:type="dxa"/>
          </w:tcPr>
          <w:p w14:paraId="374AEAF8" w14:textId="37B25921" w:rsidR="00D23AF8" w:rsidRPr="002670C6" w:rsidRDefault="00D23AF8">
            <w:pPr>
              <w:rPr>
                <w:lang w:val="en-US"/>
              </w:rPr>
            </w:pPr>
            <w:r w:rsidRPr="002670C6">
              <w:rPr>
                <w:lang w:val="en-US"/>
              </w:rPr>
              <w:t>CD</w:t>
            </w:r>
          </w:p>
        </w:tc>
        <w:tc>
          <w:tcPr>
            <w:tcW w:w="2688" w:type="dxa"/>
          </w:tcPr>
          <w:p w14:paraId="5024F945" w14:textId="7FFD7BF0" w:rsidR="00D23AF8" w:rsidRPr="002670C6" w:rsidRDefault="00D23AF8">
            <w:pPr>
              <w:rPr>
                <w:lang w:val="en-US"/>
              </w:rPr>
            </w:pPr>
            <w:r w:rsidRPr="002670C6">
              <w:rPr>
                <w:lang w:val="en-US"/>
              </w:rPr>
              <w:t>Concept Description</w:t>
            </w:r>
          </w:p>
        </w:tc>
      </w:tr>
      <w:tr w:rsidR="00F358EA" w:rsidRPr="00CE25AF" w14:paraId="0C382EE3" w14:textId="77777777" w:rsidTr="00DA1A43">
        <w:tc>
          <w:tcPr>
            <w:tcW w:w="1317" w:type="dxa"/>
          </w:tcPr>
          <w:p w14:paraId="439660F5" w14:textId="67E41C57" w:rsidR="00F358EA" w:rsidRPr="002670C6" w:rsidRDefault="00F358EA">
            <w:pPr>
              <w:rPr>
                <w:lang w:val="en-US"/>
              </w:rPr>
            </w:pPr>
            <w:r w:rsidRPr="002670C6">
              <w:rPr>
                <w:lang w:val="en-US"/>
              </w:rPr>
              <w:t>DE</w:t>
            </w:r>
          </w:p>
        </w:tc>
        <w:tc>
          <w:tcPr>
            <w:tcW w:w="2688" w:type="dxa"/>
          </w:tcPr>
          <w:p w14:paraId="7B12684C" w14:textId="32D1F0B6" w:rsidR="00F358EA" w:rsidRPr="002670C6" w:rsidRDefault="00F358EA">
            <w:pPr>
              <w:rPr>
                <w:lang w:val="en-US"/>
              </w:rPr>
            </w:pPr>
            <w:proofErr w:type="spellStart"/>
            <w:r w:rsidRPr="002670C6">
              <w:rPr>
                <w:lang w:val="en-US"/>
              </w:rPr>
              <w:t>DataElement</w:t>
            </w:r>
            <w:proofErr w:type="spellEnd"/>
          </w:p>
        </w:tc>
      </w:tr>
      <w:tr w:rsidR="00F358EA" w:rsidRPr="00CE25AF" w14:paraId="2E35413F" w14:textId="77777777" w:rsidTr="00DA1A43">
        <w:tc>
          <w:tcPr>
            <w:tcW w:w="1317" w:type="dxa"/>
          </w:tcPr>
          <w:p w14:paraId="054D2454" w14:textId="24706C21" w:rsidR="00F358EA" w:rsidRPr="002670C6" w:rsidRDefault="00F358EA">
            <w:pPr>
              <w:rPr>
                <w:lang w:val="en-US"/>
              </w:rPr>
            </w:pPr>
            <w:r w:rsidRPr="002670C6">
              <w:rPr>
                <w:lang w:val="en-US"/>
              </w:rPr>
              <w:t>DST</w:t>
            </w:r>
          </w:p>
        </w:tc>
        <w:tc>
          <w:tcPr>
            <w:tcW w:w="2688" w:type="dxa"/>
          </w:tcPr>
          <w:p w14:paraId="7B77639C" w14:textId="76816423" w:rsidR="00F358EA" w:rsidRPr="002670C6" w:rsidRDefault="00F358EA">
            <w:pPr>
              <w:rPr>
                <w:lang w:val="en-US"/>
              </w:rPr>
            </w:pPr>
            <w:proofErr w:type="spellStart"/>
            <w:r w:rsidRPr="002670C6">
              <w:rPr>
                <w:lang w:val="en-US"/>
              </w:rPr>
              <w:t>DataSpecifica</w:t>
            </w:r>
            <w:r w:rsidR="002C5B84" w:rsidRPr="002670C6">
              <w:rPr>
                <w:lang w:val="en-US"/>
              </w:rPr>
              <w:t>t</w:t>
            </w:r>
            <w:r w:rsidRPr="002670C6">
              <w:rPr>
                <w:lang w:val="en-US"/>
              </w:rPr>
              <w:t>ion</w:t>
            </w:r>
            <w:proofErr w:type="spellEnd"/>
            <w:r w:rsidRPr="002670C6">
              <w:rPr>
                <w:lang w:val="en-US"/>
              </w:rPr>
              <w:t xml:space="preserve"> Template</w:t>
            </w:r>
          </w:p>
        </w:tc>
      </w:tr>
      <w:tr w:rsidR="00645FDE" w:rsidRPr="00CE25AF" w14:paraId="7FA8DB77" w14:textId="77777777" w:rsidTr="00DA1A43">
        <w:tc>
          <w:tcPr>
            <w:tcW w:w="1317" w:type="dxa"/>
          </w:tcPr>
          <w:p w14:paraId="66838CA0" w14:textId="39F5BF81" w:rsidR="00645FDE" w:rsidRPr="002670C6" w:rsidRDefault="00645FDE">
            <w:pPr>
              <w:rPr>
                <w:lang w:val="en-US"/>
              </w:rPr>
            </w:pPr>
            <w:proofErr w:type="spellStart"/>
            <w:r w:rsidRPr="002670C6">
              <w:rPr>
                <w:lang w:val="en-US"/>
              </w:rPr>
              <w:t>InOut</w:t>
            </w:r>
            <w:proofErr w:type="spellEnd"/>
          </w:p>
        </w:tc>
        <w:tc>
          <w:tcPr>
            <w:tcW w:w="2688" w:type="dxa"/>
          </w:tcPr>
          <w:p w14:paraId="5FB6B775" w14:textId="5C0B0AA2" w:rsidR="00645FDE" w:rsidRPr="002670C6" w:rsidRDefault="00645FDE">
            <w:pPr>
              <w:rPr>
                <w:lang w:val="en-US"/>
              </w:rPr>
            </w:pPr>
            <w:proofErr w:type="spellStart"/>
            <w:r w:rsidRPr="002670C6">
              <w:rPr>
                <w:lang w:val="en-US"/>
              </w:rPr>
              <w:t>inoutputVariable</w:t>
            </w:r>
            <w:proofErr w:type="spellEnd"/>
          </w:p>
        </w:tc>
      </w:tr>
      <w:tr w:rsidR="00645FDE" w:rsidRPr="00CE25AF" w14:paraId="22034534" w14:textId="77777777" w:rsidTr="00DA1A43">
        <w:tc>
          <w:tcPr>
            <w:tcW w:w="1317" w:type="dxa"/>
          </w:tcPr>
          <w:p w14:paraId="195F9533" w14:textId="10BFBD6A" w:rsidR="00645FDE" w:rsidRPr="002670C6" w:rsidRDefault="00645FDE">
            <w:pPr>
              <w:rPr>
                <w:lang w:val="en-US"/>
              </w:rPr>
            </w:pPr>
            <w:r w:rsidRPr="002670C6">
              <w:rPr>
                <w:lang w:val="en-US"/>
              </w:rPr>
              <w:t>In</w:t>
            </w:r>
          </w:p>
        </w:tc>
        <w:tc>
          <w:tcPr>
            <w:tcW w:w="2688" w:type="dxa"/>
          </w:tcPr>
          <w:p w14:paraId="02EB9016" w14:textId="6E390437" w:rsidR="00645FDE" w:rsidRPr="002670C6" w:rsidRDefault="00645FDE">
            <w:pPr>
              <w:rPr>
                <w:lang w:val="en-US"/>
              </w:rPr>
            </w:pPr>
            <w:proofErr w:type="spellStart"/>
            <w:r w:rsidRPr="002670C6">
              <w:rPr>
                <w:lang w:val="en-US"/>
              </w:rPr>
              <w:t>inputVariable</w:t>
            </w:r>
            <w:proofErr w:type="spellEnd"/>
          </w:p>
        </w:tc>
      </w:tr>
      <w:tr w:rsidR="00D23AF8" w:rsidRPr="00CE25AF" w14:paraId="4EBEF064" w14:textId="77777777" w:rsidTr="00DA1A43">
        <w:tc>
          <w:tcPr>
            <w:tcW w:w="1317" w:type="dxa"/>
          </w:tcPr>
          <w:p w14:paraId="445119C0" w14:textId="1D625EAF" w:rsidR="00D23AF8" w:rsidRPr="002670C6" w:rsidRDefault="00D23AF8">
            <w:pPr>
              <w:rPr>
                <w:lang w:val="en-US"/>
              </w:rPr>
            </w:pPr>
            <w:r w:rsidRPr="002670C6">
              <w:rPr>
                <w:lang w:val="en-US"/>
              </w:rPr>
              <w:t>Prop</w:t>
            </w:r>
          </w:p>
        </w:tc>
        <w:tc>
          <w:tcPr>
            <w:tcW w:w="2688" w:type="dxa"/>
          </w:tcPr>
          <w:p w14:paraId="7655A59A" w14:textId="61D72B66" w:rsidR="00D23AF8" w:rsidRPr="002670C6" w:rsidRDefault="00D23AF8">
            <w:pPr>
              <w:rPr>
                <w:lang w:val="en-US"/>
              </w:rPr>
            </w:pPr>
            <w:r w:rsidRPr="002670C6">
              <w:rPr>
                <w:lang w:val="en-US"/>
              </w:rPr>
              <w:t>Property</w:t>
            </w:r>
          </w:p>
        </w:tc>
      </w:tr>
      <w:tr w:rsidR="00D23AF8" w:rsidRPr="00CE25AF" w14:paraId="07E9A929" w14:textId="77777777" w:rsidTr="00DA1A43">
        <w:tc>
          <w:tcPr>
            <w:tcW w:w="1317" w:type="dxa"/>
          </w:tcPr>
          <w:p w14:paraId="3FA2A502" w14:textId="6C50ECA5" w:rsidR="00D23AF8" w:rsidRPr="002670C6" w:rsidRDefault="00F358EA">
            <w:pPr>
              <w:rPr>
                <w:lang w:val="en-US"/>
              </w:rPr>
            </w:pPr>
            <w:r w:rsidRPr="002670C6">
              <w:rPr>
                <w:lang w:val="en-US"/>
              </w:rPr>
              <w:t>MLP</w:t>
            </w:r>
          </w:p>
        </w:tc>
        <w:tc>
          <w:tcPr>
            <w:tcW w:w="2688" w:type="dxa"/>
          </w:tcPr>
          <w:p w14:paraId="5DA11684" w14:textId="0F129699" w:rsidR="00D23AF8" w:rsidRPr="002670C6" w:rsidRDefault="00D23AF8">
            <w:pPr>
              <w:rPr>
                <w:lang w:val="en-US"/>
              </w:rPr>
            </w:pPr>
            <w:proofErr w:type="spellStart"/>
            <w:r w:rsidRPr="002670C6">
              <w:rPr>
                <w:lang w:val="en-US"/>
              </w:rPr>
              <w:t>MultiLanguageProperty</w:t>
            </w:r>
            <w:proofErr w:type="spellEnd"/>
          </w:p>
        </w:tc>
      </w:tr>
      <w:tr w:rsidR="00D23AF8" w:rsidRPr="00CE25AF" w14:paraId="27915D73" w14:textId="77777777" w:rsidTr="00DA1A43">
        <w:tc>
          <w:tcPr>
            <w:tcW w:w="1317" w:type="dxa"/>
          </w:tcPr>
          <w:p w14:paraId="42E6A33E" w14:textId="0EBABFD3" w:rsidR="00D23AF8" w:rsidRPr="002670C6" w:rsidRDefault="00D23AF8">
            <w:pPr>
              <w:rPr>
                <w:lang w:val="en-US"/>
              </w:rPr>
            </w:pPr>
            <w:r w:rsidRPr="002670C6">
              <w:rPr>
                <w:lang w:val="en-US"/>
              </w:rPr>
              <w:t>Range</w:t>
            </w:r>
          </w:p>
        </w:tc>
        <w:tc>
          <w:tcPr>
            <w:tcW w:w="2688" w:type="dxa"/>
          </w:tcPr>
          <w:p w14:paraId="25116661" w14:textId="2D5DBA3A" w:rsidR="00D23AF8" w:rsidRPr="002670C6" w:rsidRDefault="00D23AF8">
            <w:pPr>
              <w:rPr>
                <w:lang w:val="en-US"/>
              </w:rPr>
            </w:pPr>
            <w:r w:rsidRPr="002670C6">
              <w:rPr>
                <w:lang w:val="en-US"/>
              </w:rPr>
              <w:t>Range</w:t>
            </w:r>
          </w:p>
        </w:tc>
      </w:tr>
      <w:tr w:rsidR="00D23AF8" w:rsidRPr="00CE25AF" w14:paraId="00D49CB0" w14:textId="77777777" w:rsidTr="00DA1A43">
        <w:tc>
          <w:tcPr>
            <w:tcW w:w="1317" w:type="dxa"/>
          </w:tcPr>
          <w:p w14:paraId="27E7B30A" w14:textId="68A47369" w:rsidR="00D23AF8" w:rsidRPr="002670C6" w:rsidRDefault="00D23AF8">
            <w:pPr>
              <w:rPr>
                <w:lang w:val="en-US"/>
              </w:rPr>
            </w:pPr>
            <w:r w:rsidRPr="002670C6">
              <w:rPr>
                <w:lang w:val="en-US"/>
              </w:rPr>
              <w:t>Ent</w:t>
            </w:r>
          </w:p>
        </w:tc>
        <w:tc>
          <w:tcPr>
            <w:tcW w:w="2688" w:type="dxa"/>
          </w:tcPr>
          <w:p w14:paraId="7ECC5B39" w14:textId="35D5C739" w:rsidR="00D23AF8" w:rsidRPr="002670C6" w:rsidRDefault="00D23AF8">
            <w:pPr>
              <w:rPr>
                <w:lang w:val="en-US"/>
              </w:rPr>
            </w:pPr>
            <w:r w:rsidRPr="002670C6">
              <w:rPr>
                <w:lang w:val="en-US"/>
              </w:rPr>
              <w:t>Entity</w:t>
            </w:r>
          </w:p>
        </w:tc>
      </w:tr>
      <w:tr w:rsidR="00D23AF8" w:rsidRPr="00CE25AF" w14:paraId="3055AF36" w14:textId="77777777" w:rsidTr="00DA1A43">
        <w:tc>
          <w:tcPr>
            <w:tcW w:w="1317" w:type="dxa"/>
          </w:tcPr>
          <w:p w14:paraId="34BFA3C1" w14:textId="4376FBE0" w:rsidR="00D23AF8" w:rsidRPr="002670C6" w:rsidRDefault="00D23AF8">
            <w:pPr>
              <w:rPr>
                <w:lang w:val="en-US"/>
              </w:rPr>
            </w:pPr>
            <w:proofErr w:type="spellStart"/>
            <w:r w:rsidRPr="002670C6">
              <w:rPr>
                <w:lang w:val="en-US"/>
              </w:rPr>
              <w:t>Evt</w:t>
            </w:r>
            <w:proofErr w:type="spellEnd"/>
          </w:p>
        </w:tc>
        <w:tc>
          <w:tcPr>
            <w:tcW w:w="2688" w:type="dxa"/>
          </w:tcPr>
          <w:p w14:paraId="36FA0319" w14:textId="70E030B2" w:rsidR="00D23AF8" w:rsidRPr="002670C6" w:rsidRDefault="00D23AF8">
            <w:pPr>
              <w:rPr>
                <w:lang w:val="en-US"/>
              </w:rPr>
            </w:pPr>
            <w:r w:rsidRPr="002670C6">
              <w:rPr>
                <w:lang w:val="en-US"/>
              </w:rPr>
              <w:t>Event</w:t>
            </w:r>
          </w:p>
        </w:tc>
      </w:tr>
      <w:tr w:rsidR="00D23AF8" w:rsidRPr="00CE25AF" w14:paraId="54FF1015" w14:textId="77777777" w:rsidTr="00DA1A43">
        <w:tc>
          <w:tcPr>
            <w:tcW w:w="1317" w:type="dxa"/>
          </w:tcPr>
          <w:p w14:paraId="24FBDB1C" w14:textId="5818E33F" w:rsidR="00D23AF8" w:rsidRPr="002670C6" w:rsidRDefault="00D23AF8">
            <w:pPr>
              <w:rPr>
                <w:lang w:val="en-US"/>
              </w:rPr>
            </w:pPr>
            <w:r w:rsidRPr="002670C6">
              <w:rPr>
                <w:lang w:val="en-US"/>
              </w:rPr>
              <w:t>File</w:t>
            </w:r>
          </w:p>
        </w:tc>
        <w:tc>
          <w:tcPr>
            <w:tcW w:w="2688" w:type="dxa"/>
          </w:tcPr>
          <w:p w14:paraId="6D118A99" w14:textId="4DD2DE1F" w:rsidR="00D23AF8" w:rsidRPr="002670C6" w:rsidRDefault="00D23AF8">
            <w:pPr>
              <w:rPr>
                <w:lang w:val="en-US"/>
              </w:rPr>
            </w:pPr>
            <w:r w:rsidRPr="002670C6">
              <w:rPr>
                <w:lang w:val="en-US"/>
              </w:rPr>
              <w:t>File</w:t>
            </w:r>
          </w:p>
        </w:tc>
      </w:tr>
      <w:tr w:rsidR="00D23AF8" w:rsidRPr="00CE25AF" w14:paraId="4591D39D" w14:textId="77777777" w:rsidTr="00DA1A43">
        <w:trPr>
          <w:trHeight w:val="438"/>
        </w:trPr>
        <w:tc>
          <w:tcPr>
            <w:tcW w:w="1317" w:type="dxa"/>
          </w:tcPr>
          <w:p w14:paraId="48ED1115" w14:textId="066FF7D8" w:rsidR="00D23AF8" w:rsidRPr="002670C6" w:rsidRDefault="00D23AF8">
            <w:pPr>
              <w:rPr>
                <w:lang w:val="en-US"/>
              </w:rPr>
            </w:pPr>
            <w:r w:rsidRPr="002670C6">
              <w:rPr>
                <w:lang w:val="en-US"/>
              </w:rPr>
              <w:t>Blob</w:t>
            </w:r>
          </w:p>
        </w:tc>
        <w:tc>
          <w:tcPr>
            <w:tcW w:w="2688" w:type="dxa"/>
          </w:tcPr>
          <w:p w14:paraId="49B52679" w14:textId="1083C9BA" w:rsidR="00D23AF8" w:rsidRPr="002670C6" w:rsidRDefault="00D23AF8">
            <w:pPr>
              <w:rPr>
                <w:lang w:val="en-US"/>
              </w:rPr>
            </w:pPr>
            <w:r w:rsidRPr="002670C6">
              <w:rPr>
                <w:lang w:val="en-US"/>
              </w:rPr>
              <w:t>Blob</w:t>
            </w:r>
          </w:p>
        </w:tc>
      </w:tr>
      <w:tr w:rsidR="00D23AF8" w:rsidRPr="00CE25AF" w14:paraId="027A879B" w14:textId="77777777" w:rsidTr="00DA1A43">
        <w:tc>
          <w:tcPr>
            <w:tcW w:w="1317" w:type="dxa"/>
          </w:tcPr>
          <w:p w14:paraId="7D5FAB00" w14:textId="2D3BB7E3" w:rsidR="00D23AF8" w:rsidRPr="002670C6" w:rsidRDefault="00D23AF8">
            <w:pPr>
              <w:rPr>
                <w:lang w:val="en-US"/>
              </w:rPr>
            </w:pPr>
            <w:proofErr w:type="spellStart"/>
            <w:r w:rsidRPr="002670C6">
              <w:rPr>
                <w:lang w:val="en-US"/>
              </w:rPr>
              <w:t>Opr</w:t>
            </w:r>
            <w:proofErr w:type="spellEnd"/>
          </w:p>
        </w:tc>
        <w:tc>
          <w:tcPr>
            <w:tcW w:w="2688" w:type="dxa"/>
          </w:tcPr>
          <w:p w14:paraId="5A301AA1" w14:textId="14ED3C75" w:rsidR="00D23AF8" w:rsidRPr="002670C6" w:rsidRDefault="00D23AF8">
            <w:pPr>
              <w:rPr>
                <w:lang w:val="en-US"/>
              </w:rPr>
            </w:pPr>
            <w:r w:rsidRPr="002670C6">
              <w:rPr>
                <w:lang w:val="en-US"/>
              </w:rPr>
              <w:t>Operation</w:t>
            </w:r>
          </w:p>
        </w:tc>
      </w:tr>
      <w:tr w:rsidR="00645FDE" w:rsidRPr="00CE25AF" w14:paraId="32E0A0B7" w14:textId="77777777" w:rsidTr="00DA1A43">
        <w:tc>
          <w:tcPr>
            <w:tcW w:w="1317" w:type="dxa"/>
          </w:tcPr>
          <w:p w14:paraId="30AA7EBE" w14:textId="0EDDB5FA" w:rsidR="00645FDE" w:rsidRPr="002670C6" w:rsidRDefault="00645FDE">
            <w:pPr>
              <w:rPr>
                <w:lang w:val="en-US"/>
              </w:rPr>
            </w:pPr>
            <w:r w:rsidRPr="002670C6">
              <w:rPr>
                <w:lang w:val="en-US"/>
              </w:rPr>
              <w:t>Out</w:t>
            </w:r>
          </w:p>
        </w:tc>
        <w:tc>
          <w:tcPr>
            <w:tcW w:w="2688" w:type="dxa"/>
          </w:tcPr>
          <w:p w14:paraId="17CD1D10" w14:textId="4EBAD343" w:rsidR="00645FDE" w:rsidRPr="002670C6" w:rsidRDefault="00645FDE">
            <w:pPr>
              <w:rPr>
                <w:lang w:val="en-US"/>
              </w:rPr>
            </w:pPr>
            <w:proofErr w:type="spellStart"/>
            <w:r w:rsidRPr="002670C6">
              <w:rPr>
                <w:lang w:val="en-US"/>
              </w:rPr>
              <w:t>outputVariable</w:t>
            </w:r>
            <w:proofErr w:type="spellEnd"/>
          </w:p>
        </w:tc>
      </w:tr>
      <w:tr w:rsidR="00E96B46" w:rsidRPr="00CE25AF" w14:paraId="21D16232" w14:textId="77777777" w:rsidTr="00DA1A43">
        <w:tc>
          <w:tcPr>
            <w:tcW w:w="1317" w:type="dxa"/>
          </w:tcPr>
          <w:p w14:paraId="340BA5A6" w14:textId="191FA497" w:rsidR="00E96B46" w:rsidRPr="002670C6" w:rsidRDefault="00E96B46">
            <w:pPr>
              <w:rPr>
                <w:lang w:val="en-US"/>
              </w:rPr>
            </w:pPr>
            <w:proofErr w:type="spellStart"/>
            <w:r w:rsidRPr="002670C6">
              <w:rPr>
                <w:lang w:val="en-US"/>
              </w:rPr>
              <w:t>Qfr</w:t>
            </w:r>
            <w:proofErr w:type="spellEnd"/>
          </w:p>
        </w:tc>
        <w:tc>
          <w:tcPr>
            <w:tcW w:w="2688" w:type="dxa"/>
          </w:tcPr>
          <w:p w14:paraId="3DDEA79F" w14:textId="24C3A676" w:rsidR="00E96B46" w:rsidRPr="002670C6" w:rsidRDefault="00E96B46">
            <w:pPr>
              <w:rPr>
                <w:lang w:val="en-US"/>
              </w:rPr>
            </w:pPr>
            <w:r w:rsidRPr="002670C6">
              <w:rPr>
                <w:lang w:val="en-US"/>
              </w:rPr>
              <w:t>Qualifier</w:t>
            </w:r>
          </w:p>
        </w:tc>
      </w:tr>
      <w:tr w:rsidR="00D23AF8" w:rsidRPr="00CE25AF" w14:paraId="07312C12" w14:textId="77777777" w:rsidTr="00DA1A43">
        <w:tc>
          <w:tcPr>
            <w:tcW w:w="1317" w:type="dxa"/>
          </w:tcPr>
          <w:p w14:paraId="5681D39B" w14:textId="0474653E" w:rsidR="00D23AF8" w:rsidRPr="002670C6" w:rsidRDefault="00D23AF8">
            <w:pPr>
              <w:rPr>
                <w:lang w:val="en-US"/>
              </w:rPr>
            </w:pPr>
            <w:r w:rsidRPr="002670C6">
              <w:rPr>
                <w:lang w:val="en-US"/>
              </w:rPr>
              <w:t>Ref</w:t>
            </w:r>
          </w:p>
        </w:tc>
        <w:tc>
          <w:tcPr>
            <w:tcW w:w="2688" w:type="dxa"/>
          </w:tcPr>
          <w:p w14:paraId="4D9FD167" w14:textId="005C9F91" w:rsidR="00D23AF8" w:rsidRPr="002670C6" w:rsidRDefault="00D23AF8">
            <w:pPr>
              <w:rPr>
                <w:lang w:val="en-US"/>
              </w:rPr>
            </w:pPr>
            <w:proofErr w:type="spellStart"/>
            <w:r w:rsidRPr="002670C6">
              <w:rPr>
                <w:lang w:val="en-US"/>
              </w:rPr>
              <w:t>ReferenceElement</w:t>
            </w:r>
            <w:proofErr w:type="spellEnd"/>
          </w:p>
        </w:tc>
      </w:tr>
      <w:tr w:rsidR="00D23AF8" w:rsidRPr="00CE25AF" w14:paraId="1679F62E" w14:textId="77777777" w:rsidTr="00DA1A43">
        <w:tc>
          <w:tcPr>
            <w:tcW w:w="1317" w:type="dxa"/>
          </w:tcPr>
          <w:p w14:paraId="564C2B4A" w14:textId="5FE5F68F" w:rsidR="00D23AF8" w:rsidRPr="002670C6" w:rsidRDefault="00D23AF8">
            <w:pPr>
              <w:rPr>
                <w:lang w:val="en-US"/>
              </w:rPr>
            </w:pPr>
            <w:r w:rsidRPr="002670C6">
              <w:rPr>
                <w:lang w:val="en-US"/>
              </w:rPr>
              <w:t>Rel</w:t>
            </w:r>
          </w:p>
        </w:tc>
        <w:tc>
          <w:tcPr>
            <w:tcW w:w="2688" w:type="dxa"/>
          </w:tcPr>
          <w:p w14:paraId="4325A6BA" w14:textId="1430C077" w:rsidR="00D23AF8" w:rsidRPr="002670C6" w:rsidRDefault="00D23AF8">
            <w:pPr>
              <w:rPr>
                <w:lang w:val="en-US"/>
              </w:rPr>
            </w:pPr>
            <w:proofErr w:type="spellStart"/>
            <w:r w:rsidRPr="002670C6">
              <w:rPr>
                <w:lang w:val="en-US"/>
              </w:rPr>
              <w:t>RelationshipElement</w:t>
            </w:r>
            <w:proofErr w:type="spellEnd"/>
          </w:p>
        </w:tc>
      </w:tr>
      <w:tr w:rsidR="00F358EA" w:rsidRPr="00CE25AF" w14:paraId="29597148" w14:textId="77777777" w:rsidTr="00DA1A43">
        <w:tc>
          <w:tcPr>
            <w:tcW w:w="1317" w:type="dxa"/>
          </w:tcPr>
          <w:p w14:paraId="3E9A3244" w14:textId="6A8BF9EE" w:rsidR="00F358EA" w:rsidRPr="002670C6" w:rsidRDefault="00F358EA">
            <w:pPr>
              <w:rPr>
                <w:lang w:val="en-US"/>
              </w:rPr>
            </w:pPr>
            <w:proofErr w:type="spellStart"/>
            <w:r w:rsidRPr="002670C6">
              <w:rPr>
                <w:lang w:val="en-US"/>
              </w:rPr>
              <w:t>RelA</w:t>
            </w:r>
            <w:proofErr w:type="spellEnd"/>
          </w:p>
        </w:tc>
        <w:tc>
          <w:tcPr>
            <w:tcW w:w="2688" w:type="dxa"/>
          </w:tcPr>
          <w:p w14:paraId="3C87306C" w14:textId="2958A705" w:rsidR="00F358EA" w:rsidRPr="002670C6" w:rsidRDefault="00F358EA">
            <w:pPr>
              <w:rPr>
                <w:lang w:val="en-US"/>
              </w:rPr>
            </w:pPr>
            <w:proofErr w:type="spellStart"/>
            <w:r w:rsidRPr="002670C6">
              <w:rPr>
                <w:lang w:val="en-US"/>
              </w:rPr>
              <w:t>AnnotatedRelationshipElement</w:t>
            </w:r>
            <w:proofErr w:type="spellEnd"/>
          </w:p>
        </w:tc>
      </w:tr>
      <w:tr w:rsidR="00D23AF8" w:rsidRPr="00CE25AF" w14:paraId="60616EB7" w14:textId="77777777" w:rsidTr="00DA1A43">
        <w:tc>
          <w:tcPr>
            <w:tcW w:w="1317" w:type="dxa"/>
          </w:tcPr>
          <w:p w14:paraId="6E10C7D3" w14:textId="5822E9BF" w:rsidR="00D23AF8" w:rsidRPr="002670C6" w:rsidRDefault="00002BB6">
            <w:pPr>
              <w:rPr>
                <w:lang w:val="en-US"/>
              </w:rPr>
            </w:pPr>
            <w:r w:rsidRPr="002670C6">
              <w:rPr>
                <w:lang w:val="en-US"/>
              </w:rPr>
              <w:t>SM</w:t>
            </w:r>
          </w:p>
        </w:tc>
        <w:tc>
          <w:tcPr>
            <w:tcW w:w="2688" w:type="dxa"/>
          </w:tcPr>
          <w:p w14:paraId="14CEE630" w14:textId="6C32E6A0" w:rsidR="00D23AF8" w:rsidRPr="002670C6" w:rsidRDefault="00D23AF8">
            <w:pPr>
              <w:rPr>
                <w:lang w:val="en-US"/>
              </w:rPr>
            </w:pPr>
            <w:proofErr w:type="spellStart"/>
            <w:r w:rsidRPr="002670C6">
              <w:rPr>
                <w:lang w:val="en-US"/>
              </w:rPr>
              <w:t>Submodel</w:t>
            </w:r>
            <w:proofErr w:type="spellEnd"/>
          </w:p>
        </w:tc>
      </w:tr>
      <w:tr w:rsidR="00024130" w:rsidRPr="00CE25AF" w14:paraId="4A0504B5" w14:textId="77777777" w:rsidTr="00DA1A43">
        <w:tc>
          <w:tcPr>
            <w:tcW w:w="1317" w:type="dxa"/>
          </w:tcPr>
          <w:p w14:paraId="02914337" w14:textId="0D5DB95C" w:rsidR="00024130" w:rsidRPr="002670C6" w:rsidRDefault="00024130">
            <w:pPr>
              <w:rPr>
                <w:lang w:val="en-US"/>
              </w:rPr>
            </w:pPr>
            <w:r w:rsidRPr="002670C6">
              <w:rPr>
                <w:lang w:val="en-US"/>
              </w:rPr>
              <w:t>SMC</w:t>
            </w:r>
          </w:p>
        </w:tc>
        <w:tc>
          <w:tcPr>
            <w:tcW w:w="2688" w:type="dxa"/>
          </w:tcPr>
          <w:p w14:paraId="19CC3474" w14:textId="68D79415" w:rsidR="00024130" w:rsidRPr="002670C6" w:rsidRDefault="00024130">
            <w:pPr>
              <w:rPr>
                <w:lang w:val="en-US"/>
              </w:rPr>
            </w:pPr>
            <w:proofErr w:type="spellStart"/>
            <w:r w:rsidRPr="002670C6">
              <w:rPr>
                <w:lang w:val="en-US"/>
              </w:rPr>
              <w:t>SubmodelElementCollection</w:t>
            </w:r>
            <w:proofErr w:type="spellEnd"/>
          </w:p>
        </w:tc>
      </w:tr>
      <w:tr w:rsidR="00D23AF8" w:rsidRPr="00CE25AF" w14:paraId="16771C28" w14:textId="77777777" w:rsidTr="00DA1A43">
        <w:tc>
          <w:tcPr>
            <w:tcW w:w="1317" w:type="dxa"/>
          </w:tcPr>
          <w:p w14:paraId="6BE7A33E" w14:textId="372EA56E" w:rsidR="00D23AF8" w:rsidRPr="002670C6" w:rsidRDefault="00D23AF8">
            <w:pPr>
              <w:rPr>
                <w:lang w:val="en-US"/>
              </w:rPr>
            </w:pPr>
            <w:r w:rsidRPr="002670C6">
              <w:rPr>
                <w:lang w:val="en-US"/>
              </w:rPr>
              <w:t>SME</w:t>
            </w:r>
          </w:p>
        </w:tc>
        <w:tc>
          <w:tcPr>
            <w:tcW w:w="2688" w:type="dxa"/>
          </w:tcPr>
          <w:p w14:paraId="306E6721" w14:textId="2F29DC41" w:rsidR="00D23AF8" w:rsidRPr="002670C6" w:rsidRDefault="00D23AF8">
            <w:pPr>
              <w:rPr>
                <w:lang w:val="en-US"/>
              </w:rPr>
            </w:pPr>
            <w:proofErr w:type="spellStart"/>
            <w:r w:rsidRPr="002670C6">
              <w:rPr>
                <w:lang w:val="en-US"/>
              </w:rPr>
              <w:t>SubmodelElement</w:t>
            </w:r>
            <w:proofErr w:type="spellEnd"/>
          </w:p>
        </w:tc>
      </w:tr>
      <w:tr w:rsidR="00D50D5C" w:rsidRPr="00CE25AF" w14:paraId="70DF6729" w14:textId="77777777" w:rsidTr="00DA1A43">
        <w:tc>
          <w:tcPr>
            <w:tcW w:w="1317" w:type="dxa"/>
          </w:tcPr>
          <w:p w14:paraId="423767AC" w14:textId="6635A7B1" w:rsidR="00D50D5C" w:rsidRPr="002670C6" w:rsidRDefault="00D50D5C">
            <w:pPr>
              <w:rPr>
                <w:lang w:val="en-US"/>
              </w:rPr>
            </w:pPr>
            <w:r w:rsidRPr="002670C6">
              <w:rPr>
                <w:lang w:val="en-US"/>
              </w:rPr>
              <w:t>SML</w:t>
            </w:r>
          </w:p>
        </w:tc>
        <w:tc>
          <w:tcPr>
            <w:tcW w:w="2688" w:type="dxa"/>
          </w:tcPr>
          <w:p w14:paraId="629107A6" w14:textId="0C78269E" w:rsidR="00D50D5C" w:rsidRPr="002670C6" w:rsidRDefault="00D50D5C">
            <w:pPr>
              <w:rPr>
                <w:lang w:val="en-US"/>
              </w:rPr>
            </w:pPr>
            <w:proofErr w:type="spellStart"/>
            <w:r w:rsidRPr="002670C6">
              <w:rPr>
                <w:lang w:val="en-US"/>
              </w:rPr>
              <w:t>SubmodelElementList</w:t>
            </w:r>
            <w:proofErr w:type="spellEnd"/>
          </w:p>
        </w:tc>
      </w:tr>
    </w:tbl>
    <w:bookmarkStart w:id="223" w:name="_Toc113209028"/>
    <w:bookmarkStart w:id="224" w:name="_Toc114841785"/>
    <w:bookmarkStart w:id="225" w:name="_Toc114866279"/>
    <w:bookmarkStart w:id="226" w:name="_Toc120112427"/>
    <w:bookmarkStart w:id="227" w:name="_Toc120118242"/>
    <w:bookmarkStart w:id="228" w:name="_Toc120118993"/>
    <w:bookmarkStart w:id="229" w:name="_Toc120119744"/>
    <w:bookmarkStart w:id="230" w:name="_Toc57015456"/>
    <w:bookmarkStart w:id="231" w:name="_Ref70796608"/>
    <w:bookmarkStart w:id="232" w:name="_Toc125227883"/>
    <w:bookmarkStart w:id="233" w:name="_Toc125537670"/>
    <w:bookmarkStart w:id="234" w:name="_Toc55576793"/>
    <w:bookmarkEnd w:id="223"/>
    <w:bookmarkEnd w:id="224"/>
    <w:bookmarkEnd w:id="225"/>
    <w:bookmarkEnd w:id="226"/>
    <w:bookmarkEnd w:id="227"/>
    <w:bookmarkEnd w:id="228"/>
    <w:bookmarkEnd w:id="229"/>
    <w:p w14:paraId="7504DE6E" w14:textId="66FF43F3" w:rsidR="00DA1A43" w:rsidRPr="00654412" w:rsidRDefault="00DA1A43" w:rsidP="001D4C72">
      <w:pPr>
        <w:pStyle w:val="Heading1"/>
      </w:pPr>
      <w:r>
        <w:lastRenderedPageBreak/>
        <mc:AlternateContent>
          <mc:Choice Requires="wps">
            <w:drawing>
              <wp:anchor distT="0" distB="0" distL="114300" distR="114300" simplePos="0" relativeHeight="252866560" behindDoc="1" locked="0" layoutInCell="1" allowOverlap="1" wp14:anchorId="56D62263" wp14:editId="6FF216B0">
                <wp:simplePos x="0" y="0"/>
                <wp:positionH relativeFrom="page">
                  <wp:posOffset>0</wp:posOffset>
                </wp:positionH>
                <wp:positionV relativeFrom="page">
                  <wp:posOffset>0</wp:posOffset>
                </wp:positionV>
                <wp:extent cx="7920000" cy="11160000"/>
                <wp:effectExtent l="0" t="0" r="5080" b="3810"/>
                <wp:wrapNone/>
                <wp:docPr id="494" name="Rechteck 1"/>
                <wp:cNvGraphicFramePr/>
                <a:graphic xmlns:a="http://schemas.openxmlformats.org/drawingml/2006/main">
                  <a:graphicData uri="http://schemas.microsoft.com/office/word/2010/wordprocessingShape">
                    <wps:wsp>
                      <wps:cNvSpPr/>
                      <wps:spPr>
                        <a:xfrm>
                          <a:off x="0" y="0"/>
                          <a:ext cx="7920000" cy="11160000"/>
                        </a:xfrm>
                        <a:prstGeom prst="rect">
                          <a:avLst/>
                        </a:prstGeom>
                        <a:solidFill>
                          <a:srgbClr val="0778A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DDBD244" id="Rechteck 1" o:spid="_x0000_s1026" style="position:absolute;margin-left:0;margin-top:0;width:623.6pt;height:878.75pt;z-index:-25044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" fillcolor="#0778a5" stroked="f" strokeweight="1pt">
                <w10:wrap anchorx="page" anchory="page"/>
              </v:rect>
            </w:pict>
          </mc:Fallback>
        </mc:AlternateContent>
      </w:r>
      <w:r>
        <w:t>Introduction</w:t>
      </w:r>
      <w:bookmarkEnd w:id="230"/>
      <w:bookmarkEnd w:id="231"/>
      <w:bookmarkEnd w:id="232"/>
      <w:bookmarkEnd w:id="233"/>
    </w:p>
    <w:p w14:paraId="37B0F18A" w14:textId="77777777" w:rsidR="002D0408" w:rsidRPr="002670C6" w:rsidRDefault="002D0408" w:rsidP="002D0408">
      <w:pPr>
        <w:rPr>
          <w:lang w:val="en-US"/>
        </w:rPr>
      </w:pPr>
    </w:p>
    <w:p w14:paraId="1A2F0B3C" w14:textId="77777777" w:rsidR="002D0408" w:rsidRPr="002670C6" w:rsidRDefault="002D0408" w:rsidP="002D0408">
      <w:pPr>
        <w:rPr>
          <w:lang w:val="en-US"/>
        </w:rPr>
      </w:pPr>
      <w:r w:rsidRPr="002670C6">
        <w:rPr>
          <w:lang w:val="en-US"/>
        </w:rPr>
        <w:br w:type="page"/>
      </w:r>
    </w:p>
    <w:bookmarkEnd w:id="234"/>
    <w:p w14:paraId="3DEBB63D" w14:textId="4898F3E9" w:rsidR="002D0408" w:rsidRPr="00CE25AF" w:rsidRDefault="00350B4F" w:rsidP="00D3283D">
      <w:pPr>
        <w:rPr>
          <w:lang w:val="en-US" w:eastAsia="en-GB"/>
        </w:rPr>
      </w:pPr>
      <w:r w:rsidRPr="00CE25AF">
        <w:rPr>
          <w:lang w:val="en-US" w:eastAsia="en-GB"/>
        </w:rPr>
        <w:lastRenderedPageBreak/>
        <w:t xml:space="preserve">This </w:t>
      </w:r>
      <w:r w:rsidR="002D0408" w:rsidRPr="00CE25AF">
        <w:rPr>
          <w:lang w:val="en-US" w:eastAsia="en-GB"/>
        </w:rPr>
        <w:t xml:space="preserve">document </w:t>
      </w:r>
      <w:r w:rsidRPr="00CE25AF">
        <w:rPr>
          <w:lang w:val="en-US" w:eastAsia="en-GB"/>
        </w:rPr>
        <w:t xml:space="preserve">specifies </w:t>
      </w:r>
      <w:r w:rsidR="002D0408" w:rsidRPr="00CE25AF">
        <w:rPr>
          <w:lang w:val="en-US" w:eastAsia="en-GB"/>
        </w:rPr>
        <w:t xml:space="preserve">the information </w:t>
      </w:r>
      <w:r w:rsidR="004D3A01" w:rsidRPr="00CE25AF">
        <w:rPr>
          <w:lang w:val="en-US" w:eastAsia="en-GB"/>
        </w:rPr>
        <w:t>meta</w:t>
      </w:r>
      <w:r w:rsidR="002D0408" w:rsidRPr="00CE25AF">
        <w:rPr>
          <w:lang w:val="en-US" w:eastAsia="en-GB"/>
        </w:rPr>
        <w:t xml:space="preserve">model of the </w:t>
      </w:r>
      <w:r w:rsidR="003702DB" w:rsidRPr="00CE25AF">
        <w:rPr>
          <w:lang w:val="en-US" w:eastAsia="en-GB"/>
        </w:rPr>
        <w:t>Asset Administration Shell</w:t>
      </w:r>
      <w:r w:rsidR="002D0408" w:rsidRPr="00CE25AF">
        <w:rPr>
          <w:lang w:val="en-US" w:eastAsia="en-GB"/>
        </w:rPr>
        <w:t>.</w:t>
      </w:r>
    </w:p>
    <w:p w14:paraId="7994DD26" w14:textId="10477B57" w:rsidR="00155905" w:rsidRPr="00CE25AF" w:rsidRDefault="009D7F45" w:rsidP="002D0408">
      <w:pPr>
        <w:rPr>
          <w:lang w:val="en-US" w:eastAsia="en-GB"/>
        </w:rPr>
      </w:pPr>
      <w:r>
        <w:rPr>
          <w:noProof/>
          <w:lang w:val="en-US" w:eastAsia="en-GB"/>
        </w:rPr>
        <w:drawing>
          <wp:anchor distT="0" distB="0" distL="114300" distR="114300" simplePos="0" relativeHeight="252883968" behindDoc="0" locked="0" layoutInCell="1" allowOverlap="1" wp14:anchorId="1FF67F4D" wp14:editId="73F7E839">
            <wp:simplePos x="0" y="0"/>
            <wp:positionH relativeFrom="column">
              <wp:posOffset>133350</wp:posOffset>
            </wp:positionH>
            <wp:positionV relativeFrom="paragraph">
              <wp:posOffset>850265</wp:posOffset>
            </wp:positionV>
            <wp:extent cx="5723890" cy="27063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3890" cy="2706370"/>
                    </a:xfrm>
                    <a:prstGeom prst="rect">
                      <a:avLst/>
                    </a:prstGeom>
                    <a:noFill/>
                    <a:ln>
                      <a:noFill/>
                    </a:ln>
                  </pic:spPr>
                </pic:pic>
              </a:graphicData>
            </a:graphic>
            <wp14:sizeRelH relativeFrom="page">
              <wp14:pctWidth>0</wp14:pctWidth>
            </wp14:sizeRelH>
            <wp14:sizeRelV relativeFrom="page">
              <wp14:pctHeight>0</wp14:pctHeight>
            </wp14:sizeRelV>
          </wp:anchor>
        </w:drawing>
      </w:r>
      <w:r w:rsidR="00155905" w:rsidRPr="002670C6">
        <w:rPr>
          <w:noProof/>
          <w:lang w:val="en-US"/>
        </w:rPr>
        <mc:AlternateContent>
          <mc:Choice Requires="wps">
            <w:drawing>
              <wp:anchor distT="0" distB="0" distL="114300" distR="114300" simplePos="0" relativeHeight="252606464" behindDoc="0" locked="0" layoutInCell="1" allowOverlap="1" wp14:anchorId="0DD9C05A" wp14:editId="73452D06">
                <wp:simplePos x="0" y="0"/>
                <wp:positionH relativeFrom="column">
                  <wp:posOffset>-45720</wp:posOffset>
                </wp:positionH>
                <wp:positionV relativeFrom="paragraph">
                  <wp:posOffset>369570</wp:posOffset>
                </wp:positionV>
                <wp:extent cx="612076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6120765" cy="635"/>
                        </a:xfrm>
                        <a:prstGeom prst="rect">
                          <a:avLst/>
                        </a:prstGeom>
                        <a:solidFill>
                          <a:prstClr val="white"/>
                        </a:solidFill>
                        <a:ln>
                          <a:noFill/>
                        </a:ln>
                      </wps:spPr>
                      <wps:txbx>
                        <w:txbxContent>
                          <w:p w14:paraId="4D90880C" w14:textId="62C4E1F4" w:rsidR="00155905" w:rsidRPr="00C72010" w:rsidRDefault="00155905" w:rsidP="00110904">
                            <w:pPr>
                              <w:pStyle w:val="Caption"/>
                            </w:pPr>
                            <w:bookmarkStart w:id="235" w:name="_Ref115201469"/>
                            <w:bookmarkStart w:id="236" w:name="_Toc125537824"/>
                            <w:r>
                              <w:t xml:space="preserve">Figure </w:t>
                            </w:r>
                            <w:r w:rsidR="00561536">
                              <w:fldChar w:fldCharType="begin"/>
                            </w:r>
                            <w:r w:rsidR="00561536">
                              <w:instrText xml:space="preserve"> SEQ Figure \* ARABIC </w:instrText>
                            </w:r>
                            <w:r w:rsidR="00561536">
                              <w:fldChar w:fldCharType="separate"/>
                            </w:r>
                            <w:r w:rsidR="00F511DE">
                              <w:rPr>
                                <w:noProof/>
                              </w:rPr>
                              <w:t>1</w:t>
                            </w:r>
                            <w:r w:rsidR="00561536">
                              <w:fldChar w:fldCharType="end"/>
                            </w:r>
                            <w:bookmarkEnd w:id="235"/>
                            <w:r>
                              <w:t xml:space="preserve"> Asset Administration Shell and Related Roles (Source: IEC 63278-1)</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9C05A" id="Text Box 34" o:spid="_x0000_s1029" type="#_x0000_t202" style="position:absolute;left:0;text-align:left;margin-left:-3.6pt;margin-top:29.1pt;width:481.95pt;height:.05pt;z-index:25260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cV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2Xz6cXHLmaTY4uY2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" stroked="f">
                <v:textbox style="mso-fit-shape-to-text:t" inset="0,0,0,0">
                  <w:txbxContent>
                    <w:p w14:paraId="4D90880C" w14:textId="62C4E1F4" w:rsidR="00155905" w:rsidRPr="00C72010" w:rsidRDefault="00155905" w:rsidP="00110904">
                      <w:pPr>
                        <w:pStyle w:val="Caption"/>
                      </w:pPr>
                      <w:bookmarkStart w:id="237" w:name="_Ref115201469"/>
                      <w:bookmarkStart w:id="238" w:name="_Toc125537824"/>
                      <w:r>
                        <w:t xml:space="preserve">Figure </w:t>
                      </w:r>
                      <w:r w:rsidR="00561536">
                        <w:fldChar w:fldCharType="begin"/>
                      </w:r>
                      <w:r w:rsidR="00561536">
                        <w:instrText xml:space="preserve"> SEQ Figure \* ARABIC </w:instrText>
                      </w:r>
                      <w:r w:rsidR="00561536">
                        <w:fldChar w:fldCharType="separate"/>
                      </w:r>
                      <w:r w:rsidR="00F511DE">
                        <w:rPr>
                          <w:noProof/>
                        </w:rPr>
                        <w:t>1</w:t>
                      </w:r>
                      <w:r w:rsidR="00561536">
                        <w:fldChar w:fldCharType="end"/>
                      </w:r>
                      <w:bookmarkEnd w:id="237"/>
                      <w:r>
                        <w:t xml:space="preserve"> Asset Administration Shell and Related Roles (Source: IEC 63278-1)</w:t>
                      </w:r>
                      <w:bookmarkEnd w:id="238"/>
                    </w:p>
                  </w:txbxContent>
                </v:textbox>
                <w10:wrap type="topAndBottom"/>
              </v:shape>
            </w:pict>
          </mc:Fallback>
        </mc:AlternateContent>
      </w:r>
      <w:r w:rsidR="00155905" w:rsidRPr="00CE25AF">
        <w:rPr>
          <w:lang w:val="en-US" w:eastAsia="en-GB"/>
        </w:rPr>
        <w:t xml:space="preserve">The general concept and the structure of the Asset Administration Shell is described in IEC 63278-1 (see </w:t>
      </w:r>
      <w:r w:rsidR="00155905" w:rsidRPr="00CE25AF">
        <w:rPr>
          <w:lang w:val="en-US" w:eastAsia="en-GB"/>
        </w:rPr>
        <w:fldChar w:fldCharType="begin"/>
      </w:r>
      <w:r w:rsidR="00155905" w:rsidRPr="00CE25AF">
        <w:rPr>
          <w:lang w:val="en-US" w:eastAsia="en-GB"/>
        </w:rPr>
        <w:instrText xml:space="preserve"> REF _Ref115201469 \h </w:instrText>
      </w:r>
      <w:r w:rsidR="00155905" w:rsidRPr="00CE25AF">
        <w:rPr>
          <w:lang w:val="en-US" w:eastAsia="en-GB"/>
        </w:rPr>
      </w:r>
      <w:r w:rsidR="00155905" w:rsidRPr="00CE25AF">
        <w:rPr>
          <w:lang w:val="en-US" w:eastAsia="en-GB"/>
        </w:rPr>
        <w:fldChar w:fldCharType="separate"/>
      </w:r>
      <w:r w:rsidR="00F511DE">
        <w:t xml:space="preserve">Figure </w:t>
      </w:r>
      <w:r w:rsidR="00F511DE">
        <w:rPr>
          <w:noProof/>
        </w:rPr>
        <w:t>1</w:t>
      </w:r>
      <w:r w:rsidR="00155905" w:rsidRPr="00CE25AF">
        <w:rPr>
          <w:lang w:val="en-US" w:eastAsia="en-GB"/>
        </w:rPr>
        <w:fldChar w:fldCharType="end"/>
      </w:r>
      <w:r w:rsidR="00155905" w:rsidRPr="00CE25AF">
        <w:rPr>
          <w:lang w:val="en-US" w:eastAsia="en-GB"/>
        </w:rPr>
        <w:t>).</w:t>
      </w:r>
    </w:p>
    <w:p w14:paraId="0A1CE84B" w14:textId="05AEE667" w:rsidR="00D3283D" w:rsidRPr="00CE25AF" w:rsidRDefault="00D3283D" w:rsidP="00155905">
      <w:pPr>
        <w:tabs>
          <w:tab w:val="left" w:pos="1836"/>
        </w:tabs>
        <w:rPr>
          <w:lang w:val="en-US" w:eastAsia="en-GB"/>
        </w:rPr>
      </w:pPr>
    </w:p>
    <w:p w14:paraId="1C53CC76" w14:textId="77777777" w:rsidR="000B6B7D" w:rsidRDefault="000B6B7D" w:rsidP="00155905">
      <w:pPr>
        <w:tabs>
          <w:tab w:val="left" w:pos="1836"/>
        </w:tabs>
        <w:rPr>
          <w:lang w:val="en-US" w:eastAsia="en-GB"/>
        </w:rPr>
      </w:pPr>
    </w:p>
    <w:p w14:paraId="0390D958" w14:textId="6277786D" w:rsidR="00155905" w:rsidRPr="00CE25AF" w:rsidRDefault="00155905" w:rsidP="00155905">
      <w:pPr>
        <w:tabs>
          <w:tab w:val="left" w:pos="1836"/>
        </w:tabs>
        <w:rPr>
          <w:lang w:val="en-US" w:eastAsia="en-GB"/>
        </w:rPr>
      </w:pPr>
      <w:r w:rsidRPr="00CE25AF">
        <w:rPr>
          <w:lang w:val="en-US" w:eastAsia="en-GB"/>
        </w:rPr>
        <w:t>These are the main specifics and roles defined for the Asset Administration Shell:</w:t>
      </w:r>
    </w:p>
    <w:p w14:paraId="7AED5BE3" w14:textId="1D4F6EED" w:rsidR="00155905" w:rsidRPr="00CE25AF" w:rsidRDefault="00350B4F" w:rsidP="00FD7BFD">
      <w:pPr>
        <w:pStyle w:val="ListParagraph"/>
        <w:numPr>
          <w:ilvl w:val="0"/>
          <w:numId w:val="15"/>
        </w:numPr>
        <w:rPr>
          <w:lang w:eastAsia="en-GB"/>
        </w:rPr>
      </w:pPr>
      <w:r w:rsidRPr="00CE25AF">
        <w:rPr>
          <w:lang w:eastAsia="en-GB"/>
        </w:rPr>
        <w:t>a</w:t>
      </w:r>
      <w:r w:rsidR="00155905" w:rsidRPr="00CE25AF">
        <w:rPr>
          <w:lang w:eastAsia="en-GB"/>
        </w:rPr>
        <w:t>n Asset Administration Shell has an association to an asset</w:t>
      </w:r>
      <w:r w:rsidR="000F24C4" w:rsidRPr="00CE25AF">
        <w:rPr>
          <w:lang w:eastAsia="en-GB"/>
        </w:rPr>
        <w:t>,</w:t>
      </w:r>
    </w:p>
    <w:p w14:paraId="01E77D45" w14:textId="7DEF8449" w:rsidR="00155905" w:rsidRPr="00CE25AF" w:rsidRDefault="00350B4F" w:rsidP="00FD7BFD">
      <w:pPr>
        <w:pStyle w:val="ListParagraph"/>
        <w:numPr>
          <w:ilvl w:val="0"/>
          <w:numId w:val="15"/>
        </w:numPr>
        <w:rPr>
          <w:lang w:eastAsia="en-GB"/>
        </w:rPr>
      </w:pPr>
      <w:r w:rsidRPr="00CE25AF">
        <w:rPr>
          <w:lang w:eastAsia="en-GB"/>
        </w:rPr>
        <w:t>a</w:t>
      </w:r>
      <w:r w:rsidR="00155905" w:rsidRPr="00CE25AF">
        <w:rPr>
          <w:lang w:eastAsia="en-GB"/>
        </w:rPr>
        <w:t>n Asset Administration Shell provides an interface or several interfaces</w:t>
      </w:r>
      <w:r w:rsidR="000F24C4" w:rsidRPr="00CE25AF">
        <w:rPr>
          <w:lang w:eastAsia="en-GB"/>
        </w:rPr>
        <w:t>,</w:t>
      </w:r>
    </w:p>
    <w:p w14:paraId="2B9ECD21" w14:textId="3F4CFE12" w:rsidR="00155905" w:rsidRPr="00CE25AF" w:rsidRDefault="00350B4F" w:rsidP="00FD7BFD">
      <w:pPr>
        <w:pStyle w:val="ListParagraph"/>
        <w:numPr>
          <w:ilvl w:val="0"/>
          <w:numId w:val="15"/>
        </w:numPr>
        <w:rPr>
          <w:lang w:eastAsia="en-GB"/>
        </w:rPr>
      </w:pPr>
      <w:r w:rsidRPr="00CE25AF">
        <w:rPr>
          <w:lang w:eastAsia="en-GB"/>
        </w:rPr>
        <w:t>a</w:t>
      </w:r>
      <w:r w:rsidR="00155905" w:rsidRPr="00CE25AF">
        <w:rPr>
          <w:lang w:eastAsia="en-GB"/>
        </w:rPr>
        <w:t xml:space="preserve">n Asset Administration Shell lists one or several </w:t>
      </w:r>
      <w:proofErr w:type="spellStart"/>
      <w:r w:rsidR="00155905" w:rsidRPr="00CE25AF">
        <w:rPr>
          <w:lang w:eastAsia="en-GB"/>
        </w:rPr>
        <w:t>submodels</w:t>
      </w:r>
      <w:proofErr w:type="spellEnd"/>
      <w:r w:rsidR="000F24C4" w:rsidRPr="00CE25AF">
        <w:rPr>
          <w:lang w:eastAsia="en-GB"/>
        </w:rPr>
        <w:t>,</w:t>
      </w:r>
    </w:p>
    <w:p w14:paraId="05181257" w14:textId="760F3F17" w:rsidR="00155905" w:rsidRPr="00CE25AF" w:rsidRDefault="00350B4F" w:rsidP="00FD7BFD">
      <w:pPr>
        <w:pStyle w:val="ListParagraph"/>
        <w:numPr>
          <w:ilvl w:val="0"/>
          <w:numId w:val="15"/>
        </w:numPr>
        <w:rPr>
          <w:lang w:eastAsia="en-GB"/>
        </w:rPr>
      </w:pPr>
      <w:r w:rsidRPr="00CE25AF">
        <w:rPr>
          <w:lang w:eastAsia="en-GB"/>
        </w:rPr>
        <w:t>a</w:t>
      </w:r>
      <w:r w:rsidR="00155905" w:rsidRPr="00CE25AF">
        <w:rPr>
          <w:lang w:eastAsia="en-GB"/>
        </w:rPr>
        <w:t xml:space="preserve">n Asset Administration Shell </w:t>
      </w:r>
      <w:r w:rsidR="00155905" w:rsidRPr="00DA1A43">
        <w:t>responsible</w:t>
      </w:r>
      <w:r w:rsidR="00155905" w:rsidRPr="00CE25AF">
        <w:rPr>
          <w:lang w:eastAsia="en-GB"/>
        </w:rPr>
        <w:t xml:space="preserve"> creates and governs the Asset Administration Shell</w:t>
      </w:r>
      <w:r w:rsidR="000F24C4" w:rsidRPr="00CE25AF">
        <w:rPr>
          <w:lang w:eastAsia="en-GB"/>
        </w:rPr>
        <w:t>,</w:t>
      </w:r>
    </w:p>
    <w:p w14:paraId="738D71C8" w14:textId="643594EC" w:rsidR="00155905" w:rsidRPr="00CE25AF" w:rsidRDefault="00350B4F" w:rsidP="00FD7BFD">
      <w:pPr>
        <w:pStyle w:val="ListParagraph"/>
        <w:numPr>
          <w:ilvl w:val="0"/>
          <w:numId w:val="15"/>
        </w:numPr>
        <w:rPr>
          <w:lang w:eastAsia="en-GB"/>
        </w:rPr>
      </w:pPr>
      <w:r w:rsidRPr="00CE25AF">
        <w:rPr>
          <w:lang w:eastAsia="en-GB"/>
        </w:rPr>
        <w:t>a</w:t>
      </w:r>
      <w:r w:rsidR="00155905" w:rsidRPr="00CE25AF">
        <w:rPr>
          <w:lang w:eastAsia="en-GB"/>
        </w:rPr>
        <w:t xml:space="preserve">n Asset Administration Shell </w:t>
      </w:r>
      <w:r w:rsidR="00155905" w:rsidRPr="00DA1A43">
        <w:t>user application</w:t>
      </w:r>
      <w:r w:rsidR="00155905" w:rsidRPr="00CE25AF">
        <w:rPr>
          <w:lang w:eastAsia="en-GB"/>
        </w:rPr>
        <w:t xml:space="preserve"> accesses the information of the Asset Administration Shell via </w:t>
      </w:r>
      <w:r w:rsidRPr="00CE25AF">
        <w:rPr>
          <w:lang w:eastAsia="en-GB"/>
        </w:rPr>
        <w:t>IT</w:t>
      </w:r>
      <w:r w:rsidR="00155905" w:rsidRPr="00CE25AF">
        <w:rPr>
          <w:lang w:eastAsia="en-GB"/>
        </w:rPr>
        <w:t xml:space="preserve"> interface(s).</w:t>
      </w:r>
    </w:p>
    <w:p w14:paraId="412E9942" w14:textId="30D5FD00" w:rsidR="00155905" w:rsidRPr="00CE25AF" w:rsidRDefault="00350B4F" w:rsidP="00FD7BFD">
      <w:pPr>
        <w:pStyle w:val="ListParagraph"/>
        <w:numPr>
          <w:ilvl w:val="0"/>
          <w:numId w:val="15"/>
        </w:numPr>
        <w:rPr>
          <w:lang w:eastAsia="en-GB"/>
        </w:rPr>
      </w:pPr>
      <w:r w:rsidRPr="00CE25AF">
        <w:rPr>
          <w:lang w:eastAsia="en-GB"/>
        </w:rPr>
        <w:t>a</w:t>
      </w:r>
      <w:r w:rsidR="00155905" w:rsidRPr="00CE25AF">
        <w:rPr>
          <w:lang w:eastAsia="en-GB"/>
        </w:rPr>
        <w:t xml:space="preserve"> </w:t>
      </w:r>
      <w:proofErr w:type="spellStart"/>
      <w:r w:rsidR="00CB37F5">
        <w:rPr>
          <w:lang w:eastAsia="en-GB"/>
        </w:rPr>
        <w:t>S</w:t>
      </w:r>
      <w:r w:rsidR="00155905" w:rsidRPr="00CE25AF">
        <w:rPr>
          <w:lang w:eastAsia="en-GB"/>
        </w:rPr>
        <w:t>ubmodel</w:t>
      </w:r>
      <w:proofErr w:type="spellEnd"/>
      <w:r w:rsidR="00155905" w:rsidRPr="00CE25AF">
        <w:rPr>
          <w:lang w:eastAsia="en-GB"/>
        </w:rPr>
        <w:t xml:space="preserve"> template guides the creation of a </w:t>
      </w:r>
      <w:proofErr w:type="spellStart"/>
      <w:r w:rsidR="00155905" w:rsidRPr="00CE25AF">
        <w:rPr>
          <w:lang w:eastAsia="en-GB"/>
        </w:rPr>
        <w:t>submodel</w:t>
      </w:r>
      <w:proofErr w:type="spellEnd"/>
      <w:r w:rsidR="00155905" w:rsidRPr="00CE25AF">
        <w:rPr>
          <w:lang w:eastAsia="en-GB"/>
        </w:rPr>
        <w:t xml:space="preserve"> following the template</w:t>
      </w:r>
      <w:r w:rsidR="000F24C4" w:rsidRPr="00CE25AF">
        <w:rPr>
          <w:lang w:eastAsia="en-GB"/>
        </w:rPr>
        <w:t>,</w:t>
      </w:r>
    </w:p>
    <w:p w14:paraId="219F6CE7" w14:textId="026B4AF4" w:rsidR="00155905" w:rsidRPr="00CE25AF" w:rsidRDefault="00350B4F" w:rsidP="00FD7BFD">
      <w:pPr>
        <w:pStyle w:val="ListParagraph"/>
        <w:numPr>
          <w:ilvl w:val="0"/>
          <w:numId w:val="15"/>
        </w:numPr>
        <w:rPr>
          <w:lang w:eastAsia="en-GB"/>
        </w:rPr>
      </w:pPr>
      <w:r w:rsidRPr="00CE25AF">
        <w:rPr>
          <w:lang w:eastAsia="en-GB"/>
        </w:rPr>
        <w:t xml:space="preserve">a </w:t>
      </w:r>
      <w:proofErr w:type="spellStart"/>
      <w:r w:rsidR="00CB37F5">
        <w:rPr>
          <w:lang w:eastAsia="en-GB"/>
        </w:rPr>
        <w:t>S</w:t>
      </w:r>
      <w:r w:rsidR="00155905" w:rsidRPr="00CE25AF">
        <w:rPr>
          <w:lang w:eastAsia="en-GB"/>
        </w:rPr>
        <w:t>ubmodel</w:t>
      </w:r>
      <w:proofErr w:type="spellEnd"/>
      <w:r w:rsidR="00155905" w:rsidRPr="00CE25AF">
        <w:rPr>
          <w:lang w:eastAsia="en-GB"/>
        </w:rPr>
        <w:t xml:space="preserve"> template may reference concept dictionaries and ontologies</w:t>
      </w:r>
      <w:r w:rsidR="000F24C4" w:rsidRPr="00CE25AF">
        <w:rPr>
          <w:lang w:eastAsia="en-GB"/>
        </w:rPr>
        <w:t>,</w:t>
      </w:r>
    </w:p>
    <w:p w14:paraId="2088E12C" w14:textId="08B739E2" w:rsidR="00155905" w:rsidRPr="00CE25AF" w:rsidRDefault="00350B4F" w:rsidP="00FD7BFD">
      <w:pPr>
        <w:pStyle w:val="ListParagraph"/>
        <w:numPr>
          <w:ilvl w:val="0"/>
          <w:numId w:val="15"/>
        </w:numPr>
        <w:rPr>
          <w:lang w:eastAsia="en-GB"/>
        </w:rPr>
      </w:pPr>
      <w:r w:rsidRPr="00CE25AF">
        <w:rPr>
          <w:lang w:eastAsia="en-GB"/>
        </w:rPr>
        <w:t>c</w:t>
      </w:r>
      <w:r w:rsidR="00155905" w:rsidRPr="00CE25AF">
        <w:rPr>
          <w:lang w:eastAsia="en-GB"/>
        </w:rPr>
        <w:t xml:space="preserve">oncept </w:t>
      </w:r>
      <w:r w:rsidR="0027678E" w:rsidRPr="00CE25AF">
        <w:rPr>
          <w:lang w:eastAsia="en-GB"/>
        </w:rPr>
        <w:t>dictionaries</w:t>
      </w:r>
      <w:r w:rsidR="00155905" w:rsidRPr="00CE25AF">
        <w:rPr>
          <w:lang w:eastAsia="en-GB"/>
        </w:rPr>
        <w:t xml:space="preserve"> and ontologies define the common vocabulary as basis for interoperability</w:t>
      </w:r>
      <w:r w:rsidR="000F24C4" w:rsidRPr="00CE25AF">
        <w:rPr>
          <w:lang w:eastAsia="en-GB"/>
        </w:rPr>
        <w:t>,</w:t>
      </w:r>
    </w:p>
    <w:p w14:paraId="1B4D52C4" w14:textId="6BD025BB" w:rsidR="00155905" w:rsidRPr="00CE25AF" w:rsidRDefault="00350B4F" w:rsidP="00FD7BFD">
      <w:pPr>
        <w:pStyle w:val="ListParagraph"/>
        <w:numPr>
          <w:ilvl w:val="0"/>
          <w:numId w:val="15"/>
        </w:numPr>
        <w:rPr>
          <w:lang w:eastAsia="en-GB"/>
        </w:rPr>
      </w:pPr>
      <w:proofErr w:type="spellStart"/>
      <w:r w:rsidRPr="00CE25AF">
        <w:rPr>
          <w:lang w:eastAsia="en-GB"/>
        </w:rPr>
        <w:t>s</w:t>
      </w:r>
      <w:r w:rsidR="00155905" w:rsidRPr="00CE25AF">
        <w:rPr>
          <w:lang w:eastAsia="en-GB"/>
        </w:rPr>
        <w:t>ubmodels</w:t>
      </w:r>
      <w:proofErr w:type="spellEnd"/>
      <w:r w:rsidR="00155905" w:rsidRPr="00CE25AF">
        <w:rPr>
          <w:lang w:eastAsia="en-GB"/>
        </w:rPr>
        <w:t xml:space="preserve"> may reference the asset services provided by an asset via an asset integration</w:t>
      </w:r>
      <w:r w:rsidRPr="00CE25AF">
        <w:rPr>
          <w:lang w:eastAsia="en-GB"/>
        </w:rPr>
        <w:t>; further</w:t>
      </w:r>
      <w:r w:rsidR="00155905" w:rsidRPr="00CE25AF">
        <w:rPr>
          <w:lang w:eastAsia="en-GB"/>
        </w:rPr>
        <w:t xml:space="preserve"> services related to the asset can be referenced.</w:t>
      </w:r>
    </w:p>
    <w:p w14:paraId="2A4D1398" w14:textId="5077CEAE" w:rsidR="002D0408" w:rsidRPr="00CE25AF" w:rsidRDefault="00350B4F" w:rsidP="002D0408">
      <w:pPr>
        <w:rPr>
          <w:lang w:val="en-US" w:eastAsia="en-GB"/>
        </w:rPr>
      </w:pPr>
      <w:r w:rsidRPr="00CE25AF">
        <w:rPr>
          <w:lang w:val="en-US" w:eastAsia="en-GB"/>
        </w:rPr>
        <w:t xml:space="preserve">This </w:t>
      </w:r>
      <w:r w:rsidR="00810F1E" w:rsidRPr="00CE25AF">
        <w:rPr>
          <w:lang w:val="en-US" w:eastAsia="en-GB"/>
        </w:rPr>
        <w:t xml:space="preserve">document </w:t>
      </w:r>
      <w:r w:rsidRPr="00CE25AF">
        <w:rPr>
          <w:lang w:val="en-US" w:eastAsia="en-GB"/>
        </w:rPr>
        <w:t xml:space="preserve">specifies </w:t>
      </w:r>
      <w:r w:rsidR="00810F1E" w:rsidRPr="00CE25AF">
        <w:rPr>
          <w:lang w:val="en-US" w:eastAsia="en-GB"/>
        </w:rPr>
        <w:t xml:space="preserve">a </w:t>
      </w:r>
      <w:r w:rsidR="002D0408" w:rsidRPr="00CE25AF">
        <w:rPr>
          <w:lang w:val="en-US" w:eastAsia="en-GB"/>
        </w:rPr>
        <w:t>technology</w:t>
      </w:r>
      <w:r w:rsidRPr="00CE25AF">
        <w:rPr>
          <w:lang w:val="en-US" w:eastAsia="en-GB"/>
        </w:rPr>
        <w:t>-</w:t>
      </w:r>
      <w:r w:rsidR="002D0408" w:rsidRPr="00CE25AF">
        <w:rPr>
          <w:lang w:val="en-US" w:eastAsia="en-GB"/>
        </w:rPr>
        <w:t xml:space="preserve">neutral specification of the information </w:t>
      </w:r>
      <w:r w:rsidR="002908A6" w:rsidRPr="00CE25AF">
        <w:rPr>
          <w:lang w:val="en-US" w:eastAsia="en-GB"/>
        </w:rPr>
        <w:t>metamodel</w:t>
      </w:r>
      <w:r w:rsidR="00810F1E" w:rsidRPr="00CE25AF">
        <w:rPr>
          <w:lang w:val="en-US" w:eastAsia="en-GB"/>
        </w:rPr>
        <w:t xml:space="preserve"> of the Asset Administration Shell</w:t>
      </w:r>
      <w:r w:rsidR="002D0408" w:rsidRPr="00CE25AF">
        <w:rPr>
          <w:lang w:val="en-US" w:eastAsia="en-GB"/>
        </w:rPr>
        <w:t xml:space="preserve"> in UM</w:t>
      </w:r>
      <w:r w:rsidR="00925E06" w:rsidRPr="00CE25AF">
        <w:rPr>
          <w:lang w:val="en-US" w:eastAsia="en-GB"/>
        </w:rPr>
        <w:t>L</w:t>
      </w:r>
      <w:r w:rsidR="00810F1E" w:rsidRPr="00CE25AF">
        <w:rPr>
          <w:lang w:val="en-US" w:eastAsia="en-GB"/>
        </w:rPr>
        <w:t xml:space="preserve">. It </w:t>
      </w:r>
      <w:r w:rsidR="002908A6" w:rsidRPr="00CE25AF">
        <w:rPr>
          <w:lang w:val="en-US" w:eastAsia="en-GB"/>
        </w:rPr>
        <w:t>serves as the basis for deriving</w:t>
      </w:r>
      <w:r w:rsidR="002D0408" w:rsidRPr="00CE25AF">
        <w:rPr>
          <w:lang w:val="en-US" w:eastAsia="en-GB"/>
        </w:rPr>
        <w:t xml:space="preserve"> several different formats for exchanging </w:t>
      </w:r>
      <w:r w:rsidR="003702DB" w:rsidRPr="00CE25AF">
        <w:rPr>
          <w:lang w:val="en-US" w:eastAsia="en-GB"/>
        </w:rPr>
        <w:t>Asset Administration Shell</w:t>
      </w:r>
      <w:r w:rsidR="002D0408" w:rsidRPr="00CE25AF">
        <w:rPr>
          <w:lang w:val="en-US" w:eastAsia="en-GB"/>
        </w:rPr>
        <w:t>s</w:t>
      </w:r>
      <w:r w:rsidRPr="00CE25AF">
        <w:rPr>
          <w:lang w:val="en-US" w:eastAsia="en-GB"/>
        </w:rPr>
        <w:t xml:space="preserve">, e.g. for </w:t>
      </w:r>
      <w:r w:rsidR="002D0408" w:rsidRPr="00CE25AF">
        <w:rPr>
          <w:lang w:val="en-US" w:eastAsia="en-GB"/>
        </w:rPr>
        <w:t>XML, JSON, RDF, AutomationML</w:t>
      </w:r>
      <w:r w:rsidRPr="00CE25AF">
        <w:rPr>
          <w:lang w:val="en-US" w:eastAsia="en-GB"/>
        </w:rPr>
        <w:t>,</w:t>
      </w:r>
      <w:r w:rsidR="002D0408" w:rsidRPr="00CE25AF">
        <w:rPr>
          <w:lang w:val="en-US" w:eastAsia="en-GB"/>
        </w:rPr>
        <w:t xml:space="preserve"> </w:t>
      </w:r>
      <w:r w:rsidR="002908A6" w:rsidRPr="00CE25AF">
        <w:rPr>
          <w:lang w:val="en-US" w:eastAsia="en-GB"/>
        </w:rPr>
        <w:t>and</w:t>
      </w:r>
      <w:r w:rsidR="002D0408" w:rsidRPr="00CE25AF">
        <w:rPr>
          <w:lang w:val="en-US" w:eastAsia="en-GB"/>
        </w:rPr>
        <w:t xml:space="preserve"> OPC UA information model</w:t>
      </w:r>
      <w:r w:rsidRPr="00CE25AF">
        <w:rPr>
          <w:lang w:val="en-US" w:eastAsia="en-GB"/>
        </w:rPr>
        <w:t>s</w:t>
      </w:r>
      <w:r w:rsidR="002D0408" w:rsidRPr="00CE25AF">
        <w:rPr>
          <w:lang w:val="en-US" w:eastAsia="en-GB"/>
        </w:rPr>
        <w:t xml:space="preserve">. </w:t>
      </w:r>
    </w:p>
    <w:p w14:paraId="7646453A" w14:textId="2A7A3EE0" w:rsidR="00FA5537" w:rsidRPr="00CE25AF" w:rsidRDefault="002D0408" w:rsidP="002D0408">
      <w:pPr>
        <w:rPr>
          <w:lang w:val="en-US" w:eastAsia="en-GB"/>
        </w:rPr>
      </w:pPr>
      <w:r w:rsidRPr="00CE25AF">
        <w:rPr>
          <w:lang w:val="en-US" w:eastAsia="en-GB"/>
        </w:rPr>
        <w:fldChar w:fldCharType="begin"/>
      </w:r>
      <w:r w:rsidRPr="00CE25AF">
        <w:rPr>
          <w:lang w:val="en-US" w:eastAsia="en-GB"/>
        </w:rPr>
        <w:instrText xml:space="preserve"> REF _Ref55938616 \h </w:instrText>
      </w:r>
      <w:r w:rsidRPr="00CE25AF">
        <w:rPr>
          <w:lang w:val="en-US" w:eastAsia="en-GB"/>
        </w:rPr>
      </w:r>
      <w:r w:rsidRPr="00CE25AF">
        <w:rPr>
          <w:lang w:val="en-US" w:eastAsia="en-GB"/>
        </w:rPr>
        <w:fldChar w:fldCharType="separate"/>
      </w:r>
      <w:r w:rsidR="00F511DE" w:rsidRPr="00CE25AF">
        <w:t xml:space="preserve">Figure </w:t>
      </w:r>
      <w:r w:rsidR="00F511DE">
        <w:rPr>
          <w:noProof/>
        </w:rPr>
        <w:t>2</w:t>
      </w:r>
      <w:r w:rsidRPr="00CE25AF">
        <w:rPr>
          <w:lang w:val="en-US" w:eastAsia="en-GB"/>
        </w:rPr>
        <w:fldChar w:fldCharType="end"/>
      </w:r>
      <w:r w:rsidRPr="00CE25AF">
        <w:rPr>
          <w:lang w:val="en-US" w:eastAsia="en-GB"/>
        </w:rPr>
        <w:t xml:space="preserve"> shows the different ways </w:t>
      </w:r>
      <w:r w:rsidR="00350B4F" w:rsidRPr="00CE25AF">
        <w:rPr>
          <w:lang w:val="en-US" w:eastAsia="en-GB"/>
        </w:rPr>
        <w:t xml:space="preserve">of exchanging </w:t>
      </w:r>
      <w:r w:rsidRPr="00CE25AF">
        <w:rPr>
          <w:lang w:val="en-US" w:eastAsia="en-GB"/>
        </w:rPr>
        <w:t xml:space="preserve">information </w:t>
      </w:r>
      <w:r w:rsidR="003702DB" w:rsidRPr="00CE25AF">
        <w:rPr>
          <w:lang w:val="en-US" w:eastAsia="en-GB"/>
        </w:rPr>
        <w:t>Asset Administration Shell</w:t>
      </w:r>
      <w:r w:rsidRPr="00CE25AF">
        <w:rPr>
          <w:lang w:val="en-US" w:eastAsia="en-GB"/>
        </w:rPr>
        <w:t xml:space="preserve">s. This part of the </w:t>
      </w:r>
      <w:r w:rsidR="00F639CD" w:rsidRPr="00CE25AF">
        <w:rPr>
          <w:lang w:val="en-US" w:eastAsia="en-GB"/>
        </w:rPr>
        <w:t>"</w:t>
      </w:r>
      <w:r w:rsidRPr="00CE25AF">
        <w:rPr>
          <w:lang w:val="en-US" w:eastAsia="en-GB"/>
        </w:rPr>
        <w:t>Asset Administration Shell in Detail</w:t>
      </w:r>
      <w:r w:rsidR="00F639CD" w:rsidRPr="00CE25AF">
        <w:rPr>
          <w:lang w:val="en-US" w:eastAsia="en-GB"/>
        </w:rPr>
        <w:t>"</w:t>
      </w:r>
      <w:r w:rsidRPr="00CE25AF">
        <w:rPr>
          <w:lang w:val="en-US" w:eastAsia="en-GB"/>
        </w:rPr>
        <w:t xml:space="preserve"> series </w:t>
      </w:r>
      <w:r w:rsidR="00FA5537" w:rsidRPr="00CE25AF">
        <w:rPr>
          <w:lang w:val="en-US" w:eastAsia="en-GB"/>
        </w:rPr>
        <w:t>is the basis for all of these types of information</w:t>
      </w:r>
      <w:r w:rsidR="002908A6" w:rsidRPr="00CE25AF">
        <w:rPr>
          <w:lang w:val="en-US" w:eastAsia="en-GB"/>
        </w:rPr>
        <w:t xml:space="preserve"> exchange</w:t>
      </w:r>
      <w:r w:rsidR="00FA5537" w:rsidRPr="00CE25AF">
        <w:rPr>
          <w:lang w:val="en-US" w:eastAsia="en-GB"/>
        </w:rPr>
        <w:t xml:space="preserve">. </w:t>
      </w:r>
    </w:p>
    <w:p w14:paraId="30B90925" w14:textId="4793C828" w:rsidR="00155905" w:rsidRPr="00CE25AF" w:rsidRDefault="002D0408" w:rsidP="00110904">
      <w:pPr>
        <w:pStyle w:val="Caption"/>
      </w:pPr>
      <w:bookmarkStart w:id="237" w:name="_Ref55938616"/>
      <w:bookmarkStart w:id="238" w:name="_Toc125537825"/>
      <w:r w:rsidRPr="00CE25AF">
        <w:lastRenderedPageBreak/>
        <w:t xml:space="preserve">Figure </w:t>
      </w:r>
      <w:r w:rsidR="00561536">
        <w:fldChar w:fldCharType="begin"/>
      </w:r>
      <w:r w:rsidR="00561536">
        <w:instrText xml:space="preserve"> SEQ Figure \* ARABIC </w:instrText>
      </w:r>
      <w:r w:rsidR="00561536">
        <w:fldChar w:fldCharType="separate"/>
      </w:r>
      <w:r w:rsidR="00F511DE">
        <w:rPr>
          <w:noProof/>
        </w:rPr>
        <w:t>2</w:t>
      </w:r>
      <w:r w:rsidR="00561536">
        <w:fldChar w:fldCharType="end"/>
      </w:r>
      <w:bookmarkEnd w:id="237"/>
      <w:r w:rsidRPr="00CE25AF">
        <w:t xml:space="preserve"> Types of Information Exchange </w:t>
      </w:r>
      <w:r w:rsidR="00350B4F" w:rsidRPr="00CE25AF">
        <w:t>v</w:t>
      </w:r>
      <w:r w:rsidRPr="00CE25AF">
        <w:t>ia Asset Administration Shells</w:t>
      </w:r>
      <w:bookmarkEnd w:id="238"/>
    </w:p>
    <w:p w14:paraId="4C49D07B" w14:textId="2581ED64" w:rsidR="002D0408" w:rsidRPr="00CE25AF" w:rsidRDefault="002D0408" w:rsidP="00110904">
      <w:pPr>
        <w:pStyle w:val="Caption"/>
        <w:rPr>
          <w:lang w:eastAsia="en-GB"/>
        </w:rPr>
      </w:pPr>
      <w:r w:rsidRPr="00CE25AF">
        <w:rPr>
          <w:noProof/>
        </w:rPr>
        <w:drawing>
          <wp:inline distT="0" distB="0" distL="0" distR="0" wp14:anchorId="48649474" wp14:editId="55A00D2B">
            <wp:extent cx="5583890" cy="4046305"/>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5128" cy="4047202"/>
                    </a:xfrm>
                    <a:prstGeom prst="rect">
                      <a:avLst/>
                    </a:prstGeom>
                    <a:noFill/>
                  </pic:spPr>
                </pic:pic>
              </a:graphicData>
            </a:graphic>
          </wp:inline>
        </w:drawing>
      </w:r>
    </w:p>
    <w:p w14:paraId="204AC209" w14:textId="5F76AAC7" w:rsidR="00FA5537" w:rsidRPr="00CE25AF" w:rsidRDefault="00925E06" w:rsidP="00FA5537">
      <w:pPr>
        <w:rPr>
          <w:lang w:val="en-US" w:eastAsia="en-GB"/>
        </w:rPr>
      </w:pPr>
      <w:r w:rsidRPr="00CE25AF">
        <w:rPr>
          <w:lang w:val="en-US" w:eastAsia="en-GB"/>
        </w:rPr>
        <w:t>File</w:t>
      </w:r>
      <w:r w:rsidR="00FA5537" w:rsidRPr="00CE25AF">
        <w:rPr>
          <w:lang w:val="en-US" w:eastAsia="en-GB"/>
        </w:rPr>
        <w:t xml:space="preserve"> exchange (1) </w:t>
      </w:r>
      <w:r w:rsidRPr="00CE25AF">
        <w:rPr>
          <w:lang w:val="en-US" w:eastAsia="en-GB"/>
        </w:rPr>
        <w:t>is</w:t>
      </w:r>
      <w:r w:rsidR="004C0EFC" w:rsidRPr="00CE25AF">
        <w:rPr>
          <w:lang w:val="en-US" w:eastAsia="en-GB"/>
        </w:rPr>
        <w:t xml:space="preserve"> </w:t>
      </w:r>
      <w:r w:rsidR="00350B4F" w:rsidRPr="00CE25AF">
        <w:rPr>
          <w:lang w:val="en-US" w:eastAsia="en-GB"/>
        </w:rPr>
        <w:t xml:space="preserve">described </w:t>
      </w:r>
      <w:r w:rsidR="00FA5537" w:rsidRPr="00CE25AF">
        <w:rPr>
          <w:lang w:val="en-US" w:eastAsia="en-GB"/>
        </w:rPr>
        <w:t xml:space="preserve">in </w:t>
      </w:r>
      <w:r w:rsidR="00350B4F" w:rsidRPr="00CE25AF">
        <w:rPr>
          <w:lang w:val="en-US" w:eastAsia="en-GB"/>
        </w:rPr>
        <w:t>d</w:t>
      </w:r>
      <w:r w:rsidR="00FA5537" w:rsidRPr="00CE25AF">
        <w:rPr>
          <w:lang w:val="en-US" w:eastAsia="en-GB"/>
        </w:rPr>
        <w:t xml:space="preserve">etail in Part 1b </w:t>
      </w:r>
      <w:r w:rsidRPr="00CE25AF">
        <w:rPr>
          <w:lang w:val="en-US" w:eastAsia="en-GB"/>
        </w:rPr>
        <w:t>of this document series.</w:t>
      </w:r>
    </w:p>
    <w:p w14:paraId="58F5E67C" w14:textId="4234EB42" w:rsidR="006717CD" w:rsidRPr="00CE25AF" w:rsidRDefault="000F2814" w:rsidP="007B4708">
      <w:pPr>
        <w:rPr>
          <w:lang w:val="en-US"/>
        </w:rPr>
      </w:pPr>
      <w:r w:rsidRPr="00CE25AF">
        <w:rPr>
          <w:lang w:val="en-US"/>
        </w:rPr>
        <w:t>The API</w:t>
      </w:r>
      <w:r w:rsidR="00FA5537" w:rsidRPr="00CE25AF">
        <w:rPr>
          <w:lang w:val="en-US"/>
        </w:rPr>
        <w:t xml:space="preserve"> (2) based on the information metamodel specified in this document</w:t>
      </w:r>
      <w:r w:rsidRPr="00CE25AF">
        <w:rPr>
          <w:lang w:val="en-US"/>
        </w:rPr>
        <w:t xml:space="preserve"> is specified in </w:t>
      </w:r>
      <w:r w:rsidR="00FA5537" w:rsidRPr="00CE25AF">
        <w:rPr>
          <w:lang w:val="en-US"/>
        </w:rPr>
        <w:t>P</w:t>
      </w:r>
      <w:r w:rsidRPr="00CE25AF">
        <w:rPr>
          <w:lang w:val="en-US"/>
        </w:rPr>
        <w:t>art 2 of the document series</w:t>
      </w:r>
      <w:r w:rsidR="002908A6" w:rsidRPr="00CE25AF">
        <w:rPr>
          <w:lang w:val="en-US"/>
        </w:rPr>
        <w:t xml:space="preserve"> "Details of the Asset Administration Shell"</w:t>
      </w:r>
      <w:r w:rsidR="00EF4144" w:rsidRPr="00CE25AF">
        <w:rPr>
          <w:lang w:val="en-US"/>
        </w:rPr>
        <w:t xml:space="preserve"> </w:t>
      </w:r>
      <w:r w:rsidR="00EF4144" w:rsidRPr="002670C6">
        <w:rPr>
          <w:lang w:val="en-US"/>
        </w:rPr>
        <w:fldChar w:fldCharType="begin"/>
      </w:r>
      <w:r w:rsidR="00EF4144" w:rsidRPr="00CE25AF">
        <w:rPr>
          <w:lang w:val="en-US"/>
        </w:rPr>
        <w:instrText xml:space="preserve"> REF AASiD_Part2_49 \h </w:instrText>
      </w:r>
      <w:r w:rsidR="007B4708" w:rsidRPr="00CE25AF">
        <w:rPr>
          <w:lang w:val="en-US"/>
        </w:rPr>
        <w:instrText xml:space="preserve"> \* MERGEFORMAT </w:instrText>
      </w:r>
      <w:r w:rsidR="00EF4144" w:rsidRPr="002670C6">
        <w:rPr>
          <w:lang w:val="en-US"/>
        </w:rPr>
      </w:r>
      <w:r w:rsidR="00EF4144" w:rsidRPr="002670C6">
        <w:rPr>
          <w:lang w:val="en-US"/>
        </w:rPr>
        <w:fldChar w:fldCharType="separate"/>
      </w:r>
      <w:r w:rsidR="00F511DE" w:rsidRPr="00CE25AF">
        <w:rPr>
          <w:lang w:val="en-US"/>
        </w:rPr>
        <w:t>[37]</w:t>
      </w:r>
      <w:r w:rsidR="00EF4144" w:rsidRPr="002670C6">
        <w:rPr>
          <w:lang w:val="en-US"/>
        </w:rPr>
        <w:fldChar w:fldCharType="end"/>
      </w:r>
      <w:r w:rsidRPr="00CE25AF">
        <w:rPr>
          <w:lang w:val="en-US"/>
        </w:rPr>
        <w:t>.</w:t>
      </w:r>
      <w:r w:rsidR="00FA5537" w:rsidRPr="00CE25AF">
        <w:rPr>
          <w:lang w:val="en-US"/>
        </w:rPr>
        <w:t xml:space="preserve"> </w:t>
      </w:r>
    </w:p>
    <w:p w14:paraId="27ED8023" w14:textId="4056B475" w:rsidR="00FA5537" w:rsidRDefault="00350B4F" w:rsidP="007B4708">
      <w:pPr>
        <w:rPr>
          <w:lang w:val="en-US"/>
        </w:rPr>
      </w:pPr>
      <w:r w:rsidRPr="00CE25AF">
        <w:rPr>
          <w:lang w:val="en-US"/>
        </w:rPr>
        <w:t>T</w:t>
      </w:r>
      <w:r w:rsidR="00FA5537" w:rsidRPr="00CE25AF">
        <w:rPr>
          <w:lang w:val="en-US"/>
        </w:rPr>
        <w:t>he I4.0 language (3) is based on the information metamodel specified in th</w:t>
      </w:r>
      <w:r w:rsidR="00FE3C6E" w:rsidRPr="00CE25AF">
        <w:rPr>
          <w:lang w:val="en-US"/>
        </w:rPr>
        <w:t>is</w:t>
      </w:r>
      <w:r w:rsidR="00FA5537" w:rsidRPr="00CE25AF">
        <w:rPr>
          <w:lang w:val="en-US"/>
        </w:rPr>
        <w:t xml:space="preserve"> document</w:t>
      </w:r>
      <w:r w:rsidR="007B4708" w:rsidRPr="00CE25AF">
        <w:rPr>
          <w:lang w:val="en-US"/>
        </w:rPr>
        <w:t xml:space="preserve"> </w:t>
      </w:r>
      <w:r w:rsidR="007B4708" w:rsidRPr="002670C6">
        <w:rPr>
          <w:lang w:val="en-US"/>
        </w:rPr>
        <w:fldChar w:fldCharType="begin"/>
      </w:r>
      <w:r w:rsidR="007B4708" w:rsidRPr="00CE25AF">
        <w:rPr>
          <w:lang w:val="en-US"/>
        </w:rPr>
        <w:instrText xml:space="preserve"> REF I40Sprache \h  \* MERGEFORMAT </w:instrText>
      </w:r>
      <w:r w:rsidR="007B4708" w:rsidRPr="002670C6">
        <w:rPr>
          <w:lang w:val="en-US"/>
        </w:rPr>
      </w:r>
      <w:r w:rsidR="007B4708" w:rsidRPr="002670C6">
        <w:rPr>
          <w:lang w:val="en-US"/>
        </w:rPr>
        <w:fldChar w:fldCharType="separate"/>
      </w:r>
      <w:r w:rsidR="00F511DE" w:rsidRPr="00F511DE">
        <w:rPr>
          <w:lang w:val="en-US"/>
        </w:rPr>
        <w:t>[47]</w:t>
      </w:r>
      <w:r w:rsidR="007B4708" w:rsidRPr="002670C6">
        <w:rPr>
          <w:lang w:val="en-US"/>
        </w:rPr>
        <w:fldChar w:fldCharType="end"/>
      </w:r>
      <w:r w:rsidR="00FA5537" w:rsidRPr="00CE25AF">
        <w:rPr>
          <w:lang w:val="en-US"/>
        </w:rPr>
        <w:t>.</w:t>
      </w:r>
    </w:p>
    <w:p w14:paraId="10E1D259" w14:textId="77777777" w:rsidR="00705029" w:rsidRPr="00845EB7" w:rsidRDefault="00705029" w:rsidP="00705029">
      <w:pPr>
        <w:rPr>
          <w:lang w:val="en-US"/>
        </w:rPr>
      </w:pPr>
    </w:p>
    <w:bookmarkStart w:id="239" w:name="_Ref120112220"/>
    <w:bookmarkStart w:id="240" w:name="_Toc125227884"/>
    <w:bookmarkStart w:id="241" w:name="_Toc125537671"/>
    <w:bookmarkStart w:id="242" w:name="_Hlk124679371"/>
    <w:p w14:paraId="424F5B00" w14:textId="5990C5F4" w:rsidR="00705029" w:rsidRPr="00AA7226" w:rsidRDefault="00705029" w:rsidP="001D4C72">
      <w:pPr>
        <w:pStyle w:val="Heading1"/>
      </w:pPr>
      <w:r>
        <w:lastRenderedPageBreak/>
        <mc:AlternateContent>
          <mc:Choice Requires="wps">
            <w:drawing>
              <wp:anchor distT="0" distB="0" distL="114300" distR="114300" simplePos="0" relativeHeight="252868608" behindDoc="1" locked="0" layoutInCell="1" allowOverlap="1" wp14:anchorId="63D5E2E7" wp14:editId="1F6EAA30">
                <wp:simplePos x="0" y="0"/>
                <wp:positionH relativeFrom="page">
                  <wp:posOffset>0</wp:posOffset>
                </wp:positionH>
                <wp:positionV relativeFrom="page">
                  <wp:posOffset>0</wp:posOffset>
                </wp:positionV>
                <wp:extent cx="7919720" cy="11160125"/>
                <wp:effectExtent l="0" t="0" r="5080" b="3175"/>
                <wp:wrapNone/>
                <wp:docPr id="27" name="Rechteck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19720" cy="11160125"/>
                        </a:xfrm>
                        <a:prstGeom prst="rect">
                          <a:avLst/>
                        </a:prstGeom>
                        <a:solidFill>
                          <a:srgbClr val="0778A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4D7FDD75" id="Rechteck 450" o:spid="_x0000_s1026" style="position:absolute;margin-left:0;margin-top:0;width:623.6pt;height:878.75pt;z-index:-25044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" fillcolor="#0778a5" stroked="f" strokeweight="1pt">
                <w10:wrap anchorx="page" anchory="page"/>
              </v:rect>
            </w:pict>
          </mc:Fallback>
        </mc:AlternateContent>
      </w:r>
      <w:r>
        <w:t>General</w:t>
      </w:r>
      <w:bookmarkEnd w:id="239"/>
      <w:bookmarkEnd w:id="240"/>
      <w:bookmarkEnd w:id="241"/>
    </w:p>
    <w:bookmarkEnd w:id="242"/>
    <w:p w14:paraId="7962F174" w14:textId="77777777" w:rsidR="00705029" w:rsidRPr="00AA7226" w:rsidRDefault="00705029" w:rsidP="00705029">
      <w:pPr>
        <w:rPr>
          <w:lang w:val="en-US"/>
        </w:rPr>
      </w:pPr>
    </w:p>
    <w:p w14:paraId="3181BE91" w14:textId="77777777" w:rsidR="00705029" w:rsidRDefault="00705029" w:rsidP="007B4708">
      <w:pPr>
        <w:rPr>
          <w:lang w:val="en-US"/>
        </w:rPr>
      </w:pPr>
    </w:p>
    <w:p w14:paraId="0F3A5ED6" w14:textId="77777777" w:rsidR="00522EB3" w:rsidRPr="00E5511A" w:rsidRDefault="00522EB3" w:rsidP="00DA1A43">
      <w:pPr>
        <w:pStyle w:val="Heading2"/>
        <w:rPr>
          <w:lang w:val="en-US"/>
        </w:rPr>
      </w:pPr>
      <w:bookmarkStart w:id="243" w:name="_Toc54815877"/>
      <w:bookmarkStart w:id="244" w:name="_Toc125227885"/>
      <w:bookmarkStart w:id="245" w:name="_Toc125537672"/>
      <w:bookmarkStart w:id="246" w:name="_Ref54731196"/>
      <w:bookmarkStart w:id="247" w:name="_Toc54815873"/>
      <w:r w:rsidRPr="00E5511A">
        <w:rPr>
          <w:lang w:val="en-US"/>
        </w:rPr>
        <w:lastRenderedPageBreak/>
        <w:t>Introduction</w:t>
      </w:r>
      <w:bookmarkEnd w:id="243"/>
      <w:bookmarkEnd w:id="244"/>
      <w:bookmarkEnd w:id="245"/>
    </w:p>
    <w:p w14:paraId="4FB08239" w14:textId="33B6F325" w:rsidR="008D29CC" w:rsidRPr="00CE25AF" w:rsidRDefault="00522EB3" w:rsidP="00522EB3">
      <w:pPr>
        <w:rPr>
          <w:lang w:val="en-US"/>
        </w:rPr>
      </w:pPr>
      <w:r w:rsidRPr="00CE25AF">
        <w:rPr>
          <w:lang w:val="en-US"/>
        </w:rPr>
        <w:t xml:space="preserve">Before </w:t>
      </w:r>
      <w:r w:rsidR="000A4EA2" w:rsidRPr="00CE25AF">
        <w:rPr>
          <w:lang w:val="en-US"/>
        </w:rPr>
        <w:t>specifying the information metamodel of the Asset Administration Shell</w:t>
      </w:r>
      <w:r w:rsidR="00350B4F" w:rsidRPr="00CE25AF">
        <w:rPr>
          <w:lang w:val="en-US"/>
        </w:rPr>
        <w:t xml:space="preserve">, </w:t>
      </w:r>
      <w:r w:rsidR="008D29CC" w:rsidRPr="00CE25AF">
        <w:rPr>
          <w:lang w:val="en-US"/>
        </w:rPr>
        <w:t>some</w:t>
      </w:r>
      <w:r w:rsidR="000803F7" w:rsidRPr="00CE25AF">
        <w:rPr>
          <w:lang w:val="en-US"/>
        </w:rPr>
        <w:t xml:space="preserve"> general</w:t>
      </w:r>
      <w:r w:rsidR="008D29CC" w:rsidRPr="00CE25AF">
        <w:rPr>
          <w:lang w:val="en-US"/>
        </w:rPr>
        <w:t xml:space="preserve"> topics</w:t>
      </w:r>
      <w:r w:rsidR="000803F7" w:rsidRPr="00CE25AF">
        <w:rPr>
          <w:lang w:val="en-US"/>
        </w:rPr>
        <w:t xml:space="preserve"> relevant for the Asset Administration Shell</w:t>
      </w:r>
      <w:r w:rsidR="008D29CC" w:rsidRPr="00CE25AF">
        <w:rPr>
          <w:lang w:val="en-US"/>
        </w:rPr>
        <w:t xml:space="preserve"> are explained.</w:t>
      </w:r>
    </w:p>
    <w:p w14:paraId="472D4C1D" w14:textId="47B2F1A7" w:rsidR="008D29CC" w:rsidRPr="00CE25AF" w:rsidRDefault="00350B4F" w:rsidP="00522EB3">
      <w:pPr>
        <w:rPr>
          <w:lang w:val="en-US"/>
        </w:rPr>
      </w:pPr>
      <w:r w:rsidRPr="00CE25AF">
        <w:rPr>
          <w:lang w:val="en-US"/>
        </w:rPr>
        <w:t>S</w:t>
      </w:r>
      <w:r w:rsidR="008D29CC" w:rsidRPr="00CE25AF">
        <w:rPr>
          <w:lang w:val="en-US"/>
        </w:rPr>
        <w:t xml:space="preserve">ubclause </w:t>
      </w:r>
      <w:r w:rsidR="008D29CC" w:rsidRPr="00CE25AF">
        <w:rPr>
          <w:lang w:val="en-US"/>
        </w:rPr>
        <w:fldChar w:fldCharType="begin"/>
      </w:r>
      <w:r w:rsidR="008D29CC" w:rsidRPr="00CE25AF">
        <w:rPr>
          <w:lang w:val="en-US"/>
        </w:rPr>
        <w:instrText xml:space="preserve"> REF _Ref523085708 \r \h </w:instrText>
      </w:r>
      <w:r w:rsidR="008D29CC" w:rsidRPr="00CE25AF">
        <w:rPr>
          <w:lang w:val="en-US"/>
        </w:rPr>
      </w:r>
      <w:r w:rsidR="008D29CC" w:rsidRPr="00CE25AF">
        <w:rPr>
          <w:lang w:val="en-US"/>
        </w:rPr>
        <w:fldChar w:fldCharType="separate"/>
      </w:r>
      <w:r w:rsidR="00F511DE">
        <w:rPr>
          <w:lang w:val="en-US"/>
        </w:rPr>
        <w:t>4.2</w:t>
      </w:r>
      <w:r w:rsidR="008D29CC" w:rsidRPr="00CE25AF">
        <w:rPr>
          <w:lang w:val="en-US"/>
        </w:rPr>
        <w:fldChar w:fldCharType="end"/>
      </w:r>
      <w:r w:rsidR="008D29CC" w:rsidRPr="00CE25AF">
        <w:rPr>
          <w:lang w:val="en-US"/>
        </w:rPr>
        <w:t xml:space="preserve"> </w:t>
      </w:r>
      <w:r w:rsidRPr="00CE25AF">
        <w:rPr>
          <w:lang w:val="en-US"/>
        </w:rPr>
        <w:t xml:space="preserve">describes </w:t>
      </w:r>
      <w:r w:rsidR="00522EB3" w:rsidRPr="00CE25AF">
        <w:rPr>
          <w:lang w:val="en-US"/>
        </w:rPr>
        <w:t>some general aspects of handling type and instance assets</w:t>
      </w:r>
      <w:r w:rsidR="008D29CC" w:rsidRPr="00CE25AF">
        <w:rPr>
          <w:lang w:val="en-US"/>
        </w:rPr>
        <w:t>.</w:t>
      </w:r>
    </w:p>
    <w:p w14:paraId="294A211A" w14:textId="4EF075FE" w:rsidR="008D29CC" w:rsidRPr="00CE25AF" w:rsidRDefault="00B97255" w:rsidP="00522EB3">
      <w:pPr>
        <w:rPr>
          <w:lang w:val="en-US"/>
        </w:rPr>
      </w:pPr>
      <w:r w:rsidRPr="00CE25AF">
        <w:rPr>
          <w:lang w:val="en-US"/>
        </w:rPr>
        <w:t>S</w:t>
      </w:r>
      <w:r w:rsidR="000346EE" w:rsidRPr="00CE25AF">
        <w:rPr>
          <w:lang w:val="en-US"/>
        </w:rPr>
        <w:t xml:space="preserve">ubclause </w:t>
      </w:r>
      <w:r w:rsidR="000346EE" w:rsidRPr="002670C6">
        <w:rPr>
          <w:lang w:val="en-US"/>
        </w:rPr>
        <w:fldChar w:fldCharType="begin"/>
      </w:r>
      <w:r w:rsidR="000346EE" w:rsidRPr="00CE25AF">
        <w:rPr>
          <w:lang w:val="en-US"/>
        </w:rPr>
        <w:instrText xml:space="preserve"> REF _Ref25152904 \r \h </w:instrText>
      </w:r>
      <w:r w:rsidR="000346EE" w:rsidRPr="002670C6">
        <w:rPr>
          <w:lang w:val="en-US"/>
        </w:rPr>
      </w:r>
      <w:r w:rsidR="000346EE" w:rsidRPr="002670C6">
        <w:rPr>
          <w:lang w:val="en-US"/>
        </w:rPr>
        <w:fldChar w:fldCharType="separate"/>
      </w:r>
      <w:r w:rsidR="00F511DE">
        <w:rPr>
          <w:lang w:val="en-US"/>
        </w:rPr>
        <w:t>4.3</w:t>
      </w:r>
      <w:r w:rsidR="000346EE" w:rsidRPr="002670C6">
        <w:rPr>
          <w:lang w:val="en-US"/>
        </w:rPr>
        <w:fldChar w:fldCharType="end"/>
      </w:r>
      <w:r w:rsidR="000346EE" w:rsidRPr="00CE25AF">
        <w:rPr>
          <w:lang w:val="en-US"/>
        </w:rPr>
        <w:t xml:space="preserve"> </w:t>
      </w:r>
      <w:r w:rsidRPr="00CE25AF">
        <w:rPr>
          <w:lang w:val="en-US"/>
        </w:rPr>
        <w:t xml:space="preserve">explains </w:t>
      </w:r>
      <w:r w:rsidR="000346EE" w:rsidRPr="00CE25AF">
        <w:rPr>
          <w:lang w:val="en-US"/>
        </w:rPr>
        <w:t xml:space="preserve">the </w:t>
      </w:r>
      <w:r w:rsidR="00522EB3" w:rsidRPr="00CE25AF">
        <w:rPr>
          <w:lang w:val="en-US"/>
        </w:rPr>
        <w:t>very important aspect</w:t>
      </w:r>
      <w:r w:rsidR="000346EE" w:rsidRPr="00CE25AF">
        <w:rPr>
          <w:lang w:val="en-US"/>
        </w:rPr>
        <w:t xml:space="preserve">s </w:t>
      </w:r>
      <w:r w:rsidR="00522EB3" w:rsidRPr="00CE25AF">
        <w:rPr>
          <w:lang w:val="en-US"/>
        </w:rPr>
        <w:t xml:space="preserve">of </w:t>
      </w:r>
      <w:r w:rsidR="000346EE" w:rsidRPr="00CE25AF">
        <w:rPr>
          <w:lang w:val="en-US"/>
        </w:rPr>
        <w:t>identification in the context of the Asset Administration Shell.</w:t>
      </w:r>
    </w:p>
    <w:p w14:paraId="610D1DEC" w14:textId="562E7814" w:rsidR="007A1CF0" w:rsidRPr="00CE25AF" w:rsidRDefault="00B97255" w:rsidP="007A1CF0">
      <w:pPr>
        <w:rPr>
          <w:lang w:val="en-US"/>
        </w:rPr>
      </w:pPr>
      <w:r w:rsidRPr="00CE25AF">
        <w:rPr>
          <w:lang w:val="en-US"/>
        </w:rPr>
        <w:t>S</w:t>
      </w:r>
      <w:r w:rsidR="007A1CF0" w:rsidRPr="00CE25AF">
        <w:rPr>
          <w:lang w:val="en-US"/>
        </w:rPr>
        <w:t xml:space="preserve">ubclause </w:t>
      </w:r>
      <w:r w:rsidR="007A1CF0" w:rsidRPr="00CE25AF">
        <w:rPr>
          <w:lang w:val="en-US"/>
        </w:rPr>
        <w:fldChar w:fldCharType="begin"/>
      </w:r>
      <w:r w:rsidR="007A1CF0" w:rsidRPr="00CE25AF">
        <w:rPr>
          <w:lang w:val="en-US"/>
        </w:rPr>
        <w:instrText xml:space="preserve"> REF _Ref120196457 \r \h </w:instrText>
      </w:r>
      <w:r w:rsidR="007A1CF0" w:rsidRPr="00CE25AF">
        <w:rPr>
          <w:lang w:val="en-US"/>
        </w:rPr>
      </w:r>
      <w:r w:rsidR="007A1CF0" w:rsidRPr="00CE25AF">
        <w:rPr>
          <w:lang w:val="en-US"/>
        </w:rPr>
        <w:fldChar w:fldCharType="separate"/>
      </w:r>
      <w:r w:rsidR="00F511DE">
        <w:rPr>
          <w:lang w:val="en-US"/>
        </w:rPr>
        <w:t>4.4</w:t>
      </w:r>
      <w:r w:rsidR="007A1CF0" w:rsidRPr="00CE25AF">
        <w:rPr>
          <w:lang w:val="en-US"/>
        </w:rPr>
        <w:fldChar w:fldCharType="end"/>
      </w:r>
      <w:r w:rsidR="007A1CF0" w:rsidRPr="00CE25AF">
        <w:rPr>
          <w:lang w:val="en-US"/>
        </w:rPr>
        <w:t xml:space="preserve"> </w:t>
      </w:r>
      <w:r w:rsidRPr="00CE25AF">
        <w:rPr>
          <w:lang w:val="en-US"/>
        </w:rPr>
        <w:t xml:space="preserve">provides </w:t>
      </w:r>
      <w:r w:rsidR="007A1CF0" w:rsidRPr="00CE25AF">
        <w:rPr>
          <w:lang w:val="en-US"/>
        </w:rPr>
        <w:t>matching strategies for semantic identifiers and references.</w:t>
      </w:r>
    </w:p>
    <w:p w14:paraId="0BF4E64E" w14:textId="4D16D3B8" w:rsidR="008D29CC" w:rsidRPr="00CE25AF" w:rsidRDefault="00B97255" w:rsidP="00522EB3">
      <w:pPr>
        <w:rPr>
          <w:lang w:val="en-US"/>
        </w:rPr>
      </w:pPr>
      <w:r w:rsidRPr="00CE25AF">
        <w:rPr>
          <w:lang w:val="en-US"/>
        </w:rPr>
        <w:t>S</w:t>
      </w:r>
      <w:r w:rsidR="000346EE" w:rsidRPr="00CE25AF">
        <w:rPr>
          <w:lang w:val="en-US"/>
        </w:rPr>
        <w:t xml:space="preserve">ubclause </w:t>
      </w:r>
      <w:r w:rsidR="007A1CF0" w:rsidRPr="002670C6">
        <w:rPr>
          <w:lang w:val="en-US"/>
        </w:rPr>
        <w:fldChar w:fldCharType="begin"/>
      </w:r>
      <w:r w:rsidR="007A1CF0" w:rsidRPr="00CE25AF">
        <w:rPr>
          <w:lang w:val="en-US"/>
        </w:rPr>
        <w:instrText xml:space="preserve"> REF _Ref117713130 \r \h </w:instrText>
      </w:r>
      <w:r w:rsidR="007A1CF0" w:rsidRPr="002670C6">
        <w:rPr>
          <w:lang w:val="en-US"/>
        </w:rPr>
      </w:r>
      <w:r w:rsidR="007A1CF0" w:rsidRPr="002670C6">
        <w:rPr>
          <w:lang w:val="en-US"/>
        </w:rPr>
        <w:fldChar w:fldCharType="separate"/>
      </w:r>
      <w:r w:rsidR="00F511DE">
        <w:rPr>
          <w:lang w:val="en-US"/>
        </w:rPr>
        <w:t>4.5</w:t>
      </w:r>
      <w:r w:rsidR="007A1CF0" w:rsidRPr="002670C6">
        <w:rPr>
          <w:lang w:val="en-US"/>
        </w:rPr>
        <w:fldChar w:fldCharType="end"/>
      </w:r>
      <w:r w:rsidR="000346EE" w:rsidRPr="00CE25AF">
        <w:rPr>
          <w:lang w:val="en-US"/>
        </w:rPr>
        <w:t xml:space="preserve"> </w:t>
      </w:r>
      <w:r w:rsidRPr="00CE25AF">
        <w:rPr>
          <w:lang w:val="en-US"/>
        </w:rPr>
        <w:t xml:space="preserve">explains </w:t>
      </w:r>
      <w:r w:rsidR="001A4E8B" w:rsidRPr="00CE25AF">
        <w:rPr>
          <w:lang w:val="en-US"/>
        </w:rPr>
        <w:t xml:space="preserve">the difference between </w:t>
      </w:r>
      <w:proofErr w:type="spellStart"/>
      <w:r w:rsidR="001A4E8B" w:rsidRPr="00CE25AF">
        <w:rPr>
          <w:lang w:val="en-US"/>
        </w:rPr>
        <w:t>submodel</w:t>
      </w:r>
      <w:proofErr w:type="spellEnd"/>
      <w:r w:rsidR="001A4E8B" w:rsidRPr="00CE25AF">
        <w:rPr>
          <w:lang w:val="en-US"/>
        </w:rPr>
        <w:t xml:space="preserve"> instances and templates.</w:t>
      </w:r>
      <w:r w:rsidR="000346EE" w:rsidRPr="00CE25AF">
        <w:rPr>
          <w:lang w:val="en-US"/>
        </w:rPr>
        <w:t xml:space="preserve"> </w:t>
      </w:r>
    </w:p>
    <w:p w14:paraId="4D54FE40" w14:textId="4709ACD0" w:rsidR="00522EB3" w:rsidRPr="00CE25AF" w:rsidRDefault="00B97255" w:rsidP="00522EB3">
      <w:pPr>
        <w:rPr>
          <w:lang w:val="en-US"/>
        </w:rPr>
      </w:pPr>
      <w:r w:rsidRPr="00CE25AF">
        <w:rPr>
          <w:lang w:val="en-US"/>
        </w:rPr>
        <w:t>S</w:t>
      </w:r>
      <w:r w:rsidR="00522EB3" w:rsidRPr="00CE25AF">
        <w:rPr>
          <w:lang w:val="en-US"/>
        </w:rPr>
        <w:t xml:space="preserve">ubclause </w:t>
      </w:r>
      <w:r w:rsidR="000346EE" w:rsidRPr="00CE25AF">
        <w:rPr>
          <w:lang w:val="en-US"/>
        </w:rPr>
        <w:fldChar w:fldCharType="begin"/>
      </w:r>
      <w:r w:rsidR="000346EE" w:rsidRPr="00CE25AF">
        <w:rPr>
          <w:lang w:val="en-US"/>
        </w:rPr>
        <w:instrText xml:space="preserve"> REF _Ref117712744 \r \h </w:instrText>
      </w:r>
      <w:r w:rsidR="000346EE" w:rsidRPr="00CE25AF">
        <w:rPr>
          <w:lang w:val="en-US"/>
        </w:rPr>
      </w:r>
      <w:r w:rsidR="000346EE" w:rsidRPr="00CE25AF">
        <w:rPr>
          <w:lang w:val="en-US"/>
        </w:rPr>
        <w:fldChar w:fldCharType="separate"/>
      </w:r>
      <w:r w:rsidR="00F511DE">
        <w:rPr>
          <w:lang w:val="en-US"/>
        </w:rPr>
        <w:t>4.6</w:t>
      </w:r>
      <w:r w:rsidR="000346EE" w:rsidRPr="00CE25AF">
        <w:rPr>
          <w:lang w:val="en-US"/>
        </w:rPr>
        <w:fldChar w:fldCharType="end"/>
      </w:r>
      <w:r w:rsidR="000346EE" w:rsidRPr="00CE25AF">
        <w:rPr>
          <w:lang w:val="en-US"/>
        </w:rPr>
        <w:t xml:space="preserve"> </w:t>
      </w:r>
      <w:r w:rsidRPr="00CE25AF">
        <w:rPr>
          <w:lang w:val="en-US"/>
        </w:rPr>
        <w:t xml:space="preserve">discusses </w:t>
      </w:r>
      <w:r w:rsidR="00522EB3" w:rsidRPr="00CE25AF">
        <w:rPr>
          <w:lang w:val="en-US"/>
        </w:rPr>
        <w:t xml:space="preserve">aspects of event handling. </w:t>
      </w:r>
    </w:p>
    <w:p w14:paraId="04EA3A35" w14:textId="77777777" w:rsidR="00522EB3" w:rsidRPr="00E5511A" w:rsidRDefault="00522EB3" w:rsidP="00DA1A43">
      <w:pPr>
        <w:pStyle w:val="Heading2"/>
        <w:rPr>
          <w:lang w:val="en-US"/>
        </w:rPr>
      </w:pPr>
      <w:bookmarkStart w:id="248" w:name="_Toc120112461"/>
      <w:bookmarkStart w:id="249" w:name="_Toc120118276"/>
      <w:bookmarkStart w:id="250" w:name="_Toc120119027"/>
      <w:bookmarkStart w:id="251" w:name="_Toc120119778"/>
      <w:bookmarkStart w:id="252" w:name="_Toc120112462"/>
      <w:bookmarkStart w:id="253" w:name="_Toc120118277"/>
      <w:bookmarkStart w:id="254" w:name="_Toc120119028"/>
      <w:bookmarkStart w:id="255" w:name="_Toc120119779"/>
      <w:bookmarkStart w:id="256" w:name="_Toc120112463"/>
      <w:bookmarkStart w:id="257" w:name="_Toc120118278"/>
      <w:bookmarkStart w:id="258" w:name="_Toc120119029"/>
      <w:bookmarkStart w:id="259" w:name="_Toc120119780"/>
      <w:bookmarkStart w:id="260" w:name="_Toc120112464"/>
      <w:bookmarkStart w:id="261" w:name="_Toc120118279"/>
      <w:bookmarkStart w:id="262" w:name="_Toc120119030"/>
      <w:bookmarkStart w:id="263" w:name="_Toc120119781"/>
      <w:bookmarkStart w:id="264" w:name="_Ref523085708"/>
      <w:bookmarkStart w:id="265" w:name="_Toc54815878"/>
      <w:bookmarkStart w:id="266" w:name="_Toc125227886"/>
      <w:bookmarkStart w:id="267" w:name="_Toc125537673"/>
      <w:bookmarkStart w:id="268" w:name="_Toc511579024"/>
      <w:bookmarkStart w:id="269" w:name="_Ref517790073"/>
      <w:bookmarkStart w:id="270" w:name="_Ref517790081"/>
      <w:bookmarkStart w:id="271" w:name="_Toc510190029"/>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rsidRPr="00E5511A">
        <w:rPr>
          <w:lang w:val="en-US"/>
        </w:rPr>
        <w:lastRenderedPageBreak/>
        <w:t>Types and Instances</w:t>
      </w:r>
      <w:bookmarkEnd w:id="264"/>
      <w:bookmarkEnd w:id="265"/>
      <w:bookmarkEnd w:id="266"/>
      <w:bookmarkEnd w:id="267"/>
      <w:r w:rsidRPr="00E5511A">
        <w:rPr>
          <w:lang w:val="en-US"/>
        </w:rPr>
        <w:t xml:space="preserve"> </w:t>
      </w:r>
      <w:bookmarkEnd w:id="268"/>
      <w:bookmarkEnd w:id="269"/>
      <w:bookmarkEnd w:id="270"/>
    </w:p>
    <w:p w14:paraId="28C7AD5E" w14:textId="7B4CB2E6" w:rsidR="00522EB3" w:rsidRPr="00CE25AF" w:rsidRDefault="00522EB3" w:rsidP="004E069D">
      <w:pPr>
        <w:pStyle w:val="Heading3"/>
        <w:numPr>
          <w:ilvl w:val="2"/>
          <w:numId w:val="53"/>
        </w:numPr>
        <w:rPr>
          <w:lang w:val="en-US"/>
        </w:rPr>
      </w:pPr>
      <w:bookmarkStart w:id="272" w:name="_Ref23768522"/>
      <w:bookmarkStart w:id="273" w:name="_Toc54815879"/>
      <w:bookmarkStart w:id="274" w:name="_Ref120112047"/>
      <w:bookmarkStart w:id="275" w:name="_Toc125227887"/>
      <w:bookmarkStart w:id="276" w:name="_Toc125537674"/>
      <w:r w:rsidRPr="00CE25AF">
        <w:rPr>
          <w:lang w:val="en-US"/>
        </w:rPr>
        <w:t>Life Cycle</w:t>
      </w:r>
      <w:bookmarkEnd w:id="272"/>
      <w:r w:rsidRPr="00CE25AF">
        <w:rPr>
          <w:lang w:val="en-US"/>
        </w:rPr>
        <w:t xml:space="preserve"> </w:t>
      </w:r>
      <w:r w:rsidR="000F24C4" w:rsidRPr="00CE25AF">
        <w:rPr>
          <w:lang w:val="en-US"/>
        </w:rPr>
        <w:t>w</w:t>
      </w:r>
      <w:r w:rsidRPr="00CE25AF">
        <w:rPr>
          <w:lang w:val="en-US"/>
        </w:rPr>
        <w:t>ith Type Assets and Instance Assets</w:t>
      </w:r>
      <w:bookmarkEnd w:id="273"/>
      <w:bookmarkEnd w:id="274"/>
      <w:bookmarkEnd w:id="275"/>
      <w:bookmarkEnd w:id="276"/>
    </w:p>
    <w:p w14:paraId="0F52A5C6" w14:textId="76699492" w:rsidR="00522EB3" w:rsidRPr="00CE25AF" w:rsidRDefault="00522EB3" w:rsidP="00522EB3">
      <w:pPr>
        <w:rPr>
          <w:lang w:val="en-US"/>
        </w:rPr>
      </w:pPr>
      <w:r w:rsidRPr="00CE25AF">
        <w:rPr>
          <w:lang w:val="en-US"/>
        </w:rPr>
        <w:t>Industr</w:t>
      </w:r>
      <w:r w:rsidR="00E5511A">
        <w:rPr>
          <w:lang w:val="en-US"/>
        </w:rPr>
        <w:t>y</w:t>
      </w:r>
      <w:r w:rsidRPr="00CE25AF">
        <w:rPr>
          <w:lang w:val="en-US"/>
        </w:rPr>
        <w:t xml:space="preserve"> 4.0 utilizes an extended understanding of asset</w:t>
      </w:r>
      <w:r w:rsidR="00CD5EBB" w:rsidRPr="00CE25AF">
        <w:rPr>
          <w:lang w:val="en-US"/>
        </w:rPr>
        <w:t>s</w:t>
      </w:r>
      <w:r w:rsidRPr="00CE25AF">
        <w:rPr>
          <w:lang w:val="en-US"/>
        </w:rPr>
        <w:t>, comprising elements such as factories, production systems, equipment, machines, components, produced products and raw materials, business processes and orders, immaterial assets (such as processes, software, documents, plans, intellectual property, standards), services</w:t>
      </w:r>
      <w:r w:rsidR="00CD5EBB" w:rsidRPr="00CE25AF">
        <w:rPr>
          <w:lang w:val="en-US"/>
        </w:rPr>
        <w:t xml:space="preserve">, </w:t>
      </w:r>
      <w:r w:rsidRPr="00CE25AF">
        <w:rPr>
          <w:lang w:val="en-US"/>
        </w:rPr>
        <w:t xml:space="preserve">human personnel, </w:t>
      </w:r>
      <w:r w:rsidR="00CD5EBB" w:rsidRPr="00CE25AF">
        <w:rPr>
          <w:lang w:val="en-US"/>
        </w:rPr>
        <w:t>etc.</w:t>
      </w:r>
      <w:r w:rsidRPr="00CE25AF">
        <w:rPr>
          <w:lang w:val="en-US"/>
        </w:rPr>
        <w:t>.</w:t>
      </w:r>
    </w:p>
    <w:p w14:paraId="70AE605D" w14:textId="11FCAC17" w:rsidR="00522EB3" w:rsidRPr="00CE25AF" w:rsidRDefault="00522EB3" w:rsidP="00522EB3">
      <w:pPr>
        <w:rPr>
          <w:lang w:val="en-US"/>
        </w:rPr>
      </w:pPr>
      <w:r w:rsidRPr="00CE25AF">
        <w:rPr>
          <w:lang w:val="en-US"/>
        </w:rPr>
        <w:t xml:space="preserve">The RAMI4.0 model </w:t>
      </w:r>
      <w:r w:rsidRPr="00CE25AF">
        <w:rPr>
          <w:lang w:val="en-US"/>
        </w:rPr>
        <w:fldChar w:fldCharType="begin"/>
      </w:r>
      <w:r w:rsidRPr="00CE25AF">
        <w:rPr>
          <w:lang w:val="en-US"/>
        </w:rPr>
        <w:instrText xml:space="preserve"> REF RAMI_DIN_3 \h </w:instrText>
      </w:r>
      <w:r w:rsidRPr="00CE25AF">
        <w:rPr>
          <w:lang w:val="en-US"/>
        </w:rPr>
      </w:r>
      <w:r w:rsidRPr="00CE25AF">
        <w:rPr>
          <w:lang w:val="en-US"/>
        </w:rPr>
        <w:fldChar w:fldCharType="separate"/>
      </w:r>
      <w:r w:rsidR="00F511DE" w:rsidRPr="0002307B">
        <w:rPr>
          <w:lang w:val="fr-BE"/>
        </w:rPr>
        <w:t>[3]</w:t>
      </w:r>
      <w:r w:rsidRPr="00CE25AF">
        <w:rPr>
          <w:lang w:val="en-US"/>
        </w:rPr>
        <w:fldChar w:fldCharType="end"/>
      </w:r>
      <w:r w:rsidRPr="00CE25AF">
        <w:rPr>
          <w:lang w:val="en-US"/>
        </w:rPr>
        <w:t xml:space="preserve"> </w:t>
      </w:r>
      <w:r w:rsidR="00851AB5" w:rsidRPr="00CE25AF">
        <w:rPr>
          <w:lang w:val="en-US"/>
        </w:rPr>
        <w:t>define</w:t>
      </w:r>
      <w:r w:rsidR="009C322C" w:rsidRPr="00CE25AF">
        <w:rPr>
          <w:lang w:val="en-US"/>
        </w:rPr>
        <w:t>s</w:t>
      </w:r>
      <w:r w:rsidR="00851AB5" w:rsidRPr="00CE25AF">
        <w:rPr>
          <w:lang w:val="en-US"/>
        </w:rPr>
        <w:t xml:space="preserve"> a </w:t>
      </w:r>
      <w:r w:rsidRPr="00CE25AF">
        <w:rPr>
          <w:lang w:val="en-US"/>
        </w:rPr>
        <w:t>generalized life</w:t>
      </w:r>
      <w:r w:rsidR="00CD5EBB" w:rsidRPr="00CE25AF">
        <w:rPr>
          <w:lang w:val="en-US"/>
        </w:rPr>
        <w:t xml:space="preserve"> </w:t>
      </w:r>
      <w:r w:rsidRPr="00CE25AF">
        <w:rPr>
          <w:lang w:val="en-US"/>
        </w:rPr>
        <w:t xml:space="preserve">cycle </w:t>
      </w:r>
      <w:r w:rsidR="00851AB5" w:rsidRPr="00CE25AF">
        <w:rPr>
          <w:lang w:val="en-US"/>
        </w:rPr>
        <w:t>concept</w:t>
      </w:r>
      <w:r w:rsidRPr="00CE25AF">
        <w:rPr>
          <w:lang w:val="en-US"/>
        </w:rPr>
        <w:t xml:space="preserve"> derived from IEC 62890. The basic idea is to distinguish between possible types and instance</w:t>
      </w:r>
      <w:r w:rsidR="00A56E19" w:rsidRPr="00CE25AF">
        <w:rPr>
          <w:lang w:val="en-US"/>
        </w:rPr>
        <w:t>s</w:t>
      </w:r>
      <w:r w:rsidR="00CD5EBB" w:rsidRPr="00CE25AF">
        <w:rPr>
          <w:lang w:val="en-US"/>
        </w:rPr>
        <w:t xml:space="preserve"> for all assets within Industr</w:t>
      </w:r>
      <w:r w:rsidR="00E5511A">
        <w:rPr>
          <w:lang w:val="en-US"/>
        </w:rPr>
        <w:t>y</w:t>
      </w:r>
      <w:r w:rsidR="00CD5EBB" w:rsidRPr="00CE25AF">
        <w:rPr>
          <w:lang w:val="en-US"/>
        </w:rPr>
        <w:t xml:space="preserve"> 4.0</w:t>
      </w:r>
      <w:r w:rsidRPr="00CE25AF">
        <w:rPr>
          <w:lang w:val="en-US"/>
        </w:rPr>
        <w:t>. This makes it possible to apply the type/instance distinction for all elements such as material type/material instance, product type/product instance, machine type/ machine instance</w:t>
      </w:r>
      <w:r w:rsidR="00CD5EBB" w:rsidRPr="00CE25AF">
        <w:rPr>
          <w:lang w:val="en-US"/>
        </w:rPr>
        <w:t>, etc.</w:t>
      </w:r>
      <w:r w:rsidRPr="00CE25AF">
        <w:rPr>
          <w:lang w:val="en-US"/>
        </w:rPr>
        <w:t xml:space="preserve"> Business</w:t>
      </w:r>
      <w:r w:rsidR="00CD5EBB" w:rsidRPr="00CE25AF">
        <w:rPr>
          <w:lang w:val="en-US"/>
        </w:rPr>
        <w:t>-</w:t>
      </w:r>
      <w:r w:rsidRPr="00CE25AF">
        <w:rPr>
          <w:lang w:val="en-US"/>
        </w:rPr>
        <w:t xml:space="preserve">related information </w:t>
      </w:r>
      <w:r w:rsidR="00CD5EBB" w:rsidRPr="00CE25AF">
        <w:rPr>
          <w:lang w:val="en-US"/>
        </w:rPr>
        <w:t>is</w:t>
      </w:r>
      <w:r w:rsidRPr="00CE25AF">
        <w:rPr>
          <w:lang w:val="en-US"/>
        </w:rPr>
        <w:t xml:space="preserve"> handled on the '</w:t>
      </w:r>
      <w:r w:rsidR="00CD5EBB" w:rsidRPr="00CE25AF">
        <w:rPr>
          <w:lang w:val="en-US"/>
        </w:rPr>
        <w:t>b</w:t>
      </w:r>
      <w:r w:rsidRPr="00CE25AF">
        <w:rPr>
          <w:lang w:val="en-US"/>
        </w:rPr>
        <w:t xml:space="preserve">usiness' layer of the RAMI4.0 model. The business layer also covers order details and workflows, again for </w:t>
      </w:r>
      <w:r w:rsidR="00CD5EBB" w:rsidRPr="00CE25AF">
        <w:rPr>
          <w:lang w:val="en-US"/>
        </w:rPr>
        <w:t xml:space="preserve">both </w:t>
      </w:r>
      <w:r w:rsidRPr="00CE25AF">
        <w:rPr>
          <w:lang w:val="en-US"/>
        </w:rPr>
        <w:t xml:space="preserve">type </w:t>
      </w:r>
      <w:r w:rsidR="00CD5EBB" w:rsidRPr="00CE25AF">
        <w:rPr>
          <w:lang w:val="en-US"/>
        </w:rPr>
        <w:t xml:space="preserve">and instance </w:t>
      </w:r>
      <w:r w:rsidRPr="00CE25AF">
        <w:rPr>
          <w:lang w:val="en-US"/>
        </w:rPr>
        <w:t>assets.</w:t>
      </w:r>
    </w:p>
    <w:p w14:paraId="75B7CCFF" w14:textId="1B32C8A7" w:rsidR="009C322C" w:rsidRPr="00CE25AF" w:rsidRDefault="009C322C" w:rsidP="0072195E">
      <w:pPr>
        <w:pStyle w:val="NOTE"/>
        <w:ind w:left="284" w:firstLine="0"/>
        <w:rPr>
          <w:lang w:val="en-US"/>
        </w:rPr>
      </w:pPr>
      <w:r w:rsidRPr="00CE25AF">
        <w:rPr>
          <w:lang w:val="en-US"/>
        </w:rPr>
        <w:t>Note:</w:t>
      </w:r>
      <w:r w:rsidR="0072195E">
        <w:rPr>
          <w:lang w:val="en-US"/>
        </w:rPr>
        <w:t xml:space="preserve"> </w:t>
      </w:r>
      <w:r w:rsidR="00705029">
        <w:rPr>
          <w:lang w:val="en-US"/>
        </w:rPr>
        <w:t>t</w:t>
      </w:r>
      <w:r w:rsidR="00CD5EBB" w:rsidRPr="0072195E">
        <w:rPr>
          <w:lang w:val="en-US"/>
        </w:rPr>
        <w:t>o distinguish a</w:t>
      </w:r>
      <w:r w:rsidR="00E30785" w:rsidRPr="0072195E">
        <w:rPr>
          <w:lang w:val="en-US"/>
        </w:rPr>
        <w:t>sset 'type' and asset 'instance', the term 'asset kind'</w:t>
      </w:r>
      <w:r w:rsidR="00E30785" w:rsidRPr="00CE25AF">
        <w:rPr>
          <w:lang w:val="en-US"/>
        </w:rPr>
        <w:t xml:space="preserve"> is used in this document. The three different relationship classes between assets, especially type assets and instance assets</w:t>
      </w:r>
      <w:r w:rsidR="00CD5EBB" w:rsidRPr="00CE25AF">
        <w:rPr>
          <w:lang w:val="en-US"/>
        </w:rPr>
        <w:t>,</w:t>
      </w:r>
      <w:r w:rsidR="00E30785" w:rsidRPr="00CE25AF">
        <w:rPr>
          <w:lang w:val="en-US"/>
        </w:rPr>
        <w:t xml:space="preserve"> explained </w:t>
      </w:r>
      <w:r w:rsidR="00CD5EBB" w:rsidRPr="00CE25AF">
        <w:rPr>
          <w:lang w:val="en-US"/>
        </w:rPr>
        <w:t xml:space="preserve">below </w:t>
      </w:r>
      <w:r w:rsidR="00E30785" w:rsidRPr="00CE25AF">
        <w:rPr>
          <w:lang w:val="en-US"/>
        </w:rPr>
        <w:t>show why the distinction is so important. The attribute "</w:t>
      </w:r>
      <w:proofErr w:type="spellStart"/>
      <w:r w:rsidR="00E30785" w:rsidRPr="00CE25AF">
        <w:rPr>
          <w:lang w:val="en-US"/>
        </w:rPr>
        <w:t>derivedFrom</w:t>
      </w:r>
      <w:proofErr w:type="spellEnd"/>
      <w:r w:rsidR="00E30785" w:rsidRPr="00CE25AF">
        <w:rPr>
          <w:lang w:val="en-US"/>
        </w:rPr>
        <w:t xml:space="preserve">" in the metamodel </w:t>
      </w:r>
      <w:r w:rsidR="00CD5EBB" w:rsidRPr="00CE25AF">
        <w:rPr>
          <w:lang w:val="en-US"/>
        </w:rPr>
        <w:t>is used</w:t>
      </w:r>
      <w:r w:rsidR="00E30785" w:rsidRPr="00CE25AF">
        <w:rPr>
          <w:lang w:val="en-US"/>
        </w:rPr>
        <w:t xml:space="preserve"> to explicitly state a relationship between assets that are being derived from one another. </w:t>
      </w:r>
      <w:r w:rsidR="00CD5EBB" w:rsidRPr="00CE25AF">
        <w:rPr>
          <w:lang w:val="en-US"/>
        </w:rPr>
        <w:t>O</w:t>
      </w:r>
      <w:r w:rsidR="00E30785" w:rsidRPr="00CE25AF">
        <w:rPr>
          <w:lang w:val="en-US"/>
        </w:rPr>
        <w:t>ther relationships are not explicitly supported by the metamodel of the Asset Administration Shell</w:t>
      </w:r>
      <w:r w:rsidR="00CD5EBB" w:rsidRPr="00CE25AF">
        <w:rPr>
          <w:lang w:val="en-US"/>
        </w:rPr>
        <w:t>,</w:t>
      </w:r>
      <w:r w:rsidR="00E30785" w:rsidRPr="00CE25AF">
        <w:rPr>
          <w:lang w:val="en-US"/>
        </w:rPr>
        <w:t xml:space="preserve"> but </w:t>
      </w:r>
      <w:r w:rsidR="00CD5EBB" w:rsidRPr="00CE25AF">
        <w:rPr>
          <w:lang w:val="en-US"/>
        </w:rPr>
        <w:t xml:space="preserve">they </w:t>
      </w:r>
      <w:r w:rsidR="00E30785" w:rsidRPr="00CE25AF">
        <w:rPr>
          <w:lang w:val="en-US"/>
        </w:rPr>
        <w:t>can be modelled via the "</w:t>
      </w:r>
      <w:proofErr w:type="spellStart"/>
      <w:r w:rsidR="00E30785" w:rsidRPr="00CE25AF">
        <w:rPr>
          <w:lang w:val="en-US"/>
        </w:rPr>
        <w:t>RelationshipElement</w:t>
      </w:r>
      <w:proofErr w:type="spellEnd"/>
      <w:r w:rsidR="00E30785" w:rsidRPr="00CE25AF">
        <w:rPr>
          <w:lang w:val="en-US"/>
        </w:rPr>
        <w:t xml:space="preserve">" </w:t>
      </w:r>
      <w:proofErr w:type="spellStart"/>
      <w:r w:rsidR="00E30785" w:rsidRPr="00CE25AF">
        <w:rPr>
          <w:lang w:val="en-US"/>
        </w:rPr>
        <w:t>submodel</w:t>
      </w:r>
      <w:proofErr w:type="spellEnd"/>
      <w:r w:rsidR="00E30785" w:rsidRPr="00CE25AF">
        <w:rPr>
          <w:lang w:val="en-US"/>
        </w:rPr>
        <w:t xml:space="preserve"> element type. </w:t>
      </w:r>
    </w:p>
    <w:p w14:paraId="086B4738" w14:textId="7D95F47D" w:rsidR="00705029" w:rsidRDefault="00A520C4" w:rsidP="00A520C4">
      <w:pPr>
        <w:rPr>
          <w:lang w:val="en-US"/>
        </w:rPr>
      </w:pPr>
      <w:r w:rsidRPr="00CE25AF">
        <w:rPr>
          <w:lang w:val="en-US"/>
        </w:rPr>
        <w:fldChar w:fldCharType="begin"/>
      </w:r>
      <w:r w:rsidRPr="00CE25AF">
        <w:rPr>
          <w:lang w:val="en-US"/>
        </w:rPr>
        <w:instrText xml:space="preserve"> REF _Ref529024261 \h </w:instrText>
      </w:r>
      <w:r w:rsidRPr="00CE25AF">
        <w:rPr>
          <w:lang w:val="en-US"/>
        </w:rPr>
      </w:r>
      <w:r w:rsidRPr="00CE25AF">
        <w:rPr>
          <w:lang w:val="en-US"/>
        </w:rPr>
        <w:fldChar w:fldCharType="separate"/>
      </w:r>
      <w:r w:rsidR="00F511DE" w:rsidRPr="00CE25AF">
        <w:t xml:space="preserve">Table </w:t>
      </w:r>
      <w:r w:rsidR="00F511DE">
        <w:rPr>
          <w:noProof/>
        </w:rPr>
        <w:t>1</w:t>
      </w:r>
      <w:r w:rsidRPr="00CE25AF">
        <w:rPr>
          <w:lang w:val="en-US"/>
        </w:rPr>
        <w:fldChar w:fldCharType="end"/>
      </w:r>
      <w:r w:rsidRPr="00CE25AF">
        <w:rPr>
          <w:lang w:val="en-US"/>
        </w:rPr>
        <w:t xml:space="preserve"> gives an overview of the different life cycle phases and the role of type asset</w:t>
      </w:r>
      <w:r w:rsidR="00CD5EBB" w:rsidRPr="00CE25AF">
        <w:rPr>
          <w:lang w:val="en-US"/>
        </w:rPr>
        <w:t>s</w:t>
      </w:r>
      <w:r w:rsidRPr="00CE25AF">
        <w:rPr>
          <w:lang w:val="en-US"/>
        </w:rPr>
        <w:t xml:space="preserve"> and instance asset</w:t>
      </w:r>
      <w:r w:rsidR="00CD5EBB" w:rsidRPr="00CE25AF">
        <w:rPr>
          <w:lang w:val="en-US"/>
        </w:rPr>
        <w:t>s as well as their relationship</w:t>
      </w:r>
      <w:r w:rsidRPr="00CE25AF">
        <w:rPr>
          <w:lang w:val="en-US"/>
        </w:rPr>
        <w:t xml:space="preserve"> in these phases</w:t>
      </w:r>
      <w:r w:rsidR="009C322C" w:rsidRPr="00CE25AF">
        <w:rPr>
          <w:lang w:val="en-US"/>
        </w:rPr>
        <w:t>.</w:t>
      </w:r>
    </w:p>
    <w:p w14:paraId="2CBC4AB4" w14:textId="27C444F2" w:rsidR="00A520C4" w:rsidRPr="00CE25AF" w:rsidRDefault="00A520C4" w:rsidP="00A520C4">
      <w:pPr>
        <w:rPr>
          <w:lang w:val="en-US"/>
        </w:rPr>
      </w:pPr>
      <w:r w:rsidRPr="00CE25AF">
        <w:rPr>
          <w:lang w:val="en-US"/>
        </w:rPr>
        <w:t xml:space="preserve">This </w:t>
      </w:r>
      <w:r w:rsidR="00CD5EBB" w:rsidRPr="00CE25AF">
        <w:rPr>
          <w:lang w:val="en-US"/>
        </w:rPr>
        <w:t xml:space="preserve">important </w:t>
      </w:r>
      <w:r w:rsidRPr="00CE25AF">
        <w:rPr>
          <w:lang w:val="en-US"/>
        </w:rPr>
        <w:t xml:space="preserve">relationship should be maintained throughout the life of the instance assets. </w:t>
      </w:r>
      <w:r w:rsidR="00CD5EBB" w:rsidRPr="00CE25AF">
        <w:rPr>
          <w:lang w:val="en-US"/>
        </w:rPr>
        <w:t xml:space="preserve">It makes it possible to forward </w:t>
      </w:r>
      <w:r w:rsidRPr="00CE25AF">
        <w:rPr>
          <w:lang w:val="en-US"/>
        </w:rPr>
        <w:t xml:space="preserve">updates </w:t>
      </w:r>
      <w:r w:rsidR="00705029">
        <w:rPr>
          <w:lang w:val="en-US"/>
        </w:rPr>
        <w:t>from</w:t>
      </w:r>
      <w:r w:rsidRPr="00CE25AF">
        <w:rPr>
          <w:lang w:val="en-US"/>
        </w:rPr>
        <w:t xml:space="preserve"> the type assets </w:t>
      </w:r>
      <w:r w:rsidR="00CD5EBB" w:rsidRPr="00CE25AF">
        <w:rPr>
          <w:lang w:val="en-US"/>
        </w:rPr>
        <w:t>t</w:t>
      </w:r>
      <w:r w:rsidRPr="00CE25AF">
        <w:rPr>
          <w:lang w:val="en-US"/>
        </w:rPr>
        <w:t>o the instance assets, either automatically or on demand.</w:t>
      </w:r>
    </w:p>
    <w:p w14:paraId="6CB3BBE7" w14:textId="09DD6519" w:rsidR="00522EB3" w:rsidRPr="00CE25AF" w:rsidRDefault="00522EB3" w:rsidP="00110904">
      <w:pPr>
        <w:pStyle w:val="Caption"/>
      </w:pPr>
      <w:bookmarkStart w:id="277" w:name="_Ref529024261"/>
      <w:bookmarkStart w:id="278" w:name="_Toc125537776"/>
      <w:r w:rsidRPr="00CE25AF">
        <w:t xml:space="preserve">Table </w:t>
      </w:r>
      <w:r w:rsidRPr="00CE25AF">
        <w:fldChar w:fldCharType="begin"/>
      </w:r>
      <w:r w:rsidRPr="00CE25AF">
        <w:instrText xml:space="preserve"> SEQ Table \* ARABIC </w:instrText>
      </w:r>
      <w:r w:rsidRPr="00CE25AF">
        <w:fldChar w:fldCharType="separate"/>
      </w:r>
      <w:r w:rsidR="00F511DE">
        <w:rPr>
          <w:noProof/>
        </w:rPr>
        <w:t>1</w:t>
      </w:r>
      <w:r w:rsidRPr="00CE25AF">
        <w:fldChar w:fldCharType="end"/>
      </w:r>
      <w:bookmarkEnd w:id="277"/>
      <w:r w:rsidRPr="00CE25AF">
        <w:t xml:space="preserve"> Life Cycle Phases and Roles of Type and Instance Assets</w:t>
      </w:r>
      <w:bookmarkEnd w:id="278"/>
    </w:p>
    <w:tbl>
      <w:tblPr>
        <w:tblStyle w:val="TableGrid"/>
        <w:tblW w:w="0" w:type="auto"/>
        <w:tblLook w:val="0000" w:firstRow="0" w:lastRow="0" w:firstColumn="0" w:lastColumn="0" w:noHBand="0" w:noVBand="0"/>
      </w:tblPr>
      <w:tblGrid>
        <w:gridCol w:w="1839"/>
        <w:gridCol w:w="2120"/>
        <w:gridCol w:w="5628"/>
      </w:tblGrid>
      <w:tr w:rsidR="00082822" w:rsidRPr="00CE25AF" w14:paraId="341A46F6" w14:textId="77777777" w:rsidTr="00082822">
        <w:tc>
          <w:tcPr>
            <w:tcW w:w="1839" w:type="dxa"/>
          </w:tcPr>
          <w:p w14:paraId="6EA1EC1D" w14:textId="37B4F8F7" w:rsidR="00082822" w:rsidRPr="00CE25AF" w:rsidRDefault="00082822" w:rsidP="00392A77">
            <w:pPr>
              <w:rPr>
                <w:b/>
                <w:bCs/>
                <w:lang w:val="en-US"/>
              </w:rPr>
            </w:pPr>
            <w:r w:rsidRPr="00CE25AF">
              <w:rPr>
                <w:b/>
                <w:bCs/>
                <w:lang w:val="en-US"/>
              </w:rPr>
              <w:t>Asset Kind</w:t>
            </w:r>
          </w:p>
        </w:tc>
        <w:tc>
          <w:tcPr>
            <w:tcW w:w="2120" w:type="dxa"/>
          </w:tcPr>
          <w:p w14:paraId="463C9151" w14:textId="2FB3D3A2" w:rsidR="00082822" w:rsidRPr="00CE25AF" w:rsidRDefault="00082822" w:rsidP="00392A77">
            <w:pPr>
              <w:rPr>
                <w:b/>
                <w:bCs/>
                <w:lang w:val="en-US"/>
              </w:rPr>
            </w:pPr>
            <w:r w:rsidRPr="00CE25AF">
              <w:rPr>
                <w:b/>
                <w:bCs/>
                <w:lang w:val="en-US"/>
              </w:rPr>
              <w:t xml:space="preserve">Life </w:t>
            </w:r>
            <w:r w:rsidR="000F24C4" w:rsidRPr="00CE25AF">
              <w:rPr>
                <w:b/>
                <w:bCs/>
                <w:lang w:val="en-US"/>
              </w:rPr>
              <w:t>Cycle</w:t>
            </w:r>
            <w:r w:rsidRPr="00CE25AF">
              <w:rPr>
                <w:b/>
                <w:bCs/>
                <w:lang w:val="en-US"/>
              </w:rPr>
              <w:t xml:space="preserve"> Phase</w:t>
            </w:r>
          </w:p>
        </w:tc>
        <w:tc>
          <w:tcPr>
            <w:tcW w:w="5628" w:type="dxa"/>
          </w:tcPr>
          <w:p w14:paraId="1C9FA8C5" w14:textId="77777777" w:rsidR="00082822" w:rsidRPr="00CE25AF" w:rsidRDefault="00082822" w:rsidP="00392A77">
            <w:pPr>
              <w:rPr>
                <w:b/>
                <w:bCs/>
                <w:lang w:val="en-US"/>
              </w:rPr>
            </w:pPr>
            <w:r w:rsidRPr="00CE25AF">
              <w:rPr>
                <w:b/>
                <w:bCs/>
                <w:lang w:val="en-US"/>
              </w:rPr>
              <w:t>Description</w:t>
            </w:r>
          </w:p>
        </w:tc>
      </w:tr>
      <w:tr w:rsidR="00522EB3" w:rsidRPr="00AB4A36" w14:paraId="74714BD3" w14:textId="77777777" w:rsidTr="00082822">
        <w:tc>
          <w:tcPr>
            <w:tcW w:w="1839" w:type="dxa"/>
            <w:vMerge w:val="restart"/>
          </w:tcPr>
          <w:p w14:paraId="6F212A73" w14:textId="2F8CA6A5" w:rsidR="00522EB3" w:rsidRPr="00CE25AF" w:rsidRDefault="00522EB3" w:rsidP="00392A77">
            <w:pPr>
              <w:rPr>
                <w:lang w:val="en-US"/>
              </w:rPr>
            </w:pPr>
            <w:r w:rsidRPr="00CE25AF">
              <w:rPr>
                <w:lang w:val="en-US"/>
              </w:rPr>
              <w:t>Type asset</w:t>
            </w:r>
          </w:p>
        </w:tc>
        <w:tc>
          <w:tcPr>
            <w:tcW w:w="2120" w:type="dxa"/>
          </w:tcPr>
          <w:p w14:paraId="66666ADF" w14:textId="77777777" w:rsidR="00522EB3" w:rsidRPr="00CE25AF" w:rsidRDefault="00522EB3" w:rsidP="00392A77">
            <w:pPr>
              <w:rPr>
                <w:lang w:val="en-US"/>
              </w:rPr>
            </w:pPr>
            <w:r w:rsidRPr="00CE25AF">
              <w:rPr>
                <w:lang w:val="en-US"/>
              </w:rPr>
              <w:t>Development</w:t>
            </w:r>
          </w:p>
        </w:tc>
        <w:tc>
          <w:tcPr>
            <w:tcW w:w="5628" w:type="dxa"/>
          </w:tcPr>
          <w:p w14:paraId="021ED8D6" w14:textId="7C1FFE43" w:rsidR="00522EB3" w:rsidRPr="00CE25AF" w:rsidRDefault="00522EB3" w:rsidP="00392A77">
            <w:pPr>
              <w:rPr>
                <w:lang w:val="en-US"/>
              </w:rPr>
            </w:pPr>
            <w:r w:rsidRPr="00CE25AF">
              <w:rPr>
                <w:lang w:val="en-US"/>
              </w:rPr>
              <w:t xml:space="preserve">Valid from the ideation/conceptualization to </w:t>
            </w:r>
            <w:r w:rsidR="00CD5EBB" w:rsidRPr="00CE25AF">
              <w:rPr>
                <w:lang w:val="en-US"/>
              </w:rPr>
              <w:t xml:space="preserve">the </w:t>
            </w:r>
            <w:r w:rsidRPr="00CE25AF">
              <w:rPr>
                <w:lang w:val="en-US"/>
              </w:rPr>
              <w:t>first prototypes/test. The 'type' of an asset</w:t>
            </w:r>
            <w:r w:rsidR="00CD5EBB" w:rsidRPr="00CE25AF">
              <w:rPr>
                <w:lang w:val="en-US"/>
              </w:rPr>
              <w:t xml:space="preserve"> is defined; d</w:t>
            </w:r>
            <w:r w:rsidRPr="00CE25AF">
              <w:rPr>
                <w:lang w:val="en-US"/>
              </w:rPr>
              <w:t>istinguishing properties and functionalities are defined and implemented. All (internal) design artefacts a</w:t>
            </w:r>
            <w:r w:rsidR="00F76C1F" w:rsidRPr="00CE25AF">
              <w:rPr>
                <w:lang w:val="en-US"/>
              </w:rPr>
              <w:t>s</w:t>
            </w:r>
            <w:r w:rsidRPr="00CE25AF">
              <w:rPr>
                <w:lang w:val="en-US"/>
              </w:rPr>
              <w:t>sociated with the type asset are created, such as CAD data, schematics, embedded software.</w:t>
            </w:r>
          </w:p>
        </w:tc>
      </w:tr>
      <w:tr w:rsidR="00522EB3" w:rsidRPr="00CE25AF" w14:paraId="0E5DDACF" w14:textId="77777777" w:rsidTr="00082822">
        <w:tc>
          <w:tcPr>
            <w:tcW w:w="1839" w:type="dxa"/>
            <w:vMerge/>
          </w:tcPr>
          <w:p w14:paraId="3976E5CD" w14:textId="77777777" w:rsidR="00522EB3" w:rsidRPr="00CE25AF" w:rsidRDefault="00522EB3" w:rsidP="00392A77">
            <w:pPr>
              <w:rPr>
                <w:lang w:val="en-US"/>
              </w:rPr>
            </w:pPr>
          </w:p>
        </w:tc>
        <w:tc>
          <w:tcPr>
            <w:tcW w:w="2120" w:type="dxa"/>
          </w:tcPr>
          <w:p w14:paraId="215AB587" w14:textId="54189500" w:rsidR="00522EB3" w:rsidRPr="00CE25AF" w:rsidRDefault="00522EB3" w:rsidP="00392A77">
            <w:pPr>
              <w:rPr>
                <w:lang w:val="en-US"/>
              </w:rPr>
            </w:pPr>
            <w:r w:rsidRPr="00CE25AF">
              <w:rPr>
                <w:lang w:val="en-US"/>
              </w:rPr>
              <w:t>Usage/</w:t>
            </w:r>
            <w:r w:rsidRPr="00CE25AF">
              <w:rPr>
                <w:lang w:val="en-US"/>
              </w:rPr>
              <w:br/>
              <w:t>Maintenance</w:t>
            </w:r>
          </w:p>
        </w:tc>
        <w:tc>
          <w:tcPr>
            <w:tcW w:w="5628" w:type="dxa"/>
          </w:tcPr>
          <w:p w14:paraId="2FF2BD88" w14:textId="77777777" w:rsidR="00522EB3" w:rsidRPr="00CE25AF" w:rsidRDefault="00522EB3" w:rsidP="00392A77">
            <w:pPr>
              <w:rPr>
                <w:lang w:val="en-US"/>
              </w:rPr>
            </w:pPr>
            <w:r w:rsidRPr="00CE25AF">
              <w:rPr>
                <w:lang w:val="en-US"/>
              </w:rPr>
              <w:t xml:space="preserve">Ramping up production capacity. The 'external' information associated to the asset is created, such as technical data sheets, marketing information. The selling process starts. </w:t>
            </w:r>
          </w:p>
        </w:tc>
      </w:tr>
      <w:tr w:rsidR="00522EB3" w:rsidRPr="00AB4A36" w14:paraId="6E06FEA3" w14:textId="77777777" w:rsidTr="00082822">
        <w:tc>
          <w:tcPr>
            <w:tcW w:w="1839" w:type="dxa"/>
            <w:vMerge w:val="restart"/>
          </w:tcPr>
          <w:p w14:paraId="419FE6DB" w14:textId="1942D5DF" w:rsidR="00522EB3" w:rsidRPr="00CE25AF" w:rsidRDefault="00522EB3" w:rsidP="00392A77">
            <w:pPr>
              <w:rPr>
                <w:lang w:val="en-US"/>
              </w:rPr>
            </w:pPr>
            <w:r w:rsidRPr="00CE25AF">
              <w:rPr>
                <w:lang w:val="en-US"/>
              </w:rPr>
              <w:t>Instance asset</w:t>
            </w:r>
          </w:p>
        </w:tc>
        <w:tc>
          <w:tcPr>
            <w:tcW w:w="2120" w:type="dxa"/>
          </w:tcPr>
          <w:p w14:paraId="2E68271E" w14:textId="77777777" w:rsidR="00522EB3" w:rsidRPr="00CE25AF" w:rsidRDefault="00522EB3" w:rsidP="00392A77">
            <w:pPr>
              <w:rPr>
                <w:lang w:val="en-US"/>
              </w:rPr>
            </w:pPr>
            <w:r w:rsidRPr="00CE25AF">
              <w:rPr>
                <w:lang w:val="en-US"/>
              </w:rPr>
              <w:t>Production</w:t>
            </w:r>
          </w:p>
        </w:tc>
        <w:tc>
          <w:tcPr>
            <w:tcW w:w="5628" w:type="dxa"/>
          </w:tcPr>
          <w:p w14:paraId="6CB16F48" w14:textId="61D1099A" w:rsidR="00522EB3" w:rsidRPr="00CE25AF" w:rsidRDefault="00522EB3" w:rsidP="00392A77">
            <w:pPr>
              <w:rPr>
                <w:lang w:val="en-US"/>
              </w:rPr>
            </w:pPr>
            <w:r w:rsidRPr="00CE25AF">
              <w:rPr>
                <w:lang w:val="en-US"/>
              </w:rPr>
              <w:t>Instance assets are created/produced, based on the type asset information. Specific information about production, logistics, qualification</w:t>
            </w:r>
            <w:r w:rsidR="00F76C1F" w:rsidRPr="00CE25AF">
              <w:rPr>
                <w:lang w:val="en-US"/>
              </w:rPr>
              <w:t>,</w:t>
            </w:r>
            <w:r w:rsidRPr="00CE25AF">
              <w:rPr>
                <w:lang w:val="en-US"/>
              </w:rPr>
              <w:t xml:space="preserve"> and test are associated with the instance assets.</w:t>
            </w:r>
          </w:p>
        </w:tc>
      </w:tr>
      <w:tr w:rsidR="00522EB3" w:rsidRPr="00AB4A36" w14:paraId="5A2FB31B" w14:textId="77777777" w:rsidTr="00082822">
        <w:tc>
          <w:tcPr>
            <w:tcW w:w="1839" w:type="dxa"/>
            <w:vMerge/>
          </w:tcPr>
          <w:p w14:paraId="1D639932" w14:textId="77777777" w:rsidR="00522EB3" w:rsidRPr="00CE25AF" w:rsidRDefault="00522EB3" w:rsidP="00392A77">
            <w:pPr>
              <w:rPr>
                <w:lang w:val="en-US"/>
              </w:rPr>
            </w:pPr>
          </w:p>
        </w:tc>
        <w:tc>
          <w:tcPr>
            <w:tcW w:w="2120" w:type="dxa"/>
          </w:tcPr>
          <w:p w14:paraId="10F8CEE3" w14:textId="2B91404A" w:rsidR="00522EB3" w:rsidRPr="00CE25AF" w:rsidRDefault="00522EB3" w:rsidP="00392A77">
            <w:pPr>
              <w:rPr>
                <w:lang w:val="en-US"/>
              </w:rPr>
            </w:pPr>
            <w:r w:rsidRPr="00CE25AF">
              <w:rPr>
                <w:lang w:val="en-US"/>
              </w:rPr>
              <w:t>Usage/</w:t>
            </w:r>
            <w:r w:rsidRPr="00CE25AF">
              <w:rPr>
                <w:lang w:val="en-US"/>
              </w:rPr>
              <w:br/>
              <w:t>Maintenance</w:t>
            </w:r>
          </w:p>
        </w:tc>
        <w:tc>
          <w:tcPr>
            <w:tcW w:w="5628" w:type="dxa"/>
          </w:tcPr>
          <w:p w14:paraId="34258506" w14:textId="1D89D667" w:rsidR="00522EB3" w:rsidRPr="00CE25AF" w:rsidRDefault="00522EB3" w:rsidP="00392A77">
            <w:pPr>
              <w:rPr>
                <w:lang w:val="en-US"/>
              </w:rPr>
            </w:pPr>
            <w:r w:rsidRPr="00CE25AF">
              <w:rPr>
                <w:lang w:val="en-US"/>
              </w:rPr>
              <w:t>Usage phase by the purchaser of the instance assets. Usage data is associated with the instance asset and might be shared with other value chain partners, such as the manufacturer of the instance asset.</w:t>
            </w:r>
          </w:p>
          <w:p w14:paraId="1E6D179D" w14:textId="7A82FB8A" w:rsidR="00522EB3" w:rsidRPr="00CE25AF" w:rsidRDefault="00522EB3" w:rsidP="00392A77">
            <w:pPr>
              <w:rPr>
                <w:lang w:val="en-US"/>
              </w:rPr>
            </w:pPr>
            <w:r w:rsidRPr="00CE25AF">
              <w:rPr>
                <w:lang w:val="en-US"/>
              </w:rPr>
              <w:t>Also included: maintenance, re-design, optimization</w:t>
            </w:r>
            <w:r w:rsidR="00F76C1F" w:rsidRPr="00CE25AF">
              <w:rPr>
                <w:lang w:val="en-US"/>
              </w:rPr>
              <w:t>,</w:t>
            </w:r>
            <w:r w:rsidRPr="00CE25AF">
              <w:rPr>
                <w:lang w:val="en-US"/>
              </w:rPr>
              <w:t xml:space="preserve"> and de-commissioning of the instance asset. The full life</w:t>
            </w:r>
            <w:r w:rsidR="00F76C1F" w:rsidRPr="00CE25AF">
              <w:rPr>
                <w:lang w:val="en-US"/>
              </w:rPr>
              <w:t xml:space="preserve"> </w:t>
            </w:r>
            <w:r w:rsidRPr="00CE25AF">
              <w:rPr>
                <w:lang w:val="en-US"/>
              </w:rPr>
              <w:t xml:space="preserve">cycle history is associated with the asset and might be archived/shared for documentation. </w:t>
            </w:r>
          </w:p>
        </w:tc>
      </w:tr>
    </w:tbl>
    <w:p w14:paraId="72F7012D" w14:textId="77777777" w:rsidR="00522EB3" w:rsidRPr="00CE25AF" w:rsidRDefault="00522EB3" w:rsidP="00522EB3">
      <w:pPr>
        <w:rPr>
          <w:lang w:val="en-US"/>
        </w:rPr>
      </w:pPr>
    </w:p>
    <w:p w14:paraId="5A616266" w14:textId="53B9278D" w:rsidR="00522EB3" w:rsidRPr="00CE25AF" w:rsidRDefault="00522EB3" w:rsidP="00522EB3">
      <w:pPr>
        <w:rPr>
          <w:lang w:val="en-US"/>
        </w:rPr>
      </w:pPr>
      <w:r w:rsidRPr="00CE25AF">
        <w:rPr>
          <w:lang w:val="en-US"/>
        </w:rPr>
        <w:lastRenderedPageBreak/>
        <w:t>The second class of relationships are feedback loops/information within the life cycle of the type asset and instance</w:t>
      </w:r>
      <w:r w:rsidR="00643780" w:rsidRPr="00CE25AF">
        <w:rPr>
          <w:lang w:val="en-US"/>
        </w:rPr>
        <w:t xml:space="preserve"> asset</w:t>
      </w:r>
      <w:r w:rsidRPr="00CE25AF">
        <w:rPr>
          <w:lang w:val="en-US"/>
        </w:rPr>
        <w:t xml:space="preserve">. For product assets, for example, information on usage and maintenance of product instances may be used to improve </w:t>
      </w:r>
      <w:r w:rsidR="00F76C1F" w:rsidRPr="00CE25AF">
        <w:rPr>
          <w:lang w:val="en-US"/>
        </w:rPr>
        <w:t xml:space="preserve">product </w:t>
      </w:r>
      <w:r w:rsidRPr="00CE25AF">
        <w:rPr>
          <w:lang w:val="en-US"/>
        </w:rPr>
        <w:t>manufacturing</w:t>
      </w:r>
      <w:r w:rsidR="00F76C1F" w:rsidRPr="00CE25AF">
        <w:rPr>
          <w:lang w:val="en-US"/>
        </w:rPr>
        <w:t xml:space="preserve"> as well as </w:t>
      </w:r>
      <w:r w:rsidR="00643780" w:rsidRPr="00CE25AF">
        <w:rPr>
          <w:lang w:val="en-US"/>
        </w:rPr>
        <w:t xml:space="preserve">the design of </w:t>
      </w:r>
      <w:r w:rsidRPr="00CE25AF">
        <w:rPr>
          <w:lang w:val="en-US"/>
        </w:rPr>
        <w:t>the (next) product type.</w:t>
      </w:r>
    </w:p>
    <w:p w14:paraId="6508CF53" w14:textId="54D9F4B8" w:rsidR="00522EB3" w:rsidRPr="00CE25AF" w:rsidRDefault="00522EB3" w:rsidP="00522EB3">
      <w:pPr>
        <w:rPr>
          <w:lang w:val="en-US"/>
        </w:rPr>
      </w:pPr>
      <w:r w:rsidRPr="00CE25AF">
        <w:rPr>
          <w:lang w:val="en-US"/>
        </w:rPr>
        <w:t>The third class of relationships are feedforward/information exchange with assets of other asset classes. For example, sourcing information from business assets can influence design aspects of products; or the design of the products affects the design of the manufacturing line.</w:t>
      </w:r>
    </w:p>
    <w:p w14:paraId="1E068F0D" w14:textId="3FB95924" w:rsidR="00522EB3" w:rsidRPr="00CE25AF" w:rsidRDefault="00522EB3" w:rsidP="0072195E">
      <w:pPr>
        <w:pStyle w:val="TERM-note"/>
        <w:ind w:left="284" w:firstLine="0"/>
        <w:rPr>
          <w:lang w:val="en-US"/>
        </w:rPr>
      </w:pPr>
      <w:r w:rsidRPr="00CE25AF">
        <w:rPr>
          <w:lang w:val="en-US"/>
        </w:rPr>
        <w:t xml:space="preserve">Note: </w:t>
      </w:r>
      <w:r w:rsidR="00F76C1F" w:rsidRPr="00CE25AF">
        <w:rPr>
          <w:lang w:val="en-US"/>
        </w:rPr>
        <w:t xml:space="preserve">the NIST model </w:t>
      </w:r>
      <w:r w:rsidR="00F76C1F" w:rsidRPr="00CE25AF">
        <w:rPr>
          <w:lang w:val="en-US"/>
        </w:rPr>
        <w:fldChar w:fldCharType="begin"/>
      </w:r>
      <w:r w:rsidR="00F76C1F" w:rsidRPr="00CE25AF">
        <w:rPr>
          <w:lang w:val="en-US"/>
        </w:rPr>
        <w:instrText xml:space="preserve"> REF ABAC_22 \h </w:instrText>
      </w:r>
      <w:r w:rsidR="00F76C1F" w:rsidRPr="00CE25AF">
        <w:rPr>
          <w:lang w:val="en-US"/>
        </w:rPr>
      </w:r>
      <w:r w:rsidR="00F76C1F" w:rsidRPr="00CE25AF">
        <w:rPr>
          <w:lang w:val="en-US"/>
        </w:rPr>
        <w:fldChar w:fldCharType="separate"/>
      </w:r>
      <w:r w:rsidR="00F511DE" w:rsidRPr="00CE25AF">
        <w:rPr>
          <w:lang w:val="en-US"/>
        </w:rPr>
        <w:t>[49]</w:t>
      </w:r>
      <w:r w:rsidR="00F76C1F" w:rsidRPr="00CE25AF">
        <w:rPr>
          <w:lang w:val="en-US"/>
        </w:rPr>
        <w:fldChar w:fldCharType="end"/>
      </w:r>
      <w:r w:rsidR="00F76C1F" w:rsidRPr="00CE25AF">
        <w:rPr>
          <w:lang w:val="en-US"/>
        </w:rPr>
        <w:t xml:space="preserve"> provides </w:t>
      </w:r>
      <w:r w:rsidRPr="00CE25AF">
        <w:rPr>
          <w:lang w:val="en-US"/>
        </w:rPr>
        <w:t>an illustration of the second/third class of relationships.</w:t>
      </w:r>
    </w:p>
    <w:p w14:paraId="7CAAAEC6" w14:textId="33C49FD2" w:rsidR="00522EB3" w:rsidRPr="00CE25AF" w:rsidRDefault="00522EB3" w:rsidP="00522EB3">
      <w:pPr>
        <w:rPr>
          <w:lang w:val="en-US"/>
        </w:rPr>
      </w:pPr>
      <w:r w:rsidRPr="00CE25AF">
        <w:rPr>
          <w:lang w:val="en-US"/>
        </w:rPr>
        <w:t xml:space="preserve">A fourth class of relationships </w:t>
      </w:r>
      <w:r w:rsidR="00F76C1F" w:rsidRPr="00CE25AF">
        <w:rPr>
          <w:lang w:val="en-US"/>
        </w:rPr>
        <w:t>consists</w:t>
      </w:r>
      <w:r w:rsidRPr="00CE25AF">
        <w:rPr>
          <w:lang w:val="en-US"/>
        </w:rPr>
        <w:t xml:space="preserve"> between asset</w:t>
      </w:r>
      <w:r w:rsidR="00511AA3" w:rsidRPr="00CE25AF">
        <w:rPr>
          <w:lang w:val="en-US"/>
        </w:rPr>
        <w:t>s</w:t>
      </w:r>
      <w:r w:rsidRPr="00CE25AF">
        <w:rPr>
          <w:lang w:val="en-US"/>
        </w:rPr>
        <w:t xml:space="preserve"> of different hierarchy levels. For example, these could be the (dynamic) relationships between manufacturing stations and </w:t>
      </w:r>
      <w:r w:rsidR="00F76C1F" w:rsidRPr="00CE25AF">
        <w:rPr>
          <w:lang w:val="en-US"/>
        </w:rPr>
        <w:t xml:space="preserve">currently produced </w:t>
      </w:r>
      <w:r w:rsidRPr="00CE25AF">
        <w:rPr>
          <w:lang w:val="en-US"/>
        </w:rPr>
        <w:t xml:space="preserve">products. </w:t>
      </w:r>
      <w:r w:rsidR="00F76C1F" w:rsidRPr="00CE25AF">
        <w:rPr>
          <w:lang w:val="en-US"/>
        </w:rPr>
        <w:t>They</w:t>
      </w:r>
      <w:r w:rsidRPr="00CE25AF">
        <w:rPr>
          <w:lang w:val="en-US"/>
        </w:rPr>
        <w:t xml:space="preserve"> could be also the decomposition of production systems in physical, functional</w:t>
      </w:r>
      <w:r w:rsidR="00F76C1F" w:rsidRPr="00CE25AF">
        <w:rPr>
          <w:lang w:val="en-US"/>
        </w:rPr>
        <w:t>,</w:t>
      </w:r>
      <w:r w:rsidRPr="00CE25AF">
        <w:rPr>
          <w:lang w:val="en-US"/>
        </w:rPr>
        <w:t xml:space="preserve"> or safety hierarchies. </w:t>
      </w:r>
      <w:r w:rsidR="00F76C1F" w:rsidRPr="00CE25AF">
        <w:rPr>
          <w:lang w:val="en-US"/>
        </w:rPr>
        <w:t>In</w:t>
      </w:r>
      <w:r w:rsidRPr="00CE25AF">
        <w:rPr>
          <w:lang w:val="en-US"/>
        </w:rPr>
        <w:t xml:space="preserve"> this class of relationships, automation equipment is </w:t>
      </w:r>
      <w:r w:rsidR="00F76C1F" w:rsidRPr="00CE25AF">
        <w:rPr>
          <w:lang w:val="en-US"/>
        </w:rPr>
        <w:t>seen</w:t>
      </w:r>
      <w:r w:rsidRPr="00CE25AF">
        <w:rPr>
          <w:lang w:val="en-US"/>
        </w:rPr>
        <w:t xml:space="preserve"> as a complex, interrelated graph of automation devices and products, performing intelligent production and self-learning/optimization tasks.</w:t>
      </w:r>
    </w:p>
    <w:p w14:paraId="0D485740" w14:textId="035BD48E" w:rsidR="00E30785" w:rsidRPr="00CE25AF" w:rsidRDefault="00E30785" w:rsidP="00522EB3">
      <w:pPr>
        <w:rPr>
          <w:lang w:val="en-US"/>
        </w:rPr>
      </w:pPr>
      <w:r w:rsidRPr="00CE25AF">
        <w:rPr>
          <w:lang w:val="en-US"/>
        </w:rPr>
        <w:t xml:space="preserve">Details and examples for composite I4.0 </w:t>
      </w:r>
      <w:r w:rsidR="00CB37F5">
        <w:rPr>
          <w:lang w:val="en-US"/>
        </w:rPr>
        <w:t>C</w:t>
      </w:r>
      <w:r w:rsidRPr="00CE25AF">
        <w:rPr>
          <w:lang w:val="en-US"/>
        </w:rPr>
        <w:t xml:space="preserve">omponents </w:t>
      </w:r>
      <w:r w:rsidR="00F76C1F" w:rsidRPr="00CE25AF">
        <w:rPr>
          <w:lang w:val="en-US"/>
        </w:rPr>
        <w:t>c</w:t>
      </w:r>
      <w:r w:rsidRPr="00CE25AF">
        <w:rPr>
          <w:lang w:val="en-US"/>
        </w:rPr>
        <w:t xml:space="preserve">an be found in [12]. A composite I4.0 </w:t>
      </w:r>
      <w:r w:rsidR="00CB37F5">
        <w:rPr>
          <w:lang w:val="en-US"/>
        </w:rPr>
        <w:t>C</w:t>
      </w:r>
      <w:r w:rsidRPr="00CE25AF">
        <w:rPr>
          <w:lang w:val="en-US"/>
        </w:rPr>
        <w:t xml:space="preserve">omponent is the combination of a complex asset and its Asset Administration Shell. The hierarchy, typically a Bill of Material (BOM) </w:t>
      </w:r>
      <w:r w:rsidR="0019678D" w:rsidRPr="00CE25AF">
        <w:rPr>
          <w:lang w:val="en-US"/>
        </w:rPr>
        <w:t>but also any other relationship between different assets</w:t>
      </w:r>
      <w:r w:rsidR="00F76C1F" w:rsidRPr="00CE25AF">
        <w:rPr>
          <w:lang w:val="en-US"/>
        </w:rPr>
        <w:t>,</w:t>
      </w:r>
      <w:r w:rsidRPr="00CE25AF">
        <w:rPr>
          <w:lang w:val="en-US"/>
        </w:rPr>
        <w:t xml:space="preserve"> can be represented in one of its </w:t>
      </w:r>
      <w:proofErr w:type="spellStart"/>
      <w:r w:rsidRPr="00CE25AF">
        <w:rPr>
          <w:lang w:val="en-US"/>
        </w:rPr>
        <w:t>submodels</w:t>
      </w:r>
      <w:proofErr w:type="spellEnd"/>
      <w:r w:rsidRPr="00CE25AF">
        <w:rPr>
          <w:lang w:val="en-US"/>
        </w:rPr>
        <w:t>.</w:t>
      </w:r>
    </w:p>
    <w:p w14:paraId="0881285F" w14:textId="03D66F16" w:rsidR="0019678D" w:rsidRPr="00CE25AF" w:rsidRDefault="0019678D" w:rsidP="002670C6">
      <w:pPr>
        <w:pStyle w:val="NOTE"/>
        <w:ind w:left="284" w:firstLine="0"/>
        <w:rPr>
          <w:lang w:val="en-US"/>
        </w:rPr>
      </w:pPr>
      <w:r w:rsidRPr="00CE25AF">
        <w:rPr>
          <w:lang w:val="en-US"/>
        </w:rPr>
        <w:t xml:space="preserve">Note: </w:t>
      </w:r>
      <w:r w:rsidR="00F76C1F" w:rsidRPr="00CE25AF">
        <w:rPr>
          <w:lang w:val="en-US"/>
        </w:rPr>
        <w:t>f</w:t>
      </w:r>
      <w:r w:rsidRPr="00CE25AF">
        <w:rPr>
          <w:lang w:val="en-US"/>
        </w:rPr>
        <w:t xml:space="preserve">or </w:t>
      </w:r>
      <w:proofErr w:type="spellStart"/>
      <w:r w:rsidRPr="00CE25AF">
        <w:rPr>
          <w:lang w:val="en-US"/>
        </w:rPr>
        <w:t>submodels</w:t>
      </w:r>
      <w:proofErr w:type="spellEnd"/>
      <w:r w:rsidRPr="00CE25AF">
        <w:rPr>
          <w:lang w:val="en-US"/>
        </w:rPr>
        <w:t xml:space="preserve"> representing the Bill of Material of a complex asset</w:t>
      </w:r>
      <w:r w:rsidR="00F76C1F" w:rsidRPr="00CE25AF">
        <w:rPr>
          <w:lang w:val="en-US"/>
        </w:rPr>
        <w:t>,</w:t>
      </w:r>
      <w:r w:rsidRPr="00CE25AF">
        <w:rPr>
          <w:lang w:val="en-US"/>
        </w:rPr>
        <w:t xml:space="preserve"> the metamodel not only provide</w:t>
      </w:r>
      <w:r w:rsidR="00F76C1F" w:rsidRPr="00CE25AF">
        <w:rPr>
          <w:lang w:val="en-US"/>
        </w:rPr>
        <w:t>s</w:t>
      </w:r>
      <w:r w:rsidRPr="00CE25AF">
        <w:rPr>
          <w:lang w:val="en-US"/>
        </w:rPr>
        <w:t xml:space="preserve"> the possibility to define </w:t>
      </w:r>
      <w:r w:rsidR="0027678E" w:rsidRPr="00CE25AF">
        <w:rPr>
          <w:lang w:val="en-US"/>
        </w:rPr>
        <w:t>relationships</w:t>
      </w:r>
      <w:r w:rsidRPr="00CE25AF">
        <w:rPr>
          <w:lang w:val="en-US"/>
        </w:rPr>
        <w:t xml:space="preserve"> (via the </w:t>
      </w:r>
      <w:proofErr w:type="spellStart"/>
      <w:r w:rsidRPr="00CE25AF">
        <w:rPr>
          <w:lang w:val="en-US"/>
        </w:rPr>
        <w:t>submodel</w:t>
      </w:r>
      <w:proofErr w:type="spellEnd"/>
      <w:r w:rsidRPr="00CE25AF">
        <w:rPr>
          <w:lang w:val="en-US"/>
        </w:rPr>
        <w:t xml:space="preserve"> element "</w:t>
      </w:r>
      <w:proofErr w:type="spellStart"/>
      <w:r w:rsidRPr="00CE25AF">
        <w:rPr>
          <w:lang w:val="en-US"/>
        </w:rPr>
        <w:t>RelationshipElement</w:t>
      </w:r>
      <w:proofErr w:type="spellEnd"/>
      <w:r w:rsidRPr="00CE25AF">
        <w:rPr>
          <w:lang w:val="en-US"/>
        </w:rPr>
        <w:t>"</w:t>
      </w:r>
      <w:r w:rsidR="00B84E02" w:rsidRPr="00CE25AF">
        <w:rPr>
          <w:lang w:val="en-US"/>
        </w:rPr>
        <w:t>, see above</w:t>
      </w:r>
      <w:r w:rsidRPr="00CE25AF">
        <w:rPr>
          <w:lang w:val="en-US"/>
        </w:rPr>
        <w:t>)</w:t>
      </w:r>
      <w:r w:rsidR="00F76C1F" w:rsidRPr="00CE25AF">
        <w:rPr>
          <w:lang w:val="en-US"/>
        </w:rPr>
        <w:t xml:space="preserve">, it also </w:t>
      </w:r>
      <w:r w:rsidRPr="00CE25AF">
        <w:rPr>
          <w:lang w:val="en-US"/>
        </w:rPr>
        <w:t>explicitly support</w:t>
      </w:r>
      <w:r w:rsidR="00F76C1F" w:rsidRPr="00CE25AF">
        <w:rPr>
          <w:lang w:val="en-US"/>
        </w:rPr>
        <w:t>s</w:t>
      </w:r>
      <w:r w:rsidRPr="00CE25AF">
        <w:rPr>
          <w:lang w:val="en-US"/>
        </w:rPr>
        <w:t xml:space="preserve"> the representation of another asset (via the </w:t>
      </w:r>
      <w:proofErr w:type="spellStart"/>
      <w:r w:rsidRPr="00CE25AF">
        <w:rPr>
          <w:lang w:val="en-US"/>
        </w:rPr>
        <w:t>submodel</w:t>
      </w:r>
      <w:proofErr w:type="spellEnd"/>
      <w:r w:rsidRPr="00CE25AF">
        <w:rPr>
          <w:lang w:val="en-US"/>
        </w:rPr>
        <w:t xml:space="preserve"> element "Entity").</w:t>
      </w:r>
      <w:r w:rsidR="00B84E02" w:rsidRPr="00CE25AF">
        <w:rPr>
          <w:lang w:val="en-US"/>
        </w:rPr>
        <w:t xml:space="preserve"> The term "Entity" is chosen as superordinate concept </w:t>
      </w:r>
      <w:r w:rsidR="00F76C1F" w:rsidRPr="00CE25AF">
        <w:rPr>
          <w:lang w:val="en-US"/>
        </w:rPr>
        <w:t xml:space="preserve">in this context </w:t>
      </w:r>
      <w:r w:rsidR="00B84E02" w:rsidRPr="00CE25AF">
        <w:rPr>
          <w:lang w:val="en-US"/>
        </w:rPr>
        <w:t xml:space="preserve">and </w:t>
      </w:r>
      <w:r w:rsidR="00F76C1F" w:rsidRPr="00CE25AF">
        <w:rPr>
          <w:lang w:val="en-US"/>
        </w:rPr>
        <w:t>refers to</w:t>
      </w:r>
      <w:r w:rsidR="00B84E02" w:rsidRPr="00CE25AF">
        <w:rPr>
          <w:lang w:val="en-US"/>
        </w:rPr>
        <w:t xml:space="preserve"> either an asset or another item that is not an asset but may be part of a more </w:t>
      </w:r>
      <w:r w:rsidR="0027678E" w:rsidRPr="00CE25AF">
        <w:rPr>
          <w:lang w:val="en-US"/>
        </w:rPr>
        <w:t>complex</w:t>
      </w:r>
      <w:r w:rsidR="00B84E02" w:rsidRPr="00CE25AF">
        <w:rPr>
          <w:lang w:val="en-US"/>
        </w:rPr>
        <w:t xml:space="preserve"> item or asset.</w:t>
      </w:r>
    </w:p>
    <w:p w14:paraId="3AFFE5F4" w14:textId="14BE4C6E" w:rsidR="00522EB3" w:rsidRPr="00CE25AF" w:rsidRDefault="00522EB3" w:rsidP="004E069D">
      <w:pPr>
        <w:pStyle w:val="Heading3"/>
        <w:numPr>
          <w:ilvl w:val="2"/>
          <w:numId w:val="53"/>
        </w:numPr>
        <w:rPr>
          <w:lang w:val="en-US"/>
        </w:rPr>
      </w:pPr>
      <w:bookmarkStart w:id="279" w:name="_Toc54815880"/>
      <w:r w:rsidRPr="00CE25AF">
        <w:rPr>
          <w:lang w:val="en-US"/>
        </w:rPr>
        <w:t xml:space="preserve"> </w:t>
      </w:r>
      <w:bookmarkStart w:id="280" w:name="_Toc125227888"/>
      <w:bookmarkStart w:id="281" w:name="_Toc125537675"/>
      <w:bookmarkEnd w:id="279"/>
      <w:r w:rsidR="008732F1" w:rsidRPr="00CE25AF">
        <w:rPr>
          <w:lang w:val="en-US"/>
        </w:rPr>
        <w:t>Asset Administration Shells</w:t>
      </w:r>
      <w:r w:rsidRPr="00CE25AF">
        <w:rPr>
          <w:lang w:val="en-US"/>
        </w:rPr>
        <w:t xml:space="preserve"> </w:t>
      </w:r>
      <w:r w:rsidR="00082822" w:rsidRPr="00CE25AF">
        <w:rPr>
          <w:lang w:val="en-US"/>
        </w:rPr>
        <w:t xml:space="preserve">Representing </w:t>
      </w:r>
      <w:r w:rsidRPr="00CE25AF">
        <w:rPr>
          <w:lang w:val="en-US"/>
        </w:rPr>
        <w:t>Type Assets and Instance Assets</w:t>
      </w:r>
      <w:bookmarkEnd w:id="280"/>
      <w:bookmarkEnd w:id="281"/>
    </w:p>
    <w:p w14:paraId="27E06537" w14:textId="5C0BFB13" w:rsidR="005E3921" w:rsidRPr="00CE25AF" w:rsidRDefault="00082822" w:rsidP="00522EB3">
      <w:pPr>
        <w:rPr>
          <w:lang w:val="en-US"/>
        </w:rPr>
      </w:pPr>
      <w:r w:rsidRPr="00CE25AF">
        <w:rPr>
          <w:lang w:val="en-US"/>
        </w:rPr>
        <w:t xml:space="preserve">An Asset Administration Shell either represents a type asset or an instance asset. </w:t>
      </w:r>
      <w:r w:rsidR="009D12BA" w:rsidRPr="00CE25AF">
        <w:rPr>
          <w:lang w:val="en-US"/>
        </w:rPr>
        <w:t>Typically, there</w:t>
      </w:r>
      <w:r w:rsidRPr="00CE25AF">
        <w:rPr>
          <w:lang w:val="en-US"/>
        </w:rPr>
        <w:t xml:space="preserve"> is a relationship between instance assets and a type asset.</w:t>
      </w:r>
      <w:r w:rsidR="009D12BA" w:rsidRPr="00CE25AF">
        <w:rPr>
          <w:lang w:val="en-US"/>
        </w:rPr>
        <w:t xml:space="preserve"> However, </w:t>
      </w:r>
      <w:r w:rsidR="00933B22" w:rsidRPr="00CE25AF">
        <w:rPr>
          <w:lang w:val="en-US"/>
        </w:rPr>
        <w:t>not every instan</w:t>
      </w:r>
      <w:r w:rsidR="00CB37F5">
        <w:rPr>
          <w:lang w:val="en-US"/>
        </w:rPr>
        <w:t>ce</w:t>
      </w:r>
      <w:r w:rsidR="00933B22" w:rsidRPr="00CE25AF">
        <w:rPr>
          <w:lang w:val="en-US"/>
        </w:rPr>
        <w:t xml:space="preserve"> asset is </w:t>
      </w:r>
      <w:r w:rsidR="009D12BA" w:rsidRPr="00CE25AF">
        <w:rPr>
          <w:lang w:val="en-US"/>
        </w:rPr>
        <w:t xml:space="preserve">required </w:t>
      </w:r>
      <w:r w:rsidR="00933B22" w:rsidRPr="00CE25AF">
        <w:rPr>
          <w:lang w:val="en-US"/>
        </w:rPr>
        <w:t>to have</w:t>
      </w:r>
      <w:r w:rsidR="009D12BA" w:rsidRPr="00CE25AF">
        <w:rPr>
          <w:lang w:val="en-US"/>
        </w:rPr>
        <w:t xml:space="preserve"> a corresponding type asset.</w:t>
      </w:r>
      <w:r w:rsidRPr="00CE25AF">
        <w:rPr>
          <w:lang w:val="en-US"/>
        </w:rPr>
        <w:t xml:space="preserve"> </w:t>
      </w:r>
    </w:p>
    <w:p w14:paraId="06259D95" w14:textId="22EDED4F" w:rsidR="00522EB3" w:rsidRPr="00CE25AF" w:rsidRDefault="00511AA3" w:rsidP="00522EB3">
      <w:pPr>
        <w:rPr>
          <w:lang w:val="en-US"/>
        </w:rPr>
      </w:pPr>
      <w:r w:rsidRPr="00CE25AF">
        <w:rPr>
          <w:lang w:val="en-US"/>
        </w:rPr>
        <w:fldChar w:fldCharType="begin"/>
      </w:r>
      <w:r w:rsidRPr="00CE25AF">
        <w:rPr>
          <w:lang w:val="en-US"/>
        </w:rPr>
        <w:instrText xml:space="preserve"> REF _Ref113738378 \h  \* MERGEFORMAT </w:instrText>
      </w:r>
      <w:r w:rsidRPr="00CE25AF">
        <w:rPr>
          <w:lang w:val="en-US"/>
        </w:rPr>
      </w:r>
      <w:r w:rsidRPr="00CE25AF">
        <w:rPr>
          <w:lang w:val="en-US"/>
        </w:rPr>
        <w:fldChar w:fldCharType="separate"/>
      </w:r>
      <w:r w:rsidR="00F511DE" w:rsidRPr="00F511DE">
        <w:t>Figure 3</w:t>
      </w:r>
      <w:r w:rsidRPr="00CE25AF">
        <w:rPr>
          <w:lang w:val="en-US"/>
        </w:rPr>
        <w:fldChar w:fldCharType="end"/>
      </w:r>
      <w:r w:rsidRPr="00CE25AF">
        <w:rPr>
          <w:lang w:val="en-US"/>
        </w:rPr>
        <w:t xml:space="preserve"> </w:t>
      </w:r>
      <w:r w:rsidR="00522EB3" w:rsidRPr="00CE25AF">
        <w:rPr>
          <w:lang w:val="en-US"/>
        </w:rPr>
        <w:t xml:space="preserve">gives an example </w:t>
      </w:r>
      <w:r w:rsidR="00933B22" w:rsidRPr="00CE25AF">
        <w:rPr>
          <w:lang w:val="en-US"/>
        </w:rPr>
        <w:t xml:space="preserve">of </w:t>
      </w:r>
      <w:r w:rsidR="00082822" w:rsidRPr="00CE25AF">
        <w:rPr>
          <w:lang w:val="en-US"/>
        </w:rPr>
        <w:t>how to handle</w:t>
      </w:r>
      <w:r w:rsidR="00522EB3" w:rsidRPr="00CE25AF">
        <w:rPr>
          <w:lang w:val="en-US"/>
        </w:rPr>
        <w:t xml:space="preserve"> type assets and</w:t>
      </w:r>
      <w:r w:rsidR="00082822" w:rsidRPr="00CE25AF">
        <w:rPr>
          <w:lang w:val="en-US"/>
        </w:rPr>
        <w:t xml:space="preserve"> </w:t>
      </w:r>
      <w:r w:rsidR="00933B22" w:rsidRPr="00CE25AF">
        <w:rPr>
          <w:lang w:val="en-US"/>
        </w:rPr>
        <w:t>their</w:t>
      </w:r>
      <w:r w:rsidR="00082822" w:rsidRPr="00CE25AF">
        <w:rPr>
          <w:lang w:val="en-US"/>
        </w:rPr>
        <w:t xml:space="preserve"> derived</w:t>
      </w:r>
      <w:r w:rsidR="00522EB3" w:rsidRPr="00CE25AF">
        <w:rPr>
          <w:lang w:val="en-US"/>
        </w:rPr>
        <w:t xml:space="preserve"> instance assets</w:t>
      </w:r>
      <w:r w:rsidR="00082822" w:rsidRPr="00CE25AF">
        <w:rPr>
          <w:lang w:val="en-US"/>
        </w:rPr>
        <w:t>. The attribute "</w:t>
      </w:r>
      <w:proofErr w:type="spellStart"/>
      <w:r w:rsidR="00082822" w:rsidRPr="00CE25AF">
        <w:rPr>
          <w:lang w:val="en-US"/>
        </w:rPr>
        <w:t>assetKind</w:t>
      </w:r>
      <w:proofErr w:type="spellEnd"/>
      <w:r w:rsidR="00082822" w:rsidRPr="00CE25AF">
        <w:rPr>
          <w:lang w:val="en-US"/>
        </w:rPr>
        <w:t xml:space="preserve">" </w:t>
      </w:r>
      <w:r w:rsidR="00933B22" w:rsidRPr="00CE25AF">
        <w:rPr>
          <w:lang w:val="en-US"/>
        </w:rPr>
        <w:t>indicates</w:t>
      </w:r>
      <w:r w:rsidR="00082822" w:rsidRPr="00CE25AF">
        <w:rPr>
          <w:lang w:val="en-US"/>
        </w:rPr>
        <w:t xml:space="preserve"> whether the Asset Administration Shell (denoted by the ": AAS" UML notation for a class instance) represents a type asset or an instance asset. Additionally</w:t>
      </w:r>
      <w:r w:rsidR="009D12BA" w:rsidRPr="00CE25AF">
        <w:rPr>
          <w:lang w:val="en-US"/>
        </w:rPr>
        <w:t>,</w:t>
      </w:r>
      <w:r w:rsidR="00082822" w:rsidRPr="00CE25AF">
        <w:rPr>
          <w:lang w:val="en-US"/>
        </w:rPr>
        <w:t xml:space="preserve"> attributes are added to show that the attributes of type asset and instance assets typically differ from each other.</w:t>
      </w:r>
    </w:p>
    <w:p w14:paraId="6C1B0BBB" w14:textId="3A0296E6" w:rsidR="00522EB3" w:rsidRPr="00CE25AF" w:rsidRDefault="00F94D74" w:rsidP="00110904">
      <w:pPr>
        <w:pStyle w:val="Caption"/>
        <w:rPr>
          <w:rStyle w:val="CaptionChar"/>
          <w:b/>
        </w:rPr>
      </w:pPr>
      <w:bookmarkStart w:id="282" w:name="_Ref113738378"/>
      <w:bookmarkStart w:id="283" w:name="_Toc125537826"/>
      <w:r w:rsidRPr="00CE25AF">
        <w:rPr>
          <w:noProof/>
        </w:rPr>
        <w:drawing>
          <wp:anchor distT="0" distB="0" distL="114300" distR="114300" simplePos="0" relativeHeight="252815360" behindDoc="0" locked="0" layoutInCell="1" allowOverlap="1" wp14:anchorId="0EDEEF2F" wp14:editId="2520F4FE">
            <wp:simplePos x="0" y="0"/>
            <wp:positionH relativeFrom="column">
              <wp:posOffset>239395</wp:posOffset>
            </wp:positionH>
            <wp:positionV relativeFrom="paragraph">
              <wp:posOffset>325755</wp:posOffset>
            </wp:positionV>
            <wp:extent cx="5334000" cy="1943100"/>
            <wp:effectExtent l="0" t="0" r="0" b="0"/>
            <wp:wrapTopAndBottom/>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2EB3" w:rsidRPr="00CE25AF">
        <w:rPr>
          <w:rStyle w:val="CaptionChar"/>
          <w:b/>
        </w:rPr>
        <w:t xml:space="preserve">Figure </w:t>
      </w:r>
      <w:r w:rsidR="00561536">
        <w:rPr>
          <w:rStyle w:val="CaptionChar"/>
          <w:b/>
        </w:rPr>
        <w:fldChar w:fldCharType="begin"/>
      </w:r>
      <w:r w:rsidR="00561536">
        <w:rPr>
          <w:rStyle w:val="CaptionChar"/>
          <w:b/>
        </w:rPr>
        <w:instrText xml:space="preserve"> SEQ Figure \* ARABIC </w:instrText>
      </w:r>
      <w:r w:rsidR="00561536">
        <w:rPr>
          <w:rStyle w:val="CaptionChar"/>
          <w:b/>
        </w:rPr>
        <w:fldChar w:fldCharType="separate"/>
      </w:r>
      <w:r w:rsidR="00F511DE">
        <w:rPr>
          <w:rStyle w:val="CaptionChar"/>
          <w:b/>
          <w:noProof/>
        </w:rPr>
        <w:t>3</w:t>
      </w:r>
      <w:r w:rsidR="00561536">
        <w:rPr>
          <w:rStyle w:val="CaptionChar"/>
          <w:b/>
        </w:rPr>
        <w:fldChar w:fldCharType="end"/>
      </w:r>
      <w:bookmarkEnd w:id="282"/>
      <w:r w:rsidR="00933B22" w:rsidRPr="00CE25AF">
        <w:rPr>
          <w:rStyle w:val="CaptionChar"/>
          <w:b/>
        </w:rPr>
        <w:t xml:space="preserve"> </w:t>
      </w:r>
      <w:r w:rsidR="00522EB3" w:rsidRPr="00CE25AF">
        <w:rPr>
          <w:rStyle w:val="CaptionChar"/>
          <w:b/>
        </w:rPr>
        <w:t>Example</w:t>
      </w:r>
      <w:r w:rsidR="00522EB3">
        <w:rPr>
          <w:rStyle w:val="CaptionChar"/>
          <w:b/>
        </w:rPr>
        <w:t>:</w:t>
      </w:r>
      <w:r w:rsidR="00522EB3" w:rsidRPr="00CE25AF">
        <w:rPr>
          <w:rStyle w:val="CaptionChar"/>
          <w:b/>
        </w:rPr>
        <w:t xml:space="preserve"> Asset Administration Shells for Type and Instance Assets</w:t>
      </w:r>
      <w:bookmarkEnd w:id="283"/>
    </w:p>
    <w:p w14:paraId="649E0462" w14:textId="782F98F4" w:rsidR="00522EB3" w:rsidRPr="00CE25AF" w:rsidRDefault="00F94D74" w:rsidP="006E71A7">
      <w:pPr>
        <w:pStyle w:val="Figure"/>
        <w:rPr>
          <w:lang w:val="en-US"/>
        </w:rPr>
      </w:pPr>
      <w:r w:rsidRPr="00CE25AF">
        <w:rPr>
          <w:lang w:val="en-US"/>
        </w:rPr>
        <w:tab/>
      </w:r>
      <w:r w:rsidR="00522EB3" w:rsidRPr="00CE25AF" w:rsidDel="006A7CCF">
        <w:rPr>
          <w:lang w:val="en-US"/>
        </w:rPr>
        <w:t xml:space="preserve"> </w:t>
      </w:r>
      <w:r w:rsidRPr="00CE25AF">
        <w:rPr>
          <w:lang w:val="en-US"/>
        </w:rPr>
        <w:tab/>
      </w:r>
    </w:p>
    <w:p w14:paraId="1D1B22C2" w14:textId="01752DAD" w:rsidR="00522EB3" w:rsidRPr="00CE25AF" w:rsidRDefault="00522EB3" w:rsidP="002670C6">
      <w:pPr>
        <w:pStyle w:val="NOTE"/>
        <w:ind w:left="284" w:firstLine="0"/>
        <w:rPr>
          <w:lang w:val="en-US"/>
        </w:rPr>
      </w:pPr>
      <w:r w:rsidRPr="00CE25AF">
        <w:rPr>
          <w:lang w:val="en-US"/>
        </w:rPr>
        <w:t>Note</w:t>
      </w:r>
      <w:r w:rsidR="00933B22" w:rsidRPr="00CE25AF">
        <w:rPr>
          <w:lang w:val="en-US"/>
        </w:rPr>
        <w:t xml:space="preserve"> 1</w:t>
      </w:r>
      <w:r w:rsidRPr="00CE25AF">
        <w:rPr>
          <w:lang w:val="en-US"/>
        </w:rPr>
        <w:t>:</w:t>
      </w:r>
      <w:r w:rsidR="00933B22" w:rsidRPr="00CE25AF">
        <w:rPr>
          <w:lang w:val="en-US"/>
        </w:rPr>
        <w:t xml:space="preserve"> t</w:t>
      </w:r>
      <w:r w:rsidRPr="00CE25AF">
        <w:rPr>
          <w:lang w:val="en-US"/>
        </w:rPr>
        <w:t>he example is simplified for ease of understanding and only roughly compl</w:t>
      </w:r>
      <w:r w:rsidR="00933B22" w:rsidRPr="00CE25AF">
        <w:rPr>
          <w:lang w:val="en-US"/>
        </w:rPr>
        <w:t>ies with</w:t>
      </w:r>
      <w:r w:rsidRPr="00CE25AF">
        <w:rPr>
          <w:lang w:val="en-US"/>
        </w:rPr>
        <w:t xml:space="preserve"> the metamodel as specified in </w:t>
      </w:r>
      <w:r w:rsidRPr="00AA7226">
        <w:rPr>
          <w:lang w:val="en-US"/>
        </w:rPr>
        <w:t>Clause</w:t>
      </w:r>
      <w:r w:rsidRPr="00CE25AF">
        <w:rPr>
          <w:lang w:val="en-US"/>
        </w:rPr>
        <w:t xml:space="preserve"> </w:t>
      </w:r>
      <w:r w:rsidRPr="002670C6">
        <w:rPr>
          <w:lang w:val="en-US"/>
        </w:rPr>
        <w:fldChar w:fldCharType="begin"/>
      </w:r>
      <w:r w:rsidRPr="00CE25AF">
        <w:rPr>
          <w:lang w:val="en-US"/>
        </w:rPr>
        <w:instrText xml:space="preserve"> REF _Ref25153059 \r \h </w:instrText>
      </w:r>
      <w:r w:rsidRPr="002670C6">
        <w:rPr>
          <w:lang w:val="en-US"/>
        </w:rPr>
      </w:r>
      <w:r w:rsidRPr="002670C6">
        <w:rPr>
          <w:lang w:val="en-US"/>
        </w:rPr>
        <w:fldChar w:fldCharType="separate"/>
      </w:r>
      <w:r w:rsidR="00F511DE">
        <w:rPr>
          <w:lang w:val="en-US"/>
        </w:rPr>
        <w:t>5</w:t>
      </w:r>
      <w:r w:rsidRPr="002670C6">
        <w:rPr>
          <w:lang w:val="en-US"/>
        </w:rPr>
        <w:fldChar w:fldCharType="end"/>
      </w:r>
      <w:r w:rsidRPr="00CE25AF">
        <w:rPr>
          <w:lang w:val="en-US"/>
        </w:rPr>
        <w:t>. The ID handling is simplified as well: the names of the classes correspond to the unique global identifier of the A</w:t>
      </w:r>
      <w:r w:rsidR="00AB3708" w:rsidRPr="00CE25AF">
        <w:rPr>
          <w:lang w:val="en-US"/>
        </w:rPr>
        <w:t>sset Administration Shell</w:t>
      </w:r>
      <w:r w:rsidRPr="00CE25AF">
        <w:rPr>
          <w:lang w:val="en-US"/>
        </w:rPr>
        <w:t>s.</w:t>
      </w:r>
    </w:p>
    <w:p w14:paraId="35112952" w14:textId="186E453C" w:rsidR="00522EB3" w:rsidRPr="00CE25AF" w:rsidRDefault="00522EB3" w:rsidP="002670C6">
      <w:pPr>
        <w:pStyle w:val="NOTE"/>
        <w:ind w:left="284" w:firstLine="0"/>
        <w:rPr>
          <w:lang w:val="en-US"/>
        </w:rPr>
      </w:pPr>
      <w:r w:rsidRPr="00CE25AF">
        <w:rPr>
          <w:lang w:val="en-US"/>
        </w:rPr>
        <w:t>Note</w:t>
      </w:r>
      <w:r w:rsidR="00933B22" w:rsidRPr="00CE25AF">
        <w:rPr>
          <w:lang w:val="en-US"/>
        </w:rPr>
        <w:t xml:space="preserve"> 2</w:t>
      </w:r>
      <w:r w:rsidRPr="00CE25AF">
        <w:rPr>
          <w:lang w:val="en-US"/>
        </w:rPr>
        <w:t>:</w:t>
      </w:r>
      <w:r w:rsidR="00933B22" w:rsidRPr="00CE25AF">
        <w:rPr>
          <w:lang w:val="en-US"/>
        </w:rPr>
        <w:t xml:space="preserve"> i</w:t>
      </w:r>
      <w:r w:rsidRPr="00CE25AF">
        <w:rPr>
          <w:lang w:val="en-US"/>
        </w:rPr>
        <w:t>n the context of Plat</w:t>
      </w:r>
      <w:r w:rsidR="00933B22" w:rsidRPr="00CE25AF">
        <w:rPr>
          <w:lang w:val="en-US"/>
        </w:rPr>
        <w:t>t</w:t>
      </w:r>
      <w:r w:rsidRPr="00CE25AF">
        <w:rPr>
          <w:lang w:val="en-US"/>
        </w:rPr>
        <w:t>form Industrie 4.0</w:t>
      </w:r>
      <w:r w:rsidR="00933B22" w:rsidRPr="00CE25AF">
        <w:rPr>
          <w:lang w:val="en-US"/>
        </w:rPr>
        <w:t>,</w:t>
      </w:r>
      <w:r w:rsidRPr="00CE25AF">
        <w:rPr>
          <w:lang w:val="en-US"/>
        </w:rPr>
        <w:t xml:space="preserve"> types and instances typically refer to "type assets" and "instance assets". When referring to types or instances of an Asset Administration Shell</w:t>
      </w:r>
      <w:r w:rsidR="00933B22" w:rsidRPr="00CE25AF">
        <w:rPr>
          <w:lang w:val="en-US"/>
        </w:rPr>
        <w:t>,</w:t>
      </w:r>
      <w:r w:rsidRPr="00CE25AF">
        <w:rPr>
          <w:lang w:val="en-US"/>
        </w:rPr>
        <w:t xml:space="preserve"> this is explicitly denoted as "Asset Administration Shell types" and "Asset Administration Shell instances" to not mix </w:t>
      </w:r>
      <w:r w:rsidR="00933B22" w:rsidRPr="00CE25AF">
        <w:rPr>
          <w:lang w:val="en-US"/>
        </w:rPr>
        <w:t xml:space="preserve">them </w:t>
      </w:r>
      <w:r w:rsidRPr="00CE25AF">
        <w:rPr>
          <w:lang w:val="en-US"/>
        </w:rPr>
        <w:t>up. Asset Administration Shell types are synonymously used with the term "Asset Administration Shell template".</w:t>
      </w:r>
    </w:p>
    <w:p w14:paraId="6E6AF525" w14:textId="6DB8FB38" w:rsidR="00522EB3" w:rsidRPr="00CE25AF" w:rsidRDefault="00522EB3" w:rsidP="002670C6">
      <w:pPr>
        <w:pStyle w:val="NOTE"/>
        <w:ind w:left="284" w:firstLine="0"/>
        <w:rPr>
          <w:lang w:val="en-US"/>
        </w:rPr>
      </w:pPr>
      <w:r w:rsidRPr="00CE25AF">
        <w:rPr>
          <w:lang w:val="en-US"/>
        </w:rPr>
        <w:lastRenderedPageBreak/>
        <w:t>Note</w:t>
      </w:r>
      <w:r w:rsidR="00933B22" w:rsidRPr="00CE25AF">
        <w:rPr>
          <w:lang w:val="en-US"/>
        </w:rPr>
        <w:t xml:space="preserve"> 3</w:t>
      </w:r>
      <w:r w:rsidRPr="00CE25AF">
        <w:rPr>
          <w:lang w:val="en-US"/>
        </w:rPr>
        <w:t xml:space="preserve">: </w:t>
      </w:r>
      <w:r w:rsidR="00933B22" w:rsidRPr="00CE25AF">
        <w:rPr>
          <w:lang w:val="en-US"/>
        </w:rPr>
        <w:t>p</w:t>
      </w:r>
      <w:r w:rsidRPr="00CE25AF">
        <w:rPr>
          <w:lang w:val="en-US"/>
        </w:rPr>
        <w:t xml:space="preserve">lease refer to </w:t>
      </w:r>
      <w:r w:rsidRPr="00AA7226">
        <w:rPr>
          <w:lang w:val="en-US"/>
        </w:rPr>
        <w:t>Clause</w:t>
      </w:r>
      <w:r w:rsidRPr="00CE25AF">
        <w:rPr>
          <w:lang w:val="en-US"/>
        </w:rPr>
        <w:t xml:space="preserve"> </w:t>
      </w:r>
      <w:r w:rsidR="00012F7A">
        <w:rPr>
          <w:lang w:val="en-US"/>
        </w:rPr>
        <w:fldChar w:fldCharType="begin"/>
      </w:r>
      <w:r w:rsidR="00012F7A">
        <w:rPr>
          <w:lang w:val="en-US"/>
        </w:rPr>
        <w:instrText xml:space="preserve"> REF _Ref125226179 \r \h </w:instrText>
      </w:r>
      <w:r w:rsidR="00012F7A">
        <w:rPr>
          <w:lang w:val="en-US"/>
        </w:rPr>
      </w:r>
      <w:r w:rsidR="00012F7A">
        <w:rPr>
          <w:lang w:val="en-US"/>
        </w:rPr>
        <w:fldChar w:fldCharType="separate"/>
      </w:r>
      <w:r w:rsidR="00F511DE">
        <w:rPr>
          <w:lang w:val="en-US"/>
        </w:rPr>
        <w:t>2</w:t>
      </w:r>
      <w:r w:rsidR="00012F7A">
        <w:rPr>
          <w:lang w:val="en-US"/>
        </w:rPr>
        <w:fldChar w:fldCharType="end"/>
      </w:r>
      <w:r w:rsidRPr="00CE25AF">
        <w:rPr>
          <w:lang w:val="en-US"/>
        </w:rPr>
        <w:t xml:space="preserve"> for the IEC definition of types and instances. </w:t>
      </w:r>
      <w:r w:rsidR="00933B22" w:rsidRPr="00CE25AF">
        <w:rPr>
          <w:lang w:val="en-US"/>
        </w:rPr>
        <w:t xml:space="preserve">Within </w:t>
      </w:r>
      <w:r w:rsidRPr="00CE25AF">
        <w:rPr>
          <w:lang w:val="en-US"/>
        </w:rPr>
        <w:t>the scope of this document, there is no full equivalency between these definitions and the type/instance concepts of object-oriented programming (OO).</w:t>
      </w:r>
    </w:p>
    <w:p w14:paraId="184B7BCA" w14:textId="3EA903DD" w:rsidR="00522EB3" w:rsidRPr="00CE25AF" w:rsidRDefault="00522EB3" w:rsidP="00522EB3">
      <w:pPr>
        <w:rPr>
          <w:lang w:val="en-US"/>
        </w:rPr>
      </w:pPr>
      <w:r w:rsidRPr="00F1653A">
        <w:rPr>
          <w:lang w:val="en-US"/>
        </w:rPr>
        <w:t>There shall be</w:t>
      </w:r>
      <w:r w:rsidRPr="00CE25AF">
        <w:rPr>
          <w:lang w:val="en-US"/>
        </w:rPr>
        <w:t xml:space="preserve"> a concrete type asset of a temperature sensor and two uniquely identifiable physical temperature sensors of this type. The intention is to provide a separate Asset Administration Shell for the type asset as well as for every single instance asset. </w:t>
      </w:r>
    </w:p>
    <w:p w14:paraId="22D8A4DD" w14:textId="16366B64" w:rsidR="00522EB3" w:rsidRPr="00CE25AF" w:rsidRDefault="00522EB3" w:rsidP="00522EB3">
      <w:pPr>
        <w:rPr>
          <w:lang w:val="en-US"/>
        </w:rPr>
      </w:pPr>
      <w:r w:rsidRPr="00CE25AF">
        <w:rPr>
          <w:lang w:val="en-US"/>
        </w:rPr>
        <w:t xml:space="preserve">In the example, the first sensor has the unique ID "0215551AAA_T1" and the second sensor has the unique ID "0215551AAA_T2". </w:t>
      </w:r>
      <w:r w:rsidR="009D12BA" w:rsidRPr="00CE25AF">
        <w:rPr>
          <w:lang w:val="en-US"/>
        </w:rPr>
        <w:t>"0215551AAA_T1" and "0215551AAA_T2" are the global asset IDs of the two assets</w:t>
      </w:r>
      <w:r w:rsidR="00933B22" w:rsidRPr="00CE25AF">
        <w:rPr>
          <w:lang w:val="en-US"/>
        </w:rPr>
        <w:t>, i.e. sensors</w:t>
      </w:r>
      <w:r w:rsidR="009D12BA" w:rsidRPr="00CE25AF">
        <w:rPr>
          <w:lang w:val="en-US"/>
        </w:rPr>
        <w:t xml:space="preserve">. </w:t>
      </w:r>
      <w:r w:rsidRPr="00CE25AF">
        <w:rPr>
          <w:lang w:val="en-US"/>
        </w:rPr>
        <w:t>The Asset Administration Shell for the first sensor has the unique URI "http://T1.com" and the Asset Administration Shell for the second sensor has the unique URI "http://T2.com". The asset kind of both is "Instance". The example shows that the measured temperature at operation time of the two sensors is different: for T1 it is 60 °C, for T2 it is 100 °C. For the time-being we ignore the relationship "</w:t>
      </w:r>
      <w:proofErr w:type="spellStart"/>
      <w:r w:rsidRPr="00CE25AF">
        <w:rPr>
          <w:lang w:val="en-US"/>
        </w:rPr>
        <w:t>derivedFrom</w:t>
      </w:r>
      <w:proofErr w:type="spellEnd"/>
      <w:r w:rsidRPr="00CE25AF">
        <w:rPr>
          <w:lang w:val="en-US"/>
        </w:rPr>
        <w:t>" of the two Asset Administration Shells "http://T1.com</w:t>
      </w:r>
      <w:r w:rsidRPr="00CE25AF" w:rsidDel="00A82465">
        <w:rPr>
          <w:lang w:val="en-US"/>
        </w:rPr>
        <w:t xml:space="preserve"> </w:t>
      </w:r>
      <w:r w:rsidRPr="00CE25AF">
        <w:rPr>
          <w:lang w:val="en-US"/>
        </w:rPr>
        <w:t xml:space="preserve">" and "http://T2.com" with Asset Administration Shell "http://T0215551AA.com". </w:t>
      </w:r>
    </w:p>
    <w:p w14:paraId="6C3979C4" w14:textId="1BA2A91E" w:rsidR="00522EB3" w:rsidRPr="00CE25AF" w:rsidRDefault="00522EB3" w:rsidP="002670C6">
      <w:pPr>
        <w:pStyle w:val="NOTE"/>
        <w:ind w:left="284" w:firstLine="0"/>
        <w:rPr>
          <w:lang w:val="en-US"/>
        </w:rPr>
      </w:pPr>
      <w:r w:rsidRPr="00CE25AF">
        <w:rPr>
          <w:lang w:val="en-US"/>
        </w:rPr>
        <w:t>Note:</w:t>
      </w:r>
      <w:r w:rsidR="00933B22" w:rsidRPr="00CE25AF">
        <w:rPr>
          <w:lang w:val="en-US"/>
        </w:rPr>
        <w:t xml:space="preserve"> e</w:t>
      </w:r>
      <w:r w:rsidRPr="00CE25AF">
        <w:rPr>
          <w:lang w:val="en-US"/>
        </w:rPr>
        <w:t xml:space="preserve">ven though the HTTP scheme is used </w:t>
      </w:r>
      <w:r w:rsidR="00933B22" w:rsidRPr="00CE25AF">
        <w:rPr>
          <w:lang w:val="en-US"/>
        </w:rPr>
        <w:t>f</w:t>
      </w:r>
      <w:r w:rsidR="000A5990" w:rsidRPr="00CE25AF">
        <w:rPr>
          <w:lang w:val="en-US"/>
        </w:rPr>
        <w:t xml:space="preserve">or </w:t>
      </w:r>
      <w:r w:rsidR="00933B22" w:rsidRPr="00CE25AF">
        <w:rPr>
          <w:lang w:val="en-US"/>
        </w:rPr>
        <w:t xml:space="preserve">the </w:t>
      </w:r>
      <w:r w:rsidR="000A5990" w:rsidRPr="00CE25AF">
        <w:rPr>
          <w:lang w:val="en-US"/>
        </w:rPr>
        <w:t xml:space="preserve">identifier, please be aware that these identifiers are logical </w:t>
      </w:r>
      <w:r w:rsidR="00933B22" w:rsidRPr="00CE25AF">
        <w:rPr>
          <w:lang w:val="en-US"/>
        </w:rPr>
        <w:t>ones</w:t>
      </w:r>
      <w:r w:rsidR="000A5990" w:rsidRPr="00CE25AF">
        <w:rPr>
          <w:lang w:val="en-US"/>
        </w:rPr>
        <w:t xml:space="preserve">. </w:t>
      </w:r>
      <w:r w:rsidR="00933B22" w:rsidRPr="00CE25AF">
        <w:rPr>
          <w:lang w:val="en-US"/>
        </w:rPr>
        <w:t>I</w:t>
      </w:r>
      <w:r w:rsidR="000A5990" w:rsidRPr="00CE25AF">
        <w:rPr>
          <w:lang w:val="en-US"/>
        </w:rPr>
        <w:t xml:space="preserve">dentifiers </w:t>
      </w:r>
      <w:r w:rsidR="00933B22" w:rsidRPr="00CE25AF">
        <w:rPr>
          <w:lang w:val="en-US"/>
        </w:rPr>
        <w:t>do not have to be URLs. At the same time, URLs used as identifiers do not have to refer</w:t>
      </w:r>
      <w:r w:rsidRPr="00CE25AF">
        <w:rPr>
          <w:lang w:val="en-US"/>
        </w:rPr>
        <w:t xml:space="preserve"> to accessible content.</w:t>
      </w:r>
    </w:p>
    <w:p w14:paraId="740138FB" w14:textId="2F8A2F12" w:rsidR="00522EB3" w:rsidRPr="00CE25AF" w:rsidRDefault="00522EB3" w:rsidP="002670C6">
      <w:pPr>
        <w:pStyle w:val="NOTE"/>
        <w:ind w:left="284" w:firstLine="0"/>
        <w:rPr>
          <w:lang w:val="en-US"/>
        </w:rPr>
      </w:pPr>
      <w:r w:rsidRPr="00CE25AF">
        <w:rPr>
          <w:lang w:val="en-US"/>
        </w:rPr>
        <w:t xml:space="preserve">Note: </w:t>
      </w:r>
      <w:r w:rsidR="00933B22" w:rsidRPr="00CE25AF">
        <w:rPr>
          <w:lang w:val="en-US"/>
        </w:rPr>
        <w:t>t</w:t>
      </w:r>
      <w:r w:rsidRPr="00CE25AF">
        <w:rPr>
          <w:lang w:val="en-US"/>
        </w:rPr>
        <w:t>he physical unit can be obtained by the semantic reference of the element "</w:t>
      </w:r>
      <w:proofErr w:type="spellStart"/>
      <w:r w:rsidRPr="00CE25AF">
        <w:rPr>
          <w:lang w:val="en-US"/>
        </w:rPr>
        <w:t>measuredTemperature</w:t>
      </w:r>
      <w:proofErr w:type="spellEnd"/>
      <w:r w:rsidRPr="00CE25AF">
        <w:rPr>
          <w:lang w:val="en-US"/>
        </w:rPr>
        <w:t xml:space="preserve">". </w:t>
      </w:r>
      <w:r w:rsidR="00933B22" w:rsidRPr="00CE25AF">
        <w:rPr>
          <w:lang w:val="en-US"/>
        </w:rPr>
        <w:t>This is not shown in the example f</w:t>
      </w:r>
      <w:r w:rsidRPr="00CE25AF">
        <w:rPr>
          <w:lang w:val="en-US"/>
        </w:rPr>
        <w:t xml:space="preserve">or simplicity </w:t>
      </w:r>
      <w:r w:rsidR="00933B22" w:rsidRPr="00CE25AF">
        <w:rPr>
          <w:lang w:val="en-US"/>
        </w:rPr>
        <w:t>reasons</w:t>
      </w:r>
      <w:r w:rsidRPr="00CE25AF">
        <w:rPr>
          <w:lang w:val="en-US"/>
        </w:rPr>
        <w:t>.</w:t>
      </w:r>
    </w:p>
    <w:p w14:paraId="6DF3DADC" w14:textId="122D9527" w:rsidR="00522EB3" w:rsidRPr="00CE25AF" w:rsidRDefault="00522EB3" w:rsidP="00522EB3">
      <w:pPr>
        <w:rPr>
          <w:lang w:val="en-US"/>
        </w:rPr>
      </w:pPr>
      <w:r w:rsidRPr="00CE25AF">
        <w:rPr>
          <w:lang w:val="en-US"/>
        </w:rPr>
        <w:t xml:space="preserve">These two instance assets </w:t>
      </w:r>
      <w:r w:rsidR="00933B22" w:rsidRPr="00CE25AF">
        <w:rPr>
          <w:lang w:val="en-US"/>
        </w:rPr>
        <w:t xml:space="preserve">share </w:t>
      </w:r>
      <w:r w:rsidRPr="00CE25AF">
        <w:rPr>
          <w:lang w:val="en-US"/>
        </w:rPr>
        <w:t>a lot of information</w:t>
      </w:r>
      <w:r w:rsidR="00933B22" w:rsidRPr="00CE25AF">
        <w:rPr>
          <w:lang w:val="en-US"/>
        </w:rPr>
        <w:t xml:space="preserve"> on the </w:t>
      </w:r>
      <w:r w:rsidRPr="00CE25AF">
        <w:rPr>
          <w:lang w:val="en-US"/>
        </w:rPr>
        <w:t>type asset (in this example a sensor type)</w:t>
      </w:r>
      <w:r w:rsidR="00933B22" w:rsidRPr="00CE25AF">
        <w:rPr>
          <w:lang w:val="en-US"/>
        </w:rPr>
        <w:t xml:space="preserve">, for which </w:t>
      </w:r>
      <w:r w:rsidRPr="00CE25AF">
        <w:rPr>
          <w:lang w:val="en-US"/>
        </w:rPr>
        <w:t xml:space="preserve">an own Asset Administration Shell is created. The unique ID for this Asset Administration Shell is "http://T0215551AA.com", the unique ID of the sensor type is "0215551AA". The asset kind is "Type" and not "Instance". The information </w:t>
      </w:r>
      <w:r w:rsidR="00B1202D" w:rsidRPr="00CE25AF">
        <w:rPr>
          <w:lang w:val="en-US"/>
        </w:rPr>
        <w:t>shared by a</w:t>
      </w:r>
      <w:r w:rsidRPr="00CE25AF">
        <w:rPr>
          <w:lang w:val="en-US"/>
        </w:rPr>
        <w:t xml:space="preserve">ll instances of this temperature sensor type is the </w:t>
      </w:r>
      <w:r w:rsidR="00B1202D" w:rsidRPr="00CE25AF">
        <w:rPr>
          <w:lang w:val="en-US"/>
        </w:rPr>
        <w:t>p</w:t>
      </w:r>
      <w:r w:rsidRPr="00CE25AF">
        <w:rPr>
          <w:lang w:val="en-US"/>
        </w:rPr>
        <w:t>roduct</w:t>
      </w:r>
      <w:r w:rsidR="00B1202D" w:rsidRPr="00CE25AF">
        <w:rPr>
          <w:lang w:val="en-US"/>
        </w:rPr>
        <w:t xml:space="preserve"> c</w:t>
      </w:r>
      <w:r w:rsidRPr="00CE25AF">
        <w:rPr>
          <w:lang w:val="en-US"/>
        </w:rPr>
        <w:t>lass (="Component"), the manufacturer (="</w:t>
      </w:r>
      <w:proofErr w:type="spellStart"/>
      <w:r w:rsidRPr="00CE25AF">
        <w:rPr>
          <w:lang w:val="en-US"/>
        </w:rPr>
        <w:t>ExampleManufacturer</w:t>
      </w:r>
      <w:proofErr w:type="spellEnd"/>
      <w:r w:rsidRPr="00CE25AF">
        <w:rPr>
          <w:lang w:val="en-US"/>
        </w:rPr>
        <w:t>")</w:t>
      </w:r>
      <w:r w:rsidR="00B1202D" w:rsidRPr="00CE25AF">
        <w:rPr>
          <w:lang w:val="en-US"/>
        </w:rPr>
        <w:t xml:space="preserve">, </w:t>
      </w:r>
      <w:r w:rsidRPr="00CE25AF">
        <w:rPr>
          <w:lang w:val="en-US"/>
        </w:rPr>
        <w:t xml:space="preserve">the English Description </w:t>
      </w:r>
      <w:r w:rsidR="00B1202D" w:rsidRPr="00CE25AF">
        <w:rPr>
          <w:lang w:val="en-US"/>
        </w:rPr>
        <w:t>(</w:t>
      </w:r>
      <w:r w:rsidRPr="00CE25AF">
        <w:rPr>
          <w:lang w:val="en-US"/>
        </w:rPr>
        <w:t>=</w:t>
      </w:r>
      <w:r w:rsidR="00B1202D" w:rsidRPr="00CE25AF">
        <w:rPr>
          <w:lang w:val="en-US"/>
        </w:rPr>
        <w:t>”</w:t>
      </w:r>
      <w:r w:rsidRPr="00CE25AF">
        <w:rPr>
          <w:lang w:val="en-US"/>
        </w:rPr>
        <w:t>precise and fast temperature measurement"</w:t>
      </w:r>
      <w:r w:rsidR="00B1202D" w:rsidRPr="00CE25AF">
        <w:rPr>
          <w:lang w:val="en-US"/>
        </w:rPr>
        <w:t xml:space="preserve">), and </w:t>
      </w:r>
      <w:r w:rsidRPr="00CE25AF">
        <w:rPr>
          <w:lang w:val="en-US"/>
        </w:rPr>
        <w:t xml:space="preserve">the value range </w:t>
      </w:r>
      <w:r w:rsidR="00B1202D" w:rsidRPr="00CE25AF">
        <w:rPr>
          <w:lang w:val="en-US"/>
        </w:rPr>
        <w:t>(</w:t>
      </w:r>
      <w:r w:rsidRPr="00CE25AF">
        <w:rPr>
          <w:lang w:val="en-US"/>
        </w:rPr>
        <w:t>"-40 °C / 140 °C"</w:t>
      </w:r>
      <w:r w:rsidR="00B1202D" w:rsidRPr="00CE25AF">
        <w:rPr>
          <w:lang w:val="en-US"/>
        </w:rPr>
        <w:t>)</w:t>
      </w:r>
      <w:r w:rsidRPr="00CE25AF">
        <w:rPr>
          <w:lang w:val="en-US"/>
        </w:rPr>
        <w:t>.</w:t>
      </w:r>
    </w:p>
    <w:p w14:paraId="3F20167E" w14:textId="14C35340" w:rsidR="00522EB3" w:rsidRPr="00CE25AF" w:rsidRDefault="00522EB3" w:rsidP="00522EB3">
      <w:pPr>
        <w:rPr>
          <w:lang w:val="en-US"/>
        </w:rPr>
      </w:pPr>
      <w:r w:rsidRPr="00CE25AF">
        <w:rPr>
          <w:lang w:val="en-US"/>
        </w:rPr>
        <w:t>Now the two Asset Administration Shells of the two instance assets may refer to the Asset Administration Shell of the type asset "0215551AA" using the relationship attribute "</w:t>
      </w:r>
      <w:proofErr w:type="spellStart"/>
      <w:r w:rsidRPr="00CE25AF">
        <w:rPr>
          <w:lang w:val="en-US"/>
        </w:rPr>
        <w:t>derivedFrom</w:t>
      </w:r>
      <w:proofErr w:type="spellEnd"/>
      <w:r w:rsidRPr="00CE25AF">
        <w:rPr>
          <w:lang w:val="en-US"/>
        </w:rPr>
        <w:t>".</w:t>
      </w:r>
    </w:p>
    <w:p w14:paraId="4D0BC141" w14:textId="2B02BD09" w:rsidR="00522EB3" w:rsidRPr="00CE25AF" w:rsidRDefault="00522EB3" w:rsidP="00522EB3">
      <w:pPr>
        <w:pStyle w:val="NOTE"/>
        <w:rPr>
          <w:lang w:val="en-US"/>
        </w:rPr>
      </w:pPr>
      <w:r w:rsidRPr="00CE25AF">
        <w:rPr>
          <w:lang w:val="en-US"/>
        </w:rPr>
        <w:t>Note</w:t>
      </w:r>
      <w:r w:rsidR="00B1202D" w:rsidRPr="00CE25AF">
        <w:rPr>
          <w:lang w:val="en-US"/>
        </w:rPr>
        <w:t xml:space="preserve"> 1</w:t>
      </w:r>
      <w:r w:rsidRPr="00CE25AF">
        <w:rPr>
          <w:lang w:val="en-US"/>
        </w:rPr>
        <w:t xml:space="preserve">: </w:t>
      </w:r>
      <w:r w:rsidR="00B1202D" w:rsidRPr="00CE25AF">
        <w:rPr>
          <w:lang w:val="en-US"/>
        </w:rPr>
        <w:t xml:space="preserve">in the UML sense, </w:t>
      </w:r>
      <w:r w:rsidRPr="00CE25AF">
        <w:rPr>
          <w:lang w:val="en-US"/>
        </w:rPr>
        <w:t>"attribute" refers to the property or characteristic of a class (instance).</w:t>
      </w:r>
    </w:p>
    <w:p w14:paraId="5701C084" w14:textId="5A32B37A" w:rsidR="00522EB3" w:rsidRPr="00CE25AF" w:rsidRDefault="00522EB3" w:rsidP="00522EB3">
      <w:pPr>
        <w:pStyle w:val="NOTE"/>
        <w:rPr>
          <w:lang w:val="en-US"/>
        </w:rPr>
      </w:pPr>
      <w:r w:rsidRPr="00CE25AF">
        <w:rPr>
          <w:lang w:val="en-US"/>
        </w:rPr>
        <w:t>Note</w:t>
      </w:r>
      <w:r w:rsidR="00B1202D" w:rsidRPr="00CE25AF">
        <w:rPr>
          <w:lang w:val="en-US"/>
        </w:rPr>
        <w:t xml:space="preserve"> 2:</w:t>
      </w:r>
      <w:r w:rsidRPr="00CE25AF">
        <w:rPr>
          <w:lang w:val="en-US"/>
        </w:rPr>
        <w:t xml:space="preserve"> if a specific type asset exist</w:t>
      </w:r>
      <w:r w:rsidR="00B1202D" w:rsidRPr="00CE25AF">
        <w:rPr>
          <w:lang w:val="en-US"/>
        </w:rPr>
        <w:t>s</w:t>
      </w:r>
      <w:r w:rsidRPr="00CE25AF">
        <w:rPr>
          <w:lang w:val="en-US"/>
        </w:rPr>
        <w:t xml:space="preserve">, it </w:t>
      </w:r>
      <w:r w:rsidR="00B1202D" w:rsidRPr="00CE25AF">
        <w:rPr>
          <w:lang w:val="en-US"/>
        </w:rPr>
        <w:t xml:space="preserve">typically </w:t>
      </w:r>
      <w:r w:rsidRPr="00CE25AF">
        <w:rPr>
          <w:lang w:val="en-US"/>
        </w:rPr>
        <w:t>exists in time before the respective instance assets.</w:t>
      </w:r>
    </w:p>
    <w:p w14:paraId="794362FD" w14:textId="1F1C01DC" w:rsidR="00522EB3" w:rsidRPr="00CE25AF" w:rsidRDefault="00522EB3" w:rsidP="002670C6">
      <w:pPr>
        <w:pStyle w:val="NOTE"/>
        <w:ind w:left="284" w:firstLine="0"/>
        <w:rPr>
          <w:lang w:val="en-US"/>
        </w:rPr>
      </w:pPr>
      <w:r w:rsidRPr="00CE25AF">
        <w:rPr>
          <w:lang w:val="en-US"/>
        </w:rPr>
        <w:t>Note</w:t>
      </w:r>
      <w:r w:rsidR="00B1202D" w:rsidRPr="00CE25AF">
        <w:rPr>
          <w:lang w:val="en-US"/>
        </w:rPr>
        <w:t xml:space="preserve"> 3</w:t>
      </w:r>
      <w:r w:rsidRPr="00CE25AF">
        <w:rPr>
          <w:lang w:val="en-US"/>
        </w:rPr>
        <w:t>:</w:t>
      </w:r>
      <w:r w:rsidR="00B1202D" w:rsidRPr="00CE25AF">
        <w:rPr>
          <w:lang w:val="en-US"/>
        </w:rPr>
        <w:t xml:space="preserve"> t</w:t>
      </w:r>
      <w:r w:rsidRPr="00CE25AF">
        <w:rPr>
          <w:lang w:val="en-US"/>
        </w:rPr>
        <w:t xml:space="preserve">he term Asset Administration Shell is used synonymously </w:t>
      </w:r>
      <w:r w:rsidR="00B1202D" w:rsidRPr="00CE25AF">
        <w:rPr>
          <w:lang w:val="en-US"/>
        </w:rPr>
        <w:t>with</w:t>
      </w:r>
      <w:r w:rsidRPr="00CE25AF">
        <w:rPr>
          <w:lang w:val="en-US"/>
        </w:rPr>
        <w:t xml:space="preserve"> the term Asset Administration Shell instance. An Asset Administration Shell may be realized based on an Asset Administration Shell type. Asset Administration Shell types are out of </w:t>
      </w:r>
      <w:r w:rsidR="00B1202D" w:rsidRPr="00CE25AF">
        <w:rPr>
          <w:lang w:val="en-US"/>
        </w:rPr>
        <w:t xml:space="preserve">the </w:t>
      </w:r>
      <w:r w:rsidRPr="00CE25AF">
        <w:rPr>
          <w:lang w:val="en-US"/>
        </w:rPr>
        <w:t>scope of this document.</w:t>
      </w:r>
    </w:p>
    <w:p w14:paraId="2939785A" w14:textId="230E0756" w:rsidR="00522EB3" w:rsidRPr="00CE25AF" w:rsidRDefault="00522EB3" w:rsidP="002670C6">
      <w:pPr>
        <w:pStyle w:val="NOTE"/>
        <w:ind w:left="284" w:firstLine="0"/>
        <w:rPr>
          <w:lang w:val="en-US"/>
        </w:rPr>
      </w:pPr>
      <w:r w:rsidRPr="00CE25AF">
        <w:rPr>
          <w:lang w:val="en-US"/>
        </w:rPr>
        <w:t>Note</w:t>
      </w:r>
      <w:r w:rsidR="00B1202D" w:rsidRPr="00CE25AF">
        <w:rPr>
          <w:lang w:val="en-US"/>
        </w:rPr>
        <w:t xml:space="preserve"> 4</w:t>
      </w:r>
      <w:r w:rsidRPr="00CE25AF">
        <w:rPr>
          <w:lang w:val="en-US"/>
        </w:rPr>
        <w:t>:</w:t>
      </w:r>
      <w:r w:rsidR="00B1202D" w:rsidRPr="00CE25AF">
        <w:rPr>
          <w:lang w:val="en-US"/>
        </w:rPr>
        <w:t xml:space="preserve"> i</w:t>
      </w:r>
      <w:r w:rsidRPr="00CE25AF">
        <w:rPr>
          <w:lang w:val="en-US"/>
        </w:rPr>
        <w:t xml:space="preserve">n public standardization, the Asset Administration Shell types might be standardized. However, it is much more important to standardize the property types (called property definitions or concept descriptions) or other </w:t>
      </w:r>
      <w:proofErr w:type="spellStart"/>
      <w:r w:rsidRPr="00CE25AF">
        <w:rPr>
          <w:lang w:val="en-US"/>
        </w:rPr>
        <w:t>submodel</w:t>
      </w:r>
      <w:proofErr w:type="spellEnd"/>
      <w:r w:rsidRPr="00CE25AF">
        <w:rPr>
          <w:lang w:val="en-US"/>
        </w:rPr>
        <w:t xml:space="preserve"> element type</w:t>
      </w:r>
      <w:r w:rsidR="00F362E1" w:rsidRPr="00CE25AF">
        <w:rPr>
          <w:lang w:val="en-US"/>
        </w:rPr>
        <w:t>s</w:t>
      </w:r>
      <w:r w:rsidRPr="00CE25AF">
        <w:rPr>
          <w:lang w:val="en-US"/>
        </w:rPr>
        <w:t xml:space="preserve"> as well as complete </w:t>
      </w:r>
      <w:proofErr w:type="spellStart"/>
      <w:r w:rsidRPr="00CE25AF">
        <w:rPr>
          <w:lang w:val="en-US"/>
        </w:rPr>
        <w:t>submodel</w:t>
      </w:r>
      <w:proofErr w:type="spellEnd"/>
      <w:r w:rsidRPr="00CE25AF">
        <w:rPr>
          <w:lang w:val="en-US"/>
        </w:rPr>
        <w:t xml:space="preserve"> types because th</w:t>
      </w:r>
      <w:r w:rsidR="00B1202D" w:rsidRPr="00CE25AF">
        <w:rPr>
          <w:lang w:val="en-US"/>
        </w:rPr>
        <w:t>e</w:t>
      </w:r>
      <w:r w:rsidRPr="00CE25AF">
        <w:rPr>
          <w:lang w:val="en-US"/>
        </w:rPr>
        <w:t>se can be reused in different Asset Administration Shell</w:t>
      </w:r>
      <w:r w:rsidR="00B1202D" w:rsidRPr="00CE25AF">
        <w:rPr>
          <w:lang w:val="en-US"/>
        </w:rPr>
        <w:t>s</w:t>
      </w:r>
      <w:r w:rsidRPr="00CE25AF">
        <w:rPr>
          <w:lang w:val="en-US"/>
        </w:rPr>
        <w:t>.</w:t>
      </w:r>
    </w:p>
    <w:p w14:paraId="1CCAD2AA" w14:textId="49FEE8A2" w:rsidR="00522EB3" w:rsidRPr="00CE25AF" w:rsidRDefault="00522EB3" w:rsidP="002670C6">
      <w:pPr>
        <w:pStyle w:val="NOTE"/>
        <w:ind w:left="284" w:firstLine="0"/>
        <w:rPr>
          <w:lang w:val="en-US"/>
        </w:rPr>
      </w:pPr>
      <w:r w:rsidRPr="00CE25AF">
        <w:rPr>
          <w:lang w:val="en-US"/>
        </w:rPr>
        <w:t>Note</w:t>
      </w:r>
      <w:r w:rsidR="00B1202D" w:rsidRPr="00CE25AF">
        <w:rPr>
          <w:lang w:val="en-US"/>
        </w:rPr>
        <w:t xml:space="preserve"> 5</w:t>
      </w:r>
      <w:r w:rsidRPr="00CE25AF">
        <w:rPr>
          <w:lang w:val="en-US"/>
        </w:rPr>
        <w:t xml:space="preserve">: </w:t>
      </w:r>
      <w:r w:rsidR="00B1202D" w:rsidRPr="00CE25AF">
        <w:rPr>
          <w:lang w:val="en-US"/>
        </w:rPr>
        <w:t>i</w:t>
      </w:r>
      <w:r w:rsidRPr="00CE25AF">
        <w:rPr>
          <w:lang w:val="en-US"/>
        </w:rPr>
        <w:t xml:space="preserve">n the domain of the </w:t>
      </w:r>
      <w:r w:rsidR="00B1202D" w:rsidRPr="00CE25AF">
        <w:rPr>
          <w:lang w:val="en-US"/>
        </w:rPr>
        <w:t>I</w:t>
      </w:r>
      <w:r w:rsidRPr="00CE25AF">
        <w:rPr>
          <w:lang w:val="en-US"/>
        </w:rPr>
        <w:t xml:space="preserve">nternet of </w:t>
      </w:r>
      <w:r w:rsidR="00B1202D" w:rsidRPr="00CE25AF">
        <w:rPr>
          <w:lang w:val="en-US"/>
        </w:rPr>
        <w:t>T</w:t>
      </w:r>
      <w:r w:rsidRPr="00CE25AF">
        <w:rPr>
          <w:lang w:val="en-US"/>
        </w:rPr>
        <w:t>hings (IoT), instance assets are typically denoted as "Things" whereas type assets are denoted as "Product".</w:t>
      </w:r>
    </w:p>
    <w:p w14:paraId="2C007F8D" w14:textId="2147489D" w:rsidR="00522EB3" w:rsidRPr="00CE25AF" w:rsidRDefault="00522EB3" w:rsidP="004E069D">
      <w:pPr>
        <w:pStyle w:val="Heading3"/>
        <w:numPr>
          <w:ilvl w:val="2"/>
          <w:numId w:val="53"/>
        </w:numPr>
        <w:rPr>
          <w:lang w:val="en-US"/>
        </w:rPr>
      </w:pPr>
      <w:bookmarkStart w:id="284" w:name="_Toc523168248"/>
      <w:bookmarkStart w:id="285" w:name="_Toc528161922"/>
      <w:bookmarkStart w:id="286" w:name="_Toc528163735"/>
      <w:bookmarkStart w:id="287" w:name="_Toc528786586"/>
      <w:bookmarkStart w:id="288" w:name="_Toc528787764"/>
      <w:bookmarkStart w:id="289" w:name="_Toc54815881"/>
      <w:bookmarkEnd w:id="284"/>
      <w:bookmarkEnd w:id="285"/>
      <w:bookmarkEnd w:id="286"/>
      <w:bookmarkEnd w:id="287"/>
      <w:bookmarkEnd w:id="288"/>
      <w:r w:rsidRPr="00CE25AF">
        <w:rPr>
          <w:lang w:val="en-US"/>
        </w:rPr>
        <w:t xml:space="preserve"> </w:t>
      </w:r>
      <w:bookmarkStart w:id="290" w:name="_Toc125227889"/>
      <w:bookmarkStart w:id="291" w:name="_Toc125537676"/>
      <w:r w:rsidRPr="00CE25AF">
        <w:rPr>
          <w:lang w:val="en-US"/>
        </w:rPr>
        <w:t>Asset Administration Shell Types and Instances</w:t>
      </w:r>
      <w:bookmarkEnd w:id="289"/>
      <w:bookmarkEnd w:id="290"/>
      <w:bookmarkEnd w:id="291"/>
    </w:p>
    <w:p w14:paraId="2A2A1C1D" w14:textId="78004FFF" w:rsidR="00522EB3" w:rsidRPr="00CE25AF" w:rsidRDefault="00522EB3" w:rsidP="00522EB3">
      <w:pPr>
        <w:rPr>
          <w:lang w:val="en-US"/>
        </w:rPr>
      </w:pPr>
      <w:r w:rsidRPr="00CE25AF">
        <w:rPr>
          <w:lang w:val="en-US"/>
        </w:rPr>
        <w:t xml:space="preserve">In the previous clause, </w:t>
      </w:r>
      <w:r w:rsidR="00CB37F5">
        <w:rPr>
          <w:lang w:val="en-US"/>
        </w:rPr>
        <w:t xml:space="preserve">type </w:t>
      </w:r>
      <w:r w:rsidR="00B1202D" w:rsidRPr="00CE25AF">
        <w:rPr>
          <w:lang w:val="en-US"/>
        </w:rPr>
        <w:t>asset</w:t>
      </w:r>
      <w:r w:rsidR="00CB37F5">
        <w:rPr>
          <w:lang w:val="en-US"/>
        </w:rPr>
        <w:t xml:space="preserve">s </w:t>
      </w:r>
      <w:r w:rsidRPr="00CE25AF">
        <w:rPr>
          <w:lang w:val="en-US"/>
        </w:rPr>
        <w:t>and instance</w:t>
      </w:r>
      <w:r w:rsidR="00CB37F5">
        <w:rPr>
          <w:lang w:val="en-US"/>
        </w:rPr>
        <w:t xml:space="preserve"> assets</w:t>
      </w:r>
      <w:r w:rsidRPr="00CE25AF">
        <w:rPr>
          <w:lang w:val="en-US"/>
        </w:rPr>
        <w:t xml:space="preserve"> were explained. </w:t>
      </w:r>
      <w:r w:rsidR="00B1202D" w:rsidRPr="00CE25AF">
        <w:rPr>
          <w:lang w:val="en-US"/>
        </w:rPr>
        <w:t xml:space="preserve">The obvious question now is </w:t>
      </w:r>
      <w:r w:rsidRPr="00CE25AF">
        <w:rPr>
          <w:lang w:val="en-US"/>
        </w:rPr>
        <w:t xml:space="preserve">how to harmonize Asset Administration Shells </w:t>
      </w:r>
      <w:r w:rsidR="00B1202D" w:rsidRPr="00CE25AF">
        <w:rPr>
          <w:lang w:val="en-US"/>
        </w:rPr>
        <w:t>and</w:t>
      </w:r>
      <w:r w:rsidRPr="00CE25AF">
        <w:rPr>
          <w:lang w:val="en-US"/>
        </w:rPr>
        <w:t xml:space="preserve"> Asset Administration Shell types. </w:t>
      </w:r>
      <w:r w:rsidR="00B1202D" w:rsidRPr="00CE25AF">
        <w:rPr>
          <w:lang w:val="en-US"/>
        </w:rPr>
        <w:t>The</w:t>
      </w:r>
      <w:r w:rsidRPr="00CE25AF">
        <w:rPr>
          <w:lang w:val="en-US"/>
        </w:rPr>
        <w:t xml:space="preserve"> example</w:t>
      </w:r>
      <w:r w:rsidR="00335A04" w:rsidRPr="00CE25AF">
        <w:rPr>
          <w:lang w:val="en-US"/>
        </w:rPr>
        <w:t xml:space="preserve"> in </w:t>
      </w:r>
      <w:r w:rsidR="00335A04" w:rsidRPr="00CE25AF">
        <w:rPr>
          <w:lang w:val="en-US"/>
        </w:rPr>
        <w:fldChar w:fldCharType="begin"/>
      </w:r>
      <w:r w:rsidR="00335A04" w:rsidRPr="00CE25AF">
        <w:rPr>
          <w:lang w:val="en-US"/>
        </w:rPr>
        <w:instrText xml:space="preserve"> REF _Ref119169608 \h </w:instrText>
      </w:r>
      <w:r w:rsidR="00335A04" w:rsidRPr="00CE25AF">
        <w:rPr>
          <w:lang w:val="en-US"/>
        </w:rPr>
      </w:r>
      <w:r w:rsidR="00335A04" w:rsidRPr="00CE25AF">
        <w:rPr>
          <w:lang w:val="en-US"/>
        </w:rPr>
        <w:fldChar w:fldCharType="separate"/>
      </w:r>
      <w:r w:rsidR="00F511DE" w:rsidRPr="00CE25AF">
        <w:t xml:space="preserve">Figure </w:t>
      </w:r>
      <w:r w:rsidR="00F511DE">
        <w:rPr>
          <w:noProof/>
        </w:rPr>
        <w:t>4</w:t>
      </w:r>
      <w:r w:rsidR="00335A04" w:rsidRPr="00CE25AF">
        <w:rPr>
          <w:lang w:val="en-US"/>
        </w:rPr>
        <w:fldChar w:fldCharType="end"/>
      </w:r>
      <w:r w:rsidR="00B1202D" w:rsidRPr="00CE25AF">
        <w:rPr>
          <w:lang w:val="en-US"/>
        </w:rPr>
        <w:t xml:space="preserve"> shows </w:t>
      </w:r>
      <w:r w:rsidRPr="00CE25AF">
        <w:rPr>
          <w:lang w:val="en-US"/>
        </w:rPr>
        <w:t>that the attributes "</w:t>
      </w:r>
      <w:proofErr w:type="spellStart"/>
      <w:r w:rsidRPr="00CE25AF">
        <w:rPr>
          <w:lang w:val="en-US"/>
        </w:rPr>
        <w:t>globalAssetId</w:t>
      </w:r>
      <w:proofErr w:type="spellEnd"/>
      <w:r w:rsidRPr="00CE25AF">
        <w:rPr>
          <w:lang w:val="en-US"/>
        </w:rPr>
        <w:t>" and "</w:t>
      </w:r>
      <w:proofErr w:type="spellStart"/>
      <w:r w:rsidRPr="00CE25AF">
        <w:rPr>
          <w:lang w:val="en-US"/>
        </w:rPr>
        <w:t>assetKind</w:t>
      </w:r>
      <w:proofErr w:type="spellEnd"/>
      <w:r w:rsidRPr="00CE25AF">
        <w:rPr>
          <w:lang w:val="en-US"/>
        </w:rPr>
        <w:t>" as well as the global Asset Administration Shell identifier (</w:t>
      </w:r>
      <w:r w:rsidRPr="00CE25AF">
        <w:rPr>
          <w:i/>
          <w:iCs/>
          <w:lang w:val="en-US"/>
        </w:rPr>
        <w:t>id</w:t>
      </w:r>
      <w:r w:rsidRPr="00CE25AF">
        <w:rPr>
          <w:lang w:val="en-US"/>
        </w:rPr>
        <w:t xml:space="preserve">, represented as name of the class) are present for all Asset Administration Shells. However, if there is no standard, </w:t>
      </w:r>
      <w:r w:rsidR="00B1202D" w:rsidRPr="00CE25AF">
        <w:rPr>
          <w:lang w:val="en-US"/>
        </w:rPr>
        <w:t xml:space="preserve">the semantics of </w:t>
      </w:r>
      <w:r w:rsidRPr="00CE25AF">
        <w:rPr>
          <w:lang w:val="en-US"/>
        </w:rPr>
        <w:t>"id", "</w:t>
      </w:r>
      <w:proofErr w:type="spellStart"/>
      <w:r w:rsidRPr="00CE25AF">
        <w:rPr>
          <w:lang w:val="en-US"/>
        </w:rPr>
        <w:t>global</w:t>
      </w:r>
      <w:r w:rsidR="005D3B54" w:rsidRPr="00CE25AF">
        <w:rPr>
          <w:lang w:val="en-US"/>
        </w:rPr>
        <w:t>AssetId</w:t>
      </w:r>
      <w:proofErr w:type="spellEnd"/>
      <w:r w:rsidRPr="00CE25AF">
        <w:rPr>
          <w:lang w:val="en-US"/>
        </w:rPr>
        <w:t xml:space="preserve">" </w:t>
      </w:r>
      <w:r w:rsidR="005D3B54" w:rsidRPr="00CE25AF">
        <w:rPr>
          <w:lang w:val="en-US"/>
        </w:rPr>
        <w:t xml:space="preserve">or </w:t>
      </w:r>
      <w:r w:rsidRPr="00CE25AF">
        <w:rPr>
          <w:lang w:val="en-US"/>
        </w:rPr>
        <w:t xml:space="preserve">"kind" </w:t>
      </w:r>
      <w:r w:rsidR="00B1202D" w:rsidRPr="00CE25AF">
        <w:rPr>
          <w:lang w:val="en-US"/>
        </w:rPr>
        <w:t xml:space="preserve">are not clear, </w:t>
      </w:r>
      <w:r w:rsidR="005D3B54" w:rsidRPr="00CE25AF">
        <w:rPr>
          <w:lang w:val="en-US"/>
        </w:rPr>
        <w:t xml:space="preserve">although they </w:t>
      </w:r>
      <w:r w:rsidRPr="00CE25AF">
        <w:rPr>
          <w:lang w:val="en-US"/>
        </w:rPr>
        <w:t>are the same for all Asset Administration Shells</w:t>
      </w:r>
      <w:r w:rsidR="005D3B54" w:rsidRPr="00CE25AF">
        <w:rPr>
          <w:lang w:val="en-US"/>
        </w:rPr>
        <w:t>. I</w:t>
      </w:r>
      <w:r w:rsidRPr="00CE25AF">
        <w:rPr>
          <w:lang w:val="en-US"/>
        </w:rPr>
        <w:t xml:space="preserve">t is </w:t>
      </w:r>
      <w:r w:rsidR="005D3B54" w:rsidRPr="00CE25AF">
        <w:rPr>
          <w:lang w:val="en-US"/>
        </w:rPr>
        <w:t xml:space="preserve">also </w:t>
      </w:r>
      <w:r w:rsidRPr="00CE25AF">
        <w:rPr>
          <w:lang w:val="en-US"/>
        </w:rPr>
        <w:t>not clear, which of the attributes are mandatory and which are specific for the asset (type or instance)</w:t>
      </w:r>
      <w:r w:rsidR="00B1202D" w:rsidRPr="00CE25AF">
        <w:rPr>
          <w:lang w:val="en-US"/>
        </w:rPr>
        <w:t xml:space="preserve">, as </w:t>
      </w:r>
      <w:r w:rsidRPr="00CE25AF">
        <w:rPr>
          <w:lang w:val="en-US"/>
        </w:rPr>
        <w:t xml:space="preserve">illustrated in </w:t>
      </w:r>
      <w:r w:rsidRPr="002670C6">
        <w:rPr>
          <w:lang w:val="en-US"/>
        </w:rPr>
        <w:fldChar w:fldCharType="begin"/>
      </w:r>
      <w:r w:rsidRPr="00CE25AF">
        <w:rPr>
          <w:lang w:val="en-US"/>
        </w:rPr>
        <w:instrText xml:space="preserve"> REF _Ref529627248 \h </w:instrText>
      </w:r>
      <w:r w:rsidRPr="002670C6">
        <w:rPr>
          <w:lang w:val="en-US"/>
        </w:rPr>
      </w:r>
      <w:r w:rsidRPr="002670C6">
        <w:rPr>
          <w:lang w:val="en-US"/>
        </w:rPr>
        <w:fldChar w:fldCharType="separate"/>
      </w:r>
      <w:r w:rsidR="00F511DE" w:rsidRPr="00CE25AF">
        <w:t xml:space="preserve">Figure </w:t>
      </w:r>
      <w:r w:rsidR="00F511DE">
        <w:rPr>
          <w:noProof/>
        </w:rPr>
        <w:t>4</w:t>
      </w:r>
      <w:r w:rsidRPr="002670C6">
        <w:rPr>
          <w:lang w:val="en-US"/>
        </w:rPr>
        <w:fldChar w:fldCharType="end"/>
      </w:r>
      <w:r w:rsidRPr="00CE25AF">
        <w:rPr>
          <w:lang w:val="en-US"/>
        </w:rPr>
        <w:t>.</w:t>
      </w:r>
    </w:p>
    <w:p w14:paraId="2C8560D9" w14:textId="7A512F5E" w:rsidR="00522EB3" w:rsidRPr="00CE25AF" w:rsidRDefault="00522EB3" w:rsidP="00522EB3">
      <w:pPr>
        <w:rPr>
          <w:lang w:val="en-US"/>
        </w:rPr>
      </w:pPr>
      <w:r w:rsidRPr="00CE25AF">
        <w:rPr>
          <w:lang w:val="en-US"/>
        </w:rPr>
        <w:t xml:space="preserve">This is the purpose of this document: </w:t>
      </w:r>
      <w:r w:rsidR="00B1202D" w:rsidRPr="00CE25AF">
        <w:rPr>
          <w:lang w:val="en-US"/>
        </w:rPr>
        <w:t>t</w:t>
      </w:r>
      <w:r w:rsidRPr="00CE25AF">
        <w:rPr>
          <w:lang w:val="en-US"/>
        </w:rPr>
        <w:t>he definition of a metamodel that defines which attributes are mandatory and which are optional for all Asset Administration Shells. The Plat</w:t>
      </w:r>
      <w:r w:rsidR="00B1202D" w:rsidRPr="00CE25AF">
        <w:rPr>
          <w:lang w:val="en-US"/>
        </w:rPr>
        <w:t>t</w:t>
      </w:r>
      <w:r w:rsidRPr="00CE25AF">
        <w:rPr>
          <w:lang w:val="en-US"/>
        </w:rPr>
        <w:t xml:space="preserve">form Industrie 4.0 metamodel for Asset Administration Shells is defined in </w:t>
      </w:r>
      <w:r w:rsidRPr="00AA7226">
        <w:rPr>
          <w:lang w:val="en-US"/>
        </w:rPr>
        <w:t>Clause</w:t>
      </w:r>
      <w:r w:rsidRPr="00CE25AF">
        <w:rPr>
          <w:lang w:val="en-US"/>
        </w:rPr>
        <w:t xml:space="preserve"> </w:t>
      </w:r>
      <w:r w:rsidRPr="002670C6">
        <w:rPr>
          <w:lang w:val="en-US"/>
        </w:rPr>
        <w:fldChar w:fldCharType="begin"/>
      </w:r>
      <w:r w:rsidRPr="00CE25AF">
        <w:rPr>
          <w:lang w:val="en-US"/>
        </w:rPr>
        <w:instrText xml:space="preserve"> REF _Ref520477344 \r \h </w:instrText>
      </w:r>
      <w:r w:rsidRPr="002670C6">
        <w:rPr>
          <w:lang w:val="en-US"/>
        </w:rPr>
      </w:r>
      <w:r w:rsidRPr="002670C6">
        <w:rPr>
          <w:lang w:val="en-US"/>
        </w:rPr>
        <w:fldChar w:fldCharType="separate"/>
      </w:r>
      <w:r w:rsidR="00F511DE">
        <w:rPr>
          <w:lang w:val="en-US"/>
        </w:rPr>
        <w:t>5</w:t>
      </w:r>
      <w:r w:rsidRPr="002670C6">
        <w:rPr>
          <w:lang w:val="en-US"/>
        </w:rPr>
        <w:fldChar w:fldCharType="end"/>
      </w:r>
      <w:r w:rsidRPr="00CE25AF">
        <w:rPr>
          <w:lang w:val="en-US"/>
        </w:rPr>
        <w:t>.</w:t>
      </w:r>
    </w:p>
    <w:p w14:paraId="13E13648" w14:textId="69271F40" w:rsidR="00522EB3" w:rsidRPr="00CE25AF" w:rsidRDefault="00522EB3" w:rsidP="002670C6">
      <w:pPr>
        <w:pStyle w:val="NOTE"/>
        <w:ind w:left="284" w:firstLine="0"/>
        <w:rPr>
          <w:lang w:val="en-US"/>
        </w:rPr>
      </w:pPr>
      <w:r w:rsidRPr="00CE25AF">
        <w:rPr>
          <w:lang w:val="en-US"/>
        </w:rPr>
        <w:lastRenderedPageBreak/>
        <w:t>Note</w:t>
      </w:r>
      <w:r w:rsidR="00B1202D" w:rsidRPr="00CE25AF">
        <w:rPr>
          <w:lang w:val="en-US"/>
        </w:rPr>
        <w:t xml:space="preserve"> 1</w:t>
      </w:r>
      <w:r w:rsidRPr="00CE25AF">
        <w:rPr>
          <w:lang w:val="en-US"/>
        </w:rPr>
        <w:t>:</w:t>
      </w:r>
      <w:r w:rsidR="00B1202D" w:rsidRPr="00CE25AF">
        <w:rPr>
          <w:lang w:val="en-US"/>
        </w:rPr>
        <w:t xml:space="preserve"> t</w:t>
      </w:r>
      <w:r w:rsidR="00EF2D55" w:rsidRPr="00CE25AF">
        <w:rPr>
          <w:lang w:val="en-US"/>
        </w:rPr>
        <w:t>he metamodel of the Asset Administration Shell is suitable for type assets or instance assets</w:t>
      </w:r>
      <w:r w:rsidR="0027678E" w:rsidRPr="00CE25AF">
        <w:rPr>
          <w:lang w:val="en-US"/>
        </w:rPr>
        <w:t xml:space="preserve">. </w:t>
      </w:r>
      <w:r w:rsidRPr="00CE25AF">
        <w:rPr>
          <w:lang w:val="en-US"/>
        </w:rPr>
        <w:t>An</w:t>
      </w:r>
      <w:r w:rsidR="00B1202D" w:rsidRPr="00CE25AF">
        <w:rPr>
          <w:lang w:val="en-US"/>
        </w:rPr>
        <w:t xml:space="preserve"> alternative</w:t>
      </w:r>
      <w:r w:rsidRPr="00CE25AF">
        <w:rPr>
          <w:lang w:val="en-US"/>
        </w:rPr>
        <w:t xml:space="preserve"> approach could have been to define two metamodels</w:t>
      </w:r>
      <w:r w:rsidR="00B1202D" w:rsidRPr="00CE25AF">
        <w:rPr>
          <w:lang w:val="en-US"/>
        </w:rPr>
        <w:t xml:space="preserve">, </w:t>
      </w:r>
      <w:r w:rsidRPr="00CE25AF">
        <w:rPr>
          <w:lang w:val="en-US"/>
        </w:rPr>
        <w:t xml:space="preserve">one for type assets and one for instance assets. However, the large set of similarities </w:t>
      </w:r>
      <w:r w:rsidR="000943EB" w:rsidRPr="00CE25AF">
        <w:rPr>
          <w:lang w:val="en-US"/>
        </w:rPr>
        <w:t xml:space="preserve">led to the decision of only one </w:t>
      </w:r>
      <w:r w:rsidRPr="00CE25AF">
        <w:rPr>
          <w:lang w:val="en-US"/>
        </w:rPr>
        <w:t>metamodel.</w:t>
      </w:r>
      <w:r w:rsidR="00EF2D55" w:rsidRPr="00CE25AF">
        <w:rPr>
          <w:lang w:val="en-US"/>
        </w:rPr>
        <w:t xml:space="preserve"> </w:t>
      </w:r>
    </w:p>
    <w:p w14:paraId="41EC2CA4" w14:textId="6BBF9D76" w:rsidR="00522EB3" w:rsidRPr="00CE25AF" w:rsidRDefault="00522EB3" w:rsidP="002670C6">
      <w:pPr>
        <w:pStyle w:val="NOTE"/>
        <w:ind w:left="284" w:firstLine="0"/>
        <w:rPr>
          <w:lang w:val="en-US"/>
        </w:rPr>
      </w:pPr>
      <w:r w:rsidRPr="00CE25AF">
        <w:rPr>
          <w:lang w:val="en-US"/>
        </w:rPr>
        <w:t>Note</w:t>
      </w:r>
      <w:r w:rsidR="00B1202D" w:rsidRPr="00CE25AF">
        <w:rPr>
          <w:lang w:val="en-US"/>
        </w:rPr>
        <w:t xml:space="preserve"> 2</w:t>
      </w:r>
      <w:r w:rsidRPr="00CE25AF">
        <w:rPr>
          <w:lang w:val="en-US"/>
        </w:rPr>
        <w:t>:</w:t>
      </w:r>
      <w:r w:rsidR="00B1202D" w:rsidRPr="00CE25AF">
        <w:rPr>
          <w:lang w:val="en-US"/>
        </w:rPr>
        <w:t xml:space="preserve"> t</w:t>
      </w:r>
      <w:r w:rsidRPr="00CE25AF">
        <w:rPr>
          <w:lang w:val="en-US"/>
        </w:rPr>
        <w:t xml:space="preserve">he metamodel itself does not </w:t>
      </w:r>
      <w:r w:rsidR="008610D2" w:rsidRPr="00CE25AF">
        <w:rPr>
          <w:lang w:val="en-US"/>
        </w:rPr>
        <w:t>require the existence of</w:t>
      </w:r>
      <w:r w:rsidRPr="00CE25AF">
        <w:rPr>
          <w:lang w:val="en-US"/>
        </w:rPr>
        <w:t xml:space="preserve"> mandatory </w:t>
      </w:r>
      <w:proofErr w:type="spellStart"/>
      <w:r w:rsidRPr="00CE25AF">
        <w:rPr>
          <w:lang w:val="en-US"/>
        </w:rPr>
        <w:t>submodels</w:t>
      </w:r>
      <w:proofErr w:type="spellEnd"/>
      <w:r w:rsidRPr="00CE25AF">
        <w:rPr>
          <w:lang w:val="en-US"/>
        </w:rPr>
        <w:t xml:space="preserve">. This is another step of standardization similar to the </w:t>
      </w:r>
      <w:r w:rsidR="008610D2" w:rsidRPr="00CE25AF">
        <w:rPr>
          <w:lang w:val="en-US"/>
        </w:rPr>
        <w:t>standardization</w:t>
      </w:r>
      <w:r w:rsidRPr="00CE25AF">
        <w:rPr>
          <w:lang w:val="en-US"/>
        </w:rPr>
        <w:t xml:space="preserve"> of </w:t>
      </w:r>
      <w:proofErr w:type="spellStart"/>
      <w:r w:rsidRPr="00CE25AF">
        <w:rPr>
          <w:lang w:val="en-US"/>
        </w:rPr>
        <w:t>submodels</w:t>
      </w:r>
      <w:proofErr w:type="spellEnd"/>
      <w:r w:rsidRPr="00CE25AF">
        <w:rPr>
          <w:lang w:val="en-US"/>
        </w:rPr>
        <w:t xml:space="preserve"> of </w:t>
      </w:r>
      <w:r w:rsidR="000943EB" w:rsidRPr="00CE25AF">
        <w:rPr>
          <w:lang w:val="en-US"/>
        </w:rPr>
        <w:t xml:space="preserve">the </w:t>
      </w:r>
      <w:r w:rsidRPr="00CE25AF">
        <w:rPr>
          <w:lang w:val="en-US"/>
        </w:rPr>
        <w:t>Asset Administration Shell type level.</w:t>
      </w:r>
    </w:p>
    <w:p w14:paraId="1C796A2B" w14:textId="783439EB" w:rsidR="00522EB3" w:rsidRPr="00CE25AF" w:rsidRDefault="00522EB3" w:rsidP="002670C6">
      <w:pPr>
        <w:pStyle w:val="NOTE"/>
        <w:ind w:left="284" w:firstLine="0"/>
        <w:rPr>
          <w:lang w:val="en-US"/>
        </w:rPr>
      </w:pPr>
      <w:r w:rsidRPr="00CE25AF">
        <w:rPr>
          <w:lang w:val="en-US"/>
        </w:rPr>
        <w:t>Note</w:t>
      </w:r>
      <w:r w:rsidR="00B1202D" w:rsidRPr="00CE25AF">
        <w:rPr>
          <w:lang w:val="en-US"/>
        </w:rPr>
        <w:t xml:space="preserve"> 3</w:t>
      </w:r>
      <w:r w:rsidRPr="00CE25AF">
        <w:rPr>
          <w:lang w:val="en-US"/>
        </w:rPr>
        <w:t>:</w:t>
      </w:r>
      <w:r w:rsidR="00B1202D" w:rsidRPr="00CE25AF">
        <w:rPr>
          <w:lang w:val="en-US"/>
        </w:rPr>
        <w:t xml:space="preserve"> a</w:t>
      </w:r>
      <w:r w:rsidRPr="00CE25AF">
        <w:rPr>
          <w:lang w:val="en-US"/>
        </w:rPr>
        <w:t xml:space="preserve">n Asset Administration Shell type shall be realized based on the metamodel of an Asset Administration Shell as defined in this document. This </w:t>
      </w:r>
      <w:r w:rsidR="000943EB" w:rsidRPr="00CE25AF">
        <w:rPr>
          <w:lang w:val="en-US"/>
        </w:rPr>
        <w:t>m</w:t>
      </w:r>
      <w:r w:rsidRPr="00CE25AF">
        <w:rPr>
          <w:lang w:val="en-US"/>
        </w:rPr>
        <w:t>etamodel is referred to as "Asset Administration Shell Metamodel".</w:t>
      </w:r>
    </w:p>
    <w:p w14:paraId="78EABE3F" w14:textId="2182E5DA" w:rsidR="00522EB3" w:rsidRPr="00CE25AF" w:rsidRDefault="00522EB3" w:rsidP="002670C6">
      <w:pPr>
        <w:pStyle w:val="NOTE"/>
        <w:ind w:left="284" w:firstLine="0"/>
        <w:rPr>
          <w:lang w:val="en-US"/>
        </w:rPr>
      </w:pPr>
      <w:r w:rsidRPr="00CE25AF">
        <w:rPr>
          <w:lang w:val="en-US"/>
        </w:rPr>
        <w:t>Note</w:t>
      </w:r>
      <w:r w:rsidR="00B1202D" w:rsidRPr="00CE25AF">
        <w:rPr>
          <w:lang w:val="en-US"/>
        </w:rPr>
        <w:t xml:space="preserve"> 4</w:t>
      </w:r>
      <w:r w:rsidRPr="00CE25AF">
        <w:rPr>
          <w:lang w:val="en-US"/>
        </w:rPr>
        <w:t>:</w:t>
      </w:r>
      <w:r w:rsidR="00B1202D" w:rsidRPr="00CE25AF">
        <w:rPr>
          <w:lang w:val="en-US"/>
        </w:rPr>
        <w:t xml:space="preserve"> i</w:t>
      </w:r>
      <w:r w:rsidRPr="00CE25AF">
        <w:rPr>
          <w:lang w:val="en-US"/>
        </w:rPr>
        <w:t xml:space="preserve">t is not mandatory to define an Asset Administration Shell type before defining an Asset Administration Shell (instance). An Asset Administration Shell instance that does not realize an Asset Administration Shell type shall be realized based on the </w:t>
      </w:r>
      <w:r w:rsidR="000943EB" w:rsidRPr="00CE25AF">
        <w:rPr>
          <w:lang w:val="en-US"/>
        </w:rPr>
        <w:t>m</w:t>
      </w:r>
      <w:r w:rsidRPr="00CE25AF">
        <w:rPr>
          <w:lang w:val="en-US"/>
        </w:rPr>
        <w:t>etamodel of an Asset Administration Shell as defined in this document.</w:t>
      </w:r>
    </w:p>
    <w:p w14:paraId="609173CA" w14:textId="65606DDB" w:rsidR="00522EB3" w:rsidRPr="00CE25AF" w:rsidRDefault="009E78F9" w:rsidP="00110904">
      <w:pPr>
        <w:pStyle w:val="Caption"/>
        <w:rPr>
          <w:lang w:eastAsia="en-GB"/>
        </w:rPr>
      </w:pPr>
      <w:bookmarkStart w:id="292" w:name="_Ref119169608"/>
      <w:bookmarkStart w:id="293" w:name="_Ref529627248"/>
      <w:bookmarkStart w:id="294" w:name="_Toc125537827"/>
      <w:r w:rsidRPr="009E78F9">
        <w:rPr>
          <w:noProof/>
        </w:rPr>
        <w:drawing>
          <wp:anchor distT="0" distB="0" distL="114300" distR="114300" simplePos="0" relativeHeight="252886016" behindDoc="0" locked="0" layoutInCell="1" allowOverlap="1" wp14:anchorId="17BC076D" wp14:editId="771C57D4">
            <wp:simplePos x="0" y="0"/>
            <wp:positionH relativeFrom="column">
              <wp:posOffset>38100</wp:posOffset>
            </wp:positionH>
            <wp:positionV relativeFrom="paragraph">
              <wp:posOffset>265793</wp:posOffset>
            </wp:positionV>
            <wp:extent cx="5941695" cy="367982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1695" cy="367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522EB3" w:rsidRPr="00CE25AF">
        <w:t xml:space="preserve">Figure </w:t>
      </w:r>
      <w:r w:rsidR="00561536">
        <w:fldChar w:fldCharType="begin"/>
      </w:r>
      <w:r w:rsidR="00561536">
        <w:instrText xml:space="preserve"> SEQ Figure \* ARABIC </w:instrText>
      </w:r>
      <w:r w:rsidR="00561536">
        <w:fldChar w:fldCharType="separate"/>
      </w:r>
      <w:r w:rsidR="00F511DE">
        <w:rPr>
          <w:noProof/>
        </w:rPr>
        <w:t>4</w:t>
      </w:r>
      <w:r w:rsidR="00561536">
        <w:fldChar w:fldCharType="end"/>
      </w:r>
      <w:bookmarkEnd w:id="292"/>
      <w:bookmarkEnd w:id="293"/>
      <w:r w:rsidR="000943EB" w:rsidRPr="00CE25AF">
        <w:t xml:space="preserve"> </w:t>
      </w:r>
      <w:r w:rsidR="00522EB3" w:rsidRPr="00CE25AF">
        <w:t>Example</w:t>
      </w:r>
      <w:r w:rsidR="000F24C4" w:rsidRPr="00CE25AF">
        <w:t>:</w:t>
      </w:r>
      <w:r w:rsidR="00522EB3" w:rsidRPr="00CE25AF">
        <w:t xml:space="preserve"> Asset Administration Shell, Asset Administration Shell Types and Instances</w:t>
      </w:r>
      <w:bookmarkEnd w:id="294"/>
    </w:p>
    <w:p w14:paraId="471404CB" w14:textId="1101C67D" w:rsidR="00522EB3" w:rsidRPr="00CE25AF" w:rsidRDefault="00522EB3" w:rsidP="006E71A7">
      <w:pPr>
        <w:pStyle w:val="Figure"/>
        <w:rPr>
          <w:lang w:val="en-US"/>
        </w:rPr>
      </w:pPr>
      <w:r w:rsidRPr="00CE25AF" w:rsidDel="006A7CCF">
        <w:rPr>
          <w:lang w:val="en-US"/>
        </w:rPr>
        <w:t xml:space="preserve"> </w:t>
      </w:r>
    </w:p>
    <w:p w14:paraId="0A97FC89" w14:textId="77777777" w:rsidR="00522EB3" w:rsidRPr="00E5511A" w:rsidRDefault="00522EB3" w:rsidP="00DA1A43">
      <w:pPr>
        <w:pStyle w:val="Heading2"/>
        <w:rPr>
          <w:lang w:val="en-US"/>
        </w:rPr>
      </w:pPr>
      <w:bookmarkStart w:id="295" w:name="_Toc120112469"/>
      <w:bookmarkStart w:id="296" w:name="_Toc120118284"/>
      <w:bookmarkStart w:id="297" w:name="_Toc120119035"/>
      <w:bookmarkStart w:id="298" w:name="_Toc120119786"/>
      <w:bookmarkStart w:id="299" w:name="_Toc120112470"/>
      <w:bookmarkStart w:id="300" w:name="_Toc120118285"/>
      <w:bookmarkStart w:id="301" w:name="_Toc120119036"/>
      <w:bookmarkStart w:id="302" w:name="_Toc120119787"/>
      <w:bookmarkStart w:id="303" w:name="_Toc120112471"/>
      <w:bookmarkStart w:id="304" w:name="_Toc120118286"/>
      <w:bookmarkStart w:id="305" w:name="_Toc120119037"/>
      <w:bookmarkStart w:id="306" w:name="_Toc120119788"/>
      <w:bookmarkStart w:id="307" w:name="_Toc120112472"/>
      <w:bookmarkStart w:id="308" w:name="_Toc120118287"/>
      <w:bookmarkStart w:id="309" w:name="_Toc120119038"/>
      <w:bookmarkStart w:id="310" w:name="_Toc120119789"/>
      <w:bookmarkStart w:id="311" w:name="_Toc120112473"/>
      <w:bookmarkStart w:id="312" w:name="_Toc120118288"/>
      <w:bookmarkStart w:id="313" w:name="_Toc120119039"/>
      <w:bookmarkStart w:id="314" w:name="_Toc120119790"/>
      <w:bookmarkStart w:id="315" w:name="_Toc120112474"/>
      <w:bookmarkStart w:id="316" w:name="_Toc120118289"/>
      <w:bookmarkStart w:id="317" w:name="_Toc120119040"/>
      <w:bookmarkStart w:id="318" w:name="_Toc120119791"/>
      <w:bookmarkStart w:id="319" w:name="_Toc120112475"/>
      <w:bookmarkStart w:id="320" w:name="_Toc120118290"/>
      <w:bookmarkStart w:id="321" w:name="_Toc120119041"/>
      <w:bookmarkStart w:id="322" w:name="_Toc120119792"/>
      <w:bookmarkStart w:id="323" w:name="_Toc120112476"/>
      <w:bookmarkStart w:id="324" w:name="_Toc120118291"/>
      <w:bookmarkStart w:id="325" w:name="_Toc120119042"/>
      <w:bookmarkStart w:id="326" w:name="_Toc120119793"/>
      <w:bookmarkStart w:id="327" w:name="_Toc120112477"/>
      <w:bookmarkStart w:id="328" w:name="_Toc120118292"/>
      <w:bookmarkStart w:id="329" w:name="_Toc120119043"/>
      <w:bookmarkStart w:id="330" w:name="_Toc120119794"/>
      <w:bookmarkStart w:id="331" w:name="_Toc120112478"/>
      <w:bookmarkStart w:id="332" w:name="_Toc120118293"/>
      <w:bookmarkStart w:id="333" w:name="_Toc120119044"/>
      <w:bookmarkStart w:id="334" w:name="_Toc120119795"/>
      <w:bookmarkStart w:id="335" w:name="_Toc120112479"/>
      <w:bookmarkStart w:id="336" w:name="_Toc120118294"/>
      <w:bookmarkStart w:id="337" w:name="_Toc120119045"/>
      <w:bookmarkStart w:id="338" w:name="_Toc120119796"/>
      <w:bookmarkStart w:id="339" w:name="_Toc120112480"/>
      <w:bookmarkStart w:id="340" w:name="_Toc120118295"/>
      <w:bookmarkStart w:id="341" w:name="_Toc120119046"/>
      <w:bookmarkStart w:id="342" w:name="_Toc120119797"/>
      <w:bookmarkStart w:id="343" w:name="_Toc120112481"/>
      <w:bookmarkStart w:id="344" w:name="_Toc120118296"/>
      <w:bookmarkStart w:id="345" w:name="_Toc120119047"/>
      <w:bookmarkStart w:id="346" w:name="_Toc120119798"/>
      <w:bookmarkStart w:id="347" w:name="_Toc511579025"/>
      <w:bookmarkStart w:id="348" w:name="_Ref516593157"/>
      <w:bookmarkStart w:id="349" w:name="_Ref516593175"/>
      <w:bookmarkStart w:id="350" w:name="_Ref516593187"/>
      <w:bookmarkStart w:id="351" w:name="_Ref517692176"/>
      <w:bookmarkStart w:id="352" w:name="_Ref517692177"/>
      <w:bookmarkStart w:id="353" w:name="_Ref528789207"/>
      <w:bookmarkStart w:id="354" w:name="_Ref528789214"/>
      <w:bookmarkStart w:id="355" w:name="_Ref24313189"/>
      <w:bookmarkStart w:id="356" w:name="_Ref25152904"/>
      <w:bookmarkStart w:id="357" w:name="_Toc54815883"/>
      <w:bookmarkStart w:id="358" w:name="_Toc125227890"/>
      <w:bookmarkStart w:id="359" w:name="_Toc125537677"/>
      <w:bookmarkEnd w:id="271"/>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r w:rsidRPr="00E5511A">
        <w:rPr>
          <w:lang w:val="en-US"/>
        </w:rPr>
        <w:lastRenderedPageBreak/>
        <w:t xml:space="preserve">Identification of </w:t>
      </w:r>
      <w:bookmarkEnd w:id="347"/>
      <w:bookmarkEnd w:id="348"/>
      <w:bookmarkEnd w:id="349"/>
      <w:bookmarkEnd w:id="350"/>
      <w:bookmarkEnd w:id="351"/>
      <w:bookmarkEnd w:id="352"/>
      <w:bookmarkEnd w:id="353"/>
      <w:bookmarkEnd w:id="354"/>
      <w:bookmarkEnd w:id="355"/>
      <w:r w:rsidRPr="00E5511A">
        <w:rPr>
          <w:lang w:val="en-US"/>
        </w:rPr>
        <w:t>Elements</w:t>
      </w:r>
      <w:bookmarkEnd w:id="356"/>
      <w:bookmarkEnd w:id="357"/>
      <w:bookmarkEnd w:id="358"/>
      <w:bookmarkEnd w:id="359"/>
    </w:p>
    <w:p w14:paraId="03BFBF28" w14:textId="77777777" w:rsidR="00522EB3" w:rsidRPr="002670C6" w:rsidRDefault="00522EB3" w:rsidP="004E069D">
      <w:pPr>
        <w:pStyle w:val="Heading3"/>
        <w:numPr>
          <w:ilvl w:val="2"/>
          <w:numId w:val="53"/>
        </w:numPr>
        <w:rPr>
          <w:lang w:val="en-US"/>
        </w:rPr>
      </w:pPr>
      <w:bookmarkStart w:id="360" w:name="_Toc517691656"/>
      <w:bookmarkStart w:id="361" w:name="_Toc519608138"/>
      <w:bookmarkStart w:id="362" w:name="_Toc523168251"/>
      <w:bookmarkStart w:id="363" w:name="_Toc528161925"/>
      <w:bookmarkStart w:id="364" w:name="_Toc528163738"/>
      <w:bookmarkStart w:id="365" w:name="_Toc528786589"/>
      <w:bookmarkStart w:id="366" w:name="_Toc528787767"/>
      <w:bookmarkStart w:id="367" w:name="_Toc511579026"/>
      <w:bookmarkStart w:id="368" w:name="_Toc54815884"/>
      <w:bookmarkEnd w:id="360"/>
      <w:bookmarkEnd w:id="361"/>
      <w:bookmarkEnd w:id="362"/>
      <w:bookmarkEnd w:id="363"/>
      <w:bookmarkEnd w:id="364"/>
      <w:bookmarkEnd w:id="365"/>
      <w:bookmarkEnd w:id="366"/>
      <w:r w:rsidRPr="002670C6">
        <w:rPr>
          <w:lang w:val="en-US"/>
        </w:rPr>
        <w:t xml:space="preserve"> </w:t>
      </w:r>
      <w:bookmarkStart w:id="369" w:name="_Toc125227891"/>
      <w:bookmarkStart w:id="370" w:name="_Toc125537678"/>
      <w:r w:rsidRPr="002670C6">
        <w:rPr>
          <w:lang w:val="en-US"/>
        </w:rPr>
        <w:t>Overview</w:t>
      </w:r>
      <w:bookmarkEnd w:id="367"/>
      <w:bookmarkEnd w:id="368"/>
      <w:bookmarkEnd w:id="369"/>
      <w:bookmarkEnd w:id="370"/>
    </w:p>
    <w:p w14:paraId="6E151B86" w14:textId="49F9F493" w:rsidR="00522EB3" w:rsidRPr="002670C6" w:rsidRDefault="000943EB" w:rsidP="00522EB3">
      <w:pPr>
        <w:keepNext/>
        <w:keepLines/>
        <w:rPr>
          <w:lang w:val="en-US"/>
        </w:rPr>
      </w:pPr>
      <w:r w:rsidRPr="00CE25AF">
        <w:rPr>
          <w:lang w:val="en-US"/>
        </w:rPr>
        <w:t xml:space="preserve">According to </w:t>
      </w:r>
      <w:r w:rsidRPr="00CE25AF">
        <w:rPr>
          <w:lang w:val="en-US"/>
        </w:rPr>
        <w:fldChar w:fldCharType="begin"/>
      </w:r>
      <w:r w:rsidRPr="00CE25AF">
        <w:rPr>
          <w:lang w:val="en-US"/>
        </w:rPr>
        <w:instrText xml:space="preserve"> REF AASStruct_4 \h </w:instrText>
      </w:r>
      <w:r w:rsidRPr="00CE25AF">
        <w:rPr>
          <w:lang w:val="en-US"/>
        </w:rPr>
      </w:r>
      <w:r w:rsidRPr="00CE25AF">
        <w:rPr>
          <w:lang w:val="en-US"/>
        </w:rPr>
        <w:fldChar w:fldCharType="separate"/>
      </w:r>
      <w:r w:rsidR="00F511DE" w:rsidRPr="00CE25AF">
        <w:rPr>
          <w:lang w:val="en-US"/>
        </w:rPr>
        <w:t>[4]</w:t>
      </w:r>
      <w:r w:rsidRPr="00CE25AF">
        <w:rPr>
          <w:lang w:val="en-US"/>
        </w:rPr>
        <w:fldChar w:fldCharType="end"/>
      </w:r>
      <w:r w:rsidRPr="00CE25AF">
        <w:rPr>
          <w:lang w:val="en-US"/>
        </w:rPr>
        <w:t>, id</w:t>
      </w:r>
      <w:r w:rsidR="00522EB3" w:rsidRPr="00CE25AF">
        <w:rPr>
          <w:lang w:val="en-US"/>
        </w:rPr>
        <w:t xml:space="preserve">entifiers are needed for the unique identification of many different elements within the domain of smart manufacturing. </w:t>
      </w:r>
      <w:r w:rsidRPr="00CE25AF">
        <w:rPr>
          <w:lang w:val="en-US"/>
        </w:rPr>
        <w:t>T</w:t>
      </w:r>
      <w:r w:rsidR="00522EB3" w:rsidRPr="00CE25AF">
        <w:rPr>
          <w:lang w:val="en-US"/>
        </w:rPr>
        <w:t xml:space="preserve">hey are a fundamental element of a formal description of the Administration Shell. </w:t>
      </w:r>
      <w:r w:rsidRPr="00CE25AF">
        <w:rPr>
          <w:lang w:val="en-US"/>
        </w:rPr>
        <w:t>I</w:t>
      </w:r>
      <w:r w:rsidR="00522EB3" w:rsidRPr="00CE25AF">
        <w:rPr>
          <w:lang w:val="en-US"/>
        </w:rPr>
        <w:t>dentification</w:t>
      </w:r>
      <w:r w:rsidR="00522EB3" w:rsidRPr="002670C6">
        <w:rPr>
          <w:lang w:val="en-US"/>
        </w:rPr>
        <w:t xml:space="preserve"> is </w:t>
      </w:r>
      <w:r w:rsidRPr="00CE25AF">
        <w:rPr>
          <w:lang w:val="en-US"/>
        </w:rPr>
        <w:t>especially</w:t>
      </w:r>
      <w:r w:rsidRPr="002670C6">
        <w:rPr>
          <w:lang w:val="en-US"/>
        </w:rPr>
        <w:t xml:space="preserve"> required for</w:t>
      </w:r>
    </w:p>
    <w:p w14:paraId="3ACDD426" w14:textId="4D073AD8" w:rsidR="00522EB3" w:rsidRPr="002670C6" w:rsidRDefault="00522EB3" w:rsidP="00D225F1">
      <w:pPr>
        <w:pStyle w:val="Spiegelstriche"/>
        <w:numPr>
          <w:ilvl w:val="0"/>
          <w:numId w:val="73"/>
        </w:numPr>
        <w:rPr>
          <w:lang w:val="en-US"/>
        </w:rPr>
      </w:pPr>
      <w:r w:rsidRPr="002670C6">
        <w:rPr>
          <w:lang w:val="en-US"/>
        </w:rPr>
        <w:t>Asset Administration Shells</w:t>
      </w:r>
      <w:r w:rsidR="000F24C4" w:rsidRPr="002670C6">
        <w:rPr>
          <w:lang w:val="en-US"/>
        </w:rPr>
        <w:t>,</w:t>
      </w:r>
    </w:p>
    <w:p w14:paraId="05508203" w14:textId="375A63A3" w:rsidR="00522EB3" w:rsidRPr="00CE25AF" w:rsidRDefault="002F4C39" w:rsidP="00D225F1">
      <w:pPr>
        <w:pStyle w:val="Spiegelstriche"/>
        <w:numPr>
          <w:ilvl w:val="0"/>
          <w:numId w:val="73"/>
        </w:numPr>
        <w:rPr>
          <w:lang w:val="en-US"/>
        </w:rPr>
      </w:pPr>
      <w:r w:rsidRPr="00CE25AF">
        <w:rPr>
          <w:lang w:val="en-US"/>
        </w:rPr>
        <w:t>a</w:t>
      </w:r>
      <w:r w:rsidR="00522EB3" w:rsidRPr="00CE25AF">
        <w:rPr>
          <w:lang w:val="en-US"/>
        </w:rPr>
        <w:t>ssets</w:t>
      </w:r>
      <w:r w:rsidR="000F24C4" w:rsidRPr="00CE25AF">
        <w:rPr>
          <w:lang w:val="en-US"/>
        </w:rPr>
        <w:t>,</w:t>
      </w:r>
    </w:p>
    <w:p w14:paraId="7C985626" w14:textId="26E7E4A9" w:rsidR="00522EB3" w:rsidRPr="00CE25AF" w:rsidRDefault="00522EB3" w:rsidP="00D225F1">
      <w:pPr>
        <w:pStyle w:val="Spiegelstriche"/>
        <w:numPr>
          <w:ilvl w:val="0"/>
          <w:numId w:val="73"/>
        </w:numPr>
        <w:rPr>
          <w:lang w:val="en-US"/>
        </w:rPr>
      </w:pPr>
      <w:proofErr w:type="spellStart"/>
      <w:r w:rsidRPr="00CE25AF">
        <w:rPr>
          <w:lang w:val="en-US"/>
        </w:rPr>
        <w:t>submodel</w:t>
      </w:r>
      <w:proofErr w:type="spellEnd"/>
      <w:r w:rsidRPr="00CE25AF">
        <w:rPr>
          <w:lang w:val="en-US"/>
        </w:rPr>
        <w:t xml:space="preserve"> instances and </w:t>
      </w:r>
      <w:proofErr w:type="spellStart"/>
      <w:r w:rsidRPr="00CE25AF">
        <w:rPr>
          <w:lang w:val="en-US"/>
        </w:rPr>
        <w:t>submodel</w:t>
      </w:r>
      <w:proofErr w:type="spellEnd"/>
      <w:r w:rsidRPr="00CE25AF">
        <w:rPr>
          <w:lang w:val="en-US"/>
        </w:rPr>
        <w:t xml:space="preserve"> templates</w:t>
      </w:r>
      <w:r w:rsidR="000F24C4" w:rsidRPr="00CE25AF">
        <w:rPr>
          <w:lang w:val="en-US"/>
        </w:rPr>
        <w:t>,</w:t>
      </w:r>
    </w:p>
    <w:p w14:paraId="7B2DDE52" w14:textId="00B1C69A" w:rsidR="00522EB3" w:rsidRPr="00CE25AF" w:rsidRDefault="00522EB3" w:rsidP="00D225F1">
      <w:pPr>
        <w:pStyle w:val="Spiegelstriche"/>
        <w:numPr>
          <w:ilvl w:val="0"/>
          <w:numId w:val="73"/>
        </w:numPr>
        <w:rPr>
          <w:lang w:val="en-US"/>
        </w:rPr>
      </w:pPr>
      <w:r w:rsidRPr="00CE25AF">
        <w:rPr>
          <w:lang w:val="en-US"/>
        </w:rPr>
        <w:t>property definitions/concept descriptions in external repositories, such as ECLASS or IEC CDD</w:t>
      </w:r>
      <w:r w:rsidR="000943EB" w:rsidRPr="00CE25AF">
        <w:rPr>
          <w:lang w:val="en-US"/>
        </w:rPr>
        <w:t>.</w:t>
      </w:r>
    </w:p>
    <w:p w14:paraId="29B6ECFF" w14:textId="3A666289" w:rsidR="00522EB3" w:rsidRPr="00CE25AF" w:rsidRDefault="00522EB3" w:rsidP="00522EB3">
      <w:pPr>
        <w:rPr>
          <w:lang w:val="en-US"/>
        </w:rPr>
      </w:pPr>
      <w:r w:rsidRPr="00CE25AF">
        <w:rPr>
          <w:lang w:val="en-US"/>
        </w:rPr>
        <w:t>Identification will take place for two purposes</w:t>
      </w:r>
    </w:p>
    <w:p w14:paraId="69AEBA31" w14:textId="77777777" w:rsidR="00522EB3" w:rsidRPr="00CE25AF" w:rsidRDefault="00522EB3" w:rsidP="00FD7BFD">
      <w:pPr>
        <w:pStyle w:val="ListParagraph"/>
        <w:numPr>
          <w:ilvl w:val="0"/>
          <w:numId w:val="5"/>
        </w:numPr>
      </w:pPr>
      <w:r w:rsidRPr="00CE25AF">
        <w:t>to uniquely distinguish all elements of an Administration Shell and the asset it is representing, and</w:t>
      </w:r>
    </w:p>
    <w:p w14:paraId="6F29D58C" w14:textId="2DB1CB62" w:rsidR="00522EB3" w:rsidRPr="00CE25AF" w:rsidRDefault="00522EB3" w:rsidP="00FD7BFD">
      <w:pPr>
        <w:pStyle w:val="ListParagraph"/>
        <w:numPr>
          <w:ilvl w:val="0"/>
          <w:numId w:val="5"/>
        </w:numPr>
      </w:pPr>
      <w:r w:rsidRPr="00CE25AF">
        <w:t xml:space="preserve">to relate elements to external definitions, such as </w:t>
      </w:r>
      <w:proofErr w:type="spellStart"/>
      <w:r w:rsidRPr="00CE25AF">
        <w:t>submodel</w:t>
      </w:r>
      <w:proofErr w:type="spellEnd"/>
      <w:r w:rsidRPr="00CE25AF">
        <w:t xml:space="preserve"> templates and property definitions, in order to bind semantics to th</w:t>
      </w:r>
      <w:r w:rsidR="000943EB" w:rsidRPr="00CE25AF">
        <w:t>is</w:t>
      </w:r>
      <w:r w:rsidRPr="00CE25AF">
        <w:t xml:space="preserve"> data and </w:t>
      </w:r>
      <w:r w:rsidR="000943EB" w:rsidRPr="00CE25AF">
        <w:t xml:space="preserve">the </w:t>
      </w:r>
      <w:r w:rsidRPr="00CE25AF">
        <w:t>functional elements of an Administration Shell.</w:t>
      </w:r>
    </w:p>
    <w:p w14:paraId="1C7F9F3D" w14:textId="77777777" w:rsidR="0011439E" w:rsidRPr="00CE25AF" w:rsidRDefault="0011439E" w:rsidP="004E069D">
      <w:pPr>
        <w:pStyle w:val="Heading3"/>
        <w:numPr>
          <w:ilvl w:val="2"/>
          <w:numId w:val="53"/>
        </w:numPr>
        <w:rPr>
          <w:lang w:val="en-US"/>
        </w:rPr>
      </w:pPr>
      <w:bookmarkStart w:id="371" w:name="_Toc125227892"/>
      <w:bookmarkStart w:id="372" w:name="_Toc125537679"/>
      <w:bookmarkStart w:id="373" w:name="_Ref511565552"/>
      <w:bookmarkStart w:id="374" w:name="_Toc511579027"/>
      <w:bookmarkStart w:id="375" w:name="_Toc54815885"/>
      <w:bookmarkStart w:id="376" w:name="_Toc510190032"/>
      <w:bookmarkStart w:id="377" w:name="_Ref490218904"/>
      <w:bookmarkStart w:id="378" w:name="_Toc510190030"/>
      <w:r w:rsidRPr="00CE25AF">
        <w:rPr>
          <w:lang w:val="en-US"/>
        </w:rPr>
        <w:t>Identifiers for Assets and Administration Shells</w:t>
      </w:r>
      <w:bookmarkEnd w:id="371"/>
      <w:bookmarkEnd w:id="372"/>
    </w:p>
    <w:p w14:paraId="670C9A2F" w14:textId="54D62185" w:rsidR="0011439E" w:rsidRPr="00CE25AF" w:rsidRDefault="000943EB" w:rsidP="0011439E">
      <w:pPr>
        <w:rPr>
          <w:lang w:val="en-US"/>
        </w:rPr>
      </w:pPr>
      <w:r w:rsidRPr="00CE25AF">
        <w:rPr>
          <w:lang w:val="en-US"/>
        </w:rPr>
        <w:t>In</w:t>
      </w:r>
      <w:r w:rsidR="0011439E" w:rsidRPr="00CE25AF">
        <w:rPr>
          <w:lang w:val="en-US"/>
        </w:rPr>
        <w:t xml:space="preserve"> the domain of smart manufacturing, the assets need to be uniquely identified worldwide </w:t>
      </w:r>
      <w:r w:rsidR="0011439E" w:rsidRPr="002670C6">
        <w:rPr>
          <w:lang w:val="en-US"/>
        </w:rPr>
        <w:fldChar w:fldCharType="begin"/>
      </w:r>
      <w:r w:rsidR="0011439E" w:rsidRPr="00CE25AF">
        <w:rPr>
          <w:lang w:val="en-US"/>
        </w:rPr>
        <w:instrText xml:space="preserve"> REF AASStruct_4 \h </w:instrText>
      </w:r>
      <w:r w:rsidR="0011439E" w:rsidRPr="002670C6">
        <w:rPr>
          <w:lang w:val="en-US"/>
        </w:rPr>
      </w:r>
      <w:r w:rsidR="0011439E" w:rsidRPr="002670C6">
        <w:rPr>
          <w:lang w:val="en-US"/>
        </w:rPr>
        <w:fldChar w:fldCharType="separate"/>
      </w:r>
      <w:r w:rsidR="00F511DE" w:rsidRPr="00CE25AF">
        <w:rPr>
          <w:lang w:val="en-US"/>
        </w:rPr>
        <w:t>[4]</w:t>
      </w:r>
      <w:r w:rsidR="0011439E" w:rsidRPr="002670C6">
        <w:rPr>
          <w:lang w:val="en-US"/>
        </w:rPr>
        <w:fldChar w:fldCharType="end"/>
      </w:r>
      <w:r w:rsidR="0011439E" w:rsidRPr="00CE25AF">
        <w:rPr>
          <w:lang w:val="en-US"/>
        </w:rPr>
        <w:t xml:space="preserve"> </w:t>
      </w:r>
      <w:r w:rsidR="0011439E" w:rsidRPr="002670C6">
        <w:rPr>
          <w:lang w:val="en-US"/>
        </w:rPr>
        <w:fldChar w:fldCharType="begin"/>
      </w:r>
      <w:r w:rsidR="0011439E" w:rsidRPr="00CE25AF">
        <w:rPr>
          <w:lang w:val="en-US"/>
        </w:rPr>
        <w:instrText xml:space="preserve"> REF ISOTS_29002_20 \h </w:instrText>
      </w:r>
      <w:r w:rsidR="0011439E" w:rsidRPr="002670C6">
        <w:rPr>
          <w:lang w:val="en-US"/>
        </w:rPr>
      </w:r>
      <w:r w:rsidR="0011439E" w:rsidRPr="002670C6">
        <w:rPr>
          <w:lang w:val="en-US"/>
        </w:rPr>
        <w:fldChar w:fldCharType="separate"/>
      </w:r>
      <w:r w:rsidR="00F511DE" w:rsidRPr="00CE25AF">
        <w:rPr>
          <w:lang w:val="en-US"/>
        </w:rPr>
        <w:t>[20]</w:t>
      </w:r>
      <w:r w:rsidR="0011439E" w:rsidRPr="002670C6">
        <w:rPr>
          <w:lang w:val="en-US"/>
        </w:rPr>
        <w:fldChar w:fldCharType="end"/>
      </w:r>
      <w:r w:rsidR="0011439E" w:rsidRPr="00CE25AF">
        <w:rPr>
          <w:lang w:val="en-US"/>
        </w:rPr>
        <w:t xml:space="preserve"> by the means of identifiers (IDs). The Administration Shell </w:t>
      </w:r>
      <w:r w:rsidRPr="00CE25AF">
        <w:rPr>
          <w:lang w:val="en-US"/>
        </w:rPr>
        <w:t xml:space="preserve">also </w:t>
      </w:r>
      <w:r w:rsidR="0011439E" w:rsidRPr="00CE25AF">
        <w:rPr>
          <w:lang w:val="en-US"/>
        </w:rPr>
        <w:t>has a unique ID</w:t>
      </w:r>
      <w:r w:rsidR="00182D0F" w:rsidRPr="00CE25AF">
        <w:rPr>
          <w:lang w:val="en-US"/>
        </w:rPr>
        <w:t xml:space="preserve"> (see </w:t>
      </w:r>
      <w:r w:rsidR="00182D0F" w:rsidRPr="00CE25AF">
        <w:rPr>
          <w:lang w:val="en-US"/>
        </w:rPr>
        <w:fldChar w:fldCharType="begin"/>
      </w:r>
      <w:r w:rsidR="00182D0F" w:rsidRPr="00CE25AF">
        <w:rPr>
          <w:lang w:val="en-US"/>
        </w:rPr>
        <w:instrText xml:space="preserve"> REF _Ref117710051 \h </w:instrText>
      </w:r>
      <w:r w:rsidR="00182D0F" w:rsidRPr="00CE25AF">
        <w:rPr>
          <w:lang w:val="en-US"/>
        </w:rPr>
      </w:r>
      <w:r w:rsidR="00182D0F" w:rsidRPr="00CE25AF">
        <w:rPr>
          <w:lang w:val="en-US"/>
        </w:rPr>
        <w:fldChar w:fldCharType="separate"/>
      </w:r>
      <w:r w:rsidR="00F511DE" w:rsidRPr="00CE25AF">
        <w:t xml:space="preserve">Figure </w:t>
      </w:r>
      <w:r w:rsidR="00F511DE">
        <w:rPr>
          <w:noProof/>
        </w:rPr>
        <w:t>5</w:t>
      </w:r>
      <w:r w:rsidR="00182D0F" w:rsidRPr="00CE25AF">
        <w:rPr>
          <w:lang w:val="en-US"/>
        </w:rPr>
        <w:fldChar w:fldCharType="end"/>
      </w:r>
      <w:r w:rsidR="00182D0F" w:rsidRPr="00CE25AF">
        <w:rPr>
          <w:lang w:val="en-US"/>
        </w:rPr>
        <w:t>)</w:t>
      </w:r>
      <w:r w:rsidR="0011439E" w:rsidRPr="00CE25AF">
        <w:rPr>
          <w:lang w:val="en-US"/>
        </w:rPr>
        <w:t>.</w:t>
      </w:r>
    </w:p>
    <w:p w14:paraId="6983F1A9" w14:textId="4F6EDCA9" w:rsidR="0011439E" w:rsidRPr="00CE25AF" w:rsidRDefault="0011439E" w:rsidP="00110904">
      <w:pPr>
        <w:pStyle w:val="Caption"/>
      </w:pPr>
      <w:bookmarkStart w:id="379" w:name="_Ref117710051"/>
      <w:bookmarkStart w:id="380" w:name="_Toc125537828"/>
      <w:r w:rsidRPr="00CE25AF">
        <w:t xml:space="preserve">Figure </w:t>
      </w:r>
      <w:r w:rsidR="00561536">
        <w:fldChar w:fldCharType="begin"/>
      </w:r>
      <w:r w:rsidR="00561536">
        <w:instrText xml:space="preserve"> SEQ Figure \* ARABIC </w:instrText>
      </w:r>
      <w:r w:rsidR="00561536">
        <w:fldChar w:fldCharType="separate"/>
      </w:r>
      <w:r w:rsidR="00F511DE">
        <w:rPr>
          <w:noProof/>
        </w:rPr>
        <w:t>5</w:t>
      </w:r>
      <w:r w:rsidR="00561536">
        <w:fldChar w:fldCharType="end"/>
      </w:r>
      <w:bookmarkEnd w:id="379"/>
      <w:r w:rsidRPr="00CE25AF">
        <w:t xml:space="preserve"> Unique Identifier for Administration Shell and Asset (</w:t>
      </w:r>
      <w:r w:rsidR="00F1653A">
        <w:t>M</w:t>
      </w:r>
      <w:r w:rsidRPr="00CE25AF">
        <w:t xml:space="preserve">odified Figure </w:t>
      </w:r>
      <w:r w:rsidR="000F24C4" w:rsidRPr="00CE25AF">
        <w:t>f</w:t>
      </w:r>
      <w:r w:rsidRPr="00CE25AF">
        <w:t xml:space="preserve">rom </w:t>
      </w:r>
      <w:r w:rsidRPr="00CE25AF">
        <w:fldChar w:fldCharType="begin"/>
      </w:r>
      <w:r w:rsidRPr="00CE25AF">
        <w:instrText xml:space="preserve"> REF AASStruct_4 \h  \* MERGEFORMAT </w:instrText>
      </w:r>
      <w:r w:rsidRPr="00CE25AF">
        <w:fldChar w:fldCharType="separate"/>
      </w:r>
      <w:r w:rsidR="00F511DE" w:rsidRPr="00CE25AF">
        <w:t>[4]</w:t>
      </w:r>
      <w:r w:rsidRPr="00CE25AF">
        <w:fldChar w:fldCharType="end"/>
      </w:r>
      <w:r w:rsidRPr="00CE25AF">
        <w:t>)</w:t>
      </w:r>
      <w:bookmarkEnd w:id="380"/>
    </w:p>
    <w:p w14:paraId="05DAD284" w14:textId="77777777" w:rsidR="0011439E" w:rsidRPr="002670C6" w:rsidRDefault="0011439E" w:rsidP="0011439E">
      <w:pPr>
        <w:rPr>
          <w:lang w:val="en-US"/>
        </w:rPr>
      </w:pPr>
      <w:r w:rsidRPr="00CE25AF">
        <w:rPr>
          <w:noProof/>
          <w:lang w:val="en-US" w:eastAsia="en-US"/>
        </w:rPr>
        <w:drawing>
          <wp:inline distT="0" distB="0" distL="0" distR="0" wp14:anchorId="50FB4078" wp14:editId="17E2B100">
            <wp:extent cx="5486400" cy="36448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89140" cy="3646670"/>
                    </a:xfrm>
                    <a:prstGeom prst="rect">
                      <a:avLst/>
                    </a:prstGeom>
                    <a:noFill/>
                    <a:ln>
                      <a:noFill/>
                    </a:ln>
                  </pic:spPr>
                </pic:pic>
              </a:graphicData>
            </a:graphic>
          </wp:inline>
        </w:drawing>
      </w:r>
    </w:p>
    <w:p w14:paraId="36CAB791" w14:textId="114885DE" w:rsidR="0011439E" w:rsidRPr="00CE25AF" w:rsidRDefault="0011439E" w:rsidP="0011439E">
      <w:pPr>
        <w:rPr>
          <w:lang w:val="en-US"/>
        </w:rPr>
      </w:pPr>
      <w:r w:rsidRPr="00CE25AF">
        <w:rPr>
          <w:lang w:val="en-US"/>
        </w:rPr>
        <w:t xml:space="preserve">An Administration Shell represents exactly one asset, with a unique asset ID. In a batch-based production, the batches will become the assets and will be described by a respective Administration Shell. If a set of assets shall be described by an Administration Shell, a unique ID for the composite asset needs to be created </w:t>
      </w:r>
      <w:r w:rsidRPr="002670C6">
        <w:rPr>
          <w:lang w:val="en-US"/>
        </w:rPr>
        <w:fldChar w:fldCharType="begin"/>
      </w:r>
      <w:r w:rsidRPr="00CE25AF">
        <w:rPr>
          <w:lang w:val="en-US"/>
        </w:rPr>
        <w:instrText xml:space="preserve"> REF RelationsI4c_12 \h </w:instrText>
      </w:r>
      <w:r w:rsidRPr="002670C6">
        <w:rPr>
          <w:lang w:val="en-US"/>
        </w:rPr>
      </w:r>
      <w:r w:rsidRPr="002670C6">
        <w:rPr>
          <w:lang w:val="en-US"/>
        </w:rPr>
        <w:fldChar w:fldCharType="separate"/>
      </w:r>
      <w:r w:rsidR="00F511DE" w:rsidRPr="00CE25AF">
        <w:rPr>
          <w:lang w:val="en-US"/>
        </w:rPr>
        <w:t>[13]</w:t>
      </w:r>
      <w:r w:rsidRPr="002670C6">
        <w:rPr>
          <w:lang w:val="en-US"/>
        </w:rPr>
        <w:fldChar w:fldCharType="end"/>
      </w:r>
      <w:r w:rsidRPr="00CE25AF">
        <w:rPr>
          <w:lang w:val="en-US"/>
        </w:rPr>
        <w:t>.</w:t>
      </w:r>
    </w:p>
    <w:p w14:paraId="19F11690" w14:textId="0A927832" w:rsidR="0011439E" w:rsidRPr="00CE25AF" w:rsidRDefault="0011439E" w:rsidP="0011439E">
      <w:pPr>
        <w:rPr>
          <w:lang w:val="en-US"/>
        </w:rPr>
      </w:pPr>
      <w:r w:rsidRPr="00CE25AF">
        <w:rPr>
          <w:lang w:val="en-US"/>
        </w:rPr>
        <w:lastRenderedPageBreak/>
        <w:t xml:space="preserve">The ID of the asset needs to comply with the restrictions for global identifiers according to </w:t>
      </w:r>
      <w:r w:rsidRPr="002670C6">
        <w:rPr>
          <w:lang w:val="en-US"/>
        </w:rPr>
        <w:fldChar w:fldCharType="begin"/>
      </w:r>
      <w:r w:rsidRPr="00CE25AF">
        <w:rPr>
          <w:lang w:val="en-US"/>
        </w:rPr>
        <w:instrText xml:space="preserve"> REF AASStruct_4 \h </w:instrText>
      </w:r>
      <w:r w:rsidRPr="002670C6">
        <w:rPr>
          <w:lang w:val="en-US"/>
        </w:rPr>
      </w:r>
      <w:r w:rsidRPr="002670C6">
        <w:rPr>
          <w:lang w:val="en-US"/>
        </w:rPr>
        <w:fldChar w:fldCharType="separate"/>
      </w:r>
      <w:r w:rsidR="00F511DE" w:rsidRPr="00CE25AF">
        <w:rPr>
          <w:lang w:val="en-US"/>
        </w:rPr>
        <w:t>[4]</w:t>
      </w:r>
      <w:r w:rsidRPr="002670C6">
        <w:rPr>
          <w:lang w:val="en-US"/>
        </w:rPr>
        <w:fldChar w:fldCharType="end"/>
      </w:r>
      <w:r w:rsidRPr="002670C6">
        <w:rPr>
          <w:lang w:val="en-US"/>
        </w:rPr>
        <w:fldChar w:fldCharType="begin"/>
      </w:r>
      <w:r w:rsidRPr="00CE25AF">
        <w:rPr>
          <w:lang w:val="en-US"/>
        </w:rPr>
        <w:instrText xml:space="preserve"> REF ISOTS_29002_20 \h </w:instrText>
      </w:r>
      <w:r w:rsidRPr="002670C6">
        <w:rPr>
          <w:lang w:val="en-US"/>
        </w:rPr>
      </w:r>
      <w:r w:rsidRPr="002670C6">
        <w:rPr>
          <w:lang w:val="en-US"/>
        </w:rPr>
        <w:fldChar w:fldCharType="separate"/>
      </w:r>
      <w:r w:rsidR="00F511DE" w:rsidRPr="00CE25AF">
        <w:rPr>
          <w:lang w:val="en-US"/>
        </w:rPr>
        <w:t>[20]</w:t>
      </w:r>
      <w:r w:rsidRPr="002670C6">
        <w:rPr>
          <w:lang w:val="en-US"/>
        </w:rPr>
        <w:fldChar w:fldCharType="end"/>
      </w:r>
      <w:r w:rsidRPr="00CE25AF">
        <w:rPr>
          <w:lang w:val="en-US"/>
        </w:rPr>
        <w:t>. If the asset featur</w:t>
      </w:r>
      <w:r w:rsidR="00D34AFE" w:rsidRPr="00CE25AF">
        <w:rPr>
          <w:lang w:val="en-US"/>
        </w:rPr>
        <w:t>es</w:t>
      </w:r>
      <w:r w:rsidRPr="00CE25AF">
        <w:rPr>
          <w:lang w:val="en-US"/>
        </w:rPr>
        <w:t xml:space="preserve"> further identifications</w:t>
      </w:r>
      <w:r w:rsidR="00D34AFE" w:rsidRPr="00CE25AF">
        <w:rPr>
          <w:lang w:val="en-US"/>
        </w:rPr>
        <w:t xml:space="preserve"> like</w:t>
      </w:r>
      <w:r w:rsidRPr="00CE25AF">
        <w:rPr>
          <w:lang w:val="en-US"/>
        </w:rPr>
        <w:t xml:space="preserve"> serial numbers and alike, they are not to be confused with the unique global identifiers of the asset itself</w:t>
      </w:r>
      <w:r w:rsidRPr="002670C6">
        <w:rPr>
          <w:rStyle w:val="FootnoteReference"/>
          <w:lang w:val="en-US"/>
        </w:rPr>
        <w:footnoteReference w:id="6"/>
      </w:r>
      <w:r w:rsidRPr="00CE25AF">
        <w:rPr>
          <w:lang w:val="en-US"/>
        </w:rPr>
        <w:t>.</w:t>
      </w:r>
    </w:p>
    <w:p w14:paraId="32F23D58" w14:textId="5E3D1DE0" w:rsidR="00522EB3" w:rsidRPr="00CE25AF" w:rsidRDefault="00522EB3" w:rsidP="004E069D">
      <w:pPr>
        <w:pStyle w:val="Heading3"/>
        <w:numPr>
          <w:ilvl w:val="2"/>
          <w:numId w:val="53"/>
        </w:numPr>
        <w:rPr>
          <w:lang w:val="en-US"/>
        </w:rPr>
      </w:pPr>
      <w:r w:rsidRPr="00CE25AF">
        <w:rPr>
          <w:lang w:val="en-US"/>
        </w:rPr>
        <w:t xml:space="preserve"> </w:t>
      </w:r>
      <w:bookmarkStart w:id="381" w:name="_Toc125227893"/>
      <w:bookmarkStart w:id="382" w:name="_Toc125537680"/>
      <w:r w:rsidRPr="00CE25AF">
        <w:rPr>
          <w:lang w:val="en-US"/>
        </w:rPr>
        <w:t>What</w:t>
      </w:r>
      <w:r w:rsidR="0011439E" w:rsidRPr="00CE25AF">
        <w:rPr>
          <w:lang w:val="en-US"/>
        </w:rPr>
        <w:t xml:space="preserve"> Type of</w:t>
      </w:r>
      <w:r w:rsidRPr="00CE25AF">
        <w:rPr>
          <w:lang w:val="en-US"/>
        </w:rPr>
        <w:t xml:space="preserve"> Identifiers </w:t>
      </w:r>
      <w:r w:rsidRPr="00845EB7">
        <w:rPr>
          <w:lang w:val="en-US"/>
        </w:rPr>
        <w:t>Exist</w:t>
      </w:r>
      <w:r w:rsidRPr="00CE25AF">
        <w:rPr>
          <w:lang w:val="en-US"/>
        </w:rPr>
        <w:t>?</w:t>
      </w:r>
      <w:bookmarkEnd w:id="373"/>
      <w:bookmarkEnd w:id="374"/>
      <w:bookmarkEnd w:id="375"/>
      <w:bookmarkEnd w:id="381"/>
      <w:bookmarkEnd w:id="382"/>
    </w:p>
    <w:p w14:paraId="12281896" w14:textId="06A062B6" w:rsidR="00522EB3" w:rsidRPr="00CE25AF" w:rsidRDefault="00522EB3" w:rsidP="00522EB3">
      <w:pPr>
        <w:rPr>
          <w:bCs/>
          <w:lang w:val="en-US"/>
        </w:rPr>
      </w:pPr>
      <w:r w:rsidRPr="00CE25AF">
        <w:rPr>
          <w:lang w:val="en-US"/>
        </w:rPr>
        <w:t xml:space="preserve">In </w:t>
      </w:r>
      <w:r w:rsidRPr="002670C6">
        <w:rPr>
          <w:lang w:val="en-US"/>
        </w:rPr>
        <w:fldChar w:fldCharType="begin"/>
      </w:r>
      <w:r w:rsidRPr="00CE25AF">
        <w:rPr>
          <w:lang w:val="en-US"/>
        </w:rPr>
        <w:instrText xml:space="preserve"> REF AASStruct_4 \h </w:instrText>
      </w:r>
      <w:r w:rsidRPr="002670C6">
        <w:rPr>
          <w:lang w:val="en-US"/>
        </w:rPr>
      </w:r>
      <w:r w:rsidRPr="002670C6">
        <w:rPr>
          <w:lang w:val="en-US"/>
        </w:rPr>
        <w:fldChar w:fldCharType="separate"/>
      </w:r>
      <w:r w:rsidR="00F511DE" w:rsidRPr="00CE25AF">
        <w:rPr>
          <w:lang w:val="en-US"/>
        </w:rPr>
        <w:t>[4]</w:t>
      </w:r>
      <w:r w:rsidRPr="002670C6">
        <w:rPr>
          <w:lang w:val="en-US"/>
        </w:rPr>
        <w:fldChar w:fldCharType="end"/>
      </w:r>
      <w:r w:rsidRPr="002670C6">
        <w:rPr>
          <w:lang w:val="en-US"/>
        </w:rPr>
        <w:fldChar w:fldCharType="begin"/>
      </w:r>
      <w:r w:rsidRPr="00CE25AF">
        <w:rPr>
          <w:lang w:val="en-US"/>
        </w:rPr>
        <w:instrText xml:space="preserve"> REF ISOTS_29002_20 \h </w:instrText>
      </w:r>
      <w:r w:rsidRPr="002670C6">
        <w:rPr>
          <w:lang w:val="en-US"/>
        </w:rPr>
      </w:r>
      <w:r w:rsidRPr="002670C6">
        <w:rPr>
          <w:lang w:val="en-US"/>
        </w:rPr>
        <w:fldChar w:fldCharType="separate"/>
      </w:r>
      <w:r w:rsidR="00F511DE" w:rsidRPr="00CE25AF">
        <w:rPr>
          <w:lang w:val="en-US"/>
        </w:rPr>
        <w:t>[20]</w:t>
      </w:r>
      <w:r w:rsidRPr="002670C6">
        <w:rPr>
          <w:lang w:val="en-US"/>
        </w:rPr>
        <w:fldChar w:fldCharType="end"/>
      </w:r>
      <w:r w:rsidR="00D34AFE" w:rsidRPr="00CE25AF">
        <w:rPr>
          <w:lang w:val="en-US"/>
        </w:rPr>
        <w:t>,</w:t>
      </w:r>
      <w:r w:rsidRPr="00CE25AF">
        <w:rPr>
          <w:lang w:val="en-US"/>
        </w:rPr>
        <w:t xml:space="preserve"> two standard-conforming global identification types are defined:</w:t>
      </w:r>
    </w:p>
    <w:p w14:paraId="2743EE23" w14:textId="5E6329B2" w:rsidR="00522EB3" w:rsidRPr="00FD7BFD" w:rsidRDefault="00522EB3" w:rsidP="00FD7BFD">
      <w:pPr>
        <w:pStyle w:val="ListParagraph"/>
        <w:numPr>
          <w:ilvl w:val="0"/>
          <w:numId w:val="16"/>
        </w:numPr>
        <w:rPr>
          <w:bCs/>
        </w:rPr>
      </w:pPr>
      <w:r w:rsidRPr="00FD7BFD">
        <w:rPr>
          <w:b/>
        </w:rPr>
        <w:t>IRDI</w:t>
      </w:r>
      <w:r w:rsidRPr="00CE25AF">
        <w:t xml:space="preserve"> </w:t>
      </w:r>
      <w:r w:rsidR="0027678E" w:rsidRPr="00CE25AF">
        <w:t xml:space="preserve">– </w:t>
      </w:r>
      <w:r w:rsidRPr="00CE25AF">
        <w:t xml:space="preserve">ISO29002-5, ISO IEC 6523 and ISO IEC 11179-6 </w:t>
      </w:r>
      <w:r w:rsidRPr="002670C6">
        <w:fldChar w:fldCharType="begin"/>
      </w:r>
      <w:r w:rsidRPr="00CE25AF">
        <w:instrText xml:space="preserve"> REF ISOTS_29002_20 \h </w:instrText>
      </w:r>
      <w:r w:rsidRPr="002670C6">
        <w:fldChar w:fldCharType="separate"/>
      </w:r>
      <w:r w:rsidR="00F511DE" w:rsidRPr="00CE25AF">
        <w:t>[20]</w:t>
      </w:r>
      <w:r w:rsidRPr="002670C6">
        <w:fldChar w:fldCharType="end"/>
      </w:r>
      <w:r w:rsidRPr="00CE25AF">
        <w:t xml:space="preserve"> as an identifier scheme for properties and classifications. They are created in a process of consortium-wise specification or international standardization. To this end, users</w:t>
      </w:r>
      <w:r w:rsidR="00F76DEF" w:rsidRPr="00CE25AF">
        <w:t xml:space="preserve"> come together and</w:t>
      </w:r>
      <w:r w:rsidRPr="00CE25AF">
        <w:t xml:space="preserve"> feed their ideas into the consortia or standardization bodies. Properties in ISO, IEC help to safeguard key commercial interests. Repositories like ECLASS and others make it possible to standardi</w:t>
      </w:r>
      <w:r w:rsidR="0027678E" w:rsidRPr="00CE25AF">
        <w:t>z</w:t>
      </w:r>
      <w:r w:rsidRPr="00CE25AF">
        <w:t>e a relatively large number of identifiers in an appropriately short time.</w:t>
      </w:r>
    </w:p>
    <w:p w14:paraId="74137EAB" w14:textId="77777777" w:rsidR="00522EB3" w:rsidRPr="00FD7BFD" w:rsidRDefault="00522EB3" w:rsidP="00FD7BFD">
      <w:pPr>
        <w:pStyle w:val="ListParagraph"/>
        <w:numPr>
          <w:ilvl w:val="0"/>
          <w:numId w:val="16"/>
        </w:numPr>
        <w:rPr>
          <w:bCs/>
        </w:rPr>
      </w:pPr>
      <w:r w:rsidRPr="00FD7BFD">
        <w:rPr>
          <w:b/>
        </w:rPr>
        <w:t>IRI</w:t>
      </w:r>
      <w:r w:rsidRPr="00CE25AF">
        <w:t xml:space="preserve"> – IRI (</w:t>
      </w:r>
      <w:proofErr w:type="spellStart"/>
      <w:r w:rsidRPr="00CE25AF">
        <w:t>Rfc</w:t>
      </w:r>
      <w:proofErr w:type="spellEnd"/>
      <w:r w:rsidRPr="00CE25AF">
        <w:t xml:space="preserve"> 3987</w:t>
      </w:r>
      <w:r w:rsidRPr="002670C6">
        <w:rPr>
          <w:rStyle w:val="FootnoteReference"/>
        </w:rPr>
        <w:footnoteReference w:id="7"/>
      </w:r>
      <w:r w:rsidRPr="00CE25AF">
        <w:t>) or URI and URL according to RFC 3986</w:t>
      </w:r>
      <w:r w:rsidRPr="002670C6">
        <w:rPr>
          <w:rStyle w:val="FootnoteReference"/>
        </w:rPr>
        <w:footnoteReference w:id="8"/>
      </w:r>
      <w:r w:rsidRPr="00CE25AF">
        <w:t xml:space="preserve"> as identification of assets, Administration Shells and other (probably not standardized, but globally unique) properties and classifications.</w:t>
      </w:r>
    </w:p>
    <w:p w14:paraId="2AEF4AAD" w14:textId="77777777" w:rsidR="00522EB3" w:rsidRPr="00CE25AF" w:rsidRDefault="00522EB3" w:rsidP="00522EB3">
      <w:pPr>
        <w:rPr>
          <w:bCs/>
          <w:lang w:val="en-US"/>
        </w:rPr>
      </w:pPr>
      <w:r w:rsidRPr="00CE25AF">
        <w:rPr>
          <w:lang w:val="en-US"/>
        </w:rPr>
        <w:t>The following is also permitted:</w:t>
      </w:r>
    </w:p>
    <w:p w14:paraId="39109FB2" w14:textId="77AC429D" w:rsidR="00522EB3" w:rsidRPr="00FD7BFD" w:rsidRDefault="00522EB3" w:rsidP="00FD7BFD">
      <w:pPr>
        <w:pStyle w:val="ListParagraph"/>
        <w:numPr>
          <w:ilvl w:val="0"/>
          <w:numId w:val="16"/>
        </w:numPr>
        <w:rPr>
          <w:bCs/>
        </w:rPr>
      </w:pPr>
      <w:r w:rsidRPr="00FD7BFD">
        <w:rPr>
          <w:b/>
        </w:rPr>
        <w:t xml:space="preserve">Custom </w:t>
      </w:r>
      <w:r w:rsidR="0027678E" w:rsidRPr="00CE25AF">
        <w:t xml:space="preserve">– </w:t>
      </w:r>
      <w:r w:rsidR="00F76DEF" w:rsidRPr="00CE25AF">
        <w:t>i</w:t>
      </w:r>
      <w:r w:rsidRPr="00CE25AF">
        <w:t>nternal custom identifiers such as UUIDs/GUIDs (</w:t>
      </w:r>
      <w:r w:rsidR="00F76DEF" w:rsidRPr="00CE25AF">
        <w:t>universally unique identifiers</w:t>
      </w:r>
      <w:r w:rsidR="00F76DEF" w:rsidRPr="00CE25AF">
        <w:rPr>
          <w:rStyle w:val="FootnoteReference"/>
        </w:rPr>
        <w:footnoteReference w:id="9"/>
      </w:r>
      <w:r w:rsidR="00F76DEF" w:rsidRPr="00CE25AF">
        <w:t>/</w:t>
      </w:r>
      <w:r w:rsidRPr="00CE25AF">
        <w:t>globally unique identifier</w:t>
      </w:r>
      <w:r w:rsidR="00F76DEF" w:rsidRPr="00CE25AF">
        <w:t>s</w:t>
      </w:r>
      <w:r w:rsidRPr="00CE25AF">
        <w:t xml:space="preserve">), which a manufacturer can use for all sorts of in-house purposes within the Administration Shell. </w:t>
      </w:r>
    </w:p>
    <w:p w14:paraId="4DCB4921" w14:textId="77777777" w:rsidR="00522EB3" w:rsidRPr="00CE25AF" w:rsidRDefault="00522EB3" w:rsidP="00522EB3">
      <w:pPr>
        <w:rPr>
          <w:lang w:val="en-US"/>
        </w:rPr>
      </w:pPr>
      <w:r w:rsidRPr="00CE25AF">
        <w:rPr>
          <w:lang w:val="en-US"/>
        </w:rPr>
        <w:t>This means that the IRIs/URIs/URLs and internal custom identifiers can represent and communicate manufacturer-specific information and functions in the Administration Shell and the 4.0 infrastructure just as well as standardized information and functions. One infrastructure can serve both purposes.</w:t>
      </w:r>
    </w:p>
    <w:p w14:paraId="0AC14C2F" w14:textId="28989E37" w:rsidR="00522EB3" w:rsidRPr="00CE25AF" w:rsidRDefault="00522EB3" w:rsidP="00522EB3">
      <w:pPr>
        <w:rPr>
          <w:lang w:val="en-US"/>
        </w:rPr>
      </w:pPr>
      <w:r w:rsidRPr="00CE25AF">
        <w:rPr>
          <w:lang w:val="en-US"/>
        </w:rPr>
        <w:t xml:space="preserve">CLSID are URIs for GUIDs. They start with a customer specific schema. </w:t>
      </w:r>
      <w:r w:rsidR="00F76DEF" w:rsidRPr="00CE25AF">
        <w:rPr>
          <w:lang w:val="en-US"/>
        </w:rPr>
        <w:t xml:space="preserve">Hence, </w:t>
      </w:r>
      <w:r w:rsidRPr="00CE25AF">
        <w:rPr>
          <w:lang w:val="en-US"/>
        </w:rPr>
        <w:t>Custom should really only be used if the customer</w:t>
      </w:r>
      <w:r w:rsidR="0027678E" w:rsidRPr="00CE25AF">
        <w:rPr>
          <w:lang w:val="en-US"/>
        </w:rPr>
        <w:t>-</w:t>
      </w:r>
      <w:r w:rsidRPr="00CE25AF">
        <w:rPr>
          <w:lang w:val="en-US"/>
        </w:rPr>
        <w:t>specific identifier is no IRDI nor IRI.</w:t>
      </w:r>
    </w:p>
    <w:p w14:paraId="34946EB5" w14:textId="1743F5C1" w:rsidR="00522EB3" w:rsidRPr="00CE25AF" w:rsidRDefault="00522EB3" w:rsidP="00522EB3">
      <w:pPr>
        <w:rPr>
          <w:lang w:val="en-US"/>
        </w:rPr>
      </w:pPr>
      <w:r w:rsidRPr="00CE25AF">
        <w:rPr>
          <w:lang w:val="en-US"/>
        </w:rPr>
        <w:t xml:space="preserve">Besides the global identifiers, there are also identifiers that are unique only within a defined namespace, typically its parent element. These identifiers are also called local identifiers. </w:t>
      </w:r>
      <w:r w:rsidR="00F76DEF" w:rsidRPr="00CE25AF">
        <w:rPr>
          <w:lang w:val="en-US"/>
        </w:rPr>
        <w:t>For e</w:t>
      </w:r>
      <w:r w:rsidRPr="00CE25AF">
        <w:rPr>
          <w:lang w:val="en-US"/>
        </w:rPr>
        <w:t>xample</w:t>
      </w:r>
      <w:r w:rsidR="00F76DEF" w:rsidRPr="00CE25AF">
        <w:rPr>
          <w:lang w:val="en-US"/>
        </w:rPr>
        <w:t>,</w:t>
      </w:r>
      <w:r w:rsidRPr="00CE25AF">
        <w:rPr>
          <w:lang w:val="en-US"/>
        </w:rPr>
        <w:t xml:space="preserve"> </w:t>
      </w:r>
      <w:r w:rsidR="00F76DEF" w:rsidRPr="00CE25AF">
        <w:rPr>
          <w:lang w:val="en-US"/>
        </w:rPr>
        <w:t>p</w:t>
      </w:r>
      <w:r w:rsidRPr="00CE25AF">
        <w:rPr>
          <w:lang w:val="en-US"/>
        </w:rPr>
        <w:t xml:space="preserve">roperties within a </w:t>
      </w:r>
      <w:proofErr w:type="spellStart"/>
      <w:r w:rsidRPr="00CE25AF">
        <w:rPr>
          <w:lang w:val="en-US"/>
        </w:rPr>
        <w:t>submodel</w:t>
      </w:r>
      <w:proofErr w:type="spellEnd"/>
      <w:r w:rsidRPr="00CE25AF">
        <w:rPr>
          <w:lang w:val="en-US"/>
        </w:rPr>
        <w:t xml:space="preserve"> have local identifiers.</w:t>
      </w:r>
    </w:p>
    <w:p w14:paraId="3D67E21B" w14:textId="77777777" w:rsidR="00522EB3" w:rsidRPr="00CE25AF" w:rsidRDefault="00522EB3" w:rsidP="00522EB3">
      <w:pPr>
        <w:rPr>
          <w:lang w:val="en-US"/>
        </w:rPr>
      </w:pPr>
      <w:r w:rsidRPr="00CE25AF">
        <w:rPr>
          <w:lang w:val="en-US"/>
        </w:rPr>
        <w:t>Besides absolute URIs there are also relative URIs.</w:t>
      </w:r>
    </w:p>
    <w:p w14:paraId="555A032B" w14:textId="61CAFE69" w:rsidR="00522EB3" w:rsidRPr="00CE25AF" w:rsidRDefault="00522EB3" w:rsidP="00522EB3">
      <w:pPr>
        <w:rPr>
          <w:lang w:val="en-US"/>
        </w:rPr>
      </w:pPr>
      <w:r w:rsidRPr="00CE25AF">
        <w:rPr>
          <w:lang w:val="en-US"/>
        </w:rPr>
        <w:t xml:space="preserve">See also DIN SPEC 91406 </w:t>
      </w:r>
      <w:r w:rsidRPr="002670C6">
        <w:rPr>
          <w:lang w:val="en-US"/>
        </w:rPr>
        <w:fldChar w:fldCharType="begin"/>
      </w:r>
      <w:r w:rsidRPr="00CE25AF">
        <w:rPr>
          <w:lang w:val="en-US"/>
        </w:rPr>
        <w:instrText xml:space="preserve"> REF DIN91406_43 \h </w:instrText>
      </w:r>
      <w:r w:rsidRPr="002670C6">
        <w:rPr>
          <w:lang w:val="en-US"/>
        </w:rPr>
      </w:r>
      <w:r w:rsidRPr="002670C6">
        <w:rPr>
          <w:lang w:val="en-US"/>
        </w:rPr>
        <w:fldChar w:fldCharType="separate"/>
      </w:r>
      <w:r w:rsidR="00F511DE" w:rsidRPr="00CE25AF">
        <w:rPr>
          <w:lang w:val="en-US"/>
        </w:rPr>
        <w:t>[31]</w:t>
      </w:r>
      <w:r w:rsidRPr="002670C6">
        <w:rPr>
          <w:lang w:val="en-US"/>
        </w:rPr>
        <w:fldChar w:fldCharType="end"/>
      </w:r>
      <w:r w:rsidRPr="00CE25AF">
        <w:rPr>
          <w:lang w:val="en-US"/>
        </w:rPr>
        <w:t xml:space="preserve"> for further information on identification.</w:t>
      </w:r>
    </w:p>
    <w:p w14:paraId="54886939" w14:textId="3E920259" w:rsidR="0011439E" w:rsidRPr="00CE25AF" w:rsidRDefault="005426D0" w:rsidP="004E069D">
      <w:pPr>
        <w:pStyle w:val="Heading3"/>
        <w:numPr>
          <w:ilvl w:val="2"/>
          <w:numId w:val="53"/>
        </w:numPr>
        <w:rPr>
          <w:lang w:val="en-US"/>
        </w:rPr>
      </w:pPr>
      <w:bookmarkStart w:id="383" w:name="_Ref523087720"/>
      <w:bookmarkStart w:id="384" w:name="_Ref523087727"/>
      <w:bookmarkStart w:id="385" w:name="_Toc511579029"/>
      <w:bookmarkStart w:id="386" w:name="_Ref518909623"/>
      <w:bookmarkStart w:id="387" w:name="_Ref518909639"/>
      <w:bookmarkStart w:id="388" w:name="_Ref47619728"/>
      <w:bookmarkStart w:id="389" w:name="_Toc54815887"/>
      <w:bookmarkStart w:id="390" w:name="_Toc511579028"/>
      <w:bookmarkStart w:id="391" w:name="_Ref517788996"/>
      <w:bookmarkStart w:id="392" w:name="_Ref517789006"/>
      <w:bookmarkStart w:id="393" w:name="_Ref528964629"/>
      <w:bookmarkStart w:id="394" w:name="_Ref25152621"/>
      <w:bookmarkStart w:id="395" w:name="_Ref25152632"/>
      <w:bookmarkStart w:id="396" w:name="_Toc54815886"/>
      <w:r w:rsidRPr="00CE25AF">
        <w:rPr>
          <w:lang w:val="en-US"/>
        </w:rPr>
        <w:t xml:space="preserve"> </w:t>
      </w:r>
      <w:bookmarkStart w:id="397" w:name="_Toc125227894"/>
      <w:bookmarkStart w:id="398" w:name="_Toc125537681"/>
      <w:r w:rsidR="0011439E" w:rsidRPr="00CE25AF">
        <w:rPr>
          <w:lang w:val="en-US"/>
        </w:rPr>
        <w:t xml:space="preserve">Which Identifiers for </w:t>
      </w:r>
      <w:r w:rsidR="0011439E">
        <w:rPr>
          <w:lang w:val="en-US"/>
        </w:rPr>
        <w:t>W</w:t>
      </w:r>
      <w:r w:rsidR="0011439E" w:rsidRPr="00E860E7">
        <w:rPr>
          <w:lang w:val="en-US"/>
        </w:rPr>
        <w:t>hich</w:t>
      </w:r>
      <w:r w:rsidR="0011439E" w:rsidRPr="00CE25AF">
        <w:rPr>
          <w:lang w:val="en-US"/>
        </w:rPr>
        <w:t xml:space="preserve"> </w:t>
      </w:r>
      <w:bookmarkEnd w:id="383"/>
      <w:bookmarkEnd w:id="384"/>
      <w:bookmarkEnd w:id="385"/>
      <w:bookmarkEnd w:id="386"/>
      <w:bookmarkEnd w:id="387"/>
      <w:r w:rsidR="0011439E" w:rsidRPr="00CE25AF">
        <w:rPr>
          <w:lang w:val="en-US"/>
        </w:rPr>
        <w:t>Elements</w:t>
      </w:r>
      <w:bookmarkEnd w:id="388"/>
      <w:bookmarkEnd w:id="389"/>
      <w:r w:rsidR="00F76DEF" w:rsidRPr="00CE25AF">
        <w:rPr>
          <w:lang w:val="en-US"/>
        </w:rPr>
        <w:t>?</w:t>
      </w:r>
      <w:bookmarkEnd w:id="397"/>
      <w:bookmarkEnd w:id="398"/>
    </w:p>
    <w:p w14:paraId="1039A593" w14:textId="039B2289" w:rsidR="0011439E" w:rsidRPr="00CE25AF" w:rsidRDefault="0011439E" w:rsidP="0011439E">
      <w:pPr>
        <w:rPr>
          <w:lang w:val="en-US"/>
        </w:rPr>
      </w:pPr>
      <w:r w:rsidRPr="00CE25AF">
        <w:rPr>
          <w:lang w:val="en-US"/>
        </w:rPr>
        <w:t xml:space="preserve">Not every identifier is applicable for every element of the UML model representing the Asset Administration Shell. </w:t>
      </w:r>
      <w:r w:rsidRPr="002670C6">
        <w:rPr>
          <w:lang w:val="en-US"/>
        </w:rPr>
        <w:fldChar w:fldCharType="begin"/>
      </w:r>
      <w:r w:rsidRPr="00CE25AF">
        <w:rPr>
          <w:lang w:val="en-US"/>
        </w:rPr>
        <w:instrText xml:space="preserve"> REF _Ref89794569 \h </w:instrText>
      </w:r>
      <w:r w:rsidRPr="002670C6">
        <w:rPr>
          <w:lang w:val="en-US"/>
        </w:rPr>
      </w:r>
      <w:r w:rsidRPr="002670C6">
        <w:rPr>
          <w:lang w:val="en-US"/>
        </w:rPr>
        <w:fldChar w:fldCharType="separate"/>
      </w:r>
      <w:r w:rsidR="00F511DE" w:rsidRPr="00CE25AF">
        <w:t xml:space="preserve">Table </w:t>
      </w:r>
      <w:r w:rsidR="00F511DE">
        <w:rPr>
          <w:noProof/>
        </w:rPr>
        <w:t>2</w:t>
      </w:r>
      <w:r w:rsidRPr="002670C6">
        <w:rPr>
          <w:lang w:val="en-US"/>
        </w:rPr>
        <w:fldChar w:fldCharType="end"/>
      </w:r>
      <w:r w:rsidRPr="00CE25AF">
        <w:rPr>
          <w:lang w:val="en-US"/>
        </w:rPr>
        <w:t xml:space="preserve"> therefore gives an overview on the different constraints and recommendations on the various entities, which implement "Identifiable" or "</w:t>
      </w:r>
      <w:proofErr w:type="spellStart"/>
      <w:r w:rsidRPr="00CE25AF">
        <w:rPr>
          <w:lang w:val="en-US"/>
        </w:rPr>
        <w:t>HasSemantics</w:t>
      </w:r>
      <w:proofErr w:type="spellEnd"/>
      <w:r w:rsidRPr="00CE25AF">
        <w:rPr>
          <w:lang w:val="en-US"/>
        </w:rPr>
        <w:t xml:space="preserve">". Attributes relate to the metamodel in </w:t>
      </w:r>
      <w:r w:rsidRPr="00AA7226">
        <w:rPr>
          <w:lang w:val="en-US"/>
        </w:rPr>
        <w:t>Clause</w:t>
      </w:r>
      <w:r w:rsidRPr="00CE25AF">
        <w:rPr>
          <w:lang w:val="en-US"/>
        </w:rPr>
        <w:t xml:space="preserve"> </w:t>
      </w:r>
      <w:r w:rsidRPr="002670C6">
        <w:rPr>
          <w:lang w:val="en-US"/>
        </w:rPr>
        <w:fldChar w:fldCharType="begin"/>
      </w:r>
      <w:r w:rsidRPr="00CE25AF">
        <w:rPr>
          <w:lang w:val="en-US"/>
        </w:rPr>
        <w:instrText xml:space="preserve"> REF _Ref528922262 \r \h </w:instrText>
      </w:r>
      <w:r w:rsidRPr="002670C6">
        <w:rPr>
          <w:lang w:val="en-US"/>
        </w:rPr>
      </w:r>
      <w:r w:rsidRPr="002670C6">
        <w:rPr>
          <w:lang w:val="en-US"/>
        </w:rPr>
        <w:fldChar w:fldCharType="separate"/>
      </w:r>
      <w:r w:rsidR="00F511DE">
        <w:rPr>
          <w:lang w:val="en-US"/>
        </w:rPr>
        <w:t>5.1</w:t>
      </w:r>
      <w:r w:rsidRPr="002670C6">
        <w:rPr>
          <w:lang w:val="en-US"/>
        </w:rPr>
        <w:fldChar w:fldCharType="end"/>
      </w:r>
      <w:r w:rsidRPr="00CE25AF">
        <w:rPr>
          <w:lang w:val="en-US"/>
        </w:rPr>
        <w:t xml:space="preserve"> and</w:t>
      </w:r>
      <w:r w:rsidRPr="00AA7226">
        <w:rPr>
          <w:lang w:val="en-US"/>
        </w:rPr>
        <w:t xml:space="preserve"> Clause</w:t>
      </w:r>
      <w:r w:rsidRPr="00CE25AF">
        <w:rPr>
          <w:lang w:val="en-US"/>
        </w:rPr>
        <w:t xml:space="preserve"> </w:t>
      </w:r>
      <w:r w:rsidRPr="002670C6">
        <w:rPr>
          <w:lang w:val="en-US"/>
        </w:rPr>
        <w:fldChar w:fldCharType="begin"/>
      </w:r>
      <w:r w:rsidRPr="00CE25AF">
        <w:rPr>
          <w:lang w:val="en-US"/>
        </w:rPr>
        <w:instrText xml:space="preserve"> REF _Ref13428488 \r \h </w:instrText>
      </w:r>
      <w:r w:rsidRPr="002670C6">
        <w:rPr>
          <w:lang w:val="en-US"/>
        </w:rPr>
      </w:r>
      <w:r w:rsidRPr="002670C6">
        <w:rPr>
          <w:lang w:val="en-US"/>
        </w:rPr>
        <w:fldChar w:fldCharType="separate"/>
      </w:r>
      <w:r w:rsidR="00F511DE">
        <w:rPr>
          <w:lang w:val="en-US"/>
        </w:rPr>
        <w:t>5.3</w:t>
      </w:r>
      <w:r w:rsidRPr="002670C6">
        <w:rPr>
          <w:lang w:val="en-US"/>
        </w:rPr>
        <w:fldChar w:fldCharType="end"/>
      </w:r>
      <w:r w:rsidRPr="00CE25AF">
        <w:rPr>
          <w:lang w:val="en-US"/>
        </w:rPr>
        <w:t>.</w:t>
      </w:r>
    </w:p>
    <w:p w14:paraId="1FA99052" w14:textId="7E8D56D0" w:rsidR="00610CDC" w:rsidRPr="00CE25AF" w:rsidRDefault="00610CDC" w:rsidP="0011439E">
      <w:pPr>
        <w:rPr>
          <w:lang w:val="en-US"/>
        </w:rPr>
      </w:pPr>
      <w:r w:rsidRPr="00CE25AF">
        <w:rPr>
          <w:lang w:val="en-US"/>
        </w:rPr>
        <w:t xml:space="preserve">See </w:t>
      </w:r>
      <w:r w:rsidRPr="00CE25AF">
        <w:rPr>
          <w:lang w:val="en-US"/>
        </w:rPr>
        <w:fldChar w:fldCharType="begin"/>
      </w:r>
      <w:r w:rsidRPr="00CE25AF">
        <w:rPr>
          <w:lang w:val="en-US"/>
        </w:rPr>
        <w:instrText xml:space="preserve"> REF _Ref113811528 \w \h </w:instrText>
      </w:r>
      <w:r w:rsidRPr="00CE25AF">
        <w:rPr>
          <w:lang w:val="en-US"/>
        </w:rPr>
      </w:r>
      <w:r w:rsidRPr="00CE25AF">
        <w:rPr>
          <w:lang w:val="en-US"/>
        </w:rPr>
        <w:fldChar w:fldCharType="separate"/>
      </w:r>
      <w:r w:rsidR="00F511DE">
        <w:rPr>
          <w:lang w:val="en-US"/>
        </w:rPr>
        <w:t>0</w:t>
      </w:r>
      <w:r w:rsidRPr="00CE25AF">
        <w:rPr>
          <w:lang w:val="en-US"/>
        </w:rPr>
        <w:fldChar w:fldCharType="end"/>
      </w:r>
      <w:r w:rsidRPr="00CE25AF">
        <w:rPr>
          <w:lang w:val="en-US"/>
        </w:rPr>
        <w:t xml:space="preserve"> </w:t>
      </w:r>
      <w:r w:rsidRPr="00CE25AF">
        <w:rPr>
          <w:lang w:val="en-US"/>
        </w:rPr>
        <w:fldChar w:fldCharType="begin"/>
      </w:r>
      <w:r w:rsidRPr="00CE25AF">
        <w:rPr>
          <w:lang w:val="en-US"/>
        </w:rPr>
        <w:instrText xml:space="preserve"> REF _Ref490211629 \w \h </w:instrText>
      </w:r>
      <w:r w:rsidRPr="00CE25AF">
        <w:rPr>
          <w:lang w:val="en-US"/>
        </w:rPr>
      </w:r>
      <w:r w:rsidRPr="00CE25AF">
        <w:rPr>
          <w:lang w:val="en-US"/>
        </w:rPr>
        <w:fldChar w:fldCharType="separate"/>
      </w:r>
      <w:r w:rsidR="00F511DE">
        <w:rPr>
          <w:lang w:val="en-US"/>
        </w:rPr>
        <w:t>0</w:t>
      </w:r>
      <w:r w:rsidRPr="00CE25AF">
        <w:rPr>
          <w:lang w:val="en-US"/>
        </w:rPr>
        <w:fldChar w:fldCharType="end"/>
      </w:r>
      <w:r w:rsidRPr="00CE25AF">
        <w:rPr>
          <w:lang w:val="en-US"/>
        </w:rPr>
        <w:t xml:space="preserve"> and </w:t>
      </w:r>
      <w:r w:rsidRPr="00CE25AF">
        <w:rPr>
          <w:lang w:val="en-US"/>
        </w:rPr>
        <w:fldChar w:fldCharType="begin"/>
      </w:r>
      <w:r w:rsidRPr="00CE25AF">
        <w:rPr>
          <w:lang w:val="en-US"/>
        </w:rPr>
        <w:instrText xml:space="preserve"> REF _Ref113811546 \w \h </w:instrText>
      </w:r>
      <w:r w:rsidRPr="00CE25AF">
        <w:rPr>
          <w:lang w:val="en-US"/>
        </w:rPr>
      </w:r>
      <w:r w:rsidRPr="00CE25AF">
        <w:rPr>
          <w:lang w:val="en-US"/>
        </w:rPr>
        <w:fldChar w:fldCharType="separate"/>
      </w:r>
      <w:r w:rsidR="00F511DE">
        <w:rPr>
          <w:lang w:val="en-US"/>
        </w:rPr>
        <w:t>0</w:t>
      </w:r>
      <w:r w:rsidRPr="00CE25AF">
        <w:rPr>
          <w:lang w:val="en-US"/>
        </w:rPr>
        <w:fldChar w:fldCharType="end"/>
      </w:r>
      <w:r w:rsidRPr="00CE25AF">
        <w:rPr>
          <w:lang w:val="en-US"/>
        </w:rPr>
        <w:t xml:space="preserve"> for more information on how to create new identifiers and best practices for creating URI identifiers.</w:t>
      </w:r>
    </w:p>
    <w:p w14:paraId="0E91A12B" w14:textId="61DC4F3A" w:rsidR="0011439E" w:rsidRPr="00CE25AF" w:rsidRDefault="0011439E" w:rsidP="00110904">
      <w:pPr>
        <w:pStyle w:val="Caption"/>
      </w:pPr>
      <w:bookmarkStart w:id="399" w:name="_Ref89794569"/>
      <w:bookmarkStart w:id="400" w:name="_Toc125537777"/>
      <w:r w:rsidRPr="00CE25AF">
        <w:lastRenderedPageBreak/>
        <w:t xml:space="preserve">Table </w:t>
      </w:r>
      <w:r w:rsidRPr="00CE25AF">
        <w:fldChar w:fldCharType="begin"/>
      </w:r>
      <w:r w:rsidRPr="00CE25AF">
        <w:instrText xml:space="preserve"> SEQ Table \* ARABIC </w:instrText>
      </w:r>
      <w:r w:rsidRPr="00CE25AF">
        <w:fldChar w:fldCharType="separate"/>
      </w:r>
      <w:r w:rsidR="00F511DE">
        <w:rPr>
          <w:noProof/>
        </w:rPr>
        <w:t>2</w:t>
      </w:r>
      <w:r w:rsidRPr="00CE25AF">
        <w:fldChar w:fldCharType="end"/>
      </w:r>
      <w:bookmarkEnd w:id="399"/>
      <w:r w:rsidRPr="00CE25AF">
        <w:t xml:space="preserve"> Elements with Allowed Identifying Values</w:t>
      </w:r>
      <w:bookmarkEnd w:id="400"/>
    </w:p>
    <w:tbl>
      <w:tblPr>
        <w:tblStyle w:val="PI40Table"/>
        <w:tblW w:w="0" w:type="auto"/>
        <w:tblInd w:w="3" w:type="dxa"/>
        <w:tblLayout w:type="fixed"/>
        <w:tblLook w:val="04A0" w:firstRow="1" w:lastRow="0" w:firstColumn="1" w:lastColumn="0" w:noHBand="0" w:noVBand="1"/>
      </w:tblPr>
      <w:tblGrid>
        <w:gridCol w:w="1839"/>
        <w:gridCol w:w="1555"/>
        <w:gridCol w:w="1985"/>
        <w:gridCol w:w="3632"/>
      </w:tblGrid>
      <w:tr w:rsidR="0011439E" w:rsidRPr="00CE25AF" w14:paraId="573FF0AF" w14:textId="77777777" w:rsidTr="000E0DAE">
        <w:trPr>
          <w:cnfStyle w:val="100000000000" w:firstRow="1" w:lastRow="0" w:firstColumn="0" w:lastColumn="0" w:oddVBand="0" w:evenVBand="0" w:oddHBand="0" w:evenHBand="0" w:firstRowFirstColumn="0" w:firstRowLastColumn="0" w:lastRowFirstColumn="0" w:lastRowLastColumn="0"/>
          <w:tblHeader/>
        </w:trPr>
        <w:tc>
          <w:tcPr>
            <w:tcW w:w="1839" w:type="dxa"/>
          </w:tcPr>
          <w:p w14:paraId="03E09AE8" w14:textId="77777777" w:rsidR="0011439E" w:rsidRPr="002670C6" w:rsidRDefault="0011439E" w:rsidP="000E0DAE">
            <w:pPr>
              <w:rPr>
                <w:lang w:val="en-US"/>
              </w:rPr>
            </w:pPr>
            <w:r w:rsidRPr="002670C6">
              <w:rPr>
                <w:lang w:val="en-US"/>
              </w:rPr>
              <w:t>Elements with identifying values</w:t>
            </w:r>
          </w:p>
        </w:tc>
        <w:tc>
          <w:tcPr>
            <w:tcW w:w="1555" w:type="dxa"/>
          </w:tcPr>
          <w:p w14:paraId="5AA3772B" w14:textId="77777777" w:rsidR="0011439E" w:rsidRPr="002670C6" w:rsidRDefault="0011439E" w:rsidP="000E0DAE">
            <w:pPr>
              <w:rPr>
                <w:lang w:val="en-US"/>
              </w:rPr>
            </w:pPr>
            <w:r w:rsidRPr="002670C6">
              <w:rPr>
                <w:lang w:val="en-US"/>
              </w:rPr>
              <w:t>Attribute</w:t>
            </w:r>
          </w:p>
        </w:tc>
        <w:tc>
          <w:tcPr>
            <w:tcW w:w="1985" w:type="dxa"/>
          </w:tcPr>
          <w:p w14:paraId="4C1F9200" w14:textId="77777777" w:rsidR="0011439E" w:rsidRPr="00CE25AF" w:rsidRDefault="0011439E" w:rsidP="000E0DAE">
            <w:pPr>
              <w:rPr>
                <w:lang w:val="en-US"/>
              </w:rPr>
            </w:pPr>
            <w:r w:rsidRPr="00CE25AF">
              <w:rPr>
                <w:lang w:val="en-US"/>
              </w:rPr>
              <w:t>Allowed identifiers (recommended or typical)</w:t>
            </w:r>
          </w:p>
        </w:tc>
        <w:tc>
          <w:tcPr>
            <w:tcW w:w="3632" w:type="dxa"/>
          </w:tcPr>
          <w:p w14:paraId="7230DA9F" w14:textId="77777777" w:rsidR="0011439E" w:rsidRPr="002670C6" w:rsidRDefault="0011439E" w:rsidP="000E0DAE">
            <w:pPr>
              <w:rPr>
                <w:lang w:val="en-US"/>
              </w:rPr>
            </w:pPr>
            <w:r w:rsidRPr="002670C6">
              <w:rPr>
                <w:lang w:val="en-US"/>
              </w:rPr>
              <w:t>Remarks</w:t>
            </w:r>
          </w:p>
        </w:tc>
      </w:tr>
      <w:tr w:rsidR="0011439E" w:rsidRPr="00F1653A" w14:paraId="60A06468" w14:textId="77777777" w:rsidTr="000E0DAE">
        <w:tc>
          <w:tcPr>
            <w:tcW w:w="1839" w:type="dxa"/>
            <w:vMerge w:val="restart"/>
          </w:tcPr>
          <w:p w14:paraId="4B014B35" w14:textId="77777777" w:rsidR="0011439E" w:rsidRPr="002670C6" w:rsidRDefault="0011439E" w:rsidP="000E0DAE">
            <w:pPr>
              <w:rPr>
                <w:lang w:val="en-US"/>
              </w:rPr>
            </w:pPr>
            <w:proofErr w:type="spellStart"/>
            <w:r w:rsidRPr="002670C6">
              <w:rPr>
                <w:lang w:val="en-US"/>
              </w:rPr>
              <w:t>AssetAdministration</w:t>
            </w:r>
            <w:r w:rsidRPr="002670C6">
              <w:rPr>
                <w:lang w:val="en-US"/>
              </w:rPr>
              <w:softHyphen/>
              <w:t>Shell</w:t>
            </w:r>
            <w:proofErr w:type="spellEnd"/>
          </w:p>
        </w:tc>
        <w:tc>
          <w:tcPr>
            <w:tcW w:w="1555" w:type="dxa"/>
          </w:tcPr>
          <w:p w14:paraId="0BAEFDBC" w14:textId="77777777" w:rsidR="0011439E" w:rsidRPr="002670C6" w:rsidRDefault="0011439E" w:rsidP="000E0DAE">
            <w:pPr>
              <w:rPr>
                <w:lang w:val="en-US"/>
              </w:rPr>
            </w:pPr>
            <w:r w:rsidRPr="002670C6">
              <w:rPr>
                <w:lang w:val="en-US"/>
              </w:rPr>
              <w:t>id</w:t>
            </w:r>
          </w:p>
        </w:tc>
        <w:tc>
          <w:tcPr>
            <w:tcW w:w="1985" w:type="dxa"/>
          </w:tcPr>
          <w:p w14:paraId="5348C1BA" w14:textId="77777777" w:rsidR="0011439E" w:rsidRPr="002670C6" w:rsidRDefault="0011439E" w:rsidP="000E0DAE">
            <w:pPr>
              <w:rPr>
                <w:lang w:val="en-US"/>
              </w:rPr>
            </w:pPr>
            <w:r w:rsidRPr="002670C6">
              <w:rPr>
                <w:lang w:val="en-US"/>
              </w:rPr>
              <w:t>IRI (URL)</w:t>
            </w:r>
          </w:p>
        </w:tc>
        <w:tc>
          <w:tcPr>
            <w:tcW w:w="3632" w:type="dxa"/>
          </w:tcPr>
          <w:p w14:paraId="293CF1C3" w14:textId="77777777" w:rsidR="0011439E" w:rsidRPr="00CE25AF" w:rsidRDefault="0011439E" w:rsidP="000E0DAE">
            <w:pPr>
              <w:rPr>
                <w:lang w:val="en-US"/>
              </w:rPr>
            </w:pPr>
            <w:r w:rsidRPr="00CE25AF">
              <w:rPr>
                <w:lang w:val="en-US"/>
              </w:rPr>
              <w:t>mandatory</w:t>
            </w:r>
          </w:p>
          <w:p w14:paraId="22137C9D" w14:textId="085C8546" w:rsidR="0011439E" w:rsidRPr="00CE25AF" w:rsidRDefault="0011439E" w:rsidP="000E0DAE">
            <w:pPr>
              <w:rPr>
                <w:lang w:val="en-US"/>
              </w:rPr>
            </w:pPr>
            <w:r w:rsidRPr="00CE25AF">
              <w:rPr>
                <w:lang w:val="en-US"/>
              </w:rPr>
              <w:t>Typically, URLs will be used</w:t>
            </w:r>
            <w:r w:rsidR="00C33A15" w:rsidRPr="00CE25AF">
              <w:rPr>
                <w:lang w:val="en-US"/>
              </w:rPr>
              <w:t>.</w:t>
            </w:r>
          </w:p>
        </w:tc>
      </w:tr>
      <w:tr w:rsidR="0011439E" w:rsidRPr="00CE25AF" w14:paraId="0CF1B7F5" w14:textId="77777777" w:rsidTr="000E0DAE">
        <w:tc>
          <w:tcPr>
            <w:tcW w:w="1839" w:type="dxa"/>
            <w:vMerge/>
          </w:tcPr>
          <w:p w14:paraId="0438CDAA" w14:textId="77777777" w:rsidR="0011439E" w:rsidRPr="00CE25AF" w:rsidRDefault="0011439E" w:rsidP="000E0DAE">
            <w:pPr>
              <w:rPr>
                <w:lang w:val="en-US"/>
              </w:rPr>
            </w:pPr>
          </w:p>
        </w:tc>
        <w:tc>
          <w:tcPr>
            <w:tcW w:w="1555" w:type="dxa"/>
          </w:tcPr>
          <w:p w14:paraId="1236AB1B" w14:textId="77777777" w:rsidR="0011439E" w:rsidRPr="002670C6" w:rsidRDefault="0011439E" w:rsidP="000E0DAE">
            <w:pPr>
              <w:rPr>
                <w:lang w:val="en-US"/>
              </w:rPr>
            </w:pPr>
            <w:proofErr w:type="spellStart"/>
            <w:r w:rsidRPr="002670C6">
              <w:rPr>
                <w:lang w:val="en-US"/>
              </w:rPr>
              <w:t>idShort</w:t>
            </w:r>
            <w:proofErr w:type="spellEnd"/>
          </w:p>
        </w:tc>
        <w:tc>
          <w:tcPr>
            <w:tcW w:w="1985" w:type="dxa"/>
          </w:tcPr>
          <w:p w14:paraId="564EF510" w14:textId="77777777" w:rsidR="0011439E" w:rsidRPr="002670C6" w:rsidRDefault="0011439E" w:rsidP="000E0DAE">
            <w:pPr>
              <w:rPr>
                <w:lang w:val="en-US"/>
              </w:rPr>
            </w:pPr>
            <w:r w:rsidRPr="002670C6">
              <w:rPr>
                <w:lang w:val="en-US"/>
              </w:rPr>
              <w:t>string</w:t>
            </w:r>
          </w:p>
        </w:tc>
        <w:tc>
          <w:tcPr>
            <w:tcW w:w="3632" w:type="dxa"/>
          </w:tcPr>
          <w:p w14:paraId="2E1C40E1" w14:textId="77777777" w:rsidR="0011439E" w:rsidRPr="002670C6" w:rsidRDefault="0011439E" w:rsidP="000E0DAE">
            <w:pPr>
              <w:rPr>
                <w:lang w:val="en-US"/>
              </w:rPr>
            </w:pPr>
            <w:r w:rsidRPr="002670C6">
              <w:rPr>
                <w:lang w:val="en-US"/>
              </w:rPr>
              <w:t>optional</w:t>
            </w:r>
            <w:r w:rsidRPr="002670C6">
              <w:rPr>
                <w:rStyle w:val="FootnoteReference"/>
                <w:lang w:val="en-US"/>
              </w:rPr>
              <w:footnoteReference w:id="10"/>
            </w:r>
          </w:p>
        </w:tc>
      </w:tr>
      <w:tr w:rsidR="00CB342F" w:rsidRPr="00CE25AF" w14:paraId="15105F69" w14:textId="77777777" w:rsidTr="000E0DAE">
        <w:tc>
          <w:tcPr>
            <w:tcW w:w="1839" w:type="dxa"/>
          </w:tcPr>
          <w:p w14:paraId="6BEF6599" w14:textId="77777777" w:rsidR="00CB342F" w:rsidRPr="00CE25AF" w:rsidRDefault="00CB342F" w:rsidP="000E0DAE">
            <w:pPr>
              <w:rPr>
                <w:lang w:val="en-US"/>
              </w:rPr>
            </w:pPr>
          </w:p>
        </w:tc>
        <w:tc>
          <w:tcPr>
            <w:tcW w:w="1555" w:type="dxa"/>
          </w:tcPr>
          <w:p w14:paraId="5A19866E" w14:textId="3BFF3F6B" w:rsidR="00CB342F" w:rsidRPr="002670C6" w:rsidRDefault="00CB342F" w:rsidP="000E0DAE">
            <w:pPr>
              <w:rPr>
                <w:lang w:val="en-US"/>
              </w:rPr>
            </w:pPr>
            <w:proofErr w:type="spellStart"/>
            <w:r w:rsidRPr="002670C6">
              <w:rPr>
                <w:lang w:val="en-US"/>
              </w:rPr>
              <w:t>displayName</w:t>
            </w:r>
            <w:proofErr w:type="spellEnd"/>
          </w:p>
        </w:tc>
        <w:tc>
          <w:tcPr>
            <w:tcW w:w="1985" w:type="dxa"/>
          </w:tcPr>
          <w:p w14:paraId="204720E0" w14:textId="16792844" w:rsidR="00CB342F" w:rsidRPr="002670C6" w:rsidRDefault="00CB342F" w:rsidP="000E0DAE">
            <w:pPr>
              <w:rPr>
                <w:lang w:val="en-US"/>
              </w:rPr>
            </w:pPr>
            <w:proofErr w:type="spellStart"/>
            <w:r w:rsidRPr="002670C6">
              <w:rPr>
                <w:lang w:val="en-US"/>
              </w:rPr>
              <w:t>LangStringSet</w:t>
            </w:r>
            <w:proofErr w:type="spellEnd"/>
          </w:p>
        </w:tc>
        <w:tc>
          <w:tcPr>
            <w:tcW w:w="3632" w:type="dxa"/>
          </w:tcPr>
          <w:p w14:paraId="63C4EEF7" w14:textId="0CA4C969" w:rsidR="00CB342F" w:rsidRPr="002670C6" w:rsidRDefault="00CB342F" w:rsidP="000E0DAE">
            <w:pPr>
              <w:rPr>
                <w:lang w:val="en-US"/>
              </w:rPr>
            </w:pPr>
            <w:r w:rsidRPr="002670C6">
              <w:rPr>
                <w:lang w:val="en-US"/>
              </w:rPr>
              <w:t>optional</w:t>
            </w:r>
          </w:p>
        </w:tc>
      </w:tr>
      <w:tr w:rsidR="006F6E83" w:rsidRPr="00F1653A" w14:paraId="7B4853C8" w14:textId="77777777" w:rsidTr="000E0DAE">
        <w:tc>
          <w:tcPr>
            <w:tcW w:w="1839" w:type="dxa"/>
            <w:vMerge w:val="restart"/>
          </w:tcPr>
          <w:p w14:paraId="7E10219B" w14:textId="7139D8E4" w:rsidR="006F6E83" w:rsidRPr="002670C6" w:rsidRDefault="006F6E83" w:rsidP="00C72010">
            <w:pPr>
              <w:rPr>
                <w:lang w:val="en-US"/>
              </w:rPr>
            </w:pPr>
            <w:proofErr w:type="spellStart"/>
            <w:r w:rsidRPr="002670C6">
              <w:rPr>
                <w:lang w:val="en-US"/>
              </w:rPr>
              <w:t>AssetInformation</w:t>
            </w:r>
            <w:proofErr w:type="spellEnd"/>
          </w:p>
        </w:tc>
        <w:tc>
          <w:tcPr>
            <w:tcW w:w="1555" w:type="dxa"/>
          </w:tcPr>
          <w:p w14:paraId="4BE62022" w14:textId="0D34BE79" w:rsidR="006F6E83" w:rsidRPr="002670C6" w:rsidRDefault="006F6E83" w:rsidP="000E0DAE">
            <w:pPr>
              <w:rPr>
                <w:lang w:val="en-US"/>
              </w:rPr>
            </w:pPr>
            <w:proofErr w:type="spellStart"/>
            <w:r w:rsidRPr="002670C6">
              <w:rPr>
                <w:lang w:val="en-US"/>
              </w:rPr>
              <w:t>globalAssetId</w:t>
            </w:r>
            <w:proofErr w:type="spellEnd"/>
          </w:p>
        </w:tc>
        <w:tc>
          <w:tcPr>
            <w:tcW w:w="1985" w:type="dxa"/>
          </w:tcPr>
          <w:p w14:paraId="566B96AF" w14:textId="6C4892B4" w:rsidR="006F6E83" w:rsidRPr="002670C6" w:rsidRDefault="006F6E83">
            <w:pPr>
              <w:rPr>
                <w:lang w:val="en-US"/>
              </w:rPr>
            </w:pPr>
            <w:r w:rsidRPr="002670C6">
              <w:rPr>
                <w:lang w:val="en-US"/>
              </w:rPr>
              <w:t>IRI</w:t>
            </w:r>
          </w:p>
        </w:tc>
        <w:tc>
          <w:tcPr>
            <w:tcW w:w="3632" w:type="dxa"/>
          </w:tcPr>
          <w:p w14:paraId="0F35F8DD" w14:textId="0FC63290" w:rsidR="006F6E83" w:rsidRPr="00CE25AF" w:rsidRDefault="00EF2D55" w:rsidP="000E0DAE">
            <w:pPr>
              <w:rPr>
                <w:lang w:val="en-US"/>
              </w:rPr>
            </w:pPr>
            <w:r w:rsidRPr="00CE25AF">
              <w:rPr>
                <w:lang w:val="en-US"/>
              </w:rPr>
              <w:t>r</w:t>
            </w:r>
            <w:r w:rsidR="006F6E83" w:rsidRPr="00CE25AF">
              <w:rPr>
                <w:lang w:val="en-US"/>
              </w:rPr>
              <w:t>ecommended</w:t>
            </w:r>
          </w:p>
          <w:p w14:paraId="177D94F4" w14:textId="1B6DCDA2" w:rsidR="006F6E83" w:rsidRPr="00CE25AF" w:rsidRDefault="006F6E83" w:rsidP="006E71A7">
            <w:pPr>
              <w:pStyle w:val="Figure"/>
              <w:rPr>
                <w:lang w:val="en-US"/>
              </w:rPr>
            </w:pPr>
            <w:r w:rsidRPr="00CE25AF">
              <w:rPr>
                <w:lang w:val="en-US"/>
              </w:rPr>
              <w:t>As soon as the Asset Administration Shell is "released" for production or operation</w:t>
            </w:r>
            <w:r w:rsidR="00C33A15" w:rsidRPr="00CE25AF">
              <w:rPr>
                <w:lang w:val="en-US"/>
              </w:rPr>
              <w:t>,</w:t>
            </w:r>
            <w:r w:rsidRPr="00CE25AF">
              <w:rPr>
                <w:lang w:val="en-US"/>
              </w:rPr>
              <w:t xml:space="preserve"> a globalAssetId should be assigned. </w:t>
            </w:r>
          </w:p>
          <w:p w14:paraId="7880ABB6" w14:textId="36BAC1C3" w:rsidR="006F6E83" w:rsidRPr="00CE25AF" w:rsidRDefault="006F6E83">
            <w:pPr>
              <w:rPr>
                <w:lang w:val="en-US"/>
              </w:rPr>
            </w:pPr>
            <w:r w:rsidRPr="00CE25AF">
              <w:rPr>
                <w:lang w:val="en-US"/>
              </w:rPr>
              <w:t>An Asset</w:t>
            </w:r>
            <w:r w:rsidR="00C33A15" w:rsidRPr="00CE25AF">
              <w:rPr>
                <w:lang w:val="en-US"/>
              </w:rPr>
              <w:t xml:space="preserve"> </w:t>
            </w:r>
            <w:r w:rsidRPr="00CE25AF">
              <w:rPr>
                <w:lang w:val="en-US"/>
              </w:rPr>
              <w:t>ID may be retrieved e.g., by a QR</w:t>
            </w:r>
            <w:r w:rsidR="00C33A15" w:rsidRPr="00CE25AF">
              <w:rPr>
                <w:lang w:val="en-US"/>
              </w:rPr>
              <w:t xml:space="preserve"> code</w:t>
            </w:r>
            <w:r w:rsidRPr="00CE25AF">
              <w:rPr>
                <w:lang w:val="en-US"/>
              </w:rPr>
              <w:t xml:space="preserve"> on the asset, by an RFID for the asset, from the firmware of the asset</w:t>
            </w:r>
            <w:r w:rsidR="00C33A15" w:rsidRPr="00CE25AF">
              <w:rPr>
                <w:lang w:val="en-US"/>
              </w:rPr>
              <w:t>,</w:t>
            </w:r>
            <w:r w:rsidRPr="00CE25AF">
              <w:rPr>
                <w:lang w:val="en-US"/>
              </w:rPr>
              <w:t xml:space="preserve"> or from an asset database. IEC 61406 (formerly DIN SPEC 91406) defines the format of such Asset</w:t>
            </w:r>
            <w:r w:rsidR="00C33A15" w:rsidRPr="00CE25AF">
              <w:rPr>
                <w:lang w:val="en-US"/>
              </w:rPr>
              <w:t xml:space="preserve"> </w:t>
            </w:r>
            <w:r w:rsidRPr="00CE25AF">
              <w:rPr>
                <w:lang w:val="en-US"/>
              </w:rPr>
              <w:t>IDs.</w:t>
            </w:r>
          </w:p>
        </w:tc>
      </w:tr>
      <w:tr w:rsidR="006F6E83" w:rsidRPr="00CE25AF" w14:paraId="7E5C7BC6" w14:textId="77777777" w:rsidTr="000E0DAE">
        <w:tc>
          <w:tcPr>
            <w:tcW w:w="1839" w:type="dxa"/>
            <w:vMerge/>
          </w:tcPr>
          <w:p w14:paraId="4B6E05B4" w14:textId="77777777" w:rsidR="006F6E83" w:rsidRPr="00CE25AF" w:rsidRDefault="006F6E83" w:rsidP="000E0DAE">
            <w:pPr>
              <w:rPr>
                <w:lang w:val="en-US"/>
              </w:rPr>
            </w:pPr>
          </w:p>
        </w:tc>
        <w:tc>
          <w:tcPr>
            <w:tcW w:w="1555" w:type="dxa"/>
          </w:tcPr>
          <w:p w14:paraId="56DD9F6F" w14:textId="4B7924E5" w:rsidR="006F6E83" w:rsidRPr="002670C6" w:rsidRDefault="006F6E83" w:rsidP="000E0DAE">
            <w:pPr>
              <w:rPr>
                <w:lang w:val="en-US"/>
              </w:rPr>
            </w:pPr>
            <w:proofErr w:type="spellStart"/>
            <w:r w:rsidRPr="002670C6">
              <w:rPr>
                <w:lang w:val="en-US"/>
              </w:rPr>
              <w:t>specificAssetId</w:t>
            </w:r>
            <w:proofErr w:type="spellEnd"/>
          </w:p>
        </w:tc>
        <w:tc>
          <w:tcPr>
            <w:tcW w:w="1985" w:type="dxa"/>
          </w:tcPr>
          <w:p w14:paraId="0F3A4563" w14:textId="0BCD1243" w:rsidR="006F6E83" w:rsidRPr="002670C6" w:rsidRDefault="006F6E83" w:rsidP="000E0DAE">
            <w:pPr>
              <w:rPr>
                <w:lang w:val="en-US"/>
              </w:rPr>
            </w:pPr>
            <w:r w:rsidRPr="002670C6">
              <w:rPr>
                <w:lang w:val="en-US"/>
              </w:rPr>
              <w:t>IRI, Custom</w:t>
            </w:r>
          </w:p>
        </w:tc>
        <w:tc>
          <w:tcPr>
            <w:tcW w:w="3632" w:type="dxa"/>
          </w:tcPr>
          <w:p w14:paraId="1F9DD903" w14:textId="6D99F0D7" w:rsidR="006F6E83" w:rsidRPr="00CE25AF" w:rsidRDefault="00EF2D55" w:rsidP="000E0DAE">
            <w:pPr>
              <w:rPr>
                <w:lang w:val="en-US"/>
              </w:rPr>
            </w:pPr>
            <w:r w:rsidRPr="00CE25AF">
              <w:rPr>
                <w:lang w:val="en-US"/>
              </w:rPr>
              <w:t>r</w:t>
            </w:r>
            <w:r w:rsidR="006F6E83" w:rsidRPr="00CE25AF">
              <w:rPr>
                <w:lang w:val="en-US"/>
              </w:rPr>
              <w:t>ecommended</w:t>
            </w:r>
          </w:p>
          <w:p w14:paraId="59BC389D" w14:textId="77777777" w:rsidR="006F6E83" w:rsidRPr="00CE25AF" w:rsidRDefault="006F6E83" w:rsidP="006F6E83">
            <w:pPr>
              <w:rPr>
                <w:lang w:val="en-US"/>
              </w:rPr>
            </w:pPr>
            <w:r w:rsidRPr="00CE25AF">
              <w:rPr>
                <w:lang w:val="en-US"/>
              </w:rPr>
              <w:t xml:space="preserve">An asset typically may be represented by several different identification properties like for example the serial number, its RFID code etc. </w:t>
            </w:r>
          </w:p>
          <w:p w14:paraId="49849532" w14:textId="543696BD" w:rsidR="006F6E83" w:rsidRPr="00CE25AF" w:rsidRDefault="006F6E83">
            <w:pPr>
              <w:rPr>
                <w:lang w:val="en-US"/>
              </w:rPr>
            </w:pPr>
            <w:r w:rsidRPr="00CE25AF">
              <w:rPr>
                <w:lang w:val="en-US"/>
              </w:rPr>
              <w:t xml:space="preserve">They are used for lookup of Asset Administration Shells in cases the </w:t>
            </w:r>
            <w:proofErr w:type="spellStart"/>
            <w:r w:rsidRPr="00CE25AF">
              <w:rPr>
                <w:lang w:val="en-US"/>
              </w:rPr>
              <w:t>globalAssetId</w:t>
            </w:r>
            <w:proofErr w:type="spellEnd"/>
            <w:r w:rsidRPr="00CE25AF">
              <w:rPr>
                <w:lang w:val="en-US"/>
              </w:rPr>
              <w:t xml:space="preserve"> is not available. However, they do not need to be globally unique.</w:t>
            </w:r>
          </w:p>
        </w:tc>
      </w:tr>
      <w:tr w:rsidR="00FB5847" w:rsidRPr="00F1653A" w14:paraId="2A70DECF" w14:textId="77777777" w:rsidTr="000E0DAE">
        <w:tc>
          <w:tcPr>
            <w:tcW w:w="1839" w:type="dxa"/>
            <w:vMerge w:val="restart"/>
          </w:tcPr>
          <w:p w14:paraId="302AD8AB" w14:textId="77777777" w:rsidR="00FB5847" w:rsidRPr="002670C6" w:rsidRDefault="00FB5847" w:rsidP="000E0DAE">
            <w:pPr>
              <w:rPr>
                <w:lang w:val="en-US"/>
              </w:rPr>
            </w:pPr>
            <w:proofErr w:type="spellStart"/>
            <w:r w:rsidRPr="002670C6">
              <w:rPr>
                <w:lang w:val="en-US"/>
              </w:rPr>
              <w:t>Submodel</w:t>
            </w:r>
            <w:proofErr w:type="spellEnd"/>
            <w:r w:rsidRPr="002670C6">
              <w:rPr>
                <w:lang w:val="en-US"/>
              </w:rPr>
              <w:t xml:space="preserve"> with kind = Template</w:t>
            </w:r>
          </w:p>
        </w:tc>
        <w:tc>
          <w:tcPr>
            <w:tcW w:w="1555" w:type="dxa"/>
          </w:tcPr>
          <w:p w14:paraId="76C6E778" w14:textId="77777777" w:rsidR="00FB5847" w:rsidRPr="002670C6" w:rsidRDefault="00FB5847" w:rsidP="000E0DAE">
            <w:pPr>
              <w:rPr>
                <w:lang w:val="en-US"/>
              </w:rPr>
            </w:pPr>
            <w:r w:rsidRPr="002670C6">
              <w:rPr>
                <w:lang w:val="en-US"/>
              </w:rPr>
              <w:t>id</w:t>
            </w:r>
          </w:p>
        </w:tc>
        <w:tc>
          <w:tcPr>
            <w:tcW w:w="1985" w:type="dxa"/>
          </w:tcPr>
          <w:p w14:paraId="47AACE25" w14:textId="77777777" w:rsidR="00FB5847" w:rsidRPr="002670C6" w:rsidRDefault="00FB5847" w:rsidP="000E0DAE">
            <w:pPr>
              <w:rPr>
                <w:lang w:val="en-US"/>
              </w:rPr>
            </w:pPr>
            <w:r w:rsidRPr="002670C6">
              <w:rPr>
                <w:lang w:val="en-US"/>
              </w:rPr>
              <w:t>IRDI, IRI (URI)</w:t>
            </w:r>
          </w:p>
        </w:tc>
        <w:tc>
          <w:tcPr>
            <w:tcW w:w="3632" w:type="dxa"/>
          </w:tcPr>
          <w:p w14:paraId="7EB33C7A" w14:textId="77777777" w:rsidR="00FB5847" w:rsidRPr="00CE25AF" w:rsidRDefault="00FB5847" w:rsidP="000E0DAE">
            <w:pPr>
              <w:rPr>
                <w:lang w:val="en-US"/>
              </w:rPr>
            </w:pPr>
            <w:r w:rsidRPr="00CE25AF">
              <w:rPr>
                <w:lang w:val="en-US"/>
              </w:rPr>
              <w:t>mandatory</w:t>
            </w:r>
          </w:p>
          <w:p w14:paraId="3D2408C2" w14:textId="26671C40" w:rsidR="00FB5847" w:rsidRPr="00CE25AF" w:rsidRDefault="00FB5847" w:rsidP="000E0DAE">
            <w:pPr>
              <w:rPr>
                <w:lang w:val="en-US"/>
              </w:rPr>
            </w:pPr>
            <w:r w:rsidRPr="00CE25AF">
              <w:rPr>
                <w:lang w:val="en-US"/>
              </w:rPr>
              <w:t xml:space="preserve">IRDI, if the defined </w:t>
            </w:r>
            <w:proofErr w:type="spellStart"/>
            <w:r w:rsidRPr="00CE25AF">
              <w:rPr>
                <w:lang w:val="en-US"/>
              </w:rPr>
              <w:t>submodel</w:t>
            </w:r>
            <w:proofErr w:type="spellEnd"/>
            <w:r w:rsidRPr="00CE25AF">
              <w:rPr>
                <w:lang w:val="en-US"/>
              </w:rPr>
              <w:t xml:space="preserve"> is standardized and has been </w:t>
            </w:r>
            <w:r w:rsidR="0027678E" w:rsidRPr="00CE25AF">
              <w:rPr>
                <w:lang w:val="en-US"/>
              </w:rPr>
              <w:t>assigned</w:t>
            </w:r>
            <w:r w:rsidRPr="00CE25AF">
              <w:rPr>
                <w:lang w:val="en-US"/>
              </w:rPr>
              <w:t xml:space="preserve"> an IRDI</w:t>
            </w:r>
            <w:r w:rsidR="00C33A15" w:rsidRPr="00CE25AF">
              <w:rPr>
                <w:lang w:val="en-US"/>
              </w:rPr>
              <w:t>.</w:t>
            </w:r>
          </w:p>
        </w:tc>
      </w:tr>
      <w:tr w:rsidR="00FB5847" w:rsidRPr="00F1653A" w14:paraId="26C7A9C8" w14:textId="77777777" w:rsidTr="000E0DAE">
        <w:tc>
          <w:tcPr>
            <w:tcW w:w="1839" w:type="dxa"/>
            <w:vMerge/>
          </w:tcPr>
          <w:p w14:paraId="472066FE" w14:textId="77777777" w:rsidR="00FB5847" w:rsidRPr="00CE25AF" w:rsidRDefault="00FB5847" w:rsidP="000E0DAE">
            <w:pPr>
              <w:rPr>
                <w:lang w:val="en-US"/>
              </w:rPr>
            </w:pPr>
          </w:p>
        </w:tc>
        <w:tc>
          <w:tcPr>
            <w:tcW w:w="1555" w:type="dxa"/>
          </w:tcPr>
          <w:p w14:paraId="411BF62A" w14:textId="77777777" w:rsidR="00FB5847" w:rsidRPr="002670C6" w:rsidRDefault="00FB5847" w:rsidP="000E0DAE">
            <w:pPr>
              <w:rPr>
                <w:lang w:val="en-US"/>
              </w:rPr>
            </w:pPr>
            <w:proofErr w:type="spellStart"/>
            <w:r w:rsidRPr="002670C6">
              <w:rPr>
                <w:lang w:val="en-US"/>
              </w:rPr>
              <w:t>idShort</w:t>
            </w:r>
            <w:proofErr w:type="spellEnd"/>
          </w:p>
        </w:tc>
        <w:tc>
          <w:tcPr>
            <w:tcW w:w="1985" w:type="dxa"/>
          </w:tcPr>
          <w:p w14:paraId="68BF8591" w14:textId="77777777" w:rsidR="00FB5847" w:rsidRPr="002670C6" w:rsidRDefault="00FB5847" w:rsidP="000E0DAE">
            <w:pPr>
              <w:rPr>
                <w:lang w:val="en-US"/>
              </w:rPr>
            </w:pPr>
            <w:r w:rsidRPr="002670C6">
              <w:rPr>
                <w:lang w:val="en-US"/>
              </w:rPr>
              <w:t>string</w:t>
            </w:r>
          </w:p>
        </w:tc>
        <w:tc>
          <w:tcPr>
            <w:tcW w:w="3632" w:type="dxa"/>
          </w:tcPr>
          <w:p w14:paraId="1674037D" w14:textId="77777777" w:rsidR="00FB5847" w:rsidRPr="00CE25AF" w:rsidRDefault="00FB5847" w:rsidP="000E0DAE">
            <w:pPr>
              <w:rPr>
                <w:lang w:val="en-US"/>
              </w:rPr>
            </w:pPr>
            <w:r w:rsidRPr="00CE25AF">
              <w:rPr>
                <w:lang w:val="en-US"/>
              </w:rPr>
              <w:t>recommended</w:t>
            </w:r>
          </w:p>
          <w:p w14:paraId="7BB696E4" w14:textId="77777777" w:rsidR="00FB5847" w:rsidRPr="00CE25AF" w:rsidRDefault="00FB5847" w:rsidP="000E0DAE">
            <w:pPr>
              <w:rPr>
                <w:lang w:val="en-US"/>
              </w:rPr>
            </w:pPr>
            <w:r w:rsidRPr="00CE25AF">
              <w:rPr>
                <w:lang w:val="en-US"/>
              </w:rPr>
              <w:t xml:space="preserve">Typically used as </w:t>
            </w:r>
            <w:proofErr w:type="spellStart"/>
            <w:r w:rsidRPr="00CE25AF">
              <w:rPr>
                <w:lang w:val="en-US"/>
              </w:rPr>
              <w:t>idShort</w:t>
            </w:r>
            <w:proofErr w:type="spellEnd"/>
            <w:r w:rsidRPr="00CE25AF">
              <w:rPr>
                <w:lang w:val="en-US"/>
              </w:rPr>
              <w:t xml:space="preserve"> for the </w:t>
            </w:r>
            <w:proofErr w:type="spellStart"/>
            <w:r w:rsidRPr="00CE25AF">
              <w:rPr>
                <w:lang w:val="en-US"/>
              </w:rPr>
              <w:t>submodel</w:t>
            </w:r>
            <w:proofErr w:type="spellEnd"/>
            <w:r w:rsidRPr="00CE25AF">
              <w:rPr>
                <w:lang w:val="en-US"/>
              </w:rPr>
              <w:t xml:space="preserve"> of kind Instance as well</w:t>
            </w:r>
          </w:p>
        </w:tc>
      </w:tr>
      <w:tr w:rsidR="00FB5847" w:rsidRPr="00F1653A" w14:paraId="4233E30B" w14:textId="77777777" w:rsidTr="000E0DAE">
        <w:tc>
          <w:tcPr>
            <w:tcW w:w="1839" w:type="dxa"/>
            <w:vMerge/>
          </w:tcPr>
          <w:p w14:paraId="06BB224F" w14:textId="77777777" w:rsidR="00FB5847" w:rsidRPr="00CE25AF" w:rsidRDefault="00FB5847" w:rsidP="006B03BC">
            <w:pPr>
              <w:rPr>
                <w:lang w:val="en-US"/>
              </w:rPr>
            </w:pPr>
          </w:p>
        </w:tc>
        <w:tc>
          <w:tcPr>
            <w:tcW w:w="1555" w:type="dxa"/>
          </w:tcPr>
          <w:p w14:paraId="541FEDFD" w14:textId="54C2C8D3" w:rsidR="00FB5847" w:rsidRPr="002670C6" w:rsidRDefault="00FB5847" w:rsidP="006B03BC">
            <w:pPr>
              <w:rPr>
                <w:lang w:val="en-US"/>
              </w:rPr>
            </w:pPr>
            <w:proofErr w:type="spellStart"/>
            <w:r w:rsidRPr="002670C6">
              <w:rPr>
                <w:lang w:val="en-US"/>
              </w:rPr>
              <w:t>displayName</w:t>
            </w:r>
            <w:proofErr w:type="spellEnd"/>
          </w:p>
        </w:tc>
        <w:tc>
          <w:tcPr>
            <w:tcW w:w="1985" w:type="dxa"/>
          </w:tcPr>
          <w:p w14:paraId="67F9F313" w14:textId="19CDB45D" w:rsidR="00FB5847" w:rsidRPr="002670C6" w:rsidRDefault="00FB5847" w:rsidP="006B03BC">
            <w:pPr>
              <w:rPr>
                <w:lang w:val="en-US"/>
              </w:rPr>
            </w:pPr>
            <w:proofErr w:type="spellStart"/>
            <w:r w:rsidRPr="002670C6">
              <w:rPr>
                <w:lang w:val="en-US"/>
              </w:rPr>
              <w:t>LangStringSet</w:t>
            </w:r>
            <w:proofErr w:type="spellEnd"/>
          </w:p>
        </w:tc>
        <w:tc>
          <w:tcPr>
            <w:tcW w:w="3632" w:type="dxa"/>
          </w:tcPr>
          <w:p w14:paraId="63C0AC90" w14:textId="77777777" w:rsidR="00FB5847" w:rsidRPr="00CE25AF" w:rsidRDefault="00FB5847" w:rsidP="006B03BC">
            <w:pPr>
              <w:rPr>
                <w:lang w:val="en-US"/>
              </w:rPr>
            </w:pPr>
            <w:r w:rsidRPr="00CE25AF">
              <w:rPr>
                <w:lang w:val="en-US"/>
              </w:rPr>
              <w:t>recommended</w:t>
            </w:r>
          </w:p>
          <w:p w14:paraId="7AEF1CE1" w14:textId="424E65DB" w:rsidR="00FB5847" w:rsidRPr="00CE25AF" w:rsidRDefault="00FB5847" w:rsidP="006B03BC">
            <w:pPr>
              <w:rPr>
                <w:lang w:val="en-US"/>
              </w:rPr>
            </w:pPr>
            <w:r w:rsidRPr="00CE25AF">
              <w:rPr>
                <w:lang w:val="en-US"/>
              </w:rPr>
              <w:t xml:space="preserve">Typically used as </w:t>
            </w:r>
            <w:proofErr w:type="spellStart"/>
            <w:r w:rsidRPr="00CE25AF">
              <w:rPr>
                <w:lang w:val="en-US"/>
              </w:rPr>
              <w:t>displayName</w:t>
            </w:r>
            <w:proofErr w:type="spellEnd"/>
            <w:r w:rsidRPr="00CE25AF">
              <w:rPr>
                <w:lang w:val="en-US"/>
              </w:rPr>
              <w:t xml:space="preserve"> for the </w:t>
            </w:r>
            <w:proofErr w:type="spellStart"/>
            <w:r w:rsidRPr="00CE25AF">
              <w:rPr>
                <w:lang w:val="en-US"/>
              </w:rPr>
              <w:t>submodel</w:t>
            </w:r>
            <w:proofErr w:type="spellEnd"/>
            <w:r w:rsidRPr="00CE25AF">
              <w:rPr>
                <w:lang w:val="en-US"/>
              </w:rPr>
              <w:t xml:space="preserve"> of kind Instance as well</w:t>
            </w:r>
          </w:p>
        </w:tc>
      </w:tr>
      <w:tr w:rsidR="00FB5847" w:rsidRPr="00F1653A" w14:paraId="7706CE7A" w14:textId="77777777" w:rsidTr="000E0DAE">
        <w:tc>
          <w:tcPr>
            <w:tcW w:w="1839" w:type="dxa"/>
            <w:vMerge/>
          </w:tcPr>
          <w:p w14:paraId="54C9285C" w14:textId="77777777" w:rsidR="00FB5847" w:rsidRPr="00CE25AF" w:rsidRDefault="00FB5847" w:rsidP="006B03BC">
            <w:pPr>
              <w:rPr>
                <w:lang w:val="en-US"/>
              </w:rPr>
            </w:pPr>
          </w:p>
        </w:tc>
        <w:tc>
          <w:tcPr>
            <w:tcW w:w="1555" w:type="dxa"/>
          </w:tcPr>
          <w:p w14:paraId="441E2EEF" w14:textId="77777777" w:rsidR="00FB5847" w:rsidRPr="002670C6" w:rsidRDefault="00FB5847" w:rsidP="006B03BC">
            <w:pPr>
              <w:rPr>
                <w:lang w:val="en-US"/>
              </w:rPr>
            </w:pPr>
            <w:proofErr w:type="spellStart"/>
            <w:r w:rsidRPr="002670C6">
              <w:rPr>
                <w:lang w:val="en-US"/>
              </w:rPr>
              <w:t>semanticId</w:t>
            </w:r>
            <w:proofErr w:type="spellEnd"/>
          </w:p>
        </w:tc>
        <w:tc>
          <w:tcPr>
            <w:tcW w:w="1985" w:type="dxa"/>
          </w:tcPr>
          <w:p w14:paraId="54FB54AC" w14:textId="77777777" w:rsidR="00FB5847" w:rsidRPr="002670C6" w:rsidRDefault="00FB5847" w:rsidP="006B03BC">
            <w:pPr>
              <w:rPr>
                <w:lang w:val="en-US"/>
              </w:rPr>
            </w:pPr>
            <w:r w:rsidRPr="002670C6">
              <w:rPr>
                <w:lang w:val="en-US"/>
              </w:rPr>
              <w:t>IRDI, IRI (URI)</w:t>
            </w:r>
          </w:p>
        </w:tc>
        <w:tc>
          <w:tcPr>
            <w:tcW w:w="3632" w:type="dxa"/>
          </w:tcPr>
          <w:p w14:paraId="48EC401F" w14:textId="26CF8CDE" w:rsidR="00FB5847" w:rsidRPr="00CE25AF" w:rsidRDefault="00FB5847" w:rsidP="006B03BC">
            <w:pPr>
              <w:rPr>
                <w:lang w:val="en-US"/>
              </w:rPr>
            </w:pPr>
            <w:r w:rsidRPr="00CE25AF">
              <w:rPr>
                <w:lang w:val="en-US"/>
              </w:rPr>
              <w:t>recommended</w:t>
            </w:r>
          </w:p>
          <w:p w14:paraId="2A64C5D9" w14:textId="79271047" w:rsidR="00FB5847" w:rsidRPr="00CE25AF" w:rsidRDefault="00FB5847" w:rsidP="006B03BC">
            <w:pPr>
              <w:rPr>
                <w:lang w:val="en-US"/>
              </w:rPr>
            </w:pPr>
            <w:r w:rsidRPr="00CE25AF">
              <w:rPr>
                <w:lang w:val="en-US"/>
              </w:rPr>
              <w:t xml:space="preserve">The semantic ID might refer to an </w:t>
            </w:r>
            <w:r w:rsidR="00C2497E" w:rsidRPr="00CE25AF">
              <w:rPr>
                <w:lang w:val="en-US"/>
              </w:rPr>
              <w:t>external semantic model defin</w:t>
            </w:r>
            <w:r w:rsidR="00F9145C" w:rsidRPr="00CE25AF">
              <w:rPr>
                <w:lang w:val="en-US"/>
              </w:rPr>
              <w:t>ing</w:t>
            </w:r>
            <w:r w:rsidR="00C2497E" w:rsidRPr="00CE25AF">
              <w:rPr>
                <w:lang w:val="en-US"/>
              </w:rPr>
              <w:t xml:space="preserve"> the semantics of the </w:t>
            </w:r>
            <w:proofErr w:type="spellStart"/>
            <w:r w:rsidR="00C2497E" w:rsidRPr="00CE25AF">
              <w:rPr>
                <w:lang w:val="en-US"/>
              </w:rPr>
              <w:t>submodel</w:t>
            </w:r>
            <w:proofErr w:type="spellEnd"/>
            <w:r w:rsidR="00C2497E" w:rsidRPr="00CE25AF">
              <w:rPr>
                <w:lang w:val="en-US"/>
              </w:rPr>
              <w:t xml:space="preserve">. </w:t>
            </w:r>
          </w:p>
        </w:tc>
      </w:tr>
      <w:tr w:rsidR="00FB5847" w:rsidRPr="00CE25AF" w14:paraId="48D07C3C" w14:textId="77777777" w:rsidTr="000E0DAE">
        <w:tc>
          <w:tcPr>
            <w:tcW w:w="1839" w:type="dxa"/>
            <w:vMerge/>
          </w:tcPr>
          <w:p w14:paraId="3DB9E1C8" w14:textId="77777777" w:rsidR="00FB5847" w:rsidRPr="00CE25AF" w:rsidRDefault="00FB5847" w:rsidP="006B03BC">
            <w:pPr>
              <w:rPr>
                <w:lang w:val="en-US"/>
              </w:rPr>
            </w:pPr>
          </w:p>
        </w:tc>
        <w:tc>
          <w:tcPr>
            <w:tcW w:w="1555" w:type="dxa"/>
          </w:tcPr>
          <w:p w14:paraId="1F17939E" w14:textId="197E6830" w:rsidR="00FB5847" w:rsidRPr="002670C6" w:rsidRDefault="00FB5847" w:rsidP="006B03BC">
            <w:pPr>
              <w:rPr>
                <w:lang w:val="en-US"/>
              </w:rPr>
            </w:pPr>
            <w:proofErr w:type="spellStart"/>
            <w:r w:rsidRPr="002670C6">
              <w:rPr>
                <w:lang w:val="en-US"/>
              </w:rPr>
              <w:t>supplementalSemanticId</w:t>
            </w:r>
            <w:proofErr w:type="spellEnd"/>
          </w:p>
        </w:tc>
        <w:tc>
          <w:tcPr>
            <w:tcW w:w="1985" w:type="dxa"/>
          </w:tcPr>
          <w:p w14:paraId="6686E5B2" w14:textId="06B940B9" w:rsidR="00FB5847" w:rsidRPr="002670C6" w:rsidRDefault="00FB5847" w:rsidP="006B03BC">
            <w:pPr>
              <w:rPr>
                <w:lang w:val="en-US"/>
              </w:rPr>
            </w:pPr>
            <w:r w:rsidRPr="002670C6">
              <w:rPr>
                <w:lang w:val="en-US"/>
              </w:rPr>
              <w:t>IRDI, IRI (URI)</w:t>
            </w:r>
          </w:p>
        </w:tc>
        <w:tc>
          <w:tcPr>
            <w:tcW w:w="3632" w:type="dxa"/>
          </w:tcPr>
          <w:p w14:paraId="6026BA93" w14:textId="3970D4C1" w:rsidR="00FB5847" w:rsidRPr="00CE25AF" w:rsidRDefault="00FB5847" w:rsidP="006B03BC">
            <w:pPr>
              <w:rPr>
                <w:lang w:val="en-US"/>
              </w:rPr>
            </w:pPr>
            <w:r w:rsidRPr="00CE25AF">
              <w:rPr>
                <w:lang w:val="en-US"/>
              </w:rPr>
              <w:t>optional</w:t>
            </w:r>
          </w:p>
        </w:tc>
      </w:tr>
      <w:tr w:rsidR="00FB5847" w:rsidRPr="00CE25AF" w14:paraId="7408AFF6" w14:textId="77777777" w:rsidTr="000E0DAE">
        <w:tc>
          <w:tcPr>
            <w:tcW w:w="1839" w:type="dxa"/>
            <w:vMerge w:val="restart"/>
          </w:tcPr>
          <w:p w14:paraId="5B2C0472" w14:textId="0C5C8736" w:rsidR="00FB5847" w:rsidRPr="002670C6" w:rsidRDefault="00FB5847" w:rsidP="006B03BC">
            <w:pPr>
              <w:rPr>
                <w:lang w:val="en-US"/>
              </w:rPr>
            </w:pPr>
            <w:proofErr w:type="spellStart"/>
            <w:r w:rsidRPr="002670C6">
              <w:rPr>
                <w:lang w:val="en-US"/>
              </w:rPr>
              <w:lastRenderedPageBreak/>
              <w:t>Submodel</w:t>
            </w:r>
            <w:proofErr w:type="spellEnd"/>
            <w:r w:rsidRPr="002670C6">
              <w:rPr>
                <w:lang w:val="en-US"/>
              </w:rPr>
              <w:t xml:space="preserve"> with kind = Instance</w:t>
            </w:r>
          </w:p>
        </w:tc>
        <w:tc>
          <w:tcPr>
            <w:tcW w:w="1555" w:type="dxa"/>
          </w:tcPr>
          <w:p w14:paraId="42B3796F" w14:textId="77777777" w:rsidR="00FB5847" w:rsidRPr="002670C6" w:rsidRDefault="00FB5847" w:rsidP="006B03BC">
            <w:pPr>
              <w:rPr>
                <w:lang w:val="en-US"/>
              </w:rPr>
            </w:pPr>
            <w:r w:rsidRPr="002670C6">
              <w:rPr>
                <w:lang w:val="en-US"/>
              </w:rPr>
              <w:t>id</w:t>
            </w:r>
          </w:p>
        </w:tc>
        <w:tc>
          <w:tcPr>
            <w:tcW w:w="1985" w:type="dxa"/>
          </w:tcPr>
          <w:p w14:paraId="7A466000" w14:textId="77777777" w:rsidR="00FB5847" w:rsidRPr="002670C6" w:rsidRDefault="00FB5847" w:rsidP="006B03BC">
            <w:pPr>
              <w:rPr>
                <w:lang w:val="en-US"/>
              </w:rPr>
            </w:pPr>
            <w:r w:rsidRPr="002670C6">
              <w:rPr>
                <w:lang w:val="en-US"/>
              </w:rPr>
              <w:t>IRI (URI), Custom</w:t>
            </w:r>
          </w:p>
        </w:tc>
        <w:tc>
          <w:tcPr>
            <w:tcW w:w="3632" w:type="dxa"/>
          </w:tcPr>
          <w:p w14:paraId="78DDE78B" w14:textId="77777777" w:rsidR="00FB5847" w:rsidRPr="002670C6" w:rsidRDefault="00FB5847" w:rsidP="006B03BC">
            <w:pPr>
              <w:rPr>
                <w:lang w:val="en-US"/>
              </w:rPr>
            </w:pPr>
            <w:r w:rsidRPr="002670C6">
              <w:rPr>
                <w:lang w:val="en-US"/>
              </w:rPr>
              <w:t>mandatory</w:t>
            </w:r>
          </w:p>
        </w:tc>
      </w:tr>
      <w:tr w:rsidR="00FB5847" w:rsidRPr="00F1653A" w14:paraId="306FAAB7" w14:textId="77777777" w:rsidTr="000E0DAE">
        <w:tc>
          <w:tcPr>
            <w:tcW w:w="1839" w:type="dxa"/>
            <w:vMerge/>
          </w:tcPr>
          <w:p w14:paraId="0C5362F0" w14:textId="77777777" w:rsidR="00FB5847" w:rsidRPr="002F482E" w:rsidRDefault="00FB5847" w:rsidP="006B03BC">
            <w:pPr>
              <w:rPr>
                <w:lang w:val="en-US"/>
              </w:rPr>
            </w:pPr>
          </w:p>
        </w:tc>
        <w:tc>
          <w:tcPr>
            <w:tcW w:w="1555" w:type="dxa"/>
          </w:tcPr>
          <w:p w14:paraId="76073A52" w14:textId="77777777" w:rsidR="00FB5847" w:rsidRPr="002F482E" w:rsidRDefault="00FB5847" w:rsidP="006B03BC">
            <w:pPr>
              <w:rPr>
                <w:lang w:val="en-US"/>
              </w:rPr>
            </w:pPr>
            <w:proofErr w:type="spellStart"/>
            <w:r w:rsidRPr="002F482E">
              <w:rPr>
                <w:lang w:val="en-US"/>
              </w:rPr>
              <w:t>idShort</w:t>
            </w:r>
            <w:proofErr w:type="spellEnd"/>
          </w:p>
        </w:tc>
        <w:tc>
          <w:tcPr>
            <w:tcW w:w="1985" w:type="dxa"/>
          </w:tcPr>
          <w:p w14:paraId="0E555148" w14:textId="77777777" w:rsidR="00FB5847" w:rsidRPr="002F482E" w:rsidRDefault="00FB5847" w:rsidP="006B03BC">
            <w:pPr>
              <w:rPr>
                <w:lang w:val="en-US"/>
              </w:rPr>
            </w:pPr>
            <w:r w:rsidRPr="002F482E">
              <w:rPr>
                <w:lang w:val="en-US"/>
              </w:rPr>
              <w:t>string</w:t>
            </w:r>
          </w:p>
        </w:tc>
        <w:tc>
          <w:tcPr>
            <w:tcW w:w="3632" w:type="dxa"/>
          </w:tcPr>
          <w:p w14:paraId="7A1BE370" w14:textId="77777777" w:rsidR="00FB5847" w:rsidRPr="00CE25AF" w:rsidRDefault="00FB5847" w:rsidP="006B03BC">
            <w:pPr>
              <w:rPr>
                <w:lang w:val="en-US"/>
              </w:rPr>
            </w:pPr>
            <w:r w:rsidRPr="00CE25AF">
              <w:rPr>
                <w:lang w:val="en-US"/>
              </w:rPr>
              <w:t>recommended</w:t>
            </w:r>
          </w:p>
          <w:p w14:paraId="1AF126F1" w14:textId="12FAC468" w:rsidR="00FB5847" w:rsidRPr="00CE25AF" w:rsidRDefault="00FB5847" w:rsidP="006B03BC">
            <w:pPr>
              <w:rPr>
                <w:lang w:val="en-US"/>
              </w:rPr>
            </w:pPr>
            <w:r w:rsidRPr="00CE25AF">
              <w:rPr>
                <w:lang w:val="en-US"/>
              </w:rPr>
              <w:t xml:space="preserve">Typically, the </w:t>
            </w:r>
            <w:proofErr w:type="spellStart"/>
            <w:r w:rsidRPr="00CE25AF">
              <w:rPr>
                <w:lang w:val="en-US"/>
              </w:rPr>
              <w:t>idShort</w:t>
            </w:r>
            <w:proofErr w:type="spellEnd"/>
            <w:r w:rsidRPr="00CE25AF">
              <w:rPr>
                <w:lang w:val="en-US"/>
              </w:rPr>
              <w:t xml:space="preserve"> or English short name of the </w:t>
            </w:r>
            <w:proofErr w:type="spellStart"/>
            <w:r w:rsidRPr="00CE25AF">
              <w:rPr>
                <w:lang w:val="en-US"/>
              </w:rPr>
              <w:t>submodel</w:t>
            </w:r>
            <w:proofErr w:type="spellEnd"/>
            <w:r w:rsidRPr="00CE25AF">
              <w:rPr>
                <w:lang w:val="en-US"/>
              </w:rPr>
              <w:t xml:space="preserve"> template </w:t>
            </w:r>
            <w:r w:rsidR="00CB37F5">
              <w:rPr>
                <w:lang w:val="en-US"/>
              </w:rPr>
              <w:t xml:space="preserve">that </w:t>
            </w:r>
            <w:r w:rsidR="00C33A15" w:rsidRPr="00CE25AF">
              <w:rPr>
                <w:lang w:val="en-US"/>
              </w:rPr>
              <w:t xml:space="preserve">is </w:t>
            </w:r>
            <w:r w:rsidRPr="00CE25AF">
              <w:rPr>
                <w:lang w:val="en-US"/>
              </w:rPr>
              <w:t xml:space="preserve">referenced via </w:t>
            </w:r>
            <w:proofErr w:type="spellStart"/>
            <w:r w:rsidRPr="00CE25AF">
              <w:rPr>
                <w:lang w:val="en-US"/>
              </w:rPr>
              <w:t>semanticId</w:t>
            </w:r>
            <w:proofErr w:type="spellEnd"/>
            <w:r w:rsidR="00C33A15" w:rsidRPr="00CE25AF">
              <w:rPr>
                <w:lang w:val="en-US"/>
              </w:rPr>
              <w:t>.</w:t>
            </w:r>
          </w:p>
        </w:tc>
      </w:tr>
      <w:tr w:rsidR="00FB5847" w:rsidRPr="00CE25AF" w14:paraId="09A2BABD" w14:textId="77777777" w:rsidTr="000E0DAE">
        <w:tc>
          <w:tcPr>
            <w:tcW w:w="1839" w:type="dxa"/>
            <w:vMerge/>
          </w:tcPr>
          <w:p w14:paraId="1B5FE95F" w14:textId="77777777" w:rsidR="00FB5847" w:rsidRPr="00CE25AF" w:rsidRDefault="00FB5847" w:rsidP="006B03BC">
            <w:pPr>
              <w:rPr>
                <w:lang w:val="en-US"/>
              </w:rPr>
            </w:pPr>
          </w:p>
        </w:tc>
        <w:tc>
          <w:tcPr>
            <w:tcW w:w="1555" w:type="dxa"/>
          </w:tcPr>
          <w:p w14:paraId="49889A3B" w14:textId="6705AE7A" w:rsidR="00FB5847" w:rsidRPr="002670C6" w:rsidRDefault="00FB5847" w:rsidP="006B03BC">
            <w:pPr>
              <w:rPr>
                <w:lang w:val="en-US"/>
              </w:rPr>
            </w:pPr>
            <w:proofErr w:type="spellStart"/>
            <w:r w:rsidRPr="002670C6">
              <w:rPr>
                <w:lang w:val="en-US"/>
              </w:rPr>
              <w:t>displayName</w:t>
            </w:r>
            <w:proofErr w:type="spellEnd"/>
          </w:p>
        </w:tc>
        <w:tc>
          <w:tcPr>
            <w:tcW w:w="1985" w:type="dxa"/>
          </w:tcPr>
          <w:p w14:paraId="1891B688" w14:textId="7CF2D939" w:rsidR="00FB5847" w:rsidRPr="002670C6" w:rsidRDefault="00FB5847" w:rsidP="006B03BC">
            <w:pPr>
              <w:rPr>
                <w:lang w:val="en-US"/>
              </w:rPr>
            </w:pPr>
            <w:proofErr w:type="spellStart"/>
            <w:r w:rsidRPr="002670C6">
              <w:rPr>
                <w:lang w:val="en-US"/>
              </w:rPr>
              <w:t>LangStringSet</w:t>
            </w:r>
            <w:proofErr w:type="spellEnd"/>
          </w:p>
        </w:tc>
        <w:tc>
          <w:tcPr>
            <w:tcW w:w="3632" w:type="dxa"/>
          </w:tcPr>
          <w:p w14:paraId="291444DE" w14:textId="11926090" w:rsidR="00FB5847" w:rsidRPr="00CE25AF" w:rsidRDefault="00FB5847" w:rsidP="006B03BC">
            <w:pPr>
              <w:rPr>
                <w:lang w:val="en-US"/>
              </w:rPr>
            </w:pPr>
            <w:r w:rsidRPr="00CE25AF">
              <w:rPr>
                <w:lang w:val="en-US"/>
              </w:rPr>
              <w:t>optional</w:t>
            </w:r>
          </w:p>
        </w:tc>
      </w:tr>
      <w:tr w:rsidR="00FB5847" w:rsidRPr="00F1653A" w14:paraId="4B375806" w14:textId="77777777" w:rsidTr="000E0DAE">
        <w:tc>
          <w:tcPr>
            <w:tcW w:w="1839" w:type="dxa"/>
            <w:vMerge/>
          </w:tcPr>
          <w:p w14:paraId="46F50D0A" w14:textId="77777777" w:rsidR="00FB5847" w:rsidRPr="00CE25AF" w:rsidRDefault="00FB5847" w:rsidP="006B03BC">
            <w:pPr>
              <w:rPr>
                <w:lang w:val="en-US"/>
              </w:rPr>
            </w:pPr>
          </w:p>
        </w:tc>
        <w:tc>
          <w:tcPr>
            <w:tcW w:w="1555" w:type="dxa"/>
          </w:tcPr>
          <w:p w14:paraId="42021B50" w14:textId="77777777" w:rsidR="00FB5847" w:rsidRPr="002670C6" w:rsidRDefault="00FB5847" w:rsidP="006B03BC">
            <w:pPr>
              <w:rPr>
                <w:lang w:val="en-US"/>
              </w:rPr>
            </w:pPr>
            <w:proofErr w:type="spellStart"/>
            <w:r w:rsidRPr="002670C6">
              <w:rPr>
                <w:lang w:val="en-US"/>
              </w:rPr>
              <w:t>semanticId</w:t>
            </w:r>
            <w:proofErr w:type="spellEnd"/>
          </w:p>
        </w:tc>
        <w:tc>
          <w:tcPr>
            <w:tcW w:w="1985" w:type="dxa"/>
          </w:tcPr>
          <w:p w14:paraId="65DEAE5E" w14:textId="77777777" w:rsidR="00FB5847" w:rsidRPr="002670C6" w:rsidRDefault="00FB5847" w:rsidP="006B03BC">
            <w:pPr>
              <w:rPr>
                <w:lang w:val="en-US"/>
              </w:rPr>
            </w:pPr>
            <w:r w:rsidRPr="002670C6">
              <w:rPr>
                <w:lang w:val="en-US"/>
              </w:rPr>
              <w:t>IRDI, IRI (URI)</w:t>
            </w:r>
          </w:p>
        </w:tc>
        <w:tc>
          <w:tcPr>
            <w:tcW w:w="3632" w:type="dxa"/>
          </w:tcPr>
          <w:p w14:paraId="2AD431FA" w14:textId="77777777" w:rsidR="00FB5847" w:rsidRPr="00CE25AF" w:rsidRDefault="00FB5847" w:rsidP="006B03BC">
            <w:pPr>
              <w:rPr>
                <w:lang w:val="en-US"/>
              </w:rPr>
            </w:pPr>
            <w:r w:rsidRPr="00CE25AF">
              <w:rPr>
                <w:lang w:val="en-US"/>
              </w:rPr>
              <w:t>recommended</w:t>
            </w:r>
          </w:p>
          <w:p w14:paraId="298E17E4" w14:textId="77777777" w:rsidR="00FB5847" w:rsidRPr="00CE25AF" w:rsidRDefault="00FB5847" w:rsidP="006B03BC">
            <w:pPr>
              <w:rPr>
                <w:lang w:val="en-US"/>
              </w:rPr>
            </w:pPr>
            <w:r w:rsidRPr="00CE25AF">
              <w:rPr>
                <w:lang w:val="en-US"/>
              </w:rPr>
              <w:t xml:space="preserve">Typically, the </w:t>
            </w:r>
            <w:proofErr w:type="spellStart"/>
            <w:r w:rsidRPr="00CE25AF">
              <w:rPr>
                <w:lang w:val="en-US"/>
              </w:rPr>
              <w:t>semanticId</w:t>
            </w:r>
            <w:proofErr w:type="spellEnd"/>
            <w:r w:rsidRPr="00CE25AF">
              <w:rPr>
                <w:lang w:val="en-US"/>
              </w:rPr>
              <w:t xml:space="preserve"> is an external reference to an external standard defining the semantics of the </w:t>
            </w:r>
            <w:proofErr w:type="spellStart"/>
            <w:r w:rsidRPr="00CE25AF">
              <w:rPr>
                <w:lang w:val="en-US"/>
              </w:rPr>
              <w:t>submodel</w:t>
            </w:r>
            <w:proofErr w:type="spellEnd"/>
            <w:r w:rsidRPr="00CE25AF">
              <w:rPr>
                <w:lang w:val="en-US"/>
              </w:rPr>
              <w:t>.</w:t>
            </w:r>
          </w:p>
        </w:tc>
      </w:tr>
      <w:tr w:rsidR="00FB5847" w:rsidRPr="00CE25AF" w14:paraId="71DBE36E" w14:textId="77777777" w:rsidTr="000E0DAE">
        <w:tc>
          <w:tcPr>
            <w:tcW w:w="1839" w:type="dxa"/>
            <w:vMerge/>
          </w:tcPr>
          <w:p w14:paraId="17E814DE" w14:textId="77777777" w:rsidR="00FB5847" w:rsidRPr="00CE25AF" w:rsidRDefault="00FB5847" w:rsidP="00FB5847">
            <w:pPr>
              <w:rPr>
                <w:lang w:val="en-US"/>
              </w:rPr>
            </w:pPr>
          </w:p>
        </w:tc>
        <w:tc>
          <w:tcPr>
            <w:tcW w:w="1555" w:type="dxa"/>
          </w:tcPr>
          <w:p w14:paraId="3D755201" w14:textId="564ADB77" w:rsidR="00FB5847" w:rsidRPr="002670C6" w:rsidRDefault="00FB5847" w:rsidP="00FB5847">
            <w:pPr>
              <w:rPr>
                <w:lang w:val="en-US"/>
              </w:rPr>
            </w:pPr>
            <w:proofErr w:type="spellStart"/>
            <w:r w:rsidRPr="002670C6">
              <w:rPr>
                <w:lang w:val="en-US"/>
              </w:rPr>
              <w:t>supplementalSemanticId</w:t>
            </w:r>
            <w:proofErr w:type="spellEnd"/>
          </w:p>
        </w:tc>
        <w:tc>
          <w:tcPr>
            <w:tcW w:w="1985" w:type="dxa"/>
          </w:tcPr>
          <w:p w14:paraId="58D7C388" w14:textId="10D24C02" w:rsidR="00FB5847" w:rsidRPr="002670C6" w:rsidRDefault="00FB5847" w:rsidP="00FB5847">
            <w:pPr>
              <w:rPr>
                <w:lang w:val="en-US"/>
              </w:rPr>
            </w:pPr>
            <w:r w:rsidRPr="002670C6">
              <w:rPr>
                <w:lang w:val="en-US"/>
              </w:rPr>
              <w:t>IRDI, IRI (URI)</w:t>
            </w:r>
          </w:p>
        </w:tc>
        <w:tc>
          <w:tcPr>
            <w:tcW w:w="3632" w:type="dxa"/>
          </w:tcPr>
          <w:p w14:paraId="68752A12" w14:textId="6EBAB227" w:rsidR="00FB5847" w:rsidRPr="00CE25AF" w:rsidRDefault="00FB5847" w:rsidP="00FB5847">
            <w:pPr>
              <w:rPr>
                <w:lang w:val="en-US"/>
              </w:rPr>
            </w:pPr>
            <w:r w:rsidRPr="00CE25AF">
              <w:rPr>
                <w:lang w:val="en-US"/>
              </w:rPr>
              <w:t>optional</w:t>
            </w:r>
          </w:p>
        </w:tc>
      </w:tr>
      <w:tr w:rsidR="00FB5847" w:rsidRPr="00F1653A" w14:paraId="6F88C030" w14:textId="77777777" w:rsidTr="000E0DAE">
        <w:tc>
          <w:tcPr>
            <w:tcW w:w="1839" w:type="dxa"/>
            <w:vMerge w:val="restart"/>
          </w:tcPr>
          <w:p w14:paraId="2538C1FC" w14:textId="77777777" w:rsidR="00FB5847" w:rsidRPr="002670C6" w:rsidRDefault="00FB5847" w:rsidP="00FB5847">
            <w:pPr>
              <w:rPr>
                <w:lang w:val="en-US"/>
              </w:rPr>
            </w:pPr>
            <w:proofErr w:type="spellStart"/>
            <w:r w:rsidRPr="002670C6">
              <w:rPr>
                <w:lang w:val="en-US"/>
              </w:rPr>
              <w:t>SubmodelElement</w:t>
            </w:r>
            <w:proofErr w:type="spellEnd"/>
          </w:p>
        </w:tc>
        <w:tc>
          <w:tcPr>
            <w:tcW w:w="1555" w:type="dxa"/>
          </w:tcPr>
          <w:p w14:paraId="0D76B84B" w14:textId="77777777" w:rsidR="00FB5847" w:rsidRPr="002670C6" w:rsidRDefault="00FB5847" w:rsidP="00FB5847">
            <w:pPr>
              <w:rPr>
                <w:lang w:val="en-US"/>
              </w:rPr>
            </w:pPr>
            <w:proofErr w:type="spellStart"/>
            <w:r w:rsidRPr="002670C6">
              <w:rPr>
                <w:lang w:val="en-US"/>
              </w:rPr>
              <w:t>idShort</w:t>
            </w:r>
            <w:proofErr w:type="spellEnd"/>
          </w:p>
        </w:tc>
        <w:tc>
          <w:tcPr>
            <w:tcW w:w="1985" w:type="dxa"/>
          </w:tcPr>
          <w:p w14:paraId="1E88BD43" w14:textId="77777777" w:rsidR="00FB5847" w:rsidRPr="002670C6" w:rsidRDefault="00FB5847" w:rsidP="00FB5847">
            <w:pPr>
              <w:rPr>
                <w:lang w:val="en-US"/>
              </w:rPr>
            </w:pPr>
            <w:r w:rsidRPr="002670C6">
              <w:rPr>
                <w:lang w:val="en-US"/>
              </w:rPr>
              <w:t>string</w:t>
            </w:r>
          </w:p>
        </w:tc>
        <w:tc>
          <w:tcPr>
            <w:tcW w:w="3632" w:type="dxa"/>
          </w:tcPr>
          <w:p w14:paraId="7ED166AA" w14:textId="77777777" w:rsidR="00FB5847" w:rsidRPr="00CE25AF" w:rsidRDefault="00FB5847" w:rsidP="00FB5847">
            <w:pPr>
              <w:rPr>
                <w:lang w:val="en-US"/>
              </w:rPr>
            </w:pPr>
            <w:r w:rsidRPr="00CE25AF">
              <w:rPr>
                <w:lang w:val="en-US"/>
              </w:rPr>
              <w:t>mandatory</w:t>
            </w:r>
          </w:p>
          <w:p w14:paraId="425C71DB" w14:textId="0AD278EA" w:rsidR="00FB5847" w:rsidRPr="00CE25AF" w:rsidRDefault="00FB5847" w:rsidP="00FB5847">
            <w:pPr>
              <w:rPr>
                <w:lang w:val="en-US"/>
              </w:rPr>
            </w:pPr>
            <w:r w:rsidRPr="00CE25AF">
              <w:rPr>
                <w:lang w:val="en-US"/>
              </w:rPr>
              <w:t>Typically</w:t>
            </w:r>
            <w:r w:rsidR="00C33A15" w:rsidRPr="00CE25AF">
              <w:rPr>
                <w:lang w:val="en-US"/>
              </w:rPr>
              <w:t>,</w:t>
            </w:r>
            <w:r w:rsidRPr="00CE25AF">
              <w:rPr>
                <w:lang w:val="en-US"/>
              </w:rPr>
              <w:t xml:space="preserve"> the English short name of the concept definition</w:t>
            </w:r>
            <w:r w:rsidR="00CB37F5">
              <w:rPr>
                <w:lang w:val="en-US"/>
              </w:rPr>
              <w:t xml:space="preserve"> that</w:t>
            </w:r>
            <w:r w:rsidRPr="00CE25AF">
              <w:rPr>
                <w:lang w:val="en-US"/>
              </w:rPr>
              <w:t xml:space="preserve"> </w:t>
            </w:r>
            <w:r w:rsidR="00C33A15" w:rsidRPr="00F1653A">
              <w:rPr>
                <w:lang w:val="en-US"/>
              </w:rPr>
              <w:t xml:space="preserve">is </w:t>
            </w:r>
            <w:r w:rsidRPr="00F1653A">
              <w:rPr>
                <w:lang w:val="en-US"/>
              </w:rPr>
              <w:t>referenced</w:t>
            </w:r>
            <w:r w:rsidRPr="00CE25AF">
              <w:rPr>
                <w:lang w:val="en-US"/>
              </w:rPr>
              <w:t xml:space="preserve"> via </w:t>
            </w:r>
            <w:proofErr w:type="spellStart"/>
            <w:r w:rsidRPr="00CE25AF">
              <w:rPr>
                <w:lang w:val="en-US"/>
              </w:rPr>
              <w:t>semanticId</w:t>
            </w:r>
            <w:proofErr w:type="spellEnd"/>
            <w:r w:rsidR="00C33A15" w:rsidRPr="00CE25AF">
              <w:rPr>
                <w:lang w:val="en-US"/>
              </w:rPr>
              <w:t>.</w:t>
            </w:r>
          </w:p>
        </w:tc>
      </w:tr>
      <w:tr w:rsidR="00FB5847" w:rsidRPr="00F1653A" w14:paraId="40DFB882" w14:textId="77777777" w:rsidTr="000E0DAE">
        <w:tc>
          <w:tcPr>
            <w:tcW w:w="1839" w:type="dxa"/>
            <w:vMerge/>
          </w:tcPr>
          <w:p w14:paraId="53C70240" w14:textId="77777777" w:rsidR="00FB5847" w:rsidRPr="00CE25AF" w:rsidRDefault="00FB5847" w:rsidP="00FB5847">
            <w:pPr>
              <w:rPr>
                <w:lang w:val="en-US"/>
              </w:rPr>
            </w:pPr>
          </w:p>
        </w:tc>
        <w:tc>
          <w:tcPr>
            <w:tcW w:w="1555" w:type="dxa"/>
          </w:tcPr>
          <w:p w14:paraId="14AE300A" w14:textId="38D9C6BF" w:rsidR="00FB5847" w:rsidRPr="002670C6" w:rsidRDefault="00FB5847" w:rsidP="00FB5847">
            <w:pPr>
              <w:rPr>
                <w:lang w:val="en-US"/>
              </w:rPr>
            </w:pPr>
            <w:proofErr w:type="spellStart"/>
            <w:r w:rsidRPr="002670C6">
              <w:rPr>
                <w:lang w:val="en-US"/>
              </w:rPr>
              <w:t>displayName</w:t>
            </w:r>
            <w:proofErr w:type="spellEnd"/>
          </w:p>
        </w:tc>
        <w:tc>
          <w:tcPr>
            <w:tcW w:w="1985" w:type="dxa"/>
          </w:tcPr>
          <w:p w14:paraId="79759A7D" w14:textId="130814A5" w:rsidR="00FB5847" w:rsidRPr="002670C6" w:rsidRDefault="00FB5847" w:rsidP="00FB5847">
            <w:pPr>
              <w:rPr>
                <w:lang w:val="en-US"/>
              </w:rPr>
            </w:pPr>
            <w:proofErr w:type="spellStart"/>
            <w:r w:rsidRPr="002670C6">
              <w:rPr>
                <w:lang w:val="en-US"/>
              </w:rPr>
              <w:t>LangStringSet</w:t>
            </w:r>
            <w:proofErr w:type="spellEnd"/>
          </w:p>
        </w:tc>
        <w:tc>
          <w:tcPr>
            <w:tcW w:w="3632" w:type="dxa"/>
          </w:tcPr>
          <w:p w14:paraId="379BFB03" w14:textId="6BB2F084" w:rsidR="00FB5847" w:rsidRPr="00CE25AF" w:rsidRDefault="00FB5847" w:rsidP="00FB5847">
            <w:pPr>
              <w:rPr>
                <w:lang w:val="en-US"/>
              </w:rPr>
            </w:pPr>
            <w:r w:rsidRPr="00CE25AF">
              <w:rPr>
                <w:lang w:val="en-US"/>
              </w:rPr>
              <w:t>optional</w:t>
            </w:r>
          </w:p>
          <w:p w14:paraId="77651389" w14:textId="6E9A54AE" w:rsidR="00FB5847" w:rsidRPr="00CE25AF" w:rsidRDefault="00FB5847" w:rsidP="00FB5847">
            <w:pPr>
              <w:rPr>
                <w:lang w:val="en-US"/>
              </w:rPr>
            </w:pPr>
            <w:r w:rsidRPr="00CE25AF">
              <w:rPr>
                <w:lang w:val="en-US"/>
              </w:rPr>
              <w:t>If no display name is defined in the language requested by the application, the display name is selected in the following order</w:t>
            </w:r>
            <w:r w:rsidR="00C05A7C" w:rsidRPr="00CE25AF">
              <w:rPr>
                <w:lang w:val="en-US"/>
              </w:rPr>
              <w:t>,</w:t>
            </w:r>
            <w:r w:rsidRPr="00CE25AF">
              <w:rPr>
                <w:lang w:val="en-US"/>
              </w:rPr>
              <w:t xml:space="preserve"> if available: </w:t>
            </w:r>
          </w:p>
          <w:p w14:paraId="7BAB5FAF" w14:textId="0726A9C6" w:rsidR="00FB5847" w:rsidRPr="00FD7BFD" w:rsidRDefault="00FB5847" w:rsidP="00FD7BFD">
            <w:pPr>
              <w:pStyle w:val="ListParagraph"/>
              <w:numPr>
                <w:ilvl w:val="0"/>
                <w:numId w:val="17"/>
              </w:numPr>
            </w:pPr>
            <w:r w:rsidRPr="00FD7BFD">
              <w:t>the preferred name in the requested language of the concept description defining the semantics of the element</w:t>
            </w:r>
            <w:r w:rsidR="00C05A7C" w:rsidRPr="00FD7BFD">
              <w:t>,</w:t>
            </w:r>
          </w:p>
          <w:p w14:paraId="7882B295" w14:textId="3B615919" w:rsidR="00FB5847" w:rsidRPr="00FD7BFD" w:rsidRDefault="00C05A7C" w:rsidP="00FD7BFD">
            <w:pPr>
              <w:pStyle w:val="ListParagraph"/>
              <w:numPr>
                <w:ilvl w:val="0"/>
                <w:numId w:val="17"/>
              </w:numPr>
            </w:pPr>
            <w:r w:rsidRPr="00FD7BFD">
              <w:t>i</w:t>
            </w:r>
            <w:r w:rsidR="00FB5847" w:rsidRPr="00FD7BFD">
              <w:t>f there is a default language list defined in the application, the corresponding preferred name in the language is chosen according to this order</w:t>
            </w:r>
            <w:r w:rsidRPr="00FD7BFD">
              <w:t>,</w:t>
            </w:r>
          </w:p>
          <w:p w14:paraId="490A01A1" w14:textId="221C8902" w:rsidR="00FB5847" w:rsidRPr="00FD7BFD" w:rsidRDefault="00FB5847" w:rsidP="00FD7BFD">
            <w:pPr>
              <w:pStyle w:val="ListParagraph"/>
              <w:numPr>
                <w:ilvl w:val="0"/>
                <w:numId w:val="17"/>
              </w:numPr>
            </w:pPr>
            <w:r w:rsidRPr="00FD7BFD">
              <w:t>the English preferred name of the concept description defining the semantics of the element</w:t>
            </w:r>
            <w:r w:rsidR="00C05A7C" w:rsidRPr="00FD7BFD">
              <w:t>,</w:t>
            </w:r>
          </w:p>
          <w:p w14:paraId="6AC3C4E0" w14:textId="7377AF8C" w:rsidR="00FB5847" w:rsidRPr="00FD7BFD" w:rsidRDefault="00FB5847" w:rsidP="00FD7BFD">
            <w:pPr>
              <w:pStyle w:val="ListParagraph"/>
              <w:numPr>
                <w:ilvl w:val="0"/>
                <w:numId w:val="17"/>
              </w:numPr>
            </w:pPr>
            <w:r w:rsidRPr="00FD7BFD">
              <w:t>the short name of the concept description</w:t>
            </w:r>
            <w:r w:rsidR="00C05A7C" w:rsidRPr="00FD7BFD">
              <w:t>,</w:t>
            </w:r>
          </w:p>
          <w:p w14:paraId="2FB4A9B8" w14:textId="5136A9E8" w:rsidR="00FB5847" w:rsidRPr="00FD7BFD" w:rsidRDefault="00FB5847" w:rsidP="00FD7BFD">
            <w:pPr>
              <w:pStyle w:val="ListParagraph"/>
              <w:numPr>
                <w:ilvl w:val="0"/>
                <w:numId w:val="17"/>
              </w:numPr>
            </w:pPr>
            <w:r w:rsidRPr="00FD7BFD">
              <w:t xml:space="preserve">the </w:t>
            </w:r>
            <w:proofErr w:type="spellStart"/>
            <w:r w:rsidRPr="00FD7BFD">
              <w:t>idShort</w:t>
            </w:r>
            <w:proofErr w:type="spellEnd"/>
            <w:r w:rsidRPr="00FD7BFD">
              <w:t xml:space="preserve"> of the element</w:t>
            </w:r>
            <w:r w:rsidR="00C05A7C" w:rsidRPr="00FD7BFD">
              <w:t>.</w:t>
            </w:r>
          </w:p>
        </w:tc>
      </w:tr>
      <w:tr w:rsidR="00FB5847" w:rsidRPr="00F1653A" w14:paraId="26FF4A11" w14:textId="77777777" w:rsidTr="000E0DAE">
        <w:tc>
          <w:tcPr>
            <w:tcW w:w="1839" w:type="dxa"/>
            <w:vMerge/>
          </w:tcPr>
          <w:p w14:paraId="1B73005A" w14:textId="77777777" w:rsidR="00FB5847" w:rsidRPr="00CE25AF" w:rsidRDefault="00FB5847" w:rsidP="00FB5847">
            <w:pPr>
              <w:rPr>
                <w:lang w:val="en-US"/>
              </w:rPr>
            </w:pPr>
          </w:p>
        </w:tc>
        <w:tc>
          <w:tcPr>
            <w:tcW w:w="1555" w:type="dxa"/>
          </w:tcPr>
          <w:p w14:paraId="25E13B1D" w14:textId="3CA34574" w:rsidR="00FB5847" w:rsidRPr="002670C6" w:rsidRDefault="00FB5847" w:rsidP="00FB5847">
            <w:pPr>
              <w:rPr>
                <w:lang w:val="en-US"/>
              </w:rPr>
            </w:pPr>
            <w:proofErr w:type="spellStart"/>
            <w:r w:rsidRPr="002670C6">
              <w:rPr>
                <w:lang w:val="en-US"/>
              </w:rPr>
              <w:t>semanticId</w:t>
            </w:r>
            <w:proofErr w:type="spellEnd"/>
          </w:p>
        </w:tc>
        <w:tc>
          <w:tcPr>
            <w:tcW w:w="1985" w:type="dxa"/>
          </w:tcPr>
          <w:p w14:paraId="4CA586C6" w14:textId="5EAC4303" w:rsidR="00FB5847" w:rsidRPr="002670C6" w:rsidRDefault="00FB5847" w:rsidP="00FB5847">
            <w:pPr>
              <w:rPr>
                <w:lang w:val="en-US"/>
              </w:rPr>
            </w:pPr>
            <w:r w:rsidRPr="002670C6">
              <w:rPr>
                <w:lang w:val="en-US"/>
              </w:rPr>
              <w:t>IRDI, IRI (URI), Custom</w:t>
            </w:r>
          </w:p>
        </w:tc>
        <w:tc>
          <w:tcPr>
            <w:tcW w:w="3632" w:type="dxa"/>
          </w:tcPr>
          <w:p w14:paraId="1193BC0F" w14:textId="77777777" w:rsidR="00FB5847" w:rsidRPr="00CE25AF" w:rsidRDefault="00FB5847" w:rsidP="00FB5847">
            <w:pPr>
              <w:rPr>
                <w:lang w:val="en-US"/>
              </w:rPr>
            </w:pPr>
            <w:r w:rsidRPr="00CE25AF">
              <w:rPr>
                <w:lang w:val="en-US"/>
              </w:rPr>
              <w:t>recommended</w:t>
            </w:r>
          </w:p>
          <w:p w14:paraId="05303F76" w14:textId="6BA2497D" w:rsidR="00FB5847" w:rsidRPr="00CE25AF" w:rsidRDefault="00FB5847" w:rsidP="00FB5847">
            <w:pPr>
              <w:rPr>
                <w:lang w:val="en-US"/>
              </w:rPr>
            </w:pPr>
            <w:r w:rsidRPr="00CE25AF">
              <w:rPr>
                <w:lang w:val="en-US"/>
              </w:rPr>
              <w:t xml:space="preserve">link to a </w:t>
            </w:r>
            <w:proofErr w:type="spellStart"/>
            <w:r w:rsidRPr="002670C6">
              <w:rPr>
                <w:rStyle w:val="Designator"/>
                <w:lang w:val="en-US"/>
              </w:rPr>
              <w:t>ConceptDescription</w:t>
            </w:r>
            <w:proofErr w:type="spellEnd"/>
            <w:r w:rsidRPr="00CE25AF">
              <w:rPr>
                <w:lang w:val="en-US"/>
              </w:rPr>
              <w:t xml:space="preserve"> or the concept definition in an external repository via a global ID</w:t>
            </w:r>
          </w:p>
        </w:tc>
      </w:tr>
      <w:tr w:rsidR="00FB5847" w:rsidRPr="00CE25AF" w14:paraId="4BFFB8F4" w14:textId="77777777" w:rsidTr="000E0DAE">
        <w:tc>
          <w:tcPr>
            <w:tcW w:w="1839" w:type="dxa"/>
            <w:vMerge/>
          </w:tcPr>
          <w:p w14:paraId="6C41E546" w14:textId="77777777" w:rsidR="00FB5847" w:rsidRPr="00CE25AF" w:rsidRDefault="00FB5847" w:rsidP="00FB5847">
            <w:pPr>
              <w:rPr>
                <w:lang w:val="en-US"/>
              </w:rPr>
            </w:pPr>
          </w:p>
        </w:tc>
        <w:tc>
          <w:tcPr>
            <w:tcW w:w="1555" w:type="dxa"/>
          </w:tcPr>
          <w:p w14:paraId="3705A7BD" w14:textId="6AA87E8F" w:rsidR="00FB5847" w:rsidRPr="002670C6" w:rsidRDefault="00FB5847" w:rsidP="00FB5847">
            <w:pPr>
              <w:rPr>
                <w:lang w:val="en-US"/>
              </w:rPr>
            </w:pPr>
            <w:proofErr w:type="spellStart"/>
            <w:r w:rsidRPr="002670C6">
              <w:rPr>
                <w:lang w:val="en-US"/>
              </w:rPr>
              <w:t>supplementalSemanticId</w:t>
            </w:r>
            <w:proofErr w:type="spellEnd"/>
          </w:p>
        </w:tc>
        <w:tc>
          <w:tcPr>
            <w:tcW w:w="1985" w:type="dxa"/>
          </w:tcPr>
          <w:p w14:paraId="6F00DA7E" w14:textId="087D39EA" w:rsidR="00FB5847" w:rsidRPr="002670C6" w:rsidRDefault="00FB5847" w:rsidP="00FB5847">
            <w:pPr>
              <w:rPr>
                <w:lang w:val="en-US"/>
              </w:rPr>
            </w:pPr>
            <w:r w:rsidRPr="002670C6">
              <w:rPr>
                <w:lang w:val="en-US"/>
              </w:rPr>
              <w:t>IRDI, IRI (URI)</w:t>
            </w:r>
          </w:p>
        </w:tc>
        <w:tc>
          <w:tcPr>
            <w:tcW w:w="3632" w:type="dxa"/>
          </w:tcPr>
          <w:p w14:paraId="2017CC27" w14:textId="4A869DF1" w:rsidR="00FB5847" w:rsidRPr="00CE25AF" w:rsidRDefault="00FB5847" w:rsidP="00FB5847">
            <w:pPr>
              <w:rPr>
                <w:lang w:val="en-US"/>
              </w:rPr>
            </w:pPr>
            <w:r w:rsidRPr="00CE25AF">
              <w:rPr>
                <w:lang w:val="en-US"/>
              </w:rPr>
              <w:t>optional</w:t>
            </w:r>
          </w:p>
        </w:tc>
      </w:tr>
      <w:tr w:rsidR="00FB5847" w:rsidRPr="00F1653A" w14:paraId="74789AC7" w14:textId="77777777" w:rsidTr="000E0DAE">
        <w:tc>
          <w:tcPr>
            <w:tcW w:w="1839" w:type="dxa"/>
            <w:vMerge w:val="restart"/>
          </w:tcPr>
          <w:p w14:paraId="2C6738BE" w14:textId="77777777" w:rsidR="00FB5847" w:rsidRPr="002670C6" w:rsidRDefault="00FB5847" w:rsidP="00FB5847">
            <w:pPr>
              <w:rPr>
                <w:lang w:val="en-US"/>
              </w:rPr>
            </w:pPr>
            <w:proofErr w:type="spellStart"/>
            <w:r w:rsidRPr="002670C6">
              <w:rPr>
                <w:lang w:val="en-US"/>
              </w:rPr>
              <w:t>ConceptDescription</w:t>
            </w:r>
            <w:proofErr w:type="spellEnd"/>
          </w:p>
        </w:tc>
        <w:tc>
          <w:tcPr>
            <w:tcW w:w="1555" w:type="dxa"/>
          </w:tcPr>
          <w:p w14:paraId="0EF88B2C" w14:textId="77777777" w:rsidR="00FB5847" w:rsidRPr="002670C6" w:rsidRDefault="00FB5847" w:rsidP="00FB5847">
            <w:pPr>
              <w:rPr>
                <w:lang w:val="en-US"/>
              </w:rPr>
            </w:pPr>
            <w:r w:rsidRPr="002670C6">
              <w:rPr>
                <w:lang w:val="en-US"/>
              </w:rPr>
              <w:t>id</w:t>
            </w:r>
          </w:p>
        </w:tc>
        <w:tc>
          <w:tcPr>
            <w:tcW w:w="1985" w:type="dxa"/>
          </w:tcPr>
          <w:p w14:paraId="6FFFC8A9" w14:textId="77777777" w:rsidR="00FB5847" w:rsidRPr="002670C6" w:rsidRDefault="00FB5847" w:rsidP="00FB5847">
            <w:pPr>
              <w:rPr>
                <w:lang w:val="en-US"/>
              </w:rPr>
            </w:pPr>
            <w:r w:rsidRPr="002670C6">
              <w:rPr>
                <w:lang w:val="en-US"/>
              </w:rPr>
              <w:t>IRDI, IRI, Custom</w:t>
            </w:r>
          </w:p>
        </w:tc>
        <w:tc>
          <w:tcPr>
            <w:tcW w:w="3632" w:type="dxa"/>
          </w:tcPr>
          <w:p w14:paraId="42C1E5A5" w14:textId="77777777" w:rsidR="00FB5847" w:rsidRPr="002670C6" w:rsidRDefault="00FB5847" w:rsidP="00FB5847">
            <w:pPr>
              <w:rPr>
                <w:rStyle w:val="Designator"/>
                <w:i w:val="0"/>
                <w:lang w:val="en-US"/>
              </w:rPr>
            </w:pPr>
            <w:r w:rsidRPr="002670C6">
              <w:rPr>
                <w:rStyle w:val="Designator"/>
                <w:i w:val="0"/>
                <w:lang w:val="en-US"/>
              </w:rPr>
              <w:t>mandatory</w:t>
            </w:r>
          </w:p>
          <w:p w14:paraId="2393B44C" w14:textId="0F3C3A11" w:rsidR="00FB5847" w:rsidRPr="00CE25AF" w:rsidRDefault="00FB5847" w:rsidP="00FB5847">
            <w:pPr>
              <w:rPr>
                <w:lang w:val="en-US"/>
              </w:rPr>
            </w:pPr>
            <w:proofErr w:type="spellStart"/>
            <w:r w:rsidRPr="002670C6">
              <w:rPr>
                <w:rStyle w:val="Designator"/>
                <w:lang w:val="en-US"/>
              </w:rPr>
              <w:t>ConceptDescription</w:t>
            </w:r>
            <w:proofErr w:type="spellEnd"/>
            <w:r w:rsidRPr="00CE25AF">
              <w:rPr>
                <w:lang w:val="en-US"/>
              </w:rPr>
              <w:t xml:space="preserve"> needs to have a global ID. If the concept description is a copy from an external dictionary like ECLASS or IEC </w:t>
            </w:r>
            <w:r w:rsidRPr="00CE25AF">
              <w:rPr>
                <w:lang w:val="en-US"/>
              </w:rPr>
              <w:lastRenderedPageBreak/>
              <w:t>CDD</w:t>
            </w:r>
            <w:r w:rsidR="00C05A7C" w:rsidRPr="00CE25AF">
              <w:rPr>
                <w:lang w:val="en-US"/>
              </w:rPr>
              <w:t>,</w:t>
            </w:r>
            <w:r w:rsidRPr="00CE25AF">
              <w:rPr>
                <w:lang w:val="en-US"/>
              </w:rPr>
              <w:t xml:space="preserve"> it may use the same global ID as it is used in the external dictionary. </w:t>
            </w:r>
          </w:p>
        </w:tc>
      </w:tr>
      <w:tr w:rsidR="00FB5847" w:rsidRPr="00F1653A" w14:paraId="4FF14619" w14:textId="77777777" w:rsidTr="000E0DAE">
        <w:tc>
          <w:tcPr>
            <w:tcW w:w="1839" w:type="dxa"/>
            <w:vMerge/>
          </w:tcPr>
          <w:p w14:paraId="51D6B5F5" w14:textId="77777777" w:rsidR="00FB5847" w:rsidRPr="00CE25AF" w:rsidRDefault="00FB5847" w:rsidP="00FB5847">
            <w:pPr>
              <w:rPr>
                <w:lang w:val="en-US"/>
              </w:rPr>
            </w:pPr>
          </w:p>
        </w:tc>
        <w:tc>
          <w:tcPr>
            <w:tcW w:w="1555" w:type="dxa"/>
          </w:tcPr>
          <w:p w14:paraId="350F66F9" w14:textId="77777777" w:rsidR="00FB5847" w:rsidRPr="002670C6" w:rsidRDefault="00FB5847" w:rsidP="00FB5847">
            <w:pPr>
              <w:rPr>
                <w:lang w:val="en-US"/>
              </w:rPr>
            </w:pPr>
            <w:proofErr w:type="spellStart"/>
            <w:r w:rsidRPr="002670C6">
              <w:rPr>
                <w:lang w:val="en-US"/>
              </w:rPr>
              <w:t>idShort</w:t>
            </w:r>
            <w:proofErr w:type="spellEnd"/>
          </w:p>
        </w:tc>
        <w:tc>
          <w:tcPr>
            <w:tcW w:w="1985" w:type="dxa"/>
          </w:tcPr>
          <w:p w14:paraId="2AEE38AC" w14:textId="77777777" w:rsidR="00FB5847" w:rsidRPr="002670C6" w:rsidRDefault="00FB5847" w:rsidP="00FB5847">
            <w:pPr>
              <w:rPr>
                <w:lang w:val="en-US"/>
              </w:rPr>
            </w:pPr>
            <w:r w:rsidRPr="002670C6">
              <w:rPr>
                <w:lang w:val="en-US"/>
              </w:rPr>
              <w:t>string</w:t>
            </w:r>
          </w:p>
        </w:tc>
        <w:tc>
          <w:tcPr>
            <w:tcW w:w="3632" w:type="dxa"/>
          </w:tcPr>
          <w:p w14:paraId="1000ECA3" w14:textId="77777777" w:rsidR="00FB5847" w:rsidRPr="00CE25AF" w:rsidRDefault="00FB5847" w:rsidP="00FB5847">
            <w:pPr>
              <w:rPr>
                <w:lang w:val="en-US"/>
              </w:rPr>
            </w:pPr>
            <w:r w:rsidRPr="00CE25AF">
              <w:rPr>
                <w:lang w:val="en-US"/>
              </w:rPr>
              <w:t>recommended</w:t>
            </w:r>
          </w:p>
          <w:p w14:paraId="0E82EE01" w14:textId="77777777" w:rsidR="00FB5847" w:rsidRPr="00CE25AF" w:rsidRDefault="00FB5847" w:rsidP="00FB5847">
            <w:pPr>
              <w:rPr>
                <w:lang w:val="en-US"/>
              </w:rPr>
            </w:pPr>
            <w:r w:rsidRPr="00CE25AF">
              <w:rPr>
                <w:lang w:val="en-US"/>
              </w:rPr>
              <w:t>e.g. same as English short name</w:t>
            </w:r>
          </w:p>
        </w:tc>
      </w:tr>
      <w:tr w:rsidR="00FB5847" w:rsidRPr="00CE25AF" w14:paraId="798B0736" w14:textId="77777777" w:rsidTr="000E0DAE">
        <w:tc>
          <w:tcPr>
            <w:tcW w:w="1839" w:type="dxa"/>
            <w:vMerge/>
          </w:tcPr>
          <w:p w14:paraId="7D962970" w14:textId="77777777" w:rsidR="00FB5847" w:rsidRPr="00CE25AF" w:rsidRDefault="00FB5847" w:rsidP="00FB5847">
            <w:pPr>
              <w:rPr>
                <w:lang w:val="en-US"/>
              </w:rPr>
            </w:pPr>
          </w:p>
        </w:tc>
        <w:tc>
          <w:tcPr>
            <w:tcW w:w="1555" w:type="dxa"/>
          </w:tcPr>
          <w:p w14:paraId="04C0AEB8" w14:textId="7EB47DAF" w:rsidR="00FB5847" w:rsidRPr="002670C6" w:rsidRDefault="00FB5847" w:rsidP="00FB5847">
            <w:pPr>
              <w:rPr>
                <w:lang w:val="en-US"/>
              </w:rPr>
            </w:pPr>
            <w:proofErr w:type="spellStart"/>
            <w:r w:rsidRPr="002670C6">
              <w:rPr>
                <w:lang w:val="en-US"/>
              </w:rPr>
              <w:t>displayName</w:t>
            </w:r>
            <w:proofErr w:type="spellEnd"/>
          </w:p>
        </w:tc>
        <w:tc>
          <w:tcPr>
            <w:tcW w:w="1985" w:type="dxa"/>
          </w:tcPr>
          <w:p w14:paraId="6EFB743A" w14:textId="0BD1F424" w:rsidR="00FB5847" w:rsidRPr="002670C6" w:rsidRDefault="00FB5847" w:rsidP="00FB5847">
            <w:pPr>
              <w:rPr>
                <w:lang w:val="en-US"/>
              </w:rPr>
            </w:pPr>
            <w:proofErr w:type="spellStart"/>
            <w:r w:rsidRPr="002670C6">
              <w:rPr>
                <w:lang w:val="en-US"/>
              </w:rPr>
              <w:t>LangStringSet</w:t>
            </w:r>
            <w:proofErr w:type="spellEnd"/>
          </w:p>
        </w:tc>
        <w:tc>
          <w:tcPr>
            <w:tcW w:w="3632" w:type="dxa"/>
          </w:tcPr>
          <w:p w14:paraId="3FA6B56E" w14:textId="3C4738C3" w:rsidR="00FB5847" w:rsidRPr="00CE25AF" w:rsidRDefault="00FB5847" w:rsidP="00FB5847">
            <w:pPr>
              <w:rPr>
                <w:lang w:val="en-US"/>
              </w:rPr>
            </w:pPr>
            <w:r w:rsidRPr="00CE25AF">
              <w:rPr>
                <w:lang w:val="en-US"/>
              </w:rPr>
              <w:t>optional</w:t>
            </w:r>
          </w:p>
        </w:tc>
      </w:tr>
      <w:tr w:rsidR="00FB5847" w:rsidRPr="00F1653A" w14:paraId="238A1A69" w14:textId="77777777" w:rsidTr="000E0DAE">
        <w:tc>
          <w:tcPr>
            <w:tcW w:w="1839" w:type="dxa"/>
            <w:vMerge/>
          </w:tcPr>
          <w:p w14:paraId="761B0D96" w14:textId="77777777" w:rsidR="00FB5847" w:rsidRPr="00CE25AF" w:rsidRDefault="00FB5847" w:rsidP="00FB5847">
            <w:pPr>
              <w:rPr>
                <w:lang w:val="en-US"/>
              </w:rPr>
            </w:pPr>
          </w:p>
        </w:tc>
        <w:tc>
          <w:tcPr>
            <w:tcW w:w="1555" w:type="dxa"/>
          </w:tcPr>
          <w:p w14:paraId="06E531E6" w14:textId="77777777" w:rsidR="00FB5847" w:rsidRPr="002670C6" w:rsidRDefault="00FB5847" w:rsidP="00FB5847">
            <w:pPr>
              <w:rPr>
                <w:lang w:val="en-US"/>
              </w:rPr>
            </w:pPr>
            <w:proofErr w:type="spellStart"/>
            <w:r w:rsidRPr="002670C6">
              <w:rPr>
                <w:lang w:val="en-US"/>
              </w:rPr>
              <w:t>isCaseOf</w:t>
            </w:r>
            <w:proofErr w:type="spellEnd"/>
          </w:p>
          <w:p w14:paraId="21B80884" w14:textId="77777777" w:rsidR="00FB5847" w:rsidRPr="002670C6" w:rsidRDefault="00FB5847" w:rsidP="00FB5847">
            <w:pPr>
              <w:rPr>
                <w:lang w:val="en-US"/>
              </w:rPr>
            </w:pPr>
          </w:p>
        </w:tc>
        <w:tc>
          <w:tcPr>
            <w:tcW w:w="1985" w:type="dxa"/>
          </w:tcPr>
          <w:p w14:paraId="2C2B8021" w14:textId="77777777" w:rsidR="00FB5847" w:rsidRPr="002670C6" w:rsidRDefault="00FB5847" w:rsidP="00FB5847">
            <w:pPr>
              <w:rPr>
                <w:lang w:val="en-US"/>
              </w:rPr>
            </w:pPr>
            <w:r w:rsidRPr="002670C6">
              <w:rPr>
                <w:lang w:val="en-US"/>
              </w:rPr>
              <w:t>IRDI, IRI (URI)</w:t>
            </w:r>
          </w:p>
        </w:tc>
        <w:tc>
          <w:tcPr>
            <w:tcW w:w="3632" w:type="dxa"/>
          </w:tcPr>
          <w:p w14:paraId="1BDF331A" w14:textId="77777777" w:rsidR="00FB5847" w:rsidRPr="00CE25AF" w:rsidRDefault="00FB5847" w:rsidP="00FB5847">
            <w:pPr>
              <w:rPr>
                <w:lang w:val="en-US"/>
              </w:rPr>
            </w:pPr>
            <w:r w:rsidRPr="00CE25AF">
              <w:rPr>
                <w:lang w:val="en-US"/>
              </w:rPr>
              <w:t>optional</w:t>
            </w:r>
          </w:p>
          <w:p w14:paraId="5CB8405D" w14:textId="37A48558" w:rsidR="00FB5847" w:rsidRPr="00CE25AF" w:rsidRDefault="00FB5847" w:rsidP="00FB5847">
            <w:pPr>
              <w:rPr>
                <w:lang w:val="en-US"/>
              </w:rPr>
            </w:pPr>
            <w:r w:rsidRPr="00CE25AF">
              <w:rPr>
                <w:lang w:val="en-US"/>
              </w:rPr>
              <w:t>links to the concept definition in an external repository</w:t>
            </w:r>
            <w:r w:rsidR="00C05A7C" w:rsidRPr="00CE25AF">
              <w:rPr>
                <w:lang w:val="en-US"/>
              </w:rPr>
              <w:t>, which</w:t>
            </w:r>
            <w:r w:rsidRPr="00CE25AF">
              <w:rPr>
                <w:lang w:val="en-US"/>
              </w:rPr>
              <w:t xml:space="preserve"> the concept description is a copy from</w:t>
            </w:r>
            <w:r w:rsidR="00C05A7C" w:rsidRPr="00CE25AF">
              <w:rPr>
                <w:lang w:val="en-US"/>
              </w:rPr>
              <w:t>,</w:t>
            </w:r>
            <w:r w:rsidRPr="00CE25AF">
              <w:rPr>
                <w:lang w:val="en-US"/>
              </w:rPr>
              <w:t xml:space="preserve"> or that it corresponds to</w:t>
            </w:r>
          </w:p>
        </w:tc>
      </w:tr>
      <w:tr w:rsidR="00FB5847" w:rsidRPr="00F1653A" w14:paraId="7AF8660B" w14:textId="77777777" w:rsidTr="000E0DAE">
        <w:tc>
          <w:tcPr>
            <w:tcW w:w="1839" w:type="dxa"/>
          </w:tcPr>
          <w:p w14:paraId="0423F3D5" w14:textId="77777777" w:rsidR="00FB5847" w:rsidRPr="002670C6" w:rsidRDefault="00FB5847" w:rsidP="00FB5847">
            <w:pPr>
              <w:rPr>
                <w:lang w:val="en-US"/>
              </w:rPr>
            </w:pPr>
            <w:r w:rsidRPr="002670C6">
              <w:rPr>
                <w:lang w:val="en-US"/>
              </w:rPr>
              <w:t>Qualifier</w:t>
            </w:r>
          </w:p>
        </w:tc>
        <w:tc>
          <w:tcPr>
            <w:tcW w:w="1555" w:type="dxa"/>
          </w:tcPr>
          <w:p w14:paraId="724DE301" w14:textId="77777777" w:rsidR="00FB5847" w:rsidRPr="002670C6" w:rsidRDefault="00FB5847" w:rsidP="00FB5847">
            <w:pPr>
              <w:rPr>
                <w:lang w:val="en-US"/>
              </w:rPr>
            </w:pPr>
            <w:proofErr w:type="spellStart"/>
            <w:r w:rsidRPr="002670C6">
              <w:rPr>
                <w:lang w:val="en-US"/>
              </w:rPr>
              <w:t>semanticId</w:t>
            </w:r>
            <w:proofErr w:type="spellEnd"/>
          </w:p>
        </w:tc>
        <w:tc>
          <w:tcPr>
            <w:tcW w:w="1985" w:type="dxa"/>
          </w:tcPr>
          <w:p w14:paraId="310A9925" w14:textId="77777777" w:rsidR="00FB5847" w:rsidRPr="002670C6" w:rsidRDefault="00FB5847" w:rsidP="00FB5847">
            <w:pPr>
              <w:rPr>
                <w:lang w:val="en-US"/>
              </w:rPr>
            </w:pPr>
            <w:r w:rsidRPr="002670C6">
              <w:rPr>
                <w:lang w:val="en-US"/>
              </w:rPr>
              <w:t>IRDI, IRI (URI), Custom</w:t>
            </w:r>
          </w:p>
        </w:tc>
        <w:tc>
          <w:tcPr>
            <w:tcW w:w="3632" w:type="dxa"/>
          </w:tcPr>
          <w:p w14:paraId="7EA1FCF9" w14:textId="77777777" w:rsidR="00FB5847" w:rsidRPr="00CE25AF" w:rsidRDefault="00FB5847" w:rsidP="00FB5847">
            <w:pPr>
              <w:rPr>
                <w:lang w:val="en-US"/>
              </w:rPr>
            </w:pPr>
            <w:r w:rsidRPr="00CE25AF">
              <w:rPr>
                <w:lang w:val="en-US"/>
              </w:rPr>
              <w:t xml:space="preserve">recommended </w:t>
            </w:r>
          </w:p>
          <w:p w14:paraId="2772E92D" w14:textId="77777777" w:rsidR="00FB5847" w:rsidRPr="00CE25AF" w:rsidRDefault="00FB5847" w:rsidP="00FB5847">
            <w:pPr>
              <w:rPr>
                <w:lang w:val="en-US"/>
              </w:rPr>
            </w:pPr>
            <w:r w:rsidRPr="00CE25AF">
              <w:rPr>
                <w:lang w:val="en-US"/>
              </w:rPr>
              <w:t>Links to the qualifier type definition in an external repository</w:t>
            </w:r>
          </w:p>
          <w:p w14:paraId="7E681B9E" w14:textId="19021359" w:rsidR="00FB5847" w:rsidRPr="00CE25AF" w:rsidRDefault="00FB5847" w:rsidP="00FB5847">
            <w:pPr>
              <w:rPr>
                <w:lang w:val="en-US"/>
              </w:rPr>
            </w:pPr>
            <w:r w:rsidRPr="00CE25AF">
              <w:rPr>
                <w:lang w:val="en-US"/>
              </w:rPr>
              <w:t>IRDI, if the defined qualifier type is standardized and has been assigned an IRDI</w:t>
            </w:r>
            <w:r w:rsidR="00C05A7C" w:rsidRPr="00CE25AF">
              <w:rPr>
                <w:lang w:val="en-US"/>
              </w:rPr>
              <w:t>.</w:t>
            </w:r>
          </w:p>
        </w:tc>
      </w:tr>
    </w:tbl>
    <w:p w14:paraId="6A8C20B7" w14:textId="20CB39C5" w:rsidR="00522EB3" w:rsidRPr="00CE25AF" w:rsidRDefault="00522EB3" w:rsidP="004E069D">
      <w:pPr>
        <w:pStyle w:val="Heading3"/>
        <w:numPr>
          <w:ilvl w:val="2"/>
          <w:numId w:val="53"/>
        </w:numPr>
        <w:rPr>
          <w:lang w:val="en-US"/>
        </w:rPr>
      </w:pPr>
      <w:bookmarkStart w:id="401" w:name="_Toc54728648"/>
      <w:bookmarkStart w:id="402" w:name="_Toc54777446"/>
      <w:bookmarkStart w:id="403" w:name="_Toc54780038"/>
      <w:bookmarkStart w:id="404" w:name="_Toc54782630"/>
      <w:bookmarkStart w:id="405" w:name="_Toc54811417"/>
      <w:bookmarkStart w:id="406" w:name="_Toc54811935"/>
      <w:bookmarkStart w:id="407" w:name="_Toc54812858"/>
      <w:bookmarkStart w:id="408" w:name="_Toc54813528"/>
      <w:bookmarkStart w:id="409" w:name="_Toc54815893"/>
      <w:bookmarkStart w:id="410" w:name="_Toc54820606"/>
      <w:bookmarkStart w:id="411" w:name="_Toc517691667"/>
      <w:bookmarkStart w:id="412" w:name="_Toc519608149"/>
      <w:bookmarkStart w:id="413" w:name="_Toc523168262"/>
      <w:bookmarkStart w:id="414" w:name="_Toc528161936"/>
      <w:bookmarkStart w:id="415" w:name="_Toc528163749"/>
      <w:bookmarkStart w:id="416" w:name="_Toc528786600"/>
      <w:bookmarkStart w:id="417" w:name="_Toc528787778"/>
      <w:bookmarkStart w:id="418" w:name="_Toc517691668"/>
      <w:bookmarkStart w:id="419" w:name="_Toc519608150"/>
      <w:bookmarkStart w:id="420" w:name="_Toc523168263"/>
      <w:bookmarkStart w:id="421" w:name="_Toc528161937"/>
      <w:bookmarkStart w:id="422" w:name="_Toc528163750"/>
      <w:bookmarkStart w:id="423" w:name="_Toc528786601"/>
      <w:bookmarkStart w:id="424" w:name="_Toc528787779"/>
      <w:bookmarkStart w:id="425" w:name="_Toc517691669"/>
      <w:bookmarkStart w:id="426" w:name="_Toc519608151"/>
      <w:bookmarkStart w:id="427" w:name="_Toc523168264"/>
      <w:bookmarkStart w:id="428" w:name="_Toc528161938"/>
      <w:bookmarkStart w:id="429" w:name="_Toc528163751"/>
      <w:bookmarkStart w:id="430" w:name="_Toc528786602"/>
      <w:bookmarkStart w:id="431" w:name="_Toc528787780"/>
      <w:bookmarkStart w:id="432" w:name="_Toc517691670"/>
      <w:bookmarkStart w:id="433" w:name="_Toc519608152"/>
      <w:bookmarkStart w:id="434" w:name="_Toc523168265"/>
      <w:bookmarkStart w:id="435" w:name="_Toc528161939"/>
      <w:bookmarkStart w:id="436" w:name="_Toc528163752"/>
      <w:bookmarkStart w:id="437" w:name="_Toc528786603"/>
      <w:bookmarkStart w:id="438" w:name="_Toc528787781"/>
      <w:bookmarkStart w:id="439" w:name="_Toc517691671"/>
      <w:bookmarkStart w:id="440" w:name="_Toc519608153"/>
      <w:bookmarkStart w:id="441" w:name="_Toc523168266"/>
      <w:bookmarkStart w:id="442" w:name="_Toc528161940"/>
      <w:bookmarkStart w:id="443" w:name="_Toc528163753"/>
      <w:bookmarkStart w:id="444" w:name="_Toc528786604"/>
      <w:bookmarkStart w:id="445" w:name="_Toc528787782"/>
      <w:bookmarkStart w:id="446" w:name="_Toc517691735"/>
      <w:bookmarkStart w:id="447" w:name="_Toc519608217"/>
      <w:bookmarkStart w:id="448" w:name="_Toc523168330"/>
      <w:bookmarkStart w:id="449" w:name="_Toc528162004"/>
      <w:bookmarkStart w:id="450" w:name="_Toc528163817"/>
      <w:bookmarkStart w:id="451" w:name="_Toc528786668"/>
      <w:bookmarkStart w:id="452" w:name="_Toc528787846"/>
      <w:bookmarkStart w:id="453" w:name="_Toc511579037"/>
      <w:bookmarkStart w:id="454" w:name="_Toc54815894"/>
      <w:bookmarkStart w:id="455" w:name="_Toc125227895"/>
      <w:bookmarkStart w:id="456" w:name="_Toc125537682"/>
      <w:bookmarkEnd w:id="376"/>
      <w:bookmarkEnd w:id="377"/>
      <w:bookmarkEnd w:id="378"/>
      <w:bookmarkEnd w:id="390"/>
      <w:bookmarkEnd w:id="391"/>
      <w:bookmarkEnd w:id="392"/>
      <w:bookmarkEnd w:id="393"/>
      <w:bookmarkEnd w:id="394"/>
      <w:bookmarkEnd w:id="395"/>
      <w:bookmarkEnd w:id="396"/>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r w:rsidRPr="00CE25AF">
        <w:rPr>
          <w:lang w:val="en-US"/>
        </w:rPr>
        <w:t xml:space="preserve">Usage of Short ID for Identifiable </w:t>
      </w:r>
      <w:bookmarkEnd w:id="453"/>
      <w:r w:rsidRPr="00CE25AF">
        <w:rPr>
          <w:lang w:val="en-US"/>
        </w:rPr>
        <w:t>Elements</w:t>
      </w:r>
      <w:bookmarkEnd w:id="454"/>
      <w:bookmarkEnd w:id="455"/>
      <w:bookmarkEnd w:id="456"/>
    </w:p>
    <w:p w14:paraId="1EACFFC3" w14:textId="0C26DFFB" w:rsidR="00BB16E1" w:rsidRPr="00CE25AF" w:rsidRDefault="00522EB3" w:rsidP="00522EB3">
      <w:pPr>
        <w:rPr>
          <w:lang w:val="en-US"/>
        </w:rPr>
      </w:pPr>
      <w:r w:rsidRPr="00CE25AF">
        <w:rPr>
          <w:lang w:val="en-US"/>
        </w:rPr>
        <w:t xml:space="preserve">The Administration Shell fosters the use of worldwide unique identifiers to a large degree. However, in some cases, this may lead to inefficiencies. </w:t>
      </w:r>
      <w:r w:rsidR="00DC08A4" w:rsidRPr="00CE25AF">
        <w:rPr>
          <w:lang w:val="en-US"/>
        </w:rPr>
        <w:t xml:space="preserve">Example: </w:t>
      </w:r>
      <w:r w:rsidRPr="00CE25AF">
        <w:rPr>
          <w:lang w:val="en-US"/>
        </w:rPr>
        <w:t xml:space="preserve">a property, which is part of a </w:t>
      </w:r>
      <w:proofErr w:type="spellStart"/>
      <w:r w:rsidRPr="00CE25AF">
        <w:rPr>
          <w:lang w:val="en-US"/>
        </w:rPr>
        <w:t>submodel</w:t>
      </w:r>
      <w:proofErr w:type="spellEnd"/>
      <w:r w:rsidR="00C05A7C" w:rsidRPr="00CE25AF">
        <w:rPr>
          <w:lang w:val="en-US"/>
        </w:rPr>
        <w:t>,</w:t>
      </w:r>
      <w:r w:rsidRPr="00CE25AF">
        <w:rPr>
          <w:lang w:val="en-US"/>
        </w:rPr>
        <w:t xml:space="preserve"> which</w:t>
      </w:r>
      <w:r w:rsidR="00C05A7C" w:rsidRPr="00CE25AF">
        <w:rPr>
          <w:lang w:val="en-US"/>
        </w:rPr>
        <w:t xml:space="preserve"> in turn</w:t>
      </w:r>
      <w:r w:rsidRPr="00CE25AF">
        <w:rPr>
          <w:lang w:val="en-US"/>
        </w:rPr>
        <w:t xml:space="preserve"> is part of an Administration Shell</w:t>
      </w:r>
      <w:r w:rsidR="00C05A7C" w:rsidRPr="00CE25AF">
        <w:rPr>
          <w:lang w:val="en-US"/>
        </w:rPr>
        <w:t>,</w:t>
      </w:r>
      <w:r w:rsidRPr="00CE25AF">
        <w:rPr>
          <w:lang w:val="en-US"/>
        </w:rPr>
        <w:t xml:space="preserve"> each of </w:t>
      </w:r>
      <w:r w:rsidR="00DC08A4" w:rsidRPr="00CE25AF">
        <w:rPr>
          <w:lang w:val="en-US"/>
        </w:rPr>
        <w:t>which is</w:t>
      </w:r>
      <w:r w:rsidR="00C05A7C" w:rsidRPr="00CE25AF">
        <w:rPr>
          <w:lang w:val="en-US"/>
        </w:rPr>
        <w:t xml:space="preserve"> </w:t>
      </w:r>
      <w:r w:rsidRPr="00CE25AF">
        <w:rPr>
          <w:lang w:val="en-US"/>
        </w:rPr>
        <w:t xml:space="preserve">identified by global identifiers </w:t>
      </w:r>
      <w:r>
        <w:fldChar w:fldCharType="begin"/>
      </w:r>
      <w:r w:rsidRPr="00AA7226">
        <w:rPr>
          <w:lang w:val="en-US"/>
        </w:rPr>
        <w:instrText xml:space="preserve"> REF AASStruct_4 \h </w:instrText>
      </w:r>
      <w:r>
        <w:fldChar w:fldCharType="separate"/>
      </w:r>
      <w:r w:rsidR="00F511DE" w:rsidRPr="00CE25AF">
        <w:rPr>
          <w:lang w:val="en-US"/>
        </w:rPr>
        <w:t>[4]</w:t>
      </w:r>
      <w:r>
        <w:fldChar w:fldCharType="end"/>
      </w:r>
      <w:r w:rsidRPr="00CE25AF">
        <w:rPr>
          <w:lang w:val="en-US"/>
        </w:rPr>
        <w:t xml:space="preserve">. </w:t>
      </w:r>
    </w:p>
    <w:p w14:paraId="1CCFF289" w14:textId="1C9F7C2F" w:rsidR="00522EB3" w:rsidRPr="00CE25AF" w:rsidRDefault="00C05A7C" w:rsidP="00522EB3">
      <w:pPr>
        <w:rPr>
          <w:lang w:val="en-US"/>
        </w:rPr>
      </w:pPr>
      <w:r w:rsidRPr="00CE25AF">
        <w:rPr>
          <w:lang w:val="en-US"/>
        </w:rPr>
        <w:t>I</w:t>
      </w:r>
      <w:r w:rsidR="00522EB3" w:rsidRPr="00CE25AF">
        <w:rPr>
          <w:lang w:val="en-US"/>
        </w:rPr>
        <w:t xml:space="preserve">n an application featuring a resource-oriented architecture (ROA), a worldwide unique resource locator (URL) might be composed of a series of segments, which do not need to be </w:t>
      </w:r>
      <w:r w:rsidR="00BB16E1" w:rsidRPr="00CE25AF">
        <w:rPr>
          <w:lang w:val="en-US"/>
        </w:rPr>
        <w:t>globally</w:t>
      </w:r>
      <w:r w:rsidR="00522EB3" w:rsidRPr="00CE25AF">
        <w:rPr>
          <w:lang w:val="en-US"/>
        </w:rPr>
        <w:t xml:space="preserve"> unique</w:t>
      </w:r>
      <w:r w:rsidR="00C2497E" w:rsidRPr="00CE25AF">
        <w:rPr>
          <w:lang w:val="en-US"/>
        </w:rPr>
        <w:t xml:space="preserve">, see </w:t>
      </w:r>
      <w:r w:rsidR="00C2497E" w:rsidRPr="00CE25AF">
        <w:rPr>
          <w:lang w:val="en-US"/>
        </w:rPr>
        <w:fldChar w:fldCharType="begin"/>
      </w:r>
      <w:r w:rsidR="00C2497E" w:rsidRPr="00CE25AF">
        <w:rPr>
          <w:lang w:val="en-US"/>
        </w:rPr>
        <w:instrText xml:space="preserve"> REF _Ref115205350 \h </w:instrText>
      </w:r>
      <w:r w:rsidR="00C2497E" w:rsidRPr="00CE25AF">
        <w:rPr>
          <w:lang w:val="en-US"/>
        </w:rPr>
      </w:r>
      <w:r w:rsidR="00C2497E" w:rsidRPr="00CE25AF">
        <w:rPr>
          <w:lang w:val="en-US"/>
        </w:rPr>
        <w:fldChar w:fldCharType="separate"/>
      </w:r>
      <w:r w:rsidR="00F511DE" w:rsidRPr="00CE25AF">
        <w:t xml:space="preserve">Figure </w:t>
      </w:r>
      <w:r w:rsidR="00F511DE">
        <w:rPr>
          <w:noProof/>
        </w:rPr>
        <w:t>6</w:t>
      </w:r>
      <w:r w:rsidR="00C2497E" w:rsidRPr="00CE25AF">
        <w:rPr>
          <w:lang w:val="en-US"/>
        </w:rPr>
        <w:fldChar w:fldCharType="end"/>
      </w:r>
      <w:r w:rsidR="00C2497E" w:rsidRPr="00CE25AF">
        <w:rPr>
          <w:lang w:val="en-US"/>
        </w:rPr>
        <w:t>.</w:t>
      </w:r>
    </w:p>
    <w:p w14:paraId="70983461" w14:textId="20300F40" w:rsidR="00522EB3" w:rsidRPr="00CE25AF" w:rsidRDefault="00B7375C" w:rsidP="00110904">
      <w:pPr>
        <w:pStyle w:val="Caption"/>
      </w:pPr>
      <w:bookmarkStart w:id="457" w:name="_Ref115205350"/>
      <w:bookmarkStart w:id="458" w:name="_Toc125537829"/>
      <w:r w:rsidRPr="00CE25AF">
        <w:rPr>
          <w:noProof/>
        </w:rPr>
        <w:drawing>
          <wp:anchor distT="0" distB="0" distL="114300" distR="114300" simplePos="0" relativeHeight="252646400" behindDoc="0" locked="0" layoutInCell="1" allowOverlap="1" wp14:anchorId="6FFA0E6C" wp14:editId="5A3740C9">
            <wp:simplePos x="0" y="0"/>
            <wp:positionH relativeFrom="column">
              <wp:posOffset>-100330</wp:posOffset>
            </wp:positionH>
            <wp:positionV relativeFrom="paragraph">
              <wp:posOffset>328295</wp:posOffset>
            </wp:positionV>
            <wp:extent cx="6350000" cy="2884805"/>
            <wp:effectExtent l="0" t="0" r="0" b="0"/>
            <wp:wrapTopAndBottom/>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50000" cy="2884805"/>
                    </a:xfrm>
                    <a:prstGeom prst="rect">
                      <a:avLst/>
                    </a:prstGeom>
                    <a:noFill/>
                  </pic:spPr>
                </pic:pic>
              </a:graphicData>
            </a:graphic>
            <wp14:sizeRelH relativeFrom="page">
              <wp14:pctWidth>0</wp14:pctWidth>
            </wp14:sizeRelH>
            <wp14:sizeRelV relativeFrom="page">
              <wp14:pctHeight>0</wp14:pctHeight>
            </wp14:sizeRelV>
          </wp:anchor>
        </w:drawing>
      </w:r>
      <w:r w:rsidR="00522EB3" w:rsidRPr="00CE25AF">
        <w:t xml:space="preserve">Figure </w:t>
      </w:r>
      <w:r w:rsidR="00561536">
        <w:fldChar w:fldCharType="begin"/>
      </w:r>
      <w:r w:rsidR="00561536">
        <w:instrText xml:space="preserve"> SEQ Figure \* ARABIC </w:instrText>
      </w:r>
      <w:r w:rsidR="00561536">
        <w:fldChar w:fldCharType="separate"/>
      </w:r>
      <w:r w:rsidR="00F511DE">
        <w:rPr>
          <w:noProof/>
        </w:rPr>
        <w:t>6</w:t>
      </w:r>
      <w:r w:rsidR="00561536">
        <w:fldChar w:fldCharType="end"/>
      </w:r>
      <w:bookmarkEnd w:id="457"/>
      <w:r w:rsidR="00522EB3" w:rsidRPr="00CE25AF">
        <w:t xml:space="preserve"> Motivation of </w:t>
      </w:r>
      <w:r w:rsidR="004A0379" w:rsidRPr="00CE25AF">
        <w:t>E</w:t>
      </w:r>
      <w:r w:rsidR="00522EB3" w:rsidRPr="00CE25AF">
        <w:t xml:space="preserve">xemplary </w:t>
      </w:r>
      <w:r w:rsidR="004A0379" w:rsidRPr="00CE25AF">
        <w:t>I</w:t>
      </w:r>
      <w:r w:rsidR="00522EB3" w:rsidRPr="00CE25AF">
        <w:t xml:space="preserve">dentifiers and </w:t>
      </w:r>
      <w:proofErr w:type="spellStart"/>
      <w:r w:rsidR="00522EB3" w:rsidRPr="00CE25AF">
        <w:t>idShort</w:t>
      </w:r>
      <w:bookmarkEnd w:id="458"/>
      <w:proofErr w:type="spellEnd"/>
    </w:p>
    <w:p w14:paraId="1A1E5970" w14:textId="77777777" w:rsidR="00522EB3" w:rsidRPr="00CE25AF" w:rsidRDefault="00522EB3" w:rsidP="00C72010">
      <w:pPr>
        <w:rPr>
          <w:lang w:val="en-US"/>
        </w:rPr>
      </w:pPr>
    </w:p>
    <w:p w14:paraId="24E13D81" w14:textId="6FA78988" w:rsidR="006D53C4" w:rsidRPr="00CE25AF" w:rsidRDefault="00F1653A" w:rsidP="00522EB3">
      <w:pPr>
        <w:rPr>
          <w:lang w:val="en-US"/>
        </w:rPr>
      </w:pPr>
      <w:r w:rsidRPr="00F1653A">
        <w:rPr>
          <w:lang w:val="en-US"/>
        </w:rPr>
        <w:t>T</w:t>
      </w:r>
      <w:r w:rsidR="00522EB3" w:rsidRPr="00F1653A">
        <w:rPr>
          <w:lang w:val="en-US"/>
        </w:rPr>
        <w:t xml:space="preserve">o allow such efficient addressing </w:t>
      </w:r>
      <w:r w:rsidR="00C2497E" w:rsidRPr="00F1653A">
        <w:rPr>
          <w:lang w:val="en-US"/>
        </w:rPr>
        <w:t xml:space="preserve">by </w:t>
      </w:r>
      <w:r w:rsidRPr="00F1653A">
        <w:rPr>
          <w:lang w:val="en-US"/>
        </w:rPr>
        <w:t xml:space="preserve">the </w:t>
      </w:r>
      <w:r w:rsidR="00C2497E" w:rsidRPr="00F1653A">
        <w:rPr>
          <w:lang w:val="en-US"/>
        </w:rPr>
        <w:t xml:space="preserve">chaining </w:t>
      </w:r>
      <w:r w:rsidR="00522EB3" w:rsidRPr="00F1653A">
        <w:rPr>
          <w:lang w:val="en-US"/>
        </w:rPr>
        <w:t xml:space="preserve">of elements by an API of an Administration Shell, </w:t>
      </w:r>
      <w:proofErr w:type="spellStart"/>
      <w:r w:rsidR="00522EB3" w:rsidRPr="00F1653A">
        <w:rPr>
          <w:i/>
          <w:lang w:val="en-US"/>
        </w:rPr>
        <w:t>idShort</w:t>
      </w:r>
      <w:proofErr w:type="spellEnd"/>
      <w:r w:rsidR="00522EB3" w:rsidRPr="00F1653A">
        <w:rPr>
          <w:lang w:val="en-US"/>
        </w:rPr>
        <w:t xml:space="preserve"> is provided for a set of classes of the metamodel</w:t>
      </w:r>
      <w:r w:rsidRPr="00F1653A">
        <w:rPr>
          <w:lang w:val="en-US"/>
        </w:rPr>
        <w:t>. It</w:t>
      </w:r>
      <w:r w:rsidR="00522EB3" w:rsidRPr="00F1653A">
        <w:rPr>
          <w:lang w:val="en-US"/>
        </w:rPr>
        <w:t xml:space="preserve"> inherit</w:t>
      </w:r>
      <w:r w:rsidRPr="00F1653A">
        <w:rPr>
          <w:lang w:val="en-US"/>
        </w:rPr>
        <w:t>s</w:t>
      </w:r>
      <w:r w:rsidR="00522EB3" w:rsidRPr="00F1653A">
        <w:rPr>
          <w:lang w:val="en-US"/>
        </w:rPr>
        <w:t xml:space="preserve"> from </w:t>
      </w:r>
      <w:r w:rsidRPr="00F1653A">
        <w:rPr>
          <w:lang w:val="en-US"/>
        </w:rPr>
        <w:t xml:space="preserve">the </w:t>
      </w:r>
      <w:r w:rsidR="00522EB3" w:rsidRPr="00F1653A">
        <w:rPr>
          <w:lang w:val="en-US"/>
        </w:rPr>
        <w:t xml:space="preserve">abstract class </w:t>
      </w:r>
      <w:r w:rsidR="00522EB3" w:rsidRPr="00F1653A">
        <w:rPr>
          <w:i/>
          <w:lang w:val="en-US"/>
        </w:rPr>
        <w:t>Referable</w:t>
      </w:r>
      <w:r w:rsidR="00522EB3" w:rsidRPr="00F1653A">
        <w:rPr>
          <w:lang w:val="en-US"/>
        </w:rPr>
        <w:t>, in order to refer to such dependent elements (</w:t>
      </w:r>
      <w:r w:rsidR="00BB16E1" w:rsidRPr="00F1653A">
        <w:rPr>
          <w:lang w:val="en-US"/>
        </w:rPr>
        <w:t>see</w:t>
      </w:r>
      <w:r w:rsidR="00522EB3" w:rsidRPr="00F1653A">
        <w:rPr>
          <w:lang w:val="en-US"/>
        </w:rPr>
        <w:t xml:space="preserve"> </w:t>
      </w:r>
      <w:r w:rsidR="00522EB3" w:rsidRPr="00F1653A">
        <w:rPr>
          <w:lang w:val="en-US"/>
        </w:rPr>
        <w:fldChar w:fldCharType="begin"/>
      </w:r>
      <w:r w:rsidR="00522EB3" w:rsidRPr="00F1653A">
        <w:rPr>
          <w:lang w:val="en-US"/>
        </w:rPr>
        <w:instrText xml:space="preserve"> REF _Ref528965661 \r \h</w:instrText>
      </w:r>
      <w:r w:rsidR="00317AAD" w:rsidRPr="00F1653A">
        <w:rPr>
          <w:lang w:val="en-US"/>
        </w:rPr>
        <w:instrText xml:space="preserve"> </w:instrText>
      </w:r>
      <w:r>
        <w:rPr>
          <w:lang w:val="en-US"/>
        </w:rPr>
        <w:instrText xml:space="preserve"> \* MERGEFORMAT </w:instrText>
      </w:r>
      <w:r w:rsidR="00522EB3" w:rsidRPr="00F1653A">
        <w:rPr>
          <w:lang w:val="en-US"/>
        </w:rPr>
      </w:r>
      <w:r w:rsidR="00522EB3" w:rsidRPr="00F1653A">
        <w:rPr>
          <w:lang w:val="en-US"/>
        </w:rPr>
        <w:fldChar w:fldCharType="separate"/>
      </w:r>
      <w:r w:rsidR="00F511DE">
        <w:rPr>
          <w:lang w:val="en-US"/>
        </w:rPr>
        <w:t>5.1</w:t>
      </w:r>
      <w:r w:rsidR="00522EB3" w:rsidRPr="00F1653A">
        <w:rPr>
          <w:lang w:val="en-US"/>
        </w:rPr>
        <w:fldChar w:fldCharType="end"/>
      </w:r>
      <w:r w:rsidR="00522EB3" w:rsidRPr="00F1653A">
        <w:rPr>
          <w:lang w:val="en-US"/>
        </w:rPr>
        <w:t>).</w:t>
      </w:r>
      <w:r w:rsidR="00522EB3" w:rsidRPr="00CE25AF">
        <w:rPr>
          <w:lang w:val="en-US"/>
        </w:rPr>
        <w:t xml:space="preserve"> </w:t>
      </w:r>
    </w:p>
    <w:p w14:paraId="1959DC41" w14:textId="7B180EE6" w:rsidR="00522EB3" w:rsidRPr="00CE25AF" w:rsidRDefault="006D53C4" w:rsidP="00522EB3">
      <w:pPr>
        <w:rPr>
          <w:lang w:val="en-US"/>
        </w:rPr>
      </w:pPr>
      <w:r w:rsidRPr="00CE25AF">
        <w:rPr>
          <w:lang w:val="en-US"/>
        </w:rPr>
        <w:lastRenderedPageBreak/>
        <w:t xml:space="preserve">Before accessing concrete data provided via a </w:t>
      </w:r>
      <w:proofErr w:type="spellStart"/>
      <w:r w:rsidR="00317AAD" w:rsidRPr="00CE25AF">
        <w:rPr>
          <w:lang w:val="en-US"/>
        </w:rPr>
        <w:t>s</w:t>
      </w:r>
      <w:r w:rsidRPr="00CE25AF">
        <w:rPr>
          <w:lang w:val="en-US"/>
        </w:rPr>
        <w:t>ubmodel</w:t>
      </w:r>
      <w:proofErr w:type="spellEnd"/>
      <w:r w:rsidR="00317AAD" w:rsidRPr="00CE25AF">
        <w:rPr>
          <w:lang w:val="en-US"/>
        </w:rPr>
        <w:t>,</w:t>
      </w:r>
      <w:r w:rsidRPr="00CE25AF">
        <w:rPr>
          <w:lang w:val="en-US"/>
        </w:rPr>
        <w:t xml:space="preserve"> an application typically </w:t>
      </w:r>
      <w:r w:rsidR="00317AAD" w:rsidRPr="00CE25AF">
        <w:rPr>
          <w:lang w:val="en-US"/>
        </w:rPr>
        <w:t>checks if</w:t>
      </w:r>
      <w:r w:rsidRPr="00CE25AF">
        <w:rPr>
          <w:lang w:val="en-US"/>
        </w:rPr>
        <w:t xml:space="preserve"> the </w:t>
      </w:r>
      <w:proofErr w:type="spellStart"/>
      <w:r w:rsidRPr="00CE25AF">
        <w:rPr>
          <w:lang w:val="en-US"/>
        </w:rPr>
        <w:t>submodel</w:t>
      </w:r>
      <w:proofErr w:type="spellEnd"/>
      <w:r w:rsidRPr="00CE25AF">
        <w:rPr>
          <w:lang w:val="en-US"/>
        </w:rPr>
        <w:t xml:space="preserve"> provides the </w:t>
      </w:r>
      <w:r w:rsidR="00317AAD" w:rsidRPr="00CE25AF">
        <w:rPr>
          <w:lang w:val="en-US"/>
        </w:rPr>
        <w:t xml:space="preserve">required data, i.e. </w:t>
      </w:r>
      <w:r w:rsidRPr="00CE25AF">
        <w:rPr>
          <w:lang w:val="en-US"/>
        </w:rPr>
        <w:t xml:space="preserve">the semantics of the </w:t>
      </w:r>
      <w:proofErr w:type="spellStart"/>
      <w:r w:rsidRPr="00CE25AF">
        <w:rPr>
          <w:lang w:val="en-US"/>
        </w:rPr>
        <w:t>submodel</w:t>
      </w:r>
      <w:proofErr w:type="spellEnd"/>
      <w:r w:rsidRPr="00CE25AF">
        <w:rPr>
          <w:lang w:val="en-US"/>
        </w:rPr>
        <w:t xml:space="preserve"> is checked for suitability. </w:t>
      </w:r>
      <w:r w:rsidR="00317AAD" w:rsidRPr="00CE25AF">
        <w:rPr>
          <w:lang w:val="en-US"/>
        </w:rPr>
        <w:t xml:space="preserve">A so-called </w:t>
      </w:r>
      <w:proofErr w:type="spellStart"/>
      <w:r w:rsidR="00317AAD" w:rsidRPr="00CE25AF">
        <w:rPr>
          <w:rStyle w:val="Designator"/>
          <w:lang w:val="en-US"/>
        </w:rPr>
        <w:t>semanticId</w:t>
      </w:r>
      <w:proofErr w:type="spellEnd"/>
      <w:r w:rsidR="00317AAD" w:rsidRPr="00CE25AF">
        <w:rPr>
          <w:lang w:val="en-US"/>
        </w:rPr>
        <w:t xml:space="preserve"> should be defined f</w:t>
      </w:r>
      <w:r w:rsidRPr="00CE25AF">
        <w:rPr>
          <w:lang w:val="en-US"/>
        </w:rPr>
        <w:t xml:space="preserve">or this </w:t>
      </w:r>
      <w:proofErr w:type="spellStart"/>
      <w:r w:rsidRPr="00CE25AF">
        <w:rPr>
          <w:lang w:val="en-US"/>
        </w:rPr>
        <w:t>submodel</w:t>
      </w:r>
      <w:proofErr w:type="spellEnd"/>
      <w:r w:rsidRPr="00CE25AF">
        <w:rPr>
          <w:lang w:val="en-US"/>
        </w:rPr>
        <w:t xml:space="preserve"> as well as </w:t>
      </w:r>
      <w:r w:rsidR="00317AAD" w:rsidRPr="00CE25AF">
        <w:rPr>
          <w:lang w:val="en-US"/>
        </w:rPr>
        <w:t xml:space="preserve">the </w:t>
      </w:r>
      <w:proofErr w:type="spellStart"/>
      <w:r w:rsidRPr="00CE25AF">
        <w:rPr>
          <w:lang w:val="en-US"/>
        </w:rPr>
        <w:t>submodel</w:t>
      </w:r>
      <w:proofErr w:type="spellEnd"/>
      <w:r w:rsidRPr="00CE25AF">
        <w:rPr>
          <w:lang w:val="en-US"/>
        </w:rPr>
        <w:t xml:space="preserve"> element</w:t>
      </w:r>
      <w:r w:rsidR="00C2497E" w:rsidRPr="00CE25AF">
        <w:rPr>
          <w:lang w:val="en-US"/>
        </w:rPr>
        <w:t>.</w:t>
      </w:r>
      <w:r w:rsidRPr="00CE25AF">
        <w:rPr>
          <w:lang w:val="en-US"/>
        </w:rPr>
        <w:t xml:space="preserve"> </w:t>
      </w:r>
      <w:r w:rsidR="00317AAD" w:rsidRPr="00CE25AF">
        <w:rPr>
          <w:lang w:val="en-US"/>
        </w:rPr>
        <w:t>This s</w:t>
      </w:r>
      <w:r w:rsidRPr="00CE25AF">
        <w:rPr>
          <w:lang w:val="en-US"/>
        </w:rPr>
        <w:t>emantic</w:t>
      </w:r>
      <w:r w:rsidR="00C2497E" w:rsidRPr="00CE25AF">
        <w:rPr>
          <w:lang w:val="en-US"/>
        </w:rPr>
        <w:t xml:space="preserve"> ID </w:t>
      </w:r>
      <w:r w:rsidR="00317AAD" w:rsidRPr="00CE25AF">
        <w:rPr>
          <w:lang w:val="en-US"/>
        </w:rPr>
        <w:t xml:space="preserve">helps to easily find </w:t>
      </w:r>
      <w:r w:rsidRPr="00CE25AF">
        <w:rPr>
          <w:lang w:val="en-US"/>
        </w:rPr>
        <w:t xml:space="preserve">the semantic definition of the </w:t>
      </w:r>
      <w:proofErr w:type="spellStart"/>
      <w:r w:rsidR="00317AAD" w:rsidRPr="00CE25AF">
        <w:rPr>
          <w:lang w:val="en-US"/>
        </w:rPr>
        <w:t>s</w:t>
      </w:r>
      <w:r w:rsidRPr="00CE25AF">
        <w:rPr>
          <w:lang w:val="en-US"/>
        </w:rPr>
        <w:t>ubmodel</w:t>
      </w:r>
      <w:proofErr w:type="spellEnd"/>
      <w:r w:rsidRPr="00CE25AF">
        <w:rPr>
          <w:lang w:val="en-US"/>
        </w:rPr>
        <w:t xml:space="preserve"> </w:t>
      </w:r>
      <w:r w:rsidR="00522EB3" w:rsidRPr="00CE25AF">
        <w:rPr>
          <w:rStyle w:val="Designator"/>
          <w:i w:val="0"/>
          <w:lang w:val="en-US"/>
        </w:rPr>
        <w:t>(</w:t>
      </w:r>
      <w:r w:rsidR="00BB16E1" w:rsidRPr="00CE25AF">
        <w:rPr>
          <w:rStyle w:val="Designator"/>
          <w:i w:val="0"/>
          <w:lang w:val="en-US"/>
        </w:rPr>
        <w:t>see</w:t>
      </w:r>
      <w:r w:rsidR="00CB37F5">
        <w:rPr>
          <w:rStyle w:val="Designator"/>
          <w:i w:val="0"/>
          <w:lang w:val="en-US"/>
        </w:rPr>
        <w:t xml:space="preserve"> </w:t>
      </w:r>
      <w:r w:rsidR="0082767B">
        <w:rPr>
          <w:rStyle w:val="Designator"/>
          <w:i w:val="0"/>
          <w:lang w:val="en-US"/>
        </w:rPr>
        <w:t>C</w:t>
      </w:r>
      <w:r w:rsidR="00CB37F5">
        <w:rPr>
          <w:rStyle w:val="Designator"/>
          <w:i w:val="0"/>
          <w:lang w:val="en-US"/>
        </w:rPr>
        <w:t>lause</w:t>
      </w:r>
      <w:r w:rsidR="00522EB3" w:rsidRPr="002670C6">
        <w:rPr>
          <w:rStyle w:val="Designator"/>
          <w:i w:val="0"/>
          <w:lang w:val="en-US"/>
        </w:rPr>
        <w:t xml:space="preserve"> </w:t>
      </w:r>
      <w:r w:rsidR="00522EB3" w:rsidRPr="002670C6">
        <w:rPr>
          <w:rStyle w:val="Designator"/>
          <w:i w:val="0"/>
          <w:lang w:val="en-US"/>
        </w:rPr>
        <w:fldChar w:fldCharType="begin"/>
      </w:r>
      <w:r w:rsidR="00522EB3" w:rsidRPr="002670C6">
        <w:rPr>
          <w:rStyle w:val="Designator"/>
          <w:i w:val="0"/>
          <w:lang w:val="en-US"/>
        </w:rPr>
        <w:instrText xml:space="preserve"> REF _Ref528965743 \r \h </w:instrText>
      </w:r>
      <w:r w:rsidR="00522EB3" w:rsidRPr="002670C6">
        <w:rPr>
          <w:rStyle w:val="Designator"/>
          <w:i w:val="0"/>
          <w:lang w:val="en-US"/>
        </w:rPr>
      </w:r>
      <w:r w:rsidR="00522EB3" w:rsidRPr="002670C6">
        <w:rPr>
          <w:rStyle w:val="Designator"/>
          <w:i w:val="0"/>
          <w:lang w:val="en-US"/>
        </w:rPr>
        <w:fldChar w:fldCharType="separate"/>
      </w:r>
      <w:r w:rsidR="00F511DE">
        <w:rPr>
          <w:rStyle w:val="Designator"/>
          <w:i w:val="0"/>
          <w:lang w:val="en-US"/>
        </w:rPr>
        <w:t>5.3.2</w:t>
      </w:r>
      <w:r w:rsidR="00522EB3" w:rsidRPr="002670C6">
        <w:rPr>
          <w:rStyle w:val="Designator"/>
          <w:i w:val="0"/>
          <w:lang w:val="en-US"/>
        </w:rPr>
        <w:fldChar w:fldCharType="end"/>
      </w:r>
      <w:r w:rsidR="00522EB3" w:rsidRPr="002670C6">
        <w:rPr>
          <w:rStyle w:val="Designator"/>
          <w:i w:val="0"/>
          <w:lang w:val="en-US"/>
        </w:rPr>
        <w:t>)</w:t>
      </w:r>
      <w:r w:rsidR="00522EB3" w:rsidRPr="00CE25AF">
        <w:rPr>
          <w:lang w:val="en-US"/>
        </w:rPr>
        <w:t>.</w:t>
      </w:r>
      <w:bookmarkStart w:id="459" w:name="_Toc517691737"/>
      <w:bookmarkStart w:id="460" w:name="_Toc519608219"/>
      <w:bookmarkStart w:id="461" w:name="_Toc523168332"/>
      <w:bookmarkStart w:id="462" w:name="_Toc528162006"/>
      <w:bookmarkStart w:id="463" w:name="_Toc528163819"/>
      <w:bookmarkStart w:id="464" w:name="_Toc528786670"/>
      <w:bookmarkStart w:id="465" w:name="_Toc528787848"/>
      <w:bookmarkStart w:id="466" w:name="_Toc517691738"/>
      <w:bookmarkStart w:id="467" w:name="_Toc519608220"/>
      <w:bookmarkStart w:id="468" w:name="_Toc523168333"/>
      <w:bookmarkStart w:id="469" w:name="_Toc528162007"/>
      <w:bookmarkStart w:id="470" w:name="_Toc528163820"/>
      <w:bookmarkStart w:id="471" w:name="_Toc528786671"/>
      <w:bookmarkStart w:id="472" w:name="_Toc528787849"/>
      <w:bookmarkStart w:id="473" w:name="_Toc517691739"/>
      <w:bookmarkStart w:id="474" w:name="_Toc519608221"/>
      <w:bookmarkStart w:id="475" w:name="_Toc523168334"/>
      <w:bookmarkStart w:id="476" w:name="_Toc528162008"/>
      <w:bookmarkStart w:id="477" w:name="_Toc528163821"/>
      <w:bookmarkStart w:id="478" w:name="_Toc528786672"/>
      <w:bookmarkStart w:id="479" w:name="_Toc528787850"/>
      <w:bookmarkStart w:id="480" w:name="_Toc517691740"/>
      <w:bookmarkStart w:id="481" w:name="_Toc519608222"/>
      <w:bookmarkStart w:id="482" w:name="_Toc523168335"/>
      <w:bookmarkStart w:id="483" w:name="_Toc528162009"/>
      <w:bookmarkStart w:id="484" w:name="_Toc528163822"/>
      <w:bookmarkStart w:id="485" w:name="_Toc528786673"/>
      <w:bookmarkStart w:id="486" w:name="_Toc528787851"/>
      <w:bookmarkStart w:id="487" w:name="_Toc517691741"/>
      <w:bookmarkStart w:id="488" w:name="_Toc519608223"/>
      <w:bookmarkStart w:id="489" w:name="_Toc523168336"/>
      <w:bookmarkStart w:id="490" w:name="_Toc528162010"/>
      <w:bookmarkStart w:id="491" w:name="_Toc528163823"/>
      <w:bookmarkStart w:id="492" w:name="_Toc528786674"/>
      <w:bookmarkStart w:id="493" w:name="_Toc528787852"/>
      <w:bookmarkStart w:id="494" w:name="_Toc517691742"/>
      <w:bookmarkStart w:id="495" w:name="_Toc519608224"/>
      <w:bookmarkStart w:id="496" w:name="_Toc523168337"/>
      <w:bookmarkStart w:id="497" w:name="_Toc528162011"/>
      <w:bookmarkStart w:id="498" w:name="_Toc528163824"/>
      <w:bookmarkStart w:id="499" w:name="_Toc528786675"/>
      <w:bookmarkStart w:id="500" w:name="_Toc528787853"/>
      <w:bookmarkStart w:id="501" w:name="_Toc517691743"/>
      <w:bookmarkStart w:id="502" w:name="_Toc519608225"/>
      <w:bookmarkStart w:id="503" w:name="_Toc523168338"/>
      <w:bookmarkStart w:id="504" w:name="_Toc528162012"/>
      <w:bookmarkStart w:id="505" w:name="_Toc528163825"/>
      <w:bookmarkStart w:id="506" w:name="_Toc528786676"/>
      <w:bookmarkStart w:id="507" w:name="_Toc528787854"/>
      <w:bookmarkStart w:id="508" w:name="_Toc517691744"/>
      <w:bookmarkStart w:id="509" w:name="_Toc519608226"/>
      <w:bookmarkStart w:id="510" w:name="_Toc523168339"/>
      <w:bookmarkStart w:id="511" w:name="_Toc528162013"/>
      <w:bookmarkStart w:id="512" w:name="_Toc528163826"/>
      <w:bookmarkStart w:id="513" w:name="_Toc528786677"/>
      <w:bookmarkStart w:id="514" w:name="_Toc528787855"/>
      <w:bookmarkStart w:id="515" w:name="_Toc517691745"/>
      <w:bookmarkStart w:id="516" w:name="_Toc519608227"/>
      <w:bookmarkStart w:id="517" w:name="_Toc523168340"/>
      <w:bookmarkStart w:id="518" w:name="_Toc528162014"/>
      <w:bookmarkStart w:id="519" w:name="_Toc528163827"/>
      <w:bookmarkStart w:id="520" w:name="_Toc528786678"/>
      <w:bookmarkStart w:id="521" w:name="_Toc528787856"/>
      <w:bookmarkStart w:id="522" w:name="_Toc517691746"/>
      <w:bookmarkStart w:id="523" w:name="_Toc519608228"/>
      <w:bookmarkStart w:id="524" w:name="_Toc523168341"/>
      <w:bookmarkStart w:id="525" w:name="_Toc528162015"/>
      <w:bookmarkStart w:id="526" w:name="_Toc528163828"/>
      <w:bookmarkStart w:id="527" w:name="_Toc528786679"/>
      <w:bookmarkStart w:id="528" w:name="_Toc528787857"/>
      <w:bookmarkStart w:id="529" w:name="_Toc517691747"/>
      <w:bookmarkStart w:id="530" w:name="_Toc519608229"/>
      <w:bookmarkStart w:id="531" w:name="_Toc523168342"/>
      <w:bookmarkStart w:id="532" w:name="_Toc528162016"/>
      <w:bookmarkStart w:id="533" w:name="_Toc528163829"/>
      <w:bookmarkStart w:id="534" w:name="_Toc528786680"/>
      <w:bookmarkStart w:id="535" w:name="_Toc528787858"/>
      <w:bookmarkStart w:id="536" w:name="_Toc517691751"/>
      <w:bookmarkStart w:id="537" w:name="_Toc519608233"/>
      <w:bookmarkStart w:id="538" w:name="_Toc523168346"/>
      <w:bookmarkStart w:id="539" w:name="_Toc528162020"/>
      <w:bookmarkStart w:id="540" w:name="_Toc528163833"/>
      <w:bookmarkStart w:id="541" w:name="_Toc528786684"/>
      <w:bookmarkStart w:id="542" w:name="_Toc528787862"/>
      <w:bookmarkStart w:id="543" w:name="_Toc517691752"/>
      <w:bookmarkStart w:id="544" w:name="_Toc519608234"/>
      <w:bookmarkStart w:id="545" w:name="_Toc523168347"/>
      <w:bookmarkStart w:id="546" w:name="_Toc528162021"/>
      <w:bookmarkStart w:id="547" w:name="_Toc528163834"/>
      <w:bookmarkStart w:id="548" w:name="_Toc528786685"/>
      <w:bookmarkStart w:id="549" w:name="_Toc528787863"/>
      <w:bookmarkStart w:id="550" w:name="_Toc517691755"/>
      <w:bookmarkStart w:id="551" w:name="_Toc519608237"/>
      <w:bookmarkStart w:id="552" w:name="_Toc523168350"/>
      <w:bookmarkStart w:id="553" w:name="_Toc528162024"/>
      <w:bookmarkStart w:id="554" w:name="_Toc528163837"/>
      <w:bookmarkStart w:id="555" w:name="_Toc528786688"/>
      <w:bookmarkStart w:id="556" w:name="_Toc528787866"/>
      <w:bookmarkStart w:id="557" w:name="_Toc517691759"/>
      <w:bookmarkStart w:id="558" w:name="_Toc519608241"/>
      <w:bookmarkStart w:id="559" w:name="_Toc523168354"/>
      <w:bookmarkStart w:id="560" w:name="_Toc528162028"/>
      <w:bookmarkStart w:id="561" w:name="_Toc528163841"/>
      <w:bookmarkStart w:id="562" w:name="_Toc528786692"/>
      <w:bookmarkStart w:id="563" w:name="_Toc528787870"/>
      <w:bookmarkStart w:id="564" w:name="_Toc517691762"/>
      <w:bookmarkStart w:id="565" w:name="_Toc519608244"/>
      <w:bookmarkStart w:id="566" w:name="_Toc523168357"/>
      <w:bookmarkStart w:id="567" w:name="_Toc528162031"/>
      <w:bookmarkStart w:id="568" w:name="_Toc528163844"/>
      <w:bookmarkStart w:id="569" w:name="_Toc528786695"/>
      <w:bookmarkStart w:id="570" w:name="_Toc528787873"/>
      <w:bookmarkStart w:id="571" w:name="_Toc517691764"/>
      <w:bookmarkStart w:id="572" w:name="_Toc519608246"/>
      <w:bookmarkStart w:id="573" w:name="_Toc523168359"/>
      <w:bookmarkStart w:id="574" w:name="_Toc528162033"/>
      <w:bookmarkStart w:id="575" w:name="_Toc528163846"/>
      <w:bookmarkStart w:id="576" w:name="_Toc528786697"/>
      <w:bookmarkStart w:id="577" w:name="_Toc528787875"/>
      <w:bookmarkStart w:id="578" w:name="_Toc517691766"/>
      <w:bookmarkStart w:id="579" w:name="_Toc519608248"/>
      <w:bookmarkStart w:id="580" w:name="_Toc523168361"/>
      <w:bookmarkStart w:id="581" w:name="_Toc528162035"/>
      <w:bookmarkStart w:id="582" w:name="_Toc528163848"/>
      <w:bookmarkStart w:id="583" w:name="_Toc528786699"/>
      <w:bookmarkStart w:id="584" w:name="_Toc528787877"/>
      <w:bookmarkStart w:id="585" w:name="_Toc517691769"/>
      <w:bookmarkStart w:id="586" w:name="_Toc519608251"/>
      <w:bookmarkStart w:id="587" w:name="_Toc523168364"/>
      <w:bookmarkStart w:id="588" w:name="_Toc528162038"/>
      <w:bookmarkStart w:id="589" w:name="_Toc528163851"/>
      <w:bookmarkStart w:id="590" w:name="_Toc528786702"/>
      <w:bookmarkStart w:id="591" w:name="_Toc528787880"/>
      <w:bookmarkStart w:id="592" w:name="_Toc517691802"/>
      <w:bookmarkStart w:id="593" w:name="_Toc519608284"/>
      <w:bookmarkStart w:id="594" w:name="_Toc523168397"/>
      <w:bookmarkStart w:id="595" w:name="_Toc528162071"/>
      <w:bookmarkStart w:id="596" w:name="_Toc528163884"/>
      <w:bookmarkStart w:id="597" w:name="_Toc528786735"/>
      <w:bookmarkStart w:id="598" w:name="_Toc528787913"/>
      <w:bookmarkStart w:id="599" w:name="_Toc517691803"/>
      <w:bookmarkStart w:id="600" w:name="_Toc519608285"/>
      <w:bookmarkStart w:id="601" w:name="_Toc523168398"/>
      <w:bookmarkStart w:id="602" w:name="_Toc528162072"/>
      <w:bookmarkStart w:id="603" w:name="_Toc528163885"/>
      <w:bookmarkStart w:id="604" w:name="_Toc528786736"/>
      <w:bookmarkStart w:id="605" w:name="_Toc528787914"/>
      <w:bookmarkStart w:id="606" w:name="_Toc517691804"/>
      <w:bookmarkStart w:id="607" w:name="_Toc519608286"/>
      <w:bookmarkStart w:id="608" w:name="_Toc523168399"/>
      <w:bookmarkStart w:id="609" w:name="_Toc528162073"/>
      <w:bookmarkStart w:id="610" w:name="_Toc528163886"/>
      <w:bookmarkStart w:id="611" w:name="_Toc528786737"/>
      <w:bookmarkStart w:id="612" w:name="_Toc528787915"/>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p>
    <w:p w14:paraId="276376CB" w14:textId="77777777" w:rsidR="00522EB3" w:rsidRPr="00CE25AF" w:rsidRDefault="00522EB3" w:rsidP="00522EB3">
      <w:pPr>
        <w:rPr>
          <w:lang w:val="en-US"/>
        </w:rPr>
      </w:pPr>
      <w:r w:rsidRPr="00CE25AF">
        <w:rPr>
          <w:lang w:val="en-US"/>
        </w:rPr>
        <w:br w:type="page"/>
      </w:r>
    </w:p>
    <w:p w14:paraId="5A6870A8" w14:textId="1DC10657" w:rsidR="00222CAB" w:rsidRPr="00E5511A" w:rsidRDefault="00222CAB" w:rsidP="00DA1A43">
      <w:pPr>
        <w:pStyle w:val="Heading2"/>
        <w:rPr>
          <w:lang w:val="en-US"/>
        </w:rPr>
      </w:pPr>
      <w:bookmarkStart w:id="613" w:name="_Ref120196457"/>
      <w:bookmarkStart w:id="614" w:name="_Toc125227896"/>
      <w:bookmarkStart w:id="615" w:name="_Toc125537683"/>
      <w:bookmarkStart w:id="616" w:name="_Ref497739825"/>
      <w:bookmarkStart w:id="617" w:name="_Toc510190035"/>
      <w:bookmarkStart w:id="618" w:name="_Toc511579035"/>
      <w:bookmarkStart w:id="619" w:name="_Toc54815892"/>
      <w:bookmarkStart w:id="620" w:name="_Ref497656987"/>
      <w:bookmarkStart w:id="621" w:name="_Ref497139474"/>
      <w:bookmarkStart w:id="622" w:name="_Ref497135825"/>
      <w:bookmarkStart w:id="623" w:name="_Toc510190033"/>
      <w:bookmarkStart w:id="624" w:name="_Toc511579032"/>
      <w:bookmarkStart w:id="625" w:name="_Toc54815890"/>
      <w:bookmarkStart w:id="626" w:name="_Ref25510418"/>
      <w:bookmarkStart w:id="627" w:name="_Toc54815895"/>
      <w:bookmarkStart w:id="628" w:name="_Ref103984787"/>
      <w:r w:rsidRPr="00E5511A">
        <w:rPr>
          <w:lang w:val="en-US"/>
        </w:rPr>
        <w:lastRenderedPageBreak/>
        <w:t>Matching Strategies</w:t>
      </w:r>
      <w:bookmarkEnd w:id="613"/>
      <w:bookmarkEnd w:id="614"/>
      <w:bookmarkEnd w:id="615"/>
    </w:p>
    <w:p w14:paraId="4835D72C" w14:textId="77777777" w:rsidR="00222CAB" w:rsidRPr="002670C6" w:rsidRDefault="00222CAB" w:rsidP="004E069D">
      <w:pPr>
        <w:pStyle w:val="Heading3"/>
        <w:numPr>
          <w:ilvl w:val="2"/>
          <w:numId w:val="53"/>
        </w:numPr>
        <w:rPr>
          <w:lang w:val="en-US"/>
        </w:rPr>
      </w:pPr>
      <w:bookmarkStart w:id="629" w:name="_Ref82894694"/>
      <w:bookmarkStart w:id="630" w:name="_Toc125227897"/>
      <w:bookmarkStart w:id="631" w:name="_Toc125537684"/>
      <w:bookmarkStart w:id="632" w:name="_Toc511579031"/>
      <w:bookmarkStart w:id="633" w:name="_Ref22764886"/>
      <w:bookmarkStart w:id="634" w:name="_Toc54815889"/>
      <w:r w:rsidRPr="002670C6">
        <w:rPr>
          <w:lang w:val="en-US"/>
        </w:rPr>
        <w:t>Matching Strategies for Semantic Identifiers</w:t>
      </w:r>
      <w:bookmarkEnd w:id="629"/>
      <w:bookmarkEnd w:id="630"/>
      <w:bookmarkEnd w:id="631"/>
    </w:p>
    <w:p w14:paraId="522A5EF6" w14:textId="6B387E63" w:rsidR="002F482E" w:rsidRDefault="00222CAB" w:rsidP="002F482E">
      <w:pPr>
        <w:rPr>
          <w:color w:val="FF0000"/>
          <w:lang w:val="en-US"/>
        </w:rPr>
      </w:pPr>
      <w:bookmarkStart w:id="635" w:name="_Hlk125116063"/>
      <w:r w:rsidRPr="00AA7226">
        <w:rPr>
          <w:lang w:val="en-US"/>
        </w:rPr>
        <w:t>When comparing</w:t>
      </w:r>
      <w:r w:rsidR="005565D2" w:rsidRPr="00CE25AF">
        <w:rPr>
          <w:lang w:val="en-US"/>
        </w:rPr>
        <w:t xml:space="preserve"> two elements, different use cases should be considered in order to define </w:t>
      </w:r>
      <w:r w:rsidRPr="00CE25AF">
        <w:rPr>
          <w:lang w:val="en-US"/>
        </w:rPr>
        <w:t xml:space="preserve">how these two elements are semantically related. This </w:t>
      </w:r>
      <w:r w:rsidR="003629BB">
        <w:rPr>
          <w:lang w:val="en-US"/>
        </w:rPr>
        <w:t>clause</w:t>
      </w:r>
      <w:r w:rsidRPr="00CE25AF">
        <w:rPr>
          <w:lang w:val="en-US"/>
        </w:rPr>
        <w:t xml:space="preserve"> </w:t>
      </w:r>
      <w:r w:rsidR="005565D2" w:rsidRPr="00CE25AF">
        <w:rPr>
          <w:lang w:val="en-US"/>
        </w:rPr>
        <w:t>gives</w:t>
      </w:r>
      <w:r w:rsidRPr="00CE25AF">
        <w:rPr>
          <w:lang w:val="en-US"/>
        </w:rPr>
        <w:t xml:space="preserve"> first hints </w:t>
      </w:r>
      <w:r w:rsidR="005565D2" w:rsidRPr="00CE25AF">
        <w:rPr>
          <w:lang w:val="en-US"/>
        </w:rPr>
        <w:t xml:space="preserve">on the </w:t>
      </w:r>
      <w:r w:rsidRPr="00CE25AF">
        <w:rPr>
          <w:lang w:val="en-US"/>
        </w:rPr>
        <w:t xml:space="preserve">aspects to consider when dealing with matching semantic identifiers. For </w:t>
      </w:r>
      <w:r w:rsidR="0027678E" w:rsidRPr="00CE25AF">
        <w:rPr>
          <w:lang w:val="en-US"/>
        </w:rPr>
        <w:t>example,</w:t>
      </w:r>
      <w:r w:rsidRPr="00CE25AF">
        <w:rPr>
          <w:lang w:val="en-US"/>
        </w:rPr>
        <w:t xml:space="preserve"> semantic references including context information </w:t>
      </w:r>
      <w:r w:rsidR="00F0209C" w:rsidRPr="00CE25AF">
        <w:rPr>
          <w:lang w:val="en-US"/>
        </w:rPr>
        <w:t>as represented in</w:t>
      </w:r>
      <w:r w:rsidRPr="00CE25AF">
        <w:rPr>
          <w:lang w:val="en-US"/>
        </w:rPr>
        <w:t xml:space="preserve"> IRDI-Path in ECLASS are not yet considered.</w:t>
      </w:r>
      <w:bookmarkStart w:id="636" w:name="_Hlk125116133"/>
      <w:bookmarkEnd w:id="635"/>
      <w:r w:rsidR="002F482E" w:rsidRPr="00F91CE6">
        <w:rPr>
          <w:lang w:val="en-US"/>
        </w:rPr>
        <w:t xml:space="preserve"> Sometimes a concept description is derived from another concept description or is identical </w:t>
      </w:r>
      <w:r w:rsidR="00D21CA4">
        <w:rPr>
          <w:lang w:val="en-US"/>
        </w:rPr>
        <w:t xml:space="preserve">to </w:t>
      </w:r>
      <w:r w:rsidR="002F482E" w:rsidRPr="00F91CE6">
        <w:rPr>
          <w:lang w:val="en-US"/>
        </w:rPr>
        <w:t xml:space="preserve">or at least compatible </w:t>
      </w:r>
      <w:r w:rsidR="00D21CA4">
        <w:rPr>
          <w:lang w:val="en-US"/>
        </w:rPr>
        <w:t>with</w:t>
      </w:r>
      <w:r w:rsidR="002F482E" w:rsidRPr="00F91CE6">
        <w:rPr>
          <w:lang w:val="en-US"/>
        </w:rPr>
        <w:t xml:space="preserve"> another concept description. The metamodel foresees an attribute "</w:t>
      </w:r>
      <w:proofErr w:type="spellStart"/>
      <w:r w:rsidR="002F482E" w:rsidRPr="00F91CE6">
        <w:rPr>
          <w:lang w:val="en-US"/>
        </w:rPr>
        <w:t>isCaseOf</w:t>
      </w:r>
      <w:proofErr w:type="spellEnd"/>
      <w:r w:rsidR="002F482E" w:rsidRPr="00F91CE6">
        <w:rPr>
          <w:lang w:val="en-US"/>
        </w:rPr>
        <w:t>" for such semantic IDs. However,</w:t>
      </w:r>
      <w:r w:rsidR="00D21CA4">
        <w:rPr>
          <w:lang w:val="en-US"/>
        </w:rPr>
        <w:t xml:space="preserve"> these are not considered in</w:t>
      </w:r>
      <w:r w:rsidR="002F482E" w:rsidRPr="00F91CE6">
        <w:rPr>
          <w:lang w:val="en-US"/>
        </w:rPr>
        <w:t xml:space="preserve"> the matching</w:t>
      </w:r>
      <w:r w:rsidR="00E14A1F">
        <w:rPr>
          <w:lang w:val="en-US"/>
        </w:rPr>
        <w:t xml:space="preserve"> strategies</w:t>
      </w:r>
      <w:r w:rsidR="002F482E" w:rsidRPr="00F91CE6">
        <w:rPr>
          <w:lang w:val="en-US"/>
        </w:rPr>
        <w:t xml:space="preserve"> described in this clause.</w:t>
      </w:r>
    </w:p>
    <w:bookmarkEnd w:id="636"/>
    <w:p w14:paraId="2F4B2918" w14:textId="0E37F365" w:rsidR="00222CAB" w:rsidRPr="00CE25AF" w:rsidRDefault="00222CAB" w:rsidP="003629BB">
      <w:pPr>
        <w:pStyle w:val="TERM-head"/>
        <w:rPr>
          <w:lang w:val="en-US"/>
        </w:rPr>
      </w:pPr>
      <w:r w:rsidRPr="00CE25AF">
        <w:rPr>
          <w:lang w:val="en-US"/>
        </w:rPr>
        <w:t>Exact</w:t>
      </w:r>
      <w:r w:rsidR="004C0EFC" w:rsidRPr="00CE25AF">
        <w:rPr>
          <w:lang w:val="en-US"/>
        </w:rPr>
        <w:t xml:space="preserve"> </w:t>
      </w:r>
      <w:r w:rsidRPr="00CE25AF">
        <w:rPr>
          <w:lang w:val="en-US"/>
        </w:rPr>
        <w:t xml:space="preserve">Matching (identical </w:t>
      </w:r>
      <w:proofErr w:type="spellStart"/>
      <w:r w:rsidRPr="00CE25AF">
        <w:rPr>
          <w:lang w:val="en-US"/>
        </w:rPr>
        <w:t>semanticIds</w:t>
      </w:r>
      <w:proofErr w:type="spellEnd"/>
      <w:r w:rsidRPr="00CE25AF">
        <w:rPr>
          <w:lang w:val="en-US"/>
        </w:rPr>
        <w:t>) – DEFAULT</w:t>
      </w:r>
    </w:p>
    <w:p w14:paraId="71743CCE" w14:textId="48EC0D86" w:rsidR="00222CAB" w:rsidRPr="00CE25AF" w:rsidRDefault="00222CAB" w:rsidP="00BF70E8">
      <w:pPr>
        <w:pStyle w:val="ListParagraph"/>
        <w:rPr>
          <w:rFonts w:ascii="Segoe UI" w:hAnsi="Segoe UI" w:cs="Segoe UI"/>
          <w:b/>
          <w:bCs/>
          <w:color w:val="000000"/>
          <w:sz w:val="18"/>
          <w:szCs w:val="18"/>
        </w:rPr>
      </w:pPr>
      <w:r w:rsidRPr="00CE25AF">
        <w:t xml:space="preserve">With </w:t>
      </w:r>
      <w:r w:rsidRPr="00BF70E8">
        <w:t>exact</w:t>
      </w:r>
      <w:r w:rsidRPr="00CE25AF">
        <w:t xml:space="preserve"> matching</w:t>
      </w:r>
      <w:r w:rsidR="005565D2" w:rsidRPr="00CE25AF">
        <w:t>,</w:t>
      </w:r>
      <w:r w:rsidRPr="00CE25AF">
        <w:t xml:space="preserve"> two semantic </w:t>
      </w:r>
      <w:r w:rsidR="005565D2" w:rsidRPr="00CE25AF">
        <w:t>IDs</w:t>
      </w:r>
      <w:r w:rsidRPr="00CE25AF">
        <w:t xml:space="preserve"> need to be string-identical</w:t>
      </w:r>
      <w:r w:rsidR="005565D2" w:rsidRPr="00CE25AF">
        <w:t>.</w:t>
      </w:r>
    </w:p>
    <w:p w14:paraId="134DA8CB" w14:textId="2F58EE1B" w:rsidR="00222CAB" w:rsidRPr="00CE25AF" w:rsidRDefault="00222CAB" w:rsidP="00BF70E8">
      <w:pPr>
        <w:pStyle w:val="ListParagraph"/>
        <w:numPr>
          <w:ilvl w:val="0"/>
          <w:numId w:val="0"/>
        </w:numPr>
        <w:ind w:left="851"/>
      </w:pPr>
      <w:r w:rsidRPr="00CE25AF">
        <w:t xml:space="preserve">Example: </w:t>
      </w:r>
      <w:r w:rsidR="00CB37F5">
        <w:t>P</w:t>
      </w:r>
      <w:r w:rsidRPr="00CE25AF">
        <w:t xml:space="preserve">roperty with </w:t>
      </w:r>
      <w:proofErr w:type="spellStart"/>
      <w:r w:rsidRPr="00CE25AF">
        <w:t>idShort</w:t>
      </w:r>
      <w:proofErr w:type="spellEnd"/>
      <w:r w:rsidRPr="00CE25AF">
        <w:t xml:space="preserve"> "</w:t>
      </w:r>
      <w:proofErr w:type="spellStart"/>
      <w:r w:rsidRPr="00CE25AF">
        <w:t>ManufacturerName</w:t>
      </w:r>
      <w:proofErr w:type="spellEnd"/>
      <w:r w:rsidRPr="00CE25AF">
        <w:t xml:space="preserve">" + </w:t>
      </w:r>
      <w:proofErr w:type="spellStart"/>
      <w:r w:rsidRPr="00CE25AF">
        <w:t>semanticId</w:t>
      </w:r>
      <w:proofErr w:type="spellEnd"/>
      <w:r w:rsidRPr="00CE25AF">
        <w:t xml:space="preserve"> 0173-1#02-AAO677#002 and </w:t>
      </w:r>
      <w:r w:rsidR="00CB37F5">
        <w:t>P</w:t>
      </w:r>
      <w:r w:rsidRPr="00CE25AF">
        <w:t xml:space="preserve">roperty with </w:t>
      </w:r>
      <w:proofErr w:type="spellStart"/>
      <w:r w:rsidRPr="00CE25AF">
        <w:t>idShort</w:t>
      </w:r>
      <w:proofErr w:type="spellEnd"/>
      <w:r w:rsidRPr="00CE25AF">
        <w:t xml:space="preserve"> "</w:t>
      </w:r>
      <w:proofErr w:type="spellStart"/>
      <w:r w:rsidRPr="00CE25AF">
        <w:t>Herstellername</w:t>
      </w:r>
      <w:proofErr w:type="spellEnd"/>
      <w:r w:rsidRPr="00CE25AF">
        <w:t xml:space="preserve">" + </w:t>
      </w:r>
      <w:proofErr w:type="spellStart"/>
      <w:r w:rsidRPr="00CE25AF">
        <w:t>semanticId</w:t>
      </w:r>
      <w:proofErr w:type="spellEnd"/>
      <w:r w:rsidRPr="00CE25AF">
        <w:t xml:space="preserve"> 0173-1#02-AAO677#002 have</w:t>
      </w:r>
      <w:r w:rsidR="004C0EFC" w:rsidRPr="00CE25AF">
        <w:t xml:space="preserve"> </w:t>
      </w:r>
      <w:r w:rsidRPr="00CE25AF">
        <w:t>exact</w:t>
      </w:r>
      <w:r w:rsidR="005565D2" w:rsidRPr="00CE25AF">
        <w:t>ly</w:t>
      </w:r>
      <w:r w:rsidRPr="00CE25AF">
        <w:t xml:space="preserve"> equal semantics</w:t>
      </w:r>
      <w:r w:rsidR="005565D2" w:rsidRPr="00CE25AF">
        <w:t>.</w:t>
      </w:r>
    </w:p>
    <w:p w14:paraId="25513443" w14:textId="77777777" w:rsidR="00222CAB" w:rsidRPr="00BF70E8" w:rsidRDefault="00222CAB" w:rsidP="003629BB">
      <w:pPr>
        <w:pStyle w:val="TERM-head"/>
      </w:pPr>
      <w:r w:rsidRPr="00BF70E8">
        <w:t xml:space="preserve">Intelligent </w:t>
      </w:r>
      <w:proofErr w:type="spellStart"/>
      <w:r w:rsidRPr="00BF70E8">
        <w:t>Matching</w:t>
      </w:r>
      <w:proofErr w:type="spellEnd"/>
      <w:r w:rsidRPr="00BF70E8">
        <w:t xml:space="preserve"> (</w:t>
      </w:r>
      <w:proofErr w:type="spellStart"/>
      <w:r w:rsidRPr="00BF70E8">
        <w:t>compatible</w:t>
      </w:r>
      <w:proofErr w:type="spellEnd"/>
      <w:r w:rsidRPr="00BF70E8">
        <w:t xml:space="preserve"> </w:t>
      </w:r>
      <w:proofErr w:type="spellStart"/>
      <w:r w:rsidRPr="00BF70E8">
        <w:t>semanticIds</w:t>
      </w:r>
      <w:proofErr w:type="spellEnd"/>
      <w:r w:rsidRPr="00BF70E8">
        <w:t>)</w:t>
      </w:r>
    </w:p>
    <w:p w14:paraId="374EB0E1" w14:textId="77777777" w:rsidR="00222CAB" w:rsidRPr="00CE25AF" w:rsidRDefault="00222CAB" w:rsidP="00BF70E8">
      <w:pPr>
        <w:pStyle w:val="ListParagraph"/>
      </w:pPr>
      <w:r w:rsidRPr="00CE25AF">
        <w:t>Ignore Versioning</w:t>
      </w:r>
    </w:p>
    <w:p w14:paraId="3FAC1573" w14:textId="728AFFB2" w:rsidR="002F482E" w:rsidRDefault="00222CAB" w:rsidP="00BF70E8">
      <w:pPr>
        <w:pStyle w:val="ListParagraph"/>
        <w:numPr>
          <w:ilvl w:val="0"/>
          <w:numId w:val="0"/>
        </w:numPr>
        <w:ind w:left="851"/>
      </w:pPr>
      <w:bookmarkStart w:id="637" w:name="_Hlk125117928"/>
      <w:bookmarkStart w:id="638" w:name="_Hlk125116828"/>
      <w:r w:rsidRPr="002F482E">
        <w:t>With intelligent matching</w:t>
      </w:r>
      <w:r w:rsidR="005565D2" w:rsidRPr="002F482E">
        <w:t>,</w:t>
      </w:r>
      <w:r w:rsidRPr="002F482E">
        <w:t xml:space="preserve"> different versions of a concept definition may be matched.</w:t>
      </w:r>
      <w:bookmarkStart w:id="639" w:name="_Hlk125116817"/>
      <w:r w:rsidR="002F482E" w:rsidRPr="002F482E">
        <w:t xml:space="preserve"> </w:t>
      </w:r>
      <w:r w:rsidR="002F482E">
        <w:t xml:space="preserve">For example, if semantic versioning is used </w:t>
      </w:r>
      <w:r w:rsidR="004B5095">
        <w:t xml:space="preserve">to version </w:t>
      </w:r>
      <w:r w:rsidR="002F482E">
        <w:t>the concept description</w:t>
      </w:r>
      <w:r w:rsidR="004B5095">
        <w:t>,</w:t>
      </w:r>
      <w:r w:rsidR="002F482E">
        <w:t xml:space="preserve"> then upward or backward compatible versions can be matched.</w:t>
      </w:r>
    </w:p>
    <w:bookmarkEnd w:id="637"/>
    <w:bookmarkEnd w:id="638"/>
    <w:bookmarkEnd w:id="639"/>
    <w:p w14:paraId="35410AFF" w14:textId="0A8E10D8" w:rsidR="00222CAB" w:rsidRPr="002F482E" w:rsidRDefault="00222CAB" w:rsidP="00BF70E8">
      <w:pPr>
        <w:pStyle w:val="ListParagraph"/>
        <w:numPr>
          <w:ilvl w:val="0"/>
          <w:numId w:val="0"/>
        </w:numPr>
        <w:ind w:left="851"/>
      </w:pPr>
      <w:r w:rsidRPr="002F482E">
        <w:t xml:space="preserve">Example: </w:t>
      </w:r>
      <w:r w:rsidR="005565D2" w:rsidRPr="002F482E">
        <w:t>p</w:t>
      </w:r>
      <w:r w:rsidRPr="002F482E">
        <w:t xml:space="preserve">roperty with </w:t>
      </w:r>
      <w:proofErr w:type="spellStart"/>
      <w:r w:rsidRPr="002F482E">
        <w:t>idShort</w:t>
      </w:r>
      <w:proofErr w:type="spellEnd"/>
      <w:r w:rsidRPr="002F482E">
        <w:t xml:space="preserve"> "</w:t>
      </w:r>
      <w:proofErr w:type="spellStart"/>
      <w:r w:rsidRPr="002F482E">
        <w:t>ManufacturerName</w:t>
      </w:r>
      <w:proofErr w:type="spellEnd"/>
      <w:r w:rsidRPr="002F482E">
        <w:t xml:space="preserve">" + </w:t>
      </w:r>
      <w:proofErr w:type="spellStart"/>
      <w:r w:rsidRPr="002F482E">
        <w:t>semanticId</w:t>
      </w:r>
      <w:proofErr w:type="spellEnd"/>
      <w:r w:rsidRPr="002F482E">
        <w:t xml:space="preserve"> 0173-1#02-AAO677#002 and </w:t>
      </w:r>
      <w:r w:rsidR="00CB37F5" w:rsidRPr="002F482E">
        <w:t>P</w:t>
      </w:r>
      <w:r w:rsidRPr="002F482E">
        <w:t xml:space="preserve">roperty with </w:t>
      </w:r>
      <w:proofErr w:type="spellStart"/>
      <w:r w:rsidRPr="002F482E">
        <w:t>idShort</w:t>
      </w:r>
      <w:proofErr w:type="spellEnd"/>
      <w:r w:rsidRPr="002F482E">
        <w:t xml:space="preserve"> "</w:t>
      </w:r>
      <w:proofErr w:type="spellStart"/>
      <w:r w:rsidRPr="002F482E">
        <w:t>Herstellername</w:t>
      </w:r>
      <w:proofErr w:type="spellEnd"/>
      <w:r w:rsidRPr="002F482E">
        <w:t xml:space="preserve">" + </w:t>
      </w:r>
      <w:proofErr w:type="spellStart"/>
      <w:r w:rsidRPr="002F482E">
        <w:t>semanticId</w:t>
      </w:r>
      <w:proofErr w:type="spellEnd"/>
      <w:r w:rsidRPr="002F482E">
        <w:t xml:space="preserve"> 0173-1#02-AAO677#003 have</w:t>
      </w:r>
      <w:r w:rsidR="004C0EFC" w:rsidRPr="002F482E">
        <w:t xml:space="preserve"> </w:t>
      </w:r>
      <w:r w:rsidRPr="002F482E">
        <w:t xml:space="preserve">equal semantics. </w:t>
      </w:r>
    </w:p>
    <w:p w14:paraId="1B4FA571" w14:textId="33FAB5A7" w:rsidR="00222CAB" w:rsidRPr="00CE25AF" w:rsidRDefault="00222CAB" w:rsidP="00BF70E8">
      <w:pPr>
        <w:pStyle w:val="NOTE"/>
        <w:ind w:left="1703"/>
      </w:pPr>
      <w:r w:rsidRPr="00CE25AF">
        <w:t xml:space="preserve">Note: </w:t>
      </w:r>
      <w:proofErr w:type="spellStart"/>
      <w:r w:rsidR="005565D2" w:rsidRPr="00CE25AF">
        <w:t>to</w:t>
      </w:r>
      <w:proofErr w:type="spellEnd"/>
      <w:r w:rsidR="005565D2" w:rsidRPr="00CE25AF">
        <w:t xml:space="preserve"> </w:t>
      </w:r>
      <w:proofErr w:type="spellStart"/>
      <w:r w:rsidR="005565D2" w:rsidRPr="00CE25AF">
        <w:t>compare</w:t>
      </w:r>
      <w:proofErr w:type="spellEnd"/>
      <w:r w:rsidR="005565D2" w:rsidRPr="00CE25AF">
        <w:t xml:space="preserve"> </w:t>
      </w:r>
      <w:proofErr w:type="spellStart"/>
      <w:r w:rsidRPr="00CE25AF">
        <w:t>two</w:t>
      </w:r>
      <w:proofErr w:type="spellEnd"/>
      <w:r w:rsidRPr="00CE25AF">
        <w:t xml:space="preserve"> </w:t>
      </w:r>
      <w:proofErr w:type="spellStart"/>
      <w:r w:rsidRPr="00CE25AF">
        <w:t>semantic</w:t>
      </w:r>
      <w:proofErr w:type="spellEnd"/>
      <w:r w:rsidRPr="00CE25AF">
        <w:t xml:space="preserve"> IDs</w:t>
      </w:r>
      <w:r w:rsidR="005565D2" w:rsidRPr="00CE25AF">
        <w:t>,</w:t>
      </w:r>
      <w:r w:rsidRPr="00CE25AF">
        <w:t xml:space="preserve"> </w:t>
      </w:r>
      <w:proofErr w:type="spellStart"/>
      <w:r w:rsidRPr="00CE25AF">
        <w:t>knowledge</w:t>
      </w:r>
      <w:proofErr w:type="spellEnd"/>
      <w:r w:rsidRPr="00CE25AF">
        <w:t xml:space="preserve"> </w:t>
      </w:r>
      <w:proofErr w:type="spellStart"/>
      <w:r w:rsidRPr="00CE25AF">
        <w:t>about</w:t>
      </w:r>
      <w:proofErr w:type="spellEnd"/>
      <w:r w:rsidRPr="00CE25AF">
        <w:t xml:space="preserve"> </w:t>
      </w:r>
      <w:proofErr w:type="spellStart"/>
      <w:r w:rsidRPr="00CE25AF">
        <w:t>versioning</w:t>
      </w:r>
      <w:proofErr w:type="spellEnd"/>
      <w:r w:rsidRPr="00CE25AF">
        <w:t xml:space="preserve"> </w:t>
      </w:r>
      <w:proofErr w:type="spellStart"/>
      <w:r w:rsidRPr="00CE25AF">
        <w:t>needs</w:t>
      </w:r>
      <w:proofErr w:type="spellEnd"/>
      <w:r w:rsidRPr="00CE25AF">
        <w:t xml:space="preserve"> </w:t>
      </w:r>
      <w:proofErr w:type="spellStart"/>
      <w:r w:rsidRPr="00CE25AF">
        <w:t>to</w:t>
      </w:r>
      <w:proofErr w:type="spellEnd"/>
      <w:r w:rsidRPr="00CE25AF">
        <w:t xml:space="preserve"> </w:t>
      </w:r>
      <w:proofErr w:type="spellStart"/>
      <w:r w:rsidRPr="00CE25AF">
        <w:t>be</w:t>
      </w:r>
      <w:proofErr w:type="spellEnd"/>
      <w:r w:rsidRPr="00CE25AF">
        <w:t xml:space="preserve"> </w:t>
      </w:r>
      <w:proofErr w:type="spellStart"/>
      <w:r w:rsidRPr="00CE25AF">
        <w:t>available</w:t>
      </w:r>
      <w:proofErr w:type="spellEnd"/>
      <w:r w:rsidRPr="00CE25AF">
        <w:t xml:space="preserve">. In </w:t>
      </w:r>
      <w:proofErr w:type="spellStart"/>
      <w:r w:rsidRPr="00CE25AF">
        <w:t>the</w:t>
      </w:r>
      <w:proofErr w:type="spellEnd"/>
      <w:r w:rsidRPr="00CE25AF">
        <w:t xml:space="preserve"> </w:t>
      </w:r>
      <w:proofErr w:type="spellStart"/>
      <w:r w:rsidRPr="00CE25AF">
        <w:t>example</w:t>
      </w:r>
      <w:proofErr w:type="spellEnd"/>
      <w:r w:rsidR="005565D2" w:rsidRPr="00CE25AF">
        <w:t xml:space="preserve"> </w:t>
      </w:r>
      <w:proofErr w:type="spellStart"/>
      <w:r w:rsidR="005565D2" w:rsidRPr="00CE25AF">
        <w:t>above</w:t>
      </w:r>
      <w:proofErr w:type="spellEnd"/>
      <w:r w:rsidR="005565D2" w:rsidRPr="00CE25AF">
        <w:t>,</w:t>
      </w:r>
      <w:r w:rsidRPr="00CE25AF">
        <w:t xml:space="preserve"> </w:t>
      </w:r>
      <w:proofErr w:type="spellStart"/>
      <w:r w:rsidRPr="00CE25AF">
        <w:t>two</w:t>
      </w:r>
      <w:proofErr w:type="spellEnd"/>
      <w:r w:rsidRPr="00CE25AF">
        <w:t xml:space="preserve"> IRDIs </w:t>
      </w:r>
      <w:proofErr w:type="spellStart"/>
      <w:r w:rsidRPr="00CE25AF">
        <w:t>from</w:t>
      </w:r>
      <w:proofErr w:type="spellEnd"/>
      <w:r w:rsidRPr="00CE25AF">
        <w:t xml:space="preserve"> ECLASS </w:t>
      </w:r>
      <w:proofErr w:type="spellStart"/>
      <w:r w:rsidRPr="00CE25AF">
        <w:t>are</w:t>
      </w:r>
      <w:proofErr w:type="spellEnd"/>
      <w:r w:rsidRPr="00CE25AF">
        <w:t xml:space="preserve"> </w:t>
      </w:r>
      <w:proofErr w:type="spellStart"/>
      <w:r w:rsidRPr="00CE25AF">
        <w:t>compared</w:t>
      </w:r>
      <w:proofErr w:type="spellEnd"/>
      <w:r w:rsidR="005565D2" w:rsidRPr="00CE25AF">
        <w:t>.</w:t>
      </w:r>
      <w:r w:rsidRPr="00CE25AF">
        <w:t xml:space="preserve"> ECLASS </w:t>
      </w:r>
      <w:proofErr w:type="spellStart"/>
      <w:r w:rsidRPr="00CE25AF">
        <w:t>rules</w:t>
      </w:r>
      <w:proofErr w:type="spellEnd"/>
      <w:r w:rsidRPr="00CE25AF">
        <w:t xml:space="preserve"> </w:t>
      </w:r>
      <w:proofErr w:type="spellStart"/>
      <w:r w:rsidRPr="00CE25AF">
        <w:t>ensure</w:t>
      </w:r>
      <w:proofErr w:type="spellEnd"/>
      <w:r w:rsidRPr="00CE25AF">
        <w:t xml:space="preserve"> </w:t>
      </w:r>
      <w:proofErr w:type="spellStart"/>
      <w:r w:rsidRPr="00CE25AF">
        <w:t>that</w:t>
      </w:r>
      <w:proofErr w:type="spellEnd"/>
      <w:r w:rsidRPr="00CE25AF">
        <w:t xml:space="preserve"> </w:t>
      </w:r>
      <w:proofErr w:type="spellStart"/>
      <w:r w:rsidRPr="00CE25AF">
        <w:t>the</w:t>
      </w:r>
      <w:proofErr w:type="spellEnd"/>
      <w:r w:rsidRPr="00CE25AF">
        <w:t xml:space="preserve"> </w:t>
      </w:r>
      <w:proofErr w:type="spellStart"/>
      <w:r w:rsidRPr="00CE25AF">
        <w:t>semantics</w:t>
      </w:r>
      <w:proofErr w:type="spellEnd"/>
      <w:r w:rsidRPr="00CE25AF">
        <w:t xml:space="preserve"> </w:t>
      </w:r>
      <w:proofErr w:type="spellStart"/>
      <w:r w:rsidRPr="00CE25AF">
        <w:t>is</w:t>
      </w:r>
      <w:proofErr w:type="spellEnd"/>
      <w:r w:rsidRPr="00CE25AF">
        <w:t xml:space="preserve"> </w:t>
      </w:r>
      <w:proofErr w:type="spellStart"/>
      <w:r w:rsidRPr="00CE25AF">
        <w:t>always</w:t>
      </w:r>
      <w:proofErr w:type="spellEnd"/>
      <w:r w:rsidRPr="00CE25AF">
        <w:t xml:space="preserve"> </w:t>
      </w:r>
      <w:proofErr w:type="spellStart"/>
      <w:r w:rsidRPr="00CE25AF">
        <w:t>backward</w:t>
      </w:r>
      <w:proofErr w:type="spellEnd"/>
      <w:r w:rsidRPr="00CE25AF">
        <w:t xml:space="preserve"> </w:t>
      </w:r>
      <w:proofErr w:type="spellStart"/>
      <w:r w:rsidRPr="00CE25AF">
        <w:t>compatible</w:t>
      </w:r>
      <w:proofErr w:type="spellEnd"/>
      <w:r w:rsidRPr="00CE25AF">
        <w:t xml:space="preserve"> </w:t>
      </w:r>
      <w:proofErr w:type="spellStart"/>
      <w:r w:rsidRPr="00CE25AF">
        <w:t>for</w:t>
      </w:r>
      <w:proofErr w:type="spellEnd"/>
      <w:r w:rsidRPr="00CE25AF">
        <w:t xml:space="preserve"> </w:t>
      </w:r>
      <w:proofErr w:type="spellStart"/>
      <w:r w:rsidRPr="00CE25AF">
        <w:t>new</w:t>
      </w:r>
      <w:proofErr w:type="spellEnd"/>
      <w:r w:rsidRPr="00CE25AF">
        <w:t xml:space="preserve"> </w:t>
      </w:r>
      <w:proofErr w:type="spellStart"/>
      <w:r w:rsidRPr="00CE25AF">
        <w:t>versions</w:t>
      </w:r>
      <w:proofErr w:type="spellEnd"/>
      <w:r w:rsidRPr="00CE25AF">
        <w:t xml:space="preserve">; </w:t>
      </w:r>
      <w:r w:rsidR="005565D2" w:rsidRPr="00CE25AF">
        <w:t xml:space="preserve">a </w:t>
      </w:r>
      <w:proofErr w:type="spellStart"/>
      <w:r w:rsidR="005565D2" w:rsidRPr="00CE25AF">
        <w:t>new</w:t>
      </w:r>
      <w:proofErr w:type="spellEnd"/>
      <w:r w:rsidR="005565D2" w:rsidRPr="00CE25AF">
        <w:t xml:space="preserve"> IRDI </w:t>
      </w:r>
      <w:proofErr w:type="spellStart"/>
      <w:r w:rsidR="005565D2" w:rsidRPr="00CE25AF">
        <w:t>would</w:t>
      </w:r>
      <w:proofErr w:type="spellEnd"/>
      <w:r w:rsidR="005565D2" w:rsidRPr="00CE25AF">
        <w:t xml:space="preserve"> </w:t>
      </w:r>
      <w:proofErr w:type="spellStart"/>
      <w:r w:rsidR="005565D2" w:rsidRPr="00CE25AF">
        <w:t>be</w:t>
      </w:r>
      <w:proofErr w:type="spellEnd"/>
      <w:r w:rsidR="005565D2" w:rsidRPr="00CE25AF">
        <w:t xml:space="preserve"> </w:t>
      </w:r>
      <w:proofErr w:type="spellStart"/>
      <w:r w:rsidR="005565D2" w:rsidRPr="00CE25AF">
        <w:t>created</w:t>
      </w:r>
      <w:proofErr w:type="spellEnd"/>
      <w:r w:rsidR="005565D2" w:rsidRPr="00CE25AF">
        <w:t xml:space="preserve"> </w:t>
      </w:r>
      <w:proofErr w:type="spellStart"/>
      <w:r w:rsidR="005565D2" w:rsidRPr="00CE25AF">
        <w:t>for</w:t>
      </w:r>
      <w:proofErr w:type="spellEnd"/>
      <w:r w:rsidR="005565D2" w:rsidRPr="00CE25AF">
        <w:t xml:space="preserve"> </w:t>
      </w:r>
      <w:proofErr w:type="spellStart"/>
      <w:r w:rsidR="00CB37F5">
        <w:t>breaking</w:t>
      </w:r>
      <w:proofErr w:type="spellEnd"/>
      <w:r w:rsidR="005565D2" w:rsidRPr="00CE25AF">
        <w:t xml:space="preserve"> </w:t>
      </w:r>
      <w:proofErr w:type="spellStart"/>
      <w:r w:rsidRPr="00CE25AF">
        <w:t>changes</w:t>
      </w:r>
      <w:proofErr w:type="spellEnd"/>
      <w:r w:rsidRPr="00CE25AF">
        <w:t>.</w:t>
      </w:r>
    </w:p>
    <w:p w14:paraId="598A9A7E" w14:textId="77777777" w:rsidR="00222CAB" w:rsidRPr="00CE25AF" w:rsidRDefault="00222CAB" w:rsidP="00BF70E8">
      <w:pPr>
        <w:pStyle w:val="ListParagraph"/>
      </w:pPr>
      <w:r w:rsidRPr="00CE25AF">
        <w:t xml:space="preserve">Consider </w:t>
      </w:r>
      <w:r w:rsidRPr="00BF70E8">
        <w:t>Semantic</w:t>
      </w:r>
      <w:r w:rsidRPr="00CE25AF">
        <w:t xml:space="preserve"> Mappings</w:t>
      </w:r>
    </w:p>
    <w:p w14:paraId="3555C7B0" w14:textId="091D4E9D" w:rsidR="00222CAB" w:rsidRPr="00CE25AF" w:rsidRDefault="005565D2" w:rsidP="00BF70E8">
      <w:pPr>
        <w:pStyle w:val="ListParagraph"/>
        <w:numPr>
          <w:ilvl w:val="0"/>
          <w:numId w:val="0"/>
        </w:numPr>
        <w:ind w:left="851"/>
      </w:pPr>
      <w:r w:rsidRPr="00CE25AF">
        <w:t xml:space="preserve">Existing semantic mapping information can be considered for </w:t>
      </w:r>
      <w:r w:rsidR="00222CAB" w:rsidRPr="00CE25AF">
        <w:t>intelligent matching. Semantic mappings may exist within one and the same dictionary</w:t>
      </w:r>
      <w:r w:rsidRPr="00CE25AF">
        <w:t>,</w:t>
      </w:r>
      <w:r w:rsidR="00222CAB" w:rsidRPr="00CE25AF">
        <w:t xml:space="preserve"> but also between different dictionaries and ontologies.</w:t>
      </w:r>
    </w:p>
    <w:p w14:paraId="36DA84B4" w14:textId="77777777" w:rsidR="00222CAB" w:rsidRPr="00CE25AF" w:rsidRDefault="00222CAB" w:rsidP="00BF70E8">
      <w:pPr>
        <w:pStyle w:val="ListParagraph"/>
        <w:numPr>
          <w:ilvl w:val="0"/>
          <w:numId w:val="0"/>
        </w:numPr>
        <w:ind w:left="851"/>
      </w:pPr>
      <w:r w:rsidRPr="00CE25AF">
        <w:t>Example: 0112/2///61360_4#AAE530 for nominal capacity of a battery in dictionary IEC CDD and 0173-1#02-AAI048#004 in ECLASS have equal semantics</w:t>
      </w:r>
      <w:r w:rsidRPr="002670C6">
        <w:rPr>
          <w:vertAlign w:val="superscript"/>
        </w:rPr>
        <w:footnoteReference w:id="11"/>
      </w:r>
      <w:r w:rsidRPr="00CE25AF">
        <w:rPr>
          <w:vertAlign w:val="superscript"/>
        </w:rPr>
        <w:t xml:space="preserve"> </w:t>
      </w:r>
      <w:r w:rsidRPr="002670C6">
        <w:rPr>
          <w:vertAlign w:val="superscript"/>
        </w:rPr>
        <w:footnoteReference w:id="12"/>
      </w:r>
      <w:r w:rsidRPr="00CE25AF">
        <w:rPr>
          <w:vertAlign w:val="superscript"/>
        </w:rPr>
        <w:t xml:space="preserve"> </w:t>
      </w:r>
      <w:r w:rsidRPr="002670C6">
        <w:rPr>
          <w:vertAlign w:val="superscript"/>
        </w:rPr>
        <w:footnoteReference w:id="13"/>
      </w:r>
      <w:r w:rsidRPr="00CE25AF">
        <w:t>.</w:t>
      </w:r>
    </w:p>
    <w:p w14:paraId="7821B817" w14:textId="346A060A" w:rsidR="00222CAB" w:rsidRPr="00CE25AF" w:rsidRDefault="00222CAB" w:rsidP="00BF70E8">
      <w:pPr>
        <w:pStyle w:val="NOTE"/>
        <w:ind w:left="1703"/>
      </w:pPr>
      <w:r w:rsidRPr="00CE25AF">
        <w:t>Note:</w:t>
      </w:r>
      <w:r w:rsidR="005565D2" w:rsidRPr="00CE25AF">
        <w:t xml:space="preserve"> </w:t>
      </w:r>
      <w:proofErr w:type="spellStart"/>
      <w:r w:rsidR="005565D2" w:rsidRPr="00CE25AF">
        <w:t>t</w:t>
      </w:r>
      <w:r w:rsidRPr="00CE25AF">
        <w:t>his</w:t>
      </w:r>
      <w:proofErr w:type="spellEnd"/>
      <w:r w:rsidRPr="00CE25AF">
        <w:t xml:space="preserve"> </w:t>
      </w:r>
      <w:proofErr w:type="spellStart"/>
      <w:r w:rsidRPr="00CE25AF">
        <w:t>example</w:t>
      </w:r>
      <w:proofErr w:type="spellEnd"/>
      <w:r w:rsidRPr="00CE25AF">
        <w:t xml:space="preserve"> </w:t>
      </w:r>
      <w:proofErr w:type="spellStart"/>
      <w:r w:rsidR="005565D2" w:rsidRPr="00CE25AF">
        <w:t>does</w:t>
      </w:r>
      <w:proofErr w:type="spellEnd"/>
      <w:r w:rsidR="005565D2" w:rsidRPr="00CE25AF">
        <w:t xml:space="preserve"> not </w:t>
      </w:r>
      <w:proofErr w:type="spellStart"/>
      <w:r w:rsidR="005565D2" w:rsidRPr="00CE25AF">
        <w:t>represent</w:t>
      </w:r>
      <w:proofErr w:type="spellEnd"/>
      <w:r w:rsidRPr="00CE25AF">
        <w:t xml:space="preserve"> an </w:t>
      </w:r>
      <w:proofErr w:type="spellStart"/>
      <w:r w:rsidRPr="00CE25AF">
        <w:t>existing</w:t>
      </w:r>
      <w:proofErr w:type="spellEnd"/>
      <w:r w:rsidRPr="00CE25AF">
        <w:t xml:space="preserve"> </w:t>
      </w:r>
      <w:proofErr w:type="spellStart"/>
      <w:r w:rsidRPr="00CE25AF">
        <w:t>semantic</w:t>
      </w:r>
      <w:proofErr w:type="spellEnd"/>
      <w:r w:rsidRPr="00CE25AF">
        <w:t xml:space="preserve"> </w:t>
      </w:r>
      <w:proofErr w:type="spellStart"/>
      <w:r w:rsidRPr="00CE25AF">
        <w:t>mapping</w:t>
      </w:r>
      <w:proofErr w:type="spellEnd"/>
      <w:r w:rsidR="005565D2" w:rsidRPr="00CE25AF">
        <w:t xml:space="preserve">; </w:t>
      </w:r>
      <w:proofErr w:type="spellStart"/>
      <w:r w:rsidR="005565D2" w:rsidRPr="00CE25AF">
        <w:t>it</w:t>
      </w:r>
      <w:proofErr w:type="spellEnd"/>
      <w:r w:rsidR="005565D2" w:rsidRPr="00CE25AF">
        <w:t xml:space="preserve"> </w:t>
      </w:r>
      <w:proofErr w:type="spellStart"/>
      <w:r w:rsidR="005565D2" w:rsidRPr="00CE25AF">
        <w:t>is</w:t>
      </w:r>
      <w:proofErr w:type="spellEnd"/>
      <w:r w:rsidR="005565D2" w:rsidRPr="00CE25AF">
        <w:t xml:space="preserve"> </w:t>
      </w:r>
      <w:proofErr w:type="spellStart"/>
      <w:r w:rsidR="005565D2" w:rsidRPr="00CE25AF">
        <w:t>only</w:t>
      </w:r>
      <w:proofErr w:type="spellEnd"/>
      <w:r w:rsidR="005565D2" w:rsidRPr="00CE25AF">
        <w:t xml:space="preserve"> </w:t>
      </w:r>
      <w:r w:rsidRPr="00CE25AF">
        <w:t xml:space="preserve">a </w:t>
      </w:r>
      <w:proofErr w:type="spellStart"/>
      <w:r w:rsidRPr="00CE25AF">
        <w:t>candidate</w:t>
      </w:r>
      <w:proofErr w:type="spellEnd"/>
      <w:r w:rsidRPr="00CE25AF">
        <w:t>.</w:t>
      </w:r>
    </w:p>
    <w:p w14:paraId="40A04E3B" w14:textId="77777777" w:rsidR="00222CAB" w:rsidRPr="00CE25AF" w:rsidRDefault="00222CAB" w:rsidP="00BF70E8">
      <w:pPr>
        <w:pStyle w:val="ListParagraph"/>
      </w:pPr>
      <w:r w:rsidRPr="00BF70E8">
        <w:t>Consider</w:t>
      </w:r>
      <w:r w:rsidRPr="00CE25AF">
        <w:t xml:space="preserve"> Domain Knowledge</w:t>
      </w:r>
    </w:p>
    <w:p w14:paraId="60E5FB48" w14:textId="1C21DDA5" w:rsidR="00222CAB" w:rsidRPr="00CE25AF" w:rsidRDefault="00222CAB" w:rsidP="00BF70E8">
      <w:pPr>
        <w:pStyle w:val="ListParagraph"/>
        <w:numPr>
          <w:ilvl w:val="0"/>
          <w:numId w:val="0"/>
        </w:numPr>
        <w:ind w:left="851"/>
      </w:pPr>
      <w:r w:rsidRPr="00CE25AF">
        <w:t>With intelligent matching</w:t>
      </w:r>
      <w:r w:rsidR="005565D2" w:rsidRPr="00CE25AF">
        <w:t>,</w:t>
      </w:r>
      <w:r w:rsidRPr="00CE25AF">
        <w:t xml:space="preserve"> domain knowledge available in machine</w:t>
      </w:r>
      <w:r w:rsidR="005565D2" w:rsidRPr="00CE25AF">
        <w:t>-</w:t>
      </w:r>
      <w:r w:rsidRPr="00CE25AF">
        <w:t xml:space="preserve">readable form may be taken into account, </w:t>
      </w:r>
      <w:r w:rsidR="00D90297" w:rsidRPr="00CE25AF">
        <w:t xml:space="preserve">such as </w:t>
      </w:r>
      <w:r w:rsidRPr="00CE25AF">
        <w:t>a</w:t>
      </w:r>
      <w:r w:rsidR="00D90297" w:rsidRPr="00CE25AF">
        <w:t>n</w:t>
      </w:r>
      <w:r w:rsidRPr="00CE25AF">
        <w:t xml:space="preserve"> "is-a"-relationship between two concept definitions.</w:t>
      </w:r>
    </w:p>
    <w:p w14:paraId="71E5EECA" w14:textId="402415BF" w:rsidR="00222CAB" w:rsidRPr="00CE25AF" w:rsidRDefault="00222CAB" w:rsidP="00BF70E8">
      <w:pPr>
        <w:pStyle w:val="ListParagraph"/>
        <w:numPr>
          <w:ilvl w:val="0"/>
          <w:numId w:val="0"/>
        </w:numPr>
        <w:ind w:left="851"/>
      </w:pPr>
      <w:r w:rsidRPr="00CE25AF">
        <w:lastRenderedPageBreak/>
        <w:t xml:space="preserve">Example: </w:t>
      </w:r>
      <w:r w:rsidR="00D90297" w:rsidRPr="00CE25AF">
        <w:t>a</w:t>
      </w:r>
      <w:r w:rsidRPr="00CE25AF">
        <w:t xml:space="preserve"> Hammer drill (0173-1#01-ADS698#010) and a percussion drill (0173-1#01-ADS700#010) are drills for mineral material (0173-1#01-ADN177#005) and are compatible </w:t>
      </w:r>
      <w:r w:rsidR="00D90297" w:rsidRPr="00CE25AF">
        <w:t>with</w:t>
      </w:r>
      <w:r w:rsidRPr="00CE25AF">
        <w:t xml:space="preserve"> a request or constraints asking for drills for mineral material.</w:t>
      </w:r>
    </w:p>
    <w:p w14:paraId="1700A915" w14:textId="77777777" w:rsidR="00222CAB" w:rsidRPr="002670C6" w:rsidRDefault="00222CAB" w:rsidP="004E069D">
      <w:pPr>
        <w:pStyle w:val="Heading3"/>
        <w:numPr>
          <w:ilvl w:val="2"/>
          <w:numId w:val="53"/>
        </w:numPr>
        <w:rPr>
          <w:lang w:val="en-US"/>
        </w:rPr>
      </w:pPr>
      <w:bookmarkStart w:id="641" w:name="_Ref115206588"/>
      <w:bookmarkStart w:id="642" w:name="_Toc125227898"/>
      <w:bookmarkStart w:id="643" w:name="_Toc125537685"/>
      <w:bookmarkEnd w:id="632"/>
      <w:bookmarkEnd w:id="633"/>
      <w:bookmarkEnd w:id="634"/>
      <w:r w:rsidRPr="002670C6">
        <w:rPr>
          <w:lang w:val="en-US"/>
        </w:rPr>
        <w:t>Matching Algorithm for References</w:t>
      </w:r>
      <w:bookmarkEnd w:id="641"/>
      <w:bookmarkEnd w:id="642"/>
      <w:bookmarkEnd w:id="643"/>
    </w:p>
    <w:p w14:paraId="0F635A95" w14:textId="5D16A90E" w:rsidR="00222CAB" w:rsidRPr="00CE25AF" w:rsidRDefault="00D90297" w:rsidP="00C72010">
      <w:pPr>
        <w:rPr>
          <w:lang w:val="en-US"/>
        </w:rPr>
      </w:pPr>
      <w:r w:rsidRPr="00CE25AF">
        <w:rPr>
          <w:lang w:val="en-US"/>
        </w:rPr>
        <w:t>C</w:t>
      </w:r>
      <w:r w:rsidR="00222CAB" w:rsidRPr="00CE25AF">
        <w:rPr>
          <w:lang w:val="en-US"/>
        </w:rPr>
        <w:t xml:space="preserve">lause </w:t>
      </w:r>
      <w:r w:rsidR="00222CAB" w:rsidRPr="002670C6">
        <w:rPr>
          <w:lang w:val="en-US"/>
        </w:rPr>
        <w:fldChar w:fldCharType="begin"/>
      </w:r>
      <w:r w:rsidR="00222CAB" w:rsidRPr="00CE25AF">
        <w:rPr>
          <w:lang w:val="en-US"/>
        </w:rPr>
        <w:instrText xml:space="preserve"> REF _Ref82894694 \r \h </w:instrText>
      </w:r>
      <w:r w:rsidR="00222CAB" w:rsidRPr="002670C6">
        <w:rPr>
          <w:lang w:val="en-US"/>
        </w:rPr>
      </w:r>
      <w:r w:rsidR="00222CAB" w:rsidRPr="002670C6">
        <w:rPr>
          <w:lang w:val="en-US"/>
        </w:rPr>
        <w:fldChar w:fldCharType="separate"/>
      </w:r>
      <w:r w:rsidR="00F511DE">
        <w:rPr>
          <w:lang w:val="en-US"/>
        </w:rPr>
        <w:t>4.4.1</w:t>
      </w:r>
      <w:r w:rsidR="00222CAB" w:rsidRPr="002670C6">
        <w:rPr>
          <w:lang w:val="en-US"/>
        </w:rPr>
        <w:fldChar w:fldCharType="end"/>
      </w:r>
      <w:r w:rsidR="00222CAB" w:rsidRPr="00CE25AF">
        <w:rPr>
          <w:lang w:val="en-US"/>
        </w:rPr>
        <w:t xml:space="preserve"> </w:t>
      </w:r>
      <w:r w:rsidRPr="00CE25AF">
        <w:rPr>
          <w:lang w:val="en-US"/>
        </w:rPr>
        <w:t xml:space="preserve">has discussed </w:t>
      </w:r>
      <w:r w:rsidR="00222CAB" w:rsidRPr="00CE25AF">
        <w:rPr>
          <w:lang w:val="en-US"/>
        </w:rPr>
        <w:t>matching strategies for semantic identifiers</w:t>
      </w:r>
      <w:r w:rsidRPr="00CE25AF">
        <w:rPr>
          <w:lang w:val="en-US"/>
        </w:rPr>
        <w:t>.</w:t>
      </w:r>
      <w:r w:rsidR="00222CAB" w:rsidRPr="00CE25AF">
        <w:rPr>
          <w:lang w:val="en-US"/>
        </w:rPr>
        <w:t xml:space="preserve"> </w:t>
      </w:r>
      <w:r w:rsidRPr="00CE25AF">
        <w:rPr>
          <w:lang w:val="en-US"/>
        </w:rPr>
        <w:t>T</w:t>
      </w:r>
      <w:r w:rsidR="00222CAB" w:rsidRPr="00CE25AF">
        <w:rPr>
          <w:lang w:val="en-US"/>
        </w:rPr>
        <w:t xml:space="preserve">his </w:t>
      </w:r>
      <w:r w:rsidRPr="00CE25AF">
        <w:rPr>
          <w:lang w:val="en-US"/>
        </w:rPr>
        <w:t>c</w:t>
      </w:r>
      <w:r w:rsidR="00222CAB" w:rsidRPr="00CE25AF">
        <w:rPr>
          <w:lang w:val="en-US"/>
        </w:rPr>
        <w:t xml:space="preserve">lause </w:t>
      </w:r>
      <w:r w:rsidRPr="00CE25AF">
        <w:rPr>
          <w:lang w:val="en-US"/>
        </w:rPr>
        <w:t xml:space="preserve">explains </w:t>
      </w:r>
      <w:r w:rsidR="00222CAB" w:rsidRPr="00CE25AF">
        <w:rPr>
          <w:lang w:val="en-US"/>
        </w:rPr>
        <w:t xml:space="preserve">matching strategies based on the reference concept </w:t>
      </w:r>
      <w:r w:rsidR="0084234D" w:rsidRPr="00CE25AF">
        <w:rPr>
          <w:lang w:val="en-US"/>
        </w:rPr>
        <w:t xml:space="preserve">(see </w:t>
      </w:r>
      <w:r w:rsidR="0084234D">
        <w:rPr>
          <w:lang w:val="en-US"/>
        </w:rPr>
        <w:t>Clause</w:t>
      </w:r>
      <w:r w:rsidR="0084234D" w:rsidRPr="00CE25AF">
        <w:rPr>
          <w:lang w:val="en-US"/>
        </w:rPr>
        <w:t xml:space="preserve"> </w:t>
      </w:r>
      <w:r w:rsidR="0084234D" w:rsidRPr="00CE25AF">
        <w:rPr>
          <w:lang w:val="en-US"/>
        </w:rPr>
        <w:fldChar w:fldCharType="begin"/>
      </w:r>
      <w:r w:rsidR="0084234D" w:rsidRPr="00CE25AF">
        <w:rPr>
          <w:lang w:val="en-US"/>
        </w:rPr>
        <w:instrText xml:space="preserve"> REF _Ref113806011 \r \h </w:instrText>
      </w:r>
      <w:r w:rsidR="0084234D" w:rsidRPr="00CE25AF">
        <w:rPr>
          <w:lang w:val="en-US"/>
        </w:rPr>
      </w:r>
      <w:r w:rsidR="0084234D" w:rsidRPr="00CE25AF">
        <w:rPr>
          <w:lang w:val="en-US"/>
        </w:rPr>
        <w:fldChar w:fldCharType="separate"/>
      </w:r>
      <w:r w:rsidR="00F511DE">
        <w:rPr>
          <w:lang w:val="en-US"/>
        </w:rPr>
        <w:t>5.3.10</w:t>
      </w:r>
      <w:r w:rsidR="0084234D" w:rsidRPr="00CE25AF">
        <w:rPr>
          <w:lang w:val="en-US"/>
        </w:rPr>
        <w:fldChar w:fldCharType="end"/>
      </w:r>
      <w:r w:rsidRPr="00CE25AF">
        <w:rPr>
          <w:lang w:val="en-US"/>
        </w:rPr>
        <w:t xml:space="preserve">) </w:t>
      </w:r>
      <w:r w:rsidR="00222CAB" w:rsidRPr="00CE25AF">
        <w:rPr>
          <w:lang w:val="en-US"/>
        </w:rPr>
        <w:t>in more detail</w:t>
      </w:r>
      <w:r w:rsidRPr="00CE25AF">
        <w:rPr>
          <w:lang w:val="en-US"/>
        </w:rPr>
        <w:t xml:space="preserve"> and </w:t>
      </w:r>
      <w:r w:rsidR="00222CAB" w:rsidRPr="00CE25AF">
        <w:rPr>
          <w:lang w:val="en-US"/>
        </w:rPr>
        <w:t>covers other kind</w:t>
      </w:r>
      <w:r w:rsidRPr="00CE25AF">
        <w:rPr>
          <w:lang w:val="en-US"/>
        </w:rPr>
        <w:t>s</w:t>
      </w:r>
      <w:r w:rsidR="00222CAB" w:rsidRPr="00CE25AF">
        <w:rPr>
          <w:lang w:val="en-US"/>
        </w:rPr>
        <w:t xml:space="preserve"> of identifying elements.</w:t>
      </w:r>
    </w:p>
    <w:p w14:paraId="7196B255" w14:textId="113F2395" w:rsidR="00222CAB" w:rsidRPr="00CE25AF" w:rsidRDefault="00222CAB" w:rsidP="00DF6A8B">
      <w:pPr>
        <w:rPr>
          <w:lang w:val="en-US"/>
        </w:rPr>
      </w:pPr>
      <w:r w:rsidRPr="00CE25AF">
        <w:rPr>
          <w:lang w:val="en-US"/>
        </w:rPr>
        <w:t>For example</w:t>
      </w:r>
      <w:r w:rsidR="00D90297" w:rsidRPr="00CE25AF">
        <w:rPr>
          <w:lang w:val="en-US"/>
        </w:rPr>
        <w:t>,</w:t>
      </w:r>
      <w:r w:rsidRPr="00CE25AF">
        <w:rPr>
          <w:lang w:val="en-US"/>
        </w:rPr>
        <w:t xml:space="preserve"> the string serialization of references as defined in </w:t>
      </w:r>
      <w:r w:rsidRPr="006C5C0E">
        <w:rPr>
          <w:lang w:val="en-US"/>
        </w:rPr>
        <w:t>Clause</w:t>
      </w:r>
      <w:r w:rsidRPr="00CE25AF">
        <w:rPr>
          <w:lang w:val="en-US"/>
        </w:rPr>
        <w:t xml:space="preserve"> </w:t>
      </w:r>
      <w:r w:rsidRPr="002670C6">
        <w:rPr>
          <w:lang w:val="en-US"/>
        </w:rPr>
        <w:fldChar w:fldCharType="begin"/>
      </w:r>
      <w:r w:rsidRPr="00CE25AF">
        <w:rPr>
          <w:lang w:val="en-US"/>
        </w:rPr>
        <w:instrText xml:space="preserve"> REF _Ref92488906 \r \h </w:instrText>
      </w:r>
      <w:r w:rsidRPr="002670C6">
        <w:rPr>
          <w:lang w:val="en-US"/>
        </w:rPr>
      </w:r>
      <w:r w:rsidRPr="002670C6">
        <w:rPr>
          <w:lang w:val="en-US"/>
        </w:rPr>
        <w:fldChar w:fldCharType="separate"/>
      </w:r>
      <w:r w:rsidR="00F511DE">
        <w:rPr>
          <w:lang w:val="en-US"/>
        </w:rPr>
        <w:t>7.2.3</w:t>
      </w:r>
      <w:r w:rsidRPr="002670C6">
        <w:rPr>
          <w:lang w:val="en-US"/>
        </w:rPr>
        <w:fldChar w:fldCharType="end"/>
      </w:r>
      <w:r w:rsidRPr="00CE25AF">
        <w:rPr>
          <w:lang w:val="en-US"/>
        </w:rPr>
        <w:t xml:space="preserve"> is used for easier understanding.</w:t>
      </w:r>
    </w:p>
    <w:p w14:paraId="3D446D87" w14:textId="4D4937DC" w:rsidR="00222CAB" w:rsidRPr="003629BB" w:rsidRDefault="00222CAB" w:rsidP="003629BB">
      <w:pPr>
        <w:pStyle w:val="TERM-head"/>
        <w:rPr>
          <w:lang w:val="en-US"/>
        </w:rPr>
      </w:pPr>
      <w:r w:rsidRPr="003629BB">
        <w:rPr>
          <w:lang w:val="en-US"/>
        </w:rPr>
        <w:t>Exact match</w:t>
      </w:r>
      <w:r w:rsidR="00CA7E79" w:rsidRPr="003629BB">
        <w:rPr>
          <w:lang w:val="en-US"/>
        </w:rPr>
        <w:t>ing of two references</w:t>
      </w:r>
    </w:p>
    <w:p w14:paraId="22840EBB" w14:textId="77777777" w:rsidR="003629BB" w:rsidRDefault="00222CAB" w:rsidP="00C72010">
      <w:pPr>
        <w:pStyle w:val="Spiegelstriche"/>
        <w:rPr>
          <w:lang w:val="en-US"/>
        </w:rPr>
      </w:pPr>
      <w:r w:rsidRPr="00CE25AF">
        <w:rPr>
          <w:lang w:val="en-US"/>
        </w:rPr>
        <w:t>A</w:t>
      </w:r>
      <w:r w:rsidR="0063669D" w:rsidRPr="00CE25AF">
        <w:rPr>
          <w:lang w:val="en-US"/>
        </w:rPr>
        <w:t xml:space="preserve">n external </w:t>
      </w:r>
      <w:r w:rsidRPr="00CE25AF">
        <w:rPr>
          <w:lang w:val="en-US"/>
        </w:rPr>
        <w:t>reference A matches a</w:t>
      </w:r>
      <w:r w:rsidR="0063669D" w:rsidRPr="00CE25AF">
        <w:rPr>
          <w:lang w:val="en-US"/>
        </w:rPr>
        <w:t xml:space="preserve">n external </w:t>
      </w:r>
      <w:r w:rsidRPr="00CE25AF">
        <w:rPr>
          <w:lang w:val="en-US"/>
        </w:rPr>
        <w:t xml:space="preserve">reference B if all values of all keys are identical. </w:t>
      </w:r>
    </w:p>
    <w:p w14:paraId="052A9742" w14:textId="3DE8AEBB" w:rsidR="00222CAB" w:rsidRPr="00CE25AF" w:rsidRDefault="00222CAB" w:rsidP="003629BB">
      <w:pPr>
        <w:pStyle w:val="NOTE"/>
        <w:rPr>
          <w:lang w:val="en-US"/>
        </w:rPr>
      </w:pPr>
      <w:r w:rsidRPr="00CE25AF">
        <w:rPr>
          <w:lang w:val="en-US"/>
        </w:rPr>
        <w:t>Note: it is unlikely that a fragment value is identical to a global reference value</w:t>
      </w:r>
      <w:r w:rsidR="00D90297" w:rsidRPr="00CE25AF">
        <w:rPr>
          <w:lang w:val="en-US"/>
        </w:rPr>
        <w:t xml:space="preserve">; it will </w:t>
      </w:r>
      <w:r w:rsidRPr="00CE25AF">
        <w:rPr>
          <w:lang w:val="en-US"/>
        </w:rPr>
        <w:t>reference something different.</w:t>
      </w:r>
    </w:p>
    <w:p w14:paraId="1FD76511" w14:textId="77777777" w:rsidR="003629BB" w:rsidRDefault="003629BB" w:rsidP="003629BB">
      <w:pPr>
        <w:pStyle w:val="NOTE"/>
        <w:rPr>
          <w:lang w:val="en-US"/>
        </w:rPr>
      </w:pPr>
    </w:p>
    <w:p w14:paraId="4DF96FD4" w14:textId="1F15BBEE" w:rsidR="00222CAB" w:rsidRPr="00CE25AF" w:rsidRDefault="00222CAB" w:rsidP="003629BB">
      <w:pPr>
        <w:rPr>
          <w:lang w:val="en-US"/>
        </w:rPr>
      </w:pPr>
      <w:r w:rsidRPr="00CE25AF">
        <w:rPr>
          <w:lang w:val="en-US"/>
        </w:rPr>
        <w:t xml:space="preserve">A model reference A matches a model reference B if all values of all keys are identical. </w:t>
      </w:r>
      <w:r w:rsidRPr="00CE25AF">
        <w:rPr>
          <w:lang w:val="en-US"/>
        </w:rPr>
        <w:br/>
        <w:t xml:space="preserve">Note: the key type can be ignored since the fragment keys are always unique (e.g. all </w:t>
      </w:r>
      <w:proofErr w:type="spellStart"/>
      <w:r w:rsidRPr="00CE25AF">
        <w:rPr>
          <w:lang w:val="en-US"/>
        </w:rPr>
        <w:t>idShorts</w:t>
      </w:r>
      <w:proofErr w:type="spellEnd"/>
      <w:r w:rsidRPr="00CE25AF">
        <w:rPr>
          <w:lang w:val="en-US"/>
        </w:rPr>
        <w:t xml:space="preserve"> of </w:t>
      </w:r>
      <w:proofErr w:type="spellStart"/>
      <w:r w:rsidR="00D90297" w:rsidRPr="00CE25AF">
        <w:rPr>
          <w:lang w:val="en-US"/>
        </w:rPr>
        <w:t>s</w:t>
      </w:r>
      <w:r w:rsidRPr="00CE25AF">
        <w:rPr>
          <w:lang w:val="en-US"/>
        </w:rPr>
        <w:t>ubmodel</w:t>
      </w:r>
      <w:proofErr w:type="spellEnd"/>
      <w:r w:rsidRPr="00CE25AF">
        <w:rPr>
          <w:lang w:val="en-US"/>
        </w:rPr>
        <w:t xml:space="preserve"> elements in a </w:t>
      </w:r>
      <w:proofErr w:type="spellStart"/>
      <w:r w:rsidRPr="00CE25AF">
        <w:rPr>
          <w:lang w:val="en-US"/>
        </w:rPr>
        <w:t>submodel</w:t>
      </w:r>
      <w:proofErr w:type="spellEnd"/>
      <w:r w:rsidRPr="00CE25AF">
        <w:rPr>
          <w:lang w:val="en-US"/>
        </w:rPr>
        <w:t xml:space="preserve"> or all </w:t>
      </w:r>
      <w:proofErr w:type="spellStart"/>
      <w:r w:rsidRPr="00CE25AF">
        <w:rPr>
          <w:lang w:val="en-US"/>
        </w:rPr>
        <w:t>submodel</w:t>
      </w:r>
      <w:proofErr w:type="spellEnd"/>
      <w:r w:rsidRPr="00CE25AF">
        <w:rPr>
          <w:lang w:val="en-US"/>
        </w:rPr>
        <w:t xml:space="preserve"> elements in a </w:t>
      </w:r>
      <w:proofErr w:type="spellStart"/>
      <w:r w:rsidRPr="00CE25AF">
        <w:rPr>
          <w:lang w:val="en-US"/>
        </w:rPr>
        <w:t>submodel</w:t>
      </w:r>
      <w:proofErr w:type="spellEnd"/>
      <w:r w:rsidRPr="00CE25AF">
        <w:rPr>
          <w:lang w:val="en-US"/>
        </w:rPr>
        <w:t xml:space="preserve"> element list or collection). </w:t>
      </w:r>
    </w:p>
    <w:p w14:paraId="162566C9" w14:textId="77777777" w:rsidR="003629BB" w:rsidRDefault="00222CAB" w:rsidP="00C72010">
      <w:pPr>
        <w:pStyle w:val="Spiegelstriche"/>
        <w:rPr>
          <w:lang w:val="en-US"/>
        </w:rPr>
      </w:pPr>
      <w:r w:rsidRPr="00CE25AF">
        <w:rPr>
          <w:lang w:val="en-US"/>
        </w:rPr>
        <w:t>A</w:t>
      </w:r>
      <w:r w:rsidR="0063669D" w:rsidRPr="00CE25AF">
        <w:rPr>
          <w:lang w:val="en-US"/>
        </w:rPr>
        <w:t xml:space="preserve">n external </w:t>
      </w:r>
      <w:r w:rsidRPr="00CE25AF">
        <w:rPr>
          <w:lang w:val="en-US"/>
        </w:rPr>
        <w:t xml:space="preserve">reference A matches a model reference B and vice versa if all values of all keys are identical. </w:t>
      </w:r>
    </w:p>
    <w:p w14:paraId="75440256" w14:textId="36C74817" w:rsidR="00222CAB" w:rsidRPr="00CE25AF" w:rsidRDefault="00222CAB" w:rsidP="003629BB">
      <w:pPr>
        <w:pStyle w:val="NOTE"/>
        <w:rPr>
          <w:lang w:val="en-US"/>
        </w:rPr>
      </w:pPr>
      <w:r w:rsidRPr="00CE25AF">
        <w:rPr>
          <w:lang w:val="en-US"/>
        </w:rPr>
        <w:t xml:space="preserve">Note: </w:t>
      </w:r>
      <w:r w:rsidR="00D90297" w:rsidRPr="00CE25AF">
        <w:rPr>
          <w:lang w:val="en-US"/>
        </w:rPr>
        <w:t>s</w:t>
      </w:r>
      <w:r w:rsidRPr="00CE25AF">
        <w:rPr>
          <w:lang w:val="en-US"/>
        </w:rPr>
        <w:t xml:space="preserve">ince </w:t>
      </w:r>
      <w:proofErr w:type="spellStart"/>
      <w:r w:rsidR="00D90297" w:rsidRPr="00CE25AF">
        <w:rPr>
          <w:lang w:val="en-US"/>
        </w:rPr>
        <w:t>i</w:t>
      </w:r>
      <w:r w:rsidRPr="00CE25AF">
        <w:rPr>
          <w:lang w:val="en-US"/>
        </w:rPr>
        <w:t>dentifiables</w:t>
      </w:r>
      <w:proofErr w:type="spellEnd"/>
      <w:r w:rsidRPr="00CE25AF">
        <w:rPr>
          <w:lang w:val="en-US"/>
        </w:rPr>
        <w:t xml:space="preserve"> of the Asset Administration Shell are globally unique, model references are special cases of global references. The only difference is the handling of key types that are predefined for Asset Administration Shell element</w:t>
      </w:r>
      <w:r w:rsidR="0063669D" w:rsidRPr="00CE25AF">
        <w:rPr>
          <w:lang w:val="en-US"/>
        </w:rPr>
        <w:t>s</w:t>
      </w:r>
      <w:r w:rsidRPr="00CE25AF">
        <w:rPr>
          <w:lang w:val="en-US"/>
        </w:rPr>
        <w:t xml:space="preserve">. Other key types could be predefined, e.g. for IRDI paths etc. </w:t>
      </w:r>
      <w:r w:rsidR="00D90297" w:rsidRPr="00CE25AF">
        <w:rPr>
          <w:lang w:val="en-US"/>
        </w:rPr>
        <w:t xml:space="preserve">However, </w:t>
      </w:r>
      <w:r w:rsidRPr="00CE25AF">
        <w:rPr>
          <w:lang w:val="en-US"/>
        </w:rPr>
        <w:t>so far only generic key types are supported.</w:t>
      </w:r>
    </w:p>
    <w:p w14:paraId="4D1A93C7" w14:textId="509C7A0D" w:rsidR="00222CAB" w:rsidRPr="00CE25AF" w:rsidRDefault="00222CAB" w:rsidP="002670C6">
      <w:pPr>
        <w:pStyle w:val="NOTE"/>
        <w:ind w:left="284" w:firstLine="0"/>
        <w:rPr>
          <w:lang w:val="en-US"/>
        </w:rPr>
      </w:pPr>
      <w:r w:rsidRPr="00CE25AF">
        <w:rPr>
          <w:lang w:val="en-US"/>
        </w:rPr>
        <w:t xml:space="preserve">Note: </w:t>
      </w:r>
      <w:r w:rsidR="00D90297" w:rsidRPr="00CE25AF">
        <w:rPr>
          <w:lang w:val="en-US"/>
        </w:rPr>
        <w:t>i</w:t>
      </w:r>
      <w:r w:rsidRPr="00CE25AF">
        <w:rPr>
          <w:lang w:val="en-US"/>
        </w:rPr>
        <w:t>f the key types are not identical although all key values follow the correct order of the key chain</w:t>
      </w:r>
      <w:r w:rsidR="00D90297" w:rsidRPr="00CE25AF">
        <w:rPr>
          <w:lang w:val="en-US"/>
        </w:rPr>
        <w:t>,</w:t>
      </w:r>
      <w:r w:rsidRPr="00CE25AF">
        <w:rPr>
          <w:lang w:val="en-US"/>
        </w:rPr>
        <w:t xml:space="preserve"> then at least </w:t>
      </w:r>
      <w:r w:rsidR="00D90297" w:rsidRPr="00CE25AF">
        <w:rPr>
          <w:lang w:val="en-US"/>
        </w:rPr>
        <w:t xml:space="preserve">one </w:t>
      </w:r>
      <w:r w:rsidRPr="00CE25AF">
        <w:rPr>
          <w:lang w:val="en-US"/>
        </w:rPr>
        <w:t xml:space="preserve">of the references is buggy and a warning should be </w:t>
      </w:r>
      <w:r w:rsidR="00D90297" w:rsidRPr="00CE25AF">
        <w:rPr>
          <w:lang w:val="en-US"/>
        </w:rPr>
        <w:t>issued</w:t>
      </w:r>
      <w:r w:rsidRPr="00CE25AF">
        <w:rPr>
          <w:lang w:val="en-US"/>
        </w:rPr>
        <w:t>.</w:t>
      </w:r>
    </w:p>
    <w:p w14:paraId="0FA420EC" w14:textId="3A2D2EB7" w:rsidR="00222CAB" w:rsidRPr="00CE25AF" w:rsidRDefault="00D90297" w:rsidP="00371722">
      <w:pPr>
        <w:rPr>
          <w:lang w:val="en-US"/>
        </w:rPr>
      </w:pPr>
      <w:r w:rsidRPr="00CE25AF">
        <w:rPr>
          <w:lang w:val="en-US"/>
        </w:rPr>
        <w:t>T</w:t>
      </w:r>
      <w:r w:rsidR="00B37B90" w:rsidRPr="00CE25AF">
        <w:rPr>
          <w:lang w:val="en-US"/>
        </w:rPr>
        <w:t>he definition of XML Schema</w:t>
      </w:r>
      <w:r w:rsidR="00B37B90" w:rsidRPr="00CE25AF">
        <w:rPr>
          <w:rStyle w:val="FootnoteReference"/>
          <w:lang w:val="en-US"/>
        </w:rPr>
        <w:footnoteReference w:id="14"/>
      </w:r>
      <w:r w:rsidR="00B37B90" w:rsidRPr="00CE25AF">
        <w:rPr>
          <w:lang w:val="en-US"/>
        </w:rPr>
        <w:t xml:space="preserve"> is used</w:t>
      </w:r>
      <w:r w:rsidRPr="00CE25AF">
        <w:rPr>
          <w:lang w:val="en-US"/>
        </w:rPr>
        <w:t xml:space="preserve"> for matching</w:t>
      </w:r>
    </w:p>
    <w:p w14:paraId="3F77EAF4" w14:textId="2EAF923E" w:rsidR="00B37B90" w:rsidRPr="003629BB" w:rsidRDefault="00CB37F5" w:rsidP="003629BB">
      <w:pPr>
        <w:pStyle w:val="ListParagraph"/>
        <w:numPr>
          <w:ilvl w:val="0"/>
          <w:numId w:val="19"/>
        </w:numPr>
      </w:pPr>
      <w:r w:rsidRPr="003629BB">
        <w:t>"</w:t>
      </w:r>
      <w:r w:rsidR="000E72FC" w:rsidRPr="003629BB">
        <w:t>(Of</w:t>
      </w:r>
      <w:r w:rsidR="00D90297" w:rsidRPr="003629BB">
        <w:t xml:space="preserve"> string or names</w:t>
      </w:r>
      <w:r w:rsidR="000E72FC" w:rsidRPr="003629BB">
        <w:t xml:space="preserve">:) </w:t>
      </w:r>
      <w:r w:rsidR="00B37B90" w:rsidRPr="003629BB">
        <w:t>Two strings or names being</w:t>
      </w:r>
      <w:r w:rsidR="00D90297" w:rsidRPr="003629BB">
        <w:t xml:space="preserve"> </w:t>
      </w:r>
      <w:r w:rsidR="00B37B90" w:rsidRPr="003629BB">
        <w:t xml:space="preserve">compared must be identical. </w:t>
      </w:r>
    </w:p>
    <w:p w14:paraId="767D6489" w14:textId="5CAC5683" w:rsidR="00B37B90" w:rsidRPr="003629BB" w:rsidRDefault="00B37B90" w:rsidP="003629BB">
      <w:pPr>
        <w:pStyle w:val="ListParagraph"/>
      </w:pPr>
      <w:r w:rsidRPr="003629BB">
        <w:t xml:space="preserve">Characters with multiple possible representations in ISO/IEC 10646 (e.g. characters with both precomposed and </w:t>
      </w:r>
      <w:proofErr w:type="spellStart"/>
      <w:r w:rsidRPr="003629BB">
        <w:t>base+diacritic</w:t>
      </w:r>
      <w:proofErr w:type="spellEnd"/>
      <w:r w:rsidRPr="003629BB">
        <w:t xml:space="preserve"> forms) match only if they have the same representation in both strings. </w:t>
      </w:r>
    </w:p>
    <w:p w14:paraId="2502B00A" w14:textId="28590B59" w:rsidR="00B37B90" w:rsidRPr="003629BB" w:rsidRDefault="00B37B90" w:rsidP="003629BB">
      <w:pPr>
        <w:pStyle w:val="ListParagraph"/>
      </w:pPr>
      <w:r w:rsidRPr="003629BB">
        <w:t xml:space="preserve">No case folding is performed. </w:t>
      </w:r>
    </w:p>
    <w:p w14:paraId="1C9367DF" w14:textId="6CFF9D0C" w:rsidR="00B37B90" w:rsidRPr="003629BB" w:rsidRDefault="00B37B90" w:rsidP="003629BB">
      <w:pPr>
        <w:pStyle w:val="ListParagraph"/>
      </w:pPr>
      <w:r w:rsidRPr="003629BB">
        <w:t>(Of</w:t>
      </w:r>
      <w:r w:rsidR="00D90297" w:rsidRPr="003629BB">
        <w:t xml:space="preserve"> </w:t>
      </w:r>
      <w:r w:rsidRPr="003629BB">
        <w:t>strings and rules in the grammar:) A string matches a grammatical production if it belongs to the language generated by that production.</w:t>
      </w:r>
      <w:r w:rsidR="00CB37F5" w:rsidRPr="003629BB">
        <w:t>"</w:t>
      </w:r>
    </w:p>
    <w:p w14:paraId="76296743" w14:textId="77777777" w:rsidR="000E72FC" w:rsidRPr="00CE25AF" w:rsidRDefault="000E72FC" w:rsidP="00C72010">
      <w:pPr>
        <w:rPr>
          <w:lang w:val="en-US"/>
        </w:rPr>
      </w:pPr>
    </w:p>
    <w:p w14:paraId="268FB93B" w14:textId="3965EB78" w:rsidR="00222CAB" w:rsidRPr="00CE25AF" w:rsidRDefault="00222CAB" w:rsidP="00C72010">
      <w:pPr>
        <w:rPr>
          <w:u w:val="single"/>
          <w:lang w:val="en-US"/>
        </w:rPr>
      </w:pPr>
      <w:r w:rsidRPr="00CE25AF">
        <w:rPr>
          <w:u w:val="single"/>
          <w:lang w:val="en-US"/>
        </w:rPr>
        <w:t xml:space="preserve">Examples for matching </w:t>
      </w:r>
      <w:r w:rsidR="0063669D" w:rsidRPr="00CE25AF">
        <w:rPr>
          <w:u w:val="single"/>
          <w:lang w:val="en-US"/>
        </w:rPr>
        <w:t xml:space="preserve">external </w:t>
      </w:r>
      <w:r w:rsidRPr="00CE25AF">
        <w:rPr>
          <w:u w:val="single"/>
          <w:lang w:val="en-US"/>
        </w:rPr>
        <w:t>references</w:t>
      </w:r>
      <w:r w:rsidRPr="00CE25AF">
        <w:rPr>
          <w:rStyle w:val="FootnoteReference"/>
          <w:u w:val="single"/>
          <w:lang w:val="en-US"/>
        </w:rPr>
        <w:footnoteReference w:id="15"/>
      </w:r>
      <w:r w:rsidRPr="00CE25AF">
        <w:rPr>
          <w:u w:val="single"/>
          <w:lang w:val="en-US"/>
        </w:rPr>
        <w:t xml:space="preserve">: </w:t>
      </w:r>
    </w:p>
    <w:p w14:paraId="72C1C873" w14:textId="77777777" w:rsidR="00222CAB" w:rsidRPr="00CE25AF" w:rsidRDefault="00222CAB" w:rsidP="00C72010">
      <w:pPr>
        <w:jc w:val="left"/>
        <w:rPr>
          <w:rStyle w:val="CODE"/>
        </w:rPr>
      </w:pPr>
      <w:r w:rsidRPr="00CE25AF">
        <w:rPr>
          <w:rStyle w:val="CODE"/>
        </w:rPr>
        <w:t>(</w:t>
      </w:r>
      <w:proofErr w:type="spellStart"/>
      <w:r w:rsidRPr="00CE25AF">
        <w:rPr>
          <w:rStyle w:val="CODE"/>
        </w:rPr>
        <w:t>GlobalReference</w:t>
      </w:r>
      <w:proofErr w:type="spellEnd"/>
      <w:r w:rsidRPr="00CE25AF">
        <w:rPr>
          <w:rStyle w:val="CODE"/>
        </w:rPr>
        <w:t>)0173-1#01-ADS698#010, (</w:t>
      </w:r>
      <w:proofErr w:type="spellStart"/>
      <w:r w:rsidRPr="00CE25AF">
        <w:rPr>
          <w:rStyle w:val="CODE"/>
        </w:rPr>
        <w:t>GlobalReference</w:t>
      </w:r>
      <w:proofErr w:type="spellEnd"/>
      <w:r w:rsidRPr="00CE25AF">
        <w:rPr>
          <w:rStyle w:val="CODE"/>
        </w:rPr>
        <w:t>)0173-1#01-ADS700#010</w:t>
      </w:r>
    </w:p>
    <w:p w14:paraId="0F33D094" w14:textId="7265F3C6" w:rsidR="00222CAB" w:rsidRPr="00CE25AF" w:rsidRDefault="00C51190" w:rsidP="00C72010">
      <w:pPr>
        <w:rPr>
          <w:rStyle w:val="CODE"/>
        </w:rPr>
      </w:pPr>
      <w:r>
        <w:rPr>
          <w:lang w:val="en-US" w:eastAsia="zh-CN"/>
        </w:rPr>
        <w:t>matches</w:t>
      </w:r>
    </w:p>
    <w:p w14:paraId="51D5675A" w14:textId="77777777" w:rsidR="00222CAB" w:rsidRPr="00CE25AF" w:rsidRDefault="00222CAB" w:rsidP="00C72010">
      <w:pPr>
        <w:jc w:val="left"/>
        <w:rPr>
          <w:rStyle w:val="CODE"/>
        </w:rPr>
      </w:pPr>
      <w:r w:rsidRPr="00CE25AF">
        <w:rPr>
          <w:rStyle w:val="CODE"/>
        </w:rPr>
        <w:t>(</w:t>
      </w:r>
      <w:proofErr w:type="spellStart"/>
      <w:r w:rsidRPr="00CE25AF">
        <w:rPr>
          <w:rStyle w:val="CODE"/>
        </w:rPr>
        <w:t>GlobalReference</w:t>
      </w:r>
      <w:proofErr w:type="spellEnd"/>
      <w:r w:rsidRPr="00CE25AF">
        <w:rPr>
          <w:rStyle w:val="CODE"/>
        </w:rPr>
        <w:t xml:space="preserve"> 0173-1#01-ADS698#010, (</w:t>
      </w:r>
      <w:proofErr w:type="spellStart"/>
      <w:r w:rsidRPr="00CE25AF">
        <w:rPr>
          <w:rStyle w:val="CODE"/>
        </w:rPr>
        <w:t>FragmentReference</w:t>
      </w:r>
      <w:proofErr w:type="spellEnd"/>
      <w:r w:rsidRPr="00CE25AF">
        <w:rPr>
          <w:rStyle w:val="CODE"/>
        </w:rPr>
        <w:t>)0173-1#01-ADS700#010</w:t>
      </w:r>
    </w:p>
    <w:p w14:paraId="02EABA45" w14:textId="77777777" w:rsidR="00222CAB" w:rsidRPr="00CE25AF" w:rsidRDefault="00222CAB" w:rsidP="00C72010">
      <w:pPr>
        <w:rPr>
          <w:u w:val="single"/>
          <w:lang w:val="en-US"/>
        </w:rPr>
      </w:pPr>
    </w:p>
    <w:p w14:paraId="01F8A2FD" w14:textId="3ECE3EFE" w:rsidR="00222CAB" w:rsidRPr="00CE25AF" w:rsidRDefault="00222CAB" w:rsidP="00C72010">
      <w:pPr>
        <w:rPr>
          <w:u w:val="single"/>
          <w:lang w:val="en-US"/>
        </w:rPr>
      </w:pPr>
      <w:r w:rsidRPr="00CE25AF">
        <w:rPr>
          <w:u w:val="single"/>
          <w:lang w:val="en-US"/>
        </w:rPr>
        <w:t xml:space="preserve">Examples for non-matching </w:t>
      </w:r>
      <w:r w:rsidR="0063669D" w:rsidRPr="00CE25AF">
        <w:rPr>
          <w:u w:val="single"/>
          <w:lang w:val="en-US"/>
        </w:rPr>
        <w:t xml:space="preserve">external </w:t>
      </w:r>
      <w:r w:rsidRPr="00CE25AF">
        <w:rPr>
          <w:u w:val="single"/>
          <w:lang w:val="en-US"/>
        </w:rPr>
        <w:t xml:space="preserve">references: </w:t>
      </w:r>
    </w:p>
    <w:p w14:paraId="3A91870D" w14:textId="1A9657BD" w:rsidR="00222CAB" w:rsidRPr="00CE25AF" w:rsidRDefault="00222CAB" w:rsidP="00C72010">
      <w:pPr>
        <w:jc w:val="left"/>
        <w:rPr>
          <w:rStyle w:val="CODE"/>
        </w:rPr>
      </w:pPr>
      <w:r w:rsidRPr="00CE25AF">
        <w:rPr>
          <w:rStyle w:val="CODE"/>
        </w:rPr>
        <w:t>(</w:t>
      </w:r>
      <w:proofErr w:type="spellStart"/>
      <w:r w:rsidRPr="00CE25AF">
        <w:rPr>
          <w:rStyle w:val="CODE"/>
        </w:rPr>
        <w:t>GlobalReference</w:t>
      </w:r>
      <w:proofErr w:type="spellEnd"/>
      <w:r w:rsidRPr="00CE25AF">
        <w:rPr>
          <w:rStyle w:val="CODE"/>
        </w:rPr>
        <w:t>)</w:t>
      </w:r>
      <w:hyperlink r:id="rId50" w:history="1">
        <w:r w:rsidRPr="00CE25AF">
          <w:rPr>
            <w:rStyle w:val="CODE"/>
          </w:rPr>
          <w:t>https://example.com/aas/1/1/1234859590</w:t>
        </w:r>
      </w:hyperlink>
      <w:r w:rsidRPr="00CE25AF">
        <w:rPr>
          <w:rStyle w:val="CODE"/>
        </w:rPr>
        <w:t>, (</w:t>
      </w:r>
      <w:proofErr w:type="spellStart"/>
      <w:r w:rsidRPr="00CE25AF">
        <w:rPr>
          <w:rStyle w:val="CODE"/>
        </w:rPr>
        <w:t>FragmentReference</w:t>
      </w:r>
      <w:proofErr w:type="spellEnd"/>
      <w:r w:rsidRPr="00CE25AF">
        <w:rPr>
          <w:rStyle w:val="CODE"/>
        </w:rPr>
        <w:t xml:space="preserve">)Specification, </w:t>
      </w:r>
      <w:r w:rsidRPr="00CE25AF">
        <w:rPr>
          <w:rStyle w:val="CODE"/>
        </w:rPr>
        <w:br/>
        <w:t xml:space="preserve">                  (</w:t>
      </w:r>
      <w:proofErr w:type="spellStart"/>
      <w:r w:rsidRPr="00CE25AF">
        <w:rPr>
          <w:rStyle w:val="CODE"/>
        </w:rPr>
        <w:t>FragmentReference</w:t>
      </w:r>
      <w:proofErr w:type="spellEnd"/>
      <w:r w:rsidRPr="00CE25AF">
        <w:rPr>
          <w:rStyle w:val="CODE"/>
        </w:rPr>
        <w:t xml:space="preserve">)Bibliography  </w:t>
      </w:r>
    </w:p>
    <w:p w14:paraId="7BF6BE9A" w14:textId="4FA8BB2B" w:rsidR="00222CAB" w:rsidRPr="00CE25AF" w:rsidRDefault="00C51190" w:rsidP="00C72010">
      <w:pPr>
        <w:rPr>
          <w:rStyle w:val="CODE"/>
        </w:rPr>
      </w:pPr>
      <w:r>
        <w:rPr>
          <w:lang w:val="en-US"/>
        </w:rPr>
        <w:lastRenderedPageBreak/>
        <w:t>does not match</w:t>
      </w:r>
    </w:p>
    <w:p w14:paraId="43FB1E0B" w14:textId="14B0B106" w:rsidR="00222CAB" w:rsidRPr="00950C6B" w:rsidRDefault="00222CAB" w:rsidP="00C72010">
      <w:pPr>
        <w:jc w:val="left"/>
        <w:rPr>
          <w:rStyle w:val="CODE"/>
          <w:lang w:val="fr-FR"/>
        </w:rPr>
      </w:pPr>
      <w:r w:rsidRPr="00950C6B">
        <w:rPr>
          <w:rStyle w:val="CODE"/>
          <w:lang w:val="fr-FR"/>
        </w:rPr>
        <w:t>(</w:t>
      </w:r>
      <w:proofErr w:type="spellStart"/>
      <w:r w:rsidRPr="00950C6B">
        <w:rPr>
          <w:rStyle w:val="CODE"/>
          <w:lang w:val="fr-FR"/>
        </w:rPr>
        <w:t>GlobalReference</w:t>
      </w:r>
      <w:proofErr w:type="spellEnd"/>
      <w:r w:rsidRPr="00950C6B">
        <w:rPr>
          <w:rStyle w:val="CODE"/>
          <w:lang w:val="fr-FR"/>
        </w:rPr>
        <w:t>)</w:t>
      </w:r>
      <w:hyperlink r:id="rId51" w:history="1">
        <w:r w:rsidRPr="00950C6B">
          <w:rPr>
            <w:rStyle w:val="CODE"/>
            <w:lang w:val="fr-FR"/>
          </w:rPr>
          <w:t>https://example.com/aas/1/1/1234859590</w:t>
        </w:r>
      </w:hyperlink>
      <w:r w:rsidRPr="00950C6B">
        <w:rPr>
          <w:rStyle w:val="CODE"/>
          <w:lang w:val="fr-FR"/>
        </w:rPr>
        <w:t>, (</w:t>
      </w:r>
      <w:proofErr w:type="spellStart"/>
      <w:r w:rsidRPr="00950C6B">
        <w:rPr>
          <w:rStyle w:val="CODE"/>
          <w:lang w:val="fr-FR"/>
        </w:rPr>
        <w:t>FragmentReference</w:t>
      </w:r>
      <w:proofErr w:type="spellEnd"/>
      <w:r w:rsidRPr="00950C6B">
        <w:rPr>
          <w:rStyle w:val="CODE"/>
          <w:lang w:val="fr-FR"/>
        </w:rPr>
        <w:t>)</w:t>
      </w:r>
      <w:proofErr w:type="spellStart"/>
      <w:r w:rsidRPr="00950C6B">
        <w:rPr>
          <w:rStyle w:val="CODE"/>
          <w:lang w:val="fr-FR"/>
        </w:rPr>
        <w:t>Specification</w:t>
      </w:r>
      <w:proofErr w:type="spellEnd"/>
      <w:r w:rsidRPr="00950C6B">
        <w:rPr>
          <w:rStyle w:val="CODE"/>
          <w:lang w:val="fr-FR"/>
        </w:rPr>
        <w:t xml:space="preserve">, </w:t>
      </w:r>
      <w:r w:rsidRPr="00950C6B">
        <w:rPr>
          <w:rStyle w:val="CODE"/>
          <w:lang w:val="fr-FR"/>
        </w:rPr>
        <w:br/>
        <w:t xml:space="preserve">                  (</w:t>
      </w:r>
      <w:proofErr w:type="spellStart"/>
      <w:r w:rsidRPr="00950C6B">
        <w:rPr>
          <w:rStyle w:val="CODE"/>
          <w:lang w:val="fr-FR"/>
        </w:rPr>
        <w:t>FragmentReference</w:t>
      </w:r>
      <w:proofErr w:type="spellEnd"/>
      <w:r w:rsidRPr="00950C6B">
        <w:rPr>
          <w:rStyle w:val="CODE"/>
          <w:lang w:val="fr-FR"/>
        </w:rPr>
        <w:t xml:space="preserve">)Bibliographie  </w:t>
      </w:r>
    </w:p>
    <w:p w14:paraId="13BC6ED4" w14:textId="77777777" w:rsidR="00222CAB" w:rsidRPr="00950C6B" w:rsidRDefault="00222CAB" w:rsidP="00C72010">
      <w:pPr>
        <w:rPr>
          <w:lang w:val="fr-FR"/>
        </w:rPr>
      </w:pPr>
    </w:p>
    <w:p w14:paraId="3EF484E5" w14:textId="77777777" w:rsidR="00222CAB" w:rsidRPr="00CE25AF" w:rsidRDefault="00222CAB" w:rsidP="00C72010">
      <w:pPr>
        <w:rPr>
          <w:u w:val="single"/>
          <w:lang w:val="en-US"/>
        </w:rPr>
      </w:pPr>
      <w:r w:rsidRPr="00CE25AF">
        <w:rPr>
          <w:u w:val="single"/>
          <w:lang w:val="en-US"/>
        </w:rPr>
        <w:t xml:space="preserve">Examples for matching model references: </w:t>
      </w:r>
    </w:p>
    <w:p w14:paraId="459B22C7" w14:textId="6E7F0FE9" w:rsidR="00222CAB" w:rsidRPr="00CE25AF" w:rsidRDefault="00222CAB" w:rsidP="00DF6A8B">
      <w:pPr>
        <w:rPr>
          <w:lang w:val="en-US"/>
        </w:rPr>
      </w:pPr>
      <w:r w:rsidRPr="00CE25AF">
        <w:rPr>
          <w:lang w:val="en-US"/>
        </w:rPr>
        <w:t xml:space="preserve">Although these two model references would match </w:t>
      </w:r>
      <w:r w:rsidR="00D90297" w:rsidRPr="00CE25AF">
        <w:rPr>
          <w:lang w:val="en-US"/>
        </w:rPr>
        <w:t>according to the matching rules, other rules are violated, i.e.</w:t>
      </w:r>
      <w:r w:rsidRPr="00CE25AF">
        <w:rPr>
          <w:lang w:val="en-US"/>
        </w:rPr>
        <w:t xml:space="preserve"> that the ID of the </w:t>
      </w:r>
      <w:proofErr w:type="spellStart"/>
      <w:r w:rsidRPr="00CE25AF">
        <w:rPr>
          <w:lang w:val="en-US"/>
        </w:rPr>
        <w:t>submodel</w:t>
      </w:r>
      <w:proofErr w:type="spellEnd"/>
      <w:r w:rsidRPr="00CE25AF">
        <w:rPr>
          <w:lang w:val="en-US"/>
        </w:rPr>
        <w:t xml:space="preserve"> is unique. If the ID of a </w:t>
      </w:r>
      <w:proofErr w:type="spellStart"/>
      <w:r w:rsidRPr="00CE25AF">
        <w:rPr>
          <w:lang w:val="en-US"/>
        </w:rPr>
        <w:t>submodel</w:t>
      </w:r>
      <w:proofErr w:type="spellEnd"/>
      <w:r w:rsidRPr="00CE25AF">
        <w:rPr>
          <w:lang w:val="en-US"/>
        </w:rPr>
        <w:t xml:space="preserve"> is unique</w:t>
      </w:r>
      <w:r w:rsidR="00D90297" w:rsidRPr="00CE25AF">
        <w:rPr>
          <w:lang w:val="en-US"/>
        </w:rPr>
        <w:t>,</w:t>
      </w:r>
      <w:r w:rsidRPr="00CE25AF">
        <w:rPr>
          <w:lang w:val="en-US"/>
        </w:rPr>
        <w:t xml:space="preserve"> it is not possible that there are two direct </w:t>
      </w:r>
      <w:proofErr w:type="spellStart"/>
      <w:r w:rsidRPr="00CE25AF">
        <w:rPr>
          <w:lang w:val="en-US"/>
        </w:rPr>
        <w:t>submodel</w:t>
      </w:r>
      <w:proofErr w:type="spellEnd"/>
      <w:r w:rsidRPr="00CE25AF">
        <w:rPr>
          <w:lang w:val="en-US"/>
        </w:rPr>
        <w:t xml:space="preserve"> element children with the same name (here: Specification). It is </w:t>
      </w:r>
      <w:r w:rsidR="004C0AE2" w:rsidRPr="00CE25AF">
        <w:rPr>
          <w:lang w:val="en-US"/>
        </w:rPr>
        <w:t>also</w:t>
      </w:r>
      <w:r w:rsidRPr="00CE25AF">
        <w:rPr>
          <w:lang w:val="en-US"/>
        </w:rPr>
        <w:t xml:space="preserve"> not possible </w:t>
      </w:r>
      <w:r w:rsidR="004C0AE2" w:rsidRPr="00CE25AF">
        <w:rPr>
          <w:lang w:val="en-US"/>
        </w:rPr>
        <w:t xml:space="preserve">two different versions of the same </w:t>
      </w:r>
      <w:proofErr w:type="spellStart"/>
      <w:r w:rsidR="004C0AE2" w:rsidRPr="00CE25AF">
        <w:rPr>
          <w:lang w:val="en-US"/>
        </w:rPr>
        <w:t>submodel</w:t>
      </w:r>
      <w:proofErr w:type="spellEnd"/>
      <w:r w:rsidR="004C0AE2" w:rsidRPr="00CE25AF">
        <w:rPr>
          <w:lang w:val="en-US"/>
        </w:rPr>
        <w:t xml:space="preserve"> are compared here, because </w:t>
      </w:r>
      <w:r w:rsidRPr="00CE25AF">
        <w:rPr>
          <w:lang w:val="en-US"/>
        </w:rPr>
        <w:t xml:space="preserve">we would </w:t>
      </w:r>
      <w:r w:rsidR="004C0AE2" w:rsidRPr="00CE25AF">
        <w:rPr>
          <w:lang w:val="en-US"/>
        </w:rPr>
        <w:t xml:space="preserve">then </w:t>
      </w:r>
      <w:r w:rsidRPr="00CE25AF">
        <w:rPr>
          <w:lang w:val="en-US"/>
        </w:rPr>
        <w:t xml:space="preserve">assume that the ID also contains the version information (see </w:t>
      </w:r>
      <w:r w:rsidRPr="00C72010">
        <w:rPr>
          <w:lang w:val="en-US"/>
        </w:rPr>
        <w:t>Clause</w:t>
      </w:r>
      <w:r w:rsidRPr="00CE25AF">
        <w:rPr>
          <w:lang w:val="en-US"/>
        </w:rPr>
        <w:t xml:space="preserve"> </w:t>
      </w:r>
      <w:r w:rsidRPr="00CE25AF">
        <w:rPr>
          <w:lang w:val="en-US"/>
        </w:rPr>
        <w:fldChar w:fldCharType="begin"/>
      </w:r>
      <w:r w:rsidRPr="00CE25AF">
        <w:rPr>
          <w:lang w:val="en-US"/>
        </w:rPr>
        <w:instrText xml:space="preserve"> REF _Ref110355249 \r \h  \* MERGEFORMAT </w:instrText>
      </w:r>
      <w:r w:rsidRPr="00CE25AF">
        <w:rPr>
          <w:lang w:val="en-US"/>
        </w:rPr>
      </w:r>
      <w:r w:rsidRPr="00CE25AF">
        <w:rPr>
          <w:lang w:val="en-US"/>
        </w:rPr>
        <w:fldChar w:fldCharType="separate"/>
      </w:r>
      <w:r w:rsidR="00F511DE">
        <w:rPr>
          <w:lang w:val="en-US"/>
        </w:rPr>
        <w:t>5.3.2.2</w:t>
      </w:r>
      <w:r w:rsidRPr="00CE25AF">
        <w:rPr>
          <w:lang w:val="en-US"/>
        </w:rPr>
        <w:fldChar w:fldCharType="end"/>
      </w:r>
      <w:r w:rsidRPr="00CE25AF">
        <w:rPr>
          <w:lang w:val="en-US"/>
        </w:rPr>
        <w:t xml:space="preserve">). </w:t>
      </w:r>
      <w:r w:rsidR="004C0AE2" w:rsidRPr="00CE25AF">
        <w:rPr>
          <w:lang w:val="en-US"/>
        </w:rPr>
        <w:t>The</w:t>
      </w:r>
      <w:r w:rsidRPr="00CE25AF">
        <w:rPr>
          <w:lang w:val="en-US"/>
        </w:rPr>
        <w:t xml:space="preserve"> matching algorithm would </w:t>
      </w:r>
      <w:r w:rsidR="004C0AE2" w:rsidRPr="00CE25AF">
        <w:rPr>
          <w:lang w:val="en-US"/>
        </w:rPr>
        <w:t xml:space="preserve">still </w:t>
      </w:r>
      <w:r w:rsidRPr="00CE25AF">
        <w:rPr>
          <w:lang w:val="en-US"/>
        </w:rPr>
        <w:t>identify these two model references as matching although one of them is buggy.</w:t>
      </w:r>
    </w:p>
    <w:p w14:paraId="6B92011C" w14:textId="77777777" w:rsidR="00222CAB" w:rsidRPr="00CE25AF" w:rsidRDefault="00222CAB" w:rsidP="00C72010">
      <w:pPr>
        <w:rPr>
          <w:rStyle w:val="CODE"/>
        </w:rPr>
      </w:pPr>
      <w:r w:rsidRPr="00CE25AF">
        <w:rPr>
          <w:rStyle w:val="CODE"/>
        </w:rPr>
        <w:t>(</w:t>
      </w:r>
      <w:proofErr w:type="spellStart"/>
      <w:r w:rsidRPr="00CE25AF">
        <w:rPr>
          <w:rStyle w:val="CODE"/>
        </w:rPr>
        <w:t>Submodel</w:t>
      </w:r>
      <w:proofErr w:type="spellEnd"/>
      <w:r w:rsidRPr="00CE25AF">
        <w:rPr>
          <w:rStyle w:val="CODE"/>
        </w:rPr>
        <w:t xml:space="preserve">)https://example.com/aas/1/1/1234859590, (File)Specification  </w:t>
      </w:r>
    </w:p>
    <w:p w14:paraId="5B4180B0" w14:textId="77777777" w:rsidR="00222CAB" w:rsidRPr="00CE25AF" w:rsidRDefault="00222CAB" w:rsidP="00C72010">
      <w:pPr>
        <w:rPr>
          <w:rStyle w:val="CODE"/>
        </w:rPr>
      </w:pPr>
      <w:r w:rsidRPr="00CE25AF">
        <w:rPr>
          <w:rStyle w:val="CODE"/>
        </w:rPr>
        <w:t>(</w:t>
      </w:r>
      <w:proofErr w:type="spellStart"/>
      <w:r w:rsidRPr="00CE25AF">
        <w:rPr>
          <w:rStyle w:val="CODE"/>
        </w:rPr>
        <w:t>Submodel</w:t>
      </w:r>
      <w:proofErr w:type="spellEnd"/>
      <w:r w:rsidRPr="00CE25AF">
        <w:rPr>
          <w:rStyle w:val="CODE"/>
        </w:rPr>
        <w:t xml:space="preserve">)https://example.com/aas/1/1/1234859590, (Blob)Specification  </w:t>
      </w:r>
    </w:p>
    <w:p w14:paraId="7AF2C0F7" w14:textId="77777777" w:rsidR="00222CAB" w:rsidRPr="00CE25AF" w:rsidRDefault="00222CAB" w:rsidP="00C72010">
      <w:pPr>
        <w:rPr>
          <w:rStyle w:val="CODE"/>
        </w:rPr>
      </w:pPr>
    </w:p>
    <w:p w14:paraId="4DE1CC8D" w14:textId="4CDBB240" w:rsidR="00222CAB" w:rsidRPr="00CE25AF" w:rsidRDefault="00222CAB" w:rsidP="00C72010">
      <w:pPr>
        <w:rPr>
          <w:u w:val="single"/>
          <w:lang w:val="en-US"/>
        </w:rPr>
      </w:pPr>
      <w:r w:rsidRPr="00CE25AF">
        <w:rPr>
          <w:u w:val="single"/>
          <w:lang w:val="en-US"/>
        </w:rPr>
        <w:t xml:space="preserve">Examples for matching model and </w:t>
      </w:r>
      <w:r w:rsidR="0063669D" w:rsidRPr="00CE25AF">
        <w:rPr>
          <w:u w:val="single"/>
          <w:lang w:val="en-US"/>
        </w:rPr>
        <w:t>external</w:t>
      </w:r>
      <w:r w:rsidRPr="00CE25AF">
        <w:rPr>
          <w:u w:val="single"/>
          <w:lang w:val="en-US"/>
        </w:rPr>
        <w:t xml:space="preserve"> references: </w:t>
      </w:r>
    </w:p>
    <w:p w14:paraId="6A710AC5" w14:textId="77777777" w:rsidR="00222CAB" w:rsidRPr="00CE25AF" w:rsidRDefault="00222CAB" w:rsidP="00C72010">
      <w:pPr>
        <w:rPr>
          <w:rStyle w:val="CODE"/>
        </w:rPr>
      </w:pPr>
      <w:r w:rsidRPr="00CE25AF">
        <w:rPr>
          <w:rStyle w:val="CODE"/>
        </w:rPr>
        <w:t>(</w:t>
      </w:r>
      <w:proofErr w:type="spellStart"/>
      <w:r w:rsidRPr="00CE25AF">
        <w:rPr>
          <w:rStyle w:val="CODE"/>
        </w:rPr>
        <w:t>Submodel</w:t>
      </w:r>
      <w:proofErr w:type="spellEnd"/>
      <w:r w:rsidRPr="00CE25AF">
        <w:rPr>
          <w:rStyle w:val="CODE"/>
        </w:rPr>
        <w:t xml:space="preserve">)https://example.com/aas/1/1/1234859590  </w:t>
      </w:r>
    </w:p>
    <w:p w14:paraId="0DB727B2" w14:textId="77777777" w:rsidR="00222CAB" w:rsidRPr="002670C6" w:rsidRDefault="00222CAB" w:rsidP="00C72010">
      <w:pPr>
        <w:rPr>
          <w:lang w:val="en-US"/>
        </w:rPr>
      </w:pPr>
      <w:r w:rsidRPr="002670C6">
        <w:rPr>
          <w:lang w:val="en-US"/>
        </w:rPr>
        <w:t>is identical to</w:t>
      </w:r>
    </w:p>
    <w:p w14:paraId="467AA25E" w14:textId="77777777" w:rsidR="00222CAB" w:rsidRPr="00CE25AF" w:rsidRDefault="00222CAB" w:rsidP="00C72010">
      <w:pPr>
        <w:rPr>
          <w:rStyle w:val="CODE"/>
        </w:rPr>
      </w:pPr>
      <w:r w:rsidRPr="00CE25AF">
        <w:rPr>
          <w:rStyle w:val="CODE"/>
        </w:rPr>
        <w:t>(</w:t>
      </w:r>
      <w:proofErr w:type="spellStart"/>
      <w:r w:rsidRPr="00CE25AF">
        <w:rPr>
          <w:rStyle w:val="CODE"/>
        </w:rPr>
        <w:t>GlobalReference</w:t>
      </w:r>
      <w:proofErr w:type="spellEnd"/>
      <w:r w:rsidRPr="00CE25AF">
        <w:rPr>
          <w:rStyle w:val="CODE"/>
        </w:rPr>
        <w:t>)https://example.com/aas/1/1/1234859590</w:t>
      </w:r>
    </w:p>
    <w:p w14:paraId="69B3CDA8" w14:textId="77777777" w:rsidR="00222CAB" w:rsidRPr="00CE25AF" w:rsidRDefault="00222CAB" w:rsidP="00C72010">
      <w:pPr>
        <w:rPr>
          <w:lang w:val="en-US" w:eastAsia="zh-CN"/>
        </w:rPr>
      </w:pPr>
    </w:p>
    <w:p w14:paraId="31E59A3F" w14:textId="77777777" w:rsidR="00222CAB" w:rsidRPr="00CE25AF" w:rsidRDefault="00222CAB" w:rsidP="00C72010">
      <w:pPr>
        <w:rPr>
          <w:rStyle w:val="CODE"/>
        </w:rPr>
      </w:pPr>
      <w:r w:rsidRPr="00CE25AF">
        <w:rPr>
          <w:rStyle w:val="CODE"/>
        </w:rPr>
        <w:t>(</w:t>
      </w:r>
      <w:proofErr w:type="spellStart"/>
      <w:r w:rsidRPr="00CE25AF">
        <w:rPr>
          <w:rStyle w:val="CODE"/>
        </w:rPr>
        <w:t>Submodel</w:t>
      </w:r>
      <w:proofErr w:type="spellEnd"/>
      <w:r w:rsidRPr="00CE25AF">
        <w:rPr>
          <w:rStyle w:val="CODE"/>
        </w:rPr>
        <w:t>)https://example.com/aas/1/1/1234859590, (File)Specification (</w:t>
      </w:r>
      <w:proofErr w:type="spellStart"/>
      <w:r w:rsidRPr="00CE25AF">
        <w:rPr>
          <w:rStyle w:val="CODE"/>
        </w:rPr>
        <w:t>FragmentReference</w:t>
      </w:r>
      <w:proofErr w:type="spellEnd"/>
      <w:r w:rsidRPr="00CE25AF">
        <w:rPr>
          <w:rStyle w:val="CODE"/>
        </w:rPr>
        <w:t xml:space="preserve">)Bibliography  </w:t>
      </w:r>
    </w:p>
    <w:p w14:paraId="505B3229" w14:textId="77777777" w:rsidR="00222CAB" w:rsidRPr="00CE25AF" w:rsidRDefault="00222CAB" w:rsidP="00C72010">
      <w:pPr>
        <w:rPr>
          <w:rFonts w:asciiTheme="minorHAnsi" w:hAnsiTheme="minorHAnsi" w:cs="Consolas"/>
          <w:b/>
          <w:bCs/>
          <w:i/>
          <w:lang w:val="en-US"/>
        </w:rPr>
      </w:pPr>
      <w:r w:rsidRPr="00CE25AF">
        <w:rPr>
          <w:lang w:val="en-US" w:eastAsia="zh-CN"/>
        </w:rPr>
        <w:t>is identical to</w:t>
      </w:r>
    </w:p>
    <w:p w14:paraId="55A02F7A" w14:textId="6A8F2445" w:rsidR="00222CAB" w:rsidRPr="00CE25AF" w:rsidRDefault="00222CAB" w:rsidP="00C72010">
      <w:pPr>
        <w:jc w:val="left"/>
        <w:rPr>
          <w:rStyle w:val="CODE"/>
        </w:rPr>
      </w:pPr>
      <w:r w:rsidRPr="00CE25AF">
        <w:rPr>
          <w:rStyle w:val="CODE"/>
        </w:rPr>
        <w:t>(</w:t>
      </w:r>
      <w:proofErr w:type="spellStart"/>
      <w:r w:rsidRPr="00CE25AF">
        <w:rPr>
          <w:rStyle w:val="CODE"/>
        </w:rPr>
        <w:t>GlobalReference</w:t>
      </w:r>
      <w:proofErr w:type="spellEnd"/>
      <w:r w:rsidRPr="00CE25AF">
        <w:rPr>
          <w:rStyle w:val="CODE"/>
        </w:rPr>
        <w:t>)</w:t>
      </w:r>
      <w:hyperlink r:id="rId52" w:history="1">
        <w:r w:rsidRPr="00CE25AF">
          <w:rPr>
            <w:rStyle w:val="CODE"/>
          </w:rPr>
          <w:t>https://example.com/aas/1/1/1234859590</w:t>
        </w:r>
      </w:hyperlink>
      <w:r w:rsidRPr="00CE25AF">
        <w:rPr>
          <w:rStyle w:val="CODE"/>
        </w:rPr>
        <w:t>, (</w:t>
      </w:r>
      <w:proofErr w:type="spellStart"/>
      <w:r w:rsidRPr="00CE25AF">
        <w:rPr>
          <w:rStyle w:val="CODE"/>
        </w:rPr>
        <w:t>FragmentReference</w:t>
      </w:r>
      <w:proofErr w:type="spellEnd"/>
      <w:r w:rsidRPr="00CE25AF">
        <w:rPr>
          <w:rStyle w:val="CODE"/>
        </w:rPr>
        <w:t xml:space="preserve">)Specification, </w:t>
      </w:r>
      <w:r w:rsidRPr="00CE25AF">
        <w:rPr>
          <w:rStyle w:val="CODE"/>
        </w:rPr>
        <w:br/>
        <w:t xml:space="preserve">                  (</w:t>
      </w:r>
      <w:proofErr w:type="spellStart"/>
      <w:r w:rsidRPr="00CE25AF">
        <w:rPr>
          <w:rStyle w:val="CODE"/>
        </w:rPr>
        <w:t>FragmentReference</w:t>
      </w:r>
      <w:proofErr w:type="spellEnd"/>
      <w:r w:rsidRPr="00CE25AF">
        <w:rPr>
          <w:rStyle w:val="CODE"/>
        </w:rPr>
        <w:t xml:space="preserve">)Bibliography  </w:t>
      </w:r>
    </w:p>
    <w:p w14:paraId="4344076D" w14:textId="6C963B28" w:rsidR="00460D2E" w:rsidRPr="00E5511A" w:rsidRDefault="00460D2E" w:rsidP="00DA1A43">
      <w:pPr>
        <w:pStyle w:val="Heading2"/>
        <w:rPr>
          <w:lang w:val="en-US"/>
        </w:rPr>
      </w:pPr>
      <w:bookmarkStart w:id="644" w:name="_Toc113209098"/>
      <w:bookmarkStart w:id="645" w:name="_Toc114841833"/>
      <w:bookmarkStart w:id="646" w:name="_Toc114866327"/>
      <w:bookmarkStart w:id="647" w:name="_Toc120112491"/>
      <w:bookmarkStart w:id="648" w:name="_Toc120118306"/>
      <w:bookmarkStart w:id="649" w:name="_Toc120119057"/>
      <w:bookmarkStart w:id="650" w:name="_Toc120119808"/>
      <w:bookmarkStart w:id="651" w:name="_Ref117713130"/>
      <w:bookmarkStart w:id="652" w:name="_Toc125227899"/>
      <w:bookmarkStart w:id="653" w:name="_Toc125537686"/>
      <w:bookmarkEnd w:id="644"/>
      <w:bookmarkEnd w:id="645"/>
      <w:bookmarkEnd w:id="646"/>
      <w:bookmarkEnd w:id="647"/>
      <w:bookmarkEnd w:id="648"/>
      <w:bookmarkEnd w:id="649"/>
      <w:bookmarkEnd w:id="650"/>
      <w:proofErr w:type="spellStart"/>
      <w:r w:rsidRPr="00E5511A">
        <w:rPr>
          <w:lang w:val="en-US"/>
        </w:rPr>
        <w:lastRenderedPageBreak/>
        <w:t>Submodel</w:t>
      </w:r>
      <w:proofErr w:type="spellEnd"/>
      <w:r w:rsidRPr="00E5511A">
        <w:rPr>
          <w:lang w:val="en-US"/>
        </w:rPr>
        <w:t xml:space="preserve"> Instances and Templates</w:t>
      </w:r>
      <w:bookmarkEnd w:id="651"/>
      <w:bookmarkEnd w:id="652"/>
      <w:bookmarkEnd w:id="653"/>
    </w:p>
    <w:p w14:paraId="7DBF8D50" w14:textId="03CD429D" w:rsidR="00460D2E" w:rsidRPr="00CE25AF" w:rsidRDefault="00460D2E" w:rsidP="004E069D">
      <w:pPr>
        <w:pStyle w:val="Heading3"/>
        <w:numPr>
          <w:ilvl w:val="2"/>
          <w:numId w:val="53"/>
        </w:numPr>
        <w:rPr>
          <w:lang w:val="en-US"/>
        </w:rPr>
      </w:pPr>
      <w:bookmarkStart w:id="654" w:name="_Toc125227900"/>
      <w:bookmarkStart w:id="655" w:name="_Toc125537687"/>
      <w:r w:rsidRPr="00CE25AF">
        <w:rPr>
          <w:lang w:val="en-US"/>
        </w:rPr>
        <w:t xml:space="preserve">Can </w:t>
      </w:r>
      <w:r w:rsidRPr="00460D2E">
        <w:rPr>
          <w:lang w:val="en-US"/>
        </w:rPr>
        <w:t>New</w:t>
      </w:r>
      <w:r w:rsidRPr="00CE25AF">
        <w:rPr>
          <w:lang w:val="en-US"/>
        </w:rPr>
        <w:t xml:space="preserve"> or </w:t>
      </w:r>
      <w:r w:rsidRPr="00460D2E">
        <w:rPr>
          <w:lang w:val="en-US"/>
        </w:rPr>
        <w:t>Proprietary</w:t>
      </w:r>
      <w:r w:rsidRPr="00CE25AF">
        <w:rPr>
          <w:lang w:val="en-US"/>
        </w:rPr>
        <w:t xml:space="preserve"> </w:t>
      </w:r>
      <w:proofErr w:type="spellStart"/>
      <w:r w:rsidRPr="00CE25AF">
        <w:rPr>
          <w:lang w:val="en-US"/>
        </w:rPr>
        <w:t>Submodels</w:t>
      </w:r>
      <w:proofErr w:type="spellEnd"/>
      <w:r w:rsidRPr="00CE25AF">
        <w:rPr>
          <w:lang w:val="en-US"/>
        </w:rPr>
        <w:t xml:space="preserve"> be </w:t>
      </w:r>
      <w:r w:rsidRPr="00460D2E">
        <w:rPr>
          <w:lang w:val="en-US"/>
        </w:rPr>
        <w:t>Formed</w:t>
      </w:r>
      <w:r w:rsidRPr="00CE25AF">
        <w:rPr>
          <w:lang w:val="en-US"/>
        </w:rPr>
        <w:t>?</w:t>
      </w:r>
      <w:bookmarkEnd w:id="616"/>
      <w:bookmarkEnd w:id="617"/>
      <w:bookmarkEnd w:id="618"/>
      <w:bookmarkEnd w:id="619"/>
      <w:bookmarkEnd w:id="654"/>
      <w:bookmarkEnd w:id="655"/>
    </w:p>
    <w:p w14:paraId="389D3F1B" w14:textId="04814B43" w:rsidR="00460D2E" w:rsidRPr="00CE25AF" w:rsidRDefault="00460D2E" w:rsidP="00460D2E">
      <w:pPr>
        <w:rPr>
          <w:lang w:val="en-US"/>
        </w:rPr>
      </w:pPr>
      <w:r w:rsidRPr="00CE25AF">
        <w:rPr>
          <w:lang w:val="en-US"/>
        </w:rPr>
        <w:t>It is in the interest of Industr</w:t>
      </w:r>
      <w:r w:rsidR="00E5511A">
        <w:rPr>
          <w:lang w:val="en-US"/>
        </w:rPr>
        <w:t>y</w:t>
      </w:r>
      <w:r w:rsidRPr="00CE25AF">
        <w:rPr>
          <w:lang w:val="en-US"/>
        </w:rPr>
        <w:t xml:space="preserve"> 4.0 for as many </w:t>
      </w:r>
      <w:proofErr w:type="spellStart"/>
      <w:r w:rsidRPr="00CE25AF">
        <w:rPr>
          <w:lang w:val="en-US"/>
        </w:rPr>
        <w:t>submodels</w:t>
      </w:r>
      <w:proofErr w:type="spellEnd"/>
      <w:r w:rsidRPr="00CE25AF">
        <w:rPr>
          <w:lang w:val="en-US"/>
        </w:rPr>
        <w:t xml:space="preserve"> as possible, including free and proprietary </w:t>
      </w:r>
      <w:proofErr w:type="spellStart"/>
      <w:r w:rsidRPr="00CE25AF">
        <w:rPr>
          <w:lang w:val="en-US"/>
        </w:rPr>
        <w:t>submodels</w:t>
      </w:r>
      <w:proofErr w:type="spellEnd"/>
      <w:r w:rsidRPr="00CE25AF">
        <w:rPr>
          <w:lang w:val="en-US"/>
        </w:rPr>
        <w:t>, to be formed (</w:t>
      </w:r>
      <w:r w:rsidR="00841030" w:rsidRPr="00CE25AF">
        <w:rPr>
          <w:lang w:val="en-US"/>
        </w:rPr>
        <w:t>see</w:t>
      </w:r>
      <w:r w:rsidRPr="00CE25AF">
        <w:rPr>
          <w:lang w:val="en-US"/>
        </w:rPr>
        <w:t xml:space="preserve"> </w:t>
      </w:r>
      <w:r w:rsidRPr="002670C6">
        <w:rPr>
          <w:lang w:val="en-US"/>
        </w:rPr>
        <w:fldChar w:fldCharType="begin"/>
      </w:r>
      <w:r w:rsidRPr="00CE25AF">
        <w:rPr>
          <w:lang w:val="en-US"/>
        </w:rPr>
        <w:instrText xml:space="preserve"> REF AASStruct_4 \h </w:instrText>
      </w:r>
      <w:r w:rsidRPr="002670C6">
        <w:rPr>
          <w:lang w:val="en-US"/>
        </w:rPr>
      </w:r>
      <w:r w:rsidRPr="002670C6">
        <w:rPr>
          <w:lang w:val="en-US"/>
        </w:rPr>
        <w:fldChar w:fldCharType="separate"/>
      </w:r>
      <w:r w:rsidR="00F511DE" w:rsidRPr="00CE25AF">
        <w:rPr>
          <w:lang w:val="en-US"/>
        </w:rPr>
        <w:t>[4]</w:t>
      </w:r>
      <w:r w:rsidRPr="002670C6">
        <w:rPr>
          <w:lang w:val="en-US"/>
        </w:rPr>
        <w:fldChar w:fldCharType="end"/>
      </w:r>
      <w:r w:rsidRPr="00CE25AF">
        <w:rPr>
          <w:lang w:val="en-US"/>
        </w:rPr>
        <w:t xml:space="preserve">, "Free property sets"). A </w:t>
      </w:r>
      <w:proofErr w:type="spellStart"/>
      <w:r w:rsidRPr="00CE25AF">
        <w:rPr>
          <w:lang w:val="en-US"/>
        </w:rPr>
        <w:t>submodel</w:t>
      </w:r>
      <w:proofErr w:type="spellEnd"/>
      <w:r w:rsidRPr="00CE25AF">
        <w:rPr>
          <w:lang w:val="en-US"/>
        </w:rPr>
        <w:t xml:space="preserve"> can be formed at any time for a specific Administration Shell of an asset. </w:t>
      </w:r>
      <w:r w:rsidR="00841030" w:rsidRPr="00CE25AF">
        <w:rPr>
          <w:lang w:val="en-US"/>
        </w:rPr>
        <w:t>Th</w:t>
      </w:r>
      <w:r w:rsidRPr="00CE25AF">
        <w:rPr>
          <w:lang w:val="en-US"/>
        </w:rPr>
        <w:t xml:space="preserve">e provider of the Administration Shell can form in-house identifiers for the type and instance of the </w:t>
      </w:r>
      <w:proofErr w:type="spellStart"/>
      <w:r w:rsidRPr="00CE25AF">
        <w:rPr>
          <w:lang w:val="en-US"/>
        </w:rPr>
        <w:t>submodel</w:t>
      </w:r>
      <w:proofErr w:type="spellEnd"/>
      <w:r w:rsidRPr="00CE25AF">
        <w:rPr>
          <w:lang w:val="en-US"/>
        </w:rPr>
        <w:t xml:space="preserve"> in line with </w:t>
      </w:r>
      <w:r w:rsidR="003629BB">
        <w:rPr>
          <w:lang w:val="en-US"/>
        </w:rPr>
        <w:t>Clause</w:t>
      </w:r>
      <w:r w:rsidRPr="00CE25AF">
        <w:rPr>
          <w:lang w:val="en-US"/>
        </w:rPr>
        <w:t xml:space="preserve"> </w:t>
      </w:r>
      <w:r w:rsidR="003629BB">
        <w:rPr>
          <w:lang w:val="en-US"/>
        </w:rPr>
        <w:fldChar w:fldCharType="begin"/>
      </w:r>
      <w:r w:rsidR="003629BB">
        <w:rPr>
          <w:lang w:val="en-US"/>
        </w:rPr>
        <w:instrText xml:space="preserve"> REF _Ref25152904 \r \h </w:instrText>
      </w:r>
      <w:r w:rsidR="003629BB">
        <w:rPr>
          <w:lang w:val="en-US"/>
        </w:rPr>
      </w:r>
      <w:r w:rsidR="003629BB">
        <w:rPr>
          <w:lang w:val="en-US"/>
        </w:rPr>
        <w:fldChar w:fldCharType="separate"/>
      </w:r>
      <w:r w:rsidR="00F511DE">
        <w:rPr>
          <w:lang w:val="en-US"/>
        </w:rPr>
        <w:t>4.3</w:t>
      </w:r>
      <w:r w:rsidR="003629BB">
        <w:rPr>
          <w:lang w:val="en-US"/>
        </w:rPr>
        <w:fldChar w:fldCharType="end"/>
      </w:r>
      <w:r w:rsidRPr="00CE25AF">
        <w:rPr>
          <w:lang w:val="en-US"/>
        </w:rPr>
        <w:t xml:space="preserve">. All I4.0 systems are called on to ignore </w:t>
      </w:r>
      <w:proofErr w:type="spellStart"/>
      <w:r w:rsidRPr="00CE25AF">
        <w:rPr>
          <w:lang w:val="en-US"/>
        </w:rPr>
        <w:t>submodels</w:t>
      </w:r>
      <w:proofErr w:type="spellEnd"/>
      <w:r w:rsidRPr="00CE25AF">
        <w:rPr>
          <w:lang w:val="en-US"/>
        </w:rPr>
        <w:t xml:space="preserve"> and properties that are not individually known</w:t>
      </w:r>
      <w:r w:rsidR="00841030" w:rsidRPr="00CE25AF">
        <w:rPr>
          <w:lang w:val="en-US"/>
        </w:rPr>
        <w:t>.</w:t>
      </w:r>
      <w:r w:rsidRPr="00CE25AF">
        <w:rPr>
          <w:lang w:val="en-US"/>
        </w:rPr>
        <w:t xml:space="preserve"> </w:t>
      </w:r>
      <w:r w:rsidR="00841030" w:rsidRPr="00CE25AF">
        <w:rPr>
          <w:lang w:val="en-US"/>
        </w:rPr>
        <w:t>Hence</w:t>
      </w:r>
      <w:r w:rsidRPr="00CE25AF">
        <w:rPr>
          <w:lang w:val="en-US"/>
        </w:rPr>
        <w:t xml:space="preserve">, it is always possible to deposit proprietary – e.g. manufacturer-specific or user-specific – information, </w:t>
      </w:r>
      <w:proofErr w:type="spellStart"/>
      <w:r w:rsidRPr="00CE25AF">
        <w:rPr>
          <w:lang w:val="en-US"/>
        </w:rPr>
        <w:t>submodels</w:t>
      </w:r>
      <w:proofErr w:type="spellEnd"/>
      <w:r w:rsidR="00841030" w:rsidRPr="00CE25AF">
        <w:rPr>
          <w:lang w:val="en-US"/>
        </w:rPr>
        <w:t>,</w:t>
      </w:r>
      <w:r w:rsidRPr="00CE25AF">
        <w:rPr>
          <w:lang w:val="en-US"/>
        </w:rPr>
        <w:t xml:space="preserve"> or properties in an Administration Shell.</w:t>
      </w:r>
    </w:p>
    <w:p w14:paraId="038AD132" w14:textId="008FF499" w:rsidR="00460D2E" w:rsidRPr="00CE25AF" w:rsidRDefault="00460D2E" w:rsidP="002670C6">
      <w:pPr>
        <w:pStyle w:val="NOTE"/>
        <w:ind w:left="284" w:firstLine="0"/>
        <w:rPr>
          <w:lang w:val="en-US"/>
        </w:rPr>
      </w:pPr>
      <w:r w:rsidRPr="00CE25AF">
        <w:rPr>
          <w:lang w:val="en-US"/>
        </w:rPr>
        <w:t xml:space="preserve">Note: </w:t>
      </w:r>
      <w:r w:rsidR="00841030" w:rsidRPr="00CE25AF">
        <w:rPr>
          <w:lang w:val="en-US"/>
        </w:rPr>
        <w:t>i</w:t>
      </w:r>
      <w:r w:rsidRPr="00CE25AF">
        <w:rPr>
          <w:lang w:val="en-US"/>
        </w:rPr>
        <w:t>t is the intention of the Administration Shell</w:t>
      </w:r>
      <w:r w:rsidR="00841030" w:rsidRPr="00CE25AF">
        <w:rPr>
          <w:lang w:val="en-US"/>
        </w:rPr>
        <w:t xml:space="preserve"> to include</w:t>
      </w:r>
      <w:r w:rsidRPr="00CE25AF">
        <w:rPr>
          <w:lang w:val="en-US"/>
        </w:rPr>
        <w:t xml:space="preserve"> proprietary information</w:t>
      </w:r>
      <w:r w:rsidR="00841030" w:rsidRPr="00CE25AF">
        <w:rPr>
          <w:lang w:val="en-US"/>
        </w:rPr>
        <w:t xml:space="preserve">, e.g. </w:t>
      </w:r>
      <w:r w:rsidRPr="00CE25AF">
        <w:rPr>
          <w:lang w:val="en-US"/>
        </w:rPr>
        <w:t xml:space="preserve">to link to company-wide identification schemes or information required for company-wide data processing. </w:t>
      </w:r>
      <w:r w:rsidR="00841030" w:rsidRPr="00CE25AF">
        <w:rPr>
          <w:lang w:val="en-US"/>
        </w:rPr>
        <w:t xml:space="preserve">This way, </w:t>
      </w:r>
      <w:r w:rsidRPr="00CE25AF">
        <w:rPr>
          <w:lang w:val="en-US"/>
        </w:rPr>
        <w:t>a single infrastructure can be used to transport standardized and proprietary information at the same time</w:t>
      </w:r>
      <w:r w:rsidR="00841030" w:rsidRPr="00CE25AF">
        <w:rPr>
          <w:lang w:val="en-US"/>
        </w:rPr>
        <w:t>. New information elements can also be conveyed and introduced (and standardized at a later stage).</w:t>
      </w:r>
    </w:p>
    <w:p w14:paraId="16AA2051" w14:textId="38CAED3F" w:rsidR="00460D2E" w:rsidRPr="00CE25AF" w:rsidRDefault="00460D2E" w:rsidP="004E069D">
      <w:pPr>
        <w:pStyle w:val="Heading3"/>
        <w:numPr>
          <w:ilvl w:val="2"/>
          <w:numId w:val="53"/>
        </w:numPr>
        <w:rPr>
          <w:lang w:val="en-US"/>
        </w:rPr>
      </w:pPr>
      <w:bookmarkStart w:id="656" w:name="_Toc125227901"/>
      <w:bookmarkStart w:id="657" w:name="_Toc125537688"/>
      <w:r w:rsidRPr="00CE25AF">
        <w:rPr>
          <w:lang w:val="en-US"/>
        </w:rPr>
        <w:t xml:space="preserve">Creating a </w:t>
      </w:r>
      <w:proofErr w:type="spellStart"/>
      <w:r w:rsidRPr="00CE25AF">
        <w:rPr>
          <w:lang w:val="en-US"/>
        </w:rPr>
        <w:t>Submodel</w:t>
      </w:r>
      <w:proofErr w:type="spellEnd"/>
      <w:r w:rsidRPr="00CE25AF">
        <w:rPr>
          <w:lang w:val="en-US"/>
        </w:rPr>
        <w:t xml:space="preserve"> Instance </w:t>
      </w:r>
      <w:r w:rsidRPr="00460D2E">
        <w:rPr>
          <w:lang w:val="en-US"/>
        </w:rPr>
        <w:t>Based</w:t>
      </w:r>
      <w:r w:rsidRPr="00CE25AF">
        <w:rPr>
          <w:lang w:val="en-US"/>
        </w:rPr>
        <w:t xml:space="preserve"> on an </w:t>
      </w:r>
      <w:r w:rsidRPr="00460D2E">
        <w:rPr>
          <w:lang w:val="en-US"/>
        </w:rPr>
        <w:t>Existing</w:t>
      </w:r>
      <w:r w:rsidRPr="00CE25AF">
        <w:rPr>
          <w:lang w:val="en-US"/>
        </w:rPr>
        <w:t xml:space="preserve"> </w:t>
      </w:r>
      <w:bookmarkEnd w:id="620"/>
      <w:bookmarkEnd w:id="621"/>
      <w:bookmarkEnd w:id="622"/>
      <w:proofErr w:type="spellStart"/>
      <w:r w:rsidRPr="00CE25AF">
        <w:rPr>
          <w:lang w:val="en-US"/>
        </w:rPr>
        <w:t>Submodel</w:t>
      </w:r>
      <w:proofErr w:type="spellEnd"/>
      <w:r w:rsidRPr="00CE25AF">
        <w:rPr>
          <w:lang w:val="en-US"/>
        </w:rPr>
        <w:t xml:space="preserve"> Template</w:t>
      </w:r>
      <w:bookmarkEnd w:id="623"/>
      <w:bookmarkEnd w:id="624"/>
      <w:bookmarkEnd w:id="625"/>
      <w:bookmarkEnd w:id="656"/>
      <w:bookmarkEnd w:id="657"/>
    </w:p>
    <w:p w14:paraId="17A68417" w14:textId="21F90291" w:rsidR="00460D2E" w:rsidRPr="00CE25AF" w:rsidRDefault="00841030" w:rsidP="00460D2E">
      <w:pPr>
        <w:rPr>
          <w:lang w:val="en-US"/>
        </w:rPr>
      </w:pPr>
      <w:r w:rsidRPr="00CE25AF">
        <w:rPr>
          <w:lang w:val="en-US"/>
        </w:rPr>
        <w:t xml:space="preserve">A public specification of a </w:t>
      </w:r>
      <w:proofErr w:type="spellStart"/>
      <w:r w:rsidRPr="00CE25AF">
        <w:rPr>
          <w:lang w:val="en-US"/>
        </w:rPr>
        <w:t>submodel</w:t>
      </w:r>
      <w:proofErr w:type="spellEnd"/>
      <w:r w:rsidRPr="00CE25AF">
        <w:rPr>
          <w:lang w:val="en-US"/>
        </w:rPr>
        <w:t xml:space="preserve"> template (e.g. via publication by Plattform Industrie 4.0) should be available to instantiate an existing </w:t>
      </w:r>
      <w:proofErr w:type="spellStart"/>
      <w:r w:rsidRPr="00CE25AF">
        <w:rPr>
          <w:lang w:val="en-US"/>
        </w:rPr>
        <w:t>submodel</w:t>
      </w:r>
      <w:proofErr w:type="spellEnd"/>
      <w:r w:rsidRPr="00CE25AF">
        <w:rPr>
          <w:lang w:val="en-US"/>
        </w:rPr>
        <w:t xml:space="preserve"> template. In special cases, a </w:t>
      </w:r>
      <w:proofErr w:type="spellStart"/>
      <w:r w:rsidRPr="00CE25AF">
        <w:rPr>
          <w:lang w:val="en-US"/>
        </w:rPr>
        <w:t>submodel</w:t>
      </w:r>
      <w:proofErr w:type="spellEnd"/>
      <w:r w:rsidRPr="00CE25AF">
        <w:rPr>
          <w:lang w:val="en-US"/>
        </w:rPr>
        <w:t xml:space="preserve"> can also be instantiated from a non-public </w:t>
      </w:r>
      <w:proofErr w:type="spellStart"/>
      <w:r w:rsidRPr="00CE25AF">
        <w:rPr>
          <w:lang w:val="en-US"/>
        </w:rPr>
        <w:t>submodel</w:t>
      </w:r>
      <w:proofErr w:type="spellEnd"/>
      <w:r w:rsidRPr="00CE25AF">
        <w:rPr>
          <w:lang w:val="en-US"/>
        </w:rPr>
        <w:t xml:space="preserve"> template, </w:t>
      </w:r>
      <w:r w:rsidR="00460D2E" w:rsidRPr="00CE25AF">
        <w:rPr>
          <w:lang w:val="en-US"/>
        </w:rPr>
        <w:t>such as a manufacturer specification.</w:t>
      </w:r>
    </w:p>
    <w:p w14:paraId="6A2636D4" w14:textId="3ADBEAEF" w:rsidR="00460D2E" w:rsidRPr="00CE25AF" w:rsidRDefault="00460D2E" w:rsidP="00460D2E">
      <w:pPr>
        <w:rPr>
          <w:lang w:val="en-US"/>
        </w:rPr>
      </w:pPr>
      <w:r w:rsidRPr="00CE25AF">
        <w:rPr>
          <w:lang w:val="en-US"/>
        </w:rPr>
        <w:t>In November 2020</w:t>
      </w:r>
      <w:r w:rsidR="00841030" w:rsidRPr="00CE25AF">
        <w:rPr>
          <w:lang w:val="en-US"/>
        </w:rPr>
        <w:t>,</w:t>
      </w:r>
      <w:r w:rsidRPr="00CE25AF">
        <w:rPr>
          <w:lang w:val="en-US"/>
        </w:rPr>
        <w:t xml:space="preserve"> the first two </w:t>
      </w:r>
      <w:proofErr w:type="spellStart"/>
      <w:r w:rsidRPr="00CE25AF">
        <w:rPr>
          <w:lang w:val="en-US"/>
        </w:rPr>
        <w:t>submodel</w:t>
      </w:r>
      <w:proofErr w:type="spellEnd"/>
      <w:r w:rsidRPr="00CE25AF">
        <w:rPr>
          <w:lang w:val="en-US"/>
        </w:rPr>
        <w:t xml:space="preserve"> templates for the Asset Administration Shell were published, one for a nameplate </w:t>
      </w:r>
      <w:r w:rsidRPr="002670C6">
        <w:rPr>
          <w:lang w:val="en-US"/>
        </w:rPr>
        <w:fldChar w:fldCharType="begin"/>
      </w:r>
      <w:r w:rsidRPr="00CE25AF">
        <w:rPr>
          <w:lang w:val="en-US"/>
        </w:rPr>
        <w:instrText xml:space="preserve"> REF SMTemplate_NamePlate_52 \h </w:instrText>
      </w:r>
      <w:r w:rsidRPr="002670C6">
        <w:rPr>
          <w:lang w:val="en-US"/>
        </w:rPr>
      </w:r>
      <w:r w:rsidRPr="002670C6">
        <w:rPr>
          <w:lang w:val="en-US"/>
        </w:rPr>
        <w:fldChar w:fldCharType="separate"/>
      </w:r>
      <w:r w:rsidR="00F511DE" w:rsidRPr="00CE25AF">
        <w:rPr>
          <w:rStyle w:val="Hyperlink"/>
          <w:color w:val="5F5F5F"/>
          <w:u w:val="none"/>
          <w:lang w:val="en-US"/>
        </w:rPr>
        <w:t>[40]</w:t>
      </w:r>
      <w:r w:rsidRPr="002670C6">
        <w:rPr>
          <w:lang w:val="en-US"/>
        </w:rPr>
        <w:fldChar w:fldCharType="end"/>
      </w:r>
      <w:r w:rsidRPr="00CE25AF">
        <w:rPr>
          <w:lang w:val="en-US"/>
        </w:rPr>
        <w:t xml:space="preserve"> and one for generic technical data </w:t>
      </w:r>
      <w:r w:rsidRPr="002670C6">
        <w:rPr>
          <w:lang w:val="en-US"/>
        </w:rPr>
        <w:fldChar w:fldCharType="begin"/>
      </w:r>
      <w:r w:rsidRPr="00CE25AF">
        <w:rPr>
          <w:lang w:val="en-US"/>
        </w:rPr>
        <w:instrText xml:space="preserve"> REF SMTemplate_TechnicalData_51 \h </w:instrText>
      </w:r>
      <w:r w:rsidRPr="002670C6">
        <w:rPr>
          <w:lang w:val="en-US"/>
        </w:rPr>
      </w:r>
      <w:r w:rsidRPr="002670C6">
        <w:rPr>
          <w:lang w:val="en-US"/>
        </w:rPr>
        <w:fldChar w:fldCharType="separate"/>
      </w:r>
      <w:r w:rsidR="00F511DE" w:rsidRPr="00CE25AF">
        <w:rPr>
          <w:rStyle w:val="Hyperlink"/>
          <w:color w:val="5F5F5F"/>
          <w:u w:val="none"/>
          <w:lang w:val="en-US"/>
        </w:rPr>
        <w:t>[39]</w:t>
      </w:r>
      <w:r w:rsidRPr="002670C6">
        <w:rPr>
          <w:lang w:val="en-US"/>
        </w:rPr>
        <w:fldChar w:fldCharType="end"/>
      </w:r>
      <w:r w:rsidRPr="00CE25AF">
        <w:rPr>
          <w:lang w:val="en-US"/>
        </w:rPr>
        <w:t xml:space="preserve">. Others followed and will follow. </w:t>
      </w:r>
      <w:r w:rsidR="00841030" w:rsidRPr="00CE25AF">
        <w:rPr>
          <w:lang w:val="en-US"/>
        </w:rPr>
        <w:t xml:space="preserve">Please see </w:t>
      </w:r>
      <w:r w:rsidR="00841030" w:rsidRPr="00CE25AF">
        <w:rPr>
          <w:lang w:val="en-US"/>
        </w:rPr>
        <w:fldChar w:fldCharType="begin"/>
      </w:r>
      <w:r w:rsidR="00841030" w:rsidRPr="00CE25AF">
        <w:rPr>
          <w:lang w:val="en-US"/>
        </w:rPr>
        <w:instrText xml:space="preserve"> REF IDTA_SubmodelTemplates \h </w:instrText>
      </w:r>
      <w:r w:rsidR="00841030" w:rsidRPr="00CE25AF">
        <w:rPr>
          <w:lang w:val="en-US"/>
        </w:rPr>
      </w:r>
      <w:r w:rsidR="00841030" w:rsidRPr="00CE25AF">
        <w:rPr>
          <w:lang w:val="en-US"/>
        </w:rPr>
        <w:fldChar w:fldCharType="separate"/>
      </w:r>
      <w:r w:rsidR="00F511DE" w:rsidRPr="00CE25AF">
        <w:rPr>
          <w:rStyle w:val="Hyperlink"/>
          <w:color w:val="5F5F5F"/>
          <w:u w:val="none"/>
          <w:lang w:val="en-US"/>
        </w:rPr>
        <w:t>[45]</w:t>
      </w:r>
      <w:r w:rsidR="00841030" w:rsidRPr="00CE25AF">
        <w:rPr>
          <w:lang w:val="en-US"/>
        </w:rPr>
        <w:fldChar w:fldCharType="end"/>
      </w:r>
      <w:r w:rsidR="00841030" w:rsidRPr="00CE25AF">
        <w:rPr>
          <w:lang w:val="en-US"/>
        </w:rPr>
        <w:t xml:space="preserve"> f</w:t>
      </w:r>
      <w:r w:rsidRPr="00CE25AF">
        <w:rPr>
          <w:lang w:val="en-US"/>
        </w:rPr>
        <w:t xml:space="preserve">or an overview of registered </w:t>
      </w:r>
      <w:proofErr w:type="spellStart"/>
      <w:r w:rsidRPr="00CE25AF">
        <w:rPr>
          <w:lang w:val="en-US"/>
        </w:rPr>
        <w:t>submodel</w:t>
      </w:r>
      <w:proofErr w:type="spellEnd"/>
      <w:r w:rsidRPr="00CE25AF">
        <w:rPr>
          <w:lang w:val="en-US"/>
        </w:rPr>
        <w:t xml:space="preserve"> templates.</w:t>
      </w:r>
    </w:p>
    <w:p w14:paraId="57124000" w14:textId="6468B25E" w:rsidR="00460D2E" w:rsidRPr="00CE25AF" w:rsidRDefault="00841030" w:rsidP="00460D2E">
      <w:pPr>
        <w:rPr>
          <w:bCs/>
          <w:strike/>
          <w:lang w:val="en-US"/>
        </w:rPr>
      </w:pPr>
      <w:r w:rsidRPr="00CE25AF">
        <w:rPr>
          <w:lang w:val="en-US"/>
        </w:rPr>
        <w:t>T</w:t>
      </w:r>
      <w:r w:rsidR="00460D2E" w:rsidRPr="00CE25AF">
        <w:rPr>
          <w:lang w:val="en-US"/>
        </w:rPr>
        <w:t>he identifiers of concept definitions to be used as semantic references are already predefined</w:t>
      </w:r>
      <w:r w:rsidRPr="00CE25AF">
        <w:rPr>
          <w:lang w:val="en-US"/>
        </w:rPr>
        <w:t xml:space="preserve"> </w:t>
      </w:r>
      <w:r w:rsidR="00FF11F0" w:rsidRPr="00CE25AF">
        <w:rPr>
          <w:lang w:val="en-US"/>
        </w:rPr>
        <w:t>i</w:t>
      </w:r>
      <w:r w:rsidRPr="00CE25AF">
        <w:rPr>
          <w:lang w:val="en-US"/>
        </w:rPr>
        <w:t xml:space="preserve">n each </w:t>
      </w:r>
      <w:proofErr w:type="spellStart"/>
      <w:r w:rsidRPr="00CE25AF">
        <w:rPr>
          <w:lang w:val="en-US"/>
        </w:rPr>
        <w:t>submodel</w:t>
      </w:r>
      <w:proofErr w:type="spellEnd"/>
      <w:r w:rsidRPr="00CE25AF">
        <w:rPr>
          <w:lang w:val="en-US"/>
        </w:rPr>
        <w:t xml:space="preserve"> template</w:t>
      </w:r>
      <w:r w:rsidR="00460D2E" w:rsidRPr="00CE25AF">
        <w:rPr>
          <w:lang w:val="en-US"/>
        </w:rPr>
        <w:t xml:space="preserve">. An instantiation of such a </w:t>
      </w:r>
      <w:proofErr w:type="spellStart"/>
      <w:r w:rsidR="00460D2E" w:rsidRPr="00CE25AF">
        <w:rPr>
          <w:lang w:val="en-US"/>
        </w:rPr>
        <w:t>submodel</w:t>
      </w:r>
      <w:proofErr w:type="spellEnd"/>
      <w:r w:rsidR="00460D2E" w:rsidRPr="00CE25AF">
        <w:rPr>
          <w:lang w:val="en-US"/>
        </w:rPr>
        <w:t xml:space="preserve"> merely requires the creation of properties with a semantic reference to the property definition and </w:t>
      </w:r>
      <w:r w:rsidR="00FF11F0" w:rsidRPr="00CE25AF">
        <w:rPr>
          <w:lang w:val="en-US"/>
        </w:rPr>
        <w:t xml:space="preserve">an </w:t>
      </w:r>
      <w:r w:rsidR="00460D2E" w:rsidRPr="00CE25AF">
        <w:rPr>
          <w:lang w:val="en-US"/>
        </w:rPr>
        <w:t>attach</w:t>
      </w:r>
      <w:r w:rsidR="00FF11F0" w:rsidRPr="00CE25AF">
        <w:rPr>
          <w:lang w:val="en-US"/>
        </w:rPr>
        <w:t>ed</w:t>
      </w:r>
      <w:r w:rsidR="00460D2E" w:rsidRPr="00CE25AF">
        <w:rPr>
          <w:lang w:val="en-US"/>
        </w:rPr>
        <w:t xml:space="preserve"> value. The same </w:t>
      </w:r>
      <w:r w:rsidR="00FF11F0" w:rsidRPr="00CE25AF">
        <w:rPr>
          <w:lang w:val="en-US"/>
        </w:rPr>
        <w:t>applies to</w:t>
      </w:r>
      <w:r w:rsidR="00460D2E" w:rsidRPr="00CE25AF">
        <w:rPr>
          <w:lang w:val="en-US"/>
        </w:rPr>
        <w:t xml:space="preserve"> other subtypes of </w:t>
      </w:r>
      <w:proofErr w:type="spellStart"/>
      <w:r w:rsidR="00460D2E" w:rsidRPr="00CE25AF">
        <w:rPr>
          <w:lang w:val="en-US"/>
        </w:rPr>
        <w:t>submodel</w:t>
      </w:r>
      <w:proofErr w:type="spellEnd"/>
      <w:r w:rsidR="00460D2E" w:rsidRPr="00CE25AF">
        <w:rPr>
          <w:lang w:val="en-US"/>
        </w:rPr>
        <w:t xml:space="preserve"> elements.</w:t>
      </w:r>
    </w:p>
    <w:p w14:paraId="722E29CC" w14:textId="060AE07A" w:rsidR="00460D2E" w:rsidRPr="00CE25AF" w:rsidRDefault="00460D2E" w:rsidP="00460D2E">
      <w:pPr>
        <w:rPr>
          <w:lang w:val="en-US"/>
        </w:rPr>
      </w:pPr>
      <w:r w:rsidRPr="00CE25AF">
        <w:rPr>
          <w:lang w:val="en-US"/>
        </w:rPr>
        <w:t xml:space="preserve">The only thing that cannot be defined in the template itself is the unique ID of the </w:t>
      </w:r>
      <w:proofErr w:type="spellStart"/>
      <w:r w:rsidRPr="00CE25AF">
        <w:rPr>
          <w:lang w:val="en-US"/>
        </w:rPr>
        <w:t>submodel</w:t>
      </w:r>
      <w:proofErr w:type="spellEnd"/>
      <w:r w:rsidRPr="00CE25AF">
        <w:rPr>
          <w:lang w:val="en-US"/>
        </w:rPr>
        <w:t xml:space="preserve"> instance itself (it is not identical </w:t>
      </w:r>
      <w:r w:rsidR="00A117F2" w:rsidRPr="00CE25AF">
        <w:rPr>
          <w:lang w:val="en-US"/>
        </w:rPr>
        <w:t>to</w:t>
      </w:r>
      <w:r w:rsidRPr="00CE25AF">
        <w:rPr>
          <w:lang w:val="en-US"/>
        </w:rPr>
        <w:t xml:space="preserve"> the ID of the </w:t>
      </w:r>
      <w:proofErr w:type="spellStart"/>
      <w:r w:rsidRPr="00CE25AF">
        <w:rPr>
          <w:lang w:val="en-US"/>
        </w:rPr>
        <w:t>submodel</w:t>
      </w:r>
      <w:proofErr w:type="spellEnd"/>
      <w:r w:rsidRPr="00CE25AF">
        <w:rPr>
          <w:lang w:val="en-US"/>
        </w:rPr>
        <w:t xml:space="preserve"> template)</w:t>
      </w:r>
      <w:r w:rsidR="00FF11F0" w:rsidRPr="00CE25AF">
        <w:rPr>
          <w:lang w:val="en-US"/>
        </w:rPr>
        <w:t>,</w:t>
      </w:r>
      <w:r w:rsidRPr="00CE25AF">
        <w:rPr>
          <w:lang w:val="en-US"/>
        </w:rPr>
        <w:t xml:space="preserve"> as well as the property values</w:t>
      </w:r>
      <w:r w:rsidR="00FF11F0" w:rsidRPr="00CE25AF">
        <w:rPr>
          <w:lang w:val="en-US"/>
        </w:rPr>
        <w:t>,</w:t>
      </w:r>
      <w:r w:rsidRPr="00CE25AF">
        <w:rPr>
          <w:lang w:val="en-US"/>
        </w:rPr>
        <w:t xml:space="preserve"> etc. Templates also define cardinalities, for example whether an element is optional or not. </w:t>
      </w:r>
      <w:proofErr w:type="spellStart"/>
      <w:r w:rsidR="00FF11F0" w:rsidRPr="00CE25AF">
        <w:rPr>
          <w:lang w:val="en-US"/>
        </w:rPr>
        <w:t>S</w:t>
      </w:r>
      <w:r w:rsidRPr="00CE25AF">
        <w:rPr>
          <w:lang w:val="en-US"/>
        </w:rPr>
        <w:t>ubmodel</w:t>
      </w:r>
      <w:proofErr w:type="spellEnd"/>
      <w:r w:rsidRPr="00CE25AF">
        <w:rPr>
          <w:lang w:val="en-US"/>
        </w:rPr>
        <w:t xml:space="preserve"> element lists typically </w:t>
      </w:r>
      <w:r w:rsidR="00FF11F0" w:rsidRPr="00CE25AF">
        <w:rPr>
          <w:lang w:val="en-US"/>
        </w:rPr>
        <w:t xml:space="preserve">contain </w:t>
      </w:r>
      <w:r w:rsidRPr="00CE25AF">
        <w:rPr>
          <w:lang w:val="en-US"/>
        </w:rPr>
        <w:t>more than one element</w:t>
      </w:r>
      <w:r w:rsidR="00FF11F0" w:rsidRPr="00CE25AF">
        <w:rPr>
          <w:lang w:val="en-US"/>
        </w:rPr>
        <w:t xml:space="preserve">: the </w:t>
      </w:r>
      <w:r w:rsidRPr="00CE25AF">
        <w:rPr>
          <w:lang w:val="en-US"/>
        </w:rPr>
        <w:t xml:space="preserve">template </w:t>
      </w:r>
      <w:r w:rsidR="00FF11F0" w:rsidRPr="00CE25AF">
        <w:rPr>
          <w:lang w:val="en-US"/>
        </w:rPr>
        <w:t xml:space="preserve">contains </w:t>
      </w:r>
      <w:r w:rsidRPr="00CE25AF">
        <w:rPr>
          <w:lang w:val="en-US"/>
        </w:rPr>
        <w:t>an exemplary element template</w:t>
      </w:r>
      <w:r w:rsidR="00FF11F0" w:rsidRPr="00CE25AF">
        <w:rPr>
          <w:lang w:val="en-US"/>
        </w:rPr>
        <w:t xml:space="preserve">; the </w:t>
      </w:r>
      <w:r w:rsidRPr="00CE25AF">
        <w:rPr>
          <w:lang w:val="en-US"/>
        </w:rPr>
        <w:t>other elements can be created by copy/paste from this template.</w:t>
      </w:r>
    </w:p>
    <w:p w14:paraId="0724611C" w14:textId="5E5F277A" w:rsidR="00522EB3" w:rsidRPr="00E5511A" w:rsidRDefault="00522EB3" w:rsidP="00DA1A43">
      <w:pPr>
        <w:pStyle w:val="Heading2"/>
        <w:rPr>
          <w:lang w:val="en-US"/>
        </w:rPr>
      </w:pPr>
      <w:bookmarkStart w:id="658" w:name="_Ref117712744"/>
      <w:bookmarkStart w:id="659" w:name="_Toc125227902"/>
      <w:bookmarkStart w:id="660" w:name="_Toc125537689"/>
      <w:r w:rsidRPr="00E5511A">
        <w:rPr>
          <w:lang w:val="en-US"/>
        </w:rPr>
        <w:lastRenderedPageBreak/>
        <w:t>Events</w:t>
      </w:r>
      <w:bookmarkEnd w:id="626"/>
      <w:bookmarkEnd w:id="627"/>
      <w:bookmarkEnd w:id="628"/>
      <w:bookmarkEnd w:id="658"/>
      <w:bookmarkEnd w:id="659"/>
      <w:bookmarkEnd w:id="660"/>
    </w:p>
    <w:p w14:paraId="19AE2666" w14:textId="77777777" w:rsidR="00522EB3" w:rsidRPr="00CE25AF" w:rsidRDefault="00522EB3" w:rsidP="004E069D">
      <w:pPr>
        <w:pStyle w:val="Heading3"/>
        <w:numPr>
          <w:ilvl w:val="2"/>
          <w:numId w:val="53"/>
        </w:numPr>
        <w:rPr>
          <w:lang w:val="en-US"/>
        </w:rPr>
      </w:pPr>
      <w:bookmarkStart w:id="661" w:name="_Toc54815896"/>
      <w:r w:rsidRPr="00CE25AF">
        <w:rPr>
          <w:lang w:val="en-US"/>
        </w:rPr>
        <w:t xml:space="preserve"> </w:t>
      </w:r>
      <w:bookmarkStart w:id="662" w:name="_Toc125227903"/>
      <w:bookmarkStart w:id="663" w:name="_Toc125537690"/>
      <w:r w:rsidRPr="00CE25AF">
        <w:rPr>
          <w:lang w:val="en-US"/>
        </w:rPr>
        <w:t>Overview</w:t>
      </w:r>
      <w:bookmarkEnd w:id="661"/>
      <w:bookmarkEnd w:id="662"/>
      <w:bookmarkEnd w:id="663"/>
    </w:p>
    <w:p w14:paraId="4903C583" w14:textId="3B62A990" w:rsidR="00522EB3" w:rsidRPr="00CE25AF" w:rsidRDefault="00522EB3" w:rsidP="00522EB3">
      <w:pPr>
        <w:rPr>
          <w:lang w:val="en-US"/>
        </w:rPr>
      </w:pPr>
      <w:r w:rsidRPr="00CE25AF">
        <w:rPr>
          <w:lang w:val="en-US"/>
        </w:rPr>
        <w:t xml:space="preserve">Events are a very versatile mechanism of the Asset Administration Shell. </w:t>
      </w:r>
      <w:r w:rsidR="00FF11F0" w:rsidRPr="00CE25AF">
        <w:rPr>
          <w:lang w:val="en-US"/>
        </w:rPr>
        <w:t>T</w:t>
      </w:r>
      <w:r w:rsidRPr="00CE25AF">
        <w:rPr>
          <w:lang w:val="en-US"/>
        </w:rPr>
        <w:t xml:space="preserve">he following </w:t>
      </w:r>
      <w:r w:rsidR="00880522" w:rsidRPr="00CE25AF">
        <w:rPr>
          <w:lang w:val="en-US"/>
        </w:rPr>
        <w:t xml:space="preserve">subclauses </w:t>
      </w:r>
      <w:r w:rsidR="00FF11F0" w:rsidRPr="00CE25AF">
        <w:rPr>
          <w:lang w:val="en-US"/>
        </w:rPr>
        <w:t xml:space="preserve">describe </w:t>
      </w:r>
      <w:r w:rsidRPr="00CE25AF">
        <w:rPr>
          <w:lang w:val="en-US"/>
        </w:rPr>
        <w:t>some use</w:t>
      </w:r>
      <w:r w:rsidR="00880522" w:rsidRPr="00CE25AF">
        <w:rPr>
          <w:lang w:val="en-US"/>
        </w:rPr>
        <w:t xml:space="preserve"> </w:t>
      </w:r>
      <w:r w:rsidRPr="00CE25AF">
        <w:rPr>
          <w:lang w:val="en-US"/>
        </w:rPr>
        <w:t xml:space="preserve">cases for events. </w:t>
      </w:r>
      <w:r w:rsidR="00FF11F0" w:rsidRPr="00CE25AF">
        <w:rPr>
          <w:lang w:val="en-US"/>
        </w:rPr>
        <w:t>They summarize d</w:t>
      </w:r>
      <w:r w:rsidRPr="00CE25AF">
        <w:rPr>
          <w:lang w:val="en-US"/>
        </w:rPr>
        <w:t>ifferent types of events to depict requirements</w:t>
      </w:r>
      <w:r w:rsidR="00FF11F0" w:rsidRPr="00CE25AF">
        <w:rPr>
          <w:lang w:val="en-US"/>
        </w:rPr>
        <w:t>, introduce a</w:t>
      </w:r>
      <w:r w:rsidRPr="00CE25AF">
        <w:rPr>
          <w:lang w:val="en-US"/>
        </w:rPr>
        <w:t xml:space="preserve"> </w:t>
      </w:r>
      <w:proofErr w:type="spellStart"/>
      <w:r w:rsidRPr="00CE25AF">
        <w:rPr>
          <w:i/>
          <w:lang w:val="en-US"/>
        </w:rPr>
        <w:t>SubmodelElement</w:t>
      </w:r>
      <w:proofErr w:type="spellEnd"/>
      <w:r w:rsidRPr="00CE25AF">
        <w:rPr>
          <w:lang w:val="en-US"/>
        </w:rPr>
        <w:t xml:space="preserve"> </w:t>
      </w:r>
      <w:r w:rsidR="00FF11F0" w:rsidRPr="00CE25AF">
        <w:rPr>
          <w:lang w:val="en-US"/>
        </w:rPr>
        <w:t>“</w:t>
      </w:r>
      <w:r w:rsidRPr="00CE25AF">
        <w:rPr>
          <w:i/>
          <w:lang w:val="en-US"/>
        </w:rPr>
        <w:t>Event</w:t>
      </w:r>
      <w:r w:rsidRPr="00CE25AF">
        <w:rPr>
          <w:lang w:val="en-US"/>
        </w:rPr>
        <w:t xml:space="preserve">" </w:t>
      </w:r>
      <w:r w:rsidR="00510F27" w:rsidRPr="00CE25AF">
        <w:rPr>
          <w:lang w:val="en-US"/>
        </w:rPr>
        <w:t xml:space="preserve">to enable </w:t>
      </w:r>
      <w:r w:rsidRPr="00CE25AF">
        <w:rPr>
          <w:lang w:val="en-US"/>
        </w:rPr>
        <w:t>declar</w:t>
      </w:r>
      <w:r w:rsidR="00510F27" w:rsidRPr="00CE25AF">
        <w:rPr>
          <w:lang w:val="en-US"/>
        </w:rPr>
        <w:t>ation of</w:t>
      </w:r>
      <w:r w:rsidRPr="00CE25AF">
        <w:rPr>
          <w:lang w:val="en-US"/>
        </w:rPr>
        <w:t xml:space="preserve"> events of an Asset Administration Shell</w:t>
      </w:r>
      <w:r w:rsidR="00FF11F0" w:rsidRPr="00CE25AF">
        <w:rPr>
          <w:lang w:val="en-US"/>
        </w:rPr>
        <w:t>. Further, th</w:t>
      </w:r>
      <w:r w:rsidRPr="00CE25AF">
        <w:rPr>
          <w:lang w:val="en-US"/>
        </w:rPr>
        <w:t>e general format of event messages is specified.</w:t>
      </w:r>
    </w:p>
    <w:p w14:paraId="40720AD7" w14:textId="555D8979" w:rsidR="004E7CCA" w:rsidRPr="00CE25AF" w:rsidRDefault="00FF11F0" w:rsidP="002670C6">
      <w:pPr>
        <w:pStyle w:val="NOTE"/>
        <w:ind w:left="284" w:firstLine="0"/>
        <w:rPr>
          <w:lang w:val="en-US"/>
        </w:rPr>
      </w:pPr>
      <w:r w:rsidRPr="00CE25AF">
        <w:rPr>
          <w:lang w:val="en-US"/>
        </w:rPr>
        <w:t>Note: t</w:t>
      </w:r>
      <w:r w:rsidR="004E7CCA" w:rsidRPr="00CE25AF">
        <w:rPr>
          <w:lang w:val="en-US"/>
        </w:rPr>
        <w:t xml:space="preserve">he concept of event is still in </w:t>
      </w:r>
      <w:r w:rsidRPr="00CE25AF">
        <w:rPr>
          <w:lang w:val="en-US"/>
        </w:rPr>
        <w:t xml:space="preserve">the </w:t>
      </w:r>
      <w:r w:rsidR="004E7CCA" w:rsidRPr="00CE25AF">
        <w:rPr>
          <w:lang w:val="en-US"/>
        </w:rPr>
        <w:t xml:space="preserve">experimental phase. </w:t>
      </w:r>
      <w:r w:rsidRPr="00CE25AF">
        <w:rPr>
          <w:lang w:val="en-US"/>
        </w:rPr>
        <w:t>P</w:t>
      </w:r>
      <w:r w:rsidR="004E7CCA" w:rsidRPr="00CE25AF">
        <w:rPr>
          <w:lang w:val="en-US"/>
        </w:rPr>
        <w:t xml:space="preserve">lease be aware that backward </w:t>
      </w:r>
      <w:r w:rsidR="0027678E" w:rsidRPr="00CE25AF">
        <w:rPr>
          <w:lang w:val="en-US"/>
        </w:rPr>
        <w:t>compatibility</w:t>
      </w:r>
      <w:r w:rsidR="004E7CCA" w:rsidRPr="00CE25AF">
        <w:rPr>
          <w:lang w:val="en-US"/>
        </w:rPr>
        <w:t xml:space="preserve"> cannot be ensured for future versions of the metamodel.</w:t>
      </w:r>
    </w:p>
    <w:p w14:paraId="30BCFDBF" w14:textId="412E51A7" w:rsidR="00522EB3" w:rsidRPr="00CE25AF" w:rsidRDefault="00522EB3" w:rsidP="004E069D">
      <w:pPr>
        <w:pStyle w:val="Heading3"/>
        <w:numPr>
          <w:ilvl w:val="2"/>
          <w:numId w:val="53"/>
        </w:numPr>
        <w:rPr>
          <w:lang w:val="en-US"/>
        </w:rPr>
      </w:pPr>
      <w:bookmarkStart w:id="664" w:name="_Toc54815897"/>
      <w:r w:rsidRPr="00CE25AF">
        <w:rPr>
          <w:lang w:val="en-US"/>
        </w:rPr>
        <w:t xml:space="preserve"> </w:t>
      </w:r>
      <w:bookmarkStart w:id="665" w:name="_Ref113740757"/>
      <w:bookmarkStart w:id="666" w:name="_Toc125227904"/>
      <w:bookmarkStart w:id="667" w:name="_Toc125537691"/>
      <w:r w:rsidRPr="00CE25AF">
        <w:rPr>
          <w:lang w:val="en-US"/>
        </w:rPr>
        <w:t xml:space="preserve">Brief Use Cases for Events </w:t>
      </w:r>
      <w:r w:rsidRPr="00062170">
        <w:rPr>
          <w:lang w:val="en-US"/>
        </w:rPr>
        <w:t>Used</w:t>
      </w:r>
      <w:r w:rsidRPr="00CE25AF">
        <w:rPr>
          <w:lang w:val="en-US"/>
        </w:rPr>
        <w:t xml:space="preserve"> in Asset Administration Shells</w:t>
      </w:r>
      <w:bookmarkEnd w:id="664"/>
      <w:bookmarkEnd w:id="665"/>
      <w:bookmarkEnd w:id="666"/>
      <w:bookmarkEnd w:id="667"/>
    </w:p>
    <w:p w14:paraId="054E7725" w14:textId="360FDBE7" w:rsidR="00F40DD4" w:rsidRPr="00CE25AF" w:rsidRDefault="00FF11F0" w:rsidP="00C72010">
      <w:pPr>
        <w:rPr>
          <w:lang w:val="en-US"/>
        </w:rPr>
      </w:pPr>
      <w:r w:rsidRPr="00CE25AF">
        <w:rPr>
          <w:lang w:val="en-US"/>
        </w:rPr>
        <w:t>Event use cases are briefly outlined i</w:t>
      </w:r>
      <w:r w:rsidR="00F40DD4" w:rsidRPr="00CE25AF">
        <w:rPr>
          <w:lang w:val="en-US"/>
        </w:rPr>
        <w:t xml:space="preserve">n the following (see also </w:t>
      </w:r>
      <w:r w:rsidR="00F40DD4" w:rsidRPr="00CE25AF">
        <w:rPr>
          <w:lang w:val="en-US"/>
        </w:rPr>
        <w:fldChar w:fldCharType="begin"/>
      </w:r>
      <w:r w:rsidR="00F40DD4" w:rsidRPr="00CE25AF">
        <w:rPr>
          <w:lang w:val="en-US"/>
        </w:rPr>
        <w:instrText xml:space="preserve"> REF _Ref117710652 \h </w:instrText>
      </w:r>
      <w:r w:rsidR="00F40DD4" w:rsidRPr="00CE25AF">
        <w:rPr>
          <w:lang w:val="en-US"/>
        </w:rPr>
      </w:r>
      <w:r w:rsidR="00F40DD4" w:rsidRPr="00CE25AF">
        <w:rPr>
          <w:lang w:val="en-US"/>
        </w:rPr>
        <w:fldChar w:fldCharType="separate"/>
      </w:r>
      <w:r w:rsidR="00F511DE" w:rsidRPr="00CE25AF">
        <w:t xml:space="preserve">Figure </w:t>
      </w:r>
      <w:r w:rsidR="00F511DE">
        <w:rPr>
          <w:noProof/>
        </w:rPr>
        <w:t>7</w:t>
      </w:r>
      <w:r w:rsidR="00F40DD4" w:rsidRPr="00CE25AF">
        <w:rPr>
          <w:lang w:val="en-US"/>
        </w:rPr>
        <w:fldChar w:fldCharType="end"/>
      </w:r>
      <w:r w:rsidR="00F40DD4" w:rsidRPr="00CE25AF">
        <w:rPr>
          <w:lang w:val="en-US"/>
        </w:rPr>
        <w:t>):</w:t>
      </w:r>
    </w:p>
    <w:p w14:paraId="5D5F42FB" w14:textId="15EF4160" w:rsidR="00522EB3" w:rsidRPr="00CE25AF" w:rsidRDefault="00522EB3" w:rsidP="00FD7BFD">
      <w:pPr>
        <w:pStyle w:val="ListParagraph"/>
        <w:numPr>
          <w:ilvl w:val="0"/>
          <w:numId w:val="20"/>
        </w:numPr>
      </w:pPr>
      <w:r w:rsidRPr="00CE25AF">
        <w:t xml:space="preserve">An integrator has purchased a device. Later in time, the supplier of the device provides a new firmware. The integrator wants to detect the offer of a new firmware and wants to update the firmware after evaluating its suitability ("forward events"). </w:t>
      </w:r>
      <w:r w:rsidR="00FF11F0" w:rsidRPr="00CE25AF">
        <w:t>A</w:t>
      </w:r>
      <w:r w:rsidRPr="00CE25AF">
        <w:t xml:space="preserve"> dependent Asset Administration Shell ("D4") detects events from a parent or type Asset Administration Shell ("D1"), which is described by the </w:t>
      </w:r>
      <w:proofErr w:type="spellStart"/>
      <w:r w:rsidRPr="00FD7BFD">
        <w:rPr>
          <w:i/>
        </w:rPr>
        <w:t>derivedFrom</w:t>
      </w:r>
      <w:proofErr w:type="spellEnd"/>
      <w:r w:rsidRPr="00CE25AF">
        <w:t xml:space="preserve"> relation.</w:t>
      </w:r>
      <w:r w:rsidR="00EB22D1" w:rsidRPr="00CE25AF">
        <w:t xml:space="preserve"> An illustration of the use case is given in </w:t>
      </w:r>
      <w:r w:rsidR="00EB22D1" w:rsidRPr="00CE25AF">
        <w:fldChar w:fldCharType="begin"/>
      </w:r>
      <w:r w:rsidR="00EB22D1" w:rsidRPr="00CE25AF">
        <w:instrText xml:space="preserve"> REF _Ref117710652 \h </w:instrText>
      </w:r>
      <w:r w:rsidR="00EB22D1" w:rsidRPr="00CE25AF">
        <w:fldChar w:fldCharType="separate"/>
      </w:r>
      <w:r w:rsidR="00F511DE" w:rsidRPr="00CE25AF">
        <w:t xml:space="preserve">Figure </w:t>
      </w:r>
      <w:r w:rsidR="00F511DE">
        <w:rPr>
          <w:noProof/>
        </w:rPr>
        <w:t>7</w:t>
      </w:r>
      <w:r w:rsidR="00EB22D1" w:rsidRPr="00CE25AF">
        <w:fldChar w:fldCharType="end"/>
      </w:r>
      <w:r w:rsidR="00EB22D1" w:rsidRPr="00CE25AF">
        <w:t>.</w:t>
      </w:r>
    </w:p>
    <w:p w14:paraId="2A9972AC" w14:textId="6E30E8D5" w:rsidR="00522EB3" w:rsidRPr="00CE25AF" w:rsidRDefault="00522EB3" w:rsidP="00FD7BFD">
      <w:pPr>
        <w:pStyle w:val="ListParagraph"/>
        <w:numPr>
          <w:ilvl w:val="0"/>
          <w:numId w:val="20"/>
        </w:numPr>
      </w:pPr>
      <w:r w:rsidRPr="00CE25AF">
        <w:t xml:space="preserve">An integrator/operator operates a motor purchased from a supplier. During operation, condition monitoring incidents occur. Both parties agree on a business model providing availability. </w:t>
      </w:r>
      <w:r w:rsidR="00734160" w:rsidRPr="00CE25AF">
        <w:t>T</w:t>
      </w:r>
      <w:r w:rsidRPr="00CE25AF">
        <w:t xml:space="preserve">he supplier wants to monitor device statuses which are </w:t>
      </w:r>
      <w:r w:rsidR="00734160" w:rsidRPr="00CE25AF">
        <w:t xml:space="preserve">located </w:t>
      </w:r>
      <w:r w:rsidRPr="00CE25AF">
        <w:t>further in the value chain ("reverse events")</w:t>
      </w:r>
      <w:r w:rsidR="0081203E" w:rsidRPr="00CE25AF">
        <w:t xml:space="preserve">. An illustration of the use case is given in </w:t>
      </w:r>
      <w:r w:rsidR="0081203E" w:rsidRPr="00CE25AF">
        <w:fldChar w:fldCharType="begin"/>
      </w:r>
      <w:r w:rsidR="0081203E" w:rsidRPr="00CE25AF">
        <w:instrText xml:space="preserve"> REF _Ref117710652 \h </w:instrText>
      </w:r>
      <w:r w:rsidR="0081203E" w:rsidRPr="00CE25AF">
        <w:fldChar w:fldCharType="separate"/>
      </w:r>
      <w:r w:rsidR="00F511DE" w:rsidRPr="00CE25AF">
        <w:t xml:space="preserve">Figure </w:t>
      </w:r>
      <w:r w:rsidR="00F511DE">
        <w:rPr>
          <w:noProof/>
        </w:rPr>
        <w:t>7</w:t>
      </w:r>
      <w:r w:rsidR="0081203E" w:rsidRPr="00CE25AF">
        <w:fldChar w:fldCharType="end"/>
      </w:r>
      <w:r w:rsidRPr="00CE25AF">
        <w:t>.</w:t>
      </w:r>
    </w:p>
    <w:p w14:paraId="5BD10201" w14:textId="5CE05436" w:rsidR="00522EB3" w:rsidRPr="00CE25AF" w:rsidRDefault="006123A4" w:rsidP="00110904">
      <w:pPr>
        <w:pStyle w:val="Caption"/>
      </w:pPr>
      <w:bookmarkStart w:id="668" w:name="_Ref117710652"/>
      <w:bookmarkStart w:id="669" w:name="_Toc125537830"/>
      <w:r w:rsidRPr="00CE25AF">
        <w:rPr>
          <w:noProof/>
        </w:rPr>
        <w:lastRenderedPageBreak/>
        <w:drawing>
          <wp:anchor distT="0" distB="0" distL="114300" distR="114300" simplePos="0" relativeHeight="252791808" behindDoc="0" locked="0" layoutInCell="1" allowOverlap="1" wp14:anchorId="06B4140B" wp14:editId="676F7DEA">
            <wp:simplePos x="0" y="0"/>
            <wp:positionH relativeFrom="column">
              <wp:posOffset>-3810</wp:posOffset>
            </wp:positionH>
            <wp:positionV relativeFrom="paragraph">
              <wp:posOffset>323215</wp:posOffset>
            </wp:positionV>
            <wp:extent cx="5554980" cy="4127500"/>
            <wp:effectExtent l="0" t="0" r="7620" b="63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54980" cy="412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2EB3" w:rsidRPr="00CE25AF">
        <w:t xml:space="preserve">Figure </w:t>
      </w:r>
      <w:r w:rsidR="00561536">
        <w:fldChar w:fldCharType="begin"/>
      </w:r>
      <w:r w:rsidR="00561536">
        <w:instrText xml:space="preserve"> SEQ Figure \* ARABIC </w:instrText>
      </w:r>
      <w:r w:rsidR="00561536">
        <w:fldChar w:fldCharType="separate"/>
      </w:r>
      <w:r w:rsidR="00F511DE">
        <w:rPr>
          <w:noProof/>
        </w:rPr>
        <w:t>7</w:t>
      </w:r>
      <w:r w:rsidR="00561536">
        <w:fldChar w:fldCharType="end"/>
      </w:r>
      <w:bookmarkEnd w:id="668"/>
      <w:r w:rsidR="00522EB3" w:rsidRPr="00CE25AF">
        <w:t xml:space="preserve"> Forward and Reverse Events</w:t>
      </w:r>
      <w:bookmarkEnd w:id="669"/>
    </w:p>
    <w:p w14:paraId="7C46D22D" w14:textId="49417AE7" w:rsidR="00522EB3" w:rsidRPr="00CE25AF" w:rsidRDefault="00522EB3" w:rsidP="006E71A7">
      <w:pPr>
        <w:pStyle w:val="Figure"/>
        <w:rPr>
          <w:lang w:val="en-US"/>
        </w:rPr>
      </w:pPr>
    </w:p>
    <w:p w14:paraId="5978B25E" w14:textId="438B5447" w:rsidR="005C19D2" w:rsidRPr="00CE25AF" w:rsidRDefault="00522EB3" w:rsidP="00FD7BFD">
      <w:pPr>
        <w:pStyle w:val="ListParagraph"/>
        <w:numPr>
          <w:ilvl w:val="0"/>
          <w:numId w:val="20"/>
        </w:numPr>
      </w:pPr>
      <w:r w:rsidRPr="00CE25AF">
        <w:t xml:space="preserve">An operator is operating a certain I4.0 component over time. Changes </w:t>
      </w:r>
      <w:r w:rsidR="00734160" w:rsidRPr="00CE25AF">
        <w:t xml:space="preserve">that </w:t>
      </w:r>
      <w:r w:rsidRPr="00CE25AF">
        <w:t>occasionally occur to these I4.0 components from different systems</w:t>
      </w:r>
      <w:r w:rsidR="00734160" w:rsidRPr="00CE25AF">
        <w:t xml:space="preserve"> shall be tracked for </w:t>
      </w:r>
      <w:r w:rsidRPr="00CE25AF">
        <w:t>documentation and auditing</w:t>
      </w:r>
      <w:r w:rsidR="00734160" w:rsidRPr="00CE25AF">
        <w:t xml:space="preserve"> </w:t>
      </w:r>
      <w:r w:rsidR="00DC08A4" w:rsidRPr="00CE25AF">
        <w:t>purposes</w:t>
      </w:r>
      <w:r w:rsidRPr="00CE25AF">
        <w:t>. This can be achieved by recording events over time.</w:t>
      </w:r>
      <w:r w:rsidR="005C19D2" w:rsidRPr="00CE25AF">
        <w:t xml:space="preserve"> An illustration of the use case is given in </w:t>
      </w:r>
      <w:r w:rsidR="005C19D2" w:rsidRPr="00CE25AF">
        <w:fldChar w:fldCharType="begin"/>
      </w:r>
      <w:r w:rsidR="005C19D2" w:rsidRPr="00CE25AF">
        <w:instrText xml:space="preserve"> REF _Ref117710770 \h </w:instrText>
      </w:r>
      <w:r w:rsidR="005C19D2" w:rsidRPr="00CE25AF">
        <w:fldChar w:fldCharType="separate"/>
      </w:r>
      <w:r w:rsidR="00F511DE" w:rsidRPr="00CE25AF">
        <w:t xml:space="preserve">Figure </w:t>
      </w:r>
      <w:r w:rsidR="00F511DE">
        <w:rPr>
          <w:noProof/>
        </w:rPr>
        <w:t>8</w:t>
      </w:r>
      <w:r w:rsidR="005C19D2" w:rsidRPr="00CE25AF">
        <w:fldChar w:fldCharType="end"/>
      </w:r>
      <w:r w:rsidR="005C19D2" w:rsidRPr="00CE25AF">
        <w:t>.</w:t>
      </w:r>
    </w:p>
    <w:p w14:paraId="69A580DD" w14:textId="3B9583C8" w:rsidR="00522EB3" w:rsidRPr="00CE25AF" w:rsidRDefault="00E9093F" w:rsidP="00110904">
      <w:pPr>
        <w:pStyle w:val="Caption"/>
      </w:pPr>
      <w:bookmarkStart w:id="670" w:name="_Toc125537831"/>
      <w:r w:rsidRPr="00CE25AF">
        <w:rPr>
          <w:noProof/>
        </w:rPr>
        <w:drawing>
          <wp:anchor distT="0" distB="0" distL="114300" distR="114300" simplePos="0" relativeHeight="252790784" behindDoc="0" locked="0" layoutInCell="1" allowOverlap="1" wp14:anchorId="44AB3407" wp14:editId="2D4460E6">
            <wp:simplePos x="0" y="0"/>
            <wp:positionH relativeFrom="column">
              <wp:posOffset>521970</wp:posOffset>
            </wp:positionH>
            <wp:positionV relativeFrom="paragraph">
              <wp:posOffset>281940</wp:posOffset>
            </wp:positionV>
            <wp:extent cx="4992370" cy="27432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92370" cy="27432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71" w:name="_Ref117710770"/>
      <w:r w:rsidR="00522EB3" w:rsidRPr="00CE25AF">
        <w:t xml:space="preserve">Figure </w:t>
      </w:r>
      <w:r w:rsidR="00561536">
        <w:fldChar w:fldCharType="begin"/>
      </w:r>
      <w:r w:rsidR="00561536">
        <w:instrText xml:space="preserve"> SEQ Figure \* ARABIC </w:instrText>
      </w:r>
      <w:r w:rsidR="00561536">
        <w:fldChar w:fldCharType="separate"/>
      </w:r>
      <w:r w:rsidR="00F511DE">
        <w:rPr>
          <w:noProof/>
        </w:rPr>
        <w:t>8</w:t>
      </w:r>
      <w:r w:rsidR="00561536">
        <w:fldChar w:fldCharType="end"/>
      </w:r>
      <w:bookmarkEnd w:id="671"/>
      <w:r w:rsidR="00522EB3" w:rsidRPr="00CE25AF">
        <w:t xml:space="preserve"> Tracking of Changes </w:t>
      </w:r>
      <w:r w:rsidR="00085004" w:rsidRPr="00CE25AF">
        <w:t>v</w:t>
      </w:r>
      <w:r w:rsidR="00522EB3" w:rsidRPr="00CE25AF">
        <w:t>ia Events</w:t>
      </w:r>
      <w:bookmarkEnd w:id="670"/>
    </w:p>
    <w:p w14:paraId="0D4D7F3F" w14:textId="10ABE251" w:rsidR="00522EB3" w:rsidRPr="00CE25AF" w:rsidRDefault="00522EB3" w:rsidP="006E71A7">
      <w:pPr>
        <w:pStyle w:val="Figure"/>
        <w:rPr>
          <w:lang w:val="en-US"/>
        </w:rPr>
      </w:pPr>
    </w:p>
    <w:p w14:paraId="71174902" w14:textId="58562635" w:rsidR="00522EB3" w:rsidRPr="00CE25AF" w:rsidRDefault="00522EB3" w:rsidP="00FD7BFD">
      <w:pPr>
        <w:pStyle w:val="ListParagraph"/>
        <w:numPr>
          <w:ilvl w:val="0"/>
          <w:numId w:val="21"/>
        </w:numPr>
      </w:pPr>
      <w:r w:rsidRPr="00CE25AF">
        <w:t xml:space="preserve">An operator is operating different I4.0 components, which are deployed to manufacturer clouds. The operator wants to integrate data from these components, according to DIN SPEC 92222. </w:t>
      </w:r>
      <w:r w:rsidR="002C6F49" w:rsidRPr="00CE25AF">
        <w:t xml:space="preserve">For this </w:t>
      </w:r>
      <w:r w:rsidR="002C6F49" w:rsidRPr="00CE25AF">
        <w:lastRenderedPageBreak/>
        <w:t>purpose,</w:t>
      </w:r>
      <w:r w:rsidRPr="00CE25AF">
        <w:t xml:space="preserve"> information needs to be forwarded to the operator cloud ("value push").</w:t>
      </w:r>
      <w:r w:rsidR="005C19D2" w:rsidRPr="00CE25AF">
        <w:t xml:space="preserve"> An illustration of the use case is given in </w:t>
      </w:r>
      <w:r w:rsidR="005C19D2" w:rsidRPr="00CE25AF">
        <w:fldChar w:fldCharType="begin"/>
      </w:r>
      <w:r w:rsidR="005C19D2" w:rsidRPr="00CE25AF">
        <w:instrText xml:space="preserve"> REF _Ref117710785 \h </w:instrText>
      </w:r>
      <w:r w:rsidR="005C19D2" w:rsidRPr="00CE25AF">
        <w:fldChar w:fldCharType="separate"/>
      </w:r>
      <w:r w:rsidR="00F511DE" w:rsidRPr="00CE25AF">
        <w:t xml:space="preserve">Figure </w:t>
      </w:r>
      <w:r w:rsidR="00F511DE">
        <w:rPr>
          <w:noProof/>
        </w:rPr>
        <w:t>9</w:t>
      </w:r>
      <w:r w:rsidR="005C19D2" w:rsidRPr="00CE25AF">
        <w:fldChar w:fldCharType="end"/>
      </w:r>
      <w:r w:rsidR="005C19D2" w:rsidRPr="00CE25AF">
        <w:t>.</w:t>
      </w:r>
    </w:p>
    <w:p w14:paraId="2558C99D" w14:textId="4DE48FB6" w:rsidR="00522EB3" w:rsidRPr="00CE25AF" w:rsidRDefault="00A72D37" w:rsidP="00110904">
      <w:pPr>
        <w:pStyle w:val="Caption"/>
      </w:pPr>
      <w:bookmarkStart w:id="672" w:name="_Ref117710785"/>
      <w:bookmarkStart w:id="673" w:name="_Toc125537832"/>
      <w:r w:rsidRPr="00CE25AF">
        <w:rPr>
          <w:noProof/>
        </w:rPr>
        <w:drawing>
          <wp:anchor distT="0" distB="0" distL="114300" distR="114300" simplePos="0" relativeHeight="252792832" behindDoc="0" locked="0" layoutInCell="1" allowOverlap="1" wp14:anchorId="22C831C6" wp14:editId="1F4AB2A1">
            <wp:simplePos x="0" y="0"/>
            <wp:positionH relativeFrom="column">
              <wp:posOffset>519430</wp:posOffset>
            </wp:positionH>
            <wp:positionV relativeFrom="paragraph">
              <wp:posOffset>313690</wp:posOffset>
            </wp:positionV>
            <wp:extent cx="4531360" cy="2524125"/>
            <wp:effectExtent l="0" t="0" r="2540" b="9525"/>
            <wp:wrapTopAndBottom/>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31360"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522EB3" w:rsidRPr="00CE25AF">
        <w:t xml:space="preserve">Figure </w:t>
      </w:r>
      <w:r w:rsidR="00561536">
        <w:fldChar w:fldCharType="begin"/>
      </w:r>
      <w:r w:rsidR="00561536">
        <w:instrText xml:space="preserve"> SEQ Figure \* ARABIC </w:instrText>
      </w:r>
      <w:r w:rsidR="00561536">
        <w:fldChar w:fldCharType="separate"/>
      </w:r>
      <w:r w:rsidR="00F511DE">
        <w:rPr>
          <w:noProof/>
        </w:rPr>
        <w:t>9</w:t>
      </w:r>
      <w:r w:rsidR="00561536">
        <w:fldChar w:fldCharType="end"/>
      </w:r>
      <w:bookmarkEnd w:id="672"/>
      <w:r w:rsidR="00522EB3" w:rsidRPr="00CE25AF">
        <w:t xml:space="preserve"> Value Push Events </w:t>
      </w:r>
      <w:r w:rsidR="004A0379">
        <w:t>A</w:t>
      </w:r>
      <w:r w:rsidR="00522EB3" w:rsidRPr="00AA7226">
        <w:t>cross</w:t>
      </w:r>
      <w:r w:rsidR="00522EB3" w:rsidRPr="00CE25AF">
        <w:t xml:space="preserve"> Clouds</w:t>
      </w:r>
      <w:bookmarkEnd w:id="673"/>
    </w:p>
    <w:p w14:paraId="5A3B577D" w14:textId="28336DD9" w:rsidR="00522EB3" w:rsidRPr="00CE25AF" w:rsidRDefault="00522EB3" w:rsidP="006E71A7">
      <w:pPr>
        <w:pStyle w:val="Figure"/>
        <w:rPr>
          <w:lang w:val="en-US"/>
        </w:rPr>
      </w:pPr>
    </w:p>
    <w:p w14:paraId="31982CE1" w14:textId="77777777" w:rsidR="00522EB3" w:rsidRPr="00CE25AF" w:rsidRDefault="00522EB3" w:rsidP="004E069D">
      <w:pPr>
        <w:pStyle w:val="Heading3"/>
        <w:numPr>
          <w:ilvl w:val="2"/>
          <w:numId w:val="53"/>
        </w:numPr>
        <w:rPr>
          <w:lang w:val="en-US"/>
        </w:rPr>
      </w:pPr>
      <w:bookmarkStart w:id="674" w:name="_Toc54815898"/>
      <w:r w:rsidRPr="00CE25AF">
        <w:rPr>
          <w:lang w:val="en-US"/>
        </w:rPr>
        <w:t xml:space="preserve"> </w:t>
      </w:r>
      <w:bookmarkStart w:id="675" w:name="_Ref113741091"/>
      <w:bookmarkStart w:id="676" w:name="_Toc125227905"/>
      <w:bookmarkStart w:id="677" w:name="_Toc125537692"/>
      <w:r w:rsidRPr="00CE25AF">
        <w:rPr>
          <w:lang w:val="en-US"/>
        </w:rPr>
        <w:t>Input and Output Directions of Events</w:t>
      </w:r>
      <w:bookmarkEnd w:id="674"/>
      <w:bookmarkEnd w:id="675"/>
      <w:bookmarkEnd w:id="676"/>
      <w:bookmarkEnd w:id="677"/>
    </w:p>
    <w:p w14:paraId="030E4215" w14:textId="6DE27388" w:rsidR="001C755A" w:rsidRPr="00CE25AF" w:rsidRDefault="002C6F49" w:rsidP="00522EB3">
      <w:pPr>
        <w:rPr>
          <w:lang w:val="en-US"/>
        </w:rPr>
      </w:pPr>
      <w:r w:rsidRPr="00CE25AF">
        <w:rPr>
          <w:lang w:val="en-US"/>
        </w:rPr>
        <w:t>We can distinguish between i</w:t>
      </w:r>
      <w:r w:rsidR="001C755A" w:rsidRPr="00CE25AF">
        <w:rPr>
          <w:lang w:val="en-US"/>
        </w:rPr>
        <w:t>ncoming and out</w:t>
      </w:r>
      <w:r w:rsidR="002F482E">
        <w:rPr>
          <w:lang w:val="en-US"/>
        </w:rPr>
        <w:t>going</w:t>
      </w:r>
      <w:r w:rsidR="001C755A" w:rsidRPr="00CE25AF">
        <w:rPr>
          <w:lang w:val="en-US"/>
        </w:rPr>
        <w:t xml:space="preserve"> events. </w:t>
      </w:r>
      <w:r w:rsidR="004979D5" w:rsidRPr="00CE25AF">
        <w:rPr>
          <w:lang w:val="en-US"/>
        </w:rPr>
        <w:t xml:space="preserve">See </w:t>
      </w:r>
      <w:r w:rsidR="004979D5" w:rsidRPr="00CE25AF">
        <w:rPr>
          <w:lang w:val="en-US"/>
        </w:rPr>
        <w:fldChar w:fldCharType="begin"/>
      </w:r>
      <w:r w:rsidR="004979D5" w:rsidRPr="00CE25AF">
        <w:rPr>
          <w:lang w:val="en-US"/>
        </w:rPr>
        <w:instrText xml:space="preserve"> REF _Ref113740569 \h </w:instrText>
      </w:r>
      <w:r w:rsidR="004979D5" w:rsidRPr="00CE25AF">
        <w:rPr>
          <w:lang w:val="en-US"/>
        </w:rPr>
      </w:r>
      <w:r w:rsidR="004979D5" w:rsidRPr="00CE25AF">
        <w:rPr>
          <w:lang w:val="en-US"/>
        </w:rPr>
        <w:fldChar w:fldCharType="separate"/>
      </w:r>
      <w:r w:rsidR="00F511DE" w:rsidRPr="00CE25AF">
        <w:t xml:space="preserve">Table </w:t>
      </w:r>
      <w:r w:rsidR="00F511DE">
        <w:rPr>
          <w:noProof/>
        </w:rPr>
        <w:t>3</w:t>
      </w:r>
      <w:r w:rsidR="004979D5" w:rsidRPr="00CE25AF">
        <w:rPr>
          <w:lang w:val="en-US"/>
        </w:rPr>
        <w:fldChar w:fldCharType="end"/>
      </w:r>
      <w:r w:rsidR="004979D5" w:rsidRPr="00CE25AF">
        <w:rPr>
          <w:lang w:val="en-US"/>
        </w:rPr>
        <w:t xml:space="preserve"> for more</w:t>
      </w:r>
      <w:r w:rsidR="002F482E">
        <w:rPr>
          <w:lang w:val="en-US"/>
        </w:rPr>
        <w:t xml:space="preserve"> </w:t>
      </w:r>
      <w:r w:rsidR="004979D5" w:rsidRPr="00CE25AF">
        <w:rPr>
          <w:lang w:val="en-US"/>
        </w:rPr>
        <w:t>information on the event directions.</w:t>
      </w:r>
    </w:p>
    <w:p w14:paraId="662E6447" w14:textId="598533F1" w:rsidR="004979D5" w:rsidRPr="00CE25AF" w:rsidRDefault="004979D5" w:rsidP="00110904">
      <w:pPr>
        <w:pStyle w:val="Caption"/>
      </w:pPr>
      <w:bookmarkStart w:id="678" w:name="_Ref113740569"/>
      <w:bookmarkStart w:id="679" w:name="_Toc125537778"/>
      <w:r w:rsidRPr="00CE25AF">
        <w:t xml:space="preserve">Table </w:t>
      </w:r>
      <w:r w:rsidR="007B4CE4" w:rsidRPr="00CE25AF">
        <w:fldChar w:fldCharType="begin"/>
      </w:r>
      <w:r w:rsidR="007B4CE4" w:rsidRPr="00CE25AF">
        <w:instrText xml:space="preserve"> SEQ Table \* ARABIC </w:instrText>
      </w:r>
      <w:r w:rsidR="007B4CE4" w:rsidRPr="00CE25AF">
        <w:fldChar w:fldCharType="separate"/>
      </w:r>
      <w:r w:rsidR="00F511DE">
        <w:rPr>
          <w:noProof/>
        </w:rPr>
        <w:t>3</w:t>
      </w:r>
      <w:r w:rsidR="007B4CE4" w:rsidRPr="00CE25AF">
        <w:fldChar w:fldCharType="end"/>
      </w:r>
      <w:bookmarkEnd w:id="678"/>
      <w:r w:rsidRPr="00CE25AF">
        <w:t xml:space="preserve"> Directions of Events</w:t>
      </w:r>
      <w:bookmarkEnd w:id="679"/>
    </w:p>
    <w:tbl>
      <w:tblPr>
        <w:tblStyle w:val="PI40Table"/>
        <w:tblW w:w="0" w:type="auto"/>
        <w:tblLook w:val="04A0" w:firstRow="1" w:lastRow="0" w:firstColumn="1" w:lastColumn="0" w:noHBand="0" w:noVBand="1"/>
      </w:tblPr>
      <w:tblGrid>
        <w:gridCol w:w="2830"/>
        <w:gridCol w:w="6232"/>
      </w:tblGrid>
      <w:tr w:rsidR="00522EB3" w:rsidRPr="00CE25AF" w14:paraId="56B7976B" w14:textId="77777777" w:rsidTr="004B3244">
        <w:trPr>
          <w:cnfStyle w:val="100000000000" w:firstRow="1" w:lastRow="0" w:firstColumn="0" w:lastColumn="0" w:oddVBand="0" w:evenVBand="0" w:oddHBand="0" w:evenHBand="0" w:firstRowFirstColumn="0" w:firstRowLastColumn="0" w:lastRowFirstColumn="0" w:lastRowLastColumn="0"/>
        </w:trPr>
        <w:tc>
          <w:tcPr>
            <w:tcW w:w="2830" w:type="dxa"/>
          </w:tcPr>
          <w:p w14:paraId="7F51120A" w14:textId="77777777" w:rsidR="00522EB3" w:rsidRPr="00CE25AF" w:rsidRDefault="00522EB3" w:rsidP="004B3244">
            <w:pPr>
              <w:rPr>
                <w:lang w:val="en-US"/>
              </w:rPr>
            </w:pPr>
            <w:r w:rsidRPr="00CE25AF">
              <w:rPr>
                <w:lang w:val="en-US"/>
              </w:rPr>
              <w:t>Direction</w:t>
            </w:r>
          </w:p>
        </w:tc>
        <w:tc>
          <w:tcPr>
            <w:tcW w:w="6232" w:type="dxa"/>
          </w:tcPr>
          <w:p w14:paraId="642E13B9" w14:textId="0615832A" w:rsidR="00522EB3" w:rsidRPr="00CE25AF" w:rsidRDefault="00522EB3" w:rsidP="004B3244">
            <w:pPr>
              <w:rPr>
                <w:lang w:val="en-US"/>
              </w:rPr>
            </w:pPr>
            <w:r w:rsidRPr="00CE25AF">
              <w:rPr>
                <w:lang w:val="en-US"/>
              </w:rPr>
              <w:t>Description</w:t>
            </w:r>
          </w:p>
        </w:tc>
      </w:tr>
      <w:tr w:rsidR="00522EB3" w:rsidRPr="00F1653A" w14:paraId="13DACD52" w14:textId="77777777" w:rsidTr="004B3244">
        <w:tc>
          <w:tcPr>
            <w:tcW w:w="2830" w:type="dxa"/>
          </w:tcPr>
          <w:p w14:paraId="5C38BD56" w14:textId="731FAE16" w:rsidR="00522EB3" w:rsidRPr="00CE25AF" w:rsidRDefault="00522EB3" w:rsidP="004B3244">
            <w:pPr>
              <w:rPr>
                <w:lang w:val="en-US"/>
              </w:rPr>
            </w:pPr>
            <w:r w:rsidRPr="00CE25AF">
              <w:rPr>
                <w:lang w:val="en-US"/>
              </w:rPr>
              <w:t>Out</w:t>
            </w:r>
          </w:p>
        </w:tc>
        <w:tc>
          <w:tcPr>
            <w:tcW w:w="6232" w:type="dxa"/>
          </w:tcPr>
          <w:p w14:paraId="07C46170" w14:textId="6E5F6EF8" w:rsidR="00522EB3" w:rsidRPr="00CE25AF" w:rsidRDefault="00522EB3" w:rsidP="004B3244">
            <w:pPr>
              <w:rPr>
                <w:lang w:val="en-US"/>
              </w:rPr>
            </w:pPr>
            <w:r w:rsidRPr="00CE25AF">
              <w:rPr>
                <w:lang w:val="en-US"/>
              </w:rPr>
              <w:t xml:space="preserve">The event is monitoring the </w:t>
            </w:r>
            <w:r w:rsidR="00DC08A4" w:rsidRPr="00CE25AF">
              <w:rPr>
                <w:i/>
                <w:lang w:val="en-US"/>
              </w:rPr>
              <w:t>R</w:t>
            </w:r>
            <w:r w:rsidRPr="00CE25AF">
              <w:rPr>
                <w:i/>
                <w:lang w:val="en-US"/>
              </w:rPr>
              <w:t>eferable</w:t>
            </w:r>
            <w:r w:rsidRPr="00CE25AF">
              <w:rPr>
                <w:lang w:val="en-US"/>
              </w:rPr>
              <w:t xml:space="preserve"> it is attached to. An outer message infrastructure, e.g. by OPC UA</w:t>
            </w:r>
            <w:r w:rsidR="002C6F49" w:rsidRPr="00CE25AF">
              <w:rPr>
                <w:lang w:val="en-US"/>
              </w:rPr>
              <w:t>,</w:t>
            </w:r>
            <w:r w:rsidRPr="00CE25AF">
              <w:rPr>
                <w:lang w:val="en-US"/>
              </w:rPr>
              <w:t xml:space="preserve"> MQTT or AMQP, will transport these events to other </w:t>
            </w:r>
            <w:r w:rsidR="001C755A" w:rsidRPr="00CE25AF">
              <w:rPr>
                <w:lang w:val="en-US"/>
              </w:rPr>
              <w:t>Asset Administration Shells</w:t>
            </w:r>
            <w:r w:rsidR="002C6F49" w:rsidRPr="00CE25AF">
              <w:rPr>
                <w:lang w:val="en-US"/>
              </w:rPr>
              <w:t xml:space="preserve">, </w:t>
            </w:r>
            <w:r w:rsidRPr="00CE25AF">
              <w:rPr>
                <w:lang w:val="en-US"/>
              </w:rPr>
              <w:t xml:space="preserve">further outer systems and users. </w:t>
            </w:r>
          </w:p>
        </w:tc>
      </w:tr>
      <w:tr w:rsidR="00522EB3" w:rsidRPr="00F1653A" w14:paraId="26E9EFF7" w14:textId="77777777" w:rsidTr="004B3244">
        <w:tc>
          <w:tcPr>
            <w:tcW w:w="2830" w:type="dxa"/>
          </w:tcPr>
          <w:p w14:paraId="4C038F24" w14:textId="6EBE617E" w:rsidR="00522EB3" w:rsidRPr="00CE25AF" w:rsidRDefault="00522EB3" w:rsidP="004B3244">
            <w:pPr>
              <w:rPr>
                <w:lang w:val="en-US"/>
              </w:rPr>
            </w:pPr>
            <w:r w:rsidRPr="00CE25AF">
              <w:rPr>
                <w:lang w:val="en-US"/>
              </w:rPr>
              <w:t>In</w:t>
            </w:r>
          </w:p>
        </w:tc>
        <w:tc>
          <w:tcPr>
            <w:tcW w:w="6232" w:type="dxa"/>
          </w:tcPr>
          <w:p w14:paraId="3F973570" w14:textId="43D76C94" w:rsidR="00522EB3" w:rsidRPr="00CE25AF" w:rsidRDefault="00522EB3" w:rsidP="004B3244">
            <w:pPr>
              <w:rPr>
                <w:lang w:val="en-US"/>
              </w:rPr>
            </w:pPr>
            <w:r w:rsidRPr="00CE25AF">
              <w:rPr>
                <w:lang w:val="en-US"/>
              </w:rPr>
              <w:t xml:space="preserve">The software entity, which implements the respective </w:t>
            </w:r>
            <w:r w:rsidR="00DC08A4" w:rsidRPr="00CE25AF">
              <w:rPr>
                <w:i/>
                <w:lang w:val="en-US"/>
              </w:rPr>
              <w:t>R</w:t>
            </w:r>
            <w:r w:rsidRPr="00CE25AF">
              <w:rPr>
                <w:i/>
                <w:lang w:val="en-US"/>
              </w:rPr>
              <w:t>eferable</w:t>
            </w:r>
            <w:r w:rsidRPr="00CE25AF">
              <w:rPr>
                <w:lang w:val="en-US"/>
              </w:rPr>
              <w:t>, can handle incoming events. These incoming events will be delivered by an outer message infrastructure, e.g. OPC UA</w:t>
            </w:r>
            <w:r w:rsidR="002C6F49" w:rsidRPr="00CE25AF">
              <w:rPr>
                <w:lang w:val="en-US"/>
              </w:rPr>
              <w:t>,</w:t>
            </w:r>
            <w:r w:rsidRPr="00CE25AF">
              <w:rPr>
                <w:lang w:val="en-US"/>
              </w:rPr>
              <w:t xml:space="preserve"> MQTT or AMQP, to the software entity of the </w:t>
            </w:r>
            <w:r w:rsidR="00DC08A4" w:rsidRPr="00CE25AF">
              <w:rPr>
                <w:i/>
                <w:lang w:val="en-US"/>
              </w:rPr>
              <w:t>R</w:t>
            </w:r>
            <w:r w:rsidRPr="00CE25AF">
              <w:rPr>
                <w:i/>
                <w:lang w:val="en-US"/>
              </w:rPr>
              <w:t>eferable</w:t>
            </w:r>
            <w:r w:rsidRPr="00CE25AF">
              <w:rPr>
                <w:lang w:val="en-US"/>
              </w:rPr>
              <w:t xml:space="preserve">. </w:t>
            </w:r>
          </w:p>
        </w:tc>
      </w:tr>
    </w:tbl>
    <w:p w14:paraId="77A7AE3E" w14:textId="77777777" w:rsidR="00522EB3" w:rsidRPr="00CE25AF" w:rsidRDefault="00522EB3" w:rsidP="004E069D">
      <w:pPr>
        <w:pStyle w:val="Heading3"/>
        <w:numPr>
          <w:ilvl w:val="2"/>
          <w:numId w:val="53"/>
        </w:numPr>
        <w:rPr>
          <w:lang w:val="en-US"/>
        </w:rPr>
      </w:pPr>
      <w:bookmarkStart w:id="680" w:name="_Toc54815899"/>
      <w:bookmarkStart w:id="681" w:name="_Toc125227906"/>
      <w:bookmarkStart w:id="682" w:name="_Toc125537693"/>
      <w:r w:rsidRPr="00CE25AF">
        <w:rPr>
          <w:lang w:val="en-US"/>
        </w:rPr>
        <w:t>Types of Events</w:t>
      </w:r>
      <w:bookmarkEnd w:id="680"/>
      <w:bookmarkEnd w:id="681"/>
      <w:bookmarkEnd w:id="682"/>
    </w:p>
    <w:p w14:paraId="76D486B8" w14:textId="499D6221" w:rsidR="00522EB3" w:rsidRPr="00CE25AF" w:rsidRDefault="002C6F49" w:rsidP="00522EB3">
      <w:pPr>
        <w:rPr>
          <w:i/>
          <w:lang w:val="en-US"/>
        </w:rPr>
      </w:pPr>
      <w:r w:rsidRPr="00CE25AF">
        <w:rPr>
          <w:lang w:val="en-US"/>
        </w:rPr>
        <w:t xml:space="preserve">The uses cases described in </w:t>
      </w:r>
      <w:r w:rsidR="0082767B">
        <w:rPr>
          <w:lang w:val="en-US"/>
        </w:rPr>
        <w:t>C</w:t>
      </w:r>
      <w:r w:rsidRPr="00CE25AF">
        <w:rPr>
          <w:lang w:val="en-US"/>
        </w:rPr>
        <w:t>lause</w:t>
      </w:r>
      <w:r w:rsidR="00C46AB4" w:rsidRPr="00CE25AF">
        <w:rPr>
          <w:lang w:val="en-US"/>
        </w:rPr>
        <w:t xml:space="preserve"> </w:t>
      </w:r>
      <w:r w:rsidR="00C46AB4" w:rsidRPr="00CE25AF">
        <w:rPr>
          <w:lang w:val="en-US"/>
        </w:rPr>
        <w:fldChar w:fldCharType="begin"/>
      </w:r>
      <w:r w:rsidR="00C46AB4" w:rsidRPr="00CE25AF">
        <w:rPr>
          <w:lang w:val="en-US"/>
        </w:rPr>
        <w:instrText xml:space="preserve"> REF _Ref113740757 \r \h </w:instrText>
      </w:r>
      <w:r w:rsidR="00C46AB4" w:rsidRPr="00CE25AF">
        <w:rPr>
          <w:lang w:val="en-US"/>
        </w:rPr>
      </w:r>
      <w:r w:rsidR="00C46AB4" w:rsidRPr="00CE25AF">
        <w:rPr>
          <w:lang w:val="en-US"/>
        </w:rPr>
        <w:fldChar w:fldCharType="separate"/>
      </w:r>
      <w:r w:rsidR="00F511DE">
        <w:rPr>
          <w:lang w:val="en-US"/>
        </w:rPr>
        <w:t>4.6.2</w:t>
      </w:r>
      <w:r w:rsidR="00C46AB4" w:rsidRPr="00CE25AF">
        <w:rPr>
          <w:lang w:val="en-US"/>
        </w:rPr>
        <w:fldChar w:fldCharType="end"/>
      </w:r>
      <w:r w:rsidR="00C46AB4" w:rsidRPr="00CE25AF">
        <w:rPr>
          <w:lang w:val="en-US"/>
        </w:rPr>
        <w:t xml:space="preserve"> need different types of events. </w:t>
      </w:r>
      <w:r w:rsidR="00522EB3" w:rsidRPr="00CE25AF">
        <w:rPr>
          <w:lang w:val="en-US"/>
        </w:rPr>
        <w:t xml:space="preserve">Each event type </w:t>
      </w:r>
      <w:r w:rsidRPr="00CE25AF">
        <w:rPr>
          <w:lang w:val="en-US"/>
        </w:rPr>
        <w:t>is</w:t>
      </w:r>
      <w:r w:rsidR="00522EB3" w:rsidRPr="00CE25AF">
        <w:rPr>
          <w:lang w:val="en-US"/>
        </w:rPr>
        <w:t xml:space="preserve"> identified by a </w:t>
      </w:r>
      <w:proofErr w:type="spellStart"/>
      <w:r w:rsidR="00522EB3" w:rsidRPr="00CE25AF">
        <w:rPr>
          <w:i/>
          <w:lang w:val="en-US"/>
        </w:rPr>
        <w:t>semanticId</w:t>
      </w:r>
      <w:proofErr w:type="spellEnd"/>
      <w:r w:rsidR="00522EB3" w:rsidRPr="00CE25AF">
        <w:rPr>
          <w:lang w:val="en-US"/>
        </w:rPr>
        <w:t xml:space="preserve"> and feature</w:t>
      </w:r>
      <w:r w:rsidRPr="00CE25AF">
        <w:rPr>
          <w:lang w:val="en-US"/>
        </w:rPr>
        <w:t>s</w:t>
      </w:r>
      <w:r w:rsidR="00522EB3" w:rsidRPr="00CE25AF">
        <w:rPr>
          <w:lang w:val="en-US"/>
        </w:rPr>
        <w:t xml:space="preserve"> a specialized payload.</w:t>
      </w:r>
      <w:r w:rsidR="005D66FB" w:rsidRPr="00CE25AF">
        <w:rPr>
          <w:lang w:val="en-US"/>
        </w:rPr>
        <w:t xml:space="preserve"> </w:t>
      </w:r>
      <w:r w:rsidR="005D66FB" w:rsidRPr="00CE25AF">
        <w:rPr>
          <w:lang w:val="en-US"/>
        </w:rPr>
        <w:fldChar w:fldCharType="begin"/>
      </w:r>
      <w:r w:rsidR="005D66FB" w:rsidRPr="00CE25AF">
        <w:rPr>
          <w:lang w:val="en-US"/>
        </w:rPr>
        <w:instrText xml:space="preserve"> REF _Ref113740165 \h </w:instrText>
      </w:r>
      <w:r w:rsidR="005D66FB" w:rsidRPr="00CE25AF">
        <w:rPr>
          <w:lang w:val="en-US"/>
        </w:rPr>
      </w:r>
      <w:r w:rsidR="005D66FB" w:rsidRPr="00CE25AF">
        <w:rPr>
          <w:lang w:val="en-US"/>
        </w:rPr>
        <w:fldChar w:fldCharType="separate"/>
      </w:r>
      <w:r w:rsidR="00F511DE" w:rsidRPr="00CE25AF">
        <w:t xml:space="preserve">Table </w:t>
      </w:r>
      <w:r w:rsidR="00F511DE">
        <w:rPr>
          <w:noProof/>
        </w:rPr>
        <w:t>4</w:t>
      </w:r>
      <w:r w:rsidR="005D66FB" w:rsidRPr="00CE25AF">
        <w:rPr>
          <w:lang w:val="en-US"/>
        </w:rPr>
        <w:fldChar w:fldCharType="end"/>
      </w:r>
      <w:r w:rsidR="005D66FB" w:rsidRPr="00CE25AF">
        <w:rPr>
          <w:lang w:val="en-US"/>
        </w:rPr>
        <w:t xml:space="preserve"> gives an overview of types of events.</w:t>
      </w:r>
      <w:r w:rsidR="00075367" w:rsidRPr="00CE25AF">
        <w:rPr>
          <w:lang w:val="en-US"/>
        </w:rPr>
        <w:t xml:space="preserve"> The possible directions of an event are described in </w:t>
      </w:r>
      <w:r w:rsidR="00075367">
        <w:rPr>
          <w:lang w:val="en-US"/>
        </w:rPr>
        <w:t>Clause</w:t>
      </w:r>
      <w:r w:rsidR="00075367" w:rsidRPr="00CE25AF">
        <w:rPr>
          <w:lang w:val="en-US"/>
        </w:rPr>
        <w:t xml:space="preserve"> </w:t>
      </w:r>
      <w:r w:rsidR="00075367" w:rsidRPr="00CE25AF">
        <w:rPr>
          <w:lang w:val="en-US"/>
        </w:rPr>
        <w:fldChar w:fldCharType="begin"/>
      </w:r>
      <w:r w:rsidR="00075367" w:rsidRPr="00CE25AF">
        <w:rPr>
          <w:lang w:val="en-US"/>
        </w:rPr>
        <w:instrText xml:space="preserve"> REF _Ref113741091 \r \h </w:instrText>
      </w:r>
      <w:r w:rsidR="00075367" w:rsidRPr="00CE25AF">
        <w:rPr>
          <w:lang w:val="en-US"/>
        </w:rPr>
      </w:r>
      <w:r w:rsidR="00075367" w:rsidRPr="00CE25AF">
        <w:rPr>
          <w:lang w:val="en-US"/>
        </w:rPr>
        <w:fldChar w:fldCharType="separate"/>
      </w:r>
      <w:r w:rsidR="00F511DE">
        <w:rPr>
          <w:lang w:val="en-US"/>
        </w:rPr>
        <w:t>4.6.3</w:t>
      </w:r>
      <w:r w:rsidR="00075367" w:rsidRPr="00CE25AF">
        <w:rPr>
          <w:lang w:val="en-US"/>
        </w:rPr>
        <w:fldChar w:fldCharType="end"/>
      </w:r>
      <w:r w:rsidR="00075367" w:rsidRPr="00CE25AF">
        <w:rPr>
          <w:lang w:val="en-US"/>
        </w:rPr>
        <w:t>.</w:t>
      </w:r>
    </w:p>
    <w:p w14:paraId="6967D349" w14:textId="2AA55DBD" w:rsidR="004D301F" w:rsidRPr="00CE25AF" w:rsidRDefault="00510F27" w:rsidP="00110904">
      <w:pPr>
        <w:pStyle w:val="Caption"/>
      </w:pPr>
      <w:bookmarkStart w:id="683" w:name="_Ref113740165"/>
      <w:bookmarkStart w:id="684" w:name="_Toc125537779"/>
      <w:r w:rsidRPr="00CE25AF">
        <w:t xml:space="preserve">Table </w:t>
      </w:r>
      <w:r w:rsidR="007B4CE4" w:rsidRPr="00CE25AF">
        <w:fldChar w:fldCharType="begin"/>
      </w:r>
      <w:r w:rsidR="007B4CE4" w:rsidRPr="00CE25AF">
        <w:instrText xml:space="preserve"> SEQ Table \* ARABIC </w:instrText>
      </w:r>
      <w:r w:rsidR="007B4CE4" w:rsidRPr="00CE25AF">
        <w:fldChar w:fldCharType="separate"/>
      </w:r>
      <w:r w:rsidR="00F511DE">
        <w:rPr>
          <w:noProof/>
        </w:rPr>
        <w:t>4</w:t>
      </w:r>
      <w:r w:rsidR="007B4CE4" w:rsidRPr="00CE25AF">
        <w:fldChar w:fldCharType="end"/>
      </w:r>
      <w:bookmarkEnd w:id="683"/>
      <w:r w:rsidRPr="00CE25AF">
        <w:t xml:space="preserve"> Types of Event</w:t>
      </w:r>
      <w:r w:rsidR="00075367" w:rsidRPr="00CE25AF">
        <w:t>s</w:t>
      </w:r>
      <w:bookmarkEnd w:id="684"/>
    </w:p>
    <w:tbl>
      <w:tblPr>
        <w:tblStyle w:val="PI40Table"/>
        <w:tblW w:w="9067" w:type="dxa"/>
        <w:tblLook w:val="04A0" w:firstRow="1" w:lastRow="0" w:firstColumn="1" w:lastColumn="0" w:noHBand="0" w:noVBand="1"/>
      </w:tblPr>
      <w:tblGrid>
        <w:gridCol w:w="2274"/>
        <w:gridCol w:w="1126"/>
        <w:gridCol w:w="5667"/>
      </w:tblGrid>
      <w:tr w:rsidR="00522EB3" w:rsidRPr="00CE25AF" w14:paraId="0BB2442A" w14:textId="77777777" w:rsidTr="004D301F">
        <w:trPr>
          <w:cnfStyle w:val="100000000000" w:firstRow="1" w:lastRow="0" w:firstColumn="0" w:lastColumn="0" w:oddVBand="0" w:evenVBand="0" w:oddHBand="0" w:evenHBand="0" w:firstRowFirstColumn="0" w:firstRowLastColumn="0" w:lastRowFirstColumn="0" w:lastRowLastColumn="0"/>
        </w:trPr>
        <w:tc>
          <w:tcPr>
            <w:tcW w:w="2274" w:type="dxa"/>
          </w:tcPr>
          <w:p w14:paraId="524126F8" w14:textId="4F63F585" w:rsidR="00522EB3" w:rsidRPr="00CE25AF" w:rsidRDefault="00522EB3" w:rsidP="004D301F">
            <w:pPr>
              <w:tabs>
                <w:tab w:val="right" w:pos="2160"/>
              </w:tabs>
              <w:rPr>
                <w:lang w:val="en-US"/>
              </w:rPr>
            </w:pPr>
            <w:r w:rsidRPr="00CE25AF">
              <w:rPr>
                <w:lang w:val="en-US"/>
              </w:rPr>
              <w:t>Group</w:t>
            </w:r>
            <w:r w:rsidR="004D301F" w:rsidRPr="00CE25AF">
              <w:rPr>
                <w:b w:val="0"/>
                <w:lang w:val="en-US"/>
              </w:rPr>
              <w:tab/>
            </w:r>
          </w:p>
        </w:tc>
        <w:tc>
          <w:tcPr>
            <w:tcW w:w="1126" w:type="dxa"/>
          </w:tcPr>
          <w:p w14:paraId="2880E81D" w14:textId="6FF68A4B" w:rsidR="00522EB3" w:rsidRPr="00CE25AF" w:rsidRDefault="00522EB3" w:rsidP="004B3244">
            <w:pPr>
              <w:rPr>
                <w:lang w:val="en-US"/>
              </w:rPr>
            </w:pPr>
            <w:r w:rsidRPr="00CE25AF">
              <w:rPr>
                <w:lang w:val="en-US"/>
              </w:rPr>
              <w:t>Directio</w:t>
            </w:r>
            <w:r w:rsidR="00075367" w:rsidRPr="00CE25AF">
              <w:rPr>
                <w:lang w:val="en-US"/>
              </w:rPr>
              <w:t>n</w:t>
            </w:r>
          </w:p>
        </w:tc>
        <w:tc>
          <w:tcPr>
            <w:tcW w:w="5667" w:type="dxa"/>
          </w:tcPr>
          <w:p w14:paraId="74556936" w14:textId="5D5A445F" w:rsidR="00522EB3" w:rsidRPr="00CE25AF" w:rsidRDefault="00522EB3" w:rsidP="004B3244">
            <w:pPr>
              <w:rPr>
                <w:lang w:val="en-US"/>
              </w:rPr>
            </w:pPr>
            <w:r w:rsidRPr="00CE25AF">
              <w:rPr>
                <w:lang w:val="en-US"/>
              </w:rPr>
              <w:t xml:space="preserve">Motivation / </w:t>
            </w:r>
            <w:r w:rsidR="00075367" w:rsidRPr="00CE25AF">
              <w:rPr>
                <w:lang w:val="en-US"/>
              </w:rPr>
              <w:t>C</w:t>
            </w:r>
            <w:r w:rsidRPr="00CE25AF">
              <w:rPr>
                <w:lang w:val="en-US"/>
              </w:rPr>
              <w:t>onditions</w:t>
            </w:r>
          </w:p>
        </w:tc>
      </w:tr>
      <w:tr w:rsidR="00522EB3" w:rsidRPr="00F1653A" w14:paraId="236F3682" w14:textId="77777777" w:rsidTr="004D301F">
        <w:tc>
          <w:tcPr>
            <w:tcW w:w="2274" w:type="dxa"/>
            <w:vMerge w:val="restart"/>
          </w:tcPr>
          <w:p w14:paraId="50EDC95C" w14:textId="6C9D8135" w:rsidR="00522EB3" w:rsidRPr="00CE25AF" w:rsidRDefault="00522EB3" w:rsidP="004B3244">
            <w:pPr>
              <w:rPr>
                <w:lang w:val="en-US"/>
              </w:rPr>
            </w:pPr>
            <w:r w:rsidRPr="00CE25AF">
              <w:rPr>
                <w:lang w:val="en-US"/>
              </w:rPr>
              <w:t>Structural changes of the Asset Administration Shell</w:t>
            </w:r>
          </w:p>
        </w:tc>
        <w:tc>
          <w:tcPr>
            <w:tcW w:w="1126" w:type="dxa"/>
          </w:tcPr>
          <w:p w14:paraId="4D52C0E9" w14:textId="77777777" w:rsidR="00522EB3" w:rsidRPr="00CE25AF" w:rsidRDefault="00522EB3" w:rsidP="004B3244">
            <w:pPr>
              <w:rPr>
                <w:lang w:val="en-US"/>
              </w:rPr>
            </w:pPr>
            <w:r w:rsidRPr="00CE25AF">
              <w:rPr>
                <w:lang w:val="en-US"/>
              </w:rPr>
              <w:t>Out</w:t>
            </w:r>
          </w:p>
        </w:tc>
        <w:tc>
          <w:tcPr>
            <w:tcW w:w="5667" w:type="dxa"/>
          </w:tcPr>
          <w:p w14:paraId="7ABF9976" w14:textId="6B3EC035" w:rsidR="00522EB3" w:rsidRPr="00FD7BFD" w:rsidRDefault="00522EB3" w:rsidP="00FD7BFD">
            <w:pPr>
              <w:pStyle w:val="ListParagraph"/>
              <w:numPr>
                <w:ilvl w:val="0"/>
                <w:numId w:val="21"/>
              </w:numPr>
            </w:pPr>
            <w:r w:rsidRPr="00FD7BFD">
              <w:t>CRUD</w:t>
            </w:r>
            <w:r w:rsidRPr="00CE25AF">
              <w:footnoteReference w:id="16"/>
            </w:r>
            <w:r w:rsidRPr="00FD7BFD">
              <w:t xml:space="preserve"> of </w:t>
            </w:r>
            <w:proofErr w:type="spellStart"/>
            <w:r w:rsidRPr="00FD7BFD">
              <w:t>Submodels</w:t>
            </w:r>
            <w:proofErr w:type="spellEnd"/>
            <w:r w:rsidRPr="00FD7BFD">
              <w:t xml:space="preserve">, Assets, </w:t>
            </w:r>
            <w:proofErr w:type="spellStart"/>
            <w:r w:rsidRPr="00FD7BFD">
              <w:t>SubmodelElements</w:t>
            </w:r>
            <w:proofErr w:type="spellEnd"/>
            <w:r w:rsidR="002C6F49" w:rsidRPr="00FD7BFD">
              <w:t>, etc.</w:t>
            </w:r>
          </w:p>
        </w:tc>
      </w:tr>
      <w:tr w:rsidR="00522EB3" w:rsidRPr="00F1653A" w14:paraId="64B439D3" w14:textId="77777777" w:rsidTr="004D301F">
        <w:tc>
          <w:tcPr>
            <w:tcW w:w="2274" w:type="dxa"/>
            <w:vMerge/>
          </w:tcPr>
          <w:p w14:paraId="7C8AEFC4" w14:textId="77777777" w:rsidR="00522EB3" w:rsidRPr="00CE25AF" w:rsidRDefault="00522EB3" w:rsidP="004B3244">
            <w:pPr>
              <w:rPr>
                <w:rFonts w:cs="Arial"/>
                <w:lang w:val="en-US"/>
              </w:rPr>
            </w:pPr>
          </w:p>
        </w:tc>
        <w:tc>
          <w:tcPr>
            <w:tcW w:w="1126" w:type="dxa"/>
          </w:tcPr>
          <w:p w14:paraId="791D2A89" w14:textId="77777777" w:rsidR="00522EB3" w:rsidRPr="00CE25AF" w:rsidRDefault="00522EB3" w:rsidP="004B3244">
            <w:pPr>
              <w:rPr>
                <w:rFonts w:cs="Arial"/>
                <w:lang w:val="en-US"/>
              </w:rPr>
            </w:pPr>
            <w:r w:rsidRPr="00CE25AF">
              <w:rPr>
                <w:rFonts w:cs="Arial"/>
                <w:lang w:val="en-US"/>
              </w:rPr>
              <w:t>In</w:t>
            </w:r>
          </w:p>
        </w:tc>
        <w:tc>
          <w:tcPr>
            <w:tcW w:w="5667" w:type="dxa"/>
          </w:tcPr>
          <w:p w14:paraId="6EF5BF2E" w14:textId="4F30CF4B" w:rsidR="00522EB3" w:rsidRPr="00FD7BFD" w:rsidRDefault="00522EB3" w:rsidP="00FD7BFD">
            <w:pPr>
              <w:pStyle w:val="ListParagraph"/>
              <w:numPr>
                <w:ilvl w:val="0"/>
                <w:numId w:val="21"/>
              </w:numPr>
            </w:pPr>
            <w:r w:rsidRPr="00FD7BFD">
              <w:t>Detect updates on parent/type/</w:t>
            </w:r>
            <w:proofErr w:type="spellStart"/>
            <w:r w:rsidRPr="00FD7BFD">
              <w:rPr>
                <w:i/>
              </w:rPr>
              <w:t>derivedFrom</w:t>
            </w:r>
            <w:proofErr w:type="spellEnd"/>
            <w:r w:rsidRPr="00FD7BFD">
              <w:t xml:space="preserve"> Asset Administration Shell</w:t>
            </w:r>
          </w:p>
        </w:tc>
      </w:tr>
      <w:tr w:rsidR="00522EB3" w:rsidRPr="00F1653A" w14:paraId="3C2FF45F" w14:textId="77777777" w:rsidTr="004D301F">
        <w:tc>
          <w:tcPr>
            <w:tcW w:w="2274" w:type="dxa"/>
          </w:tcPr>
          <w:p w14:paraId="711B4611" w14:textId="16A22F66" w:rsidR="00522EB3" w:rsidRPr="00CE25AF" w:rsidRDefault="00522EB3" w:rsidP="004B3244">
            <w:pPr>
              <w:rPr>
                <w:rFonts w:cs="Arial"/>
                <w:lang w:val="en-US"/>
              </w:rPr>
            </w:pPr>
            <w:r w:rsidRPr="00CE25AF">
              <w:rPr>
                <w:rFonts w:cs="Arial"/>
                <w:lang w:val="en-US"/>
              </w:rPr>
              <w:lastRenderedPageBreak/>
              <w:t xml:space="preserve">Updates of </w:t>
            </w:r>
            <w:r w:rsidR="002C6F49" w:rsidRPr="00CE25AF">
              <w:rPr>
                <w:rFonts w:cs="Arial"/>
                <w:lang w:val="en-US"/>
              </w:rPr>
              <w:t>p</w:t>
            </w:r>
            <w:r w:rsidRPr="00CE25AF">
              <w:rPr>
                <w:rFonts w:cs="Arial"/>
                <w:lang w:val="en-US"/>
              </w:rPr>
              <w:t>roperties and dependent attribute</w:t>
            </w:r>
          </w:p>
        </w:tc>
        <w:tc>
          <w:tcPr>
            <w:tcW w:w="1126" w:type="dxa"/>
          </w:tcPr>
          <w:p w14:paraId="3E5BE207" w14:textId="77777777" w:rsidR="00522EB3" w:rsidRPr="00CE25AF" w:rsidRDefault="00522EB3" w:rsidP="004B3244">
            <w:pPr>
              <w:rPr>
                <w:rFonts w:cs="Arial"/>
                <w:lang w:val="en-US"/>
              </w:rPr>
            </w:pPr>
            <w:r w:rsidRPr="00CE25AF">
              <w:rPr>
                <w:rFonts w:cs="Arial"/>
                <w:lang w:val="en-US"/>
              </w:rPr>
              <w:t>Out</w:t>
            </w:r>
          </w:p>
        </w:tc>
        <w:tc>
          <w:tcPr>
            <w:tcW w:w="5667" w:type="dxa"/>
          </w:tcPr>
          <w:p w14:paraId="65FAF717" w14:textId="77777777" w:rsidR="00522EB3" w:rsidRPr="00FD7BFD" w:rsidRDefault="00522EB3" w:rsidP="00FD7BFD">
            <w:pPr>
              <w:pStyle w:val="ListParagraph"/>
              <w:numPr>
                <w:ilvl w:val="0"/>
                <w:numId w:val="21"/>
              </w:numPr>
            </w:pPr>
            <w:r w:rsidRPr="00FD7BFD">
              <w:t xml:space="preserve">update of values of </w:t>
            </w:r>
            <w:proofErr w:type="spellStart"/>
            <w:r w:rsidRPr="00FD7BFD">
              <w:t>SubmodelElements</w:t>
            </w:r>
            <w:proofErr w:type="spellEnd"/>
          </w:p>
          <w:p w14:paraId="67E6114F" w14:textId="6FD35841" w:rsidR="00522EB3" w:rsidRPr="00FD7BFD" w:rsidRDefault="00522EB3" w:rsidP="00FD7BFD">
            <w:pPr>
              <w:pStyle w:val="ListParagraph"/>
              <w:numPr>
                <w:ilvl w:val="0"/>
                <w:numId w:val="21"/>
              </w:numPr>
            </w:pPr>
            <w:r w:rsidRPr="00FD7BFD">
              <w:t>time</w:t>
            </w:r>
            <w:r w:rsidR="002C6F49" w:rsidRPr="00FD7BFD">
              <w:t>-</w:t>
            </w:r>
            <w:r w:rsidRPr="00FD7BFD">
              <w:t>stamped updates and time series update</w:t>
            </w:r>
            <w:r w:rsidR="002C6F49" w:rsidRPr="00FD7BFD">
              <w:t>s</w:t>
            </w:r>
          </w:p>
          <w:p w14:paraId="0032E962" w14:textId="77777777" w:rsidR="00522EB3" w:rsidRPr="00FD7BFD" w:rsidRDefault="00522EB3" w:rsidP="00FD7BFD">
            <w:pPr>
              <w:pStyle w:val="ListParagraph"/>
              <w:numPr>
                <w:ilvl w:val="0"/>
                <w:numId w:val="21"/>
              </w:numPr>
            </w:pPr>
            <w:r w:rsidRPr="00FD7BFD">
              <w:t>explicit triggering of an update event</w:t>
            </w:r>
          </w:p>
        </w:tc>
      </w:tr>
      <w:tr w:rsidR="00522EB3" w:rsidRPr="00F1653A" w14:paraId="68DD1BFC" w14:textId="77777777" w:rsidTr="004D301F">
        <w:tc>
          <w:tcPr>
            <w:tcW w:w="2274" w:type="dxa"/>
          </w:tcPr>
          <w:p w14:paraId="16BEBAF4" w14:textId="5B41FD71" w:rsidR="00522EB3" w:rsidRPr="00CE25AF" w:rsidRDefault="00522EB3" w:rsidP="004B3244">
            <w:pPr>
              <w:rPr>
                <w:rFonts w:cs="Arial"/>
                <w:lang w:val="en-US"/>
              </w:rPr>
            </w:pPr>
            <w:r w:rsidRPr="00CE25AF">
              <w:rPr>
                <w:rFonts w:cs="Arial"/>
                <w:lang w:val="en-US"/>
              </w:rPr>
              <w:t>Operation</w:t>
            </w:r>
            <w:r w:rsidR="0078630F" w:rsidRPr="00CE25AF">
              <w:rPr>
                <w:rFonts w:cs="Arial"/>
                <w:lang w:val="en-US"/>
              </w:rPr>
              <w:t xml:space="preserve"> element</w:t>
            </w:r>
            <w:r w:rsidRPr="00CE25AF">
              <w:rPr>
                <w:rFonts w:cs="Arial"/>
                <w:lang w:val="en-US"/>
              </w:rPr>
              <w:t xml:space="preserve"> of Asset Administration Shell</w:t>
            </w:r>
          </w:p>
        </w:tc>
        <w:tc>
          <w:tcPr>
            <w:tcW w:w="1126" w:type="dxa"/>
          </w:tcPr>
          <w:p w14:paraId="2E16EDB8" w14:textId="77777777" w:rsidR="00522EB3" w:rsidRPr="00CE25AF" w:rsidRDefault="00522EB3" w:rsidP="004B3244">
            <w:pPr>
              <w:rPr>
                <w:rFonts w:cs="Arial"/>
                <w:lang w:val="en-US"/>
              </w:rPr>
            </w:pPr>
            <w:r w:rsidRPr="00CE25AF">
              <w:rPr>
                <w:rFonts w:cs="Arial"/>
                <w:lang w:val="en-US"/>
              </w:rPr>
              <w:t>Out</w:t>
            </w:r>
          </w:p>
        </w:tc>
        <w:tc>
          <w:tcPr>
            <w:tcW w:w="5667" w:type="dxa"/>
          </w:tcPr>
          <w:p w14:paraId="40AA85D5" w14:textId="3558488E" w:rsidR="00522EB3" w:rsidRPr="00FD7BFD" w:rsidRDefault="00522EB3" w:rsidP="00FD7BFD">
            <w:pPr>
              <w:pStyle w:val="ListParagraph"/>
              <w:numPr>
                <w:ilvl w:val="0"/>
                <w:numId w:val="21"/>
              </w:numPr>
            </w:pPr>
            <w:r w:rsidRPr="00FD7BFD">
              <w:t xml:space="preserve">monitoring of (long-lasting) execution of </w:t>
            </w:r>
            <w:proofErr w:type="spellStart"/>
            <w:r w:rsidRPr="00FD7BFD">
              <w:rPr>
                <w:i/>
              </w:rPr>
              <w:t>OperationElement</w:t>
            </w:r>
            <w:proofErr w:type="spellEnd"/>
            <w:r w:rsidRPr="00FD7BFD">
              <w:t xml:space="preserve"> and updating events </w:t>
            </w:r>
            <w:r w:rsidR="002C6F49" w:rsidRPr="00FD7BFD">
              <w:t>during</w:t>
            </w:r>
            <w:r w:rsidRPr="00FD7BFD">
              <w:t xml:space="preserve"> execution</w:t>
            </w:r>
          </w:p>
        </w:tc>
      </w:tr>
      <w:tr w:rsidR="00522EB3" w:rsidRPr="00F1653A" w14:paraId="5224C1D4" w14:textId="77777777" w:rsidTr="004D301F">
        <w:tc>
          <w:tcPr>
            <w:tcW w:w="2274" w:type="dxa"/>
          </w:tcPr>
          <w:p w14:paraId="05878A10" w14:textId="77777777" w:rsidR="00522EB3" w:rsidRPr="00CE25AF" w:rsidRDefault="00522EB3" w:rsidP="004B3244">
            <w:pPr>
              <w:rPr>
                <w:rFonts w:cs="Arial"/>
                <w:lang w:val="en-US"/>
              </w:rPr>
            </w:pPr>
            <w:r w:rsidRPr="00CE25AF">
              <w:rPr>
                <w:rFonts w:cs="Arial"/>
                <w:lang w:val="en-US"/>
              </w:rPr>
              <w:t>Monitoring, conditional, calculated events</w:t>
            </w:r>
          </w:p>
        </w:tc>
        <w:tc>
          <w:tcPr>
            <w:tcW w:w="1126" w:type="dxa"/>
          </w:tcPr>
          <w:p w14:paraId="3BC8306D" w14:textId="77777777" w:rsidR="00522EB3" w:rsidRPr="00CE25AF" w:rsidRDefault="00522EB3" w:rsidP="004B3244">
            <w:pPr>
              <w:rPr>
                <w:rFonts w:cs="Arial"/>
                <w:lang w:val="en-US"/>
              </w:rPr>
            </w:pPr>
            <w:r w:rsidRPr="00CE25AF">
              <w:rPr>
                <w:rFonts w:cs="Arial"/>
                <w:lang w:val="en-US"/>
              </w:rPr>
              <w:t>Out</w:t>
            </w:r>
          </w:p>
        </w:tc>
        <w:tc>
          <w:tcPr>
            <w:tcW w:w="5667" w:type="dxa"/>
          </w:tcPr>
          <w:p w14:paraId="09F68A4F" w14:textId="6AD82C31" w:rsidR="00522EB3" w:rsidRPr="00FD7BFD" w:rsidRDefault="00522EB3" w:rsidP="00FD7BFD">
            <w:pPr>
              <w:pStyle w:val="ListParagraph"/>
              <w:numPr>
                <w:ilvl w:val="0"/>
                <w:numId w:val="21"/>
              </w:numPr>
            </w:pPr>
            <w:r w:rsidRPr="00FD7BFD">
              <w:t>e.g. when voiding some limits (e.g. stated by Qualifiers with expression semantics)</w:t>
            </w:r>
          </w:p>
        </w:tc>
      </w:tr>
      <w:tr w:rsidR="00522EB3" w:rsidRPr="00F1653A" w14:paraId="413E1C13" w14:textId="77777777" w:rsidTr="004D301F">
        <w:tc>
          <w:tcPr>
            <w:tcW w:w="2274" w:type="dxa"/>
          </w:tcPr>
          <w:p w14:paraId="672CC6A4" w14:textId="77777777" w:rsidR="00522EB3" w:rsidRPr="00CE25AF" w:rsidRDefault="00522EB3" w:rsidP="004B3244">
            <w:pPr>
              <w:rPr>
                <w:rFonts w:cs="Arial"/>
                <w:lang w:val="en-US"/>
              </w:rPr>
            </w:pPr>
            <w:r w:rsidRPr="00CE25AF">
              <w:rPr>
                <w:rFonts w:cs="Arial"/>
                <w:lang w:val="en-US"/>
              </w:rPr>
              <w:t>Infrastructure events</w:t>
            </w:r>
          </w:p>
        </w:tc>
        <w:tc>
          <w:tcPr>
            <w:tcW w:w="1126" w:type="dxa"/>
          </w:tcPr>
          <w:p w14:paraId="3BCD7F9C" w14:textId="77777777" w:rsidR="00522EB3" w:rsidRPr="00CE25AF" w:rsidRDefault="00522EB3" w:rsidP="004B3244">
            <w:pPr>
              <w:rPr>
                <w:rFonts w:cs="Arial"/>
                <w:lang w:val="en-US"/>
              </w:rPr>
            </w:pPr>
            <w:r w:rsidRPr="00CE25AF">
              <w:rPr>
                <w:rFonts w:cs="Arial"/>
                <w:lang w:val="en-US"/>
              </w:rPr>
              <w:t>Out</w:t>
            </w:r>
          </w:p>
        </w:tc>
        <w:tc>
          <w:tcPr>
            <w:tcW w:w="5667" w:type="dxa"/>
          </w:tcPr>
          <w:p w14:paraId="55A54B14" w14:textId="7187E9E6" w:rsidR="00522EB3" w:rsidRPr="00FD7BFD" w:rsidRDefault="00522EB3" w:rsidP="00FD7BFD">
            <w:pPr>
              <w:pStyle w:val="ListParagraph"/>
              <w:numPr>
                <w:ilvl w:val="0"/>
                <w:numId w:val="21"/>
              </w:numPr>
            </w:pPr>
            <w:r w:rsidRPr="00FD7BFD">
              <w:t xml:space="preserve">Booting, </w:t>
            </w:r>
            <w:r w:rsidR="002C6F49" w:rsidRPr="00FD7BFD">
              <w:t>s</w:t>
            </w:r>
            <w:r w:rsidRPr="00FD7BFD">
              <w:t>hutdown, out of memory</w:t>
            </w:r>
            <w:r w:rsidR="002C6F49" w:rsidRPr="00FD7BFD">
              <w:t xml:space="preserve">, etc. </w:t>
            </w:r>
            <w:r w:rsidRPr="00FD7BFD">
              <w:t xml:space="preserve">of software entity of respective Referable (Asset Administration Shell, </w:t>
            </w:r>
            <w:proofErr w:type="spellStart"/>
            <w:r w:rsidRPr="00FD7BFD">
              <w:t>Submodel</w:t>
            </w:r>
            <w:proofErr w:type="spellEnd"/>
            <w:r w:rsidRPr="00FD7BFD">
              <w:t>)</w:t>
            </w:r>
          </w:p>
        </w:tc>
      </w:tr>
      <w:tr w:rsidR="00522EB3" w:rsidRPr="00F1653A" w14:paraId="57E5704C" w14:textId="77777777" w:rsidTr="004D301F">
        <w:tc>
          <w:tcPr>
            <w:tcW w:w="2274" w:type="dxa"/>
          </w:tcPr>
          <w:p w14:paraId="06C7EEA1" w14:textId="77777777" w:rsidR="00522EB3" w:rsidRPr="00CE25AF" w:rsidRDefault="00522EB3" w:rsidP="004B3244">
            <w:pPr>
              <w:rPr>
                <w:rFonts w:cs="Arial"/>
                <w:lang w:val="en-US"/>
              </w:rPr>
            </w:pPr>
            <w:r w:rsidRPr="00CE25AF">
              <w:rPr>
                <w:rFonts w:cs="Arial"/>
                <w:lang w:val="en-US"/>
              </w:rPr>
              <w:t>Repository events</w:t>
            </w:r>
          </w:p>
        </w:tc>
        <w:tc>
          <w:tcPr>
            <w:tcW w:w="1126" w:type="dxa"/>
          </w:tcPr>
          <w:p w14:paraId="3F1A5547" w14:textId="77777777" w:rsidR="00522EB3" w:rsidRPr="00CE25AF" w:rsidRDefault="00522EB3" w:rsidP="004B3244">
            <w:pPr>
              <w:rPr>
                <w:rFonts w:cs="Arial"/>
                <w:lang w:val="en-US"/>
              </w:rPr>
            </w:pPr>
            <w:r w:rsidRPr="00CE25AF">
              <w:rPr>
                <w:rFonts w:cs="Arial"/>
                <w:lang w:val="en-US"/>
              </w:rPr>
              <w:t>In/ Out</w:t>
            </w:r>
          </w:p>
        </w:tc>
        <w:tc>
          <w:tcPr>
            <w:tcW w:w="5667" w:type="dxa"/>
          </w:tcPr>
          <w:p w14:paraId="704666DF" w14:textId="77777777" w:rsidR="00522EB3" w:rsidRPr="00FD7BFD" w:rsidRDefault="00522EB3" w:rsidP="00FD7BFD">
            <w:pPr>
              <w:pStyle w:val="ListParagraph"/>
              <w:numPr>
                <w:ilvl w:val="0"/>
                <w:numId w:val="21"/>
              </w:numPr>
            </w:pPr>
            <w:r w:rsidRPr="00FD7BFD">
              <w:t>Change of semantics of IRDIs (associated concept definition)</w:t>
            </w:r>
          </w:p>
        </w:tc>
      </w:tr>
      <w:tr w:rsidR="00522EB3" w:rsidRPr="00F1653A" w14:paraId="74AA770E" w14:textId="77777777" w:rsidTr="004D301F">
        <w:tc>
          <w:tcPr>
            <w:tcW w:w="2274" w:type="dxa"/>
          </w:tcPr>
          <w:p w14:paraId="1811F40B" w14:textId="77777777" w:rsidR="00522EB3" w:rsidRPr="00CE25AF" w:rsidRDefault="00522EB3" w:rsidP="004B3244">
            <w:pPr>
              <w:rPr>
                <w:rFonts w:cs="Arial"/>
                <w:lang w:val="en-US"/>
              </w:rPr>
            </w:pPr>
            <w:r w:rsidRPr="00CE25AF">
              <w:rPr>
                <w:rFonts w:cs="Arial"/>
                <w:lang w:val="en-US"/>
              </w:rPr>
              <w:t>Security events</w:t>
            </w:r>
          </w:p>
        </w:tc>
        <w:tc>
          <w:tcPr>
            <w:tcW w:w="1126" w:type="dxa"/>
          </w:tcPr>
          <w:p w14:paraId="03CC1B13" w14:textId="77777777" w:rsidR="00522EB3" w:rsidRPr="00CE25AF" w:rsidRDefault="00522EB3" w:rsidP="004B3244">
            <w:pPr>
              <w:rPr>
                <w:rFonts w:cs="Arial"/>
                <w:lang w:val="en-US"/>
              </w:rPr>
            </w:pPr>
            <w:r w:rsidRPr="00CE25AF">
              <w:rPr>
                <w:rFonts w:cs="Arial"/>
                <w:lang w:val="en-US"/>
              </w:rPr>
              <w:t>Out</w:t>
            </w:r>
          </w:p>
        </w:tc>
        <w:tc>
          <w:tcPr>
            <w:tcW w:w="5667" w:type="dxa"/>
          </w:tcPr>
          <w:p w14:paraId="4837498C" w14:textId="77777777" w:rsidR="00522EB3" w:rsidRPr="00FD7BFD" w:rsidRDefault="00522EB3" w:rsidP="00FD7BFD">
            <w:pPr>
              <w:pStyle w:val="ListParagraph"/>
              <w:numPr>
                <w:ilvl w:val="0"/>
                <w:numId w:val="21"/>
              </w:numPr>
            </w:pPr>
            <w:r w:rsidRPr="00FD7BFD">
              <w:t>logging events</w:t>
            </w:r>
          </w:p>
          <w:p w14:paraId="0C0D48B1" w14:textId="5A189E91" w:rsidR="00522EB3" w:rsidRPr="00FD7BFD" w:rsidRDefault="00522EB3" w:rsidP="00FD7BFD">
            <w:pPr>
              <w:pStyle w:val="ListParagraph"/>
              <w:numPr>
                <w:ilvl w:val="0"/>
                <w:numId w:val="21"/>
              </w:numPr>
            </w:pPr>
            <w:r w:rsidRPr="00FD7BFD">
              <w:t xml:space="preserve">access violations, </w:t>
            </w:r>
            <w:r w:rsidR="002C6F49" w:rsidRPr="00FD7BFD">
              <w:t>un</w:t>
            </w:r>
            <w:r w:rsidRPr="00FD7BFD">
              <w:t xml:space="preserve">fitting roles </w:t>
            </w:r>
            <w:r w:rsidR="002C6F49" w:rsidRPr="00FD7BFD">
              <w:t>and</w:t>
            </w:r>
            <w:r w:rsidRPr="00FD7BFD">
              <w:t xml:space="preserve"> rights, denial of service,</w:t>
            </w:r>
            <w:r w:rsidR="002C6F49" w:rsidRPr="00FD7BFD">
              <w:t xml:space="preserve"> etc.</w:t>
            </w:r>
          </w:p>
        </w:tc>
      </w:tr>
      <w:tr w:rsidR="00522EB3" w:rsidRPr="00F1653A" w14:paraId="6820F3BD" w14:textId="77777777" w:rsidTr="004D301F">
        <w:tc>
          <w:tcPr>
            <w:tcW w:w="2274" w:type="dxa"/>
          </w:tcPr>
          <w:p w14:paraId="4AA63C3C" w14:textId="13392996" w:rsidR="00522EB3" w:rsidRPr="00CE25AF" w:rsidRDefault="00522EB3" w:rsidP="004B3244">
            <w:pPr>
              <w:rPr>
                <w:rFonts w:cs="Arial"/>
                <w:lang w:val="en-US"/>
              </w:rPr>
            </w:pPr>
            <w:r w:rsidRPr="00CE25AF">
              <w:rPr>
                <w:rFonts w:cs="Arial"/>
                <w:lang w:val="en-US"/>
              </w:rPr>
              <w:t xml:space="preserve">Alarms </w:t>
            </w:r>
            <w:r w:rsidR="002C6F49" w:rsidRPr="00CE25AF">
              <w:rPr>
                <w:rFonts w:cs="Arial"/>
                <w:lang w:val="en-US"/>
              </w:rPr>
              <w:t>and</w:t>
            </w:r>
            <w:r w:rsidRPr="00CE25AF">
              <w:rPr>
                <w:rFonts w:cs="Arial"/>
                <w:lang w:val="en-US"/>
              </w:rPr>
              <w:t xml:space="preserve"> events </w:t>
            </w:r>
          </w:p>
        </w:tc>
        <w:tc>
          <w:tcPr>
            <w:tcW w:w="1126" w:type="dxa"/>
          </w:tcPr>
          <w:p w14:paraId="6661B637" w14:textId="77777777" w:rsidR="00522EB3" w:rsidRPr="00CE25AF" w:rsidRDefault="00522EB3" w:rsidP="004B3244">
            <w:pPr>
              <w:rPr>
                <w:rFonts w:cs="Arial"/>
                <w:lang w:val="en-US"/>
              </w:rPr>
            </w:pPr>
            <w:r w:rsidRPr="00CE25AF">
              <w:rPr>
                <w:rFonts w:cs="Arial"/>
                <w:lang w:val="en-US"/>
              </w:rPr>
              <w:t>Out</w:t>
            </w:r>
          </w:p>
        </w:tc>
        <w:tc>
          <w:tcPr>
            <w:tcW w:w="5667" w:type="dxa"/>
          </w:tcPr>
          <w:p w14:paraId="4D9855D0" w14:textId="77777777" w:rsidR="00522EB3" w:rsidRPr="00FD7BFD" w:rsidRDefault="00522EB3" w:rsidP="00FD7BFD">
            <w:pPr>
              <w:pStyle w:val="ListParagraph"/>
              <w:numPr>
                <w:ilvl w:val="0"/>
                <w:numId w:val="21"/>
              </w:numPr>
            </w:pPr>
            <w:r w:rsidRPr="00FD7BFD">
              <w:t>alarms and events management analog to distributed control systems (DCS)</w:t>
            </w:r>
          </w:p>
        </w:tc>
      </w:tr>
    </w:tbl>
    <w:p w14:paraId="53337812" w14:textId="77777777" w:rsidR="00522EB3" w:rsidRPr="00CE25AF" w:rsidRDefault="00522EB3" w:rsidP="00522EB3">
      <w:pPr>
        <w:rPr>
          <w:lang w:val="en-US"/>
        </w:rPr>
      </w:pPr>
    </w:p>
    <w:p w14:paraId="78921F48" w14:textId="6B4BC481" w:rsidR="00522EB3" w:rsidRPr="00CE25AF" w:rsidRDefault="00522EB3" w:rsidP="00522EB3">
      <w:pPr>
        <w:rPr>
          <w:b/>
          <w:lang w:val="en-US"/>
        </w:rPr>
      </w:pPr>
      <w:r w:rsidRPr="00CE25AF">
        <w:rPr>
          <w:b/>
          <w:lang w:val="en-US"/>
        </w:rPr>
        <w:t xml:space="preserve">Custom Event </w:t>
      </w:r>
      <w:r w:rsidR="00085004" w:rsidRPr="00CE25AF">
        <w:rPr>
          <w:b/>
          <w:lang w:val="en-US"/>
        </w:rPr>
        <w:t>T</w:t>
      </w:r>
      <w:r w:rsidRPr="00CE25AF">
        <w:rPr>
          <w:b/>
          <w:lang w:val="en-US"/>
        </w:rPr>
        <w:t>ypes</w:t>
      </w:r>
    </w:p>
    <w:p w14:paraId="18C6F7B5" w14:textId="2D139641" w:rsidR="00522EB3" w:rsidRPr="00CE25AF" w:rsidRDefault="00352FC8" w:rsidP="00522EB3">
      <w:pPr>
        <w:rPr>
          <w:lang w:val="en-US"/>
        </w:rPr>
      </w:pPr>
      <w:r w:rsidRPr="00CE25AF">
        <w:rPr>
          <w:lang w:val="en-US"/>
        </w:rPr>
        <w:t>C</w:t>
      </w:r>
      <w:r w:rsidR="00522EB3" w:rsidRPr="00CE25AF">
        <w:rPr>
          <w:lang w:val="en-US"/>
        </w:rPr>
        <w:t xml:space="preserve">ustom event types </w:t>
      </w:r>
      <w:r w:rsidRPr="00CE25AF">
        <w:rPr>
          <w:lang w:val="en-US"/>
        </w:rPr>
        <w:t xml:space="preserve">can be defined </w:t>
      </w:r>
      <w:r w:rsidR="00522EB3" w:rsidRPr="00CE25AF">
        <w:rPr>
          <w:lang w:val="en-US"/>
        </w:rPr>
        <w:t xml:space="preserve">by using a proprietary, but worldwide unique, </w:t>
      </w:r>
      <w:proofErr w:type="spellStart"/>
      <w:r w:rsidR="00522EB3" w:rsidRPr="00CE25AF">
        <w:rPr>
          <w:lang w:val="en-US"/>
        </w:rPr>
        <w:t>semanticId</w:t>
      </w:r>
      <w:proofErr w:type="spellEnd"/>
      <w:r w:rsidR="00522EB3" w:rsidRPr="00CE25AF">
        <w:rPr>
          <w:lang w:val="en-US"/>
        </w:rPr>
        <w:t xml:space="preserve"> for this event type. Such customized events can be sent or received by the software entity of the respective </w:t>
      </w:r>
      <w:r w:rsidRPr="00CE25AF">
        <w:rPr>
          <w:lang w:val="en-US"/>
        </w:rPr>
        <w:t>r</w:t>
      </w:r>
      <w:r w:rsidR="00522EB3" w:rsidRPr="00CE25AF">
        <w:rPr>
          <w:lang w:val="en-US"/>
        </w:rPr>
        <w:t>eferable, based on arbitrary conditions, triggers</w:t>
      </w:r>
      <w:r w:rsidRPr="00CE25AF">
        <w:rPr>
          <w:lang w:val="en-US"/>
        </w:rPr>
        <w:t>,</w:t>
      </w:r>
      <w:r w:rsidR="00522EB3" w:rsidRPr="00CE25AF">
        <w:rPr>
          <w:lang w:val="en-US"/>
        </w:rPr>
        <w:t xml:space="preserve"> or behavior. </w:t>
      </w:r>
      <w:r w:rsidRPr="00CE25AF">
        <w:rPr>
          <w:lang w:val="en-US"/>
        </w:rPr>
        <w:t xml:space="preserve">While </w:t>
      </w:r>
      <w:r w:rsidR="00522EB3" w:rsidRPr="00CE25AF">
        <w:rPr>
          <w:lang w:val="en-US"/>
        </w:rPr>
        <w:t xml:space="preserve">the general format of the event messages needs to comply </w:t>
      </w:r>
      <w:r w:rsidRPr="00CE25AF">
        <w:rPr>
          <w:lang w:val="en-US"/>
        </w:rPr>
        <w:t xml:space="preserve">with </w:t>
      </w:r>
      <w:r w:rsidR="00522EB3" w:rsidRPr="00CE25AF">
        <w:rPr>
          <w:lang w:val="en-US"/>
        </w:rPr>
        <w:t>this specification, the payload might be completely customized.</w:t>
      </w:r>
    </w:p>
    <w:p w14:paraId="2419999F" w14:textId="29B69F1E" w:rsidR="00522EB3" w:rsidRPr="00CE25AF" w:rsidRDefault="00522EB3" w:rsidP="00522EB3">
      <w:pPr>
        <w:rPr>
          <w:b/>
          <w:lang w:val="en-US"/>
        </w:rPr>
      </w:pPr>
      <w:r w:rsidRPr="00CE25AF">
        <w:rPr>
          <w:b/>
          <w:lang w:val="en-US"/>
        </w:rPr>
        <w:t xml:space="preserve">Event </w:t>
      </w:r>
      <w:r w:rsidR="00085004" w:rsidRPr="00CE25AF">
        <w:rPr>
          <w:b/>
          <w:lang w:val="en-US"/>
        </w:rPr>
        <w:t>S</w:t>
      </w:r>
      <w:r w:rsidRPr="00CE25AF">
        <w:rPr>
          <w:b/>
          <w:lang w:val="en-US"/>
        </w:rPr>
        <w:t>copes</w:t>
      </w:r>
    </w:p>
    <w:p w14:paraId="05272B74" w14:textId="7AFB0332" w:rsidR="00522EB3" w:rsidRPr="00CE25AF" w:rsidRDefault="00522EB3" w:rsidP="00522EB3">
      <w:pPr>
        <w:rPr>
          <w:lang w:val="en-US"/>
        </w:rPr>
      </w:pPr>
      <w:r w:rsidRPr="00CE25AF">
        <w:rPr>
          <w:lang w:val="en-US"/>
        </w:rPr>
        <w:t xml:space="preserve">Events can be stated with an </w:t>
      </w:r>
      <w:proofErr w:type="spellStart"/>
      <w:r w:rsidRPr="00CE25AF">
        <w:rPr>
          <w:i/>
          <w:lang w:val="en-US"/>
        </w:rPr>
        <w:t>observableReference</w:t>
      </w:r>
      <w:proofErr w:type="spellEnd"/>
      <w:r w:rsidRPr="00CE25AF">
        <w:rPr>
          <w:lang w:val="en-US"/>
        </w:rPr>
        <w:t xml:space="preserve"> to the </w:t>
      </w:r>
      <w:proofErr w:type="spellStart"/>
      <w:r w:rsidRPr="006C2047">
        <w:rPr>
          <w:i/>
          <w:lang w:val="en-US"/>
        </w:rPr>
        <w:t>Referables</w:t>
      </w:r>
      <w:proofErr w:type="spellEnd"/>
      <w:r w:rsidRPr="00CE25AF">
        <w:rPr>
          <w:lang w:val="en-US"/>
        </w:rPr>
        <w:t xml:space="preserve"> of Asset Administration Shell, </w:t>
      </w:r>
      <w:proofErr w:type="spellStart"/>
      <w:r w:rsidRPr="00CC651E">
        <w:rPr>
          <w:i/>
          <w:lang w:val="en-US"/>
        </w:rPr>
        <w:t>Submodel</w:t>
      </w:r>
      <w:r>
        <w:rPr>
          <w:lang w:val="en-US"/>
        </w:rPr>
        <w:t>s</w:t>
      </w:r>
      <w:proofErr w:type="spellEnd"/>
      <w:r w:rsidRPr="00CE25AF">
        <w:rPr>
          <w:lang w:val="en-US"/>
        </w:rPr>
        <w:t xml:space="preserve">, and </w:t>
      </w:r>
      <w:proofErr w:type="spellStart"/>
      <w:r w:rsidRPr="00CE25AF">
        <w:rPr>
          <w:i/>
          <w:lang w:val="en-US"/>
        </w:rPr>
        <w:t>SubmodelElements</w:t>
      </w:r>
      <w:proofErr w:type="spellEnd"/>
      <w:r w:rsidRPr="00CE25AF">
        <w:rPr>
          <w:i/>
          <w:lang w:val="en-US"/>
        </w:rPr>
        <w:t>.</w:t>
      </w:r>
      <w:r w:rsidRPr="00CE25AF">
        <w:rPr>
          <w:lang w:val="en-US"/>
        </w:rPr>
        <w:t xml:space="preserve"> These </w:t>
      </w:r>
      <w:proofErr w:type="spellStart"/>
      <w:r w:rsidR="00DB69D3" w:rsidRPr="00CE25AF">
        <w:rPr>
          <w:i/>
          <w:lang w:val="en-US"/>
        </w:rPr>
        <w:t>R</w:t>
      </w:r>
      <w:r w:rsidRPr="00CE25AF">
        <w:rPr>
          <w:i/>
          <w:lang w:val="en-US"/>
        </w:rPr>
        <w:t>eferables</w:t>
      </w:r>
      <w:proofErr w:type="spellEnd"/>
      <w:r w:rsidRPr="00CE25AF">
        <w:rPr>
          <w:lang w:val="en-US"/>
        </w:rPr>
        <w:t xml:space="preserve"> defin</w:t>
      </w:r>
      <w:r w:rsidR="00DB69D3" w:rsidRPr="00CE25AF">
        <w:rPr>
          <w:lang w:val="en-US"/>
        </w:rPr>
        <w:t>e</w:t>
      </w:r>
      <w:r w:rsidRPr="00CE25AF">
        <w:rPr>
          <w:lang w:val="en-US"/>
        </w:rPr>
        <w:t xml:space="preserve"> the scope of the events, which are to be received or sent.</w:t>
      </w:r>
      <w:r w:rsidR="00103477" w:rsidRPr="00CE25AF">
        <w:rPr>
          <w:lang w:val="en-US"/>
        </w:rPr>
        <w:t xml:space="preserve"> </w:t>
      </w:r>
      <w:r w:rsidR="00103477" w:rsidRPr="00CE25AF">
        <w:rPr>
          <w:lang w:val="en-US"/>
        </w:rPr>
        <w:fldChar w:fldCharType="begin"/>
      </w:r>
      <w:r w:rsidR="00103477" w:rsidRPr="00CE25AF">
        <w:rPr>
          <w:lang w:val="en-US"/>
        </w:rPr>
        <w:instrText xml:space="preserve"> REF _Ref113740928 \h </w:instrText>
      </w:r>
      <w:r w:rsidR="00103477" w:rsidRPr="00CE25AF">
        <w:rPr>
          <w:lang w:val="en-US"/>
        </w:rPr>
      </w:r>
      <w:r w:rsidR="00103477" w:rsidRPr="00CE25AF">
        <w:rPr>
          <w:lang w:val="en-US"/>
        </w:rPr>
        <w:fldChar w:fldCharType="separate"/>
      </w:r>
      <w:r w:rsidR="00F511DE" w:rsidRPr="00CE25AF">
        <w:t xml:space="preserve">Table </w:t>
      </w:r>
      <w:r w:rsidR="00F511DE">
        <w:rPr>
          <w:noProof/>
        </w:rPr>
        <w:t>5</w:t>
      </w:r>
      <w:r w:rsidR="00103477" w:rsidRPr="00CE25AF">
        <w:rPr>
          <w:lang w:val="en-US"/>
        </w:rPr>
        <w:fldChar w:fldCharType="end"/>
      </w:r>
      <w:r w:rsidR="00103477" w:rsidRPr="00CE25AF">
        <w:rPr>
          <w:lang w:val="en-US"/>
        </w:rPr>
        <w:t xml:space="preserve"> des</w:t>
      </w:r>
      <w:r w:rsidR="0027678E" w:rsidRPr="00CE25AF">
        <w:rPr>
          <w:lang w:val="en-US"/>
        </w:rPr>
        <w:t>c</w:t>
      </w:r>
      <w:r w:rsidR="00103477" w:rsidRPr="00CE25AF">
        <w:rPr>
          <w:lang w:val="en-US"/>
        </w:rPr>
        <w:t>ribes the different scopes of an event.</w:t>
      </w:r>
    </w:p>
    <w:p w14:paraId="7052EA26" w14:textId="0BEB234A" w:rsidR="00A908F2" w:rsidRPr="00CE25AF" w:rsidRDefault="00A908F2" w:rsidP="00110904">
      <w:pPr>
        <w:pStyle w:val="Caption"/>
      </w:pPr>
      <w:bookmarkStart w:id="685" w:name="_Ref113740928"/>
      <w:bookmarkStart w:id="686" w:name="_Toc125537780"/>
      <w:r w:rsidRPr="00CE25AF">
        <w:t xml:space="preserve">Table </w:t>
      </w:r>
      <w:r w:rsidR="007B4CE4" w:rsidRPr="00CE25AF">
        <w:fldChar w:fldCharType="begin"/>
      </w:r>
      <w:r w:rsidR="007B4CE4" w:rsidRPr="00CE25AF">
        <w:instrText xml:space="preserve"> SEQ Table \* ARABIC </w:instrText>
      </w:r>
      <w:r w:rsidR="007B4CE4" w:rsidRPr="00CE25AF">
        <w:fldChar w:fldCharType="separate"/>
      </w:r>
      <w:r w:rsidR="00F511DE">
        <w:rPr>
          <w:noProof/>
        </w:rPr>
        <w:t>5</w:t>
      </w:r>
      <w:r w:rsidR="007B4CE4" w:rsidRPr="00CE25AF">
        <w:fldChar w:fldCharType="end"/>
      </w:r>
      <w:bookmarkEnd w:id="685"/>
      <w:r w:rsidRPr="00CE25AF">
        <w:t xml:space="preserve"> Event Scopes</w:t>
      </w:r>
      <w:bookmarkEnd w:id="686"/>
    </w:p>
    <w:tbl>
      <w:tblPr>
        <w:tblStyle w:val="PI40Table"/>
        <w:tblW w:w="0" w:type="auto"/>
        <w:tblLook w:val="04A0" w:firstRow="1" w:lastRow="0" w:firstColumn="1" w:lastColumn="0" w:noHBand="0" w:noVBand="1"/>
      </w:tblPr>
      <w:tblGrid>
        <w:gridCol w:w="2830"/>
        <w:gridCol w:w="6232"/>
      </w:tblGrid>
      <w:tr w:rsidR="00522EB3" w:rsidRPr="00CE25AF" w14:paraId="3DCB09F4" w14:textId="77777777" w:rsidTr="00A908F2">
        <w:trPr>
          <w:cnfStyle w:val="100000000000" w:firstRow="1" w:lastRow="0" w:firstColumn="0" w:lastColumn="0" w:oddVBand="0" w:evenVBand="0" w:oddHBand="0" w:evenHBand="0" w:firstRowFirstColumn="0" w:firstRowLastColumn="0" w:lastRowFirstColumn="0" w:lastRowLastColumn="0"/>
          <w:tblHeader/>
        </w:trPr>
        <w:tc>
          <w:tcPr>
            <w:tcW w:w="2830" w:type="dxa"/>
          </w:tcPr>
          <w:p w14:paraId="4ABAA794" w14:textId="77777777" w:rsidR="00522EB3" w:rsidRPr="00CE25AF" w:rsidRDefault="00522EB3" w:rsidP="004B3244">
            <w:pPr>
              <w:rPr>
                <w:lang w:val="en-US"/>
              </w:rPr>
            </w:pPr>
            <w:r w:rsidRPr="00CE25AF">
              <w:rPr>
                <w:lang w:val="en-US"/>
              </w:rPr>
              <w:t>Event attached to ...</w:t>
            </w:r>
          </w:p>
        </w:tc>
        <w:tc>
          <w:tcPr>
            <w:tcW w:w="6232" w:type="dxa"/>
          </w:tcPr>
          <w:p w14:paraId="75BBB992" w14:textId="77777777" w:rsidR="00522EB3" w:rsidRPr="00CE25AF" w:rsidRDefault="00522EB3" w:rsidP="004B3244">
            <w:pPr>
              <w:rPr>
                <w:lang w:val="en-US"/>
              </w:rPr>
            </w:pPr>
            <w:r w:rsidRPr="00CE25AF">
              <w:rPr>
                <w:lang w:val="en-US"/>
              </w:rPr>
              <w:t>Scope</w:t>
            </w:r>
          </w:p>
        </w:tc>
      </w:tr>
      <w:tr w:rsidR="00522EB3" w:rsidRPr="00F1653A" w14:paraId="43022373" w14:textId="77777777" w:rsidTr="004B3244">
        <w:tc>
          <w:tcPr>
            <w:tcW w:w="2830" w:type="dxa"/>
          </w:tcPr>
          <w:p w14:paraId="3149AF7B" w14:textId="77777777" w:rsidR="00522EB3" w:rsidRPr="00CE25AF" w:rsidRDefault="00522EB3" w:rsidP="004B3244">
            <w:pPr>
              <w:rPr>
                <w:lang w:val="en-US"/>
              </w:rPr>
            </w:pPr>
            <w:proofErr w:type="spellStart"/>
            <w:r w:rsidRPr="00CE25AF">
              <w:rPr>
                <w:lang w:val="en-US"/>
              </w:rPr>
              <w:t>AssetAdministrationShell</w:t>
            </w:r>
            <w:proofErr w:type="spellEnd"/>
          </w:p>
        </w:tc>
        <w:tc>
          <w:tcPr>
            <w:tcW w:w="6232" w:type="dxa"/>
          </w:tcPr>
          <w:p w14:paraId="72DDD35A" w14:textId="07E38FB6" w:rsidR="00522EB3" w:rsidRPr="00CE25AF" w:rsidRDefault="00522EB3" w:rsidP="004B3244">
            <w:pPr>
              <w:rPr>
                <w:lang w:val="en-US"/>
              </w:rPr>
            </w:pPr>
            <w:r w:rsidRPr="00CE25AF">
              <w:rPr>
                <w:lang w:val="en-US"/>
              </w:rPr>
              <w:t xml:space="preserve">This event </w:t>
            </w:r>
            <w:r w:rsidR="00DB69D3" w:rsidRPr="00CE25AF">
              <w:rPr>
                <w:lang w:val="en-US"/>
              </w:rPr>
              <w:t>monitors/represents</w:t>
            </w:r>
            <w:r w:rsidRPr="00CE25AF">
              <w:rPr>
                <w:lang w:val="en-US"/>
              </w:rPr>
              <w:t xml:space="preserve"> all logical elements of an Administration Shell, such as </w:t>
            </w:r>
            <w:proofErr w:type="spellStart"/>
            <w:r w:rsidRPr="00CE25AF">
              <w:rPr>
                <w:i/>
                <w:lang w:val="en-US"/>
              </w:rPr>
              <w:t>AssetAdministrationShell</w:t>
            </w:r>
            <w:proofErr w:type="spellEnd"/>
            <w:r w:rsidRPr="00CE25AF">
              <w:rPr>
                <w:i/>
                <w:lang w:val="en-US"/>
              </w:rPr>
              <w:t xml:space="preserve">, </w:t>
            </w:r>
            <w:proofErr w:type="spellStart"/>
            <w:r w:rsidRPr="00CE25AF">
              <w:rPr>
                <w:i/>
                <w:lang w:val="en-US"/>
              </w:rPr>
              <w:t>AssetInformation</w:t>
            </w:r>
            <w:proofErr w:type="spellEnd"/>
            <w:r w:rsidRPr="00CE25AF">
              <w:rPr>
                <w:i/>
                <w:lang w:val="en-US"/>
              </w:rPr>
              <w:t xml:space="preserve">, </w:t>
            </w:r>
            <w:proofErr w:type="spellStart"/>
            <w:r w:rsidRPr="00CE25AF">
              <w:rPr>
                <w:i/>
                <w:lang w:val="en-US"/>
              </w:rPr>
              <w:t>Submodels</w:t>
            </w:r>
            <w:proofErr w:type="spellEnd"/>
            <w:r w:rsidRPr="00CE25AF">
              <w:rPr>
                <w:lang w:val="en-US"/>
              </w:rPr>
              <w:t>.</w:t>
            </w:r>
          </w:p>
        </w:tc>
      </w:tr>
      <w:tr w:rsidR="00522EB3" w:rsidRPr="00F1653A" w14:paraId="0A5227C5" w14:textId="77777777" w:rsidTr="004B3244">
        <w:tc>
          <w:tcPr>
            <w:tcW w:w="2830" w:type="dxa"/>
          </w:tcPr>
          <w:p w14:paraId="4416C114" w14:textId="77777777" w:rsidR="00522EB3" w:rsidRPr="00CE25AF" w:rsidRDefault="00522EB3" w:rsidP="004B3244">
            <w:pPr>
              <w:rPr>
                <w:lang w:val="en-US"/>
              </w:rPr>
            </w:pPr>
            <w:proofErr w:type="spellStart"/>
            <w:r w:rsidRPr="00CE25AF">
              <w:rPr>
                <w:lang w:val="en-US"/>
              </w:rPr>
              <w:t>Submodel</w:t>
            </w:r>
            <w:proofErr w:type="spellEnd"/>
          </w:p>
        </w:tc>
        <w:tc>
          <w:tcPr>
            <w:tcW w:w="6232" w:type="dxa"/>
          </w:tcPr>
          <w:p w14:paraId="37F9EEFD" w14:textId="400CE3E7" w:rsidR="00522EB3" w:rsidRPr="00CE25AF" w:rsidRDefault="00522EB3" w:rsidP="004B3244">
            <w:pPr>
              <w:rPr>
                <w:lang w:val="en-US"/>
              </w:rPr>
            </w:pPr>
            <w:r w:rsidRPr="00CE25AF">
              <w:rPr>
                <w:lang w:val="en-US"/>
              </w:rPr>
              <w:t xml:space="preserve">This event </w:t>
            </w:r>
            <w:r w:rsidR="00C21C4D" w:rsidRPr="00CE25AF">
              <w:rPr>
                <w:lang w:val="en-US"/>
              </w:rPr>
              <w:t xml:space="preserve">monitors/represents </w:t>
            </w:r>
            <w:r w:rsidRPr="00CE25AF">
              <w:rPr>
                <w:lang w:val="en-US"/>
              </w:rPr>
              <w:t xml:space="preserve">all logical elements of the respective </w:t>
            </w:r>
            <w:proofErr w:type="spellStart"/>
            <w:r w:rsidRPr="00CE25AF">
              <w:rPr>
                <w:i/>
                <w:lang w:val="en-US"/>
              </w:rPr>
              <w:t>Submodel</w:t>
            </w:r>
            <w:proofErr w:type="spellEnd"/>
            <w:r w:rsidRPr="00CE25AF">
              <w:rPr>
                <w:lang w:val="en-US"/>
              </w:rPr>
              <w:t xml:space="preserve"> and all logical dependents.</w:t>
            </w:r>
          </w:p>
        </w:tc>
      </w:tr>
      <w:tr w:rsidR="00522EB3" w:rsidRPr="00F1653A" w14:paraId="489B2BB0" w14:textId="77777777" w:rsidTr="004B3244">
        <w:tc>
          <w:tcPr>
            <w:tcW w:w="2830" w:type="dxa"/>
          </w:tcPr>
          <w:p w14:paraId="0CCC6B77" w14:textId="77777777" w:rsidR="00522EB3" w:rsidRPr="00CE25AF" w:rsidRDefault="00522EB3" w:rsidP="004B3244">
            <w:pPr>
              <w:rPr>
                <w:lang w:val="en-US"/>
              </w:rPr>
            </w:pPr>
            <w:proofErr w:type="spellStart"/>
            <w:r w:rsidRPr="00CE25AF">
              <w:rPr>
                <w:lang w:val="en-US"/>
              </w:rPr>
              <w:t>SubmodelElementList</w:t>
            </w:r>
            <w:proofErr w:type="spellEnd"/>
            <w:r w:rsidRPr="00CE25AF">
              <w:rPr>
                <w:lang w:val="en-US"/>
              </w:rPr>
              <w:t xml:space="preserve"> and </w:t>
            </w:r>
            <w:proofErr w:type="spellStart"/>
            <w:r w:rsidRPr="00CE25AF">
              <w:rPr>
                <w:lang w:val="en-US"/>
              </w:rPr>
              <w:t>SubmodelElementCollection</w:t>
            </w:r>
            <w:proofErr w:type="spellEnd"/>
            <w:r w:rsidRPr="00CE25AF">
              <w:rPr>
                <w:lang w:val="en-US"/>
              </w:rPr>
              <w:t xml:space="preserve"> and Entity</w:t>
            </w:r>
          </w:p>
        </w:tc>
        <w:tc>
          <w:tcPr>
            <w:tcW w:w="6232" w:type="dxa"/>
          </w:tcPr>
          <w:p w14:paraId="19435EDE" w14:textId="16B07CE2" w:rsidR="00522EB3" w:rsidRPr="00CE25AF" w:rsidRDefault="00522EB3" w:rsidP="004B3244">
            <w:pPr>
              <w:rPr>
                <w:lang w:val="en-US"/>
              </w:rPr>
            </w:pPr>
            <w:r w:rsidRPr="00CE25AF">
              <w:rPr>
                <w:lang w:val="en-US"/>
              </w:rPr>
              <w:t>This event</w:t>
            </w:r>
            <w:r w:rsidR="00C21C4D" w:rsidRPr="00CE25AF">
              <w:rPr>
                <w:lang w:val="en-US"/>
              </w:rPr>
              <w:t xml:space="preserve"> monitors/represents</w:t>
            </w:r>
            <w:r w:rsidRPr="00CE25AF">
              <w:rPr>
                <w:lang w:val="en-US"/>
              </w:rPr>
              <w:t xml:space="preserve"> all logical elements of the respective </w:t>
            </w:r>
            <w:proofErr w:type="spellStart"/>
            <w:r w:rsidRPr="00CE25AF">
              <w:rPr>
                <w:i/>
                <w:lang w:val="en-US"/>
              </w:rPr>
              <w:t>SubmodelElementCollection</w:t>
            </w:r>
            <w:proofErr w:type="spellEnd"/>
            <w:r w:rsidRPr="00CE25AF">
              <w:rPr>
                <w:i/>
                <w:lang w:val="en-US"/>
              </w:rPr>
              <w:t xml:space="preserve">, </w:t>
            </w:r>
            <w:proofErr w:type="spellStart"/>
            <w:r w:rsidRPr="00CE25AF">
              <w:rPr>
                <w:i/>
                <w:lang w:val="en-US"/>
              </w:rPr>
              <w:t>SubmodelElementList</w:t>
            </w:r>
            <w:proofErr w:type="spellEnd"/>
            <w:r w:rsidRPr="00CE25AF">
              <w:rPr>
                <w:i/>
                <w:lang w:val="en-US"/>
              </w:rPr>
              <w:t xml:space="preserve"> or Entity</w:t>
            </w:r>
            <w:r w:rsidRPr="00CE25AF">
              <w:rPr>
                <w:lang w:val="en-US"/>
              </w:rPr>
              <w:t xml:space="preserve"> and all logical dependents (value or statement resp.).</w:t>
            </w:r>
          </w:p>
        </w:tc>
      </w:tr>
      <w:tr w:rsidR="00522EB3" w:rsidRPr="00F1653A" w14:paraId="1A1286EE" w14:textId="77777777" w:rsidTr="004B3244">
        <w:tc>
          <w:tcPr>
            <w:tcW w:w="2830" w:type="dxa"/>
          </w:tcPr>
          <w:p w14:paraId="03E7CBE5" w14:textId="77777777" w:rsidR="00522EB3" w:rsidRPr="00CE25AF" w:rsidRDefault="00522EB3" w:rsidP="004B3244">
            <w:pPr>
              <w:rPr>
                <w:lang w:val="en-US"/>
              </w:rPr>
            </w:pPr>
            <w:proofErr w:type="spellStart"/>
            <w:r w:rsidRPr="00CE25AF">
              <w:rPr>
                <w:lang w:val="en-US"/>
              </w:rPr>
              <w:t>SubmodelElement</w:t>
            </w:r>
            <w:proofErr w:type="spellEnd"/>
            <w:r w:rsidRPr="00CE25AF">
              <w:rPr>
                <w:lang w:val="en-US"/>
              </w:rPr>
              <w:t xml:space="preserve"> (others)</w:t>
            </w:r>
          </w:p>
        </w:tc>
        <w:tc>
          <w:tcPr>
            <w:tcW w:w="6232" w:type="dxa"/>
          </w:tcPr>
          <w:p w14:paraId="6E85B235" w14:textId="10AAA3AD" w:rsidR="00522EB3" w:rsidRPr="00CE25AF" w:rsidRDefault="00522EB3" w:rsidP="004B3244">
            <w:pPr>
              <w:rPr>
                <w:lang w:val="en-US"/>
              </w:rPr>
            </w:pPr>
            <w:r w:rsidRPr="00CE25AF">
              <w:rPr>
                <w:lang w:val="en-US"/>
              </w:rPr>
              <w:t xml:space="preserve">This event </w:t>
            </w:r>
            <w:r w:rsidR="00C21C4D" w:rsidRPr="00CE25AF">
              <w:rPr>
                <w:lang w:val="en-US"/>
              </w:rPr>
              <w:t>monitors/represents</w:t>
            </w:r>
            <w:r w:rsidRPr="00CE25AF">
              <w:rPr>
                <w:lang w:val="en-US"/>
              </w:rPr>
              <w:t xml:space="preserve"> a single atomic </w:t>
            </w:r>
            <w:proofErr w:type="spellStart"/>
            <w:r w:rsidRPr="00CE25AF">
              <w:rPr>
                <w:i/>
                <w:lang w:val="en-US"/>
              </w:rPr>
              <w:t>SubmodelElement</w:t>
            </w:r>
            <w:proofErr w:type="spellEnd"/>
            <w:r w:rsidRPr="00CE25AF">
              <w:rPr>
                <w:lang w:val="en-US"/>
              </w:rPr>
              <w:t xml:space="preserve">, e.g. a data element which might include the contents of a </w:t>
            </w:r>
            <w:r w:rsidRPr="00CE25AF">
              <w:rPr>
                <w:i/>
                <w:lang w:val="en-US"/>
              </w:rPr>
              <w:t>Blob</w:t>
            </w:r>
            <w:r w:rsidRPr="00CE25AF">
              <w:rPr>
                <w:lang w:val="en-US"/>
              </w:rPr>
              <w:t xml:space="preserve"> or </w:t>
            </w:r>
            <w:r w:rsidRPr="00CE25AF">
              <w:rPr>
                <w:i/>
                <w:lang w:val="en-US"/>
              </w:rPr>
              <w:t>File</w:t>
            </w:r>
            <w:r w:rsidRPr="00CE25AF">
              <w:rPr>
                <w:lang w:val="en-US"/>
              </w:rPr>
              <w:t>.</w:t>
            </w:r>
          </w:p>
        </w:tc>
      </w:tr>
    </w:tbl>
    <w:bookmarkStart w:id="687" w:name="_Toc529028753"/>
    <w:bookmarkStart w:id="688" w:name="_Toc529029366"/>
    <w:bookmarkStart w:id="689" w:name="_Toc529036401"/>
    <w:bookmarkStart w:id="690" w:name="_Toc529037033"/>
    <w:bookmarkStart w:id="691" w:name="_Toc529037665"/>
    <w:bookmarkStart w:id="692" w:name="_Toc529038296"/>
    <w:bookmarkStart w:id="693" w:name="_Toc529028754"/>
    <w:bookmarkStart w:id="694" w:name="_Toc529029367"/>
    <w:bookmarkStart w:id="695" w:name="_Toc529036402"/>
    <w:bookmarkStart w:id="696" w:name="_Toc529037034"/>
    <w:bookmarkStart w:id="697" w:name="_Toc529037666"/>
    <w:bookmarkStart w:id="698" w:name="_Toc529038297"/>
    <w:bookmarkStart w:id="699" w:name="_Toc529028755"/>
    <w:bookmarkStart w:id="700" w:name="_Toc529029368"/>
    <w:bookmarkStart w:id="701" w:name="_Toc529036403"/>
    <w:bookmarkStart w:id="702" w:name="_Toc529037035"/>
    <w:bookmarkStart w:id="703" w:name="_Toc529037667"/>
    <w:bookmarkStart w:id="704" w:name="_Toc529038298"/>
    <w:bookmarkStart w:id="705" w:name="_Toc529028756"/>
    <w:bookmarkStart w:id="706" w:name="_Toc529029369"/>
    <w:bookmarkStart w:id="707" w:name="_Toc529036404"/>
    <w:bookmarkStart w:id="708" w:name="_Toc529037036"/>
    <w:bookmarkStart w:id="709" w:name="_Toc529037668"/>
    <w:bookmarkStart w:id="710" w:name="_Toc529038299"/>
    <w:bookmarkStart w:id="711" w:name="_Toc529028757"/>
    <w:bookmarkStart w:id="712" w:name="_Toc529029370"/>
    <w:bookmarkStart w:id="713" w:name="_Toc529036405"/>
    <w:bookmarkStart w:id="714" w:name="_Toc529037037"/>
    <w:bookmarkStart w:id="715" w:name="_Toc529037669"/>
    <w:bookmarkStart w:id="716" w:name="_Toc529038300"/>
    <w:bookmarkStart w:id="717" w:name="_Toc529028758"/>
    <w:bookmarkStart w:id="718" w:name="_Toc529029371"/>
    <w:bookmarkStart w:id="719" w:name="_Toc529036406"/>
    <w:bookmarkStart w:id="720" w:name="_Toc529037038"/>
    <w:bookmarkStart w:id="721" w:name="_Toc529037670"/>
    <w:bookmarkStart w:id="722" w:name="_Toc529038301"/>
    <w:bookmarkStart w:id="723" w:name="_Toc529028759"/>
    <w:bookmarkStart w:id="724" w:name="_Toc529029372"/>
    <w:bookmarkStart w:id="725" w:name="_Toc529036407"/>
    <w:bookmarkStart w:id="726" w:name="_Toc529037039"/>
    <w:bookmarkStart w:id="727" w:name="_Toc529037671"/>
    <w:bookmarkStart w:id="728" w:name="_Toc529038302"/>
    <w:bookmarkStart w:id="729" w:name="_Toc529028760"/>
    <w:bookmarkStart w:id="730" w:name="_Toc529029373"/>
    <w:bookmarkStart w:id="731" w:name="_Toc529036408"/>
    <w:bookmarkStart w:id="732" w:name="_Toc529037040"/>
    <w:bookmarkStart w:id="733" w:name="_Toc529037672"/>
    <w:bookmarkStart w:id="734" w:name="_Toc529038303"/>
    <w:bookmarkStart w:id="735" w:name="_Toc529028761"/>
    <w:bookmarkStart w:id="736" w:name="_Toc529029374"/>
    <w:bookmarkStart w:id="737" w:name="_Toc529036409"/>
    <w:bookmarkStart w:id="738" w:name="_Toc529037041"/>
    <w:bookmarkStart w:id="739" w:name="_Toc529037673"/>
    <w:bookmarkStart w:id="740" w:name="_Toc529038304"/>
    <w:bookmarkStart w:id="741" w:name="_Toc529028762"/>
    <w:bookmarkStart w:id="742" w:name="_Toc529029375"/>
    <w:bookmarkStart w:id="743" w:name="_Toc529036410"/>
    <w:bookmarkStart w:id="744" w:name="_Toc529037042"/>
    <w:bookmarkStart w:id="745" w:name="_Toc529037674"/>
    <w:bookmarkStart w:id="746" w:name="_Toc529038305"/>
    <w:bookmarkStart w:id="747" w:name="_Toc529028763"/>
    <w:bookmarkStart w:id="748" w:name="_Toc529029376"/>
    <w:bookmarkStart w:id="749" w:name="_Toc529036411"/>
    <w:bookmarkStart w:id="750" w:name="_Toc529037043"/>
    <w:bookmarkStart w:id="751" w:name="_Toc529037675"/>
    <w:bookmarkStart w:id="752" w:name="_Toc529038306"/>
    <w:bookmarkStart w:id="753" w:name="_Toc529028764"/>
    <w:bookmarkStart w:id="754" w:name="_Toc529029377"/>
    <w:bookmarkStart w:id="755" w:name="_Toc529036412"/>
    <w:bookmarkStart w:id="756" w:name="_Toc529037044"/>
    <w:bookmarkStart w:id="757" w:name="_Toc529037676"/>
    <w:bookmarkStart w:id="758" w:name="_Toc529038307"/>
    <w:bookmarkStart w:id="759" w:name="_Toc529028765"/>
    <w:bookmarkStart w:id="760" w:name="_Toc529029378"/>
    <w:bookmarkStart w:id="761" w:name="_Toc529036413"/>
    <w:bookmarkStart w:id="762" w:name="_Toc529037045"/>
    <w:bookmarkStart w:id="763" w:name="_Toc529037677"/>
    <w:bookmarkStart w:id="764" w:name="_Toc529038308"/>
    <w:bookmarkStart w:id="765" w:name="_Toc529028766"/>
    <w:bookmarkStart w:id="766" w:name="_Toc529029379"/>
    <w:bookmarkStart w:id="767" w:name="_Toc529036414"/>
    <w:bookmarkStart w:id="768" w:name="_Toc529037046"/>
    <w:bookmarkStart w:id="769" w:name="_Toc529037678"/>
    <w:bookmarkStart w:id="770" w:name="_Toc529038309"/>
    <w:bookmarkStart w:id="771" w:name="_Toc529028767"/>
    <w:bookmarkStart w:id="772" w:name="_Toc529029380"/>
    <w:bookmarkStart w:id="773" w:name="_Toc529036415"/>
    <w:bookmarkStart w:id="774" w:name="_Toc529037047"/>
    <w:bookmarkStart w:id="775" w:name="_Toc529037679"/>
    <w:bookmarkStart w:id="776" w:name="_Toc529038310"/>
    <w:bookmarkStart w:id="777" w:name="_Toc529028768"/>
    <w:bookmarkStart w:id="778" w:name="_Toc529029381"/>
    <w:bookmarkStart w:id="779" w:name="_Toc529036416"/>
    <w:bookmarkStart w:id="780" w:name="_Toc529037048"/>
    <w:bookmarkStart w:id="781" w:name="_Toc529037680"/>
    <w:bookmarkStart w:id="782" w:name="_Toc529038311"/>
    <w:bookmarkStart w:id="783" w:name="_Toc529028769"/>
    <w:bookmarkStart w:id="784" w:name="_Toc529029382"/>
    <w:bookmarkStart w:id="785" w:name="_Toc529036417"/>
    <w:bookmarkStart w:id="786" w:name="_Toc529037049"/>
    <w:bookmarkStart w:id="787" w:name="_Toc529037681"/>
    <w:bookmarkStart w:id="788" w:name="_Toc529038312"/>
    <w:bookmarkStart w:id="789" w:name="_Toc529028770"/>
    <w:bookmarkStart w:id="790" w:name="_Toc529029383"/>
    <w:bookmarkStart w:id="791" w:name="_Toc529036418"/>
    <w:bookmarkStart w:id="792" w:name="_Toc529037050"/>
    <w:bookmarkStart w:id="793" w:name="_Toc529037682"/>
    <w:bookmarkStart w:id="794" w:name="_Toc529038313"/>
    <w:bookmarkStart w:id="795" w:name="_Toc529028771"/>
    <w:bookmarkStart w:id="796" w:name="_Toc529029384"/>
    <w:bookmarkStart w:id="797" w:name="_Toc529036419"/>
    <w:bookmarkStart w:id="798" w:name="_Toc529037051"/>
    <w:bookmarkStart w:id="799" w:name="_Toc529037683"/>
    <w:bookmarkStart w:id="800" w:name="_Toc529038314"/>
    <w:bookmarkStart w:id="801" w:name="_Toc529028772"/>
    <w:bookmarkStart w:id="802" w:name="_Toc529029385"/>
    <w:bookmarkStart w:id="803" w:name="_Toc529036420"/>
    <w:bookmarkStart w:id="804" w:name="_Toc529037052"/>
    <w:bookmarkStart w:id="805" w:name="_Toc529037684"/>
    <w:bookmarkStart w:id="806" w:name="_Toc529038315"/>
    <w:bookmarkStart w:id="807" w:name="_Toc529028773"/>
    <w:bookmarkStart w:id="808" w:name="_Toc529029386"/>
    <w:bookmarkStart w:id="809" w:name="_Toc529036421"/>
    <w:bookmarkStart w:id="810" w:name="_Toc529037053"/>
    <w:bookmarkStart w:id="811" w:name="_Toc529037685"/>
    <w:bookmarkStart w:id="812" w:name="_Toc529038316"/>
    <w:bookmarkStart w:id="813" w:name="_Toc529028774"/>
    <w:bookmarkStart w:id="814" w:name="_Toc529029387"/>
    <w:bookmarkStart w:id="815" w:name="_Toc529036422"/>
    <w:bookmarkStart w:id="816" w:name="_Toc529037054"/>
    <w:bookmarkStart w:id="817" w:name="_Toc529037686"/>
    <w:bookmarkStart w:id="818" w:name="_Toc529038317"/>
    <w:bookmarkStart w:id="819" w:name="_Toc529028775"/>
    <w:bookmarkStart w:id="820" w:name="_Toc529029388"/>
    <w:bookmarkStart w:id="821" w:name="_Toc529036423"/>
    <w:bookmarkStart w:id="822" w:name="_Toc529037055"/>
    <w:bookmarkStart w:id="823" w:name="_Toc529037687"/>
    <w:bookmarkStart w:id="824" w:name="_Toc529038318"/>
    <w:bookmarkStart w:id="825" w:name="_Toc529028776"/>
    <w:bookmarkStart w:id="826" w:name="_Toc529029389"/>
    <w:bookmarkStart w:id="827" w:name="_Toc529036424"/>
    <w:bookmarkStart w:id="828" w:name="_Toc529037056"/>
    <w:bookmarkStart w:id="829" w:name="_Toc529037688"/>
    <w:bookmarkStart w:id="830" w:name="_Toc529038319"/>
    <w:bookmarkStart w:id="831" w:name="_Toc529028777"/>
    <w:bookmarkStart w:id="832" w:name="_Toc529029390"/>
    <w:bookmarkStart w:id="833" w:name="_Toc529036425"/>
    <w:bookmarkStart w:id="834" w:name="_Toc529037057"/>
    <w:bookmarkStart w:id="835" w:name="_Toc529037689"/>
    <w:bookmarkStart w:id="836" w:name="_Toc529038320"/>
    <w:bookmarkStart w:id="837" w:name="_Toc529028778"/>
    <w:bookmarkStart w:id="838" w:name="_Toc529029391"/>
    <w:bookmarkStart w:id="839" w:name="_Toc529036426"/>
    <w:bookmarkStart w:id="840" w:name="_Toc529037058"/>
    <w:bookmarkStart w:id="841" w:name="_Toc529037690"/>
    <w:bookmarkStart w:id="842" w:name="_Toc529038321"/>
    <w:bookmarkStart w:id="843" w:name="_Toc529028779"/>
    <w:bookmarkStart w:id="844" w:name="_Toc529029392"/>
    <w:bookmarkStart w:id="845" w:name="_Toc529036427"/>
    <w:bookmarkStart w:id="846" w:name="_Toc529037059"/>
    <w:bookmarkStart w:id="847" w:name="_Toc529037691"/>
    <w:bookmarkStart w:id="848" w:name="_Toc529038322"/>
    <w:bookmarkStart w:id="849" w:name="_Toc529028780"/>
    <w:bookmarkStart w:id="850" w:name="_Toc529029393"/>
    <w:bookmarkStart w:id="851" w:name="_Toc529036428"/>
    <w:bookmarkStart w:id="852" w:name="_Toc529037060"/>
    <w:bookmarkStart w:id="853" w:name="_Toc529037692"/>
    <w:bookmarkStart w:id="854" w:name="_Toc529038323"/>
    <w:bookmarkStart w:id="855" w:name="_Toc529028781"/>
    <w:bookmarkStart w:id="856" w:name="_Toc529029394"/>
    <w:bookmarkStart w:id="857" w:name="_Toc529036429"/>
    <w:bookmarkStart w:id="858" w:name="_Toc529037061"/>
    <w:bookmarkStart w:id="859" w:name="_Toc529037693"/>
    <w:bookmarkStart w:id="860" w:name="_Toc529038324"/>
    <w:bookmarkStart w:id="861" w:name="_Toc529028782"/>
    <w:bookmarkStart w:id="862" w:name="_Toc529029395"/>
    <w:bookmarkStart w:id="863" w:name="_Toc529036430"/>
    <w:bookmarkStart w:id="864" w:name="_Toc529037062"/>
    <w:bookmarkStart w:id="865" w:name="_Toc529037694"/>
    <w:bookmarkStart w:id="866" w:name="_Toc529038325"/>
    <w:bookmarkStart w:id="867" w:name="_Toc529028783"/>
    <w:bookmarkStart w:id="868" w:name="_Toc529029396"/>
    <w:bookmarkStart w:id="869" w:name="_Toc529036431"/>
    <w:bookmarkStart w:id="870" w:name="_Toc529037063"/>
    <w:bookmarkStart w:id="871" w:name="_Toc529037695"/>
    <w:bookmarkStart w:id="872" w:name="_Toc529038326"/>
    <w:bookmarkStart w:id="873" w:name="_Toc529028784"/>
    <w:bookmarkStart w:id="874" w:name="_Toc529029397"/>
    <w:bookmarkStart w:id="875" w:name="_Toc529036432"/>
    <w:bookmarkStart w:id="876" w:name="_Toc529037064"/>
    <w:bookmarkStart w:id="877" w:name="_Toc529037696"/>
    <w:bookmarkStart w:id="878" w:name="_Toc529038327"/>
    <w:bookmarkStart w:id="879" w:name="_Toc529028785"/>
    <w:bookmarkStart w:id="880" w:name="_Toc529029398"/>
    <w:bookmarkStart w:id="881" w:name="_Toc529036433"/>
    <w:bookmarkStart w:id="882" w:name="_Toc529037065"/>
    <w:bookmarkStart w:id="883" w:name="_Toc529037697"/>
    <w:bookmarkStart w:id="884" w:name="_Toc529038328"/>
    <w:bookmarkStart w:id="885" w:name="_Toc529028786"/>
    <w:bookmarkStart w:id="886" w:name="_Toc529029399"/>
    <w:bookmarkStart w:id="887" w:name="_Toc529036434"/>
    <w:bookmarkStart w:id="888" w:name="_Toc529037066"/>
    <w:bookmarkStart w:id="889" w:name="_Toc529037698"/>
    <w:bookmarkStart w:id="890" w:name="_Toc529038329"/>
    <w:bookmarkStart w:id="891" w:name="_Toc529028787"/>
    <w:bookmarkStart w:id="892" w:name="_Toc529029400"/>
    <w:bookmarkStart w:id="893" w:name="_Toc529036435"/>
    <w:bookmarkStart w:id="894" w:name="_Toc529037067"/>
    <w:bookmarkStart w:id="895" w:name="_Toc529037699"/>
    <w:bookmarkStart w:id="896" w:name="_Toc529038330"/>
    <w:bookmarkStart w:id="897" w:name="_Toc529028788"/>
    <w:bookmarkStart w:id="898" w:name="_Toc529029401"/>
    <w:bookmarkStart w:id="899" w:name="_Toc529036436"/>
    <w:bookmarkStart w:id="900" w:name="_Toc529037068"/>
    <w:bookmarkStart w:id="901" w:name="_Toc529037700"/>
    <w:bookmarkStart w:id="902" w:name="_Toc529038331"/>
    <w:bookmarkStart w:id="903" w:name="_Toc529028789"/>
    <w:bookmarkStart w:id="904" w:name="_Toc529029402"/>
    <w:bookmarkStart w:id="905" w:name="_Toc529036437"/>
    <w:bookmarkStart w:id="906" w:name="_Toc529037069"/>
    <w:bookmarkStart w:id="907" w:name="_Toc529037701"/>
    <w:bookmarkStart w:id="908" w:name="_Toc529038332"/>
    <w:bookmarkStart w:id="909" w:name="_Toc529028790"/>
    <w:bookmarkStart w:id="910" w:name="_Toc529029403"/>
    <w:bookmarkStart w:id="911" w:name="_Toc529036438"/>
    <w:bookmarkStart w:id="912" w:name="_Toc529037070"/>
    <w:bookmarkStart w:id="913" w:name="_Toc529037702"/>
    <w:bookmarkStart w:id="914" w:name="_Toc529038333"/>
    <w:bookmarkStart w:id="915" w:name="_Toc529028791"/>
    <w:bookmarkStart w:id="916" w:name="_Toc529029404"/>
    <w:bookmarkStart w:id="917" w:name="_Toc529036439"/>
    <w:bookmarkStart w:id="918" w:name="_Toc529037071"/>
    <w:bookmarkStart w:id="919" w:name="_Toc529037703"/>
    <w:bookmarkStart w:id="920" w:name="_Toc529038334"/>
    <w:bookmarkStart w:id="921" w:name="_Toc529028792"/>
    <w:bookmarkStart w:id="922" w:name="_Toc529029405"/>
    <w:bookmarkStart w:id="923" w:name="_Toc529036440"/>
    <w:bookmarkStart w:id="924" w:name="_Toc529037072"/>
    <w:bookmarkStart w:id="925" w:name="_Toc529037704"/>
    <w:bookmarkStart w:id="926" w:name="_Toc529038335"/>
    <w:bookmarkStart w:id="927" w:name="_Toc529028793"/>
    <w:bookmarkStart w:id="928" w:name="_Toc529029406"/>
    <w:bookmarkStart w:id="929" w:name="_Toc529036441"/>
    <w:bookmarkStart w:id="930" w:name="_Toc529037073"/>
    <w:bookmarkStart w:id="931" w:name="_Toc529037705"/>
    <w:bookmarkStart w:id="932" w:name="_Toc529038336"/>
    <w:bookmarkStart w:id="933" w:name="_Toc529028794"/>
    <w:bookmarkStart w:id="934" w:name="_Toc529029407"/>
    <w:bookmarkStart w:id="935" w:name="_Toc529036442"/>
    <w:bookmarkStart w:id="936" w:name="_Toc529037074"/>
    <w:bookmarkStart w:id="937" w:name="_Toc529037706"/>
    <w:bookmarkStart w:id="938" w:name="_Toc529038337"/>
    <w:bookmarkStart w:id="939" w:name="_Toc529028795"/>
    <w:bookmarkStart w:id="940" w:name="_Toc529029408"/>
    <w:bookmarkStart w:id="941" w:name="_Toc529036443"/>
    <w:bookmarkStart w:id="942" w:name="_Toc529037075"/>
    <w:bookmarkStart w:id="943" w:name="_Toc529037707"/>
    <w:bookmarkStart w:id="944" w:name="_Toc529038338"/>
    <w:bookmarkStart w:id="945" w:name="_Toc529028796"/>
    <w:bookmarkStart w:id="946" w:name="_Toc529029409"/>
    <w:bookmarkStart w:id="947" w:name="_Toc529036444"/>
    <w:bookmarkStart w:id="948" w:name="_Toc529037076"/>
    <w:bookmarkStart w:id="949" w:name="_Toc529037708"/>
    <w:bookmarkStart w:id="950" w:name="_Toc529038339"/>
    <w:bookmarkStart w:id="951" w:name="_Toc529028797"/>
    <w:bookmarkStart w:id="952" w:name="_Toc529029410"/>
    <w:bookmarkStart w:id="953" w:name="_Toc529036445"/>
    <w:bookmarkStart w:id="954" w:name="_Toc529037077"/>
    <w:bookmarkStart w:id="955" w:name="_Toc529037709"/>
    <w:bookmarkStart w:id="956" w:name="_Toc529038340"/>
    <w:bookmarkStart w:id="957" w:name="_Toc529028798"/>
    <w:bookmarkStart w:id="958" w:name="_Toc529029411"/>
    <w:bookmarkStart w:id="959" w:name="_Toc529036446"/>
    <w:bookmarkStart w:id="960" w:name="_Toc529037078"/>
    <w:bookmarkStart w:id="961" w:name="_Toc529037710"/>
    <w:bookmarkStart w:id="962" w:name="_Toc529038341"/>
    <w:bookmarkStart w:id="963" w:name="_Toc529028799"/>
    <w:bookmarkStart w:id="964" w:name="_Toc529029412"/>
    <w:bookmarkStart w:id="965" w:name="_Toc529036447"/>
    <w:bookmarkStart w:id="966" w:name="_Toc529037079"/>
    <w:bookmarkStart w:id="967" w:name="_Toc529037711"/>
    <w:bookmarkStart w:id="968" w:name="_Toc529038342"/>
    <w:bookmarkStart w:id="969" w:name="_Toc529028800"/>
    <w:bookmarkStart w:id="970" w:name="_Toc529029413"/>
    <w:bookmarkStart w:id="971" w:name="_Toc529036448"/>
    <w:bookmarkStart w:id="972" w:name="_Toc529037080"/>
    <w:bookmarkStart w:id="973" w:name="_Toc529037712"/>
    <w:bookmarkStart w:id="974" w:name="_Toc529038343"/>
    <w:bookmarkStart w:id="975" w:name="_Toc529028801"/>
    <w:bookmarkStart w:id="976" w:name="_Toc529029414"/>
    <w:bookmarkStart w:id="977" w:name="_Toc529036449"/>
    <w:bookmarkStart w:id="978" w:name="_Toc529037081"/>
    <w:bookmarkStart w:id="979" w:name="_Toc529037713"/>
    <w:bookmarkStart w:id="980" w:name="_Toc529038344"/>
    <w:bookmarkStart w:id="981" w:name="_Toc529028802"/>
    <w:bookmarkStart w:id="982" w:name="_Toc529029415"/>
    <w:bookmarkStart w:id="983" w:name="_Toc529036450"/>
    <w:bookmarkStart w:id="984" w:name="_Toc529037082"/>
    <w:bookmarkStart w:id="985" w:name="_Toc529037714"/>
    <w:bookmarkStart w:id="986" w:name="_Toc529038345"/>
    <w:bookmarkStart w:id="987" w:name="_Toc529028803"/>
    <w:bookmarkStart w:id="988" w:name="_Toc529029416"/>
    <w:bookmarkStart w:id="989" w:name="_Toc529036451"/>
    <w:bookmarkStart w:id="990" w:name="_Toc529037083"/>
    <w:bookmarkStart w:id="991" w:name="_Toc529037715"/>
    <w:bookmarkStart w:id="992" w:name="_Toc529038346"/>
    <w:bookmarkStart w:id="993" w:name="_Toc529028804"/>
    <w:bookmarkStart w:id="994" w:name="_Toc529029417"/>
    <w:bookmarkStart w:id="995" w:name="_Toc529036452"/>
    <w:bookmarkStart w:id="996" w:name="_Toc529037084"/>
    <w:bookmarkStart w:id="997" w:name="_Toc529037716"/>
    <w:bookmarkStart w:id="998" w:name="_Toc529038347"/>
    <w:bookmarkStart w:id="999" w:name="_Toc529028805"/>
    <w:bookmarkStart w:id="1000" w:name="_Toc529029418"/>
    <w:bookmarkStart w:id="1001" w:name="_Toc529036453"/>
    <w:bookmarkStart w:id="1002" w:name="_Toc529037085"/>
    <w:bookmarkStart w:id="1003" w:name="_Toc529037717"/>
    <w:bookmarkStart w:id="1004" w:name="_Toc529038348"/>
    <w:bookmarkStart w:id="1005" w:name="_Toc529028806"/>
    <w:bookmarkStart w:id="1006" w:name="_Toc529029419"/>
    <w:bookmarkStart w:id="1007" w:name="_Toc529036454"/>
    <w:bookmarkStart w:id="1008" w:name="_Toc529037086"/>
    <w:bookmarkStart w:id="1009" w:name="_Toc529037718"/>
    <w:bookmarkStart w:id="1010" w:name="_Toc529038349"/>
    <w:bookmarkStart w:id="1011" w:name="_Toc529028807"/>
    <w:bookmarkStart w:id="1012" w:name="_Toc529029420"/>
    <w:bookmarkStart w:id="1013" w:name="_Toc529036455"/>
    <w:bookmarkStart w:id="1014" w:name="_Toc529037087"/>
    <w:bookmarkStart w:id="1015" w:name="_Toc529037719"/>
    <w:bookmarkStart w:id="1016" w:name="_Toc529038350"/>
    <w:bookmarkStart w:id="1017" w:name="_Toc529028808"/>
    <w:bookmarkStart w:id="1018" w:name="_Toc529029421"/>
    <w:bookmarkStart w:id="1019" w:name="_Toc529036456"/>
    <w:bookmarkStart w:id="1020" w:name="_Toc529037088"/>
    <w:bookmarkStart w:id="1021" w:name="_Toc529037720"/>
    <w:bookmarkStart w:id="1022" w:name="_Toc529038351"/>
    <w:bookmarkStart w:id="1023" w:name="_Toc529028809"/>
    <w:bookmarkStart w:id="1024" w:name="_Toc529029422"/>
    <w:bookmarkStart w:id="1025" w:name="_Toc529036457"/>
    <w:bookmarkStart w:id="1026" w:name="_Toc529037089"/>
    <w:bookmarkStart w:id="1027" w:name="_Toc529037721"/>
    <w:bookmarkStart w:id="1028" w:name="_Toc529038352"/>
    <w:bookmarkStart w:id="1029" w:name="_Toc529028900"/>
    <w:bookmarkStart w:id="1030" w:name="_Toc529029513"/>
    <w:bookmarkStart w:id="1031" w:name="_Toc529036548"/>
    <w:bookmarkStart w:id="1032" w:name="_Toc529037180"/>
    <w:bookmarkStart w:id="1033" w:name="_Toc529037812"/>
    <w:bookmarkStart w:id="1034" w:name="_Toc529038443"/>
    <w:bookmarkStart w:id="1035" w:name="_Toc529028901"/>
    <w:bookmarkStart w:id="1036" w:name="_Toc529029514"/>
    <w:bookmarkStart w:id="1037" w:name="_Toc529036549"/>
    <w:bookmarkStart w:id="1038" w:name="_Toc529037181"/>
    <w:bookmarkStart w:id="1039" w:name="_Toc529037813"/>
    <w:bookmarkStart w:id="1040" w:name="_Toc529038444"/>
    <w:bookmarkStart w:id="1041" w:name="_Toc529028902"/>
    <w:bookmarkStart w:id="1042" w:name="_Toc529029515"/>
    <w:bookmarkStart w:id="1043" w:name="_Toc529036550"/>
    <w:bookmarkStart w:id="1044" w:name="_Toc529037182"/>
    <w:bookmarkStart w:id="1045" w:name="_Toc529037814"/>
    <w:bookmarkStart w:id="1046" w:name="_Toc529038445"/>
    <w:bookmarkStart w:id="1047" w:name="_Toc529028903"/>
    <w:bookmarkStart w:id="1048" w:name="_Toc529029516"/>
    <w:bookmarkStart w:id="1049" w:name="_Toc529036551"/>
    <w:bookmarkStart w:id="1050" w:name="_Toc529037183"/>
    <w:bookmarkStart w:id="1051" w:name="_Toc529037815"/>
    <w:bookmarkStart w:id="1052" w:name="_Toc529038446"/>
    <w:bookmarkStart w:id="1053" w:name="_Toc529028904"/>
    <w:bookmarkStart w:id="1054" w:name="_Toc529029517"/>
    <w:bookmarkStart w:id="1055" w:name="_Toc529036552"/>
    <w:bookmarkStart w:id="1056" w:name="_Toc529037184"/>
    <w:bookmarkStart w:id="1057" w:name="_Toc529037816"/>
    <w:bookmarkStart w:id="1058" w:name="_Toc529038447"/>
    <w:bookmarkStart w:id="1059" w:name="_Toc529028905"/>
    <w:bookmarkStart w:id="1060" w:name="_Toc529029518"/>
    <w:bookmarkStart w:id="1061" w:name="_Toc529036553"/>
    <w:bookmarkStart w:id="1062" w:name="_Toc529037185"/>
    <w:bookmarkStart w:id="1063" w:name="_Toc529037817"/>
    <w:bookmarkStart w:id="1064" w:name="_Toc529038448"/>
    <w:bookmarkStart w:id="1065" w:name="_Toc529028906"/>
    <w:bookmarkStart w:id="1066" w:name="_Toc529029519"/>
    <w:bookmarkStart w:id="1067" w:name="_Toc529036554"/>
    <w:bookmarkStart w:id="1068" w:name="_Toc529037186"/>
    <w:bookmarkStart w:id="1069" w:name="_Toc529037818"/>
    <w:bookmarkStart w:id="1070" w:name="_Toc529038449"/>
    <w:bookmarkStart w:id="1071" w:name="_Toc529029104"/>
    <w:bookmarkStart w:id="1072" w:name="_Toc529029717"/>
    <w:bookmarkStart w:id="1073" w:name="_Toc529036752"/>
    <w:bookmarkStart w:id="1074" w:name="_Toc529037384"/>
    <w:bookmarkStart w:id="1075" w:name="_Toc529038016"/>
    <w:bookmarkStart w:id="1076" w:name="_Toc529038647"/>
    <w:bookmarkStart w:id="1077" w:name="_Toc529029105"/>
    <w:bookmarkStart w:id="1078" w:name="_Toc529029718"/>
    <w:bookmarkStart w:id="1079" w:name="_Toc529036753"/>
    <w:bookmarkStart w:id="1080" w:name="_Toc529037385"/>
    <w:bookmarkStart w:id="1081" w:name="_Toc529038017"/>
    <w:bookmarkStart w:id="1082" w:name="_Toc529038648"/>
    <w:bookmarkStart w:id="1083" w:name="_Toc529029106"/>
    <w:bookmarkStart w:id="1084" w:name="_Toc529029719"/>
    <w:bookmarkStart w:id="1085" w:name="_Toc529036754"/>
    <w:bookmarkStart w:id="1086" w:name="_Toc529037386"/>
    <w:bookmarkStart w:id="1087" w:name="_Toc529038018"/>
    <w:bookmarkStart w:id="1088" w:name="_Toc529038649"/>
    <w:bookmarkStart w:id="1089" w:name="_Toc529029107"/>
    <w:bookmarkStart w:id="1090" w:name="_Toc529029720"/>
    <w:bookmarkStart w:id="1091" w:name="_Toc529036755"/>
    <w:bookmarkStart w:id="1092" w:name="_Toc529037387"/>
    <w:bookmarkStart w:id="1093" w:name="_Toc529038019"/>
    <w:bookmarkStart w:id="1094" w:name="_Toc529038650"/>
    <w:bookmarkStart w:id="1095" w:name="_Toc529029150"/>
    <w:bookmarkStart w:id="1096" w:name="_Toc529029763"/>
    <w:bookmarkStart w:id="1097" w:name="_Toc529036798"/>
    <w:bookmarkStart w:id="1098" w:name="_Toc529037430"/>
    <w:bookmarkStart w:id="1099" w:name="_Toc529038062"/>
    <w:bookmarkStart w:id="1100" w:name="_Toc529038693"/>
    <w:bookmarkStart w:id="1101" w:name="_Toc510190025"/>
    <w:bookmarkStart w:id="1102" w:name="_Toc511579022"/>
    <w:bookmarkStart w:id="1103" w:name="_Ref520477336"/>
    <w:bookmarkStart w:id="1104" w:name="_Ref520477344"/>
    <w:bookmarkStart w:id="1105" w:name="_Ref528788898"/>
    <w:bookmarkStart w:id="1106" w:name="_Ref528788899"/>
    <w:bookmarkStart w:id="1107" w:name="_Ref22387139"/>
    <w:bookmarkStart w:id="1108" w:name="_Ref25153059"/>
    <w:bookmarkStart w:id="1109" w:name="_Ref25153083"/>
    <w:bookmarkStart w:id="1110" w:name="_Toc54815876"/>
    <w:bookmarkStart w:id="1111" w:name="_Toc125227907"/>
    <w:bookmarkStart w:id="1112" w:name="_Toc125537694"/>
    <w:bookmarkEnd w:id="215"/>
    <w:bookmarkEnd w:id="216"/>
    <w:bookmarkEnd w:id="217"/>
    <w:bookmarkEnd w:id="218"/>
    <w:bookmarkEnd w:id="219"/>
    <w:bookmarkEnd w:id="246"/>
    <w:bookmarkEnd w:id="247"/>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p w14:paraId="1BB4AF63" w14:textId="4F9734CC" w:rsidR="0048328D" w:rsidRPr="00E805F8" w:rsidRDefault="00E805F8" w:rsidP="001D4C72">
      <w:pPr>
        <w:pStyle w:val="Heading1"/>
      </w:pPr>
      <w:r>
        <w:lastRenderedPageBreak/>
        <mc:AlternateContent>
          <mc:Choice Requires="wps">
            <w:drawing>
              <wp:anchor distT="0" distB="0" distL="114300" distR="114300" simplePos="0" relativeHeight="252870656" behindDoc="1" locked="0" layoutInCell="1" allowOverlap="1" wp14:anchorId="619EFDC4" wp14:editId="2B7A28DD">
                <wp:simplePos x="0" y="0"/>
                <wp:positionH relativeFrom="page">
                  <wp:posOffset>0</wp:posOffset>
                </wp:positionH>
                <wp:positionV relativeFrom="page">
                  <wp:posOffset>0</wp:posOffset>
                </wp:positionV>
                <wp:extent cx="7919720" cy="11160125"/>
                <wp:effectExtent l="0" t="0" r="5080" b="3175"/>
                <wp:wrapNone/>
                <wp:docPr id="65" name="Rechteck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19720" cy="11160125"/>
                        </a:xfrm>
                        <a:prstGeom prst="rect">
                          <a:avLst/>
                        </a:prstGeom>
                        <a:solidFill>
                          <a:srgbClr val="0778A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DA30791" id="Rechteck 450" o:spid="_x0000_s1026" style="position:absolute;margin-left:0;margin-top:0;width:623.6pt;height:878.75pt;z-index:-25044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" fillcolor="#0778a5" stroked="f" strokeweight="1pt">
                <w10:wrap anchorx="page" anchory="page"/>
              </v:rect>
            </w:pict>
          </mc:Fallback>
        </mc:AlternateContent>
      </w:r>
      <w:r w:rsidRPr="00AA7226">
        <w:t xml:space="preserve">The </w:t>
      </w:r>
      <w:r>
        <w:t xml:space="preserve">Information </w:t>
      </w:r>
      <w:r w:rsidRPr="00AA7226">
        <w:t xml:space="preserve">Metamodel of the </w:t>
      </w:r>
      <w:r>
        <w:t xml:space="preserve">Asset </w:t>
      </w:r>
      <w:r w:rsidRPr="00AA7226">
        <w:t>Administration Shell</w:t>
      </w:r>
      <w:r>
        <w:t xml:space="preserve"> (normative)</w:t>
      </w:r>
      <w:bookmarkEnd w:id="1101"/>
      <w:bookmarkEnd w:id="1102"/>
      <w:bookmarkEnd w:id="1103"/>
      <w:bookmarkEnd w:id="1104"/>
      <w:bookmarkEnd w:id="1105"/>
      <w:bookmarkEnd w:id="1106"/>
      <w:bookmarkEnd w:id="1107"/>
      <w:bookmarkEnd w:id="1108"/>
      <w:bookmarkEnd w:id="1109"/>
      <w:bookmarkEnd w:id="1110"/>
      <w:bookmarkEnd w:id="1111"/>
      <w:bookmarkEnd w:id="1112"/>
    </w:p>
    <w:p w14:paraId="7DB9250E" w14:textId="77777777" w:rsidR="00710443" w:rsidRPr="00CE25AF" w:rsidRDefault="00710443" w:rsidP="001B5277">
      <w:pPr>
        <w:rPr>
          <w:color w:val="004377"/>
          <w:spacing w:val="15"/>
          <w:sz w:val="28"/>
          <w:szCs w:val="22"/>
          <w:lang w:val="en-US"/>
        </w:rPr>
      </w:pPr>
      <w:r w:rsidRPr="00CE25AF">
        <w:rPr>
          <w:lang w:val="en-US"/>
        </w:rPr>
        <w:br w:type="page"/>
      </w:r>
    </w:p>
    <w:p w14:paraId="41AED23F" w14:textId="3AFB95BA" w:rsidR="00522EB3" w:rsidRPr="00E5511A" w:rsidRDefault="009F625A" w:rsidP="00DA1A43">
      <w:pPr>
        <w:pStyle w:val="Heading2"/>
        <w:rPr>
          <w:lang w:val="en-US"/>
        </w:rPr>
      </w:pPr>
      <w:bookmarkStart w:id="1113" w:name="_Toc73000332"/>
      <w:bookmarkStart w:id="1114" w:name="_Toc523168224"/>
      <w:bookmarkStart w:id="1115" w:name="_Toc528161898"/>
      <w:bookmarkStart w:id="1116" w:name="_Toc528163711"/>
      <w:bookmarkStart w:id="1117" w:name="_Toc528786562"/>
      <w:bookmarkStart w:id="1118" w:name="_Toc528787740"/>
      <w:bookmarkStart w:id="1119" w:name="_Toc523168225"/>
      <w:bookmarkStart w:id="1120" w:name="_Toc528161899"/>
      <w:bookmarkStart w:id="1121" w:name="_Toc528163712"/>
      <w:bookmarkStart w:id="1122" w:name="_Toc528786563"/>
      <w:bookmarkStart w:id="1123" w:name="_Toc528787741"/>
      <w:bookmarkStart w:id="1124" w:name="_Toc523168226"/>
      <w:bookmarkStart w:id="1125" w:name="_Toc528161900"/>
      <w:bookmarkStart w:id="1126" w:name="_Toc528163713"/>
      <w:bookmarkStart w:id="1127" w:name="_Toc528786564"/>
      <w:bookmarkStart w:id="1128" w:name="_Toc528787742"/>
      <w:bookmarkStart w:id="1129" w:name="_Toc523168227"/>
      <w:bookmarkStart w:id="1130" w:name="_Toc528161901"/>
      <w:bookmarkStart w:id="1131" w:name="_Toc528163714"/>
      <w:bookmarkStart w:id="1132" w:name="_Toc528786565"/>
      <w:bookmarkStart w:id="1133" w:name="_Toc528787743"/>
      <w:bookmarkStart w:id="1134" w:name="_Toc523168228"/>
      <w:bookmarkStart w:id="1135" w:name="_Toc528161902"/>
      <w:bookmarkStart w:id="1136" w:name="_Toc528163715"/>
      <w:bookmarkStart w:id="1137" w:name="_Toc528786566"/>
      <w:bookmarkStart w:id="1138" w:name="_Toc528787744"/>
      <w:bookmarkStart w:id="1139" w:name="_Toc523168229"/>
      <w:bookmarkStart w:id="1140" w:name="_Toc528161903"/>
      <w:bookmarkStart w:id="1141" w:name="_Toc528163716"/>
      <w:bookmarkStart w:id="1142" w:name="_Toc528786567"/>
      <w:bookmarkStart w:id="1143" w:name="_Toc528787745"/>
      <w:bookmarkStart w:id="1144" w:name="_Toc523168230"/>
      <w:bookmarkStart w:id="1145" w:name="_Toc528161904"/>
      <w:bookmarkStart w:id="1146" w:name="_Toc528163717"/>
      <w:bookmarkStart w:id="1147" w:name="_Toc528786568"/>
      <w:bookmarkStart w:id="1148" w:name="_Toc528787746"/>
      <w:bookmarkStart w:id="1149" w:name="_Toc523168231"/>
      <w:bookmarkStart w:id="1150" w:name="_Toc528161905"/>
      <w:bookmarkStart w:id="1151" w:name="_Toc528163718"/>
      <w:bookmarkStart w:id="1152" w:name="_Toc528786569"/>
      <w:bookmarkStart w:id="1153" w:name="_Toc528787747"/>
      <w:bookmarkStart w:id="1154" w:name="_Toc523168232"/>
      <w:bookmarkStart w:id="1155" w:name="_Toc528161906"/>
      <w:bookmarkStart w:id="1156" w:name="_Toc528163719"/>
      <w:bookmarkStart w:id="1157" w:name="_Toc528786570"/>
      <w:bookmarkStart w:id="1158" w:name="_Toc528787748"/>
      <w:bookmarkStart w:id="1159" w:name="_Toc523168233"/>
      <w:bookmarkStart w:id="1160" w:name="_Toc528161907"/>
      <w:bookmarkStart w:id="1161" w:name="_Toc528163720"/>
      <w:bookmarkStart w:id="1162" w:name="_Toc528786571"/>
      <w:bookmarkStart w:id="1163" w:name="_Toc528787749"/>
      <w:bookmarkStart w:id="1164" w:name="_Toc523168234"/>
      <w:bookmarkStart w:id="1165" w:name="_Toc528161908"/>
      <w:bookmarkStart w:id="1166" w:name="_Toc528163721"/>
      <w:bookmarkStart w:id="1167" w:name="_Toc528786572"/>
      <w:bookmarkStart w:id="1168" w:name="_Toc528787750"/>
      <w:bookmarkStart w:id="1169" w:name="_Toc523168235"/>
      <w:bookmarkStart w:id="1170" w:name="_Toc528161909"/>
      <w:bookmarkStart w:id="1171" w:name="_Toc528163722"/>
      <w:bookmarkStart w:id="1172" w:name="_Toc528786573"/>
      <w:bookmarkStart w:id="1173" w:name="_Toc528787751"/>
      <w:bookmarkStart w:id="1174" w:name="_Toc523168236"/>
      <w:bookmarkStart w:id="1175" w:name="_Toc528161910"/>
      <w:bookmarkStart w:id="1176" w:name="_Toc528163723"/>
      <w:bookmarkStart w:id="1177" w:name="_Toc528786574"/>
      <w:bookmarkStart w:id="1178" w:name="_Toc528787752"/>
      <w:bookmarkStart w:id="1179" w:name="_Toc523168237"/>
      <w:bookmarkStart w:id="1180" w:name="_Toc528161911"/>
      <w:bookmarkStart w:id="1181" w:name="_Toc528163724"/>
      <w:bookmarkStart w:id="1182" w:name="_Toc528786575"/>
      <w:bookmarkStart w:id="1183" w:name="_Toc528787753"/>
      <w:bookmarkStart w:id="1184" w:name="_Toc523168238"/>
      <w:bookmarkStart w:id="1185" w:name="_Toc528161912"/>
      <w:bookmarkStart w:id="1186" w:name="_Toc528163725"/>
      <w:bookmarkStart w:id="1187" w:name="_Toc528786576"/>
      <w:bookmarkStart w:id="1188" w:name="_Toc528787754"/>
      <w:bookmarkStart w:id="1189" w:name="_Toc523168239"/>
      <w:bookmarkStart w:id="1190" w:name="_Toc528161913"/>
      <w:bookmarkStart w:id="1191" w:name="_Toc528163726"/>
      <w:bookmarkStart w:id="1192" w:name="_Toc528786577"/>
      <w:bookmarkStart w:id="1193" w:name="_Toc528787755"/>
      <w:bookmarkStart w:id="1194" w:name="_Toc523168240"/>
      <w:bookmarkStart w:id="1195" w:name="_Toc528161914"/>
      <w:bookmarkStart w:id="1196" w:name="_Toc528163727"/>
      <w:bookmarkStart w:id="1197" w:name="_Toc528786578"/>
      <w:bookmarkStart w:id="1198" w:name="_Toc528787756"/>
      <w:bookmarkStart w:id="1199" w:name="_Toc523168241"/>
      <w:bookmarkStart w:id="1200" w:name="_Toc528161915"/>
      <w:bookmarkStart w:id="1201" w:name="_Toc528163728"/>
      <w:bookmarkStart w:id="1202" w:name="_Toc528786579"/>
      <w:bookmarkStart w:id="1203" w:name="_Toc528787757"/>
      <w:bookmarkStart w:id="1204" w:name="_Toc523168242"/>
      <w:bookmarkStart w:id="1205" w:name="_Toc528161916"/>
      <w:bookmarkStart w:id="1206" w:name="_Toc528163729"/>
      <w:bookmarkStart w:id="1207" w:name="_Toc528786580"/>
      <w:bookmarkStart w:id="1208" w:name="_Toc528787758"/>
      <w:bookmarkStart w:id="1209" w:name="_Toc523168243"/>
      <w:bookmarkStart w:id="1210" w:name="_Toc528161917"/>
      <w:bookmarkStart w:id="1211" w:name="_Toc528163730"/>
      <w:bookmarkStart w:id="1212" w:name="_Toc528786581"/>
      <w:bookmarkStart w:id="1213" w:name="_Toc528787759"/>
      <w:bookmarkStart w:id="1214" w:name="_Toc523168244"/>
      <w:bookmarkStart w:id="1215" w:name="_Toc528161918"/>
      <w:bookmarkStart w:id="1216" w:name="_Toc528163731"/>
      <w:bookmarkStart w:id="1217" w:name="_Toc528786582"/>
      <w:bookmarkStart w:id="1218" w:name="_Toc528787760"/>
      <w:bookmarkStart w:id="1219" w:name="_Toc25415102"/>
      <w:bookmarkStart w:id="1220" w:name="_Toc25416844"/>
      <w:bookmarkStart w:id="1221" w:name="_Toc96281976"/>
      <w:bookmarkStart w:id="1222" w:name="_Toc96282746"/>
      <w:bookmarkStart w:id="1223" w:name="_Toc96281977"/>
      <w:bookmarkStart w:id="1224" w:name="_Toc96282747"/>
      <w:bookmarkStart w:id="1225" w:name="_Toc96281978"/>
      <w:bookmarkStart w:id="1226" w:name="_Toc96282748"/>
      <w:bookmarkStart w:id="1227" w:name="_Toc96281979"/>
      <w:bookmarkStart w:id="1228" w:name="_Toc96282749"/>
      <w:bookmarkStart w:id="1229" w:name="_Toc96282051"/>
      <w:bookmarkStart w:id="1230" w:name="_Toc96282821"/>
      <w:bookmarkStart w:id="1231" w:name="_Toc96282052"/>
      <w:bookmarkStart w:id="1232" w:name="_Toc96282822"/>
      <w:bookmarkStart w:id="1233" w:name="_Toc96282053"/>
      <w:bookmarkStart w:id="1234" w:name="_Toc96282823"/>
      <w:bookmarkStart w:id="1235" w:name="_Toc96282108"/>
      <w:bookmarkStart w:id="1236" w:name="_Toc96282878"/>
      <w:bookmarkStart w:id="1237" w:name="_Toc125227908"/>
      <w:bookmarkStart w:id="1238" w:name="_Toc125537695"/>
      <w:bookmarkStart w:id="1239" w:name="_Ref25510518"/>
      <w:bookmarkStart w:id="1240" w:name="_Toc54815901"/>
      <w:bookmarkStart w:id="1241" w:name="_Toc510190037"/>
      <w:bookmarkStart w:id="1242" w:name="_Toc511579039"/>
      <w:bookmarkStart w:id="1243" w:name="_Ref528922262"/>
      <w:bookmarkStart w:id="1244" w:name="_Ref528965661"/>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r w:rsidRPr="00E5511A">
        <w:rPr>
          <w:lang w:val="en-US"/>
        </w:rPr>
        <w:lastRenderedPageBreak/>
        <w:t>Introduction</w:t>
      </w:r>
      <w:bookmarkEnd w:id="1237"/>
      <w:bookmarkEnd w:id="1238"/>
    </w:p>
    <w:p w14:paraId="26D7357D" w14:textId="01BF470A" w:rsidR="00522EB3" w:rsidRPr="00CE25AF" w:rsidRDefault="00522EB3" w:rsidP="00522EB3">
      <w:pPr>
        <w:rPr>
          <w:lang w:val="en-US"/>
        </w:rPr>
      </w:pPr>
      <w:r w:rsidRPr="00CE25AF">
        <w:rPr>
          <w:lang w:val="en-US"/>
        </w:rPr>
        <w:t xml:space="preserve">This clause specifies the information metamodel of the Asset Administration Shell. </w:t>
      </w:r>
    </w:p>
    <w:p w14:paraId="292BB0F0" w14:textId="1AE1B96C" w:rsidR="00522EB3" w:rsidRPr="00CE25AF" w:rsidRDefault="00522EB3" w:rsidP="00522EB3">
      <w:pPr>
        <w:rPr>
          <w:lang w:val="en-US"/>
        </w:rPr>
      </w:pPr>
      <w:r w:rsidRPr="00CE25AF">
        <w:rPr>
          <w:lang w:val="en-US"/>
        </w:rPr>
        <w:t xml:space="preserve">An overview of the metamodel of the Asset Administration Shell is given in </w:t>
      </w:r>
      <w:r w:rsidRPr="00AA7226">
        <w:rPr>
          <w:lang w:val="en-US"/>
        </w:rPr>
        <w:t>Subclause</w:t>
      </w:r>
      <w:r w:rsidRPr="00CE25AF">
        <w:rPr>
          <w:lang w:val="en-US"/>
        </w:rPr>
        <w:t xml:space="preserve"> </w:t>
      </w:r>
      <w:r w:rsidRPr="002670C6">
        <w:rPr>
          <w:lang w:val="en-US"/>
        </w:rPr>
        <w:fldChar w:fldCharType="begin"/>
      </w:r>
      <w:r w:rsidRPr="00CE25AF">
        <w:rPr>
          <w:lang w:val="en-US"/>
        </w:rPr>
        <w:instrText xml:space="preserve"> REF _Ref25510518 \r \h </w:instrText>
      </w:r>
      <w:r w:rsidRPr="002670C6">
        <w:rPr>
          <w:lang w:val="en-US"/>
        </w:rPr>
      </w:r>
      <w:r w:rsidRPr="002670C6">
        <w:rPr>
          <w:lang w:val="en-US"/>
        </w:rPr>
        <w:fldChar w:fldCharType="separate"/>
      </w:r>
      <w:r w:rsidR="00F511DE">
        <w:rPr>
          <w:lang w:val="en-US"/>
        </w:rPr>
        <w:t>5.1</w:t>
      </w:r>
      <w:r w:rsidRPr="002670C6">
        <w:rPr>
          <w:lang w:val="en-US"/>
        </w:rPr>
        <w:fldChar w:fldCharType="end"/>
      </w:r>
      <w:r w:rsidR="00262B5D" w:rsidRPr="00CE25AF">
        <w:rPr>
          <w:lang w:val="en-US"/>
        </w:rPr>
        <w:t xml:space="preserve">; </w:t>
      </w:r>
      <w:r w:rsidR="0082767B">
        <w:rPr>
          <w:lang w:val="en-US"/>
        </w:rPr>
        <w:t>S</w:t>
      </w:r>
      <w:r w:rsidRPr="00CE25AF">
        <w:rPr>
          <w:lang w:val="en-US"/>
        </w:rPr>
        <w:t xml:space="preserve">ubclause </w:t>
      </w:r>
      <w:r w:rsidRPr="002670C6">
        <w:rPr>
          <w:lang w:val="en-US"/>
        </w:rPr>
        <w:fldChar w:fldCharType="begin"/>
      </w:r>
      <w:r w:rsidRPr="00CE25AF">
        <w:rPr>
          <w:lang w:val="en-US"/>
        </w:rPr>
        <w:instrText xml:space="preserve"> REF _Ref25510533 \r \h </w:instrText>
      </w:r>
      <w:r w:rsidRPr="002670C6">
        <w:rPr>
          <w:lang w:val="en-US"/>
        </w:rPr>
      </w:r>
      <w:r w:rsidRPr="002670C6">
        <w:rPr>
          <w:lang w:val="en-US"/>
        </w:rPr>
        <w:fldChar w:fldCharType="separate"/>
      </w:r>
      <w:r w:rsidR="00F511DE">
        <w:rPr>
          <w:lang w:val="en-US"/>
        </w:rPr>
        <w:t>5.3</w:t>
      </w:r>
      <w:r w:rsidRPr="002670C6">
        <w:rPr>
          <w:lang w:val="en-US"/>
        </w:rPr>
        <w:fldChar w:fldCharType="end"/>
      </w:r>
      <w:r w:rsidRPr="00CE25AF">
        <w:rPr>
          <w:lang w:val="en-US"/>
        </w:rPr>
        <w:t xml:space="preserve"> </w:t>
      </w:r>
      <w:r w:rsidR="00262B5D" w:rsidRPr="00CE25AF">
        <w:rPr>
          <w:lang w:val="en-US"/>
        </w:rPr>
        <w:t xml:space="preserve">describes </w:t>
      </w:r>
      <w:r w:rsidRPr="00CE25AF">
        <w:rPr>
          <w:lang w:val="en-US"/>
        </w:rPr>
        <w:t xml:space="preserve">the classes </w:t>
      </w:r>
      <w:r w:rsidR="00262B5D" w:rsidRPr="00CE25AF">
        <w:rPr>
          <w:lang w:val="en-US"/>
        </w:rPr>
        <w:t>and all their attributes i</w:t>
      </w:r>
      <w:r w:rsidRPr="00CE25AF">
        <w:rPr>
          <w:lang w:val="en-US"/>
        </w:rPr>
        <w:t>n detail.</w:t>
      </w:r>
    </w:p>
    <w:p w14:paraId="52FB6A3D" w14:textId="30701E09" w:rsidR="00E51138" w:rsidRPr="00CE25AF" w:rsidRDefault="00522EB3" w:rsidP="00E51138">
      <w:pPr>
        <w:rPr>
          <w:lang w:val="en-US"/>
        </w:rPr>
      </w:pPr>
      <w:r w:rsidRPr="00CE25AF">
        <w:rPr>
          <w:lang w:val="en-US"/>
        </w:rPr>
        <w:t xml:space="preserve">The legend </w:t>
      </w:r>
      <w:r w:rsidR="00262B5D" w:rsidRPr="00CE25AF">
        <w:rPr>
          <w:lang w:val="en-US"/>
        </w:rPr>
        <w:t xml:space="preserve">of the </w:t>
      </w:r>
      <w:r w:rsidRPr="00CE25AF">
        <w:rPr>
          <w:lang w:val="en-US"/>
        </w:rPr>
        <w:t xml:space="preserve">UML diagrams and the table specification of the classes is explained in </w:t>
      </w:r>
      <w:r w:rsidR="00B711BB">
        <w:rPr>
          <w:lang w:val="en-US"/>
        </w:rPr>
        <w:t>Annex D and Annex E</w:t>
      </w:r>
      <w:r w:rsidRPr="00CE25AF">
        <w:rPr>
          <w:lang w:val="en-US"/>
        </w:rPr>
        <w:t>.</w:t>
      </w:r>
      <w:r w:rsidR="00E51138" w:rsidRPr="00CE25AF">
        <w:rPr>
          <w:lang w:val="en-US"/>
        </w:rPr>
        <w:t xml:space="preserve"> Readers familiar with UML may skip</w:t>
      </w:r>
      <w:r w:rsidR="00B711BB">
        <w:rPr>
          <w:lang w:val="en-US"/>
        </w:rPr>
        <w:t xml:space="preserve"> the first clause in</w:t>
      </w:r>
      <w:r w:rsidR="00E51138" w:rsidRPr="00CE25AF">
        <w:rPr>
          <w:lang w:val="en-US"/>
        </w:rPr>
        <w:t xml:space="preserve"> </w:t>
      </w:r>
      <w:r w:rsidR="00B711BB">
        <w:rPr>
          <w:lang w:val="en-US"/>
        </w:rPr>
        <w:t>Annex E</w:t>
      </w:r>
      <w:r w:rsidR="00E51138" w:rsidRPr="00CE25AF">
        <w:rPr>
          <w:lang w:val="en-US"/>
        </w:rPr>
        <w:t xml:space="preserve">. </w:t>
      </w:r>
      <w:r w:rsidR="00262B5D" w:rsidRPr="00CE25AF">
        <w:rPr>
          <w:lang w:val="en-US"/>
        </w:rPr>
        <w:t>It is h</w:t>
      </w:r>
      <w:r w:rsidR="00E51138" w:rsidRPr="00CE25AF">
        <w:rPr>
          <w:lang w:val="en-US"/>
        </w:rPr>
        <w:t>owever</w:t>
      </w:r>
      <w:r w:rsidR="00262B5D" w:rsidRPr="00CE25AF">
        <w:rPr>
          <w:lang w:val="en-US"/>
        </w:rPr>
        <w:t xml:space="preserve"> </w:t>
      </w:r>
      <w:r w:rsidR="00E51138" w:rsidRPr="00CE25AF">
        <w:rPr>
          <w:lang w:val="en-US"/>
        </w:rPr>
        <w:t xml:space="preserve">recommended to have a look at the specifics used in this </w:t>
      </w:r>
      <w:r w:rsidR="00713AB3" w:rsidRPr="00CE25AF">
        <w:rPr>
          <w:lang w:val="en-US"/>
        </w:rPr>
        <w:t>modelling</w:t>
      </w:r>
      <w:r w:rsidR="00E51138" w:rsidRPr="00CE25AF">
        <w:rPr>
          <w:lang w:val="en-US"/>
        </w:rPr>
        <w:t xml:space="preserve">, especially </w:t>
      </w:r>
      <w:r w:rsidR="00262B5D" w:rsidRPr="00CE25AF">
        <w:rPr>
          <w:lang w:val="en-US"/>
        </w:rPr>
        <w:t xml:space="preserve">those on dealing </w:t>
      </w:r>
      <w:r w:rsidR="00E51138" w:rsidRPr="00CE25AF">
        <w:rPr>
          <w:lang w:val="en-US"/>
        </w:rPr>
        <w:t>with model references.</w:t>
      </w:r>
    </w:p>
    <w:p w14:paraId="0FB665E0" w14:textId="25C0DFD1" w:rsidR="00522EB3" w:rsidRPr="00CE25AF" w:rsidRDefault="00262B5D" w:rsidP="002670C6">
      <w:pPr>
        <w:pStyle w:val="NOTE"/>
        <w:ind w:left="284" w:firstLine="0"/>
        <w:rPr>
          <w:lang w:val="en-US"/>
        </w:rPr>
      </w:pPr>
      <w:r w:rsidRPr="00CE25AF">
        <w:rPr>
          <w:lang w:val="en-US"/>
        </w:rPr>
        <w:t xml:space="preserve">Note: </w:t>
      </w:r>
      <w:r w:rsidR="00C51190">
        <w:rPr>
          <w:lang w:val="en-US"/>
        </w:rPr>
        <w:t>a</w:t>
      </w:r>
      <w:r w:rsidR="00522EB3" w:rsidRPr="00CE25AF">
        <w:rPr>
          <w:lang w:val="en-US"/>
        </w:rPr>
        <w:t xml:space="preserve">n </w:t>
      </w:r>
      <w:proofErr w:type="spellStart"/>
      <w:r w:rsidR="00522EB3" w:rsidRPr="00CE25AF">
        <w:rPr>
          <w:lang w:val="en-US"/>
        </w:rPr>
        <w:t>xmi</w:t>
      </w:r>
      <w:proofErr w:type="spellEnd"/>
      <w:r w:rsidR="00522EB3" w:rsidRPr="00CE25AF">
        <w:rPr>
          <w:lang w:val="en-US"/>
        </w:rPr>
        <w:t xml:space="preserve"> representation of the UML model can be found in the repository "</w:t>
      </w:r>
      <w:proofErr w:type="spellStart"/>
      <w:r w:rsidR="00522EB3" w:rsidRPr="00CE25AF">
        <w:rPr>
          <w:lang w:val="en-US"/>
        </w:rPr>
        <w:t>aas</w:t>
      </w:r>
      <w:proofErr w:type="spellEnd"/>
      <w:r w:rsidR="00522EB3" w:rsidRPr="00CE25AF">
        <w:rPr>
          <w:lang w:val="en-US"/>
        </w:rPr>
        <w:t xml:space="preserve">-specs" in the </w:t>
      </w:r>
      <w:proofErr w:type="spellStart"/>
      <w:r w:rsidR="00522EB3" w:rsidRPr="00CE25AF">
        <w:rPr>
          <w:lang w:val="en-US"/>
        </w:rPr>
        <w:t>github</w:t>
      </w:r>
      <w:proofErr w:type="spellEnd"/>
      <w:r w:rsidR="00522EB3" w:rsidRPr="00CE25AF">
        <w:rPr>
          <w:lang w:val="en-US"/>
        </w:rPr>
        <w:t xml:space="preserve"> project admin-shell-io </w:t>
      </w:r>
      <w:r w:rsidR="00522EB3" w:rsidRPr="002670C6">
        <w:rPr>
          <w:lang w:val="en-US"/>
        </w:rPr>
        <w:fldChar w:fldCharType="begin"/>
      </w:r>
      <w:r w:rsidR="00522EB3" w:rsidRPr="00CE25AF">
        <w:rPr>
          <w:lang w:val="en-US"/>
        </w:rPr>
        <w:instrText xml:space="preserve"> REF AASGithub_41 \h  \* MERGEFORMAT </w:instrText>
      </w:r>
      <w:r w:rsidR="00522EB3" w:rsidRPr="002670C6">
        <w:rPr>
          <w:lang w:val="en-US"/>
        </w:rPr>
      </w:r>
      <w:r w:rsidR="00522EB3" w:rsidRPr="002670C6">
        <w:rPr>
          <w:lang w:val="en-US"/>
        </w:rPr>
        <w:fldChar w:fldCharType="separate"/>
      </w:r>
      <w:r w:rsidR="00F511DE" w:rsidRPr="00F511DE">
        <w:rPr>
          <w:b/>
          <w:bCs/>
          <w:lang w:val="en-US"/>
        </w:rPr>
        <w:t>[51]</w:t>
      </w:r>
      <w:r w:rsidR="00522EB3" w:rsidRPr="002670C6">
        <w:rPr>
          <w:lang w:val="en-US"/>
        </w:rPr>
        <w:fldChar w:fldCharType="end"/>
      </w:r>
      <w:r w:rsidR="00522EB3" w:rsidRPr="00CE25AF">
        <w:rPr>
          <w:lang w:val="en-US"/>
        </w:rPr>
        <w:t xml:space="preserve">: </w:t>
      </w:r>
      <w:hyperlink r:id="rId56" w:history="1">
        <w:r w:rsidR="00522EB3" w:rsidRPr="00CE25AF">
          <w:rPr>
            <w:rStyle w:val="Hyperlink"/>
            <w:color w:val="5F5F5F"/>
            <w:u w:val="none"/>
            <w:lang w:val="en-US"/>
          </w:rPr>
          <w:t>https://github.com/admin-shell-io/aas-specs/tree/master/schemas/xmi</w:t>
        </w:r>
      </w:hyperlink>
    </w:p>
    <w:p w14:paraId="4875DF61" w14:textId="488243F5" w:rsidR="00CE0551" w:rsidRPr="00E5511A" w:rsidRDefault="00CE0551" w:rsidP="00DA1A43">
      <w:pPr>
        <w:pStyle w:val="Heading2"/>
        <w:rPr>
          <w:lang w:val="en-US"/>
        </w:rPr>
      </w:pPr>
      <w:bookmarkStart w:id="1245" w:name="_Ref113806940"/>
      <w:bookmarkStart w:id="1246" w:name="_Toc125227909"/>
      <w:bookmarkStart w:id="1247" w:name="_Toc125537696"/>
      <w:r w:rsidRPr="00E5511A">
        <w:rPr>
          <w:lang w:val="en-US"/>
        </w:rPr>
        <w:lastRenderedPageBreak/>
        <w:t xml:space="preserve">Overview Metamodel of the </w:t>
      </w:r>
      <w:r w:rsidR="00806A5E" w:rsidRPr="00E5511A">
        <w:rPr>
          <w:lang w:val="en-US"/>
        </w:rPr>
        <w:t xml:space="preserve">Asset </w:t>
      </w:r>
      <w:r w:rsidR="0089433B" w:rsidRPr="00E5511A">
        <w:rPr>
          <w:lang w:val="en-US"/>
        </w:rPr>
        <w:t>Administration Shell</w:t>
      </w:r>
      <w:bookmarkEnd w:id="1239"/>
      <w:bookmarkEnd w:id="1240"/>
      <w:bookmarkEnd w:id="1241"/>
      <w:bookmarkEnd w:id="1242"/>
      <w:bookmarkEnd w:id="1243"/>
      <w:bookmarkEnd w:id="1244"/>
      <w:bookmarkEnd w:id="1245"/>
      <w:bookmarkEnd w:id="1246"/>
      <w:bookmarkEnd w:id="1247"/>
    </w:p>
    <w:p w14:paraId="2E0ED15A" w14:textId="7E902A32" w:rsidR="004A73BF" w:rsidRPr="00CE25AF" w:rsidRDefault="00BD7E8B" w:rsidP="00BD7E8B">
      <w:pPr>
        <w:rPr>
          <w:lang w:val="en-US"/>
        </w:rPr>
      </w:pPr>
      <w:r w:rsidRPr="00CE25AF">
        <w:rPr>
          <w:lang w:val="en-US"/>
        </w:rPr>
        <w:t xml:space="preserve">This clause gives an overview of the main classes of the Asset Administration Shell </w:t>
      </w:r>
      <w:r>
        <w:rPr>
          <w:lang w:val="en-US"/>
        </w:rPr>
        <w:t xml:space="preserve">(AAS) </w:t>
      </w:r>
      <w:r w:rsidRPr="00CE25AF">
        <w:rPr>
          <w:lang w:val="en-US"/>
        </w:rPr>
        <w:t>metamodel.</w:t>
      </w:r>
      <w:r w:rsidR="006504E2" w:rsidRPr="00CE25AF">
        <w:rPr>
          <w:lang w:val="en-US"/>
        </w:rPr>
        <w:t xml:space="preserve"> </w:t>
      </w:r>
    </w:p>
    <w:p w14:paraId="62D845B9" w14:textId="2215A98E" w:rsidR="004A73BF" w:rsidRPr="00CE25AF" w:rsidRDefault="004A73BF" w:rsidP="00964E08">
      <w:pPr>
        <w:keepNext/>
        <w:keepLines/>
        <w:rPr>
          <w:lang w:val="en-US"/>
        </w:rPr>
      </w:pPr>
    </w:p>
    <w:p w14:paraId="6A7E6E12" w14:textId="489580C5" w:rsidR="006504E2" w:rsidRPr="00CE25AF" w:rsidRDefault="00BD7E8B" w:rsidP="00964E08">
      <w:pPr>
        <w:keepNext/>
        <w:keepLines/>
        <w:rPr>
          <w:lang w:val="en-US"/>
        </w:rPr>
      </w:pPr>
      <w:r w:rsidRPr="00CE25AF">
        <w:rPr>
          <w:lang w:val="en-US"/>
        </w:rPr>
        <w:fldChar w:fldCharType="begin"/>
      </w:r>
      <w:r w:rsidRPr="00CE25AF">
        <w:rPr>
          <w:lang w:val="en-US"/>
        </w:rPr>
        <w:instrText xml:space="preserve"> REF _Ref113804309 \h </w:instrText>
      </w:r>
      <w:r w:rsidRPr="00CE25AF">
        <w:rPr>
          <w:lang w:val="en-US"/>
        </w:rPr>
      </w:r>
      <w:r w:rsidRPr="00CE25AF">
        <w:rPr>
          <w:lang w:val="en-US"/>
        </w:rPr>
        <w:fldChar w:fldCharType="separate"/>
      </w:r>
      <w:r w:rsidR="00F511DE" w:rsidRPr="00CE25AF">
        <w:t xml:space="preserve">Figure </w:t>
      </w:r>
      <w:r w:rsidR="00F511DE">
        <w:rPr>
          <w:noProof/>
        </w:rPr>
        <w:t>10</w:t>
      </w:r>
      <w:r w:rsidRPr="00CE25AF">
        <w:rPr>
          <w:lang w:val="en-US"/>
        </w:rPr>
        <w:fldChar w:fldCharType="end"/>
      </w:r>
      <w:r w:rsidRPr="00CE25AF">
        <w:rPr>
          <w:lang w:val="en-US"/>
        </w:rPr>
        <w:t xml:space="preserve"> </w:t>
      </w:r>
      <w:r w:rsidR="00D86D76" w:rsidRPr="00CE25AF">
        <w:rPr>
          <w:lang w:val="en-US"/>
        </w:rPr>
        <w:t xml:space="preserve">shows </w:t>
      </w:r>
      <w:r w:rsidRPr="00CE25AF">
        <w:rPr>
          <w:lang w:val="en-US"/>
        </w:rPr>
        <w:t>the main classes to describe a single Asset Administration Shell.</w:t>
      </w:r>
    </w:p>
    <w:p w14:paraId="1B158BDE" w14:textId="20F804E5" w:rsidR="00774775" w:rsidRPr="00CE25AF" w:rsidRDefault="00774775" w:rsidP="00774775">
      <w:pPr>
        <w:rPr>
          <w:lang w:val="en-US"/>
        </w:rPr>
      </w:pPr>
      <w:r w:rsidRPr="00CE25AF">
        <w:rPr>
          <w:lang w:val="en-US"/>
        </w:rPr>
        <w:t>An Asset Administration Shell represents exactly one asset (</w:t>
      </w:r>
      <w:proofErr w:type="spellStart"/>
      <w:r w:rsidRPr="00CE25AF">
        <w:rPr>
          <w:i/>
          <w:iCs/>
          <w:lang w:val="en-US"/>
        </w:rPr>
        <w:t>AssetAdministrationShell</w:t>
      </w:r>
      <w:proofErr w:type="spellEnd"/>
      <w:r w:rsidRPr="00CE25AF">
        <w:rPr>
          <w:i/>
          <w:iCs/>
          <w:lang w:val="en-US"/>
        </w:rPr>
        <w:t>/</w:t>
      </w:r>
      <w:proofErr w:type="spellStart"/>
      <w:r w:rsidRPr="00CE25AF">
        <w:rPr>
          <w:i/>
          <w:iCs/>
          <w:lang w:val="en-US"/>
        </w:rPr>
        <w:t>assetInformation</w:t>
      </w:r>
      <w:proofErr w:type="spellEnd"/>
      <w:r w:rsidRPr="00CE25AF">
        <w:rPr>
          <w:lang w:val="en-US"/>
        </w:rPr>
        <w:t>). Type assets and instance assets are distinguished by the attribute "</w:t>
      </w:r>
      <w:proofErr w:type="spellStart"/>
      <w:r w:rsidRPr="00CE25AF">
        <w:rPr>
          <w:i/>
          <w:iCs/>
          <w:lang w:val="en-US"/>
        </w:rPr>
        <w:t>AssetInformation</w:t>
      </w:r>
      <w:proofErr w:type="spellEnd"/>
      <w:r w:rsidRPr="00CE25AF">
        <w:rPr>
          <w:i/>
          <w:iCs/>
          <w:lang w:val="en-US"/>
        </w:rPr>
        <w:t>/</w:t>
      </w:r>
      <w:proofErr w:type="spellStart"/>
      <w:r w:rsidRPr="00CE25AF">
        <w:rPr>
          <w:i/>
          <w:iCs/>
          <w:lang w:val="en-US"/>
        </w:rPr>
        <w:t>asset</w:t>
      </w:r>
      <w:r w:rsidR="00D86D76" w:rsidRPr="00CE25AF">
        <w:rPr>
          <w:i/>
          <w:iCs/>
          <w:lang w:val="en-US"/>
        </w:rPr>
        <w:t>K</w:t>
      </w:r>
      <w:r w:rsidRPr="00CE25AF">
        <w:rPr>
          <w:i/>
          <w:lang w:val="en-US"/>
        </w:rPr>
        <w:t>ind</w:t>
      </w:r>
      <w:proofErr w:type="spellEnd"/>
      <w:r w:rsidRPr="00CE25AF">
        <w:rPr>
          <w:lang w:val="en-US"/>
        </w:rPr>
        <w:t xml:space="preserve">". </w:t>
      </w:r>
      <w:r w:rsidR="00D86D76" w:rsidRPr="00CE25AF">
        <w:rPr>
          <w:lang w:val="en-US"/>
        </w:rPr>
        <w:t>S</w:t>
      </w:r>
      <w:r w:rsidRPr="00CE25AF">
        <w:rPr>
          <w:lang w:val="en-US"/>
        </w:rPr>
        <w:t xml:space="preserve">ee </w:t>
      </w:r>
      <w:r w:rsidR="0082767B">
        <w:rPr>
          <w:lang w:val="en-US"/>
        </w:rPr>
        <w:t>C</w:t>
      </w:r>
      <w:r w:rsidRPr="00CE25AF">
        <w:rPr>
          <w:lang w:val="en-US"/>
        </w:rPr>
        <w:t xml:space="preserve">lause </w:t>
      </w:r>
      <w:r w:rsidRPr="00CE25AF">
        <w:rPr>
          <w:lang w:val="en-US"/>
        </w:rPr>
        <w:fldChar w:fldCharType="begin"/>
      </w:r>
      <w:r w:rsidRPr="00CE25AF">
        <w:rPr>
          <w:lang w:val="en-US"/>
        </w:rPr>
        <w:instrText xml:space="preserve"> REF _Ref54785158 \r \h </w:instrText>
      </w:r>
      <w:r w:rsidRPr="00CE25AF">
        <w:rPr>
          <w:lang w:val="en-US"/>
        </w:rPr>
      </w:r>
      <w:r w:rsidRPr="00CE25AF">
        <w:rPr>
          <w:lang w:val="en-US"/>
        </w:rPr>
        <w:fldChar w:fldCharType="separate"/>
      </w:r>
      <w:r w:rsidR="00F511DE">
        <w:rPr>
          <w:lang w:val="en-US"/>
        </w:rPr>
        <w:t>5.3.4</w:t>
      </w:r>
      <w:r w:rsidRPr="00CE25AF">
        <w:rPr>
          <w:lang w:val="en-US"/>
        </w:rPr>
        <w:fldChar w:fldCharType="end"/>
      </w:r>
      <w:r w:rsidR="00D86D76" w:rsidRPr="00CE25AF">
        <w:rPr>
          <w:lang w:val="en-US"/>
        </w:rPr>
        <w:t xml:space="preserve"> for details.</w:t>
      </w:r>
    </w:p>
    <w:p w14:paraId="24A39433" w14:textId="6E071868" w:rsidR="00774775" w:rsidRPr="00CE25AF" w:rsidRDefault="00774775" w:rsidP="002670C6">
      <w:pPr>
        <w:pStyle w:val="NOTE"/>
        <w:ind w:left="284" w:firstLine="0"/>
        <w:rPr>
          <w:lang w:val="en-US"/>
        </w:rPr>
      </w:pPr>
      <w:r w:rsidRPr="00CE25AF">
        <w:rPr>
          <w:lang w:val="en-US"/>
        </w:rPr>
        <w:t xml:space="preserve">Note: </w:t>
      </w:r>
      <w:r w:rsidR="00D86D76" w:rsidRPr="00CE25AF">
        <w:rPr>
          <w:lang w:val="en-US"/>
        </w:rPr>
        <w:t>t</w:t>
      </w:r>
      <w:r w:rsidRPr="00CE25AF">
        <w:rPr>
          <w:lang w:val="en-US"/>
        </w:rPr>
        <w:t xml:space="preserve">he UML </w:t>
      </w:r>
      <w:r w:rsidR="00713AB3" w:rsidRPr="00CE25AF">
        <w:rPr>
          <w:lang w:val="en-US"/>
        </w:rPr>
        <w:t>modelling</w:t>
      </w:r>
      <w:r w:rsidRPr="00CE25AF">
        <w:rPr>
          <w:lang w:val="en-US"/>
        </w:rPr>
        <w:t xml:space="preserve"> uses so-called abstract classes for denoting reused concepts like "</w:t>
      </w:r>
      <w:proofErr w:type="spellStart"/>
      <w:r w:rsidRPr="00CE25AF">
        <w:rPr>
          <w:lang w:val="en-US"/>
        </w:rPr>
        <w:t>HasSemantics</w:t>
      </w:r>
      <w:proofErr w:type="spellEnd"/>
      <w:r w:rsidRPr="00CE25AF">
        <w:rPr>
          <w:lang w:val="en-US"/>
        </w:rPr>
        <w:t xml:space="preserve">", "Qualifiable" etc. </w:t>
      </w:r>
    </w:p>
    <w:p w14:paraId="3279261F" w14:textId="3FE3532D" w:rsidR="00774775" w:rsidRPr="00CE25AF" w:rsidRDefault="00774775" w:rsidP="00774775">
      <w:pPr>
        <w:rPr>
          <w:lang w:val="en-US"/>
        </w:rPr>
      </w:pPr>
      <w:r w:rsidRPr="00CE25AF">
        <w:rPr>
          <w:lang w:val="en-US"/>
        </w:rPr>
        <w:t>In case of an Asset Administration Shell of an instance asset, a reference to the Asset Administration Shell representing the corresponding type asset or another instance asset it was derived from may be added (</w:t>
      </w:r>
      <w:proofErr w:type="spellStart"/>
      <w:r w:rsidRPr="00CE25AF">
        <w:rPr>
          <w:i/>
          <w:iCs/>
          <w:lang w:val="en-US"/>
        </w:rPr>
        <w:t>AssetAdministrationShell</w:t>
      </w:r>
      <w:proofErr w:type="spellEnd"/>
      <w:r w:rsidRPr="00CE25AF">
        <w:rPr>
          <w:i/>
          <w:iCs/>
          <w:lang w:val="en-US"/>
        </w:rPr>
        <w:t>/</w:t>
      </w:r>
      <w:proofErr w:type="spellStart"/>
      <w:r w:rsidRPr="00CE25AF">
        <w:rPr>
          <w:i/>
          <w:lang w:val="en-US"/>
        </w:rPr>
        <w:t>derivedFrom</w:t>
      </w:r>
      <w:proofErr w:type="spellEnd"/>
      <w:r w:rsidRPr="00CE25AF">
        <w:rPr>
          <w:lang w:val="en-US"/>
        </w:rPr>
        <w:t xml:space="preserve">). The same holds true for </w:t>
      </w:r>
      <w:r w:rsidR="00D86D76" w:rsidRPr="00CE25AF">
        <w:rPr>
          <w:lang w:val="en-US"/>
        </w:rPr>
        <w:t xml:space="preserve">the </w:t>
      </w:r>
      <w:r w:rsidRPr="00CE25AF">
        <w:rPr>
          <w:lang w:val="en-US"/>
        </w:rPr>
        <w:t>Asset Administration Shell of an type asset</w:t>
      </w:r>
      <w:r w:rsidR="00D86D76" w:rsidRPr="00CE25AF">
        <w:rPr>
          <w:lang w:val="en-US"/>
        </w:rPr>
        <w:t>. T</w:t>
      </w:r>
      <w:r w:rsidRPr="00CE25AF">
        <w:rPr>
          <w:lang w:val="en-US"/>
        </w:rPr>
        <w:t xml:space="preserve">ypes can </w:t>
      </w:r>
      <w:r w:rsidR="00D86D76" w:rsidRPr="00CE25AF">
        <w:rPr>
          <w:lang w:val="en-US"/>
        </w:rPr>
        <w:t xml:space="preserve">also </w:t>
      </w:r>
      <w:r w:rsidRPr="00CE25AF">
        <w:rPr>
          <w:lang w:val="en-US"/>
        </w:rPr>
        <w:t>be derived from other types.</w:t>
      </w:r>
    </w:p>
    <w:p w14:paraId="6D0770B7" w14:textId="6BE5B2BA" w:rsidR="00BE50F8" w:rsidRPr="00CE25AF" w:rsidRDefault="00104912" w:rsidP="00110904">
      <w:pPr>
        <w:pStyle w:val="Caption"/>
      </w:pPr>
      <w:bookmarkStart w:id="1248" w:name="_Ref91706486"/>
      <w:bookmarkStart w:id="1249" w:name="_Toc125537833"/>
      <w:r w:rsidRPr="00CE25AF">
        <w:rPr>
          <w:noProof/>
        </w:rPr>
        <w:lastRenderedPageBreak/>
        <w:drawing>
          <wp:anchor distT="0" distB="0" distL="114300" distR="114300" simplePos="0" relativeHeight="252689408" behindDoc="0" locked="0" layoutInCell="1" allowOverlap="1" wp14:anchorId="5C475F9C" wp14:editId="79B711A3">
            <wp:simplePos x="0" y="0"/>
            <wp:positionH relativeFrom="column">
              <wp:posOffset>0</wp:posOffset>
            </wp:positionH>
            <wp:positionV relativeFrom="paragraph">
              <wp:posOffset>247650</wp:posOffset>
            </wp:positionV>
            <wp:extent cx="5942330" cy="6410325"/>
            <wp:effectExtent l="0" t="0" r="127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2330" cy="64103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50" w:name="_Ref113804309"/>
      <w:r w:rsidR="00BE50F8" w:rsidRPr="00CE25AF">
        <w:t xml:space="preserve">Figure </w:t>
      </w:r>
      <w:r w:rsidR="00561536">
        <w:fldChar w:fldCharType="begin"/>
      </w:r>
      <w:r w:rsidR="00561536">
        <w:instrText xml:space="preserve"> SEQ Figure \* ARABIC </w:instrText>
      </w:r>
      <w:r w:rsidR="00561536">
        <w:fldChar w:fldCharType="separate"/>
      </w:r>
      <w:r w:rsidR="00F511DE">
        <w:rPr>
          <w:noProof/>
        </w:rPr>
        <w:t>10</w:t>
      </w:r>
      <w:r w:rsidR="00561536">
        <w:fldChar w:fldCharType="end"/>
      </w:r>
      <w:bookmarkEnd w:id="1248"/>
      <w:bookmarkEnd w:id="1250"/>
      <w:r w:rsidR="00BE50F8" w:rsidRPr="00CE25AF">
        <w:t xml:space="preserve"> Overview Metamodel of the Asset Administration Shell</w:t>
      </w:r>
      <w:bookmarkEnd w:id="1249"/>
    </w:p>
    <w:p w14:paraId="3A535857" w14:textId="373D9AEF" w:rsidR="00964E08" w:rsidRPr="00CE25AF" w:rsidRDefault="00964E08" w:rsidP="006E71A7">
      <w:pPr>
        <w:pStyle w:val="Figure"/>
        <w:rPr>
          <w:lang w:val="en-US"/>
        </w:rPr>
      </w:pPr>
      <w:bookmarkStart w:id="1251" w:name="_Ref529106684"/>
    </w:p>
    <w:p w14:paraId="7FBE7603" w14:textId="71A15159" w:rsidR="00DC65ED" w:rsidRPr="00CE25AF" w:rsidRDefault="00DC65ED" w:rsidP="00DC65ED">
      <w:pPr>
        <w:rPr>
          <w:lang w:val="en-US"/>
        </w:rPr>
      </w:pPr>
      <w:bookmarkStart w:id="1252" w:name="_Toc517691806"/>
      <w:bookmarkEnd w:id="1251"/>
      <w:bookmarkEnd w:id="1252"/>
      <w:r w:rsidRPr="00CE25AF">
        <w:rPr>
          <w:lang w:val="en-US"/>
        </w:rPr>
        <w:t xml:space="preserve">An asset </w:t>
      </w:r>
      <w:r w:rsidR="00106846" w:rsidRPr="00CE25AF">
        <w:rPr>
          <w:lang w:val="en-US"/>
        </w:rPr>
        <w:t xml:space="preserve">may </w:t>
      </w:r>
      <w:r w:rsidRPr="00CE25AF">
        <w:rPr>
          <w:lang w:val="en-US"/>
        </w:rPr>
        <w:t xml:space="preserve">typically be represented by several different identification properties like the serial number, </w:t>
      </w:r>
      <w:r w:rsidR="00CA46F8" w:rsidRPr="00CE25AF">
        <w:rPr>
          <w:lang w:val="en-US"/>
        </w:rPr>
        <w:t>the manufacturer part ID or the different customer part ID</w:t>
      </w:r>
      <w:r w:rsidR="00106846" w:rsidRPr="00CE25AF">
        <w:rPr>
          <w:lang w:val="en-US"/>
        </w:rPr>
        <w:t>s</w:t>
      </w:r>
      <w:r w:rsidR="00CA46F8" w:rsidRPr="00CE25AF">
        <w:rPr>
          <w:lang w:val="en-US"/>
        </w:rPr>
        <w:t xml:space="preserve">, </w:t>
      </w:r>
      <w:r w:rsidRPr="00CE25AF">
        <w:rPr>
          <w:lang w:val="en-US"/>
        </w:rPr>
        <w:t>its RFID code</w:t>
      </w:r>
      <w:r w:rsidR="00106846" w:rsidRPr="00CE25AF">
        <w:rPr>
          <w:lang w:val="en-US"/>
        </w:rPr>
        <w:t>,</w:t>
      </w:r>
      <w:r w:rsidRPr="00CE25AF">
        <w:rPr>
          <w:lang w:val="en-US"/>
        </w:rPr>
        <w:t xml:space="preserve"> etc. Such external identifiers are defined as </w:t>
      </w:r>
      <w:r w:rsidR="00421BDB" w:rsidRPr="00CE25AF">
        <w:rPr>
          <w:lang w:val="en-US"/>
        </w:rPr>
        <w:t>specific asset IDs, each characterized by a user</w:t>
      </w:r>
      <w:r w:rsidR="00106846" w:rsidRPr="00CE25AF">
        <w:rPr>
          <w:lang w:val="en-US"/>
        </w:rPr>
        <w:t>-</w:t>
      </w:r>
      <w:r w:rsidR="00421BDB" w:rsidRPr="00CE25AF">
        <w:rPr>
          <w:lang w:val="en-US"/>
        </w:rPr>
        <w:t>defined name, a value</w:t>
      </w:r>
      <w:r w:rsidR="00106846" w:rsidRPr="00CE25AF">
        <w:rPr>
          <w:lang w:val="en-US"/>
        </w:rPr>
        <w:t>,</w:t>
      </w:r>
      <w:r w:rsidR="00421BDB" w:rsidRPr="00CE25AF">
        <w:rPr>
          <w:lang w:val="en-US"/>
        </w:rPr>
        <w:t xml:space="preserve"> and the user domain (tenant, subject in Attribute Based Access Control</w:t>
      </w:r>
      <w:r w:rsidR="00106846" w:rsidRPr="00CE25AF">
        <w:rPr>
          <w:lang w:val="en-US"/>
        </w:rPr>
        <w:t xml:space="preserve">; </w:t>
      </w:r>
      <w:proofErr w:type="spellStart"/>
      <w:r w:rsidRPr="00CE25AF">
        <w:rPr>
          <w:i/>
          <w:iCs/>
          <w:lang w:val="en-US"/>
        </w:rPr>
        <w:t>AssetInformation</w:t>
      </w:r>
      <w:proofErr w:type="spellEnd"/>
      <w:r w:rsidRPr="00CE25AF">
        <w:rPr>
          <w:i/>
          <w:iCs/>
          <w:lang w:val="en-US"/>
        </w:rPr>
        <w:t>/</w:t>
      </w:r>
      <w:proofErr w:type="spellStart"/>
      <w:r w:rsidR="00476AAF" w:rsidRPr="00CE25AF">
        <w:rPr>
          <w:i/>
          <w:iCs/>
          <w:lang w:val="en-US"/>
        </w:rPr>
        <w:t>specificAssetId</w:t>
      </w:r>
      <w:proofErr w:type="spellEnd"/>
      <w:r w:rsidRPr="00CE25AF">
        <w:rPr>
          <w:lang w:val="en-US"/>
        </w:rPr>
        <w:t xml:space="preserve">). </w:t>
      </w:r>
      <w:r w:rsidR="00106846" w:rsidRPr="00CE25AF">
        <w:rPr>
          <w:lang w:val="en-US"/>
        </w:rPr>
        <w:t>S</w:t>
      </w:r>
      <w:r w:rsidRPr="00CE25AF">
        <w:rPr>
          <w:lang w:val="en-US"/>
        </w:rPr>
        <w:t xml:space="preserve">ee </w:t>
      </w:r>
      <w:r w:rsidR="0082767B">
        <w:rPr>
          <w:lang w:val="en-US"/>
        </w:rPr>
        <w:t>C</w:t>
      </w:r>
      <w:r w:rsidRPr="00CE25AF">
        <w:rPr>
          <w:lang w:val="en-US"/>
        </w:rPr>
        <w:t xml:space="preserve">lause </w:t>
      </w:r>
      <w:r w:rsidR="009C4EDE" w:rsidRPr="00CE25AF">
        <w:rPr>
          <w:lang w:val="en-US"/>
        </w:rPr>
        <w:fldChar w:fldCharType="begin"/>
      </w:r>
      <w:r w:rsidR="009C4EDE" w:rsidRPr="00CE25AF">
        <w:rPr>
          <w:lang w:val="en-US"/>
        </w:rPr>
        <w:instrText xml:space="preserve"> REF _Ref54785158 \r \h </w:instrText>
      </w:r>
      <w:r w:rsidR="009C4EDE" w:rsidRPr="00CE25AF">
        <w:rPr>
          <w:lang w:val="en-US"/>
        </w:rPr>
      </w:r>
      <w:r w:rsidR="009C4EDE" w:rsidRPr="00CE25AF">
        <w:rPr>
          <w:lang w:val="en-US"/>
        </w:rPr>
        <w:fldChar w:fldCharType="separate"/>
      </w:r>
      <w:r w:rsidR="00F511DE">
        <w:rPr>
          <w:lang w:val="en-US"/>
        </w:rPr>
        <w:t>5.3.4</w:t>
      </w:r>
      <w:r w:rsidR="009C4EDE" w:rsidRPr="00CE25AF">
        <w:rPr>
          <w:lang w:val="en-US"/>
        </w:rPr>
        <w:fldChar w:fldCharType="end"/>
      </w:r>
      <w:r w:rsidR="00106846" w:rsidRPr="00CE25AF">
        <w:rPr>
          <w:lang w:val="en-US"/>
        </w:rPr>
        <w:t xml:space="preserve"> for details</w:t>
      </w:r>
      <w:r w:rsidRPr="00CE25AF">
        <w:rPr>
          <w:lang w:val="en-US"/>
        </w:rPr>
        <w:t>. Additionally, a global asset identifier should be assigned to the asset (</w:t>
      </w:r>
      <w:proofErr w:type="spellStart"/>
      <w:r w:rsidRPr="00CE25AF">
        <w:rPr>
          <w:i/>
          <w:iCs/>
          <w:lang w:val="en-US"/>
        </w:rPr>
        <w:t>AssetInformation</w:t>
      </w:r>
      <w:proofErr w:type="spellEnd"/>
      <w:r w:rsidRPr="00CE25AF">
        <w:rPr>
          <w:i/>
          <w:iCs/>
          <w:lang w:val="en-US"/>
        </w:rPr>
        <w:t>/</w:t>
      </w:r>
      <w:proofErr w:type="spellStart"/>
      <w:r w:rsidRPr="00CE25AF">
        <w:rPr>
          <w:i/>
          <w:iCs/>
          <w:lang w:val="en-US"/>
        </w:rPr>
        <w:t>globalAssetId</w:t>
      </w:r>
      <w:proofErr w:type="spellEnd"/>
      <w:r w:rsidRPr="00CE25AF">
        <w:rPr>
          <w:lang w:val="en-US"/>
        </w:rPr>
        <w:t xml:space="preserve">) in </w:t>
      </w:r>
      <w:r w:rsidR="00106846" w:rsidRPr="00CE25AF">
        <w:rPr>
          <w:lang w:val="en-US"/>
        </w:rPr>
        <w:t xml:space="preserve">the </w:t>
      </w:r>
      <w:r w:rsidRPr="00CE25AF">
        <w:rPr>
          <w:lang w:val="en-US"/>
        </w:rPr>
        <w:t>production and operation phase.</w:t>
      </w:r>
    </w:p>
    <w:p w14:paraId="48C245E7" w14:textId="0D3E7B68" w:rsidR="00DC65ED" w:rsidRPr="00CE25AF" w:rsidRDefault="00AB3708" w:rsidP="00DC65ED">
      <w:pPr>
        <w:rPr>
          <w:lang w:val="en-US"/>
        </w:rPr>
      </w:pPr>
      <w:r w:rsidRPr="00CE25AF">
        <w:rPr>
          <w:lang w:val="en-US"/>
        </w:rPr>
        <w:t>A</w:t>
      </w:r>
      <w:r w:rsidR="00C368D6" w:rsidRPr="00CE25AF">
        <w:rPr>
          <w:lang w:val="en-US"/>
        </w:rPr>
        <w:t>sset Administration Shells</w:t>
      </w:r>
      <w:r w:rsidR="00DC65ED" w:rsidRPr="00CE25AF">
        <w:rPr>
          <w:lang w:val="en-US"/>
        </w:rPr>
        <w:t xml:space="preserve">, </w:t>
      </w:r>
      <w:proofErr w:type="spellStart"/>
      <w:r w:rsidR="00DC65ED" w:rsidRPr="00CE25AF">
        <w:rPr>
          <w:lang w:val="en-US"/>
        </w:rPr>
        <w:t>submodels</w:t>
      </w:r>
      <w:proofErr w:type="spellEnd"/>
      <w:r w:rsidR="00DC65ED" w:rsidRPr="00CE25AF">
        <w:rPr>
          <w:lang w:val="en-US"/>
        </w:rPr>
        <w:t xml:space="preserve"> and concept descriptions need to be globally uniquely identifiable (</w:t>
      </w:r>
      <w:r w:rsidR="00DC65ED" w:rsidRPr="00CE25AF">
        <w:rPr>
          <w:i/>
          <w:lang w:val="en-US"/>
        </w:rPr>
        <w:t>Identifiable</w:t>
      </w:r>
      <w:r w:rsidR="00DC65ED" w:rsidRPr="00CE25AF">
        <w:rPr>
          <w:lang w:val="en-US"/>
        </w:rPr>
        <w:t xml:space="preserve">). Other elements like properties </w:t>
      </w:r>
      <w:r w:rsidR="00106846" w:rsidRPr="00CE25AF">
        <w:rPr>
          <w:lang w:val="en-US"/>
        </w:rPr>
        <w:t>only</w:t>
      </w:r>
      <w:r w:rsidR="00DC65ED" w:rsidRPr="00CE25AF">
        <w:rPr>
          <w:lang w:val="en-US"/>
        </w:rPr>
        <w:t xml:space="preserve"> need to be referable within the model and thus only </w:t>
      </w:r>
      <w:r w:rsidR="00106846" w:rsidRPr="00CE25AF">
        <w:rPr>
          <w:lang w:val="en-US"/>
        </w:rPr>
        <w:t>require</w:t>
      </w:r>
      <w:r w:rsidR="00DC65ED" w:rsidRPr="00CE25AF">
        <w:rPr>
          <w:lang w:val="en-US"/>
        </w:rPr>
        <w:t xml:space="preserve"> a local identifier (</w:t>
      </w:r>
      <w:proofErr w:type="spellStart"/>
      <w:r w:rsidR="00DC65ED" w:rsidRPr="00CE25AF">
        <w:rPr>
          <w:i/>
          <w:lang w:val="en-US"/>
        </w:rPr>
        <w:t>idShort</w:t>
      </w:r>
      <w:proofErr w:type="spellEnd"/>
      <w:r w:rsidR="00DC65ED" w:rsidRPr="00CE25AF">
        <w:rPr>
          <w:lang w:val="en-US"/>
        </w:rPr>
        <w:t xml:space="preserve"> from </w:t>
      </w:r>
      <w:r w:rsidR="00DC65ED" w:rsidRPr="00CE25AF">
        <w:rPr>
          <w:i/>
          <w:lang w:val="en-US"/>
        </w:rPr>
        <w:t>Referable</w:t>
      </w:r>
      <w:r w:rsidR="00DC65ED" w:rsidRPr="00CE25AF">
        <w:rPr>
          <w:lang w:val="en-US"/>
        </w:rPr>
        <w:t>). For details on identification</w:t>
      </w:r>
      <w:r w:rsidR="00106846" w:rsidRPr="00CE25AF">
        <w:rPr>
          <w:lang w:val="en-US"/>
        </w:rPr>
        <w:t>,</w:t>
      </w:r>
      <w:r w:rsidR="00DC65ED" w:rsidRPr="00CE25AF">
        <w:rPr>
          <w:lang w:val="en-US"/>
        </w:rPr>
        <w:t xml:space="preserve"> see </w:t>
      </w:r>
      <w:r w:rsidR="00DC65ED" w:rsidRPr="00AA7226">
        <w:rPr>
          <w:lang w:val="en-US"/>
        </w:rPr>
        <w:t>Clause</w:t>
      </w:r>
      <w:r w:rsidR="00DC65ED" w:rsidRPr="00CE25AF">
        <w:rPr>
          <w:lang w:val="en-US"/>
        </w:rPr>
        <w:t xml:space="preserve"> </w:t>
      </w:r>
      <w:r w:rsidR="00AF747E" w:rsidRPr="002670C6">
        <w:rPr>
          <w:lang w:val="en-US"/>
        </w:rPr>
        <w:fldChar w:fldCharType="begin"/>
      </w:r>
      <w:r w:rsidR="00AF747E" w:rsidRPr="00CE25AF">
        <w:rPr>
          <w:lang w:val="en-US"/>
        </w:rPr>
        <w:instrText xml:space="preserve"> REF _Ref25152904 \r \h </w:instrText>
      </w:r>
      <w:r w:rsidR="00AF747E" w:rsidRPr="002670C6">
        <w:rPr>
          <w:lang w:val="en-US"/>
        </w:rPr>
      </w:r>
      <w:r w:rsidR="00AF747E" w:rsidRPr="002670C6">
        <w:rPr>
          <w:lang w:val="en-US"/>
        </w:rPr>
        <w:fldChar w:fldCharType="separate"/>
      </w:r>
      <w:r w:rsidR="00F511DE">
        <w:rPr>
          <w:lang w:val="en-US"/>
        </w:rPr>
        <w:t>4.3</w:t>
      </w:r>
      <w:r w:rsidR="00AF747E" w:rsidRPr="002670C6">
        <w:rPr>
          <w:lang w:val="en-US"/>
        </w:rPr>
        <w:fldChar w:fldCharType="end"/>
      </w:r>
      <w:r w:rsidR="00106846" w:rsidRPr="00CE25AF">
        <w:rPr>
          <w:lang w:val="en-US"/>
        </w:rPr>
        <w:t xml:space="preserve">; </w:t>
      </w:r>
      <w:r w:rsidR="00DC65ED" w:rsidRPr="00CE25AF">
        <w:rPr>
          <w:lang w:val="en-US"/>
        </w:rPr>
        <w:t xml:space="preserve">details on </w:t>
      </w:r>
      <w:r w:rsidR="00DC65ED" w:rsidRPr="00CE25AF">
        <w:rPr>
          <w:i/>
          <w:lang w:val="en-US"/>
        </w:rPr>
        <w:t>Identifiable</w:t>
      </w:r>
      <w:r w:rsidR="00DC65ED" w:rsidRPr="00CE25AF">
        <w:rPr>
          <w:lang w:val="en-US"/>
        </w:rPr>
        <w:t xml:space="preserve"> and </w:t>
      </w:r>
      <w:r w:rsidR="00DC65ED" w:rsidRPr="00CE25AF">
        <w:rPr>
          <w:i/>
          <w:lang w:val="en-US"/>
        </w:rPr>
        <w:t>Referable</w:t>
      </w:r>
      <w:r w:rsidR="00DC65ED" w:rsidRPr="00CE25AF">
        <w:rPr>
          <w:lang w:val="en-US"/>
        </w:rPr>
        <w:t xml:space="preserve"> </w:t>
      </w:r>
      <w:r w:rsidR="00106846" w:rsidRPr="00CE25AF">
        <w:rPr>
          <w:lang w:val="en-US"/>
        </w:rPr>
        <w:t xml:space="preserve">are provided in </w:t>
      </w:r>
      <w:r w:rsidR="0082767B">
        <w:rPr>
          <w:lang w:val="en-US"/>
        </w:rPr>
        <w:t>C</w:t>
      </w:r>
      <w:r w:rsidR="00DC65ED" w:rsidRPr="00CE25AF">
        <w:rPr>
          <w:lang w:val="en-US"/>
        </w:rPr>
        <w:t>lause</w:t>
      </w:r>
      <w:r w:rsidR="00421BDB" w:rsidRPr="00CE25AF">
        <w:rPr>
          <w:lang w:val="en-US"/>
        </w:rPr>
        <w:t xml:space="preserve"> </w:t>
      </w:r>
      <w:r w:rsidR="00421BDB" w:rsidRPr="002670C6">
        <w:rPr>
          <w:lang w:val="en-US"/>
        </w:rPr>
        <w:fldChar w:fldCharType="begin"/>
      </w:r>
      <w:r w:rsidR="00421BDB" w:rsidRPr="00CE25AF">
        <w:rPr>
          <w:lang w:val="en-US"/>
        </w:rPr>
        <w:instrText xml:space="preserve"> REF _Ref103982563 \r \h </w:instrText>
      </w:r>
      <w:r w:rsidR="00421BDB" w:rsidRPr="002670C6">
        <w:rPr>
          <w:lang w:val="en-US"/>
        </w:rPr>
      </w:r>
      <w:r w:rsidR="00421BDB" w:rsidRPr="002670C6">
        <w:rPr>
          <w:lang w:val="en-US"/>
        </w:rPr>
        <w:fldChar w:fldCharType="separate"/>
      </w:r>
      <w:r w:rsidR="00F511DE">
        <w:rPr>
          <w:lang w:val="en-US"/>
        </w:rPr>
        <w:t>5.3.2.5</w:t>
      </w:r>
      <w:r w:rsidR="00421BDB" w:rsidRPr="002670C6">
        <w:rPr>
          <w:lang w:val="en-US"/>
        </w:rPr>
        <w:fldChar w:fldCharType="end"/>
      </w:r>
      <w:r w:rsidR="00421BDB" w:rsidRPr="00CE25AF">
        <w:rPr>
          <w:lang w:val="en-US"/>
        </w:rPr>
        <w:t xml:space="preserve"> and </w:t>
      </w:r>
      <w:r w:rsidR="00421BDB" w:rsidRPr="00AA7226">
        <w:rPr>
          <w:lang w:val="en-US"/>
        </w:rPr>
        <w:t>Clause</w:t>
      </w:r>
      <w:r w:rsidR="00DC65ED" w:rsidRPr="00AA7226">
        <w:rPr>
          <w:lang w:val="en-US"/>
        </w:rPr>
        <w:t xml:space="preserve"> </w:t>
      </w:r>
      <w:r w:rsidR="009E5836">
        <w:rPr>
          <w:lang w:val="en-US"/>
        </w:rPr>
        <w:fldChar w:fldCharType="begin"/>
      </w:r>
      <w:r w:rsidR="009E5836">
        <w:rPr>
          <w:lang w:val="en-US"/>
        </w:rPr>
        <w:instrText xml:space="preserve"> REF _Ref124454431 \r \h </w:instrText>
      </w:r>
      <w:r w:rsidR="009E5836">
        <w:rPr>
          <w:lang w:val="en-US"/>
        </w:rPr>
      </w:r>
      <w:r w:rsidR="009E5836">
        <w:rPr>
          <w:lang w:val="en-US"/>
        </w:rPr>
        <w:fldChar w:fldCharType="separate"/>
      </w:r>
      <w:r w:rsidR="00F511DE">
        <w:rPr>
          <w:lang w:val="en-US"/>
        </w:rPr>
        <w:t>5.3.2.7</w:t>
      </w:r>
      <w:r w:rsidR="009E5836">
        <w:rPr>
          <w:lang w:val="en-US"/>
        </w:rPr>
        <w:fldChar w:fldCharType="end"/>
      </w:r>
      <w:r w:rsidR="00DC65ED" w:rsidRPr="00CE25AF">
        <w:rPr>
          <w:lang w:val="en-US"/>
        </w:rPr>
        <w:t>.</w:t>
      </w:r>
    </w:p>
    <w:p w14:paraId="60008FA6" w14:textId="6EBBB7AC" w:rsidR="00DC65ED" w:rsidRPr="00CE25AF" w:rsidRDefault="00DC65ED" w:rsidP="00DC65ED">
      <w:pPr>
        <w:rPr>
          <w:lang w:val="en-US"/>
        </w:rPr>
      </w:pPr>
      <w:proofErr w:type="spellStart"/>
      <w:r w:rsidRPr="00CE25AF">
        <w:rPr>
          <w:i/>
          <w:lang w:val="en-US"/>
        </w:rPr>
        <w:t>Submodel</w:t>
      </w:r>
      <w:r w:rsidRPr="00CE25AF">
        <w:rPr>
          <w:lang w:val="en-US"/>
        </w:rPr>
        <w:t>s</w:t>
      </w:r>
      <w:proofErr w:type="spellEnd"/>
      <w:r w:rsidRPr="00CE25AF">
        <w:rPr>
          <w:lang w:val="en-US"/>
        </w:rPr>
        <w:t xml:space="preserve"> consist of a set of </w:t>
      </w:r>
      <w:proofErr w:type="spellStart"/>
      <w:r w:rsidRPr="00CE25AF">
        <w:rPr>
          <w:lang w:val="en-US"/>
        </w:rPr>
        <w:t>submodel</w:t>
      </w:r>
      <w:proofErr w:type="spellEnd"/>
      <w:r w:rsidRPr="00CE25AF">
        <w:rPr>
          <w:lang w:val="en-US"/>
        </w:rPr>
        <w:t xml:space="preserve"> elements. </w:t>
      </w:r>
      <w:proofErr w:type="spellStart"/>
      <w:r w:rsidRPr="00CE25AF">
        <w:rPr>
          <w:lang w:val="en-US"/>
        </w:rPr>
        <w:t>Submodel</w:t>
      </w:r>
      <w:proofErr w:type="spellEnd"/>
      <w:r w:rsidRPr="00CE25AF">
        <w:rPr>
          <w:lang w:val="en-US"/>
        </w:rPr>
        <w:t xml:space="preserve"> elements may be qualified by a so-called </w:t>
      </w:r>
      <w:r w:rsidRPr="00CE25AF">
        <w:rPr>
          <w:i/>
          <w:lang w:val="en-US"/>
        </w:rPr>
        <w:t>Qualifier</w:t>
      </w:r>
      <w:r w:rsidRPr="00CE25AF">
        <w:rPr>
          <w:lang w:val="en-US"/>
        </w:rPr>
        <w:t>.</w:t>
      </w:r>
      <w:r w:rsidR="00C368D6" w:rsidRPr="00CE25AF">
        <w:rPr>
          <w:lang w:val="en-US"/>
        </w:rPr>
        <w:t xml:space="preserve"> </w:t>
      </w:r>
      <w:r w:rsidR="00106846" w:rsidRPr="00CE25AF">
        <w:rPr>
          <w:lang w:val="en-US"/>
        </w:rPr>
        <w:t>There might be more than one qualifier p</w:t>
      </w:r>
      <w:r w:rsidR="00C368D6" w:rsidRPr="00CE25AF">
        <w:rPr>
          <w:lang w:val="en-US"/>
        </w:rPr>
        <w:t xml:space="preserve">er </w:t>
      </w:r>
      <w:r w:rsidR="00C368D6" w:rsidRPr="00CE25AF">
        <w:rPr>
          <w:i/>
          <w:lang w:val="en-US"/>
        </w:rPr>
        <w:t>Qualifiable</w:t>
      </w:r>
      <w:r w:rsidR="00106846" w:rsidRPr="00CE25AF">
        <w:rPr>
          <w:lang w:val="en-US"/>
        </w:rPr>
        <w:t>.</w:t>
      </w:r>
      <w:r w:rsidRPr="00CE25AF">
        <w:rPr>
          <w:lang w:val="en-US"/>
        </w:rPr>
        <w:t xml:space="preserve"> </w:t>
      </w:r>
      <w:r w:rsidR="00106846" w:rsidRPr="00CE25AF">
        <w:rPr>
          <w:lang w:val="en-US"/>
        </w:rPr>
        <w:t>S</w:t>
      </w:r>
      <w:r w:rsidRPr="00CE25AF">
        <w:rPr>
          <w:lang w:val="en-US"/>
        </w:rPr>
        <w:t>ee</w:t>
      </w:r>
      <w:r w:rsidR="0082767B">
        <w:rPr>
          <w:lang w:val="en-US"/>
        </w:rPr>
        <w:t xml:space="preserve"> C</w:t>
      </w:r>
      <w:r w:rsidRPr="00CE25AF">
        <w:rPr>
          <w:lang w:val="en-US"/>
        </w:rPr>
        <w:t>laus</w:t>
      </w:r>
      <w:r w:rsidR="0082767B">
        <w:rPr>
          <w:lang w:val="en-US"/>
        </w:rPr>
        <w:t>e</w:t>
      </w:r>
      <w:r w:rsidRPr="00CE25AF">
        <w:rPr>
          <w:lang w:val="en-US"/>
        </w:rPr>
        <w:t xml:space="preserve"> </w:t>
      </w:r>
      <w:r w:rsidR="00B25934" w:rsidRPr="00CE25AF">
        <w:rPr>
          <w:lang w:val="en-US"/>
        </w:rPr>
        <w:fldChar w:fldCharType="begin"/>
      </w:r>
      <w:r w:rsidR="00B25934" w:rsidRPr="00CE25AF">
        <w:rPr>
          <w:lang w:val="en-US"/>
        </w:rPr>
        <w:instrText xml:space="preserve"> REF _Ref120119429 \r \h </w:instrText>
      </w:r>
      <w:r w:rsidR="00B25934" w:rsidRPr="00CE25AF">
        <w:rPr>
          <w:lang w:val="en-US"/>
        </w:rPr>
      </w:r>
      <w:r w:rsidR="00B25934" w:rsidRPr="00CE25AF">
        <w:rPr>
          <w:lang w:val="en-US"/>
        </w:rPr>
        <w:fldChar w:fldCharType="separate"/>
      </w:r>
      <w:r w:rsidR="00F511DE">
        <w:rPr>
          <w:lang w:val="en-US"/>
        </w:rPr>
        <w:t>5.3.2.8</w:t>
      </w:r>
      <w:r w:rsidR="00B25934" w:rsidRPr="00CE25AF">
        <w:rPr>
          <w:lang w:val="en-US"/>
        </w:rPr>
        <w:fldChar w:fldCharType="end"/>
      </w:r>
      <w:r w:rsidR="00B25934" w:rsidRPr="00CE25AF">
        <w:rPr>
          <w:lang w:val="en-US"/>
        </w:rPr>
        <w:t xml:space="preserve"> </w:t>
      </w:r>
      <w:r w:rsidR="00421BDB" w:rsidRPr="00CE25AF">
        <w:rPr>
          <w:lang w:val="en-US"/>
        </w:rPr>
        <w:t xml:space="preserve">and </w:t>
      </w:r>
      <w:r w:rsidR="00421BDB" w:rsidRPr="00AA7226">
        <w:rPr>
          <w:lang w:val="en-US"/>
        </w:rPr>
        <w:t xml:space="preserve">Clause </w:t>
      </w:r>
      <w:r w:rsidR="00F237B7" w:rsidRPr="00CE25AF">
        <w:rPr>
          <w:lang w:val="en-US"/>
        </w:rPr>
        <w:fldChar w:fldCharType="begin"/>
      </w:r>
      <w:r w:rsidR="00F237B7" w:rsidRPr="00CE25AF">
        <w:rPr>
          <w:lang w:val="en-US"/>
        </w:rPr>
        <w:instrText xml:space="preserve"> REF _Ref120119514 \r \h </w:instrText>
      </w:r>
      <w:r w:rsidR="00F237B7" w:rsidRPr="00CE25AF">
        <w:rPr>
          <w:lang w:val="en-US"/>
        </w:rPr>
      </w:r>
      <w:r w:rsidR="00F237B7" w:rsidRPr="00CE25AF">
        <w:rPr>
          <w:lang w:val="en-US"/>
        </w:rPr>
        <w:fldChar w:fldCharType="separate"/>
      </w:r>
      <w:r w:rsidR="00F511DE">
        <w:rPr>
          <w:lang w:val="en-US"/>
        </w:rPr>
        <w:t>5.3.2.9</w:t>
      </w:r>
      <w:r w:rsidR="00F237B7" w:rsidRPr="00CE25AF">
        <w:rPr>
          <w:lang w:val="en-US"/>
        </w:rPr>
        <w:fldChar w:fldCharType="end"/>
      </w:r>
      <w:r w:rsidR="00106846" w:rsidRPr="00CE25AF">
        <w:rPr>
          <w:lang w:val="en-US"/>
        </w:rPr>
        <w:t xml:space="preserve"> for details</w:t>
      </w:r>
      <w:r w:rsidR="00F237B7" w:rsidRPr="00CE25AF">
        <w:rPr>
          <w:lang w:val="en-US"/>
        </w:rPr>
        <w:t>.</w:t>
      </w:r>
    </w:p>
    <w:p w14:paraId="1093C041" w14:textId="61CDCA90" w:rsidR="00DC65ED" w:rsidRPr="00CE25AF" w:rsidRDefault="00DC65ED" w:rsidP="00DC65ED">
      <w:pPr>
        <w:rPr>
          <w:lang w:val="en-US"/>
        </w:rPr>
      </w:pPr>
      <w:r w:rsidRPr="00CE25AF">
        <w:rPr>
          <w:lang w:val="en-US"/>
        </w:rPr>
        <w:lastRenderedPageBreak/>
        <w:t xml:space="preserve">There are different subtypes of </w:t>
      </w:r>
      <w:proofErr w:type="spellStart"/>
      <w:r w:rsidRPr="00CE25AF">
        <w:rPr>
          <w:lang w:val="en-US"/>
        </w:rPr>
        <w:t>submodel</w:t>
      </w:r>
      <w:proofErr w:type="spellEnd"/>
      <w:r w:rsidRPr="00CE25AF">
        <w:rPr>
          <w:lang w:val="en-US"/>
        </w:rPr>
        <w:t xml:space="preserve"> elements like properties, operations, </w:t>
      </w:r>
      <w:r w:rsidR="00AF747E" w:rsidRPr="00CE25AF">
        <w:rPr>
          <w:lang w:val="en-US"/>
        </w:rPr>
        <w:t>lists</w:t>
      </w:r>
      <w:r w:rsidR="00106846" w:rsidRPr="00CE25AF">
        <w:rPr>
          <w:lang w:val="en-US"/>
        </w:rPr>
        <w:t>,</w:t>
      </w:r>
      <w:r w:rsidRPr="00CE25AF">
        <w:rPr>
          <w:lang w:val="en-US"/>
        </w:rPr>
        <w:t xml:space="preserve"> etc. </w:t>
      </w:r>
      <w:r w:rsidR="00106846" w:rsidRPr="00CE25AF">
        <w:rPr>
          <w:lang w:val="en-US"/>
        </w:rPr>
        <w:t>S</w:t>
      </w:r>
      <w:r w:rsidRPr="00CE25AF">
        <w:rPr>
          <w:lang w:val="en-US"/>
        </w:rPr>
        <w:t xml:space="preserve">ee </w:t>
      </w:r>
      <w:r w:rsidR="0082767B">
        <w:rPr>
          <w:lang w:val="en-US"/>
        </w:rPr>
        <w:t>C</w:t>
      </w:r>
      <w:r w:rsidRPr="00CE25AF">
        <w:rPr>
          <w:lang w:val="en-US"/>
        </w:rPr>
        <w:t xml:space="preserve">lause </w:t>
      </w:r>
      <w:r w:rsidR="00AF747E" w:rsidRPr="00CE25AF">
        <w:rPr>
          <w:lang w:val="en-US"/>
        </w:rPr>
        <w:fldChar w:fldCharType="begin"/>
      </w:r>
      <w:r w:rsidR="00AF747E" w:rsidRPr="00CE25AF">
        <w:rPr>
          <w:lang w:val="en-US"/>
        </w:rPr>
        <w:instrText xml:space="preserve"> REF _Ref529621026 \r \h </w:instrText>
      </w:r>
      <w:r w:rsidR="00AF747E" w:rsidRPr="00CE25AF">
        <w:rPr>
          <w:lang w:val="en-US"/>
        </w:rPr>
      </w:r>
      <w:r w:rsidR="00AF747E" w:rsidRPr="00CE25AF">
        <w:rPr>
          <w:lang w:val="en-US"/>
        </w:rPr>
        <w:fldChar w:fldCharType="separate"/>
      </w:r>
      <w:r w:rsidR="00F511DE">
        <w:rPr>
          <w:lang w:val="en-US"/>
        </w:rPr>
        <w:t>5.3.7</w:t>
      </w:r>
      <w:r w:rsidR="00AF747E" w:rsidRPr="00CE25AF">
        <w:rPr>
          <w:lang w:val="en-US"/>
        </w:rPr>
        <w:fldChar w:fldCharType="end"/>
      </w:r>
      <w:r w:rsidR="00106846" w:rsidRPr="00CE25AF">
        <w:rPr>
          <w:lang w:val="en-US"/>
        </w:rPr>
        <w:t xml:space="preserve"> for details</w:t>
      </w:r>
      <w:r w:rsidRPr="00CE25AF">
        <w:rPr>
          <w:lang w:val="en-US"/>
        </w:rPr>
        <w:t xml:space="preserve">. A typical </w:t>
      </w:r>
      <w:proofErr w:type="spellStart"/>
      <w:r w:rsidRPr="00CE25AF">
        <w:rPr>
          <w:lang w:val="en-US"/>
        </w:rPr>
        <w:t>submodel</w:t>
      </w:r>
      <w:proofErr w:type="spellEnd"/>
      <w:r w:rsidRPr="00CE25AF">
        <w:rPr>
          <w:lang w:val="en-US"/>
        </w:rPr>
        <w:t xml:space="preserve"> element is shown in the overview figure: </w:t>
      </w:r>
      <w:r w:rsidR="00106846" w:rsidRPr="00CE25AF">
        <w:rPr>
          <w:lang w:val="en-US"/>
        </w:rPr>
        <w:t>a</w:t>
      </w:r>
      <w:r w:rsidRPr="00CE25AF">
        <w:rPr>
          <w:lang w:val="en-US"/>
        </w:rPr>
        <w:t xml:space="preserve"> property is a data </w:t>
      </w:r>
      <w:r w:rsidR="002D5DB2" w:rsidRPr="00CE25AF">
        <w:rPr>
          <w:lang w:val="en-US"/>
        </w:rPr>
        <w:t xml:space="preserve">element </w:t>
      </w:r>
      <w:r w:rsidRPr="00CE25AF">
        <w:rPr>
          <w:lang w:val="en-US"/>
        </w:rPr>
        <w:t>that has a value of simple type like string, date</w:t>
      </w:r>
      <w:r w:rsidR="00106846" w:rsidRPr="00CE25AF">
        <w:rPr>
          <w:lang w:val="en-US"/>
        </w:rPr>
        <w:t>,</w:t>
      </w:r>
      <w:r w:rsidRPr="00CE25AF">
        <w:rPr>
          <w:lang w:val="en-US"/>
        </w:rPr>
        <w:t xml:space="preserve"> etc. </w:t>
      </w:r>
      <w:r w:rsidR="002D5DB2" w:rsidRPr="00CE25AF">
        <w:rPr>
          <w:lang w:val="en-US"/>
        </w:rPr>
        <w:t xml:space="preserve">Every data element is a </w:t>
      </w:r>
      <w:proofErr w:type="spellStart"/>
      <w:r w:rsidR="002D5DB2" w:rsidRPr="00CE25AF">
        <w:rPr>
          <w:lang w:val="en-US"/>
        </w:rPr>
        <w:t>submodel</w:t>
      </w:r>
      <w:proofErr w:type="spellEnd"/>
      <w:r w:rsidR="002D5DB2" w:rsidRPr="00CE25AF">
        <w:rPr>
          <w:lang w:val="en-US"/>
        </w:rPr>
        <w:t xml:space="preserve"> element (not visible in the figure but implicitly the case</w:t>
      </w:r>
      <w:r w:rsidR="00106846" w:rsidRPr="00CE25AF">
        <w:rPr>
          <w:lang w:val="en-US"/>
        </w:rPr>
        <w:t>,</w:t>
      </w:r>
      <w:r w:rsidR="002D5DB2" w:rsidRPr="00CE25AF">
        <w:rPr>
          <w:lang w:val="en-US"/>
        </w:rPr>
        <w:t xml:space="preserve"> since </w:t>
      </w:r>
      <w:proofErr w:type="spellStart"/>
      <w:r w:rsidR="002D5DB2" w:rsidRPr="00CE25AF">
        <w:rPr>
          <w:i/>
          <w:iCs/>
          <w:lang w:val="en-US"/>
        </w:rPr>
        <w:t>DataElement</w:t>
      </w:r>
      <w:proofErr w:type="spellEnd"/>
      <w:r w:rsidR="002D5DB2" w:rsidRPr="00CE25AF">
        <w:rPr>
          <w:i/>
          <w:iCs/>
          <w:lang w:val="en-US"/>
        </w:rPr>
        <w:t xml:space="preserve"> </w:t>
      </w:r>
      <w:r w:rsidR="002D5DB2" w:rsidRPr="00CE25AF">
        <w:rPr>
          <w:lang w:val="en-US"/>
        </w:rPr>
        <w:t xml:space="preserve">is inheriting from </w:t>
      </w:r>
      <w:proofErr w:type="spellStart"/>
      <w:r w:rsidR="002D5DB2" w:rsidRPr="00CE25AF">
        <w:rPr>
          <w:i/>
          <w:iCs/>
          <w:lang w:val="en-US"/>
        </w:rPr>
        <w:t>SubmodelElement</w:t>
      </w:r>
      <w:proofErr w:type="spellEnd"/>
      <w:r w:rsidR="002D5DB2" w:rsidRPr="00CE25AF">
        <w:rPr>
          <w:lang w:val="en-US"/>
        </w:rPr>
        <w:t xml:space="preserve">). </w:t>
      </w:r>
      <w:r w:rsidRPr="00CE25AF">
        <w:rPr>
          <w:lang w:val="en-US"/>
        </w:rPr>
        <w:t>For details on properties</w:t>
      </w:r>
      <w:r w:rsidR="00106846" w:rsidRPr="00CE25AF">
        <w:rPr>
          <w:lang w:val="en-US"/>
        </w:rPr>
        <w:t>,</w:t>
      </w:r>
      <w:r w:rsidRPr="00CE25AF">
        <w:rPr>
          <w:lang w:val="en-US"/>
        </w:rPr>
        <w:t xml:space="preserve"> see </w:t>
      </w:r>
      <w:r w:rsidRPr="00AA7226">
        <w:rPr>
          <w:lang w:val="en-US"/>
        </w:rPr>
        <w:t>Clause</w:t>
      </w:r>
      <w:r w:rsidRPr="00CE25AF">
        <w:rPr>
          <w:lang w:val="en-US"/>
        </w:rPr>
        <w:t xml:space="preserve"> </w:t>
      </w:r>
      <w:r w:rsidR="00AF747E" w:rsidRPr="002670C6">
        <w:rPr>
          <w:lang w:val="en-US"/>
        </w:rPr>
        <w:fldChar w:fldCharType="begin"/>
      </w:r>
      <w:r w:rsidR="00AF747E" w:rsidRPr="00CE25AF">
        <w:rPr>
          <w:lang w:val="en-US"/>
        </w:rPr>
        <w:instrText xml:space="preserve"> REF _Ref91706955 \r \h </w:instrText>
      </w:r>
      <w:r w:rsidR="00AF747E" w:rsidRPr="002670C6">
        <w:rPr>
          <w:lang w:val="en-US"/>
        </w:rPr>
      </w:r>
      <w:r w:rsidR="00AF747E" w:rsidRPr="002670C6">
        <w:rPr>
          <w:lang w:val="en-US"/>
        </w:rPr>
        <w:fldChar w:fldCharType="separate"/>
      </w:r>
      <w:r w:rsidR="00F511DE">
        <w:rPr>
          <w:lang w:val="en-US"/>
        </w:rPr>
        <w:t>5.3.7.12</w:t>
      </w:r>
      <w:r w:rsidR="00AF747E" w:rsidRPr="002670C6">
        <w:rPr>
          <w:lang w:val="en-US"/>
        </w:rPr>
        <w:fldChar w:fldCharType="end"/>
      </w:r>
      <w:r w:rsidRPr="00CE25AF">
        <w:rPr>
          <w:lang w:val="en-US"/>
        </w:rPr>
        <w:t>.</w:t>
      </w:r>
    </w:p>
    <w:p w14:paraId="0F433523" w14:textId="6B45C543" w:rsidR="00DC65ED" w:rsidRPr="00CE25AF" w:rsidRDefault="00DC65ED" w:rsidP="00DC65ED">
      <w:pPr>
        <w:rPr>
          <w:lang w:val="en-US"/>
        </w:rPr>
      </w:pPr>
      <w:r w:rsidRPr="00CE25AF">
        <w:rPr>
          <w:lang w:val="en-US"/>
        </w:rPr>
        <w:t xml:space="preserve">Every </w:t>
      </w:r>
      <w:proofErr w:type="spellStart"/>
      <w:r w:rsidRPr="00CE25AF">
        <w:rPr>
          <w:lang w:val="en-US"/>
        </w:rPr>
        <w:t>submodel</w:t>
      </w:r>
      <w:proofErr w:type="spellEnd"/>
      <w:r w:rsidRPr="00CE25AF">
        <w:rPr>
          <w:lang w:val="en-US"/>
        </w:rPr>
        <w:t xml:space="preserve"> element needs a semantic definition </w:t>
      </w:r>
      <w:r w:rsidRPr="00CE25AF">
        <w:rPr>
          <w:i/>
          <w:lang w:val="en-US"/>
        </w:rPr>
        <w:t>(</w:t>
      </w:r>
      <w:proofErr w:type="spellStart"/>
      <w:r w:rsidRPr="00CE25AF">
        <w:rPr>
          <w:i/>
          <w:lang w:val="en-US"/>
        </w:rPr>
        <w:t>semanticId</w:t>
      </w:r>
      <w:proofErr w:type="spellEnd"/>
      <w:r w:rsidRPr="00CE25AF">
        <w:rPr>
          <w:i/>
          <w:lang w:val="en-US"/>
        </w:rPr>
        <w:t xml:space="preserve"> </w:t>
      </w:r>
      <w:r w:rsidRPr="00CE25AF">
        <w:rPr>
          <w:lang w:val="en-US"/>
        </w:rPr>
        <w:t>in</w:t>
      </w:r>
      <w:r w:rsidRPr="00CE25AF">
        <w:rPr>
          <w:i/>
          <w:lang w:val="en-US"/>
        </w:rPr>
        <w:t xml:space="preserve"> </w:t>
      </w:r>
      <w:proofErr w:type="spellStart"/>
      <w:r w:rsidRPr="00CE25AF">
        <w:rPr>
          <w:i/>
          <w:lang w:val="en-US"/>
        </w:rPr>
        <w:t>HasSemantics</w:t>
      </w:r>
      <w:proofErr w:type="spellEnd"/>
      <w:r w:rsidRPr="00CE25AF">
        <w:rPr>
          <w:lang w:val="en-US"/>
        </w:rPr>
        <w:t>)</w:t>
      </w:r>
      <w:r w:rsidR="00AF747E" w:rsidRPr="00CE25AF">
        <w:rPr>
          <w:lang w:val="en-US"/>
        </w:rPr>
        <w:t xml:space="preserve"> to have a well-defined meaning</w:t>
      </w:r>
      <w:r w:rsidRPr="00CE25AF">
        <w:rPr>
          <w:lang w:val="en-US"/>
        </w:rPr>
        <w:t xml:space="preserve">. The </w:t>
      </w:r>
      <w:proofErr w:type="spellStart"/>
      <w:r w:rsidRPr="00CE25AF">
        <w:rPr>
          <w:lang w:val="en-US"/>
        </w:rPr>
        <w:t>submodel</w:t>
      </w:r>
      <w:proofErr w:type="spellEnd"/>
      <w:r w:rsidRPr="00CE25AF">
        <w:rPr>
          <w:lang w:val="en-US"/>
        </w:rPr>
        <w:t xml:space="preserve"> element might either refer directly to a corresponding semantic definition provided by an external reference (e.g. to an ECLASS or IEC CDD property definition) or it may</w:t>
      </w:r>
      <w:r w:rsidR="00AF747E" w:rsidRPr="00CE25AF">
        <w:rPr>
          <w:lang w:val="en-US"/>
        </w:rPr>
        <w:t xml:space="preserve"> indirectly</w:t>
      </w:r>
      <w:r w:rsidRPr="00CE25AF">
        <w:rPr>
          <w:lang w:val="en-US"/>
        </w:rPr>
        <w:t xml:space="preserve"> reference a concept description (</w:t>
      </w:r>
      <w:proofErr w:type="spellStart"/>
      <w:r w:rsidRPr="00CE25AF">
        <w:rPr>
          <w:i/>
          <w:iCs/>
          <w:lang w:val="en-US"/>
        </w:rPr>
        <w:t>ConceptDescription</w:t>
      </w:r>
      <w:proofErr w:type="spellEnd"/>
      <w:r w:rsidRPr="00CE25AF">
        <w:rPr>
          <w:lang w:val="en-US"/>
        </w:rPr>
        <w:t xml:space="preserve">). </w:t>
      </w:r>
      <w:r w:rsidR="00106846" w:rsidRPr="00CE25AF">
        <w:rPr>
          <w:lang w:val="en-US"/>
        </w:rPr>
        <w:t xml:space="preserve">See </w:t>
      </w:r>
      <w:r w:rsidR="0082767B">
        <w:rPr>
          <w:lang w:val="en-US"/>
        </w:rPr>
        <w:t>C</w:t>
      </w:r>
      <w:r w:rsidR="00106846" w:rsidRPr="00CE25AF">
        <w:rPr>
          <w:lang w:val="en-US"/>
        </w:rPr>
        <w:t xml:space="preserve">lause </w:t>
      </w:r>
      <w:r w:rsidR="00106846" w:rsidRPr="00CE25AF">
        <w:rPr>
          <w:lang w:val="en-US"/>
        </w:rPr>
        <w:fldChar w:fldCharType="begin"/>
      </w:r>
      <w:r w:rsidR="00106846" w:rsidRPr="00CE25AF">
        <w:rPr>
          <w:lang w:val="en-US"/>
        </w:rPr>
        <w:instrText xml:space="preserve"> REF _Ref82894694 \r \h </w:instrText>
      </w:r>
      <w:r w:rsidR="00106846" w:rsidRPr="00CE25AF">
        <w:rPr>
          <w:lang w:val="en-US"/>
        </w:rPr>
      </w:r>
      <w:r w:rsidR="00106846" w:rsidRPr="00CE25AF">
        <w:rPr>
          <w:lang w:val="en-US"/>
        </w:rPr>
        <w:fldChar w:fldCharType="separate"/>
      </w:r>
      <w:r w:rsidR="00F511DE">
        <w:rPr>
          <w:lang w:val="en-US"/>
        </w:rPr>
        <w:t>4.4.1</w:t>
      </w:r>
      <w:r w:rsidR="00106846" w:rsidRPr="00CE25AF">
        <w:rPr>
          <w:lang w:val="en-US"/>
        </w:rPr>
        <w:fldChar w:fldCharType="end"/>
      </w:r>
      <w:r w:rsidR="00106846" w:rsidRPr="00CE25AF">
        <w:rPr>
          <w:lang w:val="en-US"/>
        </w:rPr>
        <w:t xml:space="preserve"> f</w:t>
      </w:r>
      <w:r w:rsidRPr="00CE25AF">
        <w:rPr>
          <w:lang w:val="en-US"/>
        </w:rPr>
        <w:t xml:space="preserve">or </w:t>
      </w:r>
      <w:r w:rsidR="00AF747E" w:rsidRPr="00CE25AF">
        <w:rPr>
          <w:lang w:val="en-US"/>
        </w:rPr>
        <w:t>matching strategies</w:t>
      </w:r>
      <w:r w:rsidR="00106846" w:rsidRPr="00CE25AF">
        <w:rPr>
          <w:lang w:val="en-US"/>
        </w:rPr>
        <w:t xml:space="preserve">, and </w:t>
      </w:r>
      <w:r w:rsidR="0082767B">
        <w:rPr>
          <w:lang w:val="en-US"/>
        </w:rPr>
        <w:t>C</w:t>
      </w:r>
      <w:r w:rsidR="00A24E82" w:rsidRPr="00CE25AF">
        <w:rPr>
          <w:lang w:val="en-US"/>
        </w:rPr>
        <w:t>lause</w:t>
      </w:r>
      <w:r w:rsidR="00EA3B8B">
        <w:rPr>
          <w:lang w:val="en-US"/>
        </w:rPr>
        <w:t xml:space="preserve"> </w:t>
      </w:r>
      <w:r w:rsidR="00106846" w:rsidRPr="00CE25AF">
        <w:rPr>
          <w:lang w:val="en-US"/>
        </w:rPr>
        <w:fldChar w:fldCharType="begin"/>
      </w:r>
      <w:r w:rsidR="00106846" w:rsidRPr="00CE25AF">
        <w:rPr>
          <w:lang w:val="en-US"/>
        </w:rPr>
        <w:instrText xml:space="preserve"> REF _Ref530841061 \r \h </w:instrText>
      </w:r>
      <w:r w:rsidR="00106846" w:rsidRPr="00CE25AF">
        <w:rPr>
          <w:lang w:val="en-US"/>
        </w:rPr>
      </w:r>
      <w:r w:rsidR="00106846" w:rsidRPr="00CE25AF">
        <w:rPr>
          <w:lang w:val="en-US"/>
        </w:rPr>
        <w:fldChar w:fldCharType="separate"/>
      </w:r>
      <w:r w:rsidR="00F511DE">
        <w:rPr>
          <w:lang w:val="en-US"/>
        </w:rPr>
        <w:t>5.3.2.6</w:t>
      </w:r>
      <w:r w:rsidR="00106846" w:rsidRPr="00CE25AF">
        <w:rPr>
          <w:lang w:val="en-US"/>
        </w:rPr>
        <w:fldChar w:fldCharType="end"/>
      </w:r>
      <w:r w:rsidR="00AF747E" w:rsidRPr="00CE25AF">
        <w:rPr>
          <w:lang w:val="en-US"/>
        </w:rPr>
        <w:t xml:space="preserve"> for </w:t>
      </w:r>
      <w:r w:rsidRPr="00CE25AF">
        <w:rPr>
          <w:lang w:val="en-US"/>
        </w:rPr>
        <w:t>details.</w:t>
      </w:r>
    </w:p>
    <w:p w14:paraId="205A4A0C" w14:textId="4A990ABD" w:rsidR="00DC65ED" w:rsidRPr="00CE25AF" w:rsidRDefault="00DC65ED" w:rsidP="00DC65ED">
      <w:pPr>
        <w:rPr>
          <w:lang w:val="en-US"/>
        </w:rPr>
      </w:pPr>
      <w:r w:rsidRPr="00CE25AF">
        <w:rPr>
          <w:lang w:val="en-US"/>
        </w:rPr>
        <w:t>A concept description may be derived from another property definition of an external standard or another concept description (</w:t>
      </w:r>
      <w:proofErr w:type="spellStart"/>
      <w:r w:rsidRPr="00CE25AF">
        <w:rPr>
          <w:i/>
          <w:iCs/>
          <w:lang w:val="en-US"/>
        </w:rPr>
        <w:t>ConceptDescription</w:t>
      </w:r>
      <w:proofErr w:type="spellEnd"/>
      <w:r w:rsidRPr="00CE25AF">
        <w:rPr>
          <w:i/>
          <w:iCs/>
          <w:lang w:val="en-US"/>
        </w:rPr>
        <w:t>/</w:t>
      </w:r>
      <w:proofErr w:type="spellStart"/>
      <w:r w:rsidRPr="00CE25AF">
        <w:rPr>
          <w:i/>
          <w:iCs/>
          <w:lang w:val="en-US"/>
        </w:rPr>
        <w:t>isCaseOf</w:t>
      </w:r>
      <w:proofErr w:type="spellEnd"/>
      <w:r w:rsidRPr="00CE25AF">
        <w:rPr>
          <w:lang w:val="en-US"/>
        </w:rPr>
        <w:t xml:space="preserve">). </w:t>
      </w:r>
      <w:proofErr w:type="spellStart"/>
      <w:r w:rsidRPr="00CE25AF">
        <w:rPr>
          <w:i/>
          <w:lang w:val="en-US"/>
        </w:rPr>
        <w:t>isCaseOf</w:t>
      </w:r>
      <w:proofErr w:type="spellEnd"/>
      <w:r w:rsidRPr="00CE25AF">
        <w:rPr>
          <w:i/>
          <w:lang w:val="en-US"/>
        </w:rPr>
        <w:t xml:space="preserve"> </w:t>
      </w:r>
      <w:r w:rsidRPr="00CE25AF">
        <w:rPr>
          <w:lang w:val="en-US"/>
        </w:rPr>
        <w:t xml:space="preserve">is a more formal definition of </w:t>
      </w:r>
      <w:proofErr w:type="spellStart"/>
      <w:r w:rsidRPr="00CE25AF">
        <w:rPr>
          <w:i/>
          <w:lang w:val="en-US"/>
        </w:rPr>
        <w:t>sourceOfDefinition</w:t>
      </w:r>
      <w:proofErr w:type="spellEnd"/>
      <w:r w:rsidR="00106846" w:rsidRPr="00CE25AF">
        <w:rPr>
          <w:lang w:val="en-US"/>
        </w:rPr>
        <w:t xml:space="preserve">, which is </w:t>
      </w:r>
      <w:r w:rsidRPr="00CE25AF">
        <w:rPr>
          <w:lang w:val="en-US"/>
        </w:rPr>
        <w:t>just text.</w:t>
      </w:r>
    </w:p>
    <w:p w14:paraId="42D76907" w14:textId="46EDA405" w:rsidR="00DC65ED" w:rsidRPr="00CE25AF" w:rsidRDefault="00DC65ED" w:rsidP="002670C6">
      <w:pPr>
        <w:pStyle w:val="NOTE"/>
        <w:ind w:left="284" w:firstLine="0"/>
        <w:rPr>
          <w:lang w:val="en-US"/>
        </w:rPr>
      </w:pPr>
      <w:r w:rsidRPr="00CE25AF">
        <w:rPr>
          <w:lang w:val="en-US"/>
        </w:rPr>
        <w:t>Note:</w:t>
      </w:r>
      <w:r w:rsidR="00106846" w:rsidRPr="00CE25AF">
        <w:rPr>
          <w:lang w:val="en-US"/>
        </w:rPr>
        <w:t xml:space="preserve"> i</w:t>
      </w:r>
      <w:r w:rsidRPr="00CE25AF">
        <w:rPr>
          <w:lang w:val="en-US"/>
        </w:rPr>
        <w:t>n this case</w:t>
      </w:r>
      <w:r w:rsidR="00106846" w:rsidRPr="00CE25AF">
        <w:rPr>
          <w:lang w:val="en-US"/>
        </w:rPr>
        <w:t>,</w:t>
      </w:r>
      <w:r w:rsidRPr="00CE25AF">
        <w:rPr>
          <w:lang w:val="en-US"/>
        </w:rPr>
        <w:t xml:space="preserve"> most of the attributes are redundant because </w:t>
      </w:r>
      <w:r w:rsidR="00106846" w:rsidRPr="00CE25AF">
        <w:rPr>
          <w:lang w:val="en-US"/>
        </w:rPr>
        <w:t>they</w:t>
      </w:r>
      <w:r w:rsidRPr="00CE25AF">
        <w:rPr>
          <w:lang w:val="en-US"/>
        </w:rPr>
        <w:t xml:space="preserve"> are defined in the external standard. </w:t>
      </w:r>
      <w:r w:rsidR="00106846" w:rsidRPr="00CE25AF">
        <w:rPr>
          <w:lang w:val="en-US"/>
        </w:rPr>
        <w:t xml:space="preserve">Attributes for information like </w:t>
      </w:r>
      <w:proofErr w:type="spellStart"/>
      <w:r w:rsidR="00106846" w:rsidRPr="00CE25AF">
        <w:rPr>
          <w:i/>
          <w:lang w:val="en-US"/>
        </w:rPr>
        <w:t>preferredName</w:t>
      </w:r>
      <w:proofErr w:type="spellEnd"/>
      <w:r w:rsidR="00106846" w:rsidRPr="00CE25AF">
        <w:rPr>
          <w:lang w:val="en-US"/>
        </w:rPr>
        <w:t xml:space="preserve">, </w:t>
      </w:r>
      <w:r w:rsidR="00106846" w:rsidRPr="00CE25AF">
        <w:rPr>
          <w:i/>
          <w:lang w:val="en-US"/>
        </w:rPr>
        <w:t>unit</w:t>
      </w:r>
      <w:r w:rsidR="00106846" w:rsidRPr="00CE25AF">
        <w:rPr>
          <w:lang w:val="en-US"/>
        </w:rPr>
        <w:t xml:space="preserve"> etc. are added to increase usability. </w:t>
      </w:r>
      <w:r w:rsidRPr="00CE25AF">
        <w:rPr>
          <w:lang w:val="en-US"/>
        </w:rPr>
        <w:t xml:space="preserve">Consistency </w:t>
      </w:r>
      <w:proofErr w:type="spellStart"/>
      <w:r w:rsidR="00A20156" w:rsidRPr="00CE25AF">
        <w:rPr>
          <w:lang w:val="en-US"/>
        </w:rPr>
        <w:t>w.r.t.</w:t>
      </w:r>
      <w:proofErr w:type="spellEnd"/>
      <w:r w:rsidRPr="00CE25AF">
        <w:rPr>
          <w:lang w:val="en-US"/>
        </w:rPr>
        <w:t xml:space="preserve"> the referenced </w:t>
      </w:r>
      <w:proofErr w:type="spellStart"/>
      <w:r w:rsidRPr="00CE25AF">
        <w:rPr>
          <w:lang w:val="en-US"/>
        </w:rPr>
        <w:t>submodel</w:t>
      </w:r>
      <w:proofErr w:type="spellEnd"/>
      <w:r w:rsidRPr="00CE25AF">
        <w:rPr>
          <w:lang w:val="en-US"/>
        </w:rPr>
        <w:t xml:space="preserve"> element definitions should be ensured by corresponding tooling. </w:t>
      </w:r>
    </w:p>
    <w:p w14:paraId="5CE513FF" w14:textId="5BA60F1A" w:rsidR="00DC65ED" w:rsidRPr="00CE25AF" w:rsidRDefault="00106846" w:rsidP="00DC65ED">
      <w:pPr>
        <w:rPr>
          <w:lang w:val="en-US"/>
        </w:rPr>
      </w:pPr>
      <w:r w:rsidRPr="00CE25AF">
        <w:rPr>
          <w:lang w:val="en-US"/>
        </w:rPr>
        <w:t xml:space="preserve">If </w:t>
      </w:r>
      <w:r w:rsidR="00DC65ED" w:rsidRPr="00CE25AF">
        <w:rPr>
          <w:lang w:val="en-US"/>
        </w:rPr>
        <w:t>a concept description is not just a copy or refinement of an external standard</w:t>
      </w:r>
      <w:r w:rsidR="00954148" w:rsidRPr="00CE25AF">
        <w:rPr>
          <w:lang w:val="en-US"/>
        </w:rPr>
        <w:t>,</w:t>
      </w:r>
      <w:r w:rsidR="00DC65ED" w:rsidRPr="00CE25AF">
        <w:rPr>
          <w:lang w:val="en-US"/>
        </w:rPr>
        <w:t xml:space="preserve"> the provider of the </w:t>
      </w:r>
      <w:r w:rsidR="000F7E83" w:rsidRPr="00CE25AF">
        <w:rPr>
          <w:lang w:val="en-US"/>
        </w:rPr>
        <w:t>Asset Administration Shell</w:t>
      </w:r>
      <w:r w:rsidR="00DC65ED" w:rsidRPr="00CE25AF">
        <w:rPr>
          <w:lang w:val="en-US"/>
        </w:rPr>
        <w:t xml:space="preserve"> using this concept description shall be aware that </w:t>
      </w:r>
      <w:r w:rsidRPr="00CE25AF">
        <w:rPr>
          <w:lang w:val="en-US"/>
        </w:rPr>
        <w:t xml:space="preserve">an </w:t>
      </w:r>
      <w:r w:rsidR="00DC65ED" w:rsidRPr="00CE25AF">
        <w:rPr>
          <w:lang w:val="en-US"/>
        </w:rPr>
        <w:t xml:space="preserve">interoperability with other </w:t>
      </w:r>
      <w:r w:rsidR="000F7E83" w:rsidRPr="00CE25AF">
        <w:rPr>
          <w:lang w:val="en-US"/>
        </w:rPr>
        <w:t>Asset Administration Shell</w:t>
      </w:r>
      <w:r w:rsidRPr="00CE25AF">
        <w:rPr>
          <w:lang w:val="en-US"/>
        </w:rPr>
        <w:t>s</w:t>
      </w:r>
      <w:r w:rsidR="00DC65ED" w:rsidRPr="00CE25AF">
        <w:rPr>
          <w:lang w:val="en-US"/>
        </w:rPr>
        <w:t xml:space="preserve"> can</w:t>
      </w:r>
      <w:r w:rsidRPr="00CE25AF">
        <w:rPr>
          <w:lang w:val="en-US"/>
        </w:rPr>
        <w:t>not</w:t>
      </w:r>
      <w:r w:rsidR="00DC65ED" w:rsidRPr="00CE25AF">
        <w:rPr>
          <w:lang w:val="en-US"/>
        </w:rPr>
        <w:t xml:space="preserve"> be ensured.</w:t>
      </w:r>
    </w:p>
    <w:p w14:paraId="5B3D1166" w14:textId="0FA03ECF" w:rsidR="00DC65ED" w:rsidRPr="00CE25AF" w:rsidRDefault="00DC65ED" w:rsidP="00DC65ED">
      <w:pPr>
        <w:rPr>
          <w:lang w:val="en-US"/>
        </w:rPr>
      </w:pPr>
      <w:r w:rsidRPr="00CE25AF">
        <w:rPr>
          <w:lang w:val="en-US"/>
        </w:rPr>
        <w:t xml:space="preserve">Data </w:t>
      </w:r>
      <w:r w:rsidR="00106846" w:rsidRPr="00CE25AF">
        <w:rPr>
          <w:lang w:val="en-US"/>
        </w:rPr>
        <w:t>s</w:t>
      </w:r>
      <w:r w:rsidRPr="00CE25AF">
        <w:rPr>
          <w:lang w:val="en-US"/>
        </w:rPr>
        <w:t xml:space="preserve">pecification </w:t>
      </w:r>
      <w:r w:rsidR="00106846" w:rsidRPr="00CE25AF">
        <w:rPr>
          <w:lang w:val="en-US"/>
        </w:rPr>
        <w:t>t</w:t>
      </w:r>
      <w:r w:rsidRPr="00CE25AF">
        <w:rPr>
          <w:lang w:val="en-US"/>
        </w:rPr>
        <w:t xml:space="preserve">emplates </w:t>
      </w:r>
      <w:r w:rsidR="00106846" w:rsidRPr="00CE25AF">
        <w:rPr>
          <w:lang w:val="en-US"/>
        </w:rPr>
        <w:t>(</w:t>
      </w:r>
      <w:proofErr w:type="spellStart"/>
      <w:r w:rsidR="00106846" w:rsidRPr="00CE25AF">
        <w:rPr>
          <w:i/>
          <w:lang w:val="en-US"/>
        </w:rPr>
        <w:t>DataSpecification</w:t>
      </w:r>
      <w:proofErr w:type="spellEnd"/>
      <w:r w:rsidR="00106846" w:rsidRPr="00CE25AF">
        <w:rPr>
          <w:lang w:val="en-US"/>
        </w:rPr>
        <w:t xml:space="preserve">) </w:t>
      </w:r>
      <w:r w:rsidRPr="00CE25AF">
        <w:rPr>
          <w:lang w:val="en-US"/>
        </w:rPr>
        <w:t xml:space="preserve">can be used to define a named set of additional attributes (besides those predefined by the metamodel) for an element. </w:t>
      </w:r>
      <w:r w:rsidR="00621973" w:rsidRPr="00CE25AF">
        <w:rPr>
          <w:lang w:val="en-US"/>
        </w:rPr>
        <w:t xml:space="preserve">The data specification template following IEC 61360 is typically used for the concept description of properties, providing e.g. </w:t>
      </w:r>
      <w:r w:rsidRPr="00CE25AF">
        <w:rPr>
          <w:lang w:val="en-US"/>
        </w:rPr>
        <w:t xml:space="preserve">an attribute </w:t>
      </w:r>
      <w:r w:rsidR="00F639CD" w:rsidRPr="00CE25AF">
        <w:rPr>
          <w:lang w:val="en-US"/>
        </w:rPr>
        <w:t>"</w:t>
      </w:r>
      <w:proofErr w:type="spellStart"/>
      <w:r w:rsidRPr="00CE25AF">
        <w:rPr>
          <w:lang w:val="en-US"/>
        </w:rPr>
        <w:t>preferredName</w:t>
      </w:r>
      <w:proofErr w:type="spellEnd"/>
      <w:r w:rsidR="00F639CD" w:rsidRPr="00CE25AF">
        <w:rPr>
          <w:lang w:val="en-US"/>
        </w:rPr>
        <w:t>"</w:t>
      </w:r>
      <w:r w:rsidR="00621973" w:rsidRPr="00CE25AF">
        <w:rPr>
          <w:lang w:val="en-US"/>
        </w:rPr>
        <w:t xml:space="preserve">. The </w:t>
      </w:r>
      <w:r w:rsidR="00621973" w:rsidRPr="00CE25AF">
        <w:rPr>
          <w:i/>
          <w:lang w:val="en-US"/>
        </w:rPr>
        <w:t>&lt;&lt;template&gt;&gt;</w:t>
      </w:r>
      <w:r w:rsidR="00621973" w:rsidRPr="00CE25AF">
        <w:rPr>
          <w:lang w:val="en-US"/>
        </w:rPr>
        <w:t xml:space="preserve"> dependency is used to denote </w:t>
      </w:r>
      <w:r w:rsidRPr="00CE25AF">
        <w:rPr>
          <w:lang w:val="en-US"/>
        </w:rPr>
        <w:t xml:space="preserve">recommended </w:t>
      </w:r>
      <w:r w:rsidR="00621973" w:rsidRPr="00CE25AF">
        <w:rPr>
          <w:lang w:val="en-US"/>
        </w:rPr>
        <w:t>d</w:t>
      </w:r>
      <w:r w:rsidRPr="00CE25AF">
        <w:rPr>
          <w:lang w:val="en-US"/>
        </w:rPr>
        <w:t xml:space="preserve">ata </w:t>
      </w:r>
      <w:r w:rsidR="00621973" w:rsidRPr="00CE25AF">
        <w:rPr>
          <w:lang w:val="en-US"/>
        </w:rPr>
        <w:t>s</w:t>
      </w:r>
      <w:r w:rsidRPr="00CE25AF">
        <w:rPr>
          <w:lang w:val="en-US"/>
        </w:rPr>
        <w:t xml:space="preserve">pecification </w:t>
      </w:r>
      <w:r w:rsidR="00621973" w:rsidRPr="00CE25AF">
        <w:rPr>
          <w:lang w:val="en-US"/>
        </w:rPr>
        <w:t>t</w:t>
      </w:r>
      <w:r w:rsidRPr="00CE25AF">
        <w:rPr>
          <w:lang w:val="en-US"/>
        </w:rPr>
        <w:t>emplates</w:t>
      </w:r>
      <w:r w:rsidR="00621973" w:rsidRPr="00CE25AF">
        <w:rPr>
          <w:lang w:val="en-US"/>
        </w:rPr>
        <w:t>. S</w:t>
      </w:r>
      <w:r w:rsidRPr="00CE25AF">
        <w:rPr>
          <w:lang w:val="en-US"/>
        </w:rPr>
        <w:t xml:space="preserve">ee </w:t>
      </w:r>
      <w:r w:rsidR="0082767B">
        <w:rPr>
          <w:lang w:val="en-US"/>
        </w:rPr>
        <w:t>C</w:t>
      </w:r>
      <w:r w:rsidRPr="00CE25AF">
        <w:rPr>
          <w:lang w:val="en-US"/>
        </w:rPr>
        <w:t xml:space="preserve">lause </w:t>
      </w:r>
      <w:r w:rsidR="00056333" w:rsidRPr="00CE25AF">
        <w:rPr>
          <w:lang w:val="en-US"/>
        </w:rPr>
        <w:fldChar w:fldCharType="begin"/>
      </w:r>
      <w:r w:rsidR="00056333" w:rsidRPr="00CE25AF">
        <w:rPr>
          <w:lang w:val="en-US"/>
        </w:rPr>
        <w:instrText xml:space="preserve"> REF _Ref91707158 \r \h </w:instrText>
      </w:r>
      <w:r w:rsidR="00056333" w:rsidRPr="00CE25AF">
        <w:rPr>
          <w:lang w:val="en-US"/>
        </w:rPr>
      </w:r>
      <w:r w:rsidR="00056333" w:rsidRPr="00CE25AF">
        <w:rPr>
          <w:lang w:val="en-US"/>
        </w:rPr>
        <w:fldChar w:fldCharType="separate"/>
      </w:r>
      <w:r w:rsidR="00F511DE">
        <w:rPr>
          <w:lang w:val="en-US"/>
        </w:rPr>
        <w:t>5.3.2.2</w:t>
      </w:r>
      <w:r w:rsidR="00056333" w:rsidRPr="00CE25AF">
        <w:rPr>
          <w:lang w:val="en-US"/>
        </w:rPr>
        <w:fldChar w:fldCharType="end"/>
      </w:r>
      <w:r w:rsidR="00621973" w:rsidRPr="00CE25AF">
        <w:rPr>
          <w:lang w:val="en-US"/>
        </w:rPr>
        <w:t xml:space="preserve"> for details</w:t>
      </w:r>
      <w:r w:rsidRPr="00CE25AF">
        <w:rPr>
          <w:lang w:val="en-US"/>
        </w:rPr>
        <w:t>.</w:t>
      </w:r>
    </w:p>
    <w:p w14:paraId="50D1683F" w14:textId="4E3C8A02" w:rsidR="00DC65ED" w:rsidRPr="00CE25AF" w:rsidRDefault="00DC65ED" w:rsidP="00DC65ED">
      <w:pPr>
        <w:rPr>
          <w:lang w:val="en-US"/>
        </w:rPr>
      </w:pPr>
      <w:r w:rsidRPr="00CE25AF">
        <w:rPr>
          <w:lang w:val="en-US"/>
        </w:rPr>
        <w:t xml:space="preserve">Data </w:t>
      </w:r>
      <w:r w:rsidR="00621973" w:rsidRPr="00CE25AF">
        <w:rPr>
          <w:lang w:val="en-US"/>
        </w:rPr>
        <w:t>s</w:t>
      </w:r>
      <w:r w:rsidRPr="00CE25AF">
        <w:rPr>
          <w:lang w:val="en-US"/>
        </w:rPr>
        <w:t xml:space="preserve">pecification </w:t>
      </w:r>
      <w:r w:rsidR="00621973" w:rsidRPr="00CE25AF">
        <w:rPr>
          <w:lang w:val="en-US"/>
        </w:rPr>
        <w:t>t</w:t>
      </w:r>
      <w:r w:rsidRPr="00CE25AF">
        <w:rPr>
          <w:lang w:val="en-US"/>
        </w:rPr>
        <w:t>emplates like the template for IEC 61360 property definitions (</w:t>
      </w:r>
      <w:r w:rsidRPr="00CE25AF">
        <w:rPr>
          <w:i/>
          <w:lang w:val="en-US"/>
        </w:rPr>
        <w:t>DataSpecificationIEC61360</w:t>
      </w:r>
      <w:r w:rsidR="00B40248" w:rsidRPr="00CE25AF">
        <w:rPr>
          <w:i/>
          <w:lang w:val="en-US"/>
        </w:rPr>
        <w:t xml:space="preserve"> and </w:t>
      </w:r>
      <w:proofErr w:type="spellStart"/>
      <w:r w:rsidR="00B40248" w:rsidRPr="00CE25AF">
        <w:rPr>
          <w:i/>
          <w:lang w:val="en-US"/>
        </w:rPr>
        <w:t>DataSpecificationPhysicalUnit</w:t>
      </w:r>
      <w:proofErr w:type="spellEnd"/>
      <w:r w:rsidRPr="00CE25AF">
        <w:rPr>
          <w:lang w:val="en-US"/>
        </w:rPr>
        <w:t xml:space="preserve">) are explicitly predefined and recommended to be used by Plattform Industrie 4.0. </w:t>
      </w:r>
      <w:r w:rsidR="00621973" w:rsidRPr="00CE25AF">
        <w:rPr>
          <w:lang w:val="en-US"/>
        </w:rPr>
        <w:t xml:space="preserve">See </w:t>
      </w:r>
      <w:r w:rsidR="0082767B">
        <w:rPr>
          <w:lang w:val="en-US"/>
        </w:rPr>
        <w:t>C</w:t>
      </w:r>
      <w:r w:rsidRPr="00CE25AF">
        <w:rPr>
          <w:lang w:val="en-US"/>
        </w:rPr>
        <w:t xml:space="preserve">lause </w:t>
      </w:r>
      <w:r w:rsidR="00B40248" w:rsidRPr="00CE25AF">
        <w:rPr>
          <w:lang w:val="en-US"/>
        </w:rPr>
        <w:fldChar w:fldCharType="begin"/>
      </w:r>
      <w:r w:rsidR="00B40248" w:rsidRPr="00CE25AF">
        <w:rPr>
          <w:lang w:val="en-US"/>
        </w:rPr>
        <w:instrText xml:space="preserve"> REF _Ref103588115 \r \h </w:instrText>
      </w:r>
      <w:r w:rsidR="00B40248" w:rsidRPr="00CE25AF">
        <w:rPr>
          <w:lang w:val="en-US"/>
        </w:rPr>
      </w:r>
      <w:r w:rsidR="00B40248" w:rsidRPr="00CE25AF">
        <w:rPr>
          <w:lang w:val="en-US"/>
        </w:rPr>
        <w:fldChar w:fldCharType="separate"/>
      </w:r>
      <w:r w:rsidR="00F511DE">
        <w:rPr>
          <w:lang w:val="en-US"/>
        </w:rPr>
        <w:t>6</w:t>
      </w:r>
      <w:r w:rsidR="00B40248" w:rsidRPr="00CE25AF">
        <w:rPr>
          <w:lang w:val="en-US"/>
        </w:rPr>
        <w:fldChar w:fldCharType="end"/>
      </w:r>
      <w:r w:rsidR="00621973" w:rsidRPr="00CE25AF">
        <w:rPr>
          <w:lang w:val="en-US"/>
        </w:rPr>
        <w:t xml:space="preserve"> for details</w:t>
      </w:r>
      <w:r w:rsidR="00B40248" w:rsidRPr="00CE25AF">
        <w:rPr>
          <w:lang w:val="en-US"/>
        </w:rPr>
        <w:t>.</w:t>
      </w:r>
      <w:r w:rsidRPr="00CE25AF">
        <w:rPr>
          <w:lang w:val="en-US"/>
        </w:rPr>
        <w:t xml:space="preserve"> If proprietary templates are used, interoperability with other </w:t>
      </w:r>
      <w:r w:rsidR="000F7E83" w:rsidRPr="00CE25AF">
        <w:rPr>
          <w:lang w:val="en-US"/>
        </w:rPr>
        <w:t>Asset Administration Shell</w:t>
      </w:r>
      <w:r w:rsidR="00621973" w:rsidRPr="00CE25AF">
        <w:rPr>
          <w:lang w:val="en-US"/>
        </w:rPr>
        <w:t>s</w:t>
      </w:r>
      <w:r w:rsidRPr="00CE25AF">
        <w:rPr>
          <w:lang w:val="en-US"/>
        </w:rPr>
        <w:t xml:space="preserve"> cannot be ensured. </w:t>
      </w:r>
    </w:p>
    <w:p w14:paraId="0C990BD6" w14:textId="77C6D68B" w:rsidR="00DC65ED" w:rsidRPr="00CE25AF" w:rsidRDefault="00DC65ED" w:rsidP="00DC65ED">
      <w:pPr>
        <w:rPr>
          <w:lang w:val="en-US"/>
        </w:rPr>
      </w:pPr>
      <w:r w:rsidRPr="00CE25AF">
        <w:rPr>
          <w:lang w:val="en-US"/>
        </w:rPr>
        <w:t xml:space="preserve">Besides </w:t>
      </w:r>
      <w:proofErr w:type="spellStart"/>
      <w:r w:rsidRPr="00CE25AF">
        <w:rPr>
          <w:lang w:val="en-US"/>
        </w:rPr>
        <w:t>submodel</w:t>
      </w:r>
      <w:proofErr w:type="spellEnd"/>
      <w:r w:rsidRPr="00CE25AF">
        <w:rPr>
          <w:lang w:val="en-US"/>
        </w:rPr>
        <w:t xml:space="preserve"> elements including properties and concept descriptions</w:t>
      </w:r>
      <w:r w:rsidR="00621973" w:rsidRPr="00CE25AF">
        <w:rPr>
          <w:lang w:val="en-US"/>
        </w:rPr>
        <w:t xml:space="preserve">, </w:t>
      </w:r>
      <w:r w:rsidRPr="00CE25AF">
        <w:rPr>
          <w:lang w:val="en-US"/>
        </w:rPr>
        <w:t xml:space="preserve">other identifiable elements may </w:t>
      </w:r>
      <w:r w:rsidR="00621973" w:rsidRPr="00CE25AF">
        <w:rPr>
          <w:lang w:val="en-US"/>
        </w:rPr>
        <w:t xml:space="preserve">also </w:t>
      </w:r>
      <w:r w:rsidRPr="00CE25AF">
        <w:rPr>
          <w:lang w:val="en-US"/>
        </w:rPr>
        <w:t>use additional templates (</w:t>
      </w:r>
      <w:proofErr w:type="spellStart"/>
      <w:r w:rsidRPr="00CE25AF">
        <w:rPr>
          <w:i/>
          <w:lang w:val="en-US"/>
        </w:rPr>
        <w:t>HasDataSpecification</w:t>
      </w:r>
      <w:proofErr w:type="spellEnd"/>
      <w:r w:rsidRPr="00CE25AF">
        <w:rPr>
          <w:lang w:val="en-US"/>
        </w:rPr>
        <w:t xml:space="preserve">). Data </w:t>
      </w:r>
      <w:r w:rsidR="00621973" w:rsidRPr="00CE25AF">
        <w:rPr>
          <w:lang w:val="en-US"/>
        </w:rPr>
        <w:t>s</w:t>
      </w:r>
      <w:r w:rsidRPr="00CE25AF">
        <w:rPr>
          <w:lang w:val="en-US"/>
        </w:rPr>
        <w:t xml:space="preserve">pecification </w:t>
      </w:r>
      <w:r w:rsidR="00621973" w:rsidRPr="00CE25AF">
        <w:rPr>
          <w:lang w:val="en-US"/>
        </w:rPr>
        <w:t>t</w:t>
      </w:r>
      <w:r w:rsidRPr="00CE25AF">
        <w:rPr>
          <w:lang w:val="en-US"/>
        </w:rPr>
        <w:t>emplates are selected at design time.</w:t>
      </w:r>
      <w:r w:rsidR="00621973" w:rsidRPr="00CE25AF">
        <w:rPr>
          <w:lang w:val="en-US"/>
        </w:rPr>
        <w:t xml:space="preserve"> Further details are provided in </w:t>
      </w:r>
      <w:r w:rsidR="0082767B">
        <w:rPr>
          <w:lang w:val="en-US"/>
        </w:rPr>
        <w:t>C</w:t>
      </w:r>
      <w:r w:rsidRPr="00CE25AF">
        <w:rPr>
          <w:lang w:val="en-US"/>
        </w:rPr>
        <w:t xml:space="preserve">lause </w:t>
      </w:r>
      <w:r w:rsidR="002D5DB2" w:rsidRPr="00CE25AF">
        <w:rPr>
          <w:lang w:val="en-US"/>
        </w:rPr>
        <w:fldChar w:fldCharType="begin"/>
      </w:r>
      <w:r w:rsidR="002D5DB2" w:rsidRPr="00CE25AF">
        <w:rPr>
          <w:lang w:val="en-US"/>
        </w:rPr>
        <w:instrText xml:space="preserve"> REF _Ref114846836 \r \h </w:instrText>
      </w:r>
      <w:r w:rsidR="002D5DB2" w:rsidRPr="00CE25AF">
        <w:rPr>
          <w:lang w:val="en-US"/>
        </w:rPr>
      </w:r>
      <w:r w:rsidR="002D5DB2" w:rsidRPr="00CE25AF">
        <w:rPr>
          <w:lang w:val="en-US"/>
        </w:rPr>
        <w:fldChar w:fldCharType="separate"/>
      </w:r>
      <w:r w:rsidR="00F511DE">
        <w:rPr>
          <w:lang w:val="en-US"/>
        </w:rPr>
        <w:t>6</w:t>
      </w:r>
      <w:r w:rsidR="002D5DB2" w:rsidRPr="00CE25AF">
        <w:rPr>
          <w:lang w:val="en-US"/>
        </w:rPr>
        <w:fldChar w:fldCharType="end"/>
      </w:r>
      <w:r w:rsidR="002D5DB2" w:rsidRPr="00CE25AF">
        <w:rPr>
          <w:lang w:val="en-US"/>
        </w:rPr>
        <w:t>.</w:t>
      </w:r>
    </w:p>
    <w:p w14:paraId="066E4930" w14:textId="6B5539DA" w:rsidR="006825E3" w:rsidRPr="00CE25AF" w:rsidRDefault="004B481C" w:rsidP="00DC65ED">
      <w:pPr>
        <w:rPr>
          <w:lang w:val="en-US"/>
        </w:rPr>
      </w:pPr>
      <w:r w:rsidRPr="002670C6">
        <w:rPr>
          <w:lang w:val="en-US"/>
        </w:rPr>
        <w:fldChar w:fldCharType="begin"/>
      </w:r>
      <w:r w:rsidRPr="00CE25AF">
        <w:rPr>
          <w:lang w:val="en-US"/>
        </w:rPr>
        <w:instrText xml:space="preserve"> REF _Ref91706526 \h </w:instrText>
      </w:r>
      <w:r w:rsidRPr="002670C6">
        <w:rPr>
          <w:lang w:val="en-US"/>
        </w:rPr>
      </w:r>
      <w:r w:rsidRPr="002670C6">
        <w:rPr>
          <w:lang w:val="en-US"/>
        </w:rPr>
        <w:fldChar w:fldCharType="separate"/>
      </w:r>
      <w:r w:rsidR="00F511DE" w:rsidRPr="00CE25AF">
        <w:t xml:space="preserve"> Figure </w:t>
      </w:r>
      <w:r w:rsidR="00F511DE">
        <w:rPr>
          <w:noProof/>
        </w:rPr>
        <w:t>12</w:t>
      </w:r>
      <w:r w:rsidRPr="002670C6">
        <w:rPr>
          <w:lang w:val="en-US"/>
        </w:rPr>
        <w:fldChar w:fldCharType="end"/>
      </w:r>
      <w:r w:rsidR="00DC65ED" w:rsidRPr="00CE25AF">
        <w:rPr>
          <w:lang w:val="en-US"/>
        </w:rPr>
        <w:t xml:space="preserve"> gives a complete </w:t>
      </w:r>
      <w:r w:rsidR="00621973" w:rsidRPr="00CE25AF">
        <w:rPr>
          <w:lang w:val="en-US"/>
        </w:rPr>
        <w:t>overview</w:t>
      </w:r>
      <w:r w:rsidR="00DC65ED" w:rsidRPr="00CE25AF">
        <w:rPr>
          <w:lang w:val="en-US"/>
        </w:rPr>
        <w:t xml:space="preserve"> of all elements defined in the metamodel</w:t>
      </w:r>
      <w:r w:rsidR="006E036D" w:rsidRPr="00CE25AF">
        <w:rPr>
          <w:lang w:val="en-US"/>
        </w:rPr>
        <w:t xml:space="preserve"> and specified in </w:t>
      </w:r>
      <w:r w:rsidR="006E036D">
        <w:rPr>
          <w:lang w:val="en-US"/>
        </w:rPr>
        <w:t>Clause</w:t>
      </w:r>
      <w:r w:rsidR="006E036D" w:rsidRPr="00CE25AF">
        <w:rPr>
          <w:lang w:val="en-US"/>
        </w:rPr>
        <w:t xml:space="preserve"> </w:t>
      </w:r>
      <w:r w:rsidR="006E036D" w:rsidRPr="00CE25AF">
        <w:rPr>
          <w:lang w:val="en-US"/>
        </w:rPr>
        <w:fldChar w:fldCharType="begin"/>
      </w:r>
      <w:r w:rsidR="006E036D" w:rsidRPr="00CE25AF">
        <w:rPr>
          <w:lang w:val="en-US"/>
        </w:rPr>
        <w:instrText xml:space="preserve"> REF _Ref113806655 \r \h </w:instrText>
      </w:r>
      <w:r w:rsidR="006E036D" w:rsidRPr="00CE25AF">
        <w:rPr>
          <w:lang w:val="en-US"/>
        </w:rPr>
      </w:r>
      <w:r w:rsidR="006E036D" w:rsidRPr="00CE25AF">
        <w:rPr>
          <w:lang w:val="en-US"/>
        </w:rPr>
        <w:fldChar w:fldCharType="separate"/>
      </w:r>
      <w:r w:rsidR="00F511DE">
        <w:rPr>
          <w:lang w:val="en-US"/>
        </w:rPr>
        <w:t>5.3</w:t>
      </w:r>
      <w:r w:rsidR="006E036D" w:rsidRPr="00CE25AF">
        <w:rPr>
          <w:lang w:val="en-US"/>
        </w:rPr>
        <w:fldChar w:fldCharType="end"/>
      </w:r>
      <w:r w:rsidR="00327EB0" w:rsidRPr="00CE25AF">
        <w:rPr>
          <w:lang w:val="en-US"/>
        </w:rPr>
        <w:t>.</w:t>
      </w:r>
      <w:r w:rsidR="009B43E9" w:rsidRPr="00CE25AF">
        <w:rPr>
          <w:lang w:val="en-US"/>
        </w:rPr>
        <w:t xml:space="preserve"> The</w:t>
      </w:r>
      <w:r w:rsidR="005D5CAC" w:rsidRPr="00CE25AF">
        <w:rPr>
          <w:lang w:val="en-US"/>
        </w:rPr>
        <w:t xml:space="preserve"> UML</w:t>
      </w:r>
      <w:r w:rsidR="009B43E9" w:rsidRPr="00CE25AF">
        <w:rPr>
          <w:lang w:val="en-US"/>
        </w:rPr>
        <w:t xml:space="preserve"> </w:t>
      </w:r>
      <w:r w:rsidR="00A1680B" w:rsidRPr="00CE25AF">
        <w:rPr>
          <w:lang w:val="en-US"/>
        </w:rPr>
        <w:t xml:space="preserve">packages reflect the structure of </w:t>
      </w:r>
      <w:r w:rsidR="00A1680B">
        <w:rPr>
          <w:lang w:val="en-US"/>
        </w:rPr>
        <w:t>Clause</w:t>
      </w:r>
      <w:r w:rsidR="00A1680B" w:rsidRPr="00CE25AF">
        <w:rPr>
          <w:lang w:val="en-US"/>
        </w:rPr>
        <w:t xml:space="preserve"> </w:t>
      </w:r>
      <w:r w:rsidR="00A1680B" w:rsidRPr="00CE25AF">
        <w:rPr>
          <w:lang w:val="en-US"/>
        </w:rPr>
        <w:fldChar w:fldCharType="begin"/>
      </w:r>
      <w:r w:rsidR="00A1680B" w:rsidRPr="00CE25AF">
        <w:rPr>
          <w:lang w:val="en-US"/>
        </w:rPr>
        <w:instrText xml:space="preserve"> REF _Ref113806655 \r \h </w:instrText>
      </w:r>
      <w:r w:rsidR="00A1680B" w:rsidRPr="00CE25AF">
        <w:rPr>
          <w:lang w:val="en-US"/>
        </w:rPr>
      </w:r>
      <w:r w:rsidR="00A1680B" w:rsidRPr="00CE25AF">
        <w:rPr>
          <w:lang w:val="en-US"/>
        </w:rPr>
        <w:fldChar w:fldCharType="separate"/>
      </w:r>
      <w:r w:rsidR="00F511DE">
        <w:rPr>
          <w:lang w:val="en-US"/>
        </w:rPr>
        <w:t>5.3</w:t>
      </w:r>
      <w:r w:rsidR="00A1680B" w:rsidRPr="00CE25AF">
        <w:rPr>
          <w:lang w:val="en-US"/>
        </w:rPr>
        <w:fldChar w:fldCharType="end"/>
      </w:r>
      <w:r w:rsidR="00A1680B" w:rsidRPr="00CE25AF">
        <w:rPr>
          <w:lang w:val="en-US"/>
        </w:rPr>
        <w:t xml:space="preserve">. The elements of package "Core" are specified as first class citizens </w:t>
      </w:r>
      <w:r w:rsidR="00621973" w:rsidRPr="00CE25AF">
        <w:rPr>
          <w:lang w:val="en-US"/>
        </w:rPr>
        <w:t>in</w:t>
      </w:r>
      <w:r w:rsidR="00A1680B" w:rsidRPr="00CE25AF">
        <w:rPr>
          <w:lang w:val="en-US"/>
        </w:rPr>
        <w:t xml:space="preserve"> </w:t>
      </w:r>
      <w:r w:rsidR="0082767B">
        <w:rPr>
          <w:lang w:val="en-US"/>
        </w:rPr>
        <w:t>C</w:t>
      </w:r>
      <w:r w:rsidR="00A1680B" w:rsidRPr="00CE25AF">
        <w:rPr>
          <w:lang w:val="en-US"/>
        </w:rPr>
        <w:t xml:space="preserve">lause </w:t>
      </w:r>
      <w:r w:rsidR="00A1680B" w:rsidRPr="00CE25AF">
        <w:rPr>
          <w:lang w:val="en-US"/>
        </w:rPr>
        <w:fldChar w:fldCharType="begin"/>
      </w:r>
      <w:r w:rsidR="00A1680B" w:rsidRPr="00CE25AF">
        <w:rPr>
          <w:lang w:val="en-US"/>
        </w:rPr>
        <w:instrText xml:space="preserve"> REF _Ref113895448 \r \h </w:instrText>
      </w:r>
      <w:r w:rsidR="00A1680B" w:rsidRPr="00CE25AF">
        <w:rPr>
          <w:lang w:val="en-US"/>
        </w:rPr>
      </w:r>
      <w:r w:rsidR="00A1680B" w:rsidRPr="00CE25AF">
        <w:rPr>
          <w:lang w:val="en-US"/>
        </w:rPr>
        <w:fldChar w:fldCharType="separate"/>
      </w:r>
      <w:r w:rsidR="00F511DE">
        <w:rPr>
          <w:lang w:val="en-US"/>
        </w:rPr>
        <w:t>5.3</w:t>
      </w:r>
      <w:r w:rsidR="00A1680B" w:rsidRPr="00CE25AF">
        <w:rPr>
          <w:lang w:val="en-US"/>
        </w:rPr>
        <w:fldChar w:fldCharType="end"/>
      </w:r>
      <w:r w:rsidR="00621973" w:rsidRPr="00CE25AF">
        <w:rPr>
          <w:lang w:val="en-US"/>
        </w:rPr>
        <w:t>,</w:t>
      </w:r>
      <w:r w:rsidR="00A1680B" w:rsidRPr="00CE25AF">
        <w:rPr>
          <w:lang w:val="en-US"/>
        </w:rPr>
        <w:t xml:space="preserve"> except for their imported packages: </w:t>
      </w:r>
      <w:r w:rsidR="00621973" w:rsidRPr="00CE25AF">
        <w:rPr>
          <w:lang w:val="en-US"/>
        </w:rPr>
        <w:t>t</w:t>
      </w:r>
      <w:r w:rsidR="00A1680B" w:rsidRPr="00CE25AF">
        <w:rPr>
          <w:lang w:val="en-US"/>
        </w:rPr>
        <w:t>he elements of package "</w:t>
      </w:r>
      <w:proofErr w:type="spellStart"/>
      <w:r w:rsidR="00A1680B" w:rsidRPr="00CE25AF">
        <w:rPr>
          <w:lang w:val="en-US"/>
        </w:rPr>
        <w:t>SubmodelElements</w:t>
      </w:r>
      <w:proofErr w:type="spellEnd"/>
      <w:r w:rsidR="00A1680B" w:rsidRPr="00CE25AF">
        <w:rPr>
          <w:lang w:val="en-US"/>
        </w:rPr>
        <w:t xml:space="preserve">" are specified in </w:t>
      </w:r>
      <w:r w:rsidR="00A1680B">
        <w:rPr>
          <w:lang w:val="en-US"/>
        </w:rPr>
        <w:t>Clause</w:t>
      </w:r>
      <w:r w:rsidR="00A1680B" w:rsidRPr="00CE25AF">
        <w:rPr>
          <w:lang w:val="en-US"/>
        </w:rPr>
        <w:t xml:space="preserve"> </w:t>
      </w:r>
      <w:r w:rsidR="00A1680B" w:rsidRPr="00CE25AF">
        <w:rPr>
          <w:lang w:val="en-US"/>
        </w:rPr>
        <w:fldChar w:fldCharType="begin"/>
      </w:r>
      <w:r w:rsidR="00A1680B" w:rsidRPr="00CE25AF">
        <w:rPr>
          <w:lang w:val="en-US"/>
        </w:rPr>
        <w:instrText xml:space="preserve"> REF _Ref113895586 \r \h </w:instrText>
      </w:r>
      <w:r w:rsidR="00A1680B" w:rsidRPr="00CE25AF">
        <w:rPr>
          <w:lang w:val="en-US"/>
        </w:rPr>
      </w:r>
      <w:r w:rsidR="00A1680B" w:rsidRPr="00CE25AF">
        <w:rPr>
          <w:lang w:val="en-US"/>
        </w:rPr>
        <w:fldChar w:fldCharType="separate"/>
      </w:r>
      <w:r w:rsidR="00F511DE">
        <w:rPr>
          <w:lang w:val="en-US"/>
        </w:rPr>
        <w:t>5.3.6</w:t>
      </w:r>
      <w:r w:rsidR="00A1680B" w:rsidRPr="00CE25AF">
        <w:rPr>
          <w:lang w:val="en-US"/>
        </w:rPr>
        <w:fldChar w:fldCharType="end"/>
      </w:r>
      <w:r w:rsidR="00A1680B" w:rsidRPr="00CE25AF">
        <w:rPr>
          <w:lang w:val="en-US"/>
        </w:rPr>
        <w:t>. E</w:t>
      </w:r>
      <w:r w:rsidR="009B43E9" w:rsidRPr="00CE25AF">
        <w:rPr>
          <w:lang w:val="en-US"/>
        </w:rPr>
        <w:t xml:space="preserve">lements of package "Common" </w:t>
      </w:r>
      <w:r w:rsidR="00A1680B" w:rsidRPr="00CE25AF">
        <w:rPr>
          <w:lang w:val="en-US"/>
        </w:rPr>
        <w:t xml:space="preserve">are </w:t>
      </w:r>
      <w:r w:rsidR="009B43E9" w:rsidRPr="00CE25AF">
        <w:rPr>
          <w:lang w:val="en-US"/>
        </w:rPr>
        <w:t xml:space="preserve">specified in </w:t>
      </w:r>
      <w:r w:rsidR="009B43E9">
        <w:rPr>
          <w:lang w:val="en-US"/>
        </w:rPr>
        <w:t>Clause</w:t>
      </w:r>
      <w:r w:rsidR="009B43E9" w:rsidRPr="00CE25AF">
        <w:rPr>
          <w:lang w:val="en-US"/>
        </w:rPr>
        <w:t xml:space="preserve"> </w:t>
      </w:r>
      <w:r w:rsidR="009B43E9" w:rsidRPr="00CE25AF">
        <w:rPr>
          <w:lang w:val="en-US"/>
        </w:rPr>
        <w:fldChar w:fldCharType="begin"/>
      </w:r>
      <w:r w:rsidR="009B43E9" w:rsidRPr="00CE25AF">
        <w:rPr>
          <w:lang w:val="en-US"/>
        </w:rPr>
        <w:instrText xml:space="preserve"> REF _Ref113805842 \r \h </w:instrText>
      </w:r>
      <w:r w:rsidR="009B43E9" w:rsidRPr="00CE25AF">
        <w:rPr>
          <w:lang w:val="en-US"/>
        </w:rPr>
      </w:r>
      <w:r w:rsidR="009B43E9" w:rsidRPr="00CE25AF">
        <w:rPr>
          <w:lang w:val="en-US"/>
        </w:rPr>
        <w:fldChar w:fldCharType="separate"/>
      </w:r>
      <w:r w:rsidR="00F511DE">
        <w:rPr>
          <w:lang w:val="en-US"/>
        </w:rPr>
        <w:t>5.3.2</w:t>
      </w:r>
      <w:r w:rsidR="009B43E9" w:rsidRPr="00CE25AF">
        <w:rPr>
          <w:lang w:val="en-US"/>
        </w:rPr>
        <w:fldChar w:fldCharType="end"/>
      </w:r>
      <w:r w:rsidR="009B43E9" w:rsidRPr="00CE25AF">
        <w:rPr>
          <w:lang w:val="en-US"/>
        </w:rPr>
        <w:t xml:space="preserve">. The elements of package "Reference" are specified in </w:t>
      </w:r>
      <w:r w:rsidR="009B43E9">
        <w:rPr>
          <w:lang w:val="en-US"/>
        </w:rPr>
        <w:t>Clause</w:t>
      </w:r>
      <w:r w:rsidR="009B43E9" w:rsidRPr="00CE25AF">
        <w:rPr>
          <w:lang w:val="en-US"/>
        </w:rPr>
        <w:t xml:space="preserve"> </w:t>
      </w:r>
      <w:r w:rsidR="009B43E9" w:rsidRPr="00CE25AF">
        <w:rPr>
          <w:lang w:val="en-US"/>
        </w:rPr>
        <w:fldChar w:fldCharType="begin"/>
      </w:r>
      <w:r w:rsidR="009B43E9" w:rsidRPr="00CE25AF">
        <w:rPr>
          <w:lang w:val="en-US"/>
        </w:rPr>
        <w:instrText xml:space="preserve"> REF _Ref113806011 \r \h </w:instrText>
      </w:r>
      <w:r w:rsidR="009B43E9" w:rsidRPr="00CE25AF">
        <w:rPr>
          <w:lang w:val="en-US"/>
        </w:rPr>
      </w:r>
      <w:r w:rsidR="009B43E9" w:rsidRPr="00CE25AF">
        <w:rPr>
          <w:lang w:val="en-US"/>
        </w:rPr>
        <w:fldChar w:fldCharType="separate"/>
      </w:r>
      <w:r w:rsidR="00F511DE">
        <w:rPr>
          <w:lang w:val="en-US"/>
        </w:rPr>
        <w:t>5.3.10</w:t>
      </w:r>
      <w:r w:rsidR="009B43E9" w:rsidRPr="00CE25AF">
        <w:rPr>
          <w:lang w:val="en-US"/>
        </w:rPr>
        <w:fldChar w:fldCharType="end"/>
      </w:r>
      <w:r w:rsidR="009B43E9" w:rsidRPr="00CE25AF">
        <w:rPr>
          <w:lang w:val="en-US"/>
        </w:rPr>
        <w:t>.</w:t>
      </w:r>
      <w:r w:rsidR="00A1680B" w:rsidRPr="00CE25AF">
        <w:rPr>
          <w:lang w:val="en-US"/>
        </w:rPr>
        <w:t xml:space="preserve"> Elements from package "Types" are specified in </w:t>
      </w:r>
      <w:r w:rsidR="00A1680B">
        <w:rPr>
          <w:lang w:val="en-US"/>
        </w:rPr>
        <w:t>Clause</w:t>
      </w:r>
      <w:r w:rsidR="00A1680B" w:rsidRPr="00CE25AF">
        <w:rPr>
          <w:lang w:val="en-US"/>
        </w:rPr>
        <w:t xml:space="preserve"> </w:t>
      </w:r>
      <w:r w:rsidR="00A1680B" w:rsidRPr="00CE25AF">
        <w:rPr>
          <w:lang w:val="en-US"/>
        </w:rPr>
        <w:fldChar w:fldCharType="begin"/>
      </w:r>
      <w:r w:rsidR="00A1680B" w:rsidRPr="00CE25AF">
        <w:rPr>
          <w:lang w:val="en-US"/>
        </w:rPr>
        <w:instrText xml:space="preserve"> REF _Ref113895690 \r \h </w:instrText>
      </w:r>
      <w:r w:rsidR="00A1680B" w:rsidRPr="00CE25AF">
        <w:rPr>
          <w:lang w:val="en-US"/>
        </w:rPr>
      </w:r>
      <w:r w:rsidR="00A1680B" w:rsidRPr="00CE25AF">
        <w:rPr>
          <w:lang w:val="en-US"/>
        </w:rPr>
        <w:fldChar w:fldCharType="separate"/>
      </w:r>
      <w:r w:rsidR="00F511DE">
        <w:rPr>
          <w:lang w:val="en-US"/>
        </w:rPr>
        <w:t>5.3.11</w:t>
      </w:r>
      <w:r w:rsidR="00A1680B" w:rsidRPr="00CE25AF">
        <w:rPr>
          <w:lang w:val="en-US"/>
        </w:rPr>
        <w:fldChar w:fldCharType="end"/>
      </w:r>
      <w:r w:rsidR="00A1680B" w:rsidRPr="00CE25AF">
        <w:rPr>
          <w:lang w:val="en-US"/>
        </w:rPr>
        <w:t>.</w:t>
      </w:r>
      <w:r w:rsidR="009B43E9" w:rsidRPr="00CE25AF">
        <w:rPr>
          <w:lang w:val="en-US"/>
        </w:rPr>
        <w:t xml:space="preserve"> </w:t>
      </w:r>
      <w:r w:rsidR="00765756" w:rsidRPr="00CE25AF">
        <w:rPr>
          <w:lang w:val="en-US"/>
        </w:rPr>
        <w:t xml:space="preserve">The only package that is not listed is "Data Specifications (Templates)" because data specifications are handled differently. Data </w:t>
      </w:r>
      <w:r w:rsidR="00621973" w:rsidRPr="00CE25AF">
        <w:rPr>
          <w:lang w:val="en-US"/>
        </w:rPr>
        <w:t>s</w:t>
      </w:r>
      <w:r w:rsidR="00765756" w:rsidRPr="00CE25AF">
        <w:rPr>
          <w:lang w:val="en-US"/>
        </w:rPr>
        <w:t xml:space="preserve">pecification </w:t>
      </w:r>
      <w:r w:rsidR="00621973" w:rsidRPr="00CE25AF">
        <w:rPr>
          <w:lang w:val="en-US"/>
        </w:rPr>
        <w:t>t</w:t>
      </w:r>
      <w:r w:rsidR="00765756" w:rsidRPr="00CE25AF">
        <w:rPr>
          <w:lang w:val="en-US"/>
        </w:rPr>
        <w:t xml:space="preserve">emplates are explained in </w:t>
      </w:r>
      <w:r w:rsidR="00765756">
        <w:rPr>
          <w:lang w:val="en-US"/>
        </w:rPr>
        <w:t>Clause</w:t>
      </w:r>
      <w:r w:rsidR="00765756" w:rsidRPr="00CE25AF">
        <w:rPr>
          <w:lang w:val="en-US"/>
        </w:rPr>
        <w:t xml:space="preserve"> </w:t>
      </w:r>
      <w:r w:rsidR="00765756" w:rsidRPr="00CE25AF">
        <w:rPr>
          <w:lang w:val="en-US"/>
        </w:rPr>
        <w:fldChar w:fldCharType="begin"/>
      </w:r>
      <w:r w:rsidR="00765756" w:rsidRPr="00CE25AF">
        <w:rPr>
          <w:lang w:val="en-US"/>
        </w:rPr>
        <w:instrText xml:space="preserve"> REF _Ref114846829 \r \h </w:instrText>
      </w:r>
      <w:r w:rsidR="00765756" w:rsidRPr="00CE25AF">
        <w:rPr>
          <w:lang w:val="en-US"/>
        </w:rPr>
      </w:r>
      <w:r w:rsidR="00765756" w:rsidRPr="00CE25AF">
        <w:rPr>
          <w:lang w:val="en-US"/>
        </w:rPr>
        <w:fldChar w:fldCharType="separate"/>
      </w:r>
      <w:r w:rsidR="00F511DE">
        <w:rPr>
          <w:lang w:val="en-US"/>
        </w:rPr>
        <w:t>6</w:t>
      </w:r>
      <w:r w:rsidR="00765756" w:rsidRPr="00CE25AF">
        <w:rPr>
          <w:lang w:val="en-US"/>
        </w:rPr>
        <w:fldChar w:fldCharType="end"/>
      </w:r>
      <w:r w:rsidR="00765756" w:rsidRPr="00CE25AF">
        <w:rPr>
          <w:lang w:val="en-US"/>
        </w:rPr>
        <w:t>.</w:t>
      </w:r>
    </w:p>
    <w:p w14:paraId="7B20D2C6" w14:textId="7FEB81FC" w:rsidR="00BB6880" w:rsidRPr="00CE25AF" w:rsidRDefault="00BB6880" w:rsidP="002670C6">
      <w:pPr>
        <w:pStyle w:val="NOTE"/>
        <w:ind w:left="284" w:firstLine="0"/>
        <w:rPr>
          <w:lang w:val="en-US"/>
        </w:rPr>
      </w:pPr>
      <w:r w:rsidRPr="00CE25AF">
        <w:rPr>
          <w:lang w:val="en-US"/>
        </w:rPr>
        <w:t xml:space="preserve">Note: </w:t>
      </w:r>
      <w:r w:rsidR="00621973" w:rsidRPr="00CE25AF">
        <w:rPr>
          <w:lang w:val="en-US"/>
        </w:rPr>
        <w:t>t</w:t>
      </w:r>
      <w:r w:rsidRPr="00CE25AF">
        <w:rPr>
          <w:lang w:val="en-US"/>
        </w:rPr>
        <w:t>he abstract classes are numbered h0_, h1_</w:t>
      </w:r>
      <w:r w:rsidR="00621973" w:rsidRPr="00CE25AF">
        <w:rPr>
          <w:lang w:val="en-US"/>
        </w:rPr>
        <w:t>,</w:t>
      </w:r>
      <w:r w:rsidRPr="00CE25AF">
        <w:rPr>
          <w:lang w:val="en-US"/>
        </w:rPr>
        <w:t xml:space="preserve"> etc. (e.g. h1_Referable)</w:t>
      </w:r>
      <w:r w:rsidR="00621973" w:rsidRPr="00CE25AF">
        <w:rPr>
          <w:lang w:val="en-US"/>
        </w:rPr>
        <w:t>; their a</w:t>
      </w:r>
      <w:r w:rsidRPr="00CE25AF">
        <w:rPr>
          <w:lang w:val="en-US"/>
        </w:rPr>
        <w:t xml:space="preserve">liases </w:t>
      </w:r>
      <w:r w:rsidR="00621973" w:rsidRPr="00CE25AF">
        <w:rPr>
          <w:lang w:val="en-US"/>
        </w:rPr>
        <w:t xml:space="preserve">however </w:t>
      </w:r>
      <w:r w:rsidRPr="00CE25AF">
        <w:rPr>
          <w:lang w:val="en-US"/>
        </w:rPr>
        <w:t xml:space="preserve">are defined without this prefix. The reason for this naming is that </w:t>
      </w:r>
      <w:r w:rsidR="00621973" w:rsidRPr="00CE25AF">
        <w:rPr>
          <w:lang w:val="en-US"/>
        </w:rPr>
        <w:t xml:space="preserve">no order for inherited classes can be defined </w:t>
      </w:r>
      <w:r w:rsidRPr="00CE25AF">
        <w:rPr>
          <w:lang w:val="en-US"/>
        </w:rPr>
        <w:t xml:space="preserve">in the tooling used for UML </w:t>
      </w:r>
      <w:r w:rsidR="00713AB3" w:rsidRPr="00CE25AF">
        <w:rPr>
          <w:lang w:val="en-US"/>
        </w:rPr>
        <w:t>modelling</w:t>
      </w:r>
      <w:r w:rsidRPr="00CE25AF">
        <w:rPr>
          <w:lang w:val="en-US"/>
        </w:rPr>
        <w:t xml:space="preserve"> (Enterprise Architect), </w:t>
      </w:r>
      <w:r w:rsidR="00621973" w:rsidRPr="00CE25AF">
        <w:rPr>
          <w:lang w:val="en-US"/>
        </w:rPr>
        <w:t xml:space="preserve">since </w:t>
      </w:r>
      <w:r w:rsidRPr="00CE25AF">
        <w:rPr>
          <w:lang w:val="en-US"/>
        </w:rPr>
        <w:t>they are ordered alphabetical</w:t>
      </w:r>
      <w:r w:rsidR="00621973" w:rsidRPr="00CE25AF">
        <w:rPr>
          <w:lang w:val="en-US"/>
        </w:rPr>
        <w:t>ly</w:t>
      </w:r>
      <w:r w:rsidR="00A24E82" w:rsidRPr="00CE25AF">
        <w:rPr>
          <w:lang w:val="en-US"/>
        </w:rPr>
        <w:t xml:space="preserve">. </w:t>
      </w:r>
      <w:r w:rsidR="00621973" w:rsidRPr="00CE25AF">
        <w:rPr>
          <w:lang w:val="en-US"/>
        </w:rPr>
        <w:t>The order is important f</w:t>
      </w:r>
      <w:r w:rsidR="00A24E82" w:rsidRPr="00CE25AF">
        <w:rPr>
          <w:lang w:val="en-US"/>
        </w:rPr>
        <w:t>or</w:t>
      </w:r>
      <w:r w:rsidRPr="00CE25AF">
        <w:rPr>
          <w:lang w:val="en-US"/>
        </w:rPr>
        <w:t xml:space="preserve"> some serializations (</w:t>
      </w:r>
      <w:r w:rsidR="00621973" w:rsidRPr="00CE25AF">
        <w:rPr>
          <w:lang w:val="en-US"/>
        </w:rPr>
        <w:t xml:space="preserve">e.g. </w:t>
      </w:r>
      <w:r w:rsidRPr="00CE25AF">
        <w:rPr>
          <w:lang w:val="en-US"/>
        </w:rPr>
        <w:t>for XML).</w:t>
      </w:r>
    </w:p>
    <w:p w14:paraId="61E1E0BB" w14:textId="4CAC24C2" w:rsidR="004A73BF" w:rsidRPr="00CE25AF" w:rsidRDefault="004A73BF" w:rsidP="004A73BF">
      <w:pPr>
        <w:rPr>
          <w:lang w:val="en-US"/>
        </w:rPr>
      </w:pPr>
      <w:r w:rsidRPr="00CE25AF">
        <w:rPr>
          <w:lang w:val="en-US"/>
        </w:rPr>
        <w:fldChar w:fldCharType="begin"/>
      </w:r>
      <w:r w:rsidRPr="00CE25AF">
        <w:rPr>
          <w:lang w:val="en-US"/>
        </w:rPr>
        <w:instrText xml:space="preserve"> REF _Ref119183584 \h </w:instrText>
      </w:r>
      <w:r w:rsidRPr="00CE25AF">
        <w:rPr>
          <w:lang w:val="en-US"/>
        </w:rPr>
      </w:r>
      <w:r w:rsidRPr="00CE25AF">
        <w:rPr>
          <w:lang w:val="en-US"/>
        </w:rPr>
        <w:fldChar w:fldCharType="separate"/>
      </w:r>
      <w:r w:rsidR="00F511DE">
        <w:t xml:space="preserve">Figure </w:t>
      </w:r>
      <w:r w:rsidR="00F511DE">
        <w:rPr>
          <w:noProof/>
        </w:rPr>
        <w:t>11</w:t>
      </w:r>
      <w:r w:rsidRPr="00CE25AF">
        <w:rPr>
          <w:lang w:val="en-US"/>
        </w:rPr>
        <w:fldChar w:fldCharType="end"/>
      </w:r>
      <w:r w:rsidRPr="00CE25AF">
        <w:rPr>
          <w:lang w:val="en-US"/>
        </w:rPr>
        <w:t xml:space="preserve"> </w:t>
      </w:r>
      <w:r w:rsidR="00621973" w:rsidRPr="00CE25AF">
        <w:rPr>
          <w:lang w:val="en-US"/>
        </w:rPr>
        <w:t xml:space="preserve">shows </w:t>
      </w:r>
      <w:r w:rsidRPr="00CE25AF">
        <w:rPr>
          <w:lang w:val="en-US"/>
        </w:rPr>
        <w:t>the so-called environment. The environment</w:t>
      </w:r>
      <w:r w:rsidR="00621973" w:rsidRPr="00CE25AF">
        <w:rPr>
          <w:lang w:val="en-US"/>
        </w:rPr>
        <w:t xml:space="preserve">’s purpose is to </w:t>
      </w:r>
      <w:r w:rsidRPr="00CE25AF">
        <w:rPr>
          <w:lang w:val="en-US"/>
        </w:rPr>
        <w:t xml:space="preserve">list all Asset Administration Shells, all </w:t>
      </w:r>
      <w:proofErr w:type="spellStart"/>
      <w:r w:rsidRPr="00CE25AF">
        <w:rPr>
          <w:lang w:val="en-US"/>
        </w:rPr>
        <w:t>submodels</w:t>
      </w:r>
      <w:proofErr w:type="spellEnd"/>
      <w:r w:rsidR="00621973" w:rsidRPr="00CE25AF">
        <w:rPr>
          <w:lang w:val="en-US"/>
        </w:rPr>
        <w:t>,</w:t>
      </w:r>
      <w:r w:rsidRPr="00CE25AF">
        <w:rPr>
          <w:lang w:val="en-US"/>
        </w:rPr>
        <w:t xml:space="preserve"> and all concept descriptions </w:t>
      </w:r>
      <w:r w:rsidR="0027678E" w:rsidRPr="00CE25AF">
        <w:rPr>
          <w:lang w:val="en-US"/>
        </w:rPr>
        <w:t xml:space="preserve">– </w:t>
      </w:r>
      <w:r w:rsidRPr="00CE25AF">
        <w:rPr>
          <w:lang w:val="en-US"/>
        </w:rPr>
        <w:t xml:space="preserve">in other word, all </w:t>
      </w:r>
      <w:proofErr w:type="spellStart"/>
      <w:r w:rsidRPr="00CE25AF">
        <w:rPr>
          <w:lang w:val="en-US"/>
        </w:rPr>
        <w:t>identifi</w:t>
      </w:r>
      <w:r w:rsidR="0027678E" w:rsidRPr="00CE25AF">
        <w:rPr>
          <w:lang w:val="en-US"/>
        </w:rPr>
        <w:t>a</w:t>
      </w:r>
      <w:r w:rsidRPr="00CE25AF">
        <w:rPr>
          <w:lang w:val="en-US"/>
        </w:rPr>
        <w:t>bles</w:t>
      </w:r>
      <w:proofErr w:type="spellEnd"/>
      <w:r w:rsidRPr="00CE25AF">
        <w:rPr>
          <w:lang w:val="en-US"/>
        </w:rPr>
        <w:t xml:space="preserve"> within an ecosystem.</w:t>
      </w:r>
    </w:p>
    <w:p w14:paraId="5A88D392" w14:textId="0F31FB6A" w:rsidR="004A73BF" w:rsidRPr="00CE25AF" w:rsidRDefault="004A73BF" w:rsidP="00C72010">
      <w:pPr>
        <w:rPr>
          <w:lang w:val="en-US"/>
        </w:rPr>
      </w:pPr>
      <w:r w:rsidRPr="00CE25AF">
        <w:rPr>
          <w:noProof/>
          <w:lang w:val="en-US"/>
        </w:rPr>
        <w:lastRenderedPageBreak/>
        <w:drawing>
          <wp:anchor distT="0" distB="0" distL="114300" distR="114300" simplePos="0" relativeHeight="252685312" behindDoc="0" locked="0" layoutInCell="1" allowOverlap="1" wp14:anchorId="031B9682" wp14:editId="45874F26">
            <wp:simplePos x="0" y="0"/>
            <wp:positionH relativeFrom="column">
              <wp:posOffset>444500</wp:posOffset>
            </wp:positionH>
            <wp:positionV relativeFrom="paragraph">
              <wp:posOffset>460919</wp:posOffset>
            </wp:positionV>
            <wp:extent cx="4159250" cy="187325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59250" cy="1873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482E">
        <w:rPr>
          <w:noProof/>
          <w:lang w:val="en-US"/>
        </w:rPr>
        <mc:AlternateContent>
          <mc:Choice Requires="wps">
            <w:drawing>
              <wp:anchor distT="0" distB="0" distL="114300" distR="114300" simplePos="0" relativeHeight="252687360" behindDoc="0" locked="0" layoutInCell="1" allowOverlap="1" wp14:anchorId="66462231" wp14:editId="1F4D8978">
                <wp:simplePos x="0" y="0"/>
                <wp:positionH relativeFrom="column">
                  <wp:posOffset>0</wp:posOffset>
                </wp:positionH>
                <wp:positionV relativeFrom="paragraph">
                  <wp:posOffset>0</wp:posOffset>
                </wp:positionV>
                <wp:extent cx="4159250" cy="457200"/>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4159250" cy="457200"/>
                        </a:xfrm>
                        <a:prstGeom prst="rect">
                          <a:avLst/>
                        </a:prstGeom>
                        <a:solidFill>
                          <a:prstClr val="white"/>
                        </a:solidFill>
                        <a:ln>
                          <a:noFill/>
                        </a:ln>
                      </wps:spPr>
                      <wps:txbx>
                        <w:txbxContent>
                          <w:p w14:paraId="6BA427F1" w14:textId="68761FFF" w:rsidR="004A73BF" w:rsidRPr="00CD4BE3" w:rsidRDefault="004A73BF" w:rsidP="00110904">
                            <w:pPr>
                              <w:pStyle w:val="Caption"/>
                              <w:rPr>
                                <w:noProof/>
                              </w:rPr>
                            </w:pPr>
                            <w:bookmarkStart w:id="1253" w:name="_Ref119183584"/>
                            <w:bookmarkStart w:id="1254" w:name="_Toc125537834"/>
                            <w:r>
                              <w:t xml:space="preserve">Figure </w:t>
                            </w:r>
                            <w:r w:rsidR="00561536">
                              <w:fldChar w:fldCharType="begin"/>
                            </w:r>
                            <w:r w:rsidR="00561536">
                              <w:instrText xml:space="preserve"> SEQ Figure \* ARABIC </w:instrText>
                            </w:r>
                            <w:r w:rsidR="00561536">
                              <w:fldChar w:fldCharType="separate"/>
                            </w:r>
                            <w:r w:rsidR="00F511DE">
                              <w:rPr>
                                <w:noProof/>
                              </w:rPr>
                              <w:t>11</w:t>
                            </w:r>
                            <w:r w:rsidR="00561536">
                              <w:fldChar w:fldCharType="end"/>
                            </w:r>
                            <w:bookmarkEnd w:id="1253"/>
                            <w:r>
                              <w:t xml:space="preserve"> Metamodel of Environment</w:t>
                            </w:r>
                            <w:bookmarkEnd w:id="12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6462231" id="Text Box 80" o:spid="_x0000_s1030" type="#_x0000_t202" style="position:absolute;left:0;text-align:left;margin-left:0;margin-top:0;width:327.5pt;height:36pt;z-index:25268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" stroked="f">
                <v:textbox inset="0,0,0,0">
                  <w:txbxContent>
                    <w:p w14:paraId="6BA427F1" w14:textId="68761FFF" w:rsidR="004A73BF" w:rsidRPr="00CD4BE3" w:rsidRDefault="004A73BF" w:rsidP="00110904">
                      <w:pPr>
                        <w:pStyle w:val="Caption"/>
                        <w:rPr>
                          <w:noProof/>
                        </w:rPr>
                      </w:pPr>
                      <w:bookmarkStart w:id="1257" w:name="_Ref119183584"/>
                      <w:bookmarkStart w:id="1258" w:name="_Toc125537834"/>
                      <w:r>
                        <w:t xml:space="preserve">Figure </w:t>
                      </w:r>
                      <w:r w:rsidR="00561536">
                        <w:fldChar w:fldCharType="begin"/>
                      </w:r>
                      <w:r w:rsidR="00561536">
                        <w:instrText xml:space="preserve"> SEQ Figure \* ARABIC </w:instrText>
                      </w:r>
                      <w:r w:rsidR="00561536">
                        <w:fldChar w:fldCharType="separate"/>
                      </w:r>
                      <w:r w:rsidR="00F511DE">
                        <w:rPr>
                          <w:noProof/>
                        </w:rPr>
                        <w:t>11</w:t>
                      </w:r>
                      <w:r w:rsidR="00561536">
                        <w:fldChar w:fldCharType="end"/>
                      </w:r>
                      <w:bookmarkEnd w:id="1257"/>
                      <w:r>
                        <w:t xml:space="preserve"> Metamodel of Environment</w:t>
                      </w:r>
                      <w:bookmarkEnd w:id="1258"/>
                    </w:p>
                  </w:txbxContent>
                </v:textbox>
                <w10:wrap type="topAndBottom"/>
              </v:shape>
            </w:pict>
          </mc:Fallback>
        </mc:AlternateContent>
      </w:r>
    </w:p>
    <w:p w14:paraId="5C6C1917" w14:textId="4FA82DFC" w:rsidR="009231C8" w:rsidRPr="00CE25AF" w:rsidRDefault="00765756" w:rsidP="00110904">
      <w:pPr>
        <w:pStyle w:val="Caption"/>
      </w:pPr>
      <w:bookmarkStart w:id="1255" w:name="_Ref91706526"/>
      <w:bookmarkStart w:id="1256" w:name="_Toc125537835"/>
      <w:r w:rsidRPr="00CE25AF">
        <w:rPr>
          <w:noProof/>
        </w:rPr>
        <w:drawing>
          <wp:anchor distT="0" distB="0" distL="114300" distR="114300" simplePos="0" relativeHeight="252831744" behindDoc="0" locked="0" layoutInCell="1" allowOverlap="1" wp14:anchorId="49294C51" wp14:editId="6140A349">
            <wp:simplePos x="0" y="0"/>
            <wp:positionH relativeFrom="column">
              <wp:posOffset>57150</wp:posOffset>
            </wp:positionH>
            <wp:positionV relativeFrom="paragraph">
              <wp:posOffset>310197</wp:posOffset>
            </wp:positionV>
            <wp:extent cx="5939790" cy="4335145"/>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9790" cy="433514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912" w:rsidRPr="00CE25AF">
        <w:t xml:space="preserve"> </w:t>
      </w:r>
      <w:r w:rsidR="009231C8" w:rsidRPr="00CE25AF">
        <w:t xml:space="preserve">Figure </w:t>
      </w:r>
      <w:r w:rsidR="00561536">
        <w:fldChar w:fldCharType="begin"/>
      </w:r>
      <w:r w:rsidR="00561536">
        <w:instrText xml:space="preserve"> SEQ Figure \* ARABIC </w:instrText>
      </w:r>
      <w:r w:rsidR="00561536">
        <w:fldChar w:fldCharType="separate"/>
      </w:r>
      <w:r w:rsidR="00F511DE">
        <w:rPr>
          <w:noProof/>
        </w:rPr>
        <w:t>12</w:t>
      </w:r>
      <w:r w:rsidR="00561536">
        <w:fldChar w:fldCharType="end"/>
      </w:r>
      <w:bookmarkEnd w:id="1255"/>
      <w:r w:rsidR="009231C8" w:rsidRPr="00CE25AF">
        <w:t xml:space="preserve"> Metamodel </w:t>
      </w:r>
      <w:r w:rsidR="004A0379" w:rsidRPr="00CE25AF">
        <w:t>P</w:t>
      </w:r>
      <w:r w:rsidR="009231C8" w:rsidRPr="00CE25AF">
        <w:t xml:space="preserve">ackage </w:t>
      </w:r>
      <w:r w:rsidR="004A0379" w:rsidRPr="00CE25AF">
        <w:t>O</w:t>
      </w:r>
      <w:r w:rsidR="009231C8" w:rsidRPr="00CE25AF">
        <w:t>verview</w:t>
      </w:r>
      <w:bookmarkEnd w:id="1256"/>
    </w:p>
    <w:p w14:paraId="3C9CD071" w14:textId="644A74C1" w:rsidR="009231C8" w:rsidRPr="002670C6" w:rsidRDefault="00774775" w:rsidP="009B43E9">
      <w:pPr>
        <w:tabs>
          <w:tab w:val="left" w:pos="2850"/>
          <w:tab w:val="left" w:pos="3190"/>
        </w:tabs>
        <w:rPr>
          <w:lang w:val="en-US"/>
        </w:rPr>
      </w:pPr>
      <w:r w:rsidRPr="002670C6">
        <w:rPr>
          <w:lang w:val="en-US"/>
        </w:rPr>
        <w:tab/>
      </w:r>
      <w:r w:rsidR="009B43E9" w:rsidRPr="002670C6">
        <w:rPr>
          <w:lang w:val="en-US"/>
        </w:rPr>
        <w:tab/>
      </w:r>
    </w:p>
    <w:p w14:paraId="1857B1A1" w14:textId="0CC1B928" w:rsidR="00447671" w:rsidRPr="00E5511A" w:rsidRDefault="00FB4FF8" w:rsidP="00DA1A43">
      <w:pPr>
        <w:pStyle w:val="Heading2"/>
        <w:rPr>
          <w:lang w:val="en-US"/>
        </w:rPr>
      </w:pPr>
      <w:bookmarkStart w:id="1257" w:name="_Toc73000355"/>
      <w:bookmarkStart w:id="1258" w:name="_Toc54811426"/>
      <w:bookmarkStart w:id="1259" w:name="_Toc54811944"/>
      <w:bookmarkStart w:id="1260" w:name="_Toc54812867"/>
      <w:bookmarkStart w:id="1261" w:name="_Toc54813537"/>
      <w:bookmarkStart w:id="1262" w:name="_Toc54815902"/>
      <w:bookmarkStart w:id="1263" w:name="_Toc54820615"/>
      <w:bookmarkStart w:id="1264" w:name="_Toc54811427"/>
      <w:bookmarkStart w:id="1265" w:name="_Toc54811945"/>
      <w:bookmarkStart w:id="1266" w:name="_Toc54812868"/>
      <w:bookmarkStart w:id="1267" w:name="_Toc54813538"/>
      <w:bookmarkStart w:id="1268" w:name="_Toc54815903"/>
      <w:bookmarkStart w:id="1269" w:name="_Toc54820616"/>
      <w:bookmarkStart w:id="1270" w:name="_Toc54811428"/>
      <w:bookmarkStart w:id="1271" w:name="_Toc54811946"/>
      <w:bookmarkStart w:id="1272" w:name="_Toc54812869"/>
      <w:bookmarkStart w:id="1273" w:name="_Toc54813539"/>
      <w:bookmarkStart w:id="1274" w:name="_Toc54815904"/>
      <w:bookmarkStart w:id="1275" w:name="_Toc54820617"/>
      <w:bookmarkStart w:id="1276" w:name="_Toc54811429"/>
      <w:bookmarkStart w:id="1277" w:name="_Toc54811947"/>
      <w:bookmarkStart w:id="1278" w:name="_Toc54812870"/>
      <w:bookmarkStart w:id="1279" w:name="_Toc54813540"/>
      <w:bookmarkStart w:id="1280" w:name="_Toc54815905"/>
      <w:bookmarkStart w:id="1281" w:name="_Toc54820618"/>
      <w:bookmarkStart w:id="1282" w:name="_Toc54811430"/>
      <w:bookmarkStart w:id="1283" w:name="_Toc54811948"/>
      <w:bookmarkStart w:id="1284" w:name="_Toc54812871"/>
      <w:bookmarkStart w:id="1285" w:name="_Toc54813541"/>
      <w:bookmarkStart w:id="1286" w:name="_Toc54815906"/>
      <w:bookmarkStart w:id="1287" w:name="_Toc54820619"/>
      <w:bookmarkStart w:id="1288" w:name="_Toc54811431"/>
      <w:bookmarkStart w:id="1289" w:name="_Toc54811949"/>
      <w:bookmarkStart w:id="1290" w:name="_Toc54812872"/>
      <w:bookmarkStart w:id="1291" w:name="_Toc54813542"/>
      <w:bookmarkStart w:id="1292" w:name="_Toc54815907"/>
      <w:bookmarkStart w:id="1293" w:name="_Toc54820620"/>
      <w:bookmarkStart w:id="1294" w:name="_Toc54811432"/>
      <w:bookmarkStart w:id="1295" w:name="_Toc54811950"/>
      <w:bookmarkStart w:id="1296" w:name="_Toc54812873"/>
      <w:bookmarkStart w:id="1297" w:name="_Toc54813543"/>
      <w:bookmarkStart w:id="1298" w:name="_Toc54815908"/>
      <w:bookmarkStart w:id="1299" w:name="_Toc54820621"/>
      <w:bookmarkStart w:id="1300" w:name="_Toc54811433"/>
      <w:bookmarkStart w:id="1301" w:name="_Toc54811951"/>
      <w:bookmarkStart w:id="1302" w:name="_Toc54812874"/>
      <w:bookmarkStart w:id="1303" w:name="_Toc54813544"/>
      <w:bookmarkStart w:id="1304" w:name="_Toc54815909"/>
      <w:bookmarkStart w:id="1305" w:name="_Toc54820622"/>
      <w:bookmarkStart w:id="1306" w:name="_Toc54811434"/>
      <w:bookmarkStart w:id="1307" w:name="_Toc54811952"/>
      <w:bookmarkStart w:id="1308" w:name="_Toc54812875"/>
      <w:bookmarkStart w:id="1309" w:name="_Toc54813545"/>
      <w:bookmarkStart w:id="1310" w:name="_Toc54815910"/>
      <w:bookmarkStart w:id="1311" w:name="_Toc54820623"/>
      <w:bookmarkStart w:id="1312" w:name="_Toc54811435"/>
      <w:bookmarkStart w:id="1313" w:name="_Toc54811953"/>
      <w:bookmarkStart w:id="1314" w:name="_Toc54812876"/>
      <w:bookmarkStart w:id="1315" w:name="_Toc54813546"/>
      <w:bookmarkStart w:id="1316" w:name="_Toc54815911"/>
      <w:bookmarkStart w:id="1317" w:name="_Toc54820624"/>
      <w:bookmarkStart w:id="1318" w:name="_Toc54811436"/>
      <w:bookmarkStart w:id="1319" w:name="_Toc54811954"/>
      <w:bookmarkStart w:id="1320" w:name="_Toc54812877"/>
      <w:bookmarkStart w:id="1321" w:name="_Toc54813547"/>
      <w:bookmarkStart w:id="1322" w:name="_Toc54815912"/>
      <w:bookmarkStart w:id="1323" w:name="_Toc54820625"/>
      <w:bookmarkStart w:id="1324" w:name="_Toc54811437"/>
      <w:bookmarkStart w:id="1325" w:name="_Toc54811955"/>
      <w:bookmarkStart w:id="1326" w:name="_Toc54812878"/>
      <w:bookmarkStart w:id="1327" w:name="_Toc54813548"/>
      <w:bookmarkStart w:id="1328" w:name="_Toc54815913"/>
      <w:bookmarkStart w:id="1329" w:name="_Toc54820626"/>
      <w:bookmarkStart w:id="1330" w:name="_Toc54811438"/>
      <w:bookmarkStart w:id="1331" w:name="_Toc54811956"/>
      <w:bookmarkStart w:id="1332" w:name="_Toc54812879"/>
      <w:bookmarkStart w:id="1333" w:name="_Toc54813549"/>
      <w:bookmarkStart w:id="1334" w:name="_Toc54815914"/>
      <w:bookmarkStart w:id="1335" w:name="_Toc54820627"/>
      <w:bookmarkStart w:id="1336" w:name="_Toc54811439"/>
      <w:bookmarkStart w:id="1337" w:name="_Toc54811957"/>
      <w:bookmarkStart w:id="1338" w:name="_Toc54812880"/>
      <w:bookmarkStart w:id="1339" w:name="_Toc54813550"/>
      <w:bookmarkStart w:id="1340" w:name="_Toc54815915"/>
      <w:bookmarkStart w:id="1341" w:name="_Toc54820628"/>
      <w:bookmarkStart w:id="1342" w:name="_Toc54811440"/>
      <w:bookmarkStart w:id="1343" w:name="_Toc54811958"/>
      <w:bookmarkStart w:id="1344" w:name="_Toc54812881"/>
      <w:bookmarkStart w:id="1345" w:name="_Toc54813551"/>
      <w:bookmarkStart w:id="1346" w:name="_Toc54815916"/>
      <w:bookmarkStart w:id="1347" w:name="_Toc54820629"/>
      <w:bookmarkStart w:id="1348" w:name="_Toc54811441"/>
      <w:bookmarkStart w:id="1349" w:name="_Toc54811959"/>
      <w:bookmarkStart w:id="1350" w:name="_Toc54812882"/>
      <w:bookmarkStart w:id="1351" w:name="_Toc54813552"/>
      <w:bookmarkStart w:id="1352" w:name="_Toc54815917"/>
      <w:bookmarkStart w:id="1353" w:name="_Toc54820630"/>
      <w:bookmarkStart w:id="1354" w:name="_Toc54811442"/>
      <w:bookmarkStart w:id="1355" w:name="_Toc54811960"/>
      <w:bookmarkStart w:id="1356" w:name="_Toc54812883"/>
      <w:bookmarkStart w:id="1357" w:name="_Toc54813553"/>
      <w:bookmarkStart w:id="1358" w:name="_Toc54815918"/>
      <w:bookmarkStart w:id="1359" w:name="_Toc54820631"/>
      <w:bookmarkStart w:id="1360" w:name="_Toc54811443"/>
      <w:bookmarkStart w:id="1361" w:name="_Toc54811961"/>
      <w:bookmarkStart w:id="1362" w:name="_Toc54812884"/>
      <w:bookmarkStart w:id="1363" w:name="_Toc54813554"/>
      <w:bookmarkStart w:id="1364" w:name="_Toc54815919"/>
      <w:bookmarkStart w:id="1365" w:name="_Toc54820632"/>
      <w:bookmarkStart w:id="1366" w:name="_Toc54811444"/>
      <w:bookmarkStart w:id="1367" w:name="_Toc54811962"/>
      <w:bookmarkStart w:id="1368" w:name="_Toc54812885"/>
      <w:bookmarkStart w:id="1369" w:name="_Toc54813555"/>
      <w:bookmarkStart w:id="1370" w:name="_Toc54815920"/>
      <w:bookmarkStart w:id="1371" w:name="_Toc54820633"/>
      <w:bookmarkStart w:id="1372" w:name="_Toc54811445"/>
      <w:bookmarkStart w:id="1373" w:name="_Toc54811963"/>
      <w:bookmarkStart w:id="1374" w:name="_Toc54812886"/>
      <w:bookmarkStart w:id="1375" w:name="_Toc54813556"/>
      <w:bookmarkStart w:id="1376" w:name="_Toc54815921"/>
      <w:bookmarkStart w:id="1377" w:name="_Toc54820634"/>
      <w:bookmarkStart w:id="1378" w:name="_Toc54811446"/>
      <w:bookmarkStart w:id="1379" w:name="_Toc54811964"/>
      <w:bookmarkStart w:id="1380" w:name="_Toc54812887"/>
      <w:bookmarkStart w:id="1381" w:name="_Toc54813557"/>
      <w:bookmarkStart w:id="1382" w:name="_Toc54815922"/>
      <w:bookmarkStart w:id="1383" w:name="_Toc54820635"/>
      <w:bookmarkStart w:id="1384" w:name="_Toc54811447"/>
      <w:bookmarkStart w:id="1385" w:name="_Toc54811965"/>
      <w:bookmarkStart w:id="1386" w:name="_Toc54812888"/>
      <w:bookmarkStart w:id="1387" w:name="_Toc54813558"/>
      <w:bookmarkStart w:id="1388" w:name="_Toc54815923"/>
      <w:bookmarkStart w:id="1389" w:name="_Toc54820636"/>
      <w:bookmarkStart w:id="1390" w:name="_Toc510166956"/>
      <w:bookmarkStart w:id="1391" w:name="_Toc510170093"/>
      <w:bookmarkStart w:id="1392" w:name="_Toc510188534"/>
      <w:bookmarkStart w:id="1393" w:name="_Toc510188627"/>
      <w:bookmarkStart w:id="1394" w:name="_Toc510189117"/>
      <w:bookmarkStart w:id="1395" w:name="_Toc510189944"/>
      <w:bookmarkStart w:id="1396" w:name="_Toc510190040"/>
      <w:bookmarkStart w:id="1397" w:name="_Toc510190041"/>
      <w:bookmarkStart w:id="1398" w:name="_Toc511579042"/>
      <w:bookmarkStart w:id="1399" w:name="_Ref528942705"/>
      <w:bookmarkStart w:id="1400" w:name="_Ref528942714"/>
      <w:bookmarkStart w:id="1401" w:name="_Ref13428488"/>
      <w:bookmarkStart w:id="1402" w:name="_Ref25510533"/>
      <w:bookmarkStart w:id="1403" w:name="_Toc54815924"/>
      <w:bookmarkStart w:id="1404" w:name="_Ref113806655"/>
      <w:bookmarkStart w:id="1405" w:name="_Ref113895448"/>
      <w:bookmarkStart w:id="1406" w:name="_Toc125227910"/>
      <w:bookmarkStart w:id="1407" w:name="_Toc125537697"/>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r w:rsidRPr="00E5511A">
        <w:rPr>
          <w:lang w:val="en-US"/>
        </w:rPr>
        <w:lastRenderedPageBreak/>
        <w:t>Metam</w:t>
      </w:r>
      <w:r w:rsidR="00026BB2" w:rsidRPr="00E5511A">
        <w:rPr>
          <w:lang w:val="en-US"/>
        </w:rPr>
        <w:t>odel</w:t>
      </w:r>
      <w:r w:rsidRPr="00E5511A">
        <w:rPr>
          <w:lang w:val="en-US"/>
        </w:rPr>
        <w:t xml:space="preserve"> </w:t>
      </w:r>
      <w:r w:rsidR="00091D3E" w:rsidRPr="00E5511A">
        <w:rPr>
          <w:lang w:val="en-US"/>
        </w:rPr>
        <w:t>Specification Details</w:t>
      </w:r>
      <w:r w:rsidR="00405D81" w:rsidRPr="00E5511A">
        <w:rPr>
          <w:lang w:val="en-US"/>
        </w:rPr>
        <w:t xml:space="preserve">: </w:t>
      </w:r>
      <w:r w:rsidR="00105FBC" w:rsidRPr="00E5511A">
        <w:rPr>
          <w:lang w:val="en-US"/>
        </w:rPr>
        <w:t>Designators</w:t>
      </w:r>
      <w:bookmarkEnd w:id="1398"/>
      <w:bookmarkEnd w:id="1399"/>
      <w:bookmarkEnd w:id="1400"/>
      <w:bookmarkEnd w:id="1401"/>
      <w:bookmarkEnd w:id="1402"/>
      <w:bookmarkEnd w:id="1403"/>
      <w:bookmarkEnd w:id="1404"/>
      <w:bookmarkEnd w:id="1405"/>
      <w:bookmarkEnd w:id="1406"/>
      <w:bookmarkEnd w:id="1407"/>
    </w:p>
    <w:p w14:paraId="77461E6A" w14:textId="3F9494F0" w:rsidR="00C822B6" w:rsidRPr="002670C6" w:rsidRDefault="00E860E7" w:rsidP="004E069D">
      <w:pPr>
        <w:pStyle w:val="Heading3"/>
        <w:numPr>
          <w:ilvl w:val="2"/>
          <w:numId w:val="53"/>
        </w:numPr>
        <w:rPr>
          <w:lang w:val="en-US"/>
        </w:rPr>
      </w:pPr>
      <w:bookmarkStart w:id="1408" w:name="_Toc54815925"/>
      <w:r w:rsidRPr="00CE25AF">
        <w:rPr>
          <w:lang w:val="en-US"/>
        </w:rPr>
        <w:t xml:space="preserve"> </w:t>
      </w:r>
      <w:bookmarkStart w:id="1409" w:name="_Toc125227911"/>
      <w:bookmarkStart w:id="1410" w:name="_Toc125537698"/>
      <w:bookmarkEnd w:id="1408"/>
      <w:r w:rsidR="009F625A" w:rsidRPr="002670C6">
        <w:rPr>
          <w:lang w:val="en-US"/>
        </w:rPr>
        <w:t>General</w:t>
      </w:r>
      <w:bookmarkEnd w:id="1409"/>
      <w:bookmarkEnd w:id="1410"/>
    </w:p>
    <w:p w14:paraId="5809B9CC" w14:textId="569F660A" w:rsidR="00C822B6" w:rsidRPr="00CE25AF" w:rsidRDefault="00E4740C" w:rsidP="001B5277">
      <w:pPr>
        <w:rPr>
          <w:lang w:val="en-US"/>
        </w:rPr>
      </w:pPr>
      <w:r w:rsidRPr="00CE25AF">
        <w:rPr>
          <w:lang w:val="en-US"/>
        </w:rPr>
        <w:t>T</w:t>
      </w:r>
      <w:r w:rsidR="00C822B6" w:rsidRPr="00CE25AF">
        <w:rPr>
          <w:lang w:val="en-US"/>
        </w:rPr>
        <w:t xml:space="preserve">his </w:t>
      </w:r>
      <w:r w:rsidR="008171BF" w:rsidRPr="00CE25AF">
        <w:rPr>
          <w:lang w:val="en-US"/>
        </w:rPr>
        <w:t>clause</w:t>
      </w:r>
      <w:r w:rsidR="00C822B6" w:rsidRPr="00CE25AF">
        <w:rPr>
          <w:lang w:val="en-US"/>
        </w:rPr>
        <w:t xml:space="preserve"> </w:t>
      </w:r>
      <w:r w:rsidRPr="00CE25AF">
        <w:rPr>
          <w:lang w:val="en-US"/>
        </w:rPr>
        <w:t xml:space="preserve">specifies </w:t>
      </w:r>
      <w:r w:rsidR="00C822B6" w:rsidRPr="00CE25AF">
        <w:rPr>
          <w:lang w:val="en-US"/>
        </w:rPr>
        <w:t xml:space="preserve">the classes of the metamodel in detail. </w:t>
      </w:r>
      <w:r w:rsidRPr="00CE25AF">
        <w:rPr>
          <w:lang w:val="en-US"/>
        </w:rPr>
        <w:t xml:space="preserve">An </w:t>
      </w:r>
      <w:r w:rsidR="009F625A" w:rsidRPr="00CE25AF">
        <w:rPr>
          <w:lang w:val="en-US"/>
        </w:rPr>
        <w:t xml:space="preserve">overview </w:t>
      </w:r>
      <w:r w:rsidRPr="00CE25AF">
        <w:rPr>
          <w:lang w:val="en-US"/>
        </w:rPr>
        <w:t xml:space="preserve">is provided in </w:t>
      </w:r>
      <w:r w:rsidR="0082767B">
        <w:rPr>
          <w:lang w:val="en-US"/>
        </w:rPr>
        <w:t>C</w:t>
      </w:r>
      <w:r w:rsidR="009F625A" w:rsidRPr="00CE25AF">
        <w:rPr>
          <w:lang w:val="en-US"/>
        </w:rPr>
        <w:t>lause</w:t>
      </w:r>
      <w:r w:rsidR="0078630F" w:rsidRPr="00CE25AF">
        <w:rPr>
          <w:lang w:val="en-US"/>
        </w:rPr>
        <w:t xml:space="preserve"> </w:t>
      </w:r>
      <w:r w:rsidR="009F625A" w:rsidRPr="00CE25AF">
        <w:rPr>
          <w:lang w:val="en-US"/>
        </w:rPr>
        <w:fldChar w:fldCharType="begin"/>
      </w:r>
      <w:r w:rsidR="009F625A" w:rsidRPr="00CE25AF">
        <w:rPr>
          <w:lang w:val="en-US"/>
        </w:rPr>
        <w:instrText xml:space="preserve"> REF _Ref113806940 \r \h </w:instrText>
      </w:r>
      <w:r w:rsidR="009F625A" w:rsidRPr="00CE25AF">
        <w:rPr>
          <w:lang w:val="en-US"/>
        </w:rPr>
      </w:r>
      <w:r w:rsidR="009F625A" w:rsidRPr="00CE25AF">
        <w:rPr>
          <w:lang w:val="en-US"/>
        </w:rPr>
        <w:fldChar w:fldCharType="separate"/>
      </w:r>
      <w:r w:rsidR="00F511DE">
        <w:rPr>
          <w:lang w:val="en-US"/>
        </w:rPr>
        <w:t>5.2</w:t>
      </w:r>
      <w:r w:rsidR="009F625A" w:rsidRPr="00CE25AF">
        <w:rPr>
          <w:lang w:val="en-US"/>
        </w:rPr>
        <w:fldChar w:fldCharType="end"/>
      </w:r>
      <w:r w:rsidR="009F625A" w:rsidRPr="00CE25AF">
        <w:rPr>
          <w:lang w:val="en-US"/>
        </w:rPr>
        <w:t>.</w:t>
      </w:r>
      <w:r w:rsidR="0078630F" w:rsidRPr="00CE25AF">
        <w:rPr>
          <w:lang w:val="en-US"/>
        </w:rPr>
        <w:t xml:space="preserve"> </w:t>
      </w:r>
      <w:r w:rsidR="002B2CAE">
        <w:rPr>
          <w:lang w:val="en-US"/>
        </w:rPr>
        <w:t>Annex E</w:t>
      </w:r>
      <w:r w:rsidR="0078630F" w:rsidRPr="00CE25AF">
        <w:rPr>
          <w:lang w:val="en-US"/>
        </w:rPr>
        <w:t xml:space="preserve"> </w:t>
      </w:r>
      <w:r w:rsidRPr="00CE25AF">
        <w:rPr>
          <w:lang w:val="en-US"/>
        </w:rPr>
        <w:t xml:space="preserve">explains </w:t>
      </w:r>
      <w:r w:rsidR="0078630F" w:rsidRPr="00CE25AF">
        <w:rPr>
          <w:lang w:val="en-US"/>
        </w:rPr>
        <w:t>UML modelling together with the specifics used in this specification.</w:t>
      </w:r>
      <w:r w:rsidR="009F625A" w:rsidRPr="00CE25AF">
        <w:rPr>
          <w:lang w:val="en-US"/>
        </w:rPr>
        <w:t xml:space="preserve"> </w:t>
      </w:r>
      <w:r w:rsidR="00E57EAC">
        <w:rPr>
          <w:lang w:val="en-US"/>
        </w:rPr>
        <w:t>Annex D</w:t>
      </w:r>
      <w:r w:rsidR="0078630F" w:rsidRPr="00CE25AF">
        <w:rPr>
          <w:lang w:val="en-US"/>
        </w:rPr>
        <w:t xml:space="preserve"> </w:t>
      </w:r>
      <w:r w:rsidRPr="00CE25AF">
        <w:rPr>
          <w:lang w:val="en-US"/>
        </w:rPr>
        <w:t xml:space="preserve">depicts </w:t>
      </w:r>
      <w:r w:rsidR="00C822B6" w:rsidRPr="00CE25AF">
        <w:rPr>
          <w:lang w:val="en-US"/>
        </w:rPr>
        <w:t>the template</w:t>
      </w:r>
      <w:r w:rsidR="0078630F" w:rsidRPr="00CE25AF">
        <w:rPr>
          <w:lang w:val="en-US"/>
        </w:rPr>
        <w:t>s</w:t>
      </w:r>
      <w:r w:rsidR="00C822B6" w:rsidRPr="00CE25AF">
        <w:rPr>
          <w:lang w:val="en-US"/>
        </w:rPr>
        <w:t xml:space="preserve"> used to describe the classes and relationships.</w:t>
      </w:r>
      <w:r w:rsidR="003C36F5" w:rsidRPr="00CE25AF">
        <w:rPr>
          <w:lang w:val="en-US"/>
        </w:rPr>
        <w:t xml:space="preserve"> </w:t>
      </w:r>
      <w:r w:rsidR="00E57EAC">
        <w:rPr>
          <w:lang w:val="en-US"/>
        </w:rPr>
        <w:t>Annex G</w:t>
      </w:r>
      <w:r w:rsidR="0078630F" w:rsidRPr="00CE25AF">
        <w:rPr>
          <w:lang w:val="en-US"/>
        </w:rPr>
        <w:t xml:space="preserve"> </w:t>
      </w:r>
      <w:r w:rsidRPr="00CE25AF">
        <w:rPr>
          <w:lang w:val="en-US"/>
        </w:rPr>
        <w:t xml:space="preserve">shows </w:t>
      </w:r>
      <w:r w:rsidR="003C36F5" w:rsidRPr="00CE25AF">
        <w:rPr>
          <w:lang w:val="en-US"/>
        </w:rPr>
        <w:t xml:space="preserve">some of the diagrams together with all </w:t>
      </w:r>
      <w:r w:rsidRPr="00CE25AF">
        <w:rPr>
          <w:lang w:val="en-US"/>
        </w:rPr>
        <w:t>their</w:t>
      </w:r>
      <w:r w:rsidR="003C36F5" w:rsidRPr="00CE25AF">
        <w:rPr>
          <w:lang w:val="en-US"/>
        </w:rPr>
        <w:t xml:space="preserve"> inherited attributes to give a complete overview.</w:t>
      </w:r>
    </w:p>
    <w:p w14:paraId="0829B987" w14:textId="5C59919F" w:rsidR="00C822B6" w:rsidRPr="00CE25AF" w:rsidRDefault="00E4740C" w:rsidP="001B5277">
      <w:pPr>
        <w:rPr>
          <w:lang w:val="en-US"/>
        </w:rPr>
      </w:pPr>
      <w:r w:rsidRPr="00CE25AF">
        <w:rPr>
          <w:lang w:val="en-US"/>
        </w:rPr>
        <w:t xml:space="preserve">To understand </w:t>
      </w:r>
      <w:r w:rsidR="00C822B6" w:rsidRPr="00CE25AF">
        <w:rPr>
          <w:lang w:val="en-US"/>
        </w:rPr>
        <w:t xml:space="preserve">the </w:t>
      </w:r>
      <w:r w:rsidR="000624E3" w:rsidRPr="00CE25AF">
        <w:rPr>
          <w:lang w:val="en-US"/>
        </w:rPr>
        <w:t>specifications,</w:t>
      </w:r>
      <w:r w:rsidR="00C822B6" w:rsidRPr="00CE25AF">
        <w:rPr>
          <w:lang w:val="en-US"/>
        </w:rPr>
        <w:t xml:space="preserve"> it is crucial to understand the common attributes first (</w:t>
      </w:r>
      <w:r w:rsidR="001658B7" w:rsidRPr="00AA7226">
        <w:rPr>
          <w:lang w:val="en-US"/>
        </w:rPr>
        <w:t>Clause</w:t>
      </w:r>
      <w:r w:rsidR="00C822B6" w:rsidRPr="00CE25AF">
        <w:rPr>
          <w:lang w:val="en-US"/>
        </w:rPr>
        <w:t xml:space="preserve"> </w:t>
      </w:r>
      <w:r w:rsidR="00855297" w:rsidRPr="002670C6">
        <w:rPr>
          <w:lang w:val="en-US"/>
        </w:rPr>
        <w:fldChar w:fldCharType="begin"/>
      </w:r>
      <w:r w:rsidR="00C822B6" w:rsidRPr="00CE25AF">
        <w:rPr>
          <w:lang w:val="en-US"/>
        </w:rPr>
        <w:instrText xml:space="preserve"> REF _Ref516831391 \r \h </w:instrText>
      </w:r>
      <w:r w:rsidR="00855297" w:rsidRPr="002670C6">
        <w:rPr>
          <w:lang w:val="en-US"/>
        </w:rPr>
      </w:r>
      <w:r w:rsidR="00855297" w:rsidRPr="002670C6">
        <w:rPr>
          <w:lang w:val="en-US"/>
        </w:rPr>
        <w:fldChar w:fldCharType="separate"/>
      </w:r>
      <w:r w:rsidR="00F511DE">
        <w:rPr>
          <w:lang w:val="en-US"/>
        </w:rPr>
        <w:t>5.3.2</w:t>
      </w:r>
      <w:r w:rsidR="00855297" w:rsidRPr="002670C6">
        <w:rPr>
          <w:lang w:val="en-US"/>
        </w:rPr>
        <w:fldChar w:fldCharType="end"/>
      </w:r>
      <w:r w:rsidR="00C822B6" w:rsidRPr="00CE25AF">
        <w:rPr>
          <w:lang w:val="en-US"/>
        </w:rPr>
        <w:t>). They are reused throughout the specifications of the other classes (</w:t>
      </w:r>
      <w:r w:rsidR="00F639CD" w:rsidRPr="00CE25AF">
        <w:rPr>
          <w:lang w:val="en-US"/>
        </w:rPr>
        <w:t>"</w:t>
      </w:r>
      <w:r w:rsidR="00C822B6" w:rsidRPr="00CE25AF">
        <w:rPr>
          <w:lang w:val="en-US"/>
        </w:rPr>
        <w:t>inherits from</w:t>
      </w:r>
      <w:r w:rsidR="00F639CD" w:rsidRPr="00CE25AF">
        <w:rPr>
          <w:lang w:val="en-US"/>
        </w:rPr>
        <w:t>"</w:t>
      </w:r>
      <w:r w:rsidR="00C822B6" w:rsidRPr="00CE25AF">
        <w:rPr>
          <w:lang w:val="en-US"/>
        </w:rPr>
        <w:t>) and define important concepts like identifiable, qualifiable</w:t>
      </w:r>
      <w:r w:rsidRPr="00CE25AF">
        <w:rPr>
          <w:lang w:val="en-US"/>
        </w:rPr>
        <w:t>,</w:t>
      </w:r>
      <w:r w:rsidR="00C822B6" w:rsidRPr="00CE25AF">
        <w:rPr>
          <w:lang w:val="en-US"/>
        </w:rPr>
        <w:t xml:space="preserve"> etc.</w:t>
      </w:r>
      <w:r w:rsidR="00FC758B" w:rsidRPr="00CE25AF">
        <w:rPr>
          <w:lang w:val="en-US"/>
        </w:rPr>
        <w:t xml:space="preserve"> They are abstract, i.e. there is no object instance of such classes.</w:t>
      </w:r>
    </w:p>
    <w:p w14:paraId="43522229" w14:textId="3CF17BAF" w:rsidR="004A40B7" w:rsidRPr="00CE25AF" w:rsidRDefault="00E4740C" w:rsidP="001B5277">
      <w:pPr>
        <w:rPr>
          <w:lang w:val="en-US"/>
        </w:rPr>
      </w:pPr>
      <w:r w:rsidRPr="00CE25AF">
        <w:rPr>
          <w:lang w:val="en-US"/>
        </w:rPr>
        <w:t xml:space="preserve">The </w:t>
      </w:r>
      <w:r w:rsidR="004A40B7" w:rsidRPr="00CE25AF">
        <w:rPr>
          <w:lang w:val="en-US"/>
        </w:rPr>
        <w:t>concept of referencing and how</w:t>
      </w:r>
      <w:r w:rsidR="009F0C62" w:rsidRPr="00CE25AF">
        <w:rPr>
          <w:lang w:val="en-US"/>
        </w:rPr>
        <w:t xml:space="preserve"> a reference</w:t>
      </w:r>
      <w:r w:rsidR="004A40B7" w:rsidRPr="00CE25AF">
        <w:rPr>
          <w:lang w:val="en-US"/>
        </w:rPr>
        <w:t xml:space="preserve"> is represented in the UML diagrams and the tables</w:t>
      </w:r>
      <w:r w:rsidRPr="00CE25AF">
        <w:rPr>
          <w:lang w:val="en-US"/>
        </w:rPr>
        <w:t xml:space="preserve"> </w:t>
      </w:r>
      <w:r w:rsidR="004A40B7" w:rsidRPr="00CE25AF">
        <w:rPr>
          <w:lang w:val="en-US"/>
        </w:rPr>
        <w:t xml:space="preserve">is explained in </w:t>
      </w:r>
      <w:r w:rsidR="004A40B7" w:rsidRPr="00AA7226">
        <w:rPr>
          <w:lang w:val="en-US"/>
        </w:rPr>
        <w:t>Clause</w:t>
      </w:r>
      <w:r w:rsidR="004A40B7" w:rsidRPr="00CE25AF">
        <w:rPr>
          <w:lang w:val="en-US"/>
        </w:rPr>
        <w:t xml:space="preserve"> </w:t>
      </w:r>
      <w:r w:rsidR="004A40B7" w:rsidRPr="002670C6">
        <w:rPr>
          <w:lang w:val="en-US"/>
        </w:rPr>
        <w:fldChar w:fldCharType="begin"/>
      </w:r>
      <w:r w:rsidR="004A40B7" w:rsidRPr="00CE25AF">
        <w:rPr>
          <w:lang w:val="en-US"/>
        </w:rPr>
        <w:instrText xml:space="preserve"> REF _Ref56192546 \r \h </w:instrText>
      </w:r>
      <w:r w:rsidR="004A40B7" w:rsidRPr="002670C6">
        <w:rPr>
          <w:lang w:val="en-US"/>
        </w:rPr>
      </w:r>
      <w:r w:rsidR="004A40B7" w:rsidRPr="002670C6">
        <w:rPr>
          <w:lang w:val="en-US"/>
        </w:rPr>
        <w:fldChar w:fldCharType="separate"/>
      </w:r>
      <w:r w:rsidR="00F511DE">
        <w:rPr>
          <w:lang w:val="en-US"/>
        </w:rPr>
        <w:t>5.3.9</w:t>
      </w:r>
      <w:r w:rsidR="004A40B7" w:rsidRPr="002670C6">
        <w:rPr>
          <w:lang w:val="en-US"/>
        </w:rPr>
        <w:fldChar w:fldCharType="end"/>
      </w:r>
      <w:r w:rsidR="004A40B7" w:rsidRPr="00CE25AF">
        <w:rPr>
          <w:lang w:val="en-US"/>
        </w:rPr>
        <w:t xml:space="preserve"> and </w:t>
      </w:r>
      <w:r w:rsidR="00E57EAC">
        <w:rPr>
          <w:lang w:val="en-US"/>
        </w:rPr>
        <w:t>Annex E</w:t>
      </w:r>
      <w:r w:rsidR="00B8481B" w:rsidRPr="00CE25AF">
        <w:rPr>
          <w:lang w:val="en-US"/>
        </w:rPr>
        <w:t>.</w:t>
      </w:r>
    </w:p>
    <w:p w14:paraId="2E9F569A" w14:textId="5FB29A97" w:rsidR="00AC73B7" w:rsidRPr="00CE25AF" w:rsidRDefault="00AC73B7" w:rsidP="001B5277">
      <w:pPr>
        <w:rPr>
          <w:lang w:val="en-US"/>
        </w:rPr>
      </w:pPr>
      <w:r w:rsidRPr="00CE25AF">
        <w:rPr>
          <w:lang w:val="en-US"/>
        </w:rPr>
        <w:t xml:space="preserve">Constraints that are no invariants of classes are specified in Clause </w:t>
      </w:r>
      <w:r w:rsidRPr="002670C6">
        <w:rPr>
          <w:lang w:val="en-US"/>
        </w:rPr>
        <w:fldChar w:fldCharType="begin"/>
      </w:r>
      <w:r w:rsidRPr="00CE25AF">
        <w:rPr>
          <w:lang w:val="en-US"/>
        </w:rPr>
        <w:instrText xml:space="preserve"> REF _Ref92300750 \r \h </w:instrText>
      </w:r>
      <w:r w:rsidRPr="002670C6">
        <w:rPr>
          <w:lang w:val="en-US"/>
        </w:rPr>
      </w:r>
      <w:r w:rsidRPr="002670C6">
        <w:rPr>
          <w:lang w:val="en-US"/>
        </w:rPr>
        <w:fldChar w:fldCharType="separate"/>
      </w:r>
      <w:r w:rsidR="00F511DE">
        <w:rPr>
          <w:lang w:val="en-US"/>
        </w:rPr>
        <w:t>5.3.11.3</w:t>
      </w:r>
      <w:r w:rsidRPr="002670C6">
        <w:rPr>
          <w:lang w:val="en-US"/>
        </w:rPr>
        <w:fldChar w:fldCharType="end"/>
      </w:r>
      <w:r w:rsidRPr="00CE25AF">
        <w:rPr>
          <w:lang w:val="en-US"/>
        </w:rPr>
        <w:t>.</w:t>
      </w:r>
    </w:p>
    <w:p w14:paraId="43BF3188" w14:textId="78A0472E" w:rsidR="00AE32B1" w:rsidRPr="002670C6" w:rsidRDefault="00E860E7" w:rsidP="004E069D">
      <w:pPr>
        <w:pStyle w:val="Heading3"/>
        <w:numPr>
          <w:ilvl w:val="2"/>
          <w:numId w:val="53"/>
        </w:numPr>
        <w:rPr>
          <w:lang w:val="en-US"/>
        </w:rPr>
      </w:pPr>
      <w:bookmarkStart w:id="1411" w:name="_Toc523168404"/>
      <w:bookmarkStart w:id="1412" w:name="_Toc528162078"/>
      <w:bookmarkStart w:id="1413" w:name="_Toc528163891"/>
      <w:bookmarkStart w:id="1414" w:name="_Toc528786742"/>
      <w:bookmarkStart w:id="1415" w:name="_Toc528787920"/>
      <w:bookmarkStart w:id="1416" w:name="_Toc523168405"/>
      <w:bookmarkStart w:id="1417" w:name="_Toc528162079"/>
      <w:bookmarkStart w:id="1418" w:name="_Toc528163892"/>
      <w:bookmarkStart w:id="1419" w:name="_Toc528786743"/>
      <w:bookmarkStart w:id="1420" w:name="_Toc528787921"/>
      <w:bookmarkStart w:id="1421" w:name="_Toc523168415"/>
      <w:bookmarkStart w:id="1422" w:name="_Toc528162089"/>
      <w:bookmarkStart w:id="1423" w:name="_Toc528163902"/>
      <w:bookmarkStart w:id="1424" w:name="_Toc528786753"/>
      <w:bookmarkStart w:id="1425" w:name="_Toc528787931"/>
      <w:bookmarkStart w:id="1426" w:name="_Toc517691814"/>
      <w:bookmarkStart w:id="1427" w:name="_Toc519608358"/>
      <w:bookmarkStart w:id="1428" w:name="_Toc523168483"/>
      <w:bookmarkStart w:id="1429" w:name="_Toc528162157"/>
      <w:bookmarkStart w:id="1430" w:name="_Toc528163970"/>
      <w:bookmarkStart w:id="1431" w:name="_Toc528786821"/>
      <w:bookmarkStart w:id="1432" w:name="_Toc528787999"/>
      <w:bookmarkStart w:id="1433" w:name="_Toc517691815"/>
      <w:bookmarkStart w:id="1434" w:name="_Toc519608359"/>
      <w:bookmarkStart w:id="1435" w:name="_Toc523168484"/>
      <w:bookmarkStart w:id="1436" w:name="_Toc528162158"/>
      <w:bookmarkStart w:id="1437" w:name="_Toc528163971"/>
      <w:bookmarkStart w:id="1438" w:name="_Toc528786822"/>
      <w:bookmarkStart w:id="1439" w:name="_Toc528788000"/>
      <w:bookmarkStart w:id="1440" w:name="_Toc517691816"/>
      <w:bookmarkStart w:id="1441" w:name="_Toc519608360"/>
      <w:bookmarkStart w:id="1442" w:name="_Toc523168485"/>
      <w:bookmarkStart w:id="1443" w:name="_Toc528162159"/>
      <w:bookmarkStart w:id="1444" w:name="_Toc528163972"/>
      <w:bookmarkStart w:id="1445" w:name="_Toc528786823"/>
      <w:bookmarkStart w:id="1446" w:name="_Toc528788001"/>
      <w:bookmarkStart w:id="1447" w:name="_Toc511284234"/>
      <w:bookmarkStart w:id="1448" w:name="_Toc511289653"/>
      <w:bookmarkStart w:id="1449" w:name="_Toc511290755"/>
      <w:bookmarkStart w:id="1450" w:name="_Toc511290877"/>
      <w:bookmarkStart w:id="1451" w:name="_Toc511291102"/>
      <w:bookmarkStart w:id="1452" w:name="_Toc511291224"/>
      <w:bookmarkStart w:id="1453" w:name="_Toc511291346"/>
      <w:bookmarkStart w:id="1454" w:name="_Toc511291468"/>
      <w:bookmarkStart w:id="1455" w:name="_Toc511291590"/>
      <w:bookmarkStart w:id="1456" w:name="_Toc511291712"/>
      <w:bookmarkStart w:id="1457" w:name="_Toc511291881"/>
      <w:bookmarkStart w:id="1458" w:name="_Toc511292003"/>
      <w:bookmarkStart w:id="1459" w:name="_Toc510190042"/>
      <w:bookmarkStart w:id="1460" w:name="_Toc511579044"/>
      <w:bookmarkStart w:id="1461" w:name="_Ref516831391"/>
      <w:bookmarkStart w:id="1462" w:name="_Ref528942779"/>
      <w:bookmarkStart w:id="1463" w:name="_Ref528965743"/>
      <w:bookmarkStart w:id="1464" w:name="_Toc54815926"/>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r w:rsidRPr="00CE25AF">
        <w:rPr>
          <w:lang w:val="en-US"/>
        </w:rPr>
        <w:t xml:space="preserve"> </w:t>
      </w:r>
      <w:bookmarkStart w:id="1465" w:name="_Ref113805842"/>
      <w:bookmarkStart w:id="1466" w:name="_Toc125227912"/>
      <w:bookmarkStart w:id="1467" w:name="_Toc125537699"/>
      <w:r w:rsidR="00AE32B1" w:rsidRPr="002670C6">
        <w:rPr>
          <w:lang w:val="en-US"/>
        </w:rPr>
        <w:t xml:space="preserve">Common </w:t>
      </w:r>
      <w:r w:rsidR="00597B62" w:rsidRPr="002670C6">
        <w:rPr>
          <w:lang w:val="en-US"/>
        </w:rPr>
        <w:t>A</w:t>
      </w:r>
      <w:r w:rsidR="00AE32B1" w:rsidRPr="002670C6">
        <w:rPr>
          <w:lang w:val="en-US"/>
        </w:rPr>
        <w:t>ttributes</w:t>
      </w:r>
      <w:bookmarkEnd w:id="1459"/>
      <w:bookmarkEnd w:id="1460"/>
      <w:bookmarkEnd w:id="1461"/>
      <w:bookmarkEnd w:id="1462"/>
      <w:bookmarkEnd w:id="1463"/>
      <w:bookmarkEnd w:id="1464"/>
      <w:bookmarkEnd w:id="1465"/>
      <w:bookmarkEnd w:id="1466"/>
      <w:bookmarkEnd w:id="1467"/>
      <w:r w:rsidR="00133010" w:rsidRPr="002670C6">
        <w:rPr>
          <w:lang w:val="en-US"/>
        </w:rPr>
        <w:t xml:space="preserve"> </w:t>
      </w:r>
    </w:p>
    <w:p w14:paraId="46FA18BE" w14:textId="07A0BBCA" w:rsidR="009F625A" w:rsidRPr="002670C6" w:rsidRDefault="009F625A" w:rsidP="00E805F8">
      <w:pPr>
        <w:pStyle w:val="Heading4"/>
        <w:numPr>
          <w:ilvl w:val="3"/>
          <w:numId w:val="53"/>
        </w:numPr>
        <w:rPr>
          <w:lang w:val="en-US"/>
        </w:rPr>
      </w:pPr>
      <w:bookmarkStart w:id="1468" w:name="_Toc54815927"/>
      <w:r w:rsidRPr="002670C6">
        <w:rPr>
          <w:lang w:val="en-US"/>
        </w:rPr>
        <w:t>General</w:t>
      </w:r>
    </w:p>
    <w:p w14:paraId="72DBCD40" w14:textId="2ED9148B" w:rsidR="009F625A" w:rsidRPr="002670C6" w:rsidRDefault="00E4740C" w:rsidP="009F625A">
      <w:pPr>
        <w:rPr>
          <w:lang w:val="en-US"/>
        </w:rPr>
      </w:pPr>
      <w:r w:rsidRPr="00CE25AF">
        <w:rPr>
          <w:lang w:val="en-US"/>
        </w:rPr>
        <w:t xml:space="preserve">This clause specifies </w:t>
      </w:r>
      <w:r w:rsidR="009F625A" w:rsidRPr="00CE25AF">
        <w:rPr>
          <w:lang w:val="en-US"/>
        </w:rPr>
        <w:t>the abstract classes that represent commonly used attributes and terminology</w:t>
      </w:r>
      <w:r w:rsidRPr="00CE25AF">
        <w:rPr>
          <w:lang w:val="en-US"/>
        </w:rPr>
        <w:t xml:space="preserve">, </w:t>
      </w:r>
      <w:r w:rsidR="009F625A" w:rsidRPr="00CE25AF">
        <w:rPr>
          <w:lang w:val="en-US"/>
        </w:rPr>
        <w:t>together with the classes and data types exc</w:t>
      </w:r>
      <w:r w:rsidR="0027678E" w:rsidRPr="00CE25AF">
        <w:rPr>
          <w:lang w:val="en-US"/>
        </w:rPr>
        <w:t>lu</w:t>
      </w:r>
      <w:r w:rsidR="009F625A" w:rsidRPr="00CE25AF">
        <w:rPr>
          <w:lang w:val="en-US"/>
        </w:rPr>
        <w:t>sively used in these classes. The</w:t>
      </w:r>
      <w:r w:rsidR="00085004" w:rsidRPr="00CE25AF">
        <w:rPr>
          <w:lang w:val="en-US"/>
        </w:rPr>
        <w:t>y</w:t>
      </w:r>
      <w:r w:rsidR="00085004" w:rsidRPr="002670C6">
        <w:rPr>
          <w:lang w:val="en-US"/>
        </w:rPr>
        <w:t xml:space="preserve"> are </w:t>
      </w:r>
      <w:r w:rsidR="009F625A" w:rsidRPr="002670C6">
        <w:rPr>
          <w:lang w:val="en-US"/>
        </w:rPr>
        <w:t xml:space="preserve">represented </w:t>
      </w:r>
      <w:r w:rsidR="00085004" w:rsidRPr="00CE25AF">
        <w:rPr>
          <w:lang w:val="en-US"/>
        </w:rPr>
        <w:t xml:space="preserve">in </w:t>
      </w:r>
      <w:r w:rsidR="009F625A" w:rsidRPr="00CE25AF">
        <w:rPr>
          <w:lang w:val="en-US"/>
        </w:rPr>
        <w:t>alphabetical</w:t>
      </w:r>
      <w:r w:rsidR="00085004" w:rsidRPr="00CE25AF">
        <w:rPr>
          <w:lang w:val="en-US"/>
        </w:rPr>
        <w:t xml:space="preserve"> order</w:t>
      </w:r>
      <w:r w:rsidR="009F625A" w:rsidRPr="002670C6">
        <w:rPr>
          <w:lang w:val="en-US"/>
        </w:rPr>
        <w:t>.</w:t>
      </w:r>
    </w:p>
    <w:p w14:paraId="6786C141" w14:textId="0DA4F2A6" w:rsidR="009F625A" w:rsidRPr="002670C6" w:rsidRDefault="009F625A" w:rsidP="00E805F8">
      <w:pPr>
        <w:pStyle w:val="Heading4"/>
        <w:numPr>
          <w:ilvl w:val="3"/>
          <w:numId w:val="53"/>
        </w:numPr>
        <w:rPr>
          <w:lang w:val="en-US"/>
        </w:rPr>
      </w:pPr>
      <w:bookmarkStart w:id="1469" w:name="_Toc54815932"/>
      <w:bookmarkStart w:id="1470" w:name="_Ref110355249"/>
      <w:bookmarkStart w:id="1471" w:name="_Toc54815940"/>
      <w:bookmarkStart w:id="1472" w:name="_Ref91707158"/>
      <w:r w:rsidRPr="002670C6">
        <w:rPr>
          <w:lang w:val="en-US"/>
        </w:rPr>
        <w:t>Administrative Information Attributes</w:t>
      </w:r>
      <w:bookmarkEnd w:id="1469"/>
      <w:bookmarkEnd w:id="1470"/>
    </w:p>
    <w:p w14:paraId="0D8A4C28" w14:textId="3F1B8193" w:rsidR="004B7E15" w:rsidRPr="00CE25AF" w:rsidRDefault="00536DF1" w:rsidP="00110904">
      <w:pPr>
        <w:pStyle w:val="Caption"/>
      </w:pPr>
      <w:bookmarkStart w:id="1473" w:name="_Toc125537836"/>
      <w:r w:rsidRPr="00CE25AF">
        <w:rPr>
          <w:noProof/>
        </w:rPr>
        <w:drawing>
          <wp:anchor distT="0" distB="0" distL="114300" distR="114300" simplePos="0" relativeHeight="252805120" behindDoc="0" locked="0" layoutInCell="1" allowOverlap="1" wp14:anchorId="37540EC9" wp14:editId="2D88A163">
            <wp:simplePos x="0" y="0"/>
            <wp:positionH relativeFrom="column">
              <wp:posOffset>1778000</wp:posOffset>
            </wp:positionH>
            <wp:positionV relativeFrom="paragraph">
              <wp:posOffset>238760</wp:posOffset>
            </wp:positionV>
            <wp:extent cx="1371600" cy="1143000"/>
            <wp:effectExtent l="0" t="0" r="0" b="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716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25A" w:rsidRPr="00CE25AF">
        <w:t xml:space="preserve">Figure </w:t>
      </w:r>
      <w:r w:rsidR="00561536">
        <w:fldChar w:fldCharType="begin"/>
      </w:r>
      <w:r w:rsidR="00561536">
        <w:instrText xml:space="preserve"> SEQ Figure \* ARABIC </w:instrText>
      </w:r>
      <w:r w:rsidR="00561536">
        <w:fldChar w:fldCharType="separate"/>
      </w:r>
      <w:r w:rsidR="00F511DE">
        <w:rPr>
          <w:noProof/>
        </w:rPr>
        <w:t>13</w:t>
      </w:r>
      <w:r w:rsidR="00561536">
        <w:fldChar w:fldCharType="end"/>
      </w:r>
      <w:r w:rsidR="009F625A" w:rsidRPr="00CE25AF">
        <w:t xml:space="preserve"> Metamodel of Administrative Information</w:t>
      </w:r>
      <w:bookmarkEnd w:id="1473"/>
    </w:p>
    <w:p w14:paraId="3B443848" w14:textId="46D4DD9C" w:rsidR="009F625A" w:rsidRPr="00CE25AF" w:rsidRDefault="009F625A" w:rsidP="00654899">
      <w:r w:rsidRPr="00CE25AF">
        <w:t xml:space="preserve">Every </w:t>
      </w:r>
      <w:proofErr w:type="spellStart"/>
      <w:r w:rsidR="00E4740C" w:rsidRPr="00CE25AF">
        <w:t>i</w:t>
      </w:r>
      <w:r w:rsidRPr="00CE25AF">
        <w:t>dentifiable</w:t>
      </w:r>
      <w:proofErr w:type="spellEnd"/>
      <w:r w:rsidRPr="00CE25AF">
        <w:t xml:space="preserve"> </w:t>
      </w:r>
      <w:proofErr w:type="spellStart"/>
      <w:r w:rsidRPr="00CE25AF">
        <w:t>may</w:t>
      </w:r>
      <w:proofErr w:type="spellEnd"/>
      <w:r w:rsidRPr="00CE25AF">
        <w:t xml:space="preserve"> </w:t>
      </w:r>
      <w:proofErr w:type="spellStart"/>
      <w:r w:rsidR="00E4740C" w:rsidRPr="00CE25AF">
        <w:t>contain</w:t>
      </w:r>
      <w:proofErr w:type="spellEnd"/>
      <w:r w:rsidRPr="00CE25AF">
        <w:t xml:space="preserve"> administrative </w:t>
      </w:r>
      <w:proofErr w:type="spellStart"/>
      <w:r w:rsidRPr="00CE25AF">
        <w:t>information</w:t>
      </w:r>
      <w:proofErr w:type="spellEnd"/>
      <w:r w:rsidRPr="00CE25AF">
        <w:t xml:space="preserve">. Administrative </w:t>
      </w:r>
      <w:proofErr w:type="spellStart"/>
      <w:r w:rsidRPr="00CE25AF">
        <w:t>information</w:t>
      </w:r>
      <w:proofErr w:type="spellEnd"/>
      <w:r w:rsidRPr="00CE25AF">
        <w:t xml:space="preserve"> </w:t>
      </w:r>
      <w:proofErr w:type="spellStart"/>
      <w:r w:rsidRPr="00CE25AF">
        <w:t>includes</w:t>
      </w:r>
      <w:proofErr w:type="spellEnd"/>
      <w:r w:rsidR="00E4740C" w:rsidRPr="00CE25AF">
        <w:t>,</w:t>
      </w:r>
      <w:r w:rsidRPr="00CE25AF">
        <w:t xml:space="preserve"> </w:t>
      </w:r>
      <w:proofErr w:type="spellStart"/>
      <w:r w:rsidRPr="00CE25AF">
        <w:t>for</w:t>
      </w:r>
      <w:proofErr w:type="spellEnd"/>
      <w:r w:rsidRPr="00CE25AF">
        <w:t xml:space="preserve"> </w:t>
      </w:r>
      <w:proofErr w:type="spellStart"/>
      <w:r w:rsidRPr="00654899">
        <w:t>example</w:t>
      </w:r>
      <w:proofErr w:type="spellEnd"/>
      <w:r w:rsidR="00E4740C" w:rsidRPr="00CE25AF">
        <w:t>,</w:t>
      </w:r>
    </w:p>
    <w:p w14:paraId="432FFA46" w14:textId="018E5C10" w:rsidR="009F625A" w:rsidRPr="00CE25AF" w:rsidRDefault="00E4740C" w:rsidP="00FD7BFD">
      <w:pPr>
        <w:pStyle w:val="ListParagraph"/>
        <w:numPr>
          <w:ilvl w:val="0"/>
          <w:numId w:val="22"/>
        </w:numPr>
      </w:pPr>
      <w:r w:rsidRPr="00CE25AF">
        <w:t>i</w:t>
      </w:r>
      <w:r w:rsidR="009F625A" w:rsidRPr="00CE25AF">
        <w:t>nformation about the version of the element</w:t>
      </w:r>
      <w:r w:rsidRPr="00CE25AF">
        <w:t>,</w:t>
      </w:r>
    </w:p>
    <w:p w14:paraId="22A11A49" w14:textId="46725A7A" w:rsidR="009F625A" w:rsidRPr="00CE25AF" w:rsidRDefault="00E4740C" w:rsidP="00FD7BFD">
      <w:pPr>
        <w:pStyle w:val="ListParagraph"/>
        <w:numPr>
          <w:ilvl w:val="0"/>
          <w:numId w:val="22"/>
        </w:numPr>
      </w:pPr>
      <w:r w:rsidRPr="00CE25AF">
        <w:t>i</w:t>
      </w:r>
      <w:r w:rsidR="009F625A" w:rsidRPr="00CE25AF">
        <w:t>nformation about who created or who made the last change to the element</w:t>
      </w:r>
      <w:r w:rsidRPr="00CE25AF">
        <w:t>,</w:t>
      </w:r>
    </w:p>
    <w:p w14:paraId="197A279B" w14:textId="1768F667" w:rsidR="009F625A" w:rsidRDefault="00E4740C" w:rsidP="00FD7BFD">
      <w:pPr>
        <w:pStyle w:val="ListParagraph"/>
        <w:numPr>
          <w:ilvl w:val="0"/>
          <w:numId w:val="22"/>
        </w:numPr>
      </w:pPr>
      <w:r w:rsidRPr="00CE25AF">
        <w:t>i</w:t>
      </w:r>
      <w:r w:rsidR="009F625A" w:rsidRPr="00CE25AF">
        <w:t>nformation about the languages available in case the element contains text</w:t>
      </w:r>
      <w:r w:rsidRPr="00CE25AF">
        <w:t xml:space="preserve">; the master or default language may also be defined for </w:t>
      </w:r>
      <w:r w:rsidR="009F625A" w:rsidRPr="00CE25AF">
        <w:t>translating purpose</w:t>
      </w:r>
      <w:r w:rsidRPr="00CE25AF">
        <w:t>s</w:t>
      </w:r>
      <w:r w:rsidR="00654899">
        <w:t>,</w:t>
      </w:r>
    </w:p>
    <w:p w14:paraId="30C17E0C" w14:textId="35025E11" w:rsidR="00654899" w:rsidRPr="00CE25AF" w:rsidRDefault="00654899" w:rsidP="00FD7BFD">
      <w:pPr>
        <w:pStyle w:val="ListParagraph"/>
        <w:numPr>
          <w:ilvl w:val="0"/>
          <w:numId w:val="22"/>
        </w:numPr>
      </w:pPr>
      <w:r>
        <w:t xml:space="preserve">information about the </w:t>
      </w:r>
      <w:proofErr w:type="spellStart"/>
      <w:r>
        <w:t>submodel</w:t>
      </w:r>
      <w:proofErr w:type="spellEnd"/>
      <w:r>
        <w:t xml:space="preserve"> template that guides the creation of the </w:t>
      </w:r>
      <w:proofErr w:type="spellStart"/>
      <w:r>
        <w:t>submodel</w:t>
      </w:r>
      <w:proofErr w:type="spellEnd"/>
    </w:p>
    <w:p w14:paraId="17D14966" w14:textId="37A035A0" w:rsidR="009F625A" w:rsidRPr="00CE25AF" w:rsidRDefault="00E4740C" w:rsidP="009F625A">
      <w:pPr>
        <w:rPr>
          <w:lang w:val="en-US"/>
        </w:rPr>
      </w:pPr>
      <w:r w:rsidRPr="00CE25AF">
        <w:rPr>
          <w:lang w:val="en-US"/>
        </w:rPr>
        <w:t xml:space="preserve">In principle, </w:t>
      </w:r>
      <w:r w:rsidR="003F5F7B">
        <w:rPr>
          <w:lang w:val="en-US"/>
        </w:rPr>
        <w:t>the</w:t>
      </w:r>
      <w:r w:rsidRPr="00CE25AF">
        <w:rPr>
          <w:lang w:val="en-US"/>
        </w:rPr>
        <w:t xml:space="preserve"> v</w:t>
      </w:r>
      <w:r w:rsidR="009F625A" w:rsidRPr="00CE25AF">
        <w:rPr>
          <w:lang w:val="en-US"/>
        </w:rPr>
        <w:t xml:space="preserve">ersion corresponds to the </w:t>
      </w:r>
      <w:proofErr w:type="spellStart"/>
      <w:r w:rsidR="009F625A" w:rsidRPr="00CE25AF">
        <w:rPr>
          <w:i/>
          <w:lang w:val="en-US"/>
        </w:rPr>
        <w:t>version_identifier</w:t>
      </w:r>
      <w:proofErr w:type="spellEnd"/>
      <w:r w:rsidR="009F625A" w:rsidRPr="00CE25AF">
        <w:rPr>
          <w:lang w:val="en-US"/>
        </w:rPr>
        <w:t xml:space="preserve"> according to IEC 62832</w:t>
      </w:r>
      <w:r w:rsidRPr="00CE25AF">
        <w:rPr>
          <w:lang w:val="en-US"/>
        </w:rPr>
        <w:t>. However, it</w:t>
      </w:r>
      <w:r w:rsidR="009F625A" w:rsidRPr="00CE25AF">
        <w:rPr>
          <w:lang w:val="en-US"/>
        </w:rPr>
        <w:t xml:space="preserve"> is not used for concept identifiers only (IEC TS 62832-1)</w:t>
      </w:r>
      <w:r w:rsidRPr="00CE25AF">
        <w:rPr>
          <w:lang w:val="en-US"/>
        </w:rPr>
        <w:t>,</w:t>
      </w:r>
      <w:r w:rsidR="009F625A" w:rsidRPr="00CE25AF">
        <w:rPr>
          <w:lang w:val="en-US"/>
        </w:rPr>
        <w:t xml:space="preserve"> but for all identifiable elements. </w:t>
      </w:r>
      <w:r w:rsidRPr="00CE25AF">
        <w:rPr>
          <w:lang w:val="en-US"/>
        </w:rPr>
        <w:t>Together, v</w:t>
      </w:r>
      <w:r w:rsidR="009F625A" w:rsidRPr="00CE25AF">
        <w:rPr>
          <w:lang w:val="en-US"/>
        </w:rPr>
        <w:t xml:space="preserve">ersion and revision correspond to the version number according to IEC 62832. </w:t>
      </w:r>
    </w:p>
    <w:p w14:paraId="6DC4BACD" w14:textId="1A2ACDDC" w:rsidR="004F6B48" w:rsidRPr="00CE25AF" w:rsidRDefault="00C51190">
      <w:pPr>
        <w:rPr>
          <w:lang w:val="en-US"/>
        </w:rPr>
      </w:pPr>
      <w:bookmarkStart w:id="1474" w:name="_Hlk119573046"/>
      <w:r>
        <w:rPr>
          <w:lang w:val="en-US"/>
        </w:rPr>
        <w:t>O</w:t>
      </w:r>
      <w:r w:rsidR="004F6B48" w:rsidRPr="00CE25AF">
        <w:rPr>
          <w:lang w:val="en-US"/>
        </w:rPr>
        <w:t>ther attributes of the administrative information like creator</w:t>
      </w:r>
      <w:r>
        <w:rPr>
          <w:lang w:val="en-US"/>
        </w:rPr>
        <w:t xml:space="preserve"> </w:t>
      </w:r>
      <w:r w:rsidR="004F6B48" w:rsidRPr="00CE25AF">
        <w:rPr>
          <w:lang w:val="en-US"/>
        </w:rPr>
        <w:t xml:space="preserve">refer to </w:t>
      </w:r>
      <w:r w:rsidR="004A2DC4" w:rsidRPr="00CE25AF">
        <w:rPr>
          <w:lang w:val="en-US"/>
        </w:rPr>
        <w:t>ISO 15836-1:2017, the Dublin Core metadata element set</w:t>
      </w:r>
      <w:r w:rsidR="004F6B48" w:rsidRPr="00CE25AF">
        <w:rPr>
          <w:lang w:val="en-US"/>
        </w:rPr>
        <w:t xml:space="preserve">. </w:t>
      </w:r>
    </w:p>
    <w:p w14:paraId="1D808E69" w14:textId="30053F33" w:rsidR="00AF3C34" w:rsidRPr="00CE25AF" w:rsidRDefault="00AF3C34" w:rsidP="009F625A">
      <w:pPr>
        <w:rPr>
          <w:lang w:val="en-US"/>
        </w:rPr>
      </w:pPr>
      <w:r w:rsidRPr="00CE25AF">
        <w:rPr>
          <w:lang w:val="en-US"/>
        </w:rPr>
        <w:t>For more information on the concept of subject</w:t>
      </w:r>
      <w:r w:rsidR="00C51190">
        <w:rPr>
          <w:lang w:val="en-US"/>
        </w:rPr>
        <w:t>,</w:t>
      </w:r>
      <w:r w:rsidRPr="00CE25AF">
        <w:rPr>
          <w:lang w:val="en-US"/>
        </w:rPr>
        <w:t xml:space="preserve"> see Attribute Based Access Control (ABAC) </w:t>
      </w:r>
      <w:r w:rsidRPr="00CE25AF">
        <w:rPr>
          <w:lang w:val="en-US"/>
        </w:rPr>
        <w:fldChar w:fldCharType="begin"/>
      </w:r>
      <w:r w:rsidRPr="00CE25AF">
        <w:rPr>
          <w:lang w:val="en-US"/>
        </w:rPr>
        <w:instrText xml:space="preserve"> REF ABAC_22 \h </w:instrText>
      </w:r>
      <w:r w:rsidRPr="00CE25AF">
        <w:rPr>
          <w:lang w:val="en-US"/>
        </w:rPr>
      </w:r>
      <w:r w:rsidRPr="00CE25AF">
        <w:rPr>
          <w:lang w:val="en-US"/>
        </w:rPr>
        <w:fldChar w:fldCharType="separate"/>
      </w:r>
      <w:r w:rsidR="00F511DE" w:rsidRPr="00CE25AF">
        <w:rPr>
          <w:lang w:val="en-US"/>
        </w:rPr>
        <w:t>[49]</w:t>
      </w:r>
      <w:r w:rsidRPr="00CE25AF">
        <w:rPr>
          <w:lang w:val="en-US"/>
        </w:rPr>
        <w:fldChar w:fldCharType="end"/>
      </w:r>
      <w:r w:rsidRPr="00CE25AF">
        <w:rPr>
          <w:lang w:val="en-US"/>
        </w:rPr>
        <w:t>. The assumption is that every subject has a unique identifier.</w:t>
      </w:r>
    </w:p>
    <w:p w14:paraId="52F9813B" w14:textId="112B3781" w:rsidR="009F625A" w:rsidRPr="00CE25AF" w:rsidRDefault="009F625A" w:rsidP="009F625A">
      <w:pPr>
        <w:rPr>
          <w:lang w:val="en-US"/>
        </w:rPr>
      </w:pPr>
      <w:bookmarkStart w:id="1475" w:name="_Hlk119573056"/>
      <w:bookmarkEnd w:id="1474"/>
      <w:proofErr w:type="spellStart"/>
      <w:r w:rsidRPr="00CE25AF">
        <w:rPr>
          <w:i/>
          <w:lang w:val="en-US"/>
        </w:rPr>
        <w:t>AdministrativeInformation</w:t>
      </w:r>
      <w:proofErr w:type="spellEnd"/>
      <w:r w:rsidRPr="00CE25AF">
        <w:rPr>
          <w:lang w:val="en-US"/>
        </w:rPr>
        <w:t xml:space="preserve"> allows the usage of templates (</w:t>
      </w:r>
      <w:proofErr w:type="spellStart"/>
      <w:r w:rsidRPr="00CE25AF">
        <w:rPr>
          <w:i/>
          <w:lang w:val="en-US"/>
        </w:rPr>
        <w:t>HasDataSpecification</w:t>
      </w:r>
      <w:proofErr w:type="spellEnd"/>
      <w:r w:rsidRPr="00CE25AF">
        <w:rPr>
          <w:lang w:val="en-US"/>
        </w:rPr>
        <w:t>).</w:t>
      </w:r>
      <w:r w:rsidR="004F6B48" w:rsidRPr="00CE25AF">
        <w:rPr>
          <w:lang w:val="en-US"/>
        </w:rPr>
        <w:t xml:space="preserve"> Data </w:t>
      </w:r>
      <w:r w:rsidR="00E4740C" w:rsidRPr="00CE25AF">
        <w:rPr>
          <w:lang w:val="en-US"/>
        </w:rPr>
        <w:t>s</w:t>
      </w:r>
      <w:r w:rsidR="004F6B48" w:rsidRPr="00CE25AF">
        <w:rPr>
          <w:lang w:val="en-US"/>
        </w:rPr>
        <w:t>pecifications are defined in separate documents.</w:t>
      </w:r>
    </w:p>
    <w:bookmarkEnd w:id="1475"/>
    <w:p w14:paraId="48DF9098" w14:textId="2D593F23" w:rsidR="009F625A" w:rsidRPr="00CE25AF" w:rsidRDefault="009F625A" w:rsidP="002670C6">
      <w:pPr>
        <w:pStyle w:val="NOTE"/>
        <w:ind w:left="284" w:firstLine="0"/>
        <w:rPr>
          <w:lang w:val="en-US"/>
        </w:rPr>
      </w:pPr>
      <w:r w:rsidRPr="00CE25AF">
        <w:rPr>
          <w:lang w:val="en-US"/>
        </w:rPr>
        <w:t>Note</w:t>
      </w:r>
      <w:r w:rsidR="00E4740C" w:rsidRPr="00CE25AF">
        <w:rPr>
          <w:lang w:val="en-US"/>
        </w:rPr>
        <w:t xml:space="preserve"> 1</w:t>
      </w:r>
      <w:r w:rsidRPr="00CE25AF">
        <w:rPr>
          <w:lang w:val="en-US"/>
        </w:rPr>
        <w:t xml:space="preserve">: </w:t>
      </w:r>
      <w:r w:rsidR="00E4740C" w:rsidRPr="00CE25AF">
        <w:rPr>
          <w:lang w:val="en-US"/>
        </w:rPr>
        <w:t>t</w:t>
      </w:r>
      <w:r w:rsidRPr="00CE25AF">
        <w:rPr>
          <w:lang w:val="en-US"/>
        </w:rPr>
        <w:t xml:space="preserve">wo </w:t>
      </w:r>
      <w:proofErr w:type="spellStart"/>
      <w:r w:rsidRPr="00CE25AF">
        <w:rPr>
          <w:lang w:val="en-US"/>
        </w:rPr>
        <w:t>submodels</w:t>
      </w:r>
      <w:proofErr w:type="spellEnd"/>
      <w:r w:rsidRPr="00CE25AF">
        <w:rPr>
          <w:lang w:val="en-US"/>
        </w:rPr>
        <w:t xml:space="preserve"> with the same </w:t>
      </w:r>
      <w:proofErr w:type="spellStart"/>
      <w:r w:rsidRPr="00CE25AF">
        <w:rPr>
          <w:lang w:val="en-US"/>
        </w:rPr>
        <w:t>semanticId</w:t>
      </w:r>
      <w:proofErr w:type="spellEnd"/>
      <w:r w:rsidRPr="00CE25AF">
        <w:rPr>
          <w:lang w:val="en-US"/>
        </w:rPr>
        <w:t xml:space="preserve"> but different administrative information</w:t>
      </w:r>
      <w:r w:rsidR="00C2497E" w:rsidRPr="00CE25AF">
        <w:rPr>
          <w:lang w:val="en-US"/>
        </w:rPr>
        <w:t xml:space="preserve"> </w:t>
      </w:r>
      <w:r w:rsidR="00E4740C" w:rsidRPr="00CE25AF">
        <w:rPr>
          <w:lang w:val="en-US"/>
        </w:rPr>
        <w:t>shall have different IDs (</w:t>
      </w:r>
      <w:proofErr w:type="spellStart"/>
      <w:r w:rsidR="00E4740C" w:rsidRPr="00CE25AF">
        <w:rPr>
          <w:i/>
          <w:iCs/>
          <w:lang w:val="en-US"/>
        </w:rPr>
        <w:t>Submodel</w:t>
      </w:r>
      <w:proofErr w:type="spellEnd"/>
      <w:r w:rsidR="00E4740C" w:rsidRPr="00CE25AF">
        <w:rPr>
          <w:i/>
          <w:iCs/>
          <w:lang w:val="en-US"/>
        </w:rPr>
        <w:t>/id</w:t>
      </w:r>
      <w:r w:rsidR="00E4740C" w:rsidRPr="00CE25AF">
        <w:rPr>
          <w:lang w:val="en-US"/>
        </w:rPr>
        <w:t xml:space="preserve">), since they denote </w:t>
      </w:r>
      <w:r w:rsidR="00C2497E" w:rsidRPr="00CE25AF">
        <w:rPr>
          <w:lang w:val="en-US"/>
        </w:rPr>
        <w:t xml:space="preserve">that the </w:t>
      </w:r>
      <w:proofErr w:type="spellStart"/>
      <w:r w:rsidR="00C2497E" w:rsidRPr="00CE25AF">
        <w:rPr>
          <w:lang w:val="en-US"/>
        </w:rPr>
        <w:t>submodel</w:t>
      </w:r>
      <w:proofErr w:type="spellEnd"/>
      <w:r w:rsidR="00C2497E" w:rsidRPr="00CE25AF">
        <w:rPr>
          <w:lang w:val="en-US"/>
        </w:rPr>
        <w:t xml:space="preserve"> is not backward compatible or has some other major </w:t>
      </w:r>
      <w:r w:rsidR="00C2497E" w:rsidRPr="00CE25AF">
        <w:rPr>
          <w:lang w:val="en-US"/>
        </w:rPr>
        <w:lastRenderedPageBreak/>
        <w:t>administrative changes</w:t>
      </w:r>
      <w:r w:rsidRPr="00CE25AF">
        <w:rPr>
          <w:lang w:val="en-US"/>
        </w:rPr>
        <w:t xml:space="preserve">. The </w:t>
      </w:r>
      <w:proofErr w:type="spellStart"/>
      <w:r w:rsidRPr="00CE25AF">
        <w:rPr>
          <w:i/>
          <w:iCs/>
          <w:lang w:val="en-US"/>
        </w:rPr>
        <w:t>idShort</w:t>
      </w:r>
      <w:proofErr w:type="spellEnd"/>
      <w:r w:rsidRPr="00CE25AF">
        <w:rPr>
          <w:lang w:val="en-US"/>
        </w:rPr>
        <w:t xml:space="preserve"> typically do</w:t>
      </w:r>
      <w:r w:rsidR="00C2497E" w:rsidRPr="00CE25AF">
        <w:rPr>
          <w:lang w:val="en-US"/>
        </w:rPr>
        <w:t>es</w:t>
      </w:r>
      <w:r w:rsidRPr="00CE25AF">
        <w:rPr>
          <w:lang w:val="en-US"/>
        </w:rPr>
        <w:t xml:space="preserve"> not change. The same </w:t>
      </w:r>
      <w:r w:rsidR="00E4740C" w:rsidRPr="00CE25AF">
        <w:rPr>
          <w:lang w:val="en-US"/>
        </w:rPr>
        <w:t>applies to</w:t>
      </w:r>
      <w:r w:rsidRPr="00CE25AF">
        <w:rPr>
          <w:lang w:val="en-US"/>
        </w:rPr>
        <w:t xml:space="preserve"> other </w:t>
      </w:r>
      <w:proofErr w:type="spellStart"/>
      <w:r w:rsidRPr="00CE25AF">
        <w:rPr>
          <w:lang w:val="en-US"/>
        </w:rPr>
        <w:t>identifiables</w:t>
      </w:r>
      <w:proofErr w:type="spellEnd"/>
      <w:r w:rsidRPr="00CE25AF">
        <w:rPr>
          <w:lang w:val="en-US"/>
        </w:rPr>
        <w:t xml:space="preserve"> (</w:t>
      </w:r>
      <w:r w:rsidRPr="00CE25AF">
        <w:rPr>
          <w:i/>
          <w:iCs/>
          <w:lang w:val="en-US"/>
        </w:rPr>
        <w:t>Identifiable/id</w:t>
      </w:r>
      <w:r w:rsidRPr="00CE25AF">
        <w:rPr>
          <w:lang w:val="en-US"/>
        </w:rPr>
        <w:t>).</w:t>
      </w:r>
      <w:r w:rsidR="00C2497E" w:rsidRPr="00CE25AF">
        <w:rPr>
          <w:lang w:val="en-US"/>
        </w:rPr>
        <w:t xml:space="preserve"> Otherwise</w:t>
      </w:r>
      <w:r w:rsidR="00E4740C" w:rsidRPr="00CE25AF">
        <w:rPr>
          <w:lang w:val="en-US"/>
        </w:rPr>
        <w:t>,</w:t>
      </w:r>
      <w:r w:rsidR="00C2497E" w:rsidRPr="00CE25AF">
        <w:rPr>
          <w:lang w:val="en-US"/>
        </w:rPr>
        <w:t xml:space="preserve"> the ID of a </w:t>
      </w:r>
      <w:proofErr w:type="spellStart"/>
      <w:r w:rsidR="00C2497E" w:rsidRPr="00CE25AF">
        <w:rPr>
          <w:lang w:val="en-US"/>
        </w:rPr>
        <w:t>submodel</w:t>
      </w:r>
      <w:proofErr w:type="spellEnd"/>
      <w:r w:rsidR="00C2497E" w:rsidRPr="00CE25AF">
        <w:rPr>
          <w:lang w:val="en-US"/>
        </w:rPr>
        <w:t xml:space="preserve"> would not be sufficient to identify the data or service provided by the </w:t>
      </w:r>
      <w:proofErr w:type="spellStart"/>
      <w:r w:rsidR="00C2497E" w:rsidRPr="00CE25AF">
        <w:rPr>
          <w:lang w:val="en-US"/>
        </w:rPr>
        <w:t>submodel</w:t>
      </w:r>
      <w:proofErr w:type="spellEnd"/>
      <w:r w:rsidR="00C2497E" w:rsidRPr="00CE25AF">
        <w:rPr>
          <w:lang w:val="en-US"/>
        </w:rPr>
        <w:t>.</w:t>
      </w:r>
    </w:p>
    <w:p w14:paraId="43BB0118" w14:textId="77777777" w:rsidR="009F625A" w:rsidRPr="00CE25AF" w:rsidRDefault="009F625A" w:rsidP="009F625A">
      <w:pPr>
        <w:pStyle w:val="NOTE"/>
        <w:rPr>
          <w:lang w:val="en-US"/>
        </w:rPr>
      </w:pPr>
    </w:p>
    <w:p w14:paraId="7825C271" w14:textId="751C6650" w:rsidR="009F625A" w:rsidRPr="00CE25AF" w:rsidRDefault="009F625A" w:rsidP="002670C6">
      <w:pPr>
        <w:pStyle w:val="NOTE"/>
        <w:ind w:left="284" w:firstLine="0"/>
        <w:rPr>
          <w:lang w:val="en-US"/>
        </w:rPr>
      </w:pPr>
      <w:r w:rsidRPr="00CE25AF">
        <w:rPr>
          <w:lang w:val="en-US"/>
        </w:rPr>
        <w:t>Note</w:t>
      </w:r>
      <w:r w:rsidR="00E4740C" w:rsidRPr="00CE25AF">
        <w:rPr>
          <w:lang w:val="en-US"/>
        </w:rPr>
        <w:t xml:space="preserve"> 2</w:t>
      </w:r>
      <w:r w:rsidRPr="00CE25AF">
        <w:rPr>
          <w:lang w:val="en-US"/>
        </w:rPr>
        <w:t>:</w:t>
      </w:r>
      <w:r w:rsidR="00E4740C" w:rsidRPr="00CE25AF">
        <w:rPr>
          <w:lang w:val="en-US"/>
        </w:rPr>
        <w:t xml:space="preserve"> s</w:t>
      </w:r>
      <w:r w:rsidRPr="00CE25AF">
        <w:rPr>
          <w:lang w:val="en-US"/>
        </w:rPr>
        <w:t xml:space="preserve">ince </w:t>
      </w:r>
      <w:proofErr w:type="spellStart"/>
      <w:r w:rsidRPr="00CE25AF">
        <w:rPr>
          <w:lang w:val="en-US"/>
        </w:rPr>
        <w:t>submodels</w:t>
      </w:r>
      <w:proofErr w:type="spellEnd"/>
      <w:r w:rsidRPr="00CE25AF">
        <w:rPr>
          <w:lang w:val="en-US"/>
        </w:rPr>
        <w:t xml:space="preserve"> with different version</w:t>
      </w:r>
      <w:r w:rsidR="00C2497E" w:rsidRPr="00CE25AF">
        <w:rPr>
          <w:lang w:val="en-US"/>
        </w:rPr>
        <w:t>s</w:t>
      </w:r>
      <w:r w:rsidRPr="00CE25AF">
        <w:rPr>
          <w:lang w:val="en-US"/>
        </w:rPr>
        <w:t xml:space="preserve"> shall have different identifiers</w:t>
      </w:r>
      <w:r w:rsidR="00E4740C" w:rsidRPr="00CE25AF">
        <w:rPr>
          <w:lang w:val="en-US"/>
        </w:rPr>
        <w:t>,</w:t>
      </w:r>
      <w:r w:rsidRPr="00CE25AF">
        <w:rPr>
          <w:lang w:val="en-US"/>
        </w:rPr>
        <w:t xml:space="preserve"> it is possible that an Asset Administration Shell has two </w:t>
      </w:r>
      <w:proofErr w:type="spellStart"/>
      <w:r w:rsidRPr="00CE25AF">
        <w:rPr>
          <w:lang w:val="en-US"/>
        </w:rPr>
        <w:t>submodels</w:t>
      </w:r>
      <w:proofErr w:type="spellEnd"/>
      <w:r w:rsidRPr="00CE25AF">
        <w:rPr>
          <w:lang w:val="en-US"/>
        </w:rPr>
        <w:t xml:space="preserve"> with the same </w:t>
      </w:r>
      <w:proofErr w:type="spellStart"/>
      <w:r w:rsidRPr="00CE25AF">
        <w:rPr>
          <w:i/>
          <w:iCs/>
          <w:lang w:val="en-US"/>
        </w:rPr>
        <w:t>semanticId</w:t>
      </w:r>
      <w:proofErr w:type="spellEnd"/>
      <w:r w:rsidRPr="00CE25AF">
        <w:rPr>
          <w:lang w:val="en-US"/>
        </w:rPr>
        <w:t xml:space="preserve"> but different versions, i.e. different administrative metainformation.</w:t>
      </w:r>
    </w:p>
    <w:p w14:paraId="5BA16940" w14:textId="77777777" w:rsidR="009F625A" w:rsidRPr="00CE25AF" w:rsidRDefault="009F625A" w:rsidP="009F625A">
      <w:pPr>
        <w:pStyle w:val="NOTE"/>
        <w:rPr>
          <w:lang w:val="en-US"/>
        </w:rPr>
      </w:pPr>
    </w:p>
    <w:p w14:paraId="5A4FB45C" w14:textId="5D8E05CB" w:rsidR="009F625A" w:rsidRPr="00CE25AF" w:rsidRDefault="009F625A" w:rsidP="002670C6">
      <w:pPr>
        <w:pStyle w:val="NOTE"/>
        <w:ind w:left="284" w:firstLine="0"/>
        <w:rPr>
          <w:lang w:val="en-US"/>
        </w:rPr>
      </w:pPr>
      <w:r w:rsidRPr="00CE25AF">
        <w:rPr>
          <w:lang w:val="en-US"/>
        </w:rPr>
        <w:t>Note</w:t>
      </w:r>
      <w:r w:rsidR="00E4740C" w:rsidRPr="00CE25AF">
        <w:rPr>
          <w:lang w:val="en-US"/>
        </w:rPr>
        <w:t xml:space="preserve"> 3</w:t>
      </w:r>
      <w:r w:rsidRPr="00CE25AF">
        <w:rPr>
          <w:lang w:val="en-US"/>
        </w:rPr>
        <w:t xml:space="preserve">: </w:t>
      </w:r>
      <w:r w:rsidR="00E4740C" w:rsidRPr="00CE25AF">
        <w:rPr>
          <w:lang w:val="en-US"/>
        </w:rPr>
        <w:t>s</w:t>
      </w:r>
      <w:r w:rsidRPr="00CE25AF">
        <w:rPr>
          <w:lang w:val="en-US"/>
        </w:rPr>
        <w:t>ome of the administrative information like the version number might need to be part of the identification. This is similar to the handling of identifiers for concept descriptions using IRDIs. In ECLASS</w:t>
      </w:r>
      <w:r w:rsidR="00020F8E" w:rsidRPr="00CE25AF">
        <w:rPr>
          <w:lang w:val="en-US"/>
        </w:rPr>
        <w:t>,</w:t>
      </w:r>
      <w:r w:rsidRPr="00CE25AF">
        <w:rPr>
          <w:lang w:val="en-US"/>
        </w:rPr>
        <w:t xml:space="preserve"> the IRDI 0173-1#02-AO677#002 contains the version information #002.</w:t>
      </w:r>
    </w:p>
    <w:p w14:paraId="3EC70DC8" w14:textId="77777777" w:rsidR="009F625A" w:rsidRPr="00CE25AF" w:rsidRDefault="009F625A" w:rsidP="009F625A">
      <w:pPr>
        <w:pStyle w:val="NOTE"/>
        <w:rPr>
          <w:lang w:val="en-US"/>
        </w:rPr>
      </w:pPr>
    </w:p>
    <w:p w14:paraId="75687BC2" w14:textId="0B79582F" w:rsidR="009F625A" w:rsidRPr="00CE25AF" w:rsidRDefault="009F625A" w:rsidP="002670C6">
      <w:pPr>
        <w:pStyle w:val="NOTE"/>
        <w:ind w:left="284" w:firstLine="0"/>
        <w:rPr>
          <w:lang w:val="en-US"/>
        </w:rPr>
      </w:pPr>
      <w:r w:rsidRPr="00CE25AF">
        <w:rPr>
          <w:lang w:val="en-US"/>
        </w:rPr>
        <w:t>Note</w:t>
      </w:r>
      <w:r w:rsidR="00E4740C" w:rsidRPr="00CE25AF">
        <w:rPr>
          <w:lang w:val="en-US"/>
        </w:rPr>
        <w:t xml:space="preserve"> 4</w:t>
      </w:r>
      <w:r w:rsidRPr="00CE25AF">
        <w:rPr>
          <w:lang w:val="en-US"/>
        </w:rPr>
        <w:t xml:space="preserve">: </w:t>
      </w:r>
      <w:r w:rsidR="00E4740C" w:rsidRPr="00CE25AF">
        <w:rPr>
          <w:lang w:val="en-US"/>
        </w:rPr>
        <w:t>t</w:t>
      </w:r>
      <w:r w:rsidRPr="00CE25AF">
        <w:rPr>
          <w:lang w:val="en-US"/>
        </w:rPr>
        <w:t>he process of versioning or adding other administrative information to elements is done by external version or configuration management software and not by the Asset Administration Shell itself.</w:t>
      </w: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530"/>
        <w:gridCol w:w="4702"/>
        <w:gridCol w:w="1418"/>
        <w:gridCol w:w="1417"/>
      </w:tblGrid>
      <w:tr w:rsidR="009F625A" w:rsidRPr="00CE25AF" w14:paraId="07466281" w14:textId="77777777" w:rsidTr="0043674B">
        <w:trPr>
          <w:trHeight w:val="243"/>
          <w:tblHeader/>
        </w:trPr>
        <w:tc>
          <w:tcPr>
            <w:tcW w:w="1530" w:type="dxa"/>
            <w:tcBorders>
              <w:right w:val="single" w:sz="4" w:space="0" w:color="auto"/>
            </w:tcBorders>
            <w:shd w:val="clear" w:color="auto" w:fill="0778A5"/>
          </w:tcPr>
          <w:p w14:paraId="4460B3F8" w14:textId="77777777" w:rsidR="009F625A" w:rsidRPr="002670C6" w:rsidRDefault="009F625A" w:rsidP="0043674B">
            <w:pPr>
              <w:rPr>
                <w:color w:val="FFFFFF" w:themeColor="background1"/>
                <w:lang w:val="en-US"/>
              </w:rPr>
            </w:pPr>
            <w:r w:rsidRPr="002670C6">
              <w:rPr>
                <w:color w:val="FFFFFF" w:themeColor="background1"/>
                <w:lang w:val="en-US"/>
              </w:rPr>
              <w:t>Class:</w:t>
            </w:r>
          </w:p>
        </w:tc>
        <w:tc>
          <w:tcPr>
            <w:tcW w:w="7537" w:type="dxa"/>
            <w:gridSpan w:val="3"/>
            <w:tcBorders>
              <w:left w:val="single" w:sz="4" w:space="0" w:color="auto"/>
            </w:tcBorders>
          </w:tcPr>
          <w:p w14:paraId="4CE4F98D" w14:textId="6D467DA9" w:rsidR="009F625A" w:rsidRPr="002670C6" w:rsidRDefault="009F625A" w:rsidP="0043674B">
            <w:pPr>
              <w:rPr>
                <w:lang w:val="en-US"/>
              </w:rPr>
            </w:pPr>
            <w:proofErr w:type="spellStart"/>
            <w:r w:rsidRPr="002670C6">
              <w:rPr>
                <w:lang w:val="en-US"/>
              </w:rPr>
              <w:t>AdministrativeInformation</w:t>
            </w:r>
            <w:proofErr w:type="spellEnd"/>
            <w:r w:rsidRPr="002670C6">
              <w:rPr>
                <w:lang w:val="en-US"/>
              </w:rPr>
              <w:t xml:space="preserve"> </w:t>
            </w:r>
          </w:p>
        </w:tc>
      </w:tr>
      <w:tr w:rsidR="009F625A" w:rsidRPr="00F1653A" w14:paraId="4233F5F9" w14:textId="77777777" w:rsidTr="0043674B">
        <w:tc>
          <w:tcPr>
            <w:tcW w:w="1530" w:type="dxa"/>
            <w:tcBorders>
              <w:right w:val="single" w:sz="4" w:space="0" w:color="auto"/>
            </w:tcBorders>
            <w:shd w:val="clear" w:color="auto" w:fill="0778A5"/>
          </w:tcPr>
          <w:p w14:paraId="323D9EE5" w14:textId="77777777" w:rsidR="009F625A" w:rsidRPr="002670C6" w:rsidRDefault="009F625A" w:rsidP="0043674B">
            <w:pPr>
              <w:rPr>
                <w:color w:val="FFFFFF" w:themeColor="background1"/>
                <w:lang w:val="en-US"/>
              </w:rPr>
            </w:pPr>
            <w:r w:rsidRPr="002670C6">
              <w:rPr>
                <w:color w:val="FFFFFF" w:themeColor="background1"/>
                <w:lang w:val="en-US"/>
              </w:rPr>
              <w:t>Explanation:</w:t>
            </w:r>
          </w:p>
        </w:tc>
        <w:tc>
          <w:tcPr>
            <w:tcW w:w="7537" w:type="dxa"/>
            <w:gridSpan w:val="3"/>
            <w:tcBorders>
              <w:left w:val="single" w:sz="4" w:space="0" w:color="auto"/>
            </w:tcBorders>
          </w:tcPr>
          <w:p w14:paraId="01057B3B" w14:textId="4938A9E3" w:rsidR="009F625A" w:rsidRPr="00CE25AF" w:rsidRDefault="009F625A" w:rsidP="0043674B">
            <w:pPr>
              <w:rPr>
                <w:lang w:val="en-US"/>
              </w:rPr>
            </w:pPr>
            <w:r w:rsidRPr="00CE25AF">
              <w:rPr>
                <w:lang w:val="en-US"/>
              </w:rPr>
              <w:t>Administrative metainformation for an element like version information</w:t>
            </w:r>
          </w:p>
          <w:p w14:paraId="00159E05" w14:textId="07C651A8" w:rsidR="009F625A" w:rsidRPr="00CE25AF" w:rsidRDefault="009F625A" w:rsidP="0043674B">
            <w:pPr>
              <w:rPr>
                <w:lang w:val="en-US"/>
              </w:rPr>
            </w:pPr>
            <w:r w:rsidRPr="00CE25AF">
              <w:rPr>
                <w:u w:val="single"/>
                <w:lang w:val="en-US"/>
              </w:rPr>
              <w:t>Constraint AASd-005:</w:t>
            </w:r>
            <w:r w:rsidRPr="00CE25AF">
              <w:rPr>
                <w:lang w:val="en-US"/>
              </w:rPr>
              <w:t xml:space="preserve"> </w:t>
            </w:r>
            <w:r w:rsidRPr="006C5C0E">
              <w:rPr>
                <w:lang w:val="en-US"/>
              </w:rPr>
              <w:t>If</w:t>
            </w:r>
            <w:r w:rsidRPr="00CE25AF">
              <w:rPr>
                <w:lang w:val="en-US"/>
              </w:rPr>
              <w:t xml:space="preserve"> </w:t>
            </w:r>
            <w:proofErr w:type="spellStart"/>
            <w:r w:rsidRPr="00CE25AF">
              <w:rPr>
                <w:i/>
                <w:iCs/>
                <w:lang w:val="en-US"/>
              </w:rPr>
              <w:t>AdministrativeInformation</w:t>
            </w:r>
            <w:proofErr w:type="spellEnd"/>
            <w:r w:rsidRPr="00CE25AF">
              <w:rPr>
                <w:lang w:val="en-US"/>
              </w:rPr>
              <w:t>/version is not specified</w:t>
            </w:r>
            <w:r w:rsidR="00C51190">
              <w:rPr>
                <w:lang w:val="en-US"/>
              </w:rPr>
              <w:t>,</w:t>
            </w:r>
            <w:r w:rsidRPr="00CE25AF">
              <w:rPr>
                <w:lang w:val="en-US"/>
              </w:rPr>
              <w:t xml:space="preserve"> </w:t>
            </w:r>
            <w:proofErr w:type="spellStart"/>
            <w:r w:rsidRPr="00CE25AF">
              <w:rPr>
                <w:i/>
                <w:iCs/>
                <w:lang w:val="en-US"/>
              </w:rPr>
              <w:t>AdministrativeInformation</w:t>
            </w:r>
            <w:proofErr w:type="spellEnd"/>
            <w:r w:rsidRPr="00CE25AF">
              <w:rPr>
                <w:i/>
                <w:iCs/>
                <w:lang w:val="en-US"/>
              </w:rPr>
              <w:t>/revision</w:t>
            </w:r>
            <w:r w:rsidRPr="00CE25AF">
              <w:rPr>
                <w:lang w:val="en-US"/>
              </w:rPr>
              <w:t xml:space="preserve"> shall </w:t>
            </w:r>
            <w:r w:rsidR="00020F8E" w:rsidRPr="00CE25AF">
              <w:rPr>
                <w:lang w:val="en-US"/>
              </w:rPr>
              <w:t>also</w:t>
            </w:r>
            <w:r w:rsidR="00020F8E" w:rsidRPr="00CE25AF">
              <w:rPr>
                <w:i/>
                <w:iCs/>
                <w:lang w:val="en-US"/>
              </w:rPr>
              <w:t xml:space="preserve"> </w:t>
            </w:r>
            <w:r w:rsidRPr="00CE25AF">
              <w:rPr>
                <w:lang w:val="en-US"/>
              </w:rPr>
              <w:t>be unspecified.</w:t>
            </w:r>
            <w:r w:rsidR="004C0EFC" w:rsidRPr="00CE25AF">
              <w:rPr>
                <w:lang w:val="en-US"/>
              </w:rPr>
              <w:t xml:space="preserve"> </w:t>
            </w:r>
            <w:r w:rsidRPr="00CE25AF">
              <w:rPr>
                <w:lang w:val="en-US"/>
              </w:rPr>
              <w:t>This means</w:t>
            </w:r>
            <w:r w:rsidR="00020F8E" w:rsidRPr="00CE25AF">
              <w:rPr>
                <w:lang w:val="en-US"/>
              </w:rPr>
              <w:t xml:space="preserve"> that</w:t>
            </w:r>
            <w:r w:rsidRPr="00CE25AF">
              <w:rPr>
                <w:lang w:val="en-US"/>
              </w:rPr>
              <w:t xml:space="preserve"> a revision requires a version. </w:t>
            </w:r>
            <w:r w:rsidR="00020F8E" w:rsidRPr="00CE25AF">
              <w:rPr>
                <w:lang w:val="en-US"/>
              </w:rPr>
              <w:t xml:space="preserve">If </w:t>
            </w:r>
            <w:r w:rsidRPr="00CE25AF">
              <w:rPr>
                <w:lang w:val="en-US"/>
              </w:rPr>
              <w:t>there is no version</w:t>
            </w:r>
            <w:r w:rsidR="00020F8E" w:rsidRPr="00CE25AF">
              <w:rPr>
                <w:lang w:val="en-US"/>
              </w:rPr>
              <w:t>,</w:t>
            </w:r>
            <w:r w:rsidRPr="00CE25AF">
              <w:rPr>
                <w:lang w:val="en-US"/>
              </w:rPr>
              <w:t xml:space="preserve"> there is no revision. Revision is optional.</w:t>
            </w:r>
          </w:p>
          <w:p w14:paraId="35118475" w14:textId="77777777" w:rsidR="00DE4149" w:rsidRPr="00CE25AF" w:rsidRDefault="00DE4149" w:rsidP="0043674B">
            <w:pPr>
              <w:rPr>
                <w:lang w:val="en-US"/>
              </w:rPr>
            </w:pPr>
            <w:r w:rsidRPr="00CE25AF">
              <w:rPr>
                <w:u w:val="single"/>
                <w:lang w:val="en-US"/>
              </w:rPr>
              <w:t>Constraint AASd-135:</w:t>
            </w:r>
            <w:r w:rsidRPr="00CE25AF">
              <w:rPr>
                <w:lang w:val="en-US"/>
              </w:rPr>
              <w:t xml:space="preserve"> </w:t>
            </w:r>
            <w:proofErr w:type="spellStart"/>
            <w:r w:rsidRPr="00CE25AF">
              <w:rPr>
                <w:i/>
                <w:iCs/>
                <w:lang w:val="en-US"/>
              </w:rPr>
              <w:t>AdministrativeInformation</w:t>
            </w:r>
            <w:proofErr w:type="spellEnd"/>
            <w:r w:rsidRPr="00CE25AF">
              <w:rPr>
                <w:i/>
                <w:iCs/>
                <w:lang w:val="en-US"/>
              </w:rPr>
              <w:t>/version</w:t>
            </w:r>
            <w:r w:rsidRPr="00CE25AF">
              <w:rPr>
                <w:lang w:val="en-US"/>
              </w:rPr>
              <w:t xml:space="preserve"> shall have a length of maximum 4 characters.</w:t>
            </w:r>
          </w:p>
          <w:p w14:paraId="4A553736" w14:textId="31BEBD9B" w:rsidR="00DE4149" w:rsidRPr="00CE25AF" w:rsidRDefault="00DE4149" w:rsidP="0043674B">
            <w:pPr>
              <w:rPr>
                <w:lang w:val="en-US"/>
              </w:rPr>
            </w:pPr>
            <w:r w:rsidRPr="00CE25AF">
              <w:rPr>
                <w:u w:val="single"/>
                <w:lang w:val="en-US"/>
              </w:rPr>
              <w:t>Constraint AASd-136:</w:t>
            </w:r>
            <w:r w:rsidRPr="00CE25AF">
              <w:rPr>
                <w:lang w:val="en-US"/>
              </w:rPr>
              <w:t xml:space="preserve"> </w:t>
            </w:r>
            <w:proofErr w:type="spellStart"/>
            <w:r w:rsidRPr="00CE25AF">
              <w:rPr>
                <w:i/>
                <w:iCs/>
                <w:lang w:val="en-US"/>
              </w:rPr>
              <w:t>AdministrativeInformation</w:t>
            </w:r>
            <w:proofErr w:type="spellEnd"/>
            <w:r w:rsidRPr="00CE25AF">
              <w:rPr>
                <w:i/>
                <w:iCs/>
                <w:lang w:val="en-US"/>
              </w:rPr>
              <w:t>/revision</w:t>
            </w:r>
            <w:r w:rsidRPr="00CE25AF">
              <w:rPr>
                <w:lang w:val="en-US"/>
              </w:rPr>
              <w:t xml:space="preserve"> shall have a length of maximum 4 characters.</w:t>
            </w:r>
          </w:p>
        </w:tc>
      </w:tr>
      <w:tr w:rsidR="009F625A" w:rsidRPr="00CE25AF" w14:paraId="1D4C54E9" w14:textId="77777777" w:rsidTr="0043674B">
        <w:tc>
          <w:tcPr>
            <w:tcW w:w="1530" w:type="dxa"/>
            <w:tcBorders>
              <w:bottom w:val="single" w:sz="4" w:space="0" w:color="auto"/>
              <w:right w:val="single" w:sz="4" w:space="0" w:color="auto"/>
            </w:tcBorders>
            <w:shd w:val="clear" w:color="auto" w:fill="0778A5"/>
          </w:tcPr>
          <w:p w14:paraId="5E703137" w14:textId="77777777" w:rsidR="009F625A" w:rsidRPr="002670C6" w:rsidRDefault="009F625A" w:rsidP="0043674B">
            <w:pPr>
              <w:rPr>
                <w:color w:val="FFFFFF" w:themeColor="background1"/>
                <w:lang w:val="en-US"/>
              </w:rPr>
            </w:pPr>
            <w:r w:rsidRPr="002670C6">
              <w:rPr>
                <w:color w:val="FFFFFF" w:themeColor="background1"/>
                <w:lang w:val="en-US"/>
              </w:rPr>
              <w:t>Inherits from:</w:t>
            </w:r>
          </w:p>
        </w:tc>
        <w:tc>
          <w:tcPr>
            <w:tcW w:w="7537" w:type="dxa"/>
            <w:gridSpan w:val="3"/>
            <w:tcBorders>
              <w:left w:val="single" w:sz="4" w:space="0" w:color="auto"/>
              <w:bottom w:val="single" w:sz="4" w:space="0" w:color="auto"/>
            </w:tcBorders>
          </w:tcPr>
          <w:p w14:paraId="111CEA11" w14:textId="77777777" w:rsidR="009F625A" w:rsidRPr="002670C6" w:rsidRDefault="009F625A" w:rsidP="0043674B">
            <w:pPr>
              <w:rPr>
                <w:lang w:val="en-US"/>
              </w:rPr>
            </w:pPr>
            <w:proofErr w:type="spellStart"/>
            <w:r w:rsidRPr="002670C6">
              <w:rPr>
                <w:lang w:val="en-US"/>
              </w:rPr>
              <w:t>HasDataSpecification</w:t>
            </w:r>
            <w:proofErr w:type="spellEnd"/>
          </w:p>
        </w:tc>
      </w:tr>
      <w:tr w:rsidR="009F625A" w:rsidRPr="00CE25AF" w14:paraId="32568B91" w14:textId="77777777" w:rsidTr="0043674B">
        <w:tc>
          <w:tcPr>
            <w:tcW w:w="1530" w:type="dxa"/>
            <w:tcBorders>
              <w:bottom w:val="single" w:sz="4" w:space="0" w:color="auto"/>
              <w:right w:val="single" w:sz="4" w:space="0" w:color="auto"/>
            </w:tcBorders>
            <w:shd w:val="clear" w:color="auto" w:fill="0778A5"/>
          </w:tcPr>
          <w:p w14:paraId="1462341B" w14:textId="77777777" w:rsidR="009F625A" w:rsidRPr="002670C6" w:rsidRDefault="009F625A" w:rsidP="0043674B">
            <w:pPr>
              <w:rPr>
                <w:color w:val="FFFFFF" w:themeColor="background1"/>
                <w:sz w:val="18"/>
                <w:lang w:val="en-US"/>
              </w:rPr>
            </w:pPr>
            <w:r w:rsidRPr="002670C6">
              <w:rPr>
                <w:color w:val="FFFFFF" w:themeColor="background1"/>
                <w:lang w:val="en-US"/>
              </w:rPr>
              <w:t xml:space="preserve">Attribute </w:t>
            </w:r>
          </w:p>
        </w:tc>
        <w:tc>
          <w:tcPr>
            <w:tcW w:w="4702" w:type="dxa"/>
            <w:tcBorders>
              <w:left w:val="single" w:sz="4" w:space="0" w:color="auto"/>
              <w:bottom w:val="single" w:sz="4" w:space="0" w:color="auto"/>
              <w:right w:val="single" w:sz="4" w:space="0" w:color="auto"/>
            </w:tcBorders>
            <w:shd w:val="clear" w:color="auto" w:fill="0778A5"/>
          </w:tcPr>
          <w:p w14:paraId="1675B1E6" w14:textId="77777777" w:rsidR="009F625A" w:rsidRPr="002670C6" w:rsidRDefault="009F625A" w:rsidP="0043674B">
            <w:pPr>
              <w:rPr>
                <w:color w:val="FFFFFF" w:themeColor="background1"/>
                <w:lang w:val="en-US"/>
              </w:rPr>
            </w:pPr>
            <w:r w:rsidRPr="002670C6">
              <w:rPr>
                <w:color w:val="FFFFFF" w:themeColor="background1"/>
                <w:lang w:val="en-US"/>
              </w:rPr>
              <w:t>Explanation</w:t>
            </w:r>
          </w:p>
        </w:tc>
        <w:tc>
          <w:tcPr>
            <w:tcW w:w="1418" w:type="dxa"/>
            <w:tcBorders>
              <w:left w:val="single" w:sz="4" w:space="0" w:color="auto"/>
              <w:bottom w:val="single" w:sz="4" w:space="0" w:color="auto"/>
              <w:right w:val="single" w:sz="4" w:space="0" w:color="auto"/>
            </w:tcBorders>
            <w:shd w:val="clear" w:color="auto" w:fill="0778A5"/>
          </w:tcPr>
          <w:p w14:paraId="3C367FF9" w14:textId="77777777" w:rsidR="009F625A" w:rsidRPr="002670C6" w:rsidRDefault="009F625A" w:rsidP="0043674B">
            <w:pPr>
              <w:rPr>
                <w:color w:val="FFFFFF" w:themeColor="background1"/>
                <w:lang w:val="en-US"/>
              </w:rPr>
            </w:pPr>
            <w:r w:rsidRPr="002670C6">
              <w:rPr>
                <w:color w:val="FFFFFF" w:themeColor="background1"/>
                <w:lang w:val="en-US"/>
              </w:rPr>
              <w:t>Type</w:t>
            </w:r>
          </w:p>
        </w:tc>
        <w:tc>
          <w:tcPr>
            <w:tcW w:w="1417" w:type="dxa"/>
            <w:tcBorders>
              <w:left w:val="single" w:sz="4" w:space="0" w:color="auto"/>
              <w:bottom w:val="single" w:sz="4" w:space="0" w:color="auto"/>
            </w:tcBorders>
            <w:shd w:val="clear" w:color="auto" w:fill="0778A5"/>
          </w:tcPr>
          <w:p w14:paraId="11D84EDF" w14:textId="77777777" w:rsidR="009F625A" w:rsidRPr="002670C6" w:rsidRDefault="009F625A" w:rsidP="0043674B">
            <w:pPr>
              <w:rPr>
                <w:color w:val="FFFFFF" w:themeColor="background1"/>
                <w:lang w:val="en-US"/>
              </w:rPr>
            </w:pPr>
            <w:r w:rsidRPr="002670C6">
              <w:rPr>
                <w:color w:val="FFFFFF" w:themeColor="background1"/>
                <w:lang w:val="en-US"/>
              </w:rPr>
              <w:t>Card.</w:t>
            </w:r>
          </w:p>
        </w:tc>
      </w:tr>
      <w:tr w:rsidR="009F625A" w:rsidRPr="00CE25AF" w14:paraId="79F017E8" w14:textId="77777777" w:rsidTr="0043674B">
        <w:tc>
          <w:tcPr>
            <w:tcW w:w="1530" w:type="dxa"/>
            <w:tcBorders>
              <w:right w:val="single" w:sz="4" w:space="0" w:color="auto"/>
            </w:tcBorders>
          </w:tcPr>
          <w:p w14:paraId="3D350940" w14:textId="77777777" w:rsidR="009F625A" w:rsidRPr="002670C6" w:rsidRDefault="009F625A" w:rsidP="0043674B">
            <w:pPr>
              <w:rPr>
                <w:lang w:val="en-US"/>
              </w:rPr>
            </w:pPr>
            <w:r w:rsidRPr="002670C6">
              <w:rPr>
                <w:lang w:val="en-US"/>
              </w:rPr>
              <w:t>version</w:t>
            </w:r>
          </w:p>
        </w:tc>
        <w:tc>
          <w:tcPr>
            <w:tcW w:w="4702" w:type="dxa"/>
            <w:tcBorders>
              <w:left w:val="single" w:sz="4" w:space="0" w:color="auto"/>
              <w:right w:val="single" w:sz="4" w:space="0" w:color="auto"/>
            </w:tcBorders>
          </w:tcPr>
          <w:p w14:paraId="36B0B258" w14:textId="5E375C57" w:rsidR="009F625A" w:rsidRPr="002670C6" w:rsidRDefault="009F625A" w:rsidP="0043674B">
            <w:pPr>
              <w:rPr>
                <w:lang w:val="en-US"/>
              </w:rPr>
            </w:pPr>
            <w:r w:rsidRPr="002670C6">
              <w:rPr>
                <w:lang w:val="en-US"/>
              </w:rPr>
              <w:t>Version of the element</w:t>
            </w:r>
          </w:p>
        </w:tc>
        <w:tc>
          <w:tcPr>
            <w:tcW w:w="1418" w:type="dxa"/>
            <w:tcBorders>
              <w:left w:val="single" w:sz="4" w:space="0" w:color="auto"/>
              <w:right w:val="single" w:sz="4" w:space="0" w:color="auto"/>
            </w:tcBorders>
          </w:tcPr>
          <w:p w14:paraId="33B6A87F" w14:textId="77777777" w:rsidR="009F625A" w:rsidRPr="002670C6" w:rsidRDefault="009F625A" w:rsidP="0043674B">
            <w:pPr>
              <w:rPr>
                <w:lang w:val="en-US"/>
              </w:rPr>
            </w:pPr>
            <w:r w:rsidRPr="002670C6">
              <w:rPr>
                <w:lang w:val="en-US"/>
              </w:rPr>
              <w:t>string</w:t>
            </w:r>
          </w:p>
        </w:tc>
        <w:tc>
          <w:tcPr>
            <w:tcW w:w="1417" w:type="dxa"/>
            <w:tcBorders>
              <w:left w:val="single" w:sz="4" w:space="0" w:color="auto"/>
            </w:tcBorders>
          </w:tcPr>
          <w:p w14:paraId="016AD167" w14:textId="77777777" w:rsidR="009F625A" w:rsidRPr="002670C6" w:rsidRDefault="009F625A" w:rsidP="0043674B">
            <w:pPr>
              <w:rPr>
                <w:lang w:val="en-US"/>
              </w:rPr>
            </w:pPr>
            <w:r w:rsidRPr="002670C6">
              <w:rPr>
                <w:lang w:val="en-US"/>
              </w:rPr>
              <w:t>0..1</w:t>
            </w:r>
          </w:p>
        </w:tc>
      </w:tr>
      <w:tr w:rsidR="009F625A" w:rsidRPr="00CE25AF" w14:paraId="40DF5E80" w14:textId="77777777" w:rsidTr="0043674B">
        <w:tc>
          <w:tcPr>
            <w:tcW w:w="1530" w:type="dxa"/>
            <w:tcBorders>
              <w:right w:val="single" w:sz="4" w:space="0" w:color="auto"/>
            </w:tcBorders>
          </w:tcPr>
          <w:p w14:paraId="0AD22808" w14:textId="77777777" w:rsidR="009F625A" w:rsidRPr="002670C6" w:rsidRDefault="009F625A" w:rsidP="0043674B">
            <w:pPr>
              <w:rPr>
                <w:lang w:val="en-US"/>
              </w:rPr>
            </w:pPr>
            <w:r w:rsidRPr="002670C6">
              <w:rPr>
                <w:lang w:val="en-US"/>
              </w:rPr>
              <w:t>revision</w:t>
            </w:r>
          </w:p>
        </w:tc>
        <w:tc>
          <w:tcPr>
            <w:tcW w:w="4702" w:type="dxa"/>
            <w:tcBorders>
              <w:left w:val="single" w:sz="4" w:space="0" w:color="auto"/>
              <w:right w:val="single" w:sz="4" w:space="0" w:color="auto"/>
            </w:tcBorders>
          </w:tcPr>
          <w:p w14:paraId="3B566697" w14:textId="395A0A59" w:rsidR="009F625A" w:rsidRPr="002670C6" w:rsidRDefault="009F625A" w:rsidP="0043674B">
            <w:pPr>
              <w:rPr>
                <w:lang w:val="en-US"/>
              </w:rPr>
            </w:pPr>
            <w:r w:rsidRPr="002670C6">
              <w:rPr>
                <w:lang w:val="en-US"/>
              </w:rPr>
              <w:t>Revision of the element</w:t>
            </w:r>
          </w:p>
        </w:tc>
        <w:tc>
          <w:tcPr>
            <w:tcW w:w="1418" w:type="dxa"/>
            <w:tcBorders>
              <w:left w:val="single" w:sz="4" w:space="0" w:color="auto"/>
              <w:right w:val="single" w:sz="4" w:space="0" w:color="auto"/>
            </w:tcBorders>
          </w:tcPr>
          <w:p w14:paraId="7CAA84B8" w14:textId="77777777" w:rsidR="009F625A" w:rsidRPr="002670C6" w:rsidRDefault="009F625A" w:rsidP="0043674B">
            <w:pPr>
              <w:rPr>
                <w:lang w:val="en-US"/>
              </w:rPr>
            </w:pPr>
            <w:r w:rsidRPr="002670C6">
              <w:rPr>
                <w:lang w:val="en-US"/>
              </w:rPr>
              <w:t>string</w:t>
            </w:r>
          </w:p>
        </w:tc>
        <w:tc>
          <w:tcPr>
            <w:tcW w:w="1417" w:type="dxa"/>
            <w:tcBorders>
              <w:left w:val="single" w:sz="4" w:space="0" w:color="auto"/>
            </w:tcBorders>
          </w:tcPr>
          <w:p w14:paraId="34B28D31" w14:textId="77777777" w:rsidR="009F625A" w:rsidRPr="002670C6" w:rsidRDefault="009F625A" w:rsidP="0043674B">
            <w:pPr>
              <w:rPr>
                <w:lang w:val="en-US"/>
              </w:rPr>
            </w:pPr>
            <w:r w:rsidRPr="002670C6">
              <w:rPr>
                <w:lang w:val="en-US"/>
              </w:rPr>
              <w:t>0..1</w:t>
            </w:r>
          </w:p>
        </w:tc>
      </w:tr>
      <w:tr w:rsidR="009A021C" w:rsidRPr="00CE25AF" w14:paraId="174D5166" w14:textId="77777777" w:rsidTr="0043674B">
        <w:tc>
          <w:tcPr>
            <w:tcW w:w="1530" w:type="dxa"/>
            <w:tcBorders>
              <w:right w:val="single" w:sz="4" w:space="0" w:color="auto"/>
            </w:tcBorders>
          </w:tcPr>
          <w:p w14:paraId="6F7B50DD" w14:textId="5390DE26" w:rsidR="009A021C" w:rsidRPr="002670C6" w:rsidRDefault="009A021C" w:rsidP="0043674B">
            <w:pPr>
              <w:rPr>
                <w:lang w:val="en-US"/>
              </w:rPr>
            </w:pPr>
            <w:r w:rsidRPr="002670C6">
              <w:rPr>
                <w:lang w:val="en-US"/>
              </w:rPr>
              <w:t>creator</w:t>
            </w:r>
          </w:p>
        </w:tc>
        <w:tc>
          <w:tcPr>
            <w:tcW w:w="4702" w:type="dxa"/>
            <w:tcBorders>
              <w:left w:val="single" w:sz="4" w:space="0" w:color="auto"/>
              <w:right w:val="single" w:sz="4" w:space="0" w:color="auto"/>
            </w:tcBorders>
          </w:tcPr>
          <w:p w14:paraId="68DA1529" w14:textId="7235EF24" w:rsidR="009A021C" w:rsidRPr="00CE25AF" w:rsidRDefault="009A021C" w:rsidP="0043674B">
            <w:pPr>
              <w:rPr>
                <w:lang w:val="en-US"/>
              </w:rPr>
            </w:pPr>
            <w:r w:rsidRPr="00CE25AF">
              <w:rPr>
                <w:lang w:val="en-US"/>
              </w:rPr>
              <w:t>The subject ID of the subject responsible for making the element</w:t>
            </w:r>
          </w:p>
        </w:tc>
        <w:tc>
          <w:tcPr>
            <w:tcW w:w="1418" w:type="dxa"/>
            <w:tcBorders>
              <w:left w:val="single" w:sz="4" w:space="0" w:color="auto"/>
              <w:right w:val="single" w:sz="4" w:space="0" w:color="auto"/>
            </w:tcBorders>
          </w:tcPr>
          <w:p w14:paraId="116AAEDF" w14:textId="39B343BB" w:rsidR="009A021C" w:rsidRPr="002670C6" w:rsidRDefault="009A021C" w:rsidP="0043674B">
            <w:pPr>
              <w:rPr>
                <w:lang w:val="en-US"/>
              </w:rPr>
            </w:pPr>
            <w:r>
              <w:t>Reference</w:t>
            </w:r>
          </w:p>
        </w:tc>
        <w:tc>
          <w:tcPr>
            <w:tcW w:w="1417" w:type="dxa"/>
            <w:tcBorders>
              <w:left w:val="single" w:sz="4" w:space="0" w:color="auto"/>
            </w:tcBorders>
          </w:tcPr>
          <w:p w14:paraId="44C366D8" w14:textId="48350150" w:rsidR="009A021C" w:rsidRPr="002670C6" w:rsidRDefault="009A021C" w:rsidP="0043674B">
            <w:pPr>
              <w:rPr>
                <w:lang w:val="en-US"/>
              </w:rPr>
            </w:pPr>
            <w:r w:rsidRPr="002670C6">
              <w:rPr>
                <w:lang w:val="en-US"/>
              </w:rPr>
              <w:t>0..1</w:t>
            </w:r>
          </w:p>
        </w:tc>
      </w:tr>
      <w:tr w:rsidR="004A2DC4" w:rsidRPr="00CE25AF" w14:paraId="5BB7EA65" w14:textId="77777777" w:rsidTr="0043674B">
        <w:tc>
          <w:tcPr>
            <w:tcW w:w="1530" w:type="dxa"/>
            <w:tcBorders>
              <w:right w:val="single" w:sz="4" w:space="0" w:color="auto"/>
            </w:tcBorders>
          </w:tcPr>
          <w:p w14:paraId="2C918B16" w14:textId="4D81D7AE" w:rsidR="004A2DC4" w:rsidRPr="002670C6" w:rsidRDefault="004A2DC4" w:rsidP="0043674B">
            <w:pPr>
              <w:rPr>
                <w:lang w:val="en-US"/>
              </w:rPr>
            </w:pPr>
            <w:proofErr w:type="spellStart"/>
            <w:r w:rsidRPr="002670C6">
              <w:rPr>
                <w:lang w:val="en-US"/>
              </w:rPr>
              <w:t>templateId</w:t>
            </w:r>
            <w:proofErr w:type="spellEnd"/>
          </w:p>
        </w:tc>
        <w:tc>
          <w:tcPr>
            <w:tcW w:w="4702" w:type="dxa"/>
            <w:tcBorders>
              <w:left w:val="single" w:sz="4" w:space="0" w:color="auto"/>
              <w:right w:val="single" w:sz="4" w:space="0" w:color="auto"/>
            </w:tcBorders>
          </w:tcPr>
          <w:p w14:paraId="1DED04CE" w14:textId="1A242986" w:rsidR="00B05C1B" w:rsidRPr="00CE25AF" w:rsidRDefault="00B05C1B" w:rsidP="00B05C1B">
            <w:pPr>
              <w:rPr>
                <w:lang w:val="en-US"/>
              </w:rPr>
            </w:pPr>
            <w:r w:rsidRPr="00CE25AF">
              <w:rPr>
                <w:lang w:val="en-US"/>
              </w:rPr>
              <w:t>Identifier of the template that guided the creation of the element</w:t>
            </w:r>
          </w:p>
          <w:p w14:paraId="28DE2209" w14:textId="236028B0" w:rsidR="00B05C1B" w:rsidRPr="00CE25AF" w:rsidRDefault="00B05C1B" w:rsidP="002670C6">
            <w:pPr>
              <w:pStyle w:val="NOTE"/>
              <w:ind w:left="284" w:firstLine="0"/>
              <w:rPr>
                <w:lang w:val="en-US"/>
              </w:rPr>
            </w:pPr>
            <w:r w:rsidRPr="00CE25AF">
              <w:rPr>
                <w:lang w:val="en-US"/>
              </w:rPr>
              <w:t>Note</w:t>
            </w:r>
            <w:r w:rsidR="00020F8E" w:rsidRPr="00CE25AF">
              <w:rPr>
                <w:lang w:val="en-US"/>
              </w:rPr>
              <w:t xml:space="preserve"> 1</w:t>
            </w:r>
            <w:r w:rsidRPr="00CE25AF">
              <w:rPr>
                <w:lang w:val="en-US"/>
              </w:rPr>
              <w:t xml:space="preserve">: </w:t>
            </w:r>
            <w:r w:rsidR="00020F8E" w:rsidRPr="00CE25AF">
              <w:rPr>
                <w:lang w:val="en-US"/>
              </w:rPr>
              <w:t>i</w:t>
            </w:r>
            <w:r w:rsidRPr="00CE25AF">
              <w:rPr>
                <w:lang w:val="en-US"/>
              </w:rPr>
              <w:t xml:space="preserve">n case of a </w:t>
            </w:r>
            <w:proofErr w:type="spellStart"/>
            <w:r w:rsidRPr="00CE25AF">
              <w:rPr>
                <w:lang w:val="en-US"/>
              </w:rPr>
              <w:t>submodel</w:t>
            </w:r>
            <w:proofErr w:type="spellEnd"/>
            <w:r w:rsidR="00020F8E" w:rsidRPr="00CE25AF">
              <w:rPr>
                <w:lang w:val="en-US"/>
              </w:rPr>
              <w:t>,</w:t>
            </w:r>
            <w:r w:rsidR="0084153F" w:rsidRPr="00CE25AF">
              <w:rPr>
                <w:lang w:val="en-US"/>
              </w:rPr>
              <w:t xml:space="preserve"> </w:t>
            </w:r>
            <w:r w:rsidRPr="00CE25AF">
              <w:rPr>
                <w:lang w:val="en-US"/>
              </w:rPr>
              <w:t>the templ</w:t>
            </w:r>
            <w:r w:rsidR="00020F8E" w:rsidRPr="00CE25AF">
              <w:rPr>
                <w:lang w:val="en-US"/>
              </w:rPr>
              <w:t>ate</w:t>
            </w:r>
            <w:r w:rsidRPr="00CE25AF">
              <w:rPr>
                <w:lang w:val="en-US"/>
              </w:rPr>
              <w:t xml:space="preserve"> ID is the identifier of the </w:t>
            </w:r>
            <w:proofErr w:type="spellStart"/>
            <w:r w:rsidRPr="00CE25AF">
              <w:rPr>
                <w:lang w:val="en-US"/>
              </w:rPr>
              <w:t>submodel</w:t>
            </w:r>
            <w:proofErr w:type="spellEnd"/>
            <w:r w:rsidRPr="00CE25AF">
              <w:rPr>
                <w:lang w:val="en-US"/>
              </w:rPr>
              <w:t xml:space="preserve"> template that guided the creation of the </w:t>
            </w:r>
            <w:proofErr w:type="spellStart"/>
            <w:r w:rsidRPr="00CE25AF">
              <w:rPr>
                <w:lang w:val="en-US"/>
              </w:rPr>
              <w:t>submodel</w:t>
            </w:r>
            <w:proofErr w:type="spellEnd"/>
            <w:r w:rsidRPr="00CE25AF">
              <w:rPr>
                <w:lang w:val="en-US"/>
              </w:rPr>
              <w:t xml:space="preserve">. </w:t>
            </w:r>
          </w:p>
          <w:p w14:paraId="31561836" w14:textId="6463DDEF" w:rsidR="004A2DC4" w:rsidRPr="00CE25AF" w:rsidRDefault="00B05C1B" w:rsidP="002670C6">
            <w:pPr>
              <w:pStyle w:val="NOTE"/>
              <w:ind w:left="284" w:firstLine="0"/>
              <w:rPr>
                <w:lang w:val="en-US"/>
              </w:rPr>
            </w:pPr>
            <w:r w:rsidRPr="00CE25AF">
              <w:rPr>
                <w:lang w:val="en-US"/>
              </w:rPr>
              <w:t>Note</w:t>
            </w:r>
            <w:r w:rsidR="00020F8E" w:rsidRPr="00CE25AF">
              <w:rPr>
                <w:lang w:val="en-US"/>
              </w:rPr>
              <w:t xml:space="preserve"> 2</w:t>
            </w:r>
            <w:r w:rsidRPr="00CE25AF">
              <w:rPr>
                <w:lang w:val="en-US"/>
              </w:rPr>
              <w:t xml:space="preserve">: </w:t>
            </w:r>
            <w:r w:rsidR="00020F8E" w:rsidRPr="00CE25AF">
              <w:rPr>
                <w:lang w:val="en-US"/>
              </w:rPr>
              <w:t>t</w:t>
            </w:r>
            <w:r w:rsidRPr="00CE25AF">
              <w:rPr>
                <w:lang w:val="en-US"/>
              </w:rPr>
              <w:t xml:space="preserve">he </w:t>
            </w:r>
            <w:proofErr w:type="spellStart"/>
            <w:r w:rsidRPr="00CE25AF">
              <w:rPr>
                <w:lang w:val="en-US"/>
              </w:rPr>
              <w:t>submodel</w:t>
            </w:r>
            <w:proofErr w:type="spellEnd"/>
            <w:r w:rsidRPr="00CE25AF">
              <w:rPr>
                <w:lang w:val="en-US"/>
              </w:rPr>
              <w:t xml:space="preserve"> template ID is not relevant for validation. </w:t>
            </w:r>
            <w:r w:rsidR="00020F8E" w:rsidRPr="00CE25AF">
              <w:rPr>
                <w:lang w:val="en-US"/>
              </w:rPr>
              <w:t xml:space="preserve">Here, </w:t>
            </w:r>
            <w:r w:rsidRPr="00CE25AF">
              <w:rPr>
                <w:lang w:val="en-US"/>
              </w:rPr>
              <w:t xml:space="preserve">the </w:t>
            </w:r>
            <w:proofErr w:type="spellStart"/>
            <w:r w:rsidRPr="00CE25AF">
              <w:rPr>
                <w:i/>
                <w:iCs/>
                <w:lang w:val="en-US"/>
              </w:rPr>
              <w:t>Submodel</w:t>
            </w:r>
            <w:proofErr w:type="spellEnd"/>
            <w:r w:rsidRPr="00CE25AF">
              <w:rPr>
                <w:i/>
                <w:iCs/>
                <w:lang w:val="en-US"/>
              </w:rPr>
              <w:t>/</w:t>
            </w:r>
            <w:proofErr w:type="spellStart"/>
            <w:r w:rsidRPr="00CE25AF">
              <w:rPr>
                <w:i/>
                <w:iCs/>
                <w:lang w:val="en-US"/>
              </w:rPr>
              <w:t>semanticId</w:t>
            </w:r>
            <w:proofErr w:type="spellEnd"/>
            <w:r w:rsidRPr="00CE25AF">
              <w:rPr>
                <w:lang w:val="en-US"/>
              </w:rPr>
              <w:t xml:space="preserve"> shall be used</w:t>
            </w:r>
            <w:r w:rsidR="00B17C67" w:rsidRPr="00CE25AF">
              <w:rPr>
                <w:lang w:val="en-US"/>
              </w:rPr>
              <w:t>.</w:t>
            </w:r>
          </w:p>
          <w:p w14:paraId="66919E63" w14:textId="18A22083" w:rsidR="00B17C67" w:rsidRPr="00CE25AF" w:rsidRDefault="00B17C67" w:rsidP="002670C6">
            <w:pPr>
              <w:pStyle w:val="NOTE"/>
              <w:ind w:left="284" w:firstLine="0"/>
              <w:rPr>
                <w:lang w:val="en-US"/>
              </w:rPr>
            </w:pPr>
            <w:r w:rsidRPr="00CE25AF">
              <w:rPr>
                <w:lang w:val="en-US"/>
              </w:rPr>
              <w:t>Note</w:t>
            </w:r>
            <w:r w:rsidR="00020F8E" w:rsidRPr="00CE25AF">
              <w:rPr>
                <w:lang w:val="en-US"/>
              </w:rPr>
              <w:t xml:space="preserve"> 3</w:t>
            </w:r>
            <w:r w:rsidRPr="00CE25AF">
              <w:rPr>
                <w:lang w:val="en-US"/>
              </w:rPr>
              <w:t xml:space="preserve">: </w:t>
            </w:r>
            <w:r w:rsidR="00020F8E" w:rsidRPr="00CE25AF">
              <w:rPr>
                <w:lang w:val="en-US"/>
              </w:rPr>
              <w:t>u</w:t>
            </w:r>
            <w:r w:rsidRPr="00CE25AF">
              <w:rPr>
                <w:lang w:val="en-US"/>
              </w:rPr>
              <w:t xml:space="preserve">sage of </w:t>
            </w:r>
            <w:r w:rsidR="00020F8E" w:rsidRPr="00CE25AF">
              <w:rPr>
                <w:lang w:val="en-US"/>
              </w:rPr>
              <w:t xml:space="preserve">the </w:t>
            </w:r>
            <w:r w:rsidRPr="00CE25AF">
              <w:rPr>
                <w:lang w:val="en-US"/>
              </w:rPr>
              <w:t>template</w:t>
            </w:r>
            <w:r w:rsidR="00020F8E" w:rsidRPr="00CE25AF">
              <w:rPr>
                <w:lang w:val="en-US"/>
              </w:rPr>
              <w:t xml:space="preserve"> ID</w:t>
            </w:r>
            <w:r w:rsidRPr="00CE25AF">
              <w:rPr>
                <w:lang w:val="en-US"/>
              </w:rPr>
              <w:t xml:space="preserve"> is not restricted to </w:t>
            </w:r>
            <w:proofErr w:type="spellStart"/>
            <w:r w:rsidRPr="00CE25AF">
              <w:rPr>
                <w:lang w:val="en-US"/>
              </w:rPr>
              <w:t>submodel</w:t>
            </w:r>
            <w:proofErr w:type="spellEnd"/>
            <w:r w:rsidRPr="00CE25AF">
              <w:rPr>
                <w:lang w:val="en-US"/>
              </w:rPr>
              <w:t xml:space="preserve"> instances. </w:t>
            </w:r>
            <w:r w:rsidR="00020F8E" w:rsidRPr="00CE25AF">
              <w:rPr>
                <w:lang w:val="en-US"/>
              </w:rPr>
              <w:t>T</w:t>
            </w:r>
            <w:r w:rsidRPr="00CE25AF">
              <w:rPr>
                <w:lang w:val="en-US"/>
              </w:rPr>
              <w:t xml:space="preserve">he creation of </w:t>
            </w:r>
            <w:proofErr w:type="spellStart"/>
            <w:r w:rsidRPr="00CE25AF">
              <w:rPr>
                <w:lang w:val="en-US"/>
              </w:rPr>
              <w:t>submodel</w:t>
            </w:r>
            <w:proofErr w:type="spellEnd"/>
            <w:r w:rsidRPr="00CE25AF">
              <w:rPr>
                <w:lang w:val="en-US"/>
              </w:rPr>
              <w:t xml:space="preserve"> templates can </w:t>
            </w:r>
            <w:r w:rsidR="00271522" w:rsidRPr="00CE25AF">
              <w:rPr>
                <w:lang w:val="en-US"/>
              </w:rPr>
              <w:t xml:space="preserve">also </w:t>
            </w:r>
            <w:r w:rsidRPr="00CE25AF">
              <w:rPr>
                <w:lang w:val="en-US"/>
              </w:rPr>
              <w:t xml:space="preserve">be guided by another </w:t>
            </w:r>
            <w:proofErr w:type="spellStart"/>
            <w:r w:rsidRPr="00CE25AF">
              <w:rPr>
                <w:lang w:val="en-US"/>
              </w:rPr>
              <w:t>submodel</w:t>
            </w:r>
            <w:proofErr w:type="spellEnd"/>
            <w:r w:rsidRPr="00CE25AF">
              <w:rPr>
                <w:lang w:val="en-US"/>
              </w:rPr>
              <w:t xml:space="preserve"> template.</w:t>
            </w:r>
          </w:p>
        </w:tc>
        <w:tc>
          <w:tcPr>
            <w:tcW w:w="1418" w:type="dxa"/>
            <w:tcBorders>
              <w:left w:val="single" w:sz="4" w:space="0" w:color="auto"/>
              <w:right w:val="single" w:sz="4" w:space="0" w:color="auto"/>
            </w:tcBorders>
          </w:tcPr>
          <w:p w14:paraId="7B761C2B" w14:textId="21F68507" w:rsidR="004A2DC4" w:rsidRPr="002670C6" w:rsidRDefault="00350B4F" w:rsidP="0043674B">
            <w:pPr>
              <w:rPr>
                <w:lang w:val="en-US"/>
              </w:rPr>
            </w:pPr>
            <w:r w:rsidRPr="002670C6">
              <w:rPr>
                <w:lang w:val="en-US"/>
              </w:rPr>
              <w:t>I</w:t>
            </w:r>
            <w:r w:rsidR="00183673" w:rsidRPr="002670C6">
              <w:rPr>
                <w:lang w:val="en-US"/>
              </w:rPr>
              <w:t>dentifier</w:t>
            </w:r>
          </w:p>
        </w:tc>
        <w:tc>
          <w:tcPr>
            <w:tcW w:w="1417" w:type="dxa"/>
            <w:tcBorders>
              <w:left w:val="single" w:sz="4" w:space="0" w:color="auto"/>
            </w:tcBorders>
          </w:tcPr>
          <w:p w14:paraId="7D23A683" w14:textId="0BD68A09" w:rsidR="004A2DC4" w:rsidRPr="002670C6" w:rsidRDefault="00B05C1B" w:rsidP="0043674B">
            <w:pPr>
              <w:rPr>
                <w:lang w:val="en-US"/>
              </w:rPr>
            </w:pPr>
            <w:r w:rsidRPr="002670C6">
              <w:rPr>
                <w:lang w:val="en-US"/>
              </w:rPr>
              <w:t>0..1</w:t>
            </w:r>
          </w:p>
        </w:tc>
      </w:tr>
    </w:tbl>
    <w:p w14:paraId="54393C33" w14:textId="77777777" w:rsidR="009F625A" w:rsidRPr="002670C6" w:rsidRDefault="009F625A" w:rsidP="009F625A">
      <w:pPr>
        <w:rPr>
          <w:lang w:val="en-US"/>
        </w:rPr>
      </w:pPr>
    </w:p>
    <w:p w14:paraId="663380BB" w14:textId="60CABAAA" w:rsidR="009F625A" w:rsidRPr="00373A9F" w:rsidRDefault="009F625A" w:rsidP="00E805F8">
      <w:pPr>
        <w:pStyle w:val="Heading4"/>
        <w:numPr>
          <w:ilvl w:val="3"/>
          <w:numId w:val="53"/>
        </w:numPr>
        <w:rPr>
          <w:lang w:val="en-US"/>
        </w:rPr>
      </w:pPr>
      <w:r w:rsidRPr="00373A9F">
        <w:rPr>
          <w:lang w:val="en-US"/>
        </w:rPr>
        <w:lastRenderedPageBreak/>
        <w:t>Has Data Specification Attributes</w:t>
      </w:r>
      <w:bookmarkEnd w:id="1471"/>
      <w:bookmarkEnd w:id="1472"/>
    </w:p>
    <w:p w14:paraId="60DE6F48" w14:textId="3D38B9B2" w:rsidR="009F625A" w:rsidRPr="00CE25AF" w:rsidRDefault="00104912" w:rsidP="00110904">
      <w:pPr>
        <w:pStyle w:val="Caption"/>
      </w:pPr>
      <w:bookmarkStart w:id="1476" w:name="_Toc125537837"/>
      <w:r w:rsidRPr="00CE25AF">
        <w:rPr>
          <w:noProof/>
        </w:rPr>
        <w:drawing>
          <wp:anchor distT="0" distB="0" distL="114300" distR="114300" simplePos="0" relativeHeight="252695552" behindDoc="0" locked="0" layoutInCell="1" allowOverlap="1" wp14:anchorId="2125832E" wp14:editId="409B0B33">
            <wp:simplePos x="0" y="0"/>
            <wp:positionH relativeFrom="column">
              <wp:posOffset>1676400</wp:posOffset>
            </wp:positionH>
            <wp:positionV relativeFrom="paragraph">
              <wp:posOffset>323215</wp:posOffset>
            </wp:positionV>
            <wp:extent cx="1676400" cy="762000"/>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764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25AF">
        <w:t xml:space="preserve"> </w:t>
      </w:r>
      <w:r w:rsidR="009F625A" w:rsidRPr="00CE25AF">
        <w:t xml:space="preserve">Figure </w:t>
      </w:r>
      <w:r w:rsidR="00561536">
        <w:fldChar w:fldCharType="begin"/>
      </w:r>
      <w:r w:rsidR="00561536">
        <w:instrText xml:space="preserve"> SEQ Figure \* ARABIC </w:instrText>
      </w:r>
      <w:r w:rsidR="00561536">
        <w:fldChar w:fldCharType="separate"/>
      </w:r>
      <w:r w:rsidR="00F511DE">
        <w:rPr>
          <w:noProof/>
        </w:rPr>
        <w:t>14</w:t>
      </w:r>
      <w:r w:rsidR="00561536">
        <w:fldChar w:fldCharType="end"/>
      </w:r>
      <w:r w:rsidR="009F625A" w:rsidRPr="00CE25AF">
        <w:t xml:space="preserve"> Metamodel of </w:t>
      </w:r>
      <w:proofErr w:type="spellStart"/>
      <w:r w:rsidR="009F625A" w:rsidRPr="00CE25AF">
        <w:t>HasDataSpecification</w:t>
      </w:r>
      <w:bookmarkEnd w:id="1476"/>
      <w:proofErr w:type="spellEnd"/>
    </w:p>
    <w:p w14:paraId="506005D5" w14:textId="77777777" w:rsidR="009F625A" w:rsidRPr="00CE25AF" w:rsidRDefault="009F625A" w:rsidP="00110904">
      <w:pPr>
        <w:pStyle w:val="Caption"/>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7"/>
        <w:gridCol w:w="3775"/>
        <w:gridCol w:w="1701"/>
        <w:gridCol w:w="1418"/>
        <w:gridCol w:w="16"/>
      </w:tblGrid>
      <w:tr w:rsidR="009F625A" w:rsidRPr="00CE25AF" w14:paraId="76374EBA" w14:textId="77777777" w:rsidTr="00C23ECA">
        <w:trPr>
          <w:trHeight w:val="243"/>
          <w:tblHeader/>
        </w:trPr>
        <w:tc>
          <w:tcPr>
            <w:tcW w:w="2457" w:type="dxa"/>
            <w:shd w:val="clear" w:color="auto" w:fill="0778A5"/>
          </w:tcPr>
          <w:p w14:paraId="0ECC8CB5" w14:textId="77777777" w:rsidR="009F625A" w:rsidRPr="002670C6" w:rsidRDefault="009F625A" w:rsidP="00C23ECA">
            <w:pPr>
              <w:rPr>
                <w:color w:val="FFFFFF" w:themeColor="background1"/>
                <w:lang w:val="en-US"/>
              </w:rPr>
            </w:pPr>
            <w:r w:rsidRPr="002670C6">
              <w:rPr>
                <w:color w:val="FFFFFF" w:themeColor="background1"/>
                <w:lang w:val="en-US"/>
              </w:rPr>
              <w:t>Class:</w:t>
            </w:r>
          </w:p>
        </w:tc>
        <w:tc>
          <w:tcPr>
            <w:tcW w:w="6910" w:type="dxa"/>
            <w:gridSpan w:val="4"/>
          </w:tcPr>
          <w:p w14:paraId="583EA470" w14:textId="77777777" w:rsidR="009F625A" w:rsidRPr="002670C6" w:rsidRDefault="009F625A" w:rsidP="00C23ECA">
            <w:pPr>
              <w:rPr>
                <w:lang w:val="en-US"/>
              </w:rPr>
            </w:pPr>
            <w:proofErr w:type="spellStart"/>
            <w:r w:rsidRPr="002670C6">
              <w:rPr>
                <w:lang w:val="en-US"/>
              </w:rPr>
              <w:t>HasDataSpecification</w:t>
            </w:r>
            <w:proofErr w:type="spellEnd"/>
            <w:r w:rsidRPr="002670C6">
              <w:rPr>
                <w:lang w:val="en-US"/>
              </w:rPr>
              <w:t xml:space="preserve"> &lt;&lt;abstract&gt;&gt;</w:t>
            </w:r>
          </w:p>
        </w:tc>
      </w:tr>
      <w:tr w:rsidR="009F625A" w:rsidRPr="00F1653A" w14:paraId="366BD59A" w14:textId="77777777" w:rsidTr="00C23ECA">
        <w:tc>
          <w:tcPr>
            <w:tcW w:w="2457" w:type="dxa"/>
            <w:shd w:val="clear" w:color="auto" w:fill="0778A5"/>
          </w:tcPr>
          <w:p w14:paraId="42D420F1" w14:textId="77777777" w:rsidR="009F625A" w:rsidRPr="002670C6" w:rsidRDefault="009F625A" w:rsidP="00C23ECA">
            <w:pPr>
              <w:rPr>
                <w:color w:val="FFFFFF" w:themeColor="background1"/>
                <w:lang w:val="en-US"/>
              </w:rPr>
            </w:pPr>
            <w:r w:rsidRPr="002670C6">
              <w:rPr>
                <w:color w:val="FFFFFF" w:themeColor="background1"/>
                <w:lang w:val="en-US"/>
              </w:rPr>
              <w:t>Explanation:</w:t>
            </w:r>
          </w:p>
        </w:tc>
        <w:tc>
          <w:tcPr>
            <w:tcW w:w="6910" w:type="dxa"/>
            <w:gridSpan w:val="4"/>
          </w:tcPr>
          <w:p w14:paraId="5F00A2A1" w14:textId="77777777" w:rsidR="009F625A" w:rsidRPr="00CE25AF" w:rsidRDefault="009F625A" w:rsidP="00C23ECA">
            <w:pPr>
              <w:rPr>
                <w:lang w:val="en-US"/>
              </w:rPr>
            </w:pPr>
            <w:r w:rsidRPr="00CE25AF">
              <w:rPr>
                <w:lang w:val="en-US"/>
              </w:rPr>
              <w:t>Element that can be extended by using data specification templates. A data specification template defines a named set of additional attributes an element may or shall have. The data specifications used are explicitly specified with their global ID.</w:t>
            </w:r>
          </w:p>
        </w:tc>
      </w:tr>
      <w:tr w:rsidR="009F625A" w:rsidRPr="00CE25AF" w14:paraId="4D7754B0" w14:textId="77777777" w:rsidTr="00C23ECA">
        <w:tc>
          <w:tcPr>
            <w:tcW w:w="2457" w:type="dxa"/>
            <w:tcBorders>
              <w:bottom w:val="single" w:sz="4" w:space="0" w:color="auto"/>
            </w:tcBorders>
            <w:shd w:val="clear" w:color="auto" w:fill="0778A5"/>
          </w:tcPr>
          <w:p w14:paraId="61EE49FD" w14:textId="77777777" w:rsidR="009F625A" w:rsidRPr="002670C6" w:rsidRDefault="009F625A" w:rsidP="00C23ECA">
            <w:pPr>
              <w:rPr>
                <w:color w:val="FFFFFF" w:themeColor="background1"/>
                <w:lang w:val="en-US"/>
              </w:rPr>
            </w:pPr>
            <w:r w:rsidRPr="002670C6">
              <w:rPr>
                <w:color w:val="FFFFFF" w:themeColor="background1"/>
                <w:lang w:val="en-US"/>
              </w:rPr>
              <w:t>Inherits from:</w:t>
            </w:r>
          </w:p>
        </w:tc>
        <w:tc>
          <w:tcPr>
            <w:tcW w:w="6910" w:type="dxa"/>
            <w:gridSpan w:val="4"/>
            <w:tcBorders>
              <w:bottom w:val="single" w:sz="4" w:space="0" w:color="auto"/>
            </w:tcBorders>
          </w:tcPr>
          <w:p w14:paraId="0D994EF9" w14:textId="77777777" w:rsidR="009F625A" w:rsidRPr="002670C6" w:rsidRDefault="009F625A" w:rsidP="00C23ECA">
            <w:pPr>
              <w:rPr>
                <w:lang w:val="en-US"/>
              </w:rPr>
            </w:pPr>
            <w:r w:rsidRPr="002670C6">
              <w:rPr>
                <w:lang w:val="en-US"/>
              </w:rPr>
              <w:t>--</w:t>
            </w:r>
          </w:p>
        </w:tc>
      </w:tr>
      <w:tr w:rsidR="009F625A" w:rsidRPr="00CE25AF" w14:paraId="2CA7D9B5" w14:textId="77777777" w:rsidTr="00C23ECA">
        <w:trPr>
          <w:gridAfter w:val="1"/>
          <w:wAfter w:w="16" w:type="dxa"/>
        </w:trPr>
        <w:tc>
          <w:tcPr>
            <w:tcW w:w="2457" w:type="dxa"/>
            <w:shd w:val="clear" w:color="auto" w:fill="0778A5"/>
          </w:tcPr>
          <w:p w14:paraId="75F8C08C" w14:textId="77777777" w:rsidR="009F625A" w:rsidRPr="002670C6" w:rsidRDefault="009F625A" w:rsidP="00C23ECA">
            <w:pPr>
              <w:rPr>
                <w:color w:val="FFFFFF" w:themeColor="background1"/>
                <w:sz w:val="18"/>
                <w:lang w:val="en-US"/>
              </w:rPr>
            </w:pPr>
            <w:r w:rsidRPr="002670C6">
              <w:rPr>
                <w:color w:val="FFFFFF" w:themeColor="background1"/>
                <w:lang w:val="en-US"/>
              </w:rPr>
              <w:t xml:space="preserve">Attribute </w:t>
            </w:r>
          </w:p>
        </w:tc>
        <w:tc>
          <w:tcPr>
            <w:tcW w:w="3775" w:type="dxa"/>
            <w:shd w:val="clear" w:color="auto" w:fill="0778A5"/>
          </w:tcPr>
          <w:p w14:paraId="62FFA82E" w14:textId="77777777" w:rsidR="009F625A" w:rsidRPr="002670C6" w:rsidRDefault="009F625A" w:rsidP="00C23ECA">
            <w:pPr>
              <w:rPr>
                <w:color w:val="FFFFFF" w:themeColor="background1"/>
                <w:lang w:val="en-US"/>
              </w:rPr>
            </w:pPr>
            <w:r w:rsidRPr="002670C6">
              <w:rPr>
                <w:color w:val="FFFFFF" w:themeColor="background1"/>
                <w:lang w:val="en-US"/>
              </w:rPr>
              <w:t>Explanation</w:t>
            </w:r>
          </w:p>
        </w:tc>
        <w:tc>
          <w:tcPr>
            <w:tcW w:w="1701" w:type="dxa"/>
            <w:shd w:val="clear" w:color="auto" w:fill="0778A5"/>
          </w:tcPr>
          <w:p w14:paraId="04E3C727" w14:textId="77777777" w:rsidR="009F625A" w:rsidRPr="002670C6" w:rsidRDefault="009F625A" w:rsidP="00C23ECA">
            <w:pPr>
              <w:rPr>
                <w:color w:val="FFFFFF" w:themeColor="background1"/>
                <w:lang w:val="en-US"/>
              </w:rPr>
            </w:pPr>
            <w:r w:rsidRPr="002670C6">
              <w:rPr>
                <w:color w:val="FFFFFF" w:themeColor="background1"/>
                <w:lang w:val="en-US"/>
              </w:rPr>
              <w:t>Type</w:t>
            </w:r>
          </w:p>
        </w:tc>
        <w:tc>
          <w:tcPr>
            <w:tcW w:w="1418" w:type="dxa"/>
            <w:shd w:val="clear" w:color="auto" w:fill="0778A5"/>
          </w:tcPr>
          <w:p w14:paraId="315BDFDC" w14:textId="77777777" w:rsidR="009F625A" w:rsidRPr="002670C6" w:rsidRDefault="009F625A" w:rsidP="00C23ECA">
            <w:pPr>
              <w:rPr>
                <w:color w:val="FFFFFF" w:themeColor="background1"/>
                <w:lang w:val="en-US"/>
              </w:rPr>
            </w:pPr>
            <w:r w:rsidRPr="002670C6">
              <w:rPr>
                <w:color w:val="FFFFFF" w:themeColor="background1"/>
                <w:lang w:val="en-US"/>
              </w:rPr>
              <w:t>Card.</w:t>
            </w:r>
          </w:p>
        </w:tc>
      </w:tr>
      <w:tr w:rsidR="009F625A" w:rsidRPr="00CE25AF" w14:paraId="44E76354" w14:textId="77777777" w:rsidTr="00C23ECA">
        <w:trPr>
          <w:gridAfter w:val="1"/>
          <w:wAfter w:w="16" w:type="dxa"/>
        </w:trPr>
        <w:tc>
          <w:tcPr>
            <w:tcW w:w="2457" w:type="dxa"/>
          </w:tcPr>
          <w:p w14:paraId="3E57C5FA" w14:textId="77777777" w:rsidR="009F625A" w:rsidRPr="002670C6" w:rsidRDefault="009F625A" w:rsidP="00C23ECA">
            <w:pPr>
              <w:rPr>
                <w:lang w:val="en-US"/>
              </w:rPr>
            </w:pPr>
            <w:proofErr w:type="spellStart"/>
            <w:r w:rsidRPr="002670C6">
              <w:rPr>
                <w:lang w:val="en-US"/>
              </w:rPr>
              <w:t>dataSpecification</w:t>
            </w:r>
            <w:proofErr w:type="spellEnd"/>
          </w:p>
        </w:tc>
        <w:tc>
          <w:tcPr>
            <w:tcW w:w="3775" w:type="dxa"/>
          </w:tcPr>
          <w:p w14:paraId="4852DDC3" w14:textId="5D14030C" w:rsidR="009F625A" w:rsidRPr="00CE25AF" w:rsidRDefault="00730510" w:rsidP="00C23ECA">
            <w:pPr>
              <w:rPr>
                <w:lang w:val="en-US"/>
              </w:rPr>
            </w:pPr>
            <w:r w:rsidRPr="00CE25AF">
              <w:rPr>
                <w:lang w:val="en-US"/>
              </w:rPr>
              <w:t xml:space="preserve">External </w:t>
            </w:r>
            <w:r w:rsidR="009F625A" w:rsidRPr="00CE25AF">
              <w:rPr>
                <w:lang w:val="en-US"/>
              </w:rPr>
              <w:t>reference to the data specification template used by the element</w:t>
            </w:r>
          </w:p>
          <w:p w14:paraId="2E1268CB" w14:textId="77777777" w:rsidR="009F625A" w:rsidRPr="00CE25AF" w:rsidRDefault="009F625A" w:rsidP="00C23ECA">
            <w:pPr>
              <w:rPr>
                <w:lang w:val="en-US"/>
              </w:rPr>
            </w:pPr>
          </w:p>
          <w:p w14:paraId="134AFD41" w14:textId="14B7BC04" w:rsidR="009F625A" w:rsidRPr="00CE25AF" w:rsidRDefault="00020F8E" w:rsidP="002670C6">
            <w:pPr>
              <w:pStyle w:val="NOTE"/>
              <w:ind w:left="0" w:firstLine="0"/>
              <w:rPr>
                <w:lang w:val="en-US"/>
              </w:rPr>
            </w:pPr>
            <w:r w:rsidRPr="00CE25AF">
              <w:rPr>
                <w:lang w:val="en-US"/>
              </w:rPr>
              <w:t>Note: t</w:t>
            </w:r>
            <w:r w:rsidR="009F625A" w:rsidRPr="00CE25AF">
              <w:rPr>
                <w:lang w:val="en-US"/>
              </w:rPr>
              <w:t>his is a</w:t>
            </w:r>
            <w:r w:rsidR="00730510" w:rsidRPr="00CE25AF">
              <w:rPr>
                <w:lang w:val="en-US"/>
              </w:rPr>
              <w:t xml:space="preserve">n external </w:t>
            </w:r>
            <w:r w:rsidR="009F625A" w:rsidRPr="00CE25AF">
              <w:rPr>
                <w:lang w:val="en-US"/>
              </w:rPr>
              <w:t>reference.</w:t>
            </w:r>
          </w:p>
        </w:tc>
        <w:tc>
          <w:tcPr>
            <w:tcW w:w="1701" w:type="dxa"/>
          </w:tcPr>
          <w:p w14:paraId="3EE2615C" w14:textId="77777777" w:rsidR="009F625A" w:rsidRPr="002670C6" w:rsidRDefault="009F625A" w:rsidP="00C23ECA">
            <w:pPr>
              <w:rPr>
                <w:lang w:val="en-US"/>
              </w:rPr>
            </w:pPr>
            <w:r w:rsidRPr="002670C6">
              <w:rPr>
                <w:lang w:val="en-US"/>
              </w:rPr>
              <w:t>Reference</w:t>
            </w:r>
          </w:p>
        </w:tc>
        <w:tc>
          <w:tcPr>
            <w:tcW w:w="1418" w:type="dxa"/>
          </w:tcPr>
          <w:p w14:paraId="0DBDC97C" w14:textId="77777777" w:rsidR="009F625A" w:rsidRPr="002670C6" w:rsidRDefault="009F625A" w:rsidP="00C23ECA">
            <w:pPr>
              <w:rPr>
                <w:lang w:val="en-US"/>
              </w:rPr>
            </w:pPr>
            <w:r w:rsidRPr="002670C6">
              <w:rPr>
                <w:lang w:val="en-US"/>
              </w:rPr>
              <w:t>0..*</w:t>
            </w:r>
          </w:p>
        </w:tc>
      </w:tr>
    </w:tbl>
    <w:p w14:paraId="7BDA59B7" w14:textId="77777777" w:rsidR="009F625A" w:rsidRPr="002670C6" w:rsidRDefault="009F625A" w:rsidP="009F625A">
      <w:pPr>
        <w:rPr>
          <w:lang w:val="en-US"/>
        </w:rPr>
      </w:pPr>
    </w:p>
    <w:p w14:paraId="02B0B746" w14:textId="4E2DC4AA" w:rsidR="009F625A" w:rsidRPr="00CE25AF" w:rsidRDefault="009F625A" w:rsidP="009F625A">
      <w:pPr>
        <w:rPr>
          <w:lang w:val="en-US"/>
        </w:rPr>
      </w:pPr>
      <w:r w:rsidRPr="00CE25AF">
        <w:rPr>
          <w:lang w:val="en-US"/>
        </w:rPr>
        <w:t>For more details on data specifications</w:t>
      </w:r>
      <w:r w:rsidR="00020F8E" w:rsidRPr="00CE25AF">
        <w:rPr>
          <w:lang w:val="en-US"/>
        </w:rPr>
        <w:t>, please</w:t>
      </w:r>
      <w:r w:rsidRPr="00CE25AF">
        <w:rPr>
          <w:lang w:val="en-US"/>
        </w:rPr>
        <w:t xml:space="preserve"> see </w:t>
      </w:r>
      <w:r w:rsidRPr="006C5C0E">
        <w:rPr>
          <w:lang w:val="en-US"/>
        </w:rPr>
        <w:t>Clause</w:t>
      </w:r>
      <w:r w:rsidRPr="00CE25AF">
        <w:rPr>
          <w:lang w:val="en-US"/>
        </w:rPr>
        <w:t xml:space="preserve"> </w:t>
      </w:r>
      <w:r w:rsidRPr="002670C6">
        <w:rPr>
          <w:lang w:val="en-US"/>
        </w:rPr>
        <w:fldChar w:fldCharType="begin"/>
      </w:r>
      <w:r w:rsidRPr="00CE25AF">
        <w:rPr>
          <w:lang w:val="en-US"/>
        </w:rPr>
        <w:instrText xml:space="preserve"> REF _Ref103588158 \r \h </w:instrText>
      </w:r>
      <w:r w:rsidRPr="002670C6">
        <w:rPr>
          <w:lang w:val="en-US"/>
        </w:rPr>
      </w:r>
      <w:r w:rsidRPr="002670C6">
        <w:rPr>
          <w:lang w:val="en-US"/>
        </w:rPr>
        <w:fldChar w:fldCharType="separate"/>
      </w:r>
      <w:r w:rsidR="00F511DE">
        <w:rPr>
          <w:lang w:val="en-US"/>
        </w:rPr>
        <w:t>6</w:t>
      </w:r>
      <w:r w:rsidRPr="002670C6">
        <w:rPr>
          <w:lang w:val="en-US"/>
        </w:rPr>
        <w:fldChar w:fldCharType="end"/>
      </w:r>
      <w:r w:rsidRPr="00CE25AF">
        <w:rPr>
          <w:lang w:val="en-US"/>
        </w:rPr>
        <w:t>.</w:t>
      </w:r>
    </w:p>
    <w:p w14:paraId="10691D2C" w14:textId="69110BCC" w:rsidR="00D4477B" w:rsidRPr="002670C6" w:rsidRDefault="00FC6B74" w:rsidP="00E805F8">
      <w:pPr>
        <w:pStyle w:val="Heading4"/>
        <w:numPr>
          <w:ilvl w:val="3"/>
          <w:numId w:val="53"/>
        </w:numPr>
        <w:rPr>
          <w:lang w:val="en-US"/>
        </w:rPr>
      </w:pPr>
      <w:r w:rsidRPr="00FC6B74">
        <w:rPr>
          <w:noProof/>
          <w:lang w:val="en-US"/>
        </w:rPr>
        <w:drawing>
          <wp:anchor distT="0" distB="0" distL="114300" distR="114300" simplePos="0" relativeHeight="252850176" behindDoc="0" locked="0" layoutInCell="1" allowOverlap="1" wp14:anchorId="369FADD9" wp14:editId="0BDFA016">
            <wp:simplePos x="0" y="0"/>
            <wp:positionH relativeFrom="column">
              <wp:posOffset>387350</wp:posOffset>
            </wp:positionH>
            <wp:positionV relativeFrom="paragraph">
              <wp:posOffset>758825</wp:posOffset>
            </wp:positionV>
            <wp:extent cx="4787900" cy="24828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87900" cy="248285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197" w:rsidRPr="00CE25AF">
        <w:rPr>
          <w:noProof/>
          <w:lang w:val="en-US" w:eastAsia="en-US"/>
        </w:rPr>
        <mc:AlternateContent>
          <mc:Choice Requires="wps">
            <w:drawing>
              <wp:anchor distT="0" distB="0" distL="114300" distR="114300" simplePos="0" relativeHeight="251778048" behindDoc="0" locked="0" layoutInCell="1" allowOverlap="1" wp14:anchorId="2EF10A31" wp14:editId="5D2EC870">
                <wp:simplePos x="0" y="0"/>
                <wp:positionH relativeFrom="margin">
                  <wp:align>left</wp:align>
                </wp:positionH>
                <wp:positionV relativeFrom="paragraph">
                  <wp:posOffset>300355</wp:posOffset>
                </wp:positionV>
                <wp:extent cx="6120765" cy="457200"/>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6120765" cy="457200"/>
                        </a:xfrm>
                        <a:prstGeom prst="rect">
                          <a:avLst/>
                        </a:prstGeom>
                        <a:solidFill>
                          <a:prstClr val="white"/>
                        </a:solidFill>
                        <a:ln>
                          <a:noFill/>
                        </a:ln>
                      </wps:spPr>
                      <wps:txbx>
                        <w:txbxContent>
                          <w:p w14:paraId="2CF5AF57" w14:textId="3CEB4BEA" w:rsidR="00F24668" w:rsidRPr="00AE3DA4" w:rsidRDefault="00F24668" w:rsidP="00110904">
                            <w:pPr>
                              <w:pStyle w:val="Caption"/>
                              <w:rPr>
                                <w:noProof/>
                                <w:szCs w:val="20"/>
                              </w:rPr>
                            </w:pPr>
                            <w:bookmarkStart w:id="1477" w:name="_Toc125537838"/>
                            <w:r>
                              <w:t xml:space="preserve">Figure </w:t>
                            </w:r>
                            <w:r w:rsidR="00561536">
                              <w:fldChar w:fldCharType="begin"/>
                            </w:r>
                            <w:r w:rsidR="00561536">
                              <w:instrText xml:space="preserve"> SEQ Figure \* ARABIC </w:instrText>
                            </w:r>
                            <w:r w:rsidR="00561536">
                              <w:fldChar w:fldCharType="separate"/>
                            </w:r>
                            <w:r w:rsidR="00F511DE">
                              <w:rPr>
                                <w:noProof/>
                              </w:rPr>
                              <w:t>15</w:t>
                            </w:r>
                            <w:r w:rsidR="00561536">
                              <w:fldChar w:fldCharType="end"/>
                            </w:r>
                            <w:r>
                              <w:t xml:space="preserve"> Metamodel of </w:t>
                            </w:r>
                            <w:proofErr w:type="spellStart"/>
                            <w:r>
                              <w:t>HasExtension</w:t>
                            </w:r>
                            <w:r w:rsidR="00E360F8">
                              <w:t>s</w:t>
                            </w:r>
                            <w:bookmarkEnd w:id="14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EF10A31" id="Text Box 56" o:spid="_x0000_s1031" type="#_x0000_t202" style="position:absolute;left:0;text-align:left;margin-left:0;margin-top:23.65pt;width:481.95pt;height:36pt;z-index:251778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" stroked="f">
                <v:textbox inset="0,0,0,0">
                  <w:txbxContent>
                    <w:p w14:paraId="2CF5AF57" w14:textId="3CEB4BEA" w:rsidR="00F24668" w:rsidRPr="00AE3DA4" w:rsidRDefault="00F24668" w:rsidP="00110904">
                      <w:pPr>
                        <w:pStyle w:val="Caption"/>
                        <w:rPr>
                          <w:noProof/>
                          <w:szCs w:val="20"/>
                        </w:rPr>
                      </w:pPr>
                      <w:bookmarkStart w:id="1482" w:name="_Toc125537838"/>
                      <w:r>
                        <w:t xml:space="preserve">Figure </w:t>
                      </w:r>
                      <w:r w:rsidR="00561536">
                        <w:fldChar w:fldCharType="begin"/>
                      </w:r>
                      <w:r w:rsidR="00561536">
                        <w:instrText xml:space="preserve"> SEQ Figure \* ARABIC </w:instrText>
                      </w:r>
                      <w:r w:rsidR="00561536">
                        <w:fldChar w:fldCharType="separate"/>
                      </w:r>
                      <w:r w:rsidR="00F511DE">
                        <w:rPr>
                          <w:noProof/>
                        </w:rPr>
                        <w:t>15</w:t>
                      </w:r>
                      <w:r w:rsidR="00561536">
                        <w:fldChar w:fldCharType="end"/>
                      </w:r>
                      <w:r>
                        <w:t xml:space="preserve"> Metamodel of </w:t>
                      </w:r>
                      <w:proofErr w:type="spellStart"/>
                      <w:r>
                        <w:t>HasExtension</w:t>
                      </w:r>
                      <w:r w:rsidR="00E360F8">
                        <w:t>s</w:t>
                      </w:r>
                      <w:bookmarkEnd w:id="1482"/>
                      <w:proofErr w:type="spellEnd"/>
                    </w:p>
                  </w:txbxContent>
                </v:textbox>
                <w10:wrap type="topAndBottom" anchorx="margin"/>
              </v:shape>
            </w:pict>
          </mc:Fallback>
        </mc:AlternateContent>
      </w:r>
      <w:r w:rsidR="009F625A" w:rsidRPr="00CE25AF">
        <w:rPr>
          <w:lang w:val="en-US"/>
        </w:rPr>
        <w:t xml:space="preserve"> </w:t>
      </w:r>
      <w:r w:rsidR="009F625A" w:rsidRPr="002670C6">
        <w:rPr>
          <w:lang w:val="en-US"/>
        </w:rPr>
        <w:t xml:space="preserve">Has </w:t>
      </w:r>
      <w:r w:rsidR="00D4477B" w:rsidRPr="002670C6">
        <w:rPr>
          <w:lang w:val="en-US"/>
        </w:rPr>
        <w:t xml:space="preserve">Extensions </w:t>
      </w:r>
      <w:r w:rsidR="009F625A" w:rsidRPr="002670C6">
        <w:rPr>
          <w:lang w:val="en-US"/>
        </w:rPr>
        <w:t>Attributes</w:t>
      </w:r>
      <w:bookmarkEnd w:id="1468"/>
    </w:p>
    <w:p w14:paraId="2B90E459" w14:textId="1D4D0522" w:rsidR="00D4477B" w:rsidRPr="002670C6" w:rsidRDefault="00D4477B" w:rsidP="00D4477B">
      <w:pPr>
        <w:jc w:val="center"/>
        <w:rPr>
          <w:lang w:val="en-US"/>
        </w:rPr>
      </w:pPr>
    </w:p>
    <w:p w14:paraId="15CA868D" w14:textId="27DD8739" w:rsidR="00A8537A" w:rsidRPr="002670C6" w:rsidRDefault="00A8537A" w:rsidP="00C72010">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7"/>
        <w:gridCol w:w="3067"/>
        <w:gridCol w:w="2268"/>
        <w:gridCol w:w="1417"/>
      </w:tblGrid>
      <w:tr w:rsidR="00D4477B" w:rsidRPr="00CE25AF" w14:paraId="4E027722" w14:textId="77777777" w:rsidTr="00E860E7">
        <w:trPr>
          <w:trHeight w:val="243"/>
          <w:tblHeader/>
        </w:trPr>
        <w:tc>
          <w:tcPr>
            <w:tcW w:w="2457" w:type="dxa"/>
            <w:shd w:val="clear" w:color="auto" w:fill="0778A5"/>
          </w:tcPr>
          <w:p w14:paraId="1BC02C58" w14:textId="77777777" w:rsidR="00D4477B" w:rsidRPr="002670C6" w:rsidRDefault="00D4477B" w:rsidP="003D42EC">
            <w:pPr>
              <w:rPr>
                <w:color w:val="FFFFFF" w:themeColor="background1"/>
                <w:lang w:val="en-US"/>
              </w:rPr>
            </w:pPr>
            <w:r w:rsidRPr="002670C6">
              <w:rPr>
                <w:color w:val="FFFFFF" w:themeColor="background1"/>
                <w:lang w:val="en-US"/>
              </w:rPr>
              <w:lastRenderedPageBreak/>
              <w:t>Class:</w:t>
            </w:r>
          </w:p>
        </w:tc>
        <w:tc>
          <w:tcPr>
            <w:tcW w:w="6752" w:type="dxa"/>
            <w:gridSpan w:val="3"/>
          </w:tcPr>
          <w:p w14:paraId="3671FCF8" w14:textId="77777777" w:rsidR="00D4477B" w:rsidRPr="002670C6" w:rsidRDefault="00D4477B" w:rsidP="003D42EC">
            <w:pPr>
              <w:rPr>
                <w:lang w:val="en-US"/>
              </w:rPr>
            </w:pPr>
            <w:proofErr w:type="spellStart"/>
            <w:r w:rsidRPr="002670C6">
              <w:rPr>
                <w:lang w:val="en-US"/>
              </w:rPr>
              <w:t>HasExtensions</w:t>
            </w:r>
            <w:proofErr w:type="spellEnd"/>
            <w:r w:rsidRPr="002670C6">
              <w:rPr>
                <w:lang w:val="en-US"/>
              </w:rPr>
              <w:t xml:space="preserve"> &lt;&lt;abstract&gt;&gt;</w:t>
            </w:r>
          </w:p>
        </w:tc>
      </w:tr>
      <w:tr w:rsidR="00D4477B" w:rsidRPr="00F1653A" w14:paraId="23BE82C2" w14:textId="77777777" w:rsidTr="00E860E7">
        <w:tc>
          <w:tcPr>
            <w:tcW w:w="2457" w:type="dxa"/>
            <w:shd w:val="clear" w:color="auto" w:fill="0778A5"/>
          </w:tcPr>
          <w:p w14:paraId="4FA1204D" w14:textId="77777777" w:rsidR="00D4477B" w:rsidRPr="002670C6" w:rsidRDefault="00D4477B" w:rsidP="003D42EC">
            <w:pPr>
              <w:rPr>
                <w:color w:val="FFFFFF" w:themeColor="background1"/>
                <w:lang w:val="en-US"/>
              </w:rPr>
            </w:pPr>
            <w:r w:rsidRPr="002670C6">
              <w:rPr>
                <w:color w:val="FFFFFF" w:themeColor="background1"/>
                <w:lang w:val="en-US"/>
              </w:rPr>
              <w:t>Explanation:</w:t>
            </w:r>
          </w:p>
        </w:tc>
        <w:tc>
          <w:tcPr>
            <w:tcW w:w="6752" w:type="dxa"/>
            <w:gridSpan w:val="3"/>
          </w:tcPr>
          <w:p w14:paraId="736118B7" w14:textId="14BE78D0" w:rsidR="00D4477B" w:rsidRPr="00CE25AF" w:rsidRDefault="00D4477B" w:rsidP="003D42EC">
            <w:pPr>
              <w:rPr>
                <w:lang w:val="en-US"/>
              </w:rPr>
            </w:pPr>
            <w:r w:rsidRPr="00CE25AF">
              <w:rPr>
                <w:lang w:val="en-US"/>
              </w:rPr>
              <w:t>Element that can be extended by proprietary extensions</w:t>
            </w:r>
          </w:p>
          <w:p w14:paraId="14E40B46" w14:textId="13380566" w:rsidR="006B64E5" w:rsidRPr="00CE25AF" w:rsidRDefault="00370A09" w:rsidP="00370A09">
            <w:pPr>
              <w:pStyle w:val="NOTE"/>
              <w:rPr>
                <w:lang w:val="en-US"/>
              </w:rPr>
            </w:pPr>
            <w:r w:rsidRPr="00CE25AF">
              <w:rPr>
                <w:lang w:val="en-US"/>
              </w:rPr>
              <w:t>Note 1: s</w:t>
            </w:r>
            <w:r w:rsidR="006B64E5" w:rsidRPr="00CE25AF">
              <w:rPr>
                <w:lang w:val="en-US"/>
              </w:rPr>
              <w:t xml:space="preserve">ee </w:t>
            </w:r>
            <w:r w:rsidR="0082767B">
              <w:rPr>
                <w:lang w:val="en-US"/>
              </w:rPr>
              <w:t>C</w:t>
            </w:r>
            <w:r w:rsidR="006B64E5" w:rsidRPr="00CE25AF">
              <w:rPr>
                <w:lang w:val="en-US"/>
              </w:rPr>
              <w:t xml:space="preserve">lause </w:t>
            </w:r>
            <w:r w:rsidR="006B64E5" w:rsidRPr="002670C6">
              <w:rPr>
                <w:lang w:val="en-US"/>
              </w:rPr>
              <w:fldChar w:fldCharType="begin"/>
            </w:r>
            <w:r w:rsidR="006B64E5" w:rsidRPr="00CE25AF">
              <w:rPr>
                <w:lang w:val="en-US"/>
              </w:rPr>
              <w:instrText xml:space="preserve"> REF _Ref110960009 \r \h  \* MERGEFORMAT </w:instrText>
            </w:r>
            <w:r w:rsidR="006B64E5" w:rsidRPr="002670C6">
              <w:rPr>
                <w:lang w:val="en-US"/>
              </w:rPr>
            </w:r>
            <w:r w:rsidR="006B64E5" w:rsidRPr="002670C6">
              <w:rPr>
                <w:lang w:val="en-US"/>
              </w:rPr>
              <w:fldChar w:fldCharType="separate"/>
            </w:r>
            <w:r w:rsidR="00F511DE">
              <w:rPr>
                <w:lang w:val="en-US"/>
              </w:rPr>
              <w:t>5.3.12.4</w:t>
            </w:r>
            <w:r w:rsidR="006B64E5" w:rsidRPr="002670C6">
              <w:rPr>
                <w:lang w:val="en-US"/>
              </w:rPr>
              <w:fldChar w:fldCharType="end"/>
            </w:r>
            <w:r w:rsidR="006B64E5" w:rsidRPr="00CE25AF">
              <w:rPr>
                <w:lang w:val="en-US"/>
              </w:rPr>
              <w:t xml:space="preserve"> for constraints related to extensions.</w:t>
            </w:r>
          </w:p>
          <w:p w14:paraId="6EFE1026" w14:textId="7AA0A99C" w:rsidR="00D4477B" w:rsidRPr="00CE25AF" w:rsidRDefault="00D4477B" w:rsidP="002670C6">
            <w:pPr>
              <w:pStyle w:val="NOTE"/>
              <w:ind w:left="284" w:firstLine="0"/>
              <w:rPr>
                <w:lang w:val="en-US"/>
              </w:rPr>
            </w:pPr>
            <w:r w:rsidRPr="00CE25AF">
              <w:rPr>
                <w:lang w:val="en-US"/>
              </w:rPr>
              <w:t>Note</w:t>
            </w:r>
            <w:r w:rsidR="00370A09" w:rsidRPr="00CE25AF">
              <w:rPr>
                <w:lang w:val="en-US"/>
              </w:rPr>
              <w:t xml:space="preserve"> 2</w:t>
            </w:r>
            <w:r w:rsidRPr="00CE25AF">
              <w:rPr>
                <w:lang w:val="en-US"/>
              </w:rPr>
              <w:t xml:space="preserve">: </w:t>
            </w:r>
            <w:r w:rsidR="00370A09" w:rsidRPr="00CE25AF">
              <w:rPr>
                <w:lang w:val="en-US"/>
              </w:rPr>
              <w:t>e</w:t>
            </w:r>
            <w:r w:rsidRPr="00CE25AF">
              <w:rPr>
                <w:lang w:val="en-US"/>
              </w:rPr>
              <w:t>xtensions are proprietary, i.e. they do not support global interoperability.</w:t>
            </w:r>
          </w:p>
        </w:tc>
      </w:tr>
      <w:tr w:rsidR="00D4477B" w:rsidRPr="00CE25AF" w14:paraId="2D5EE18F" w14:textId="77777777" w:rsidTr="00E860E7">
        <w:tc>
          <w:tcPr>
            <w:tcW w:w="2457" w:type="dxa"/>
            <w:tcBorders>
              <w:bottom w:val="single" w:sz="4" w:space="0" w:color="auto"/>
            </w:tcBorders>
            <w:shd w:val="clear" w:color="auto" w:fill="0778A5"/>
          </w:tcPr>
          <w:p w14:paraId="5EAB172E" w14:textId="77777777" w:rsidR="00D4477B" w:rsidRPr="002670C6" w:rsidRDefault="00D4477B" w:rsidP="003D42EC">
            <w:pPr>
              <w:rPr>
                <w:color w:val="FFFFFF" w:themeColor="background1"/>
                <w:lang w:val="en-US"/>
              </w:rPr>
            </w:pPr>
            <w:r w:rsidRPr="002670C6">
              <w:rPr>
                <w:color w:val="FFFFFF" w:themeColor="background1"/>
                <w:lang w:val="en-US"/>
              </w:rPr>
              <w:t>Inherits from:</w:t>
            </w:r>
          </w:p>
        </w:tc>
        <w:tc>
          <w:tcPr>
            <w:tcW w:w="6752" w:type="dxa"/>
            <w:gridSpan w:val="3"/>
            <w:tcBorders>
              <w:bottom w:val="single" w:sz="4" w:space="0" w:color="auto"/>
            </w:tcBorders>
          </w:tcPr>
          <w:p w14:paraId="64A51D38" w14:textId="3A2F08B9" w:rsidR="00D4477B" w:rsidRPr="002670C6" w:rsidRDefault="00D4477B" w:rsidP="003D42EC">
            <w:pPr>
              <w:rPr>
                <w:lang w:val="en-US"/>
              </w:rPr>
            </w:pPr>
            <w:r w:rsidRPr="002670C6">
              <w:rPr>
                <w:lang w:val="en-US"/>
              </w:rPr>
              <w:t>-</w:t>
            </w:r>
          </w:p>
        </w:tc>
      </w:tr>
      <w:tr w:rsidR="00E860E7" w:rsidRPr="00CE25AF" w14:paraId="47DDE234" w14:textId="77777777" w:rsidTr="00E860E7">
        <w:tc>
          <w:tcPr>
            <w:tcW w:w="2457" w:type="dxa"/>
            <w:shd w:val="clear" w:color="auto" w:fill="0778A5"/>
          </w:tcPr>
          <w:p w14:paraId="2BFFFA3A" w14:textId="7FFF7450" w:rsidR="004F4E04" w:rsidRPr="002670C6" w:rsidRDefault="004F4E04" w:rsidP="003D42EC">
            <w:pPr>
              <w:rPr>
                <w:color w:val="FFFFFF" w:themeColor="background1"/>
                <w:sz w:val="18"/>
                <w:lang w:val="en-US"/>
              </w:rPr>
            </w:pPr>
            <w:r w:rsidRPr="002670C6">
              <w:rPr>
                <w:color w:val="FFFFFF" w:themeColor="background1"/>
                <w:lang w:val="en-US"/>
              </w:rPr>
              <w:t xml:space="preserve">Attribute </w:t>
            </w:r>
          </w:p>
        </w:tc>
        <w:tc>
          <w:tcPr>
            <w:tcW w:w="3067" w:type="dxa"/>
            <w:shd w:val="clear" w:color="auto" w:fill="0778A5"/>
          </w:tcPr>
          <w:p w14:paraId="162F3D4B" w14:textId="77777777" w:rsidR="004F4E04" w:rsidRPr="002670C6" w:rsidRDefault="004F4E04" w:rsidP="003D42EC">
            <w:pPr>
              <w:rPr>
                <w:color w:val="FFFFFF" w:themeColor="background1"/>
                <w:lang w:val="en-US"/>
              </w:rPr>
            </w:pPr>
            <w:r w:rsidRPr="002670C6">
              <w:rPr>
                <w:color w:val="FFFFFF" w:themeColor="background1"/>
                <w:lang w:val="en-US"/>
              </w:rPr>
              <w:t>Explanation</w:t>
            </w:r>
          </w:p>
        </w:tc>
        <w:tc>
          <w:tcPr>
            <w:tcW w:w="2268" w:type="dxa"/>
            <w:shd w:val="clear" w:color="auto" w:fill="0778A5"/>
          </w:tcPr>
          <w:p w14:paraId="2D4F1EE5" w14:textId="77777777" w:rsidR="004F4E04" w:rsidRPr="002670C6" w:rsidRDefault="004F4E04" w:rsidP="003D42EC">
            <w:pPr>
              <w:rPr>
                <w:color w:val="FFFFFF" w:themeColor="background1"/>
                <w:lang w:val="en-US"/>
              </w:rPr>
            </w:pPr>
            <w:r w:rsidRPr="002670C6">
              <w:rPr>
                <w:color w:val="FFFFFF" w:themeColor="background1"/>
                <w:lang w:val="en-US"/>
              </w:rPr>
              <w:t>Type</w:t>
            </w:r>
          </w:p>
        </w:tc>
        <w:tc>
          <w:tcPr>
            <w:tcW w:w="1417" w:type="dxa"/>
            <w:shd w:val="clear" w:color="auto" w:fill="0778A5"/>
          </w:tcPr>
          <w:p w14:paraId="55EEDE95" w14:textId="77777777" w:rsidR="004F4E04" w:rsidRPr="002670C6" w:rsidRDefault="004F4E04" w:rsidP="003D42EC">
            <w:pPr>
              <w:rPr>
                <w:color w:val="FFFFFF" w:themeColor="background1"/>
                <w:lang w:val="en-US"/>
              </w:rPr>
            </w:pPr>
            <w:r w:rsidRPr="002670C6">
              <w:rPr>
                <w:color w:val="FFFFFF" w:themeColor="background1"/>
                <w:lang w:val="en-US"/>
              </w:rPr>
              <w:t>Card.</w:t>
            </w:r>
          </w:p>
        </w:tc>
      </w:tr>
      <w:tr w:rsidR="004F4E04" w:rsidRPr="00CE25AF" w14:paraId="05F4D8D1" w14:textId="77777777" w:rsidTr="00A11DCF">
        <w:tc>
          <w:tcPr>
            <w:tcW w:w="2457" w:type="dxa"/>
          </w:tcPr>
          <w:p w14:paraId="263BCA32" w14:textId="77777777" w:rsidR="004F4E04" w:rsidRPr="002670C6" w:rsidRDefault="004F4E04" w:rsidP="003D42EC">
            <w:pPr>
              <w:rPr>
                <w:lang w:val="en-US"/>
              </w:rPr>
            </w:pPr>
            <w:r w:rsidRPr="002670C6">
              <w:rPr>
                <w:lang w:val="en-US"/>
              </w:rPr>
              <w:t>extension</w:t>
            </w:r>
          </w:p>
        </w:tc>
        <w:tc>
          <w:tcPr>
            <w:tcW w:w="3067" w:type="dxa"/>
          </w:tcPr>
          <w:p w14:paraId="5EC8A9D1" w14:textId="77777777" w:rsidR="004F4E04" w:rsidRPr="00CE25AF" w:rsidRDefault="004F4E04" w:rsidP="003D42EC">
            <w:pPr>
              <w:rPr>
                <w:lang w:val="en-US"/>
              </w:rPr>
            </w:pPr>
            <w:r w:rsidRPr="00CE25AF">
              <w:rPr>
                <w:lang w:val="en-US"/>
              </w:rPr>
              <w:t>An extension of the element.</w:t>
            </w:r>
          </w:p>
        </w:tc>
        <w:tc>
          <w:tcPr>
            <w:tcW w:w="2268" w:type="dxa"/>
          </w:tcPr>
          <w:p w14:paraId="5327A5F8" w14:textId="77777777" w:rsidR="004F4E04" w:rsidRPr="002670C6" w:rsidRDefault="004F4E04" w:rsidP="003D42EC">
            <w:pPr>
              <w:rPr>
                <w:lang w:val="en-US"/>
              </w:rPr>
            </w:pPr>
            <w:r w:rsidRPr="002670C6">
              <w:rPr>
                <w:lang w:val="en-US"/>
              </w:rPr>
              <w:t>Extension</w:t>
            </w:r>
          </w:p>
        </w:tc>
        <w:tc>
          <w:tcPr>
            <w:tcW w:w="1417" w:type="dxa"/>
          </w:tcPr>
          <w:p w14:paraId="13D8F9D3" w14:textId="77777777" w:rsidR="004F4E04" w:rsidRPr="002670C6" w:rsidRDefault="004F4E04" w:rsidP="003D42EC">
            <w:pPr>
              <w:rPr>
                <w:lang w:val="en-US"/>
              </w:rPr>
            </w:pPr>
            <w:r w:rsidRPr="002670C6">
              <w:rPr>
                <w:lang w:val="en-US"/>
              </w:rPr>
              <w:t>0..*</w:t>
            </w:r>
          </w:p>
        </w:tc>
      </w:tr>
    </w:tbl>
    <w:p w14:paraId="1D2E7024" w14:textId="77777777" w:rsidR="00D4477B" w:rsidRPr="002670C6" w:rsidRDefault="00D4477B" w:rsidP="00D4477B">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6"/>
        <w:gridCol w:w="2976"/>
        <w:gridCol w:w="2993"/>
        <w:gridCol w:w="1134"/>
      </w:tblGrid>
      <w:tr w:rsidR="00D4477B" w:rsidRPr="00CE25AF" w14:paraId="222FB2B9" w14:textId="77777777" w:rsidTr="00E860E7">
        <w:trPr>
          <w:trHeight w:val="243"/>
          <w:tblHeader/>
        </w:trPr>
        <w:tc>
          <w:tcPr>
            <w:tcW w:w="2106" w:type="dxa"/>
            <w:shd w:val="clear" w:color="auto" w:fill="0778A5"/>
          </w:tcPr>
          <w:p w14:paraId="1990E0FC" w14:textId="77777777" w:rsidR="00D4477B" w:rsidRPr="002670C6" w:rsidRDefault="00D4477B" w:rsidP="003D42EC">
            <w:pPr>
              <w:rPr>
                <w:color w:val="FFFFFF" w:themeColor="background1"/>
                <w:lang w:val="en-US"/>
              </w:rPr>
            </w:pPr>
            <w:r w:rsidRPr="002670C6">
              <w:rPr>
                <w:color w:val="FFFFFF" w:themeColor="background1"/>
                <w:lang w:val="en-US"/>
              </w:rPr>
              <w:t>Class:</w:t>
            </w:r>
          </w:p>
        </w:tc>
        <w:tc>
          <w:tcPr>
            <w:tcW w:w="7103" w:type="dxa"/>
            <w:gridSpan w:val="3"/>
          </w:tcPr>
          <w:p w14:paraId="6613D718" w14:textId="77777777" w:rsidR="00D4477B" w:rsidRPr="002670C6" w:rsidRDefault="00D4477B" w:rsidP="003D42EC">
            <w:pPr>
              <w:rPr>
                <w:lang w:val="en-US"/>
              </w:rPr>
            </w:pPr>
            <w:r w:rsidRPr="002670C6">
              <w:rPr>
                <w:lang w:val="en-US"/>
              </w:rPr>
              <w:t xml:space="preserve">Extension </w:t>
            </w:r>
          </w:p>
        </w:tc>
      </w:tr>
      <w:tr w:rsidR="00D4477B" w:rsidRPr="00F1653A" w14:paraId="6C6B1BF6" w14:textId="77777777" w:rsidTr="00E860E7">
        <w:tc>
          <w:tcPr>
            <w:tcW w:w="2106" w:type="dxa"/>
            <w:shd w:val="clear" w:color="auto" w:fill="0778A5"/>
          </w:tcPr>
          <w:p w14:paraId="1AE8387A" w14:textId="77777777" w:rsidR="00D4477B" w:rsidRPr="002670C6" w:rsidRDefault="00D4477B" w:rsidP="003D42EC">
            <w:pPr>
              <w:rPr>
                <w:color w:val="FFFFFF" w:themeColor="background1"/>
                <w:lang w:val="en-US"/>
              </w:rPr>
            </w:pPr>
            <w:r w:rsidRPr="002670C6">
              <w:rPr>
                <w:color w:val="FFFFFF" w:themeColor="background1"/>
                <w:lang w:val="en-US"/>
              </w:rPr>
              <w:t>Explanation:</w:t>
            </w:r>
          </w:p>
        </w:tc>
        <w:tc>
          <w:tcPr>
            <w:tcW w:w="7103" w:type="dxa"/>
            <w:gridSpan w:val="3"/>
          </w:tcPr>
          <w:p w14:paraId="59CB6EEB" w14:textId="18D7B2C8" w:rsidR="00D4477B" w:rsidRPr="00CE25AF" w:rsidRDefault="00D4477B" w:rsidP="003D42EC">
            <w:pPr>
              <w:rPr>
                <w:lang w:val="en-US"/>
              </w:rPr>
            </w:pPr>
            <w:r w:rsidRPr="00CE25AF">
              <w:rPr>
                <w:lang w:val="en-US"/>
              </w:rPr>
              <w:t>Single extension of an element</w:t>
            </w:r>
          </w:p>
        </w:tc>
      </w:tr>
      <w:tr w:rsidR="00D4477B" w:rsidRPr="00CE25AF" w14:paraId="1CFE37B2" w14:textId="77777777" w:rsidTr="00E860E7">
        <w:tc>
          <w:tcPr>
            <w:tcW w:w="2106" w:type="dxa"/>
            <w:tcBorders>
              <w:bottom w:val="single" w:sz="4" w:space="0" w:color="auto"/>
            </w:tcBorders>
            <w:shd w:val="clear" w:color="auto" w:fill="0778A5"/>
          </w:tcPr>
          <w:p w14:paraId="641CB077" w14:textId="77777777" w:rsidR="00D4477B" w:rsidRPr="002670C6" w:rsidRDefault="00D4477B" w:rsidP="003D42EC">
            <w:pPr>
              <w:rPr>
                <w:color w:val="FFFFFF" w:themeColor="background1"/>
                <w:lang w:val="en-US"/>
              </w:rPr>
            </w:pPr>
            <w:r w:rsidRPr="002670C6">
              <w:rPr>
                <w:color w:val="FFFFFF" w:themeColor="background1"/>
                <w:lang w:val="en-US"/>
              </w:rPr>
              <w:t>Inherits from:</w:t>
            </w:r>
          </w:p>
        </w:tc>
        <w:tc>
          <w:tcPr>
            <w:tcW w:w="7103" w:type="dxa"/>
            <w:gridSpan w:val="3"/>
            <w:tcBorders>
              <w:bottom w:val="single" w:sz="4" w:space="0" w:color="auto"/>
            </w:tcBorders>
          </w:tcPr>
          <w:p w14:paraId="3BAAA810" w14:textId="77777777" w:rsidR="00D4477B" w:rsidRPr="002670C6" w:rsidRDefault="00D4477B" w:rsidP="003D42EC">
            <w:pPr>
              <w:rPr>
                <w:lang w:val="en-US"/>
              </w:rPr>
            </w:pPr>
            <w:proofErr w:type="spellStart"/>
            <w:r w:rsidRPr="002670C6">
              <w:rPr>
                <w:lang w:val="en-US"/>
              </w:rPr>
              <w:t>HasSemantics</w:t>
            </w:r>
            <w:proofErr w:type="spellEnd"/>
          </w:p>
        </w:tc>
      </w:tr>
      <w:tr w:rsidR="00E860E7" w:rsidRPr="00CE25AF" w14:paraId="005ED6A9" w14:textId="77777777" w:rsidTr="00E860E7">
        <w:tc>
          <w:tcPr>
            <w:tcW w:w="2106" w:type="dxa"/>
            <w:shd w:val="clear" w:color="auto" w:fill="0778A5"/>
          </w:tcPr>
          <w:p w14:paraId="5FAB5EE2" w14:textId="061E2A69" w:rsidR="004F4E04" w:rsidRPr="002670C6" w:rsidRDefault="004F4E04" w:rsidP="003D42EC">
            <w:pPr>
              <w:rPr>
                <w:color w:val="FFFFFF" w:themeColor="background1"/>
                <w:sz w:val="18"/>
                <w:lang w:val="en-US"/>
              </w:rPr>
            </w:pPr>
            <w:r w:rsidRPr="002670C6">
              <w:rPr>
                <w:color w:val="FFFFFF" w:themeColor="background1"/>
                <w:lang w:val="en-US"/>
              </w:rPr>
              <w:t xml:space="preserve">Attribute </w:t>
            </w:r>
          </w:p>
        </w:tc>
        <w:tc>
          <w:tcPr>
            <w:tcW w:w="2976" w:type="dxa"/>
            <w:shd w:val="clear" w:color="auto" w:fill="0778A5"/>
          </w:tcPr>
          <w:p w14:paraId="4C63FF49" w14:textId="77777777" w:rsidR="004F4E04" w:rsidRPr="002670C6" w:rsidRDefault="004F4E04" w:rsidP="003D42EC">
            <w:pPr>
              <w:rPr>
                <w:color w:val="FFFFFF" w:themeColor="background1"/>
                <w:lang w:val="en-US"/>
              </w:rPr>
            </w:pPr>
            <w:r w:rsidRPr="002670C6">
              <w:rPr>
                <w:color w:val="FFFFFF" w:themeColor="background1"/>
                <w:lang w:val="en-US"/>
              </w:rPr>
              <w:t>Explanation</w:t>
            </w:r>
          </w:p>
        </w:tc>
        <w:tc>
          <w:tcPr>
            <w:tcW w:w="2993" w:type="dxa"/>
            <w:shd w:val="clear" w:color="auto" w:fill="0778A5"/>
          </w:tcPr>
          <w:p w14:paraId="33455EAC" w14:textId="77777777" w:rsidR="004F4E04" w:rsidRPr="002670C6" w:rsidRDefault="004F4E04" w:rsidP="003D42EC">
            <w:pPr>
              <w:rPr>
                <w:color w:val="FFFFFF" w:themeColor="background1"/>
                <w:lang w:val="en-US"/>
              </w:rPr>
            </w:pPr>
            <w:r w:rsidRPr="002670C6">
              <w:rPr>
                <w:color w:val="FFFFFF" w:themeColor="background1"/>
                <w:lang w:val="en-US"/>
              </w:rPr>
              <w:t>Type</w:t>
            </w:r>
          </w:p>
        </w:tc>
        <w:tc>
          <w:tcPr>
            <w:tcW w:w="1134" w:type="dxa"/>
            <w:shd w:val="clear" w:color="auto" w:fill="0778A5"/>
          </w:tcPr>
          <w:p w14:paraId="4ECF438A" w14:textId="77777777" w:rsidR="004F4E04" w:rsidRPr="002670C6" w:rsidRDefault="004F4E04" w:rsidP="003D42EC">
            <w:pPr>
              <w:rPr>
                <w:color w:val="FFFFFF" w:themeColor="background1"/>
                <w:lang w:val="en-US"/>
              </w:rPr>
            </w:pPr>
            <w:r w:rsidRPr="002670C6">
              <w:rPr>
                <w:color w:val="FFFFFF" w:themeColor="background1"/>
                <w:lang w:val="en-US"/>
              </w:rPr>
              <w:t>Card.</w:t>
            </w:r>
          </w:p>
        </w:tc>
      </w:tr>
      <w:tr w:rsidR="004F4E04" w:rsidRPr="00CE25AF" w14:paraId="28DAF46D" w14:textId="77777777" w:rsidTr="00F172C0">
        <w:tc>
          <w:tcPr>
            <w:tcW w:w="2106" w:type="dxa"/>
          </w:tcPr>
          <w:p w14:paraId="515DB67C" w14:textId="4E4DAFAC" w:rsidR="004F4E04" w:rsidRPr="002670C6" w:rsidRDefault="004F4E04" w:rsidP="003D42EC">
            <w:pPr>
              <w:rPr>
                <w:lang w:val="en-US"/>
              </w:rPr>
            </w:pPr>
            <w:r w:rsidRPr="002670C6">
              <w:rPr>
                <w:lang w:val="en-US"/>
              </w:rPr>
              <w:t>name</w:t>
            </w:r>
          </w:p>
        </w:tc>
        <w:tc>
          <w:tcPr>
            <w:tcW w:w="2976" w:type="dxa"/>
          </w:tcPr>
          <w:p w14:paraId="132E8985" w14:textId="25F24F64" w:rsidR="004F4E04" w:rsidRPr="002670C6" w:rsidRDefault="004F4E04" w:rsidP="00C72010">
            <w:pPr>
              <w:rPr>
                <w:lang w:val="en-US"/>
              </w:rPr>
            </w:pPr>
            <w:r w:rsidRPr="002670C6">
              <w:rPr>
                <w:lang w:val="en-US"/>
              </w:rPr>
              <w:t>Name of the extension</w:t>
            </w:r>
          </w:p>
        </w:tc>
        <w:tc>
          <w:tcPr>
            <w:tcW w:w="2993" w:type="dxa"/>
          </w:tcPr>
          <w:p w14:paraId="7B5E6657" w14:textId="5D315B84" w:rsidR="004F4E04" w:rsidRPr="002670C6" w:rsidRDefault="00715223" w:rsidP="003D42EC">
            <w:pPr>
              <w:rPr>
                <w:lang w:val="en-US"/>
              </w:rPr>
            </w:pPr>
            <w:proofErr w:type="spellStart"/>
            <w:r w:rsidRPr="002670C6">
              <w:rPr>
                <w:lang w:val="en-US"/>
              </w:rPr>
              <w:t>NameType</w:t>
            </w:r>
            <w:proofErr w:type="spellEnd"/>
          </w:p>
        </w:tc>
        <w:tc>
          <w:tcPr>
            <w:tcW w:w="1134" w:type="dxa"/>
          </w:tcPr>
          <w:p w14:paraId="77A5A5EA" w14:textId="77777777" w:rsidR="004F4E04" w:rsidRPr="002670C6" w:rsidRDefault="004F4E04" w:rsidP="003D42EC">
            <w:pPr>
              <w:rPr>
                <w:lang w:val="en-US"/>
              </w:rPr>
            </w:pPr>
            <w:r w:rsidRPr="002670C6">
              <w:rPr>
                <w:lang w:val="en-US"/>
              </w:rPr>
              <w:t>1</w:t>
            </w:r>
          </w:p>
        </w:tc>
      </w:tr>
      <w:tr w:rsidR="004F4E04" w:rsidRPr="00CE25AF" w14:paraId="1FA82AE1" w14:textId="77777777" w:rsidTr="00F172C0">
        <w:tc>
          <w:tcPr>
            <w:tcW w:w="2106" w:type="dxa"/>
          </w:tcPr>
          <w:p w14:paraId="72DFBB28" w14:textId="77777777" w:rsidR="004F4E04" w:rsidRPr="002670C6" w:rsidRDefault="004F4E04" w:rsidP="003D42EC">
            <w:pPr>
              <w:rPr>
                <w:lang w:val="en-US"/>
              </w:rPr>
            </w:pPr>
            <w:proofErr w:type="spellStart"/>
            <w:r w:rsidRPr="002670C6">
              <w:rPr>
                <w:lang w:val="en-US"/>
              </w:rPr>
              <w:t>valueType</w:t>
            </w:r>
            <w:proofErr w:type="spellEnd"/>
          </w:p>
        </w:tc>
        <w:tc>
          <w:tcPr>
            <w:tcW w:w="2976" w:type="dxa"/>
          </w:tcPr>
          <w:p w14:paraId="0C1BEB44" w14:textId="5BDC73A9" w:rsidR="004F4E04" w:rsidRPr="00CE25AF" w:rsidRDefault="00D54DF9" w:rsidP="003D42EC">
            <w:pPr>
              <w:rPr>
                <w:lang w:val="en-US"/>
              </w:rPr>
            </w:pPr>
            <w:r w:rsidRPr="00CE25AF">
              <w:rPr>
                <w:lang w:val="en-US"/>
              </w:rPr>
              <w:t>Data t</w:t>
            </w:r>
            <w:r w:rsidR="004F4E04" w:rsidRPr="00CE25AF">
              <w:rPr>
                <w:lang w:val="en-US"/>
              </w:rPr>
              <w:t>ype of the value</w:t>
            </w:r>
            <w:r w:rsidRPr="00CE25AF">
              <w:rPr>
                <w:lang w:val="en-US"/>
              </w:rPr>
              <w:t xml:space="preserve"> attribute</w:t>
            </w:r>
            <w:r w:rsidR="004F4E04" w:rsidRPr="00CE25AF">
              <w:rPr>
                <w:lang w:val="en-US"/>
              </w:rPr>
              <w:t xml:space="preserve"> of the extension</w:t>
            </w:r>
          </w:p>
          <w:p w14:paraId="261D3B63" w14:textId="3E22BD1F" w:rsidR="004F4E04" w:rsidRPr="002670C6" w:rsidRDefault="004F4E04" w:rsidP="003D42EC">
            <w:pPr>
              <w:rPr>
                <w:lang w:val="en-US"/>
              </w:rPr>
            </w:pPr>
            <w:r w:rsidRPr="002670C6">
              <w:rPr>
                <w:lang w:val="en-US"/>
              </w:rPr>
              <w:t xml:space="preserve">Default: </w:t>
            </w:r>
            <w:proofErr w:type="spellStart"/>
            <w:r w:rsidRPr="002670C6">
              <w:rPr>
                <w:lang w:val="en-US"/>
              </w:rPr>
              <w:t>xs:string</w:t>
            </w:r>
            <w:proofErr w:type="spellEnd"/>
          </w:p>
        </w:tc>
        <w:tc>
          <w:tcPr>
            <w:tcW w:w="2993" w:type="dxa"/>
          </w:tcPr>
          <w:p w14:paraId="4A7C1AD5" w14:textId="7D169265" w:rsidR="004F4E04" w:rsidRPr="002670C6" w:rsidRDefault="004F4E04" w:rsidP="003D42EC">
            <w:pPr>
              <w:rPr>
                <w:lang w:val="en-US"/>
              </w:rPr>
            </w:pPr>
            <w:proofErr w:type="spellStart"/>
            <w:r w:rsidRPr="002670C6">
              <w:rPr>
                <w:lang w:val="en-US"/>
              </w:rPr>
              <w:t>DataTypeDef</w:t>
            </w:r>
            <w:r w:rsidR="00623A9C" w:rsidRPr="002670C6">
              <w:rPr>
                <w:lang w:val="en-US"/>
              </w:rPr>
              <w:t>Xsd</w:t>
            </w:r>
            <w:proofErr w:type="spellEnd"/>
          </w:p>
        </w:tc>
        <w:tc>
          <w:tcPr>
            <w:tcW w:w="1134" w:type="dxa"/>
          </w:tcPr>
          <w:p w14:paraId="2124E66A" w14:textId="77777777" w:rsidR="004F4E04" w:rsidRPr="002670C6" w:rsidRDefault="004F4E04" w:rsidP="003D42EC">
            <w:pPr>
              <w:rPr>
                <w:lang w:val="en-US"/>
              </w:rPr>
            </w:pPr>
            <w:r w:rsidRPr="002670C6">
              <w:rPr>
                <w:lang w:val="en-US"/>
              </w:rPr>
              <w:t>0..1</w:t>
            </w:r>
          </w:p>
        </w:tc>
      </w:tr>
      <w:tr w:rsidR="004F4E04" w:rsidRPr="00CE25AF" w14:paraId="1DDF39F0" w14:textId="77777777" w:rsidTr="00F172C0">
        <w:tc>
          <w:tcPr>
            <w:tcW w:w="2106" w:type="dxa"/>
          </w:tcPr>
          <w:p w14:paraId="1181C053" w14:textId="77777777" w:rsidR="004F4E04" w:rsidRPr="002670C6" w:rsidRDefault="004F4E04" w:rsidP="003D42EC">
            <w:pPr>
              <w:rPr>
                <w:lang w:val="en-US"/>
              </w:rPr>
            </w:pPr>
            <w:r w:rsidRPr="002670C6">
              <w:rPr>
                <w:lang w:val="en-US"/>
              </w:rPr>
              <w:t>value</w:t>
            </w:r>
          </w:p>
        </w:tc>
        <w:tc>
          <w:tcPr>
            <w:tcW w:w="2976" w:type="dxa"/>
          </w:tcPr>
          <w:p w14:paraId="39BBE7AD" w14:textId="77777777" w:rsidR="004F4E04" w:rsidRPr="002670C6" w:rsidRDefault="004F4E04" w:rsidP="003D42EC">
            <w:pPr>
              <w:rPr>
                <w:lang w:val="en-US"/>
              </w:rPr>
            </w:pPr>
            <w:r w:rsidRPr="002670C6">
              <w:rPr>
                <w:lang w:val="en-US"/>
              </w:rPr>
              <w:t>Value of the extension</w:t>
            </w:r>
          </w:p>
        </w:tc>
        <w:tc>
          <w:tcPr>
            <w:tcW w:w="2993" w:type="dxa"/>
          </w:tcPr>
          <w:p w14:paraId="78B3A22C" w14:textId="77777777" w:rsidR="004F4E04" w:rsidRPr="002670C6" w:rsidRDefault="004F4E04" w:rsidP="003D42EC">
            <w:pPr>
              <w:rPr>
                <w:lang w:val="en-US"/>
              </w:rPr>
            </w:pPr>
            <w:proofErr w:type="spellStart"/>
            <w:r w:rsidRPr="002670C6">
              <w:rPr>
                <w:lang w:val="en-US"/>
              </w:rPr>
              <w:t>ValueDataType</w:t>
            </w:r>
            <w:proofErr w:type="spellEnd"/>
          </w:p>
        </w:tc>
        <w:tc>
          <w:tcPr>
            <w:tcW w:w="1134" w:type="dxa"/>
          </w:tcPr>
          <w:p w14:paraId="1C7A60C5" w14:textId="77777777" w:rsidR="004F4E04" w:rsidRPr="002670C6" w:rsidRDefault="004F4E04" w:rsidP="003D42EC">
            <w:pPr>
              <w:rPr>
                <w:lang w:val="en-US"/>
              </w:rPr>
            </w:pPr>
            <w:r w:rsidRPr="002670C6">
              <w:rPr>
                <w:lang w:val="en-US"/>
              </w:rPr>
              <w:t>0..1</w:t>
            </w:r>
          </w:p>
        </w:tc>
      </w:tr>
      <w:tr w:rsidR="004F4E04" w:rsidRPr="00CE25AF" w14:paraId="33FB2A50" w14:textId="77777777" w:rsidTr="00F172C0">
        <w:tc>
          <w:tcPr>
            <w:tcW w:w="2106" w:type="dxa"/>
          </w:tcPr>
          <w:p w14:paraId="17BE73E6" w14:textId="77777777" w:rsidR="004F4E04" w:rsidRPr="002670C6" w:rsidRDefault="004F4E04" w:rsidP="003D42EC">
            <w:pPr>
              <w:rPr>
                <w:lang w:val="en-US"/>
              </w:rPr>
            </w:pPr>
            <w:proofErr w:type="spellStart"/>
            <w:r w:rsidRPr="002670C6">
              <w:rPr>
                <w:lang w:val="en-US"/>
              </w:rPr>
              <w:t>refersTo</w:t>
            </w:r>
            <w:proofErr w:type="spellEnd"/>
          </w:p>
        </w:tc>
        <w:tc>
          <w:tcPr>
            <w:tcW w:w="2976" w:type="dxa"/>
          </w:tcPr>
          <w:p w14:paraId="0070EB84" w14:textId="334E0D69" w:rsidR="004F4E04" w:rsidRPr="00CE25AF" w:rsidRDefault="004F4E04" w:rsidP="003D42EC">
            <w:pPr>
              <w:rPr>
                <w:lang w:val="en-US"/>
              </w:rPr>
            </w:pPr>
            <w:r w:rsidRPr="00CE25AF">
              <w:rPr>
                <w:lang w:val="en-US"/>
              </w:rPr>
              <w:t>Reference to an element the extension refers to</w:t>
            </w:r>
          </w:p>
        </w:tc>
        <w:tc>
          <w:tcPr>
            <w:tcW w:w="2993" w:type="dxa"/>
          </w:tcPr>
          <w:p w14:paraId="0707D9D5" w14:textId="7184DDAD" w:rsidR="004F4E04" w:rsidRPr="002670C6" w:rsidRDefault="00DE4412" w:rsidP="003D42EC">
            <w:pPr>
              <w:rPr>
                <w:lang w:val="en-US"/>
              </w:rPr>
            </w:pPr>
            <w:proofErr w:type="spellStart"/>
            <w:r w:rsidRPr="002670C6">
              <w:rPr>
                <w:lang w:val="en-US"/>
              </w:rPr>
              <w:t>Model</w:t>
            </w:r>
            <w:r w:rsidR="004F4E04" w:rsidRPr="002670C6">
              <w:rPr>
                <w:lang w:val="en-US"/>
              </w:rPr>
              <w:t>Reference</w:t>
            </w:r>
            <w:proofErr w:type="spellEnd"/>
            <w:r w:rsidRPr="002670C6">
              <w:rPr>
                <w:lang w:val="en-US"/>
              </w:rPr>
              <w:t>&lt;Referable&gt;</w:t>
            </w:r>
          </w:p>
        </w:tc>
        <w:tc>
          <w:tcPr>
            <w:tcW w:w="1134" w:type="dxa"/>
          </w:tcPr>
          <w:p w14:paraId="5320FF9E" w14:textId="47B59DC4" w:rsidR="004F4E04" w:rsidRPr="002670C6" w:rsidRDefault="004F4E04" w:rsidP="003D42EC">
            <w:pPr>
              <w:rPr>
                <w:lang w:val="en-US"/>
              </w:rPr>
            </w:pPr>
            <w:r w:rsidRPr="002670C6">
              <w:rPr>
                <w:lang w:val="en-US"/>
              </w:rPr>
              <w:t>0..</w:t>
            </w:r>
            <w:r w:rsidR="00915CEB" w:rsidRPr="002670C6">
              <w:rPr>
                <w:lang w:val="en-US"/>
              </w:rPr>
              <w:t>*</w:t>
            </w:r>
          </w:p>
        </w:tc>
      </w:tr>
    </w:tbl>
    <w:p w14:paraId="459317B4" w14:textId="77777777" w:rsidR="00D4477B" w:rsidRPr="002670C6" w:rsidRDefault="00D4477B" w:rsidP="00D4477B">
      <w:pPr>
        <w:rPr>
          <w:lang w:val="en-US"/>
        </w:rPr>
      </w:pPr>
    </w:p>
    <w:p w14:paraId="0CEA90DE" w14:textId="4E1150D3" w:rsidR="009F625A" w:rsidRPr="00373A9F" w:rsidRDefault="009F625A" w:rsidP="00E805F8">
      <w:pPr>
        <w:pStyle w:val="Heading4"/>
        <w:numPr>
          <w:ilvl w:val="3"/>
          <w:numId w:val="53"/>
        </w:numPr>
        <w:rPr>
          <w:lang w:val="en-US"/>
        </w:rPr>
      </w:pPr>
      <w:bookmarkStart w:id="1478" w:name="_Ref528163062"/>
      <w:bookmarkStart w:id="1479" w:name="_Toc54815931"/>
      <w:bookmarkStart w:id="1480" w:name="_Ref518902852"/>
      <w:bookmarkStart w:id="1481" w:name="_Toc54815929"/>
      <w:bookmarkStart w:id="1482" w:name="_Toc54815928"/>
      <w:bookmarkStart w:id="1483" w:name="_Ref103982563"/>
      <w:r w:rsidRPr="00373A9F">
        <w:rPr>
          <w:lang w:val="en-US"/>
        </w:rPr>
        <w:t xml:space="preserve">Has Kind </w:t>
      </w:r>
      <w:bookmarkEnd w:id="1478"/>
      <w:r w:rsidRPr="00373A9F">
        <w:rPr>
          <w:lang w:val="en-US"/>
        </w:rPr>
        <w:t>Attribute</w:t>
      </w:r>
      <w:bookmarkEnd w:id="1479"/>
      <w:r w:rsidRPr="00373A9F">
        <w:rPr>
          <w:lang w:val="en-US"/>
        </w:rPr>
        <w:t>s</w:t>
      </w:r>
    </w:p>
    <w:p w14:paraId="1DC44A99" w14:textId="2AEE1183" w:rsidR="009F625A" w:rsidRPr="00CE25AF" w:rsidRDefault="00104912" w:rsidP="00110904">
      <w:pPr>
        <w:pStyle w:val="Caption"/>
      </w:pPr>
      <w:bookmarkStart w:id="1484" w:name="_Toc125537839"/>
      <w:r w:rsidRPr="00CE25AF">
        <w:rPr>
          <w:noProof/>
        </w:rPr>
        <w:drawing>
          <wp:anchor distT="0" distB="0" distL="114300" distR="114300" simplePos="0" relativeHeight="252699648" behindDoc="0" locked="0" layoutInCell="1" allowOverlap="1" wp14:anchorId="0D458D6D" wp14:editId="7C8EF41A">
            <wp:simplePos x="0" y="0"/>
            <wp:positionH relativeFrom="column">
              <wp:posOffset>1254125</wp:posOffset>
            </wp:positionH>
            <wp:positionV relativeFrom="paragraph">
              <wp:posOffset>316865</wp:posOffset>
            </wp:positionV>
            <wp:extent cx="3219450" cy="895350"/>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19450" cy="89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25A" w:rsidRPr="00CE25AF">
        <w:t xml:space="preserve">Figure </w:t>
      </w:r>
      <w:r w:rsidR="00561536">
        <w:fldChar w:fldCharType="begin"/>
      </w:r>
      <w:r w:rsidR="00561536">
        <w:instrText xml:space="preserve"> SEQ Figure \* ARABIC </w:instrText>
      </w:r>
      <w:r w:rsidR="00561536">
        <w:fldChar w:fldCharType="separate"/>
      </w:r>
      <w:r w:rsidR="00F511DE">
        <w:rPr>
          <w:noProof/>
        </w:rPr>
        <w:t>16</w:t>
      </w:r>
      <w:r w:rsidR="00561536">
        <w:fldChar w:fldCharType="end"/>
      </w:r>
      <w:r w:rsidR="009F625A" w:rsidRPr="00CE25AF">
        <w:t xml:space="preserve"> Metamodel of </w:t>
      </w:r>
      <w:proofErr w:type="spellStart"/>
      <w:r w:rsidR="009F625A" w:rsidRPr="00CE25AF">
        <w:t>HasKind</w:t>
      </w:r>
      <w:bookmarkEnd w:id="1484"/>
      <w:proofErr w:type="spellEnd"/>
    </w:p>
    <w:p w14:paraId="0E6EA108" w14:textId="77777777" w:rsidR="009F625A" w:rsidRPr="002670C6" w:rsidRDefault="009F625A" w:rsidP="006E71A7">
      <w:pPr>
        <w:pStyle w:val="Figure"/>
        <w:rPr>
          <w:lang w:val="en-US"/>
        </w:rPr>
      </w:pPr>
      <w:r w:rsidRPr="002670C6">
        <w:rPr>
          <w:lang w:val="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4447"/>
        <w:gridCol w:w="1701"/>
        <w:gridCol w:w="1276"/>
      </w:tblGrid>
      <w:tr w:rsidR="009F625A" w:rsidRPr="00CE25AF" w14:paraId="5553D400" w14:textId="77777777" w:rsidTr="003A40B6">
        <w:trPr>
          <w:trHeight w:val="243"/>
          <w:tblHeader/>
        </w:trPr>
        <w:tc>
          <w:tcPr>
            <w:tcW w:w="1502" w:type="dxa"/>
            <w:shd w:val="clear" w:color="auto" w:fill="0778A5"/>
          </w:tcPr>
          <w:p w14:paraId="45247464" w14:textId="77777777" w:rsidR="009F625A" w:rsidRPr="002670C6" w:rsidRDefault="009F625A" w:rsidP="003A40B6">
            <w:pPr>
              <w:rPr>
                <w:color w:val="FFFFFF" w:themeColor="background1"/>
                <w:lang w:val="en-US"/>
              </w:rPr>
            </w:pPr>
            <w:r w:rsidRPr="002670C6">
              <w:rPr>
                <w:color w:val="FFFFFF" w:themeColor="background1"/>
                <w:lang w:val="en-US"/>
              </w:rPr>
              <w:t>Class:</w:t>
            </w:r>
          </w:p>
        </w:tc>
        <w:tc>
          <w:tcPr>
            <w:tcW w:w="7424" w:type="dxa"/>
            <w:gridSpan w:val="3"/>
          </w:tcPr>
          <w:p w14:paraId="2291FAEB" w14:textId="77777777" w:rsidR="009F625A" w:rsidRPr="002670C6" w:rsidRDefault="009F625A" w:rsidP="003A40B6">
            <w:pPr>
              <w:rPr>
                <w:lang w:val="en-US"/>
              </w:rPr>
            </w:pPr>
            <w:proofErr w:type="spellStart"/>
            <w:r w:rsidRPr="002670C6">
              <w:rPr>
                <w:lang w:val="en-US"/>
              </w:rPr>
              <w:t>HasKind</w:t>
            </w:r>
            <w:proofErr w:type="spellEnd"/>
          </w:p>
        </w:tc>
      </w:tr>
      <w:tr w:rsidR="009F625A" w:rsidRPr="00F1653A" w14:paraId="5A70BFE0" w14:textId="77777777" w:rsidTr="003A40B6">
        <w:tc>
          <w:tcPr>
            <w:tcW w:w="1502" w:type="dxa"/>
            <w:shd w:val="clear" w:color="auto" w:fill="0778A5"/>
          </w:tcPr>
          <w:p w14:paraId="0BF8DA8C" w14:textId="77777777" w:rsidR="009F625A" w:rsidRPr="002670C6" w:rsidRDefault="009F625A" w:rsidP="003A40B6">
            <w:pPr>
              <w:rPr>
                <w:color w:val="FFFFFF" w:themeColor="background1"/>
                <w:lang w:val="en-US"/>
              </w:rPr>
            </w:pPr>
            <w:r w:rsidRPr="002670C6">
              <w:rPr>
                <w:color w:val="FFFFFF" w:themeColor="background1"/>
                <w:lang w:val="en-US"/>
              </w:rPr>
              <w:t>Explanation:</w:t>
            </w:r>
          </w:p>
        </w:tc>
        <w:tc>
          <w:tcPr>
            <w:tcW w:w="7424" w:type="dxa"/>
            <w:gridSpan w:val="3"/>
          </w:tcPr>
          <w:p w14:paraId="64E4D877" w14:textId="77777777" w:rsidR="009F625A" w:rsidRPr="00CE25AF" w:rsidRDefault="009F625A" w:rsidP="003A40B6">
            <w:pPr>
              <w:rPr>
                <w:lang w:val="en-US"/>
              </w:rPr>
            </w:pPr>
            <w:r w:rsidRPr="00CE25AF">
              <w:rPr>
                <w:lang w:val="en-US"/>
              </w:rPr>
              <w:t>An element with a kind is an element that can either represent a template or an instance.</w:t>
            </w:r>
          </w:p>
          <w:p w14:paraId="3A51427E" w14:textId="77777777" w:rsidR="009F625A" w:rsidRPr="00CE25AF" w:rsidRDefault="009F625A" w:rsidP="003A40B6">
            <w:pPr>
              <w:rPr>
                <w:lang w:val="en-US"/>
              </w:rPr>
            </w:pPr>
            <w:r w:rsidRPr="00CE25AF">
              <w:rPr>
                <w:lang w:val="en-US"/>
              </w:rPr>
              <w:t>Default for an element is that it is representing an instance.</w:t>
            </w:r>
          </w:p>
        </w:tc>
      </w:tr>
      <w:tr w:rsidR="009F625A" w:rsidRPr="00CE25AF" w14:paraId="78815B71" w14:textId="77777777" w:rsidTr="003A40B6">
        <w:tc>
          <w:tcPr>
            <w:tcW w:w="1502" w:type="dxa"/>
            <w:tcBorders>
              <w:bottom w:val="single" w:sz="4" w:space="0" w:color="auto"/>
            </w:tcBorders>
            <w:shd w:val="clear" w:color="auto" w:fill="0778A5"/>
          </w:tcPr>
          <w:p w14:paraId="327DE7FE" w14:textId="77777777" w:rsidR="009F625A" w:rsidRPr="002670C6" w:rsidRDefault="009F625A" w:rsidP="003A40B6">
            <w:pPr>
              <w:rPr>
                <w:color w:val="FFFFFF" w:themeColor="background1"/>
                <w:lang w:val="en-US"/>
              </w:rPr>
            </w:pPr>
            <w:r w:rsidRPr="002670C6">
              <w:rPr>
                <w:color w:val="FFFFFF" w:themeColor="background1"/>
                <w:lang w:val="en-US"/>
              </w:rPr>
              <w:t>Inherits from:</w:t>
            </w:r>
          </w:p>
        </w:tc>
        <w:tc>
          <w:tcPr>
            <w:tcW w:w="7424" w:type="dxa"/>
            <w:gridSpan w:val="3"/>
            <w:tcBorders>
              <w:bottom w:val="single" w:sz="4" w:space="0" w:color="auto"/>
            </w:tcBorders>
          </w:tcPr>
          <w:p w14:paraId="2339B92B" w14:textId="77777777" w:rsidR="009F625A" w:rsidRPr="002670C6" w:rsidRDefault="009F625A" w:rsidP="003A40B6">
            <w:pPr>
              <w:rPr>
                <w:lang w:val="en-US"/>
              </w:rPr>
            </w:pPr>
            <w:r w:rsidRPr="002670C6">
              <w:rPr>
                <w:lang w:val="en-US"/>
              </w:rPr>
              <w:t>--</w:t>
            </w:r>
          </w:p>
        </w:tc>
      </w:tr>
      <w:tr w:rsidR="009F625A" w:rsidRPr="00CE25AF" w14:paraId="18756E78" w14:textId="77777777" w:rsidTr="003A40B6">
        <w:tc>
          <w:tcPr>
            <w:tcW w:w="1502" w:type="dxa"/>
            <w:shd w:val="clear" w:color="auto" w:fill="0778A5"/>
          </w:tcPr>
          <w:p w14:paraId="159E006E" w14:textId="77777777" w:rsidR="009F625A" w:rsidRPr="002670C6" w:rsidRDefault="009F625A" w:rsidP="003A40B6">
            <w:pPr>
              <w:rPr>
                <w:color w:val="FFFFFF" w:themeColor="background1"/>
                <w:sz w:val="18"/>
                <w:lang w:val="en-US"/>
              </w:rPr>
            </w:pPr>
            <w:r w:rsidRPr="002670C6">
              <w:rPr>
                <w:color w:val="FFFFFF" w:themeColor="background1"/>
                <w:lang w:val="en-US"/>
              </w:rPr>
              <w:t xml:space="preserve">Attribute </w:t>
            </w:r>
          </w:p>
        </w:tc>
        <w:tc>
          <w:tcPr>
            <w:tcW w:w="4447" w:type="dxa"/>
            <w:shd w:val="clear" w:color="auto" w:fill="0778A5"/>
          </w:tcPr>
          <w:p w14:paraId="69833188" w14:textId="77777777" w:rsidR="009F625A" w:rsidRPr="002670C6" w:rsidRDefault="009F625A" w:rsidP="003A40B6">
            <w:pPr>
              <w:rPr>
                <w:color w:val="FFFFFF" w:themeColor="background1"/>
                <w:lang w:val="en-US"/>
              </w:rPr>
            </w:pPr>
            <w:r w:rsidRPr="002670C6">
              <w:rPr>
                <w:color w:val="FFFFFF" w:themeColor="background1"/>
                <w:lang w:val="en-US"/>
              </w:rPr>
              <w:t>Explanation</w:t>
            </w:r>
          </w:p>
        </w:tc>
        <w:tc>
          <w:tcPr>
            <w:tcW w:w="1701" w:type="dxa"/>
            <w:shd w:val="clear" w:color="auto" w:fill="0778A5"/>
          </w:tcPr>
          <w:p w14:paraId="691029BC" w14:textId="77777777" w:rsidR="009F625A" w:rsidRPr="002670C6" w:rsidRDefault="009F625A" w:rsidP="003A40B6">
            <w:pPr>
              <w:rPr>
                <w:color w:val="FFFFFF" w:themeColor="background1"/>
                <w:lang w:val="en-US"/>
              </w:rPr>
            </w:pPr>
            <w:r w:rsidRPr="002670C6">
              <w:rPr>
                <w:color w:val="FFFFFF" w:themeColor="background1"/>
                <w:lang w:val="en-US"/>
              </w:rPr>
              <w:t>Type</w:t>
            </w:r>
          </w:p>
        </w:tc>
        <w:tc>
          <w:tcPr>
            <w:tcW w:w="1276" w:type="dxa"/>
            <w:shd w:val="clear" w:color="auto" w:fill="0778A5"/>
          </w:tcPr>
          <w:p w14:paraId="2C1E10C0" w14:textId="77777777" w:rsidR="009F625A" w:rsidRPr="002670C6" w:rsidRDefault="009F625A" w:rsidP="003A40B6">
            <w:pPr>
              <w:rPr>
                <w:color w:val="FFFFFF" w:themeColor="background1"/>
                <w:lang w:val="en-US"/>
              </w:rPr>
            </w:pPr>
            <w:r w:rsidRPr="002670C6">
              <w:rPr>
                <w:color w:val="FFFFFF" w:themeColor="background1"/>
                <w:lang w:val="en-US"/>
              </w:rPr>
              <w:t>Card.</w:t>
            </w:r>
          </w:p>
        </w:tc>
      </w:tr>
      <w:tr w:rsidR="009F625A" w:rsidRPr="00CE25AF" w14:paraId="061345D8" w14:textId="77777777" w:rsidTr="003A40B6">
        <w:tc>
          <w:tcPr>
            <w:tcW w:w="1502" w:type="dxa"/>
          </w:tcPr>
          <w:p w14:paraId="6C1BA777" w14:textId="77777777" w:rsidR="009F625A" w:rsidRPr="002670C6" w:rsidRDefault="009F625A" w:rsidP="003A40B6">
            <w:pPr>
              <w:rPr>
                <w:lang w:val="en-US"/>
              </w:rPr>
            </w:pPr>
            <w:r w:rsidRPr="002670C6">
              <w:rPr>
                <w:lang w:val="en-US"/>
              </w:rPr>
              <w:t>kind</w:t>
            </w:r>
          </w:p>
        </w:tc>
        <w:tc>
          <w:tcPr>
            <w:tcW w:w="4447" w:type="dxa"/>
          </w:tcPr>
          <w:p w14:paraId="7BF47112" w14:textId="1C4295B7" w:rsidR="009F625A" w:rsidRPr="00CE25AF" w:rsidRDefault="009F625A" w:rsidP="003A40B6">
            <w:pPr>
              <w:rPr>
                <w:lang w:val="en-US"/>
              </w:rPr>
            </w:pPr>
            <w:r w:rsidRPr="00CE25AF">
              <w:rPr>
                <w:lang w:val="en-US"/>
              </w:rPr>
              <w:t>Kind of the element: either type or instance</w:t>
            </w:r>
          </w:p>
          <w:p w14:paraId="6BA2AEA8" w14:textId="77777777" w:rsidR="009F625A" w:rsidRPr="002670C6" w:rsidRDefault="009F625A" w:rsidP="003A40B6">
            <w:pPr>
              <w:rPr>
                <w:lang w:val="en-US"/>
              </w:rPr>
            </w:pPr>
            <w:r w:rsidRPr="002670C6">
              <w:rPr>
                <w:lang w:val="en-US"/>
              </w:rPr>
              <w:t xml:space="preserve">Default Value = </w:t>
            </w:r>
            <w:r w:rsidRPr="002670C6">
              <w:rPr>
                <w:i/>
                <w:lang w:val="en-US"/>
              </w:rPr>
              <w:t>Instance</w:t>
            </w:r>
          </w:p>
        </w:tc>
        <w:tc>
          <w:tcPr>
            <w:tcW w:w="1701" w:type="dxa"/>
          </w:tcPr>
          <w:p w14:paraId="5B134B41" w14:textId="0BF0C571" w:rsidR="009F625A" w:rsidRPr="002670C6" w:rsidRDefault="00713AB3" w:rsidP="003A40B6">
            <w:pPr>
              <w:rPr>
                <w:lang w:val="en-US"/>
              </w:rPr>
            </w:pPr>
            <w:proofErr w:type="spellStart"/>
            <w:r w:rsidRPr="002670C6">
              <w:rPr>
                <w:lang w:val="en-US"/>
              </w:rPr>
              <w:t>Modelling</w:t>
            </w:r>
            <w:r w:rsidR="009F625A" w:rsidRPr="002670C6">
              <w:rPr>
                <w:lang w:val="en-US"/>
              </w:rPr>
              <w:t>Kind</w:t>
            </w:r>
            <w:proofErr w:type="spellEnd"/>
          </w:p>
        </w:tc>
        <w:tc>
          <w:tcPr>
            <w:tcW w:w="1276" w:type="dxa"/>
          </w:tcPr>
          <w:p w14:paraId="0E3AEFEE" w14:textId="77777777" w:rsidR="009F625A" w:rsidRPr="002670C6" w:rsidRDefault="009F625A" w:rsidP="003A40B6">
            <w:pPr>
              <w:rPr>
                <w:lang w:val="en-US"/>
              </w:rPr>
            </w:pPr>
            <w:r w:rsidRPr="002670C6">
              <w:rPr>
                <w:lang w:val="en-US"/>
              </w:rPr>
              <w:t>0..1</w:t>
            </w:r>
          </w:p>
        </w:tc>
      </w:tr>
    </w:tbl>
    <w:p w14:paraId="2C6B34C7" w14:textId="77777777" w:rsidR="009F625A" w:rsidRPr="002670C6" w:rsidRDefault="009F625A" w:rsidP="009F625A">
      <w:pPr>
        <w:rPr>
          <w:lang w:val="en-US"/>
        </w:rPr>
      </w:pPr>
    </w:p>
    <w:p w14:paraId="27D490CF" w14:textId="7BCECB62" w:rsidR="009F625A" w:rsidRDefault="009F625A" w:rsidP="009F625A">
      <w:pPr>
        <w:rPr>
          <w:lang w:val="en-US"/>
        </w:rPr>
      </w:pPr>
      <w:r w:rsidRPr="00CE25AF">
        <w:rPr>
          <w:lang w:val="en-US"/>
        </w:rPr>
        <w:lastRenderedPageBreak/>
        <w:t xml:space="preserve">The kind enumeration is used to denote whether an element is of kind </w:t>
      </w:r>
      <w:r w:rsidRPr="00FF55C1">
        <w:rPr>
          <w:i/>
          <w:iCs/>
          <w:lang w:val="en-US"/>
        </w:rPr>
        <w:t>Template</w:t>
      </w:r>
      <w:r w:rsidRPr="00CE25AF">
        <w:rPr>
          <w:lang w:val="en-US"/>
        </w:rPr>
        <w:t xml:space="preserve"> or </w:t>
      </w:r>
      <w:r w:rsidRPr="00FF55C1">
        <w:rPr>
          <w:i/>
          <w:iCs/>
          <w:lang w:val="en-US"/>
        </w:rPr>
        <w:t>Instance</w:t>
      </w:r>
      <w:r w:rsidRPr="00CE25AF">
        <w:rPr>
          <w:lang w:val="en-US"/>
        </w:rPr>
        <w:t>.</w:t>
      </w:r>
      <w:r w:rsidR="00FF55C1">
        <w:rPr>
          <w:lang w:val="en-US"/>
        </w:rPr>
        <w:t xml:space="preserve"> It is used to distinguish between </w:t>
      </w:r>
      <w:proofErr w:type="spellStart"/>
      <w:r w:rsidR="00FF55C1">
        <w:rPr>
          <w:lang w:val="en-US"/>
        </w:rPr>
        <w:t>submodels</w:t>
      </w:r>
      <w:proofErr w:type="spellEnd"/>
      <w:r w:rsidR="00FF55C1">
        <w:rPr>
          <w:lang w:val="en-US"/>
        </w:rPr>
        <w:t xml:space="preserve"> and </w:t>
      </w:r>
      <w:proofErr w:type="spellStart"/>
      <w:r w:rsidR="00FF55C1">
        <w:rPr>
          <w:lang w:val="en-US"/>
        </w:rPr>
        <w:t>submodel</w:t>
      </w:r>
      <w:proofErr w:type="spellEnd"/>
      <w:r w:rsidR="00FF55C1">
        <w:rPr>
          <w:lang w:val="en-US"/>
        </w:rPr>
        <w:t xml:space="preserve"> templates.</w:t>
      </w:r>
    </w:p>
    <w:p w14:paraId="475D5674" w14:textId="77777777" w:rsidR="00FF55C1" w:rsidRPr="00CE25AF" w:rsidRDefault="00FF55C1" w:rsidP="009F625A">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237"/>
      </w:tblGrid>
      <w:tr w:rsidR="009F625A" w:rsidRPr="00CE25AF" w14:paraId="2FA36E17" w14:textId="77777777" w:rsidTr="003A40B6">
        <w:trPr>
          <w:tblHeader/>
        </w:trPr>
        <w:tc>
          <w:tcPr>
            <w:tcW w:w="2689" w:type="dxa"/>
            <w:shd w:val="clear" w:color="auto" w:fill="0778A5"/>
          </w:tcPr>
          <w:p w14:paraId="20C418DD" w14:textId="77777777" w:rsidR="009F625A" w:rsidRPr="002670C6" w:rsidRDefault="009F625A" w:rsidP="003A40B6">
            <w:pPr>
              <w:rPr>
                <w:color w:val="FFFFFF" w:themeColor="background1"/>
                <w:lang w:val="en-US"/>
              </w:rPr>
            </w:pPr>
            <w:r w:rsidRPr="002670C6">
              <w:rPr>
                <w:color w:val="FFFFFF" w:themeColor="background1"/>
                <w:lang w:val="en-US"/>
              </w:rPr>
              <w:t>Enumeration:</w:t>
            </w:r>
          </w:p>
        </w:tc>
        <w:tc>
          <w:tcPr>
            <w:tcW w:w="6237" w:type="dxa"/>
          </w:tcPr>
          <w:p w14:paraId="1DFA8A96" w14:textId="7A2CD407" w:rsidR="009F625A" w:rsidRPr="002670C6" w:rsidRDefault="00713AB3" w:rsidP="003A40B6">
            <w:pPr>
              <w:rPr>
                <w:lang w:val="en-US"/>
              </w:rPr>
            </w:pPr>
            <w:proofErr w:type="spellStart"/>
            <w:r w:rsidRPr="002670C6">
              <w:rPr>
                <w:lang w:val="en-US"/>
              </w:rPr>
              <w:t>Modelling</w:t>
            </w:r>
            <w:r w:rsidR="009F625A" w:rsidRPr="002670C6">
              <w:rPr>
                <w:lang w:val="en-US"/>
              </w:rPr>
              <w:t>Kind</w:t>
            </w:r>
            <w:proofErr w:type="spellEnd"/>
          </w:p>
        </w:tc>
      </w:tr>
      <w:tr w:rsidR="009F625A" w:rsidRPr="00F1653A" w14:paraId="12157CF6" w14:textId="77777777" w:rsidTr="003A40B6">
        <w:tc>
          <w:tcPr>
            <w:tcW w:w="2689" w:type="dxa"/>
            <w:shd w:val="clear" w:color="auto" w:fill="0778A5"/>
          </w:tcPr>
          <w:p w14:paraId="2BC33AC7" w14:textId="77777777" w:rsidR="009F625A" w:rsidRPr="002670C6" w:rsidRDefault="009F625A" w:rsidP="003A40B6">
            <w:pPr>
              <w:rPr>
                <w:color w:val="FFFFFF" w:themeColor="background1"/>
                <w:lang w:val="en-US"/>
              </w:rPr>
            </w:pPr>
            <w:r w:rsidRPr="002670C6">
              <w:rPr>
                <w:color w:val="FFFFFF" w:themeColor="background1"/>
                <w:lang w:val="en-US"/>
              </w:rPr>
              <w:t>Explanation:</w:t>
            </w:r>
          </w:p>
        </w:tc>
        <w:tc>
          <w:tcPr>
            <w:tcW w:w="6237" w:type="dxa"/>
          </w:tcPr>
          <w:p w14:paraId="7BB2B6A3" w14:textId="2B2229C3" w:rsidR="009F625A" w:rsidRPr="00CE25AF" w:rsidRDefault="009F625A" w:rsidP="003A40B6">
            <w:pPr>
              <w:rPr>
                <w:lang w:val="en-US"/>
              </w:rPr>
            </w:pPr>
            <w:r w:rsidRPr="00CE25AF">
              <w:rPr>
                <w:lang w:val="en-US"/>
              </w:rPr>
              <w:t>Enumeration for denoting whethe</w:t>
            </w:r>
            <w:r w:rsidR="00FF55C1">
              <w:rPr>
                <w:lang w:val="en-US"/>
              </w:rPr>
              <w:t xml:space="preserve">r an element </w:t>
            </w:r>
            <w:r w:rsidRPr="00CE25AF">
              <w:rPr>
                <w:lang w:val="en-US"/>
              </w:rPr>
              <w:t>is a template or an instance</w:t>
            </w:r>
          </w:p>
        </w:tc>
      </w:tr>
      <w:tr w:rsidR="009F625A" w:rsidRPr="00CE25AF" w14:paraId="52B9E956" w14:textId="77777777" w:rsidTr="003A40B6">
        <w:tc>
          <w:tcPr>
            <w:tcW w:w="2689" w:type="dxa"/>
            <w:tcBorders>
              <w:bottom w:val="single" w:sz="4" w:space="0" w:color="auto"/>
            </w:tcBorders>
            <w:shd w:val="clear" w:color="auto" w:fill="0778A5"/>
          </w:tcPr>
          <w:p w14:paraId="5D6792A7" w14:textId="77777777" w:rsidR="009F625A" w:rsidRPr="002670C6" w:rsidRDefault="009F625A" w:rsidP="003A40B6">
            <w:pPr>
              <w:rPr>
                <w:color w:val="FFFFFF" w:themeColor="background1"/>
                <w:lang w:val="en-US"/>
              </w:rPr>
            </w:pPr>
            <w:r w:rsidRPr="002670C6">
              <w:rPr>
                <w:color w:val="FFFFFF" w:themeColor="background1"/>
                <w:lang w:val="en-US"/>
              </w:rPr>
              <w:t>Set of:</w:t>
            </w:r>
          </w:p>
        </w:tc>
        <w:tc>
          <w:tcPr>
            <w:tcW w:w="6237" w:type="dxa"/>
            <w:tcBorders>
              <w:bottom w:val="single" w:sz="4" w:space="0" w:color="auto"/>
            </w:tcBorders>
          </w:tcPr>
          <w:p w14:paraId="6971EDBA" w14:textId="77777777" w:rsidR="009F625A" w:rsidRPr="002670C6" w:rsidRDefault="009F625A" w:rsidP="003A40B6">
            <w:pPr>
              <w:rPr>
                <w:lang w:val="en-US"/>
              </w:rPr>
            </w:pPr>
            <w:r w:rsidRPr="002670C6">
              <w:rPr>
                <w:lang w:val="en-US"/>
              </w:rPr>
              <w:t>--</w:t>
            </w:r>
          </w:p>
        </w:tc>
      </w:tr>
      <w:tr w:rsidR="009F625A" w:rsidRPr="00CE25AF" w14:paraId="69F33DB2" w14:textId="77777777" w:rsidTr="003A40B6">
        <w:tc>
          <w:tcPr>
            <w:tcW w:w="2689" w:type="dxa"/>
            <w:shd w:val="clear" w:color="auto" w:fill="0778A5"/>
          </w:tcPr>
          <w:p w14:paraId="4139703E" w14:textId="77777777" w:rsidR="009F625A" w:rsidRPr="002670C6" w:rsidRDefault="009F625A" w:rsidP="003A40B6">
            <w:pPr>
              <w:rPr>
                <w:color w:val="FFFFFF" w:themeColor="background1"/>
                <w:lang w:val="en-US"/>
              </w:rPr>
            </w:pPr>
            <w:r w:rsidRPr="002670C6">
              <w:rPr>
                <w:color w:val="FFFFFF" w:themeColor="background1"/>
                <w:lang w:val="en-US"/>
              </w:rPr>
              <w:t>Literal</w:t>
            </w:r>
          </w:p>
        </w:tc>
        <w:tc>
          <w:tcPr>
            <w:tcW w:w="6237" w:type="dxa"/>
            <w:shd w:val="clear" w:color="auto" w:fill="0778A5"/>
          </w:tcPr>
          <w:p w14:paraId="5393D8DB" w14:textId="77777777" w:rsidR="009F625A" w:rsidRPr="002670C6" w:rsidRDefault="009F625A" w:rsidP="003A40B6">
            <w:pPr>
              <w:rPr>
                <w:color w:val="FFFFFF" w:themeColor="background1"/>
                <w:lang w:val="en-US"/>
              </w:rPr>
            </w:pPr>
            <w:r w:rsidRPr="002670C6">
              <w:rPr>
                <w:color w:val="FFFFFF" w:themeColor="background1"/>
                <w:lang w:val="en-US"/>
              </w:rPr>
              <w:t>Explanation</w:t>
            </w:r>
          </w:p>
        </w:tc>
      </w:tr>
      <w:tr w:rsidR="009F625A" w:rsidRPr="00CE25AF" w14:paraId="3959897D" w14:textId="77777777" w:rsidTr="003A40B6">
        <w:tc>
          <w:tcPr>
            <w:tcW w:w="2689" w:type="dxa"/>
            <w:shd w:val="clear" w:color="auto" w:fill="FFFFFF" w:themeFill="background1"/>
          </w:tcPr>
          <w:p w14:paraId="3392C456" w14:textId="77777777" w:rsidR="009F625A" w:rsidRPr="002670C6" w:rsidRDefault="009F625A" w:rsidP="003A40B6">
            <w:pPr>
              <w:rPr>
                <w:lang w:val="en-US"/>
              </w:rPr>
            </w:pPr>
            <w:r w:rsidRPr="002670C6">
              <w:rPr>
                <w:lang w:val="en-US"/>
              </w:rPr>
              <w:t>Template</w:t>
            </w:r>
          </w:p>
        </w:tc>
        <w:tc>
          <w:tcPr>
            <w:tcW w:w="6237" w:type="dxa"/>
            <w:shd w:val="clear" w:color="auto" w:fill="FFFFFF" w:themeFill="background1"/>
          </w:tcPr>
          <w:p w14:paraId="564893C3" w14:textId="19F4E8C1" w:rsidR="009F625A" w:rsidRPr="002670C6" w:rsidRDefault="00FA39BC" w:rsidP="00FA39BC">
            <w:pPr>
              <w:pStyle w:val="TERM-body"/>
              <w:rPr>
                <w:lang w:val="en-US"/>
              </w:rPr>
            </w:pPr>
            <w:r w:rsidRPr="001608A1">
              <w:rPr>
                <w:lang w:val="en-US"/>
              </w:rPr>
              <w:t>specification of the common features of a</w:t>
            </w:r>
            <w:r w:rsidR="00FF55C1">
              <w:rPr>
                <w:lang w:val="en-US"/>
              </w:rPr>
              <w:t xml:space="preserve"> structured element </w:t>
            </w:r>
            <w:r w:rsidRPr="001608A1">
              <w:rPr>
                <w:lang w:val="en-US"/>
              </w:rPr>
              <w:t>in sufficient detail that such</w:t>
            </w:r>
            <w:r>
              <w:rPr>
                <w:lang w:val="en-US"/>
              </w:rPr>
              <w:t xml:space="preserve"> a </w:t>
            </w:r>
            <w:r w:rsidR="00FF55C1">
              <w:rPr>
                <w:lang w:val="en-US"/>
              </w:rPr>
              <w:t>instance</w:t>
            </w:r>
            <w:r w:rsidRPr="001608A1">
              <w:rPr>
                <w:lang w:val="en-US"/>
              </w:rPr>
              <w:t xml:space="preserve"> can be instantiated using it</w:t>
            </w:r>
            <w:r w:rsidR="009F625A" w:rsidRPr="002670C6">
              <w:rPr>
                <w:lang w:val="en-US"/>
              </w:rPr>
              <w:t xml:space="preserve"> </w:t>
            </w:r>
          </w:p>
        </w:tc>
      </w:tr>
      <w:tr w:rsidR="009F625A" w:rsidRPr="00CE25AF" w14:paraId="383414B8" w14:textId="77777777" w:rsidTr="003A40B6">
        <w:tc>
          <w:tcPr>
            <w:tcW w:w="2689" w:type="dxa"/>
            <w:shd w:val="clear" w:color="auto" w:fill="FFFFFF" w:themeFill="background1"/>
          </w:tcPr>
          <w:p w14:paraId="3AFC5E98" w14:textId="77777777" w:rsidR="009F625A" w:rsidRPr="002670C6" w:rsidRDefault="009F625A" w:rsidP="003A40B6">
            <w:pPr>
              <w:rPr>
                <w:lang w:val="en-US"/>
              </w:rPr>
            </w:pPr>
            <w:r w:rsidRPr="002670C6">
              <w:rPr>
                <w:lang w:val="en-US"/>
              </w:rPr>
              <w:t>Instance</w:t>
            </w:r>
          </w:p>
        </w:tc>
        <w:tc>
          <w:tcPr>
            <w:tcW w:w="6237" w:type="dxa"/>
            <w:shd w:val="clear" w:color="auto" w:fill="FFFFFF" w:themeFill="background1"/>
          </w:tcPr>
          <w:p w14:paraId="391D6839" w14:textId="19A0B9DA" w:rsidR="009F625A" w:rsidRPr="00FA39BC" w:rsidRDefault="00FF55C1" w:rsidP="00FF55C1">
            <w:pPr>
              <w:pStyle w:val="TERM-body"/>
              <w:keepNext/>
              <w:keepLines/>
              <w:rPr>
                <w:lang w:val="en-US" w:eastAsia="zh-CN"/>
              </w:rPr>
            </w:pPr>
            <w:r w:rsidRPr="00CE25AF">
              <w:rPr>
                <w:lang w:val="en-US" w:eastAsia="zh-CN"/>
              </w:rPr>
              <w:t xml:space="preserve">concrete, clearly identifiable </w:t>
            </w:r>
            <w:r>
              <w:rPr>
                <w:lang w:val="en-US" w:eastAsia="zh-CN"/>
              </w:rPr>
              <w:t>element instance. Its creation and validation may be guided by a corresponding element template.</w:t>
            </w:r>
          </w:p>
        </w:tc>
      </w:tr>
    </w:tbl>
    <w:p w14:paraId="410BB1A8" w14:textId="77777777" w:rsidR="009F625A" w:rsidRPr="002670C6" w:rsidRDefault="009F625A" w:rsidP="009F625A">
      <w:pPr>
        <w:rPr>
          <w:lang w:val="en-US"/>
        </w:rPr>
      </w:pPr>
    </w:p>
    <w:p w14:paraId="6F5B669D" w14:textId="567FFEA7" w:rsidR="009F625A" w:rsidRPr="00373A9F" w:rsidRDefault="009F625A" w:rsidP="00E805F8">
      <w:pPr>
        <w:pStyle w:val="Heading4"/>
        <w:numPr>
          <w:ilvl w:val="3"/>
          <w:numId w:val="53"/>
        </w:numPr>
        <w:rPr>
          <w:lang w:val="en-US"/>
        </w:rPr>
      </w:pPr>
      <w:bookmarkStart w:id="1485" w:name="_Ref523137975"/>
      <w:bookmarkStart w:id="1486" w:name="_Ref530841061"/>
      <w:bookmarkStart w:id="1487" w:name="_Toc54815933"/>
      <w:r w:rsidRPr="00373A9F">
        <w:rPr>
          <w:lang w:val="en-US"/>
        </w:rPr>
        <w:t>Has Semantics Attribute</w:t>
      </w:r>
      <w:bookmarkEnd w:id="1485"/>
      <w:bookmarkEnd w:id="1486"/>
      <w:bookmarkEnd w:id="1487"/>
      <w:r w:rsidRPr="00373A9F">
        <w:rPr>
          <w:lang w:val="en-US"/>
        </w:rPr>
        <w:t>s</w:t>
      </w:r>
    </w:p>
    <w:p w14:paraId="207C7D6A" w14:textId="6BF09C87" w:rsidR="009F625A" w:rsidRPr="00CE25AF" w:rsidRDefault="00104912" w:rsidP="00110904">
      <w:pPr>
        <w:pStyle w:val="Caption"/>
      </w:pPr>
      <w:bookmarkStart w:id="1488" w:name="_Toc125537840"/>
      <w:r w:rsidRPr="00CE25AF">
        <w:rPr>
          <w:noProof/>
        </w:rPr>
        <w:drawing>
          <wp:anchor distT="0" distB="0" distL="114300" distR="114300" simplePos="0" relativeHeight="252701696" behindDoc="0" locked="0" layoutInCell="1" allowOverlap="1" wp14:anchorId="0C0ED0BC" wp14:editId="4DC77D6F">
            <wp:simplePos x="0" y="0"/>
            <wp:positionH relativeFrom="column">
              <wp:posOffset>1576705</wp:posOffset>
            </wp:positionH>
            <wp:positionV relativeFrom="paragraph">
              <wp:posOffset>286385</wp:posOffset>
            </wp:positionV>
            <wp:extent cx="2216150" cy="889000"/>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6150"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25A" w:rsidRPr="00CE25AF">
        <w:t xml:space="preserve">Figure </w:t>
      </w:r>
      <w:r w:rsidR="00561536">
        <w:fldChar w:fldCharType="begin"/>
      </w:r>
      <w:r w:rsidR="00561536">
        <w:instrText xml:space="preserve"> SEQ Figure \* ARABIC </w:instrText>
      </w:r>
      <w:r w:rsidR="00561536">
        <w:fldChar w:fldCharType="separate"/>
      </w:r>
      <w:r w:rsidR="00F511DE">
        <w:rPr>
          <w:noProof/>
        </w:rPr>
        <w:t>17</w:t>
      </w:r>
      <w:r w:rsidR="00561536">
        <w:fldChar w:fldCharType="end"/>
      </w:r>
      <w:r w:rsidR="009F625A" w:rsidRPr="00CE25AF">
        <w:t xml:space="preserve"> Metamodel of Semantic References (</w:t>
      </w:r>
      <w:proofErr w:type="spellStart"/>
      <w:r w:rsidR="009F625A" w:rsidRPr="00CE25AF">
        <w:t>HasSemantics</w:t>
      </w:r>
      <w:proofErr w:type="spellEnd"/>
      <w:r w:rsidR="009F625A" w:rsidRPr="00CE25AF">
        <w:t>)</w:t>
      </w:r>
      <w:bookmarkEnd w:id="1488"/>
    </w:p>
    <w:p w14:paraId="62E40008" w14:textId="2C23AC15" w:rsidR="009F625A" w:rsidRPr="00CE25AF" w:rsidRDefault="00C2497E" w:rsidP="009F625A">
      <w:pPr>
        <w:rPr>
          <w:lang w:val="en-US"/>
        </w:rPr>
      </w:pPr>
      <w:r w:rsidRPr="00CE25AF">
        <w:rPr>
          <w:lang w:val="en-US"/>
        </w:rPr>
        <w:t>For matching algorithm</w:t>
      </w:r>
      <w:r w:rsidR="00370A09" w:rsidRPr="00CE25AF">
        <w:rPr>
          <w:lang w:val="en-US"/>
        </w:rPr>
        <w:t>,</w:t>
      </w:r>
      <w:r w:rsidRPr="00CE25AF">
        <w:rPr>
          <w:lang w:val="en-US"/>
        </w:rPr>
        <w:t xml:space="preserve"> see </w:t>
      </w:r>
      <w:r>
        <w:rPr>
          <w:lang w:val="en-US"/>
        </w:rPr>
        <w:t>Clause</w:t>
      </w:r>
      <w:r w:rsidRPr="00CE25AF">
        <w:rPr>
          <w:lang w:val="en-US"/>
        </w:rPr>
        <w:t xml:space="preserve"> </w:t>
      </w:r>
      <w:r w:rsidRPr="00CE25AF">
        <w:rPr>
          <w:lang w:val="en-US"/>
        </w:rPr>
        <w:fldChar w:fldCharType="begin"/>
      </w:r>
      <w:r w:rsidRPr="00CE25AF">
        <w:rPr>
          <w:lang w:val="en-US"/>
        </w:rPr>
        <w:instrText xml:space="preserve"> REF _Ref82894694 \r \h </w:instrText>
      </w:r>
      <w:r w:rsidRPr="00CE25AF">
        <w:rPr>
          <w:lang w:val="en-US"/>
        </w:rPr>
      </w:r>
      <w:r w:rsidRPr="00CE25AF">
        <w:rPr>
          <w:lang w:val="en-US"/>
        </w:rPr>
        <w:fldChar w:fldCharType="separate"/>
      </w:r>
      <w:r w:rsidR="00F511DE">
        <w:rPr>
          <w:lang w:val="en-US"/>
        </w:rPr>
        <w:t>4.4.1</w:t>
      </w:r>
      <w:r w:rsidRPr="00CE25AF">
        <w:rPr>
          <w:lang w:val="en-US"/>
        </w:rPr>
        <w:fldChar w:fldCharType="end"/>
      </w:r>
      <w:r w:rsidRPr="00CE25AF">
        <w:rPr>
          <w:lang w:val="en-US"/>
        </w:rPr>
        <w:t>.</w:t>
      </w:r>
    </w:p>
    <w:p w14:paraId="5FE21968" w14:textId="77777777" w:rsidR="009F625A" w:rsidRPr="00CE25AF" w:rsidRDefault="009F625A" w:rsidP="009F625A">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4113"/>
        <w:gridCol w:w="1978"/>
        <w:gridCol w:w="1131"/>
      </w:tblGrid>
      <w:tr w:rsidR="009F625A" w:rsidRPr="00CE25AF" w14:paraId="725AA5BF" w14:textId="77777777" w:rsidTr="005D57C5">
        <w:trPr>
          <w:trHeight w:val="243"/>
          <w:tblHeader/>
        </w:trPr>
        <w:tc>
          <w:tcPr>
            <w:tcW w:w="1821" w:type="dxa"/>
            <w:shd w:val="clear" w:color="auto" w:fill="0778A5"/>
          </w:tcPr>
          <w:p w14:paraId="7FF59733" w14:textId="77777777" w:rsidR="009F625A" w:rsidRPr="002670C6" w:rsidRDefault="009F625A" w:rsidP="005D57C5">
            <w:pPr>
              <w:rPr>
                <w:color w:val="FFFFFF" w:themeColor="background1"/>
                <w:lang w:val="en-US"/>
              </w:rPr>
            </w:pPr>
            <w:r w:rsidRPr="002670C6">
              <w:rPr>
                <w:color w:val="FFFFFF" w:themeColor="background1"/>
                <w:lang w:val="en-US"/>
              </w:rPr>
              <w:t>Class:</w:t>
            </w:r>
          </w:p>
        </w:tc>
        <w:tc>
          <w:tcPr>
            <w:tcW w:w="7246" w:type="dxa"/>
            <w:gridSpan w:val="3"/>
          </w:tcPr>
          <w:p w14:paraId="0BB6795D" w14:textId="77777777" w:rsidR="009F625A" w:rsidRPr="002670C6" w:rsidRDefault="009F625A" w:rsidP="005D57C5">
            <w:pPr>
              <w:rPr>
                <w:lang w:val="en-US"/>
              </w:rPr>
            </w:pPr>
            <w:proofErr w:type="spellStart"/>
            <w:r w:rsidRPr="002670C6">
              <w:rPr>
                <w:lang w:val="en-US"/>
              </w:rPr>
              <w:t>HasSemantics</w:t>
            </w:r>
            <w:proofErr w:type="spellEnd"/>
            <w:r w:rsidRPr="002670C6">
              <w:rPr>
                <w:lang w:val="en-US"/>
              </w:rPr>
              <w:t xml:space="preserve"> &lt;&lt;abstract&gt;&gt;</w:t>
            </w:r>
          </w:p>
        </w:tc>
      </w:tr>
      <w:tr w:rsidR="009F625A" w:rsidRPr="00F1653A" w14:paraId="6711D4BF" w14:textId="77777777" w:rsidTr="005D57C5">
        <w:tc>
          <w:tcPr>
            <w:tcW w:w="1821" w:type="dxa"/>
            <w:shd w:val="clear" w:color="auto" w:fill="0778A5"/>
          </w:tcPr>
          <w:p w14:paraId="1A957CBC" w14:textId="77777777" w:rsidR="009F625A" w:rsidRPr="002670C6" w:rsidRDefault="009F625A" w:rsidP="005D57C5">
            <w:pPr>
              <w:rPr>
                <w:color w:val="FFFFFF" w:themeColor="background1"/>
                <w:lang w:val="en-US"/>
              </w:rPr>
            </w:pPr>
            <w:r w:rsidRPr="002670C6">
              <w:rPr>
                <w:color w:val="FFFFFF" w:themeColor="background1"/>
                <w:lang w:val="en-US"/>
              </w:rPr>
              <w:t>Explanation:</w:t>
            </w:r>
          </w:p>
        </w:tc>
        <w:tc>
          <w:tcPr>
            <w:tcW w:w="7246" w:type="dxa"/>
            <w:gridSpan w:val="3"/>
          </w:tcPr>
          <w:p w14:paraId="73DF04F2" w14:textId="7BEC1049" w:rsidR="009F625A" w:rsidRPr="00CE25AF" w:rsidRDefault="009F625A" w:rsidP="005D57C5">
            <w:pPr>
              <w:rPr>
                <w:lang w:val="en-US"/>
              </w:rPr>
            </w:pPr>
            <w:r w:rsidRPr="00CE25AF">
              <w:rPr>
                <w:lang w:val="en-US"/>
              </w:rPr>
              <w:t>Element that can have a semantic definition plus some supplemental semantic definitions</w:t>
            </w:r>
          </w:p>
          <w:p w14:paraId="4DCDB126" w14:textId="3E5BBE09" w:rsidR="009F625A" w:rsidRPr="00CE25AF" w:rsidRDefault="009F625A" w:rsidP="005D57C5">
            <w:pPr>
              <w:rPr>
                <w:lang w:val="en-US"/>
              </w:rPr>
            </w:pPr>
            <w:r w:rsidRPr="00CE25AF">
              <w:rPr>
                <w:u w:val="single"/>
                <w:lang w:val="en-US"/>
              </w:rPr>
              <w:t>Constraint AASd-118</w:t>
            </w:r>
            <w:r w:rsidRPr="00CE25AF">
              <w:rPr>
                <w:lang w:val="en-US"/>
              </w:rPr>
              <w:t xml:space="preserve">: </w:t>
            </w:r>
            <w:r w:rsidRPr="006C5C0E">
              <w:rPr>
                <w:lang w:val="en-US"/>
              </w:rPr>
              <w:t xml:space="preserve">If </w:t>
            </w:r>
            <w:r w:rsidR="00370A09" w:rsidRPr="00CE25AF">
              <w:rPr>
                <w:lang w:val="en-US"/>
              </w:rPr>
              <w:t>a</w:t>
            </w:r>
            <w:r w:rsidRPr="00CE25AF">
              <w:rPr>
                <w:lang w:val="en-US"/>
              </w:rPr>
              <w:t xml:space="preserve"> supplemental semantic ID (</w:t>
            </w:r>
            <w:proofErr w:type="spellStart"/>
            <w:r w:rsidRPr="00CE25AF">
              <w:rPr>
                <w:i/>
                <w:iCs/>
                <w:lang w:val="en-US"/>
              </w:rPr>
              <w:t>HasSemantics</w:t>
            </w:r>
            <w:proofErr w:type="spellEnd"/>
            <w:r w:rsidRPr="00CE25AF">
              <w:rPr>
                <w:i/>
                <w:iCs/>
                <w:lang w:val="en-US"/>
              </w:rPr>
              <w:t>/</w:t>
            </w:r>
            <w:proofErr w:type="spellStart"/>
            <w:r w:rsidRPr="00CE25AF">
              <w:rPr>
                <w:i/>
                <w:iCs/>
                <w:lang w:val="en-US"/>
              </w:rPr>
              <w:t>supplementalSemanticId</w:t>
            </w:r>
            <w:proofErr w:type="spellEnd"/>
            <w:r w:rsidRPr="00CE25AF">
              <w:rPr>
                <w:lang w:val="en-US"/>
              </w:rPr>
              <w:t xml:space="preserve">) </w:t>
            </w:r>
            <w:r w:rsidR="00370A09" w:rsidRPr="00CE25AF">
              <w:rPr>
                <w:lang w:val="en-US"/>
              </w:rPr>
              <w:t xml:space="preserve">is </w:t>
            </w:r>
            <w:r w:rsidRPr="00CE25AF">
              <w:rPr>
                <w:lang w:val="en-US"/>
              </w:rPr>
              <w:t>defined</w:t>
            </w:r>
            <w:r w:rsidR="00370A09" w:rsidRPr="00CE25AF">
              <w:rPr>
                <w:lang w:val="en-US"/>
              </w:rPr>
              <w:t xml:space="preserve">, </w:t>
            </w:r>
            <w:r w:rsidRPr="00CE25AF">
              <w:rPr>
                <w:lang w:val="en-US"/>
              </w:rPr>
              <w:t xml:space="preserve">there shall </w:t>
            </w:r>
            <w:r w:rsidR="00370A09" w:rsidRPr="00CE25AF">
              <w:rPr>
                <w:lang w:val="en-US"/>
              </w:rPr>
              <w:t xml:space="preserve">also </w:t>
            </w:r>
            <w:r w:rsidRPr="00CE25AF">
              <w:rPr>
                <w:lang w:val="en-US"/>
              </w:rPr>
              <w:t>be a main semantic ID (</w:t>
            </w:r>
            <w:proofErr w:type="spellStart"/>
            <w:r w:rsidRPr="00CE25AF">
              <w:rPr>
                <w:i/>
                <w:iCs/>
                <w:lang w:val="en-US"/>
              </w:rPr>
              <w:t>HasSemantics</w:t>
            </w:r>
            <w:proofErr w:type="spellEnd"/>
            <w:r w:rsidRPr="00CE25AF">
              <w:rPr>
                <w:i/>
                <w:iCs/>
                <w:lang w:val="en-US"/>
              </w:rPr>
              <w:t>/</w:t>
            </w:r>
            <w:proofErr w:type="spellStart"/>
            <w:r w:rsidRPr="00CE25AF">
              <w:rPr>
                <w:i/>
                <w:iCs/>
                <w:lang w:val="en-US"/>
              </w:rPr>
              <w:t>semanticId</w:t>
            </w:r>
            <w:proofErr w:type="spellEnd"/>
            <w:r w:rsidRPr="00CE25AF">
              <w:rPr>
                <w:lang w:val="en-US"/>
              </w:rPr>
              <w:t>).</w:t>
            </w:r>
          </w:p>
        </w:tc>
      </w:tr>
      <w:tr w:rsidR="009F625A" w:rsidRPr="00CE25AF" w14:paraId="6B461447" w14:textId="77777777" w:rsidTr="005D57C5">
        <w:tc>
          <w:tcPr>
            <w:tcW w:w="1821" w:type="dxa"/>
            <w:tcBorders>
              <w:bottom w:val="single" w:sz="4" w:space="0" w:color="auto"/>
            </w:tcBorders>
            <w:shd w:val="clear" w:color="auto" w:fill="0778A5"/>
          </w:tcPr>
          <w:p w14:paraId="321B8A57" w14:textId="77777777" w:rsidR="009F625A" w:rsidRPr="002670C6" w:rsidRDefault="009F625A" w:rsidP="005D57C5">
            <w:pPr>
              <w:rPr>
                <w:color w:val="FFFFFF" w:themeColor="background1"/>
                <w:lang w:val="en-US"/>
              </w:rPr>
            </w:pPr>
            <w:r w:rsidRPr="002670C6">
              <w:rPr>
                <w:color w:val="FFFFFF" w:themeColor="background1"/>
                <w:lang w:val="en-US"/>
              </w:rPr>
              <w:t>Inherits from:</w:t>
            </w:r>
          </w:p>
        </w:tc>
        <w:tc>
          <w:tcPr>
            <w:tcW w:w="7246" w:type="dxa"/>
            <w:gridSpan w:val="3"/>
            <w:tcBorders>
              <w:bottom w:val="single" w:sz="4" w:space="0" w:color="auto"/>
            </w:tcBorders>
          </w:tcPr>
          <w:p w14:paraId="6596F51C" w14:textId="77777777" w:rsidR="009F625A" w:rsidRPr="002670C6" w:rsidRDefault="009F625A" w:rsidP="005D57C5">
            <w:pPr>
              <w:rPr>
                <w:lang w:val="en-US"/>
              </w:rPr>
            </w:pPr>
            <w:r w:rsidRPr="002670C6">
              <w:rPr>
                <w:lang w:val="en-US"/>
              </w:rPr>
              <w:t>--</w:t>
            </w:r>
          </w:p>
        </w:tc>
      </w:tr>
      <w:tr w:rsidR="009F625A" w:rsidRPr="00CE25AF" w14:paraId="1A2048CE" w14:textId="77777777" w:rsidTr="005D57C5">
        <w:tc>
          <w:tcPr>
            <w:tcW w:w="1821" w:type="dxa"/>
            <w:shd w:val="clear" w:color="auto" w:fill="0778A5"/>
          </w:tcPr>
          <w:p w14:paraId="7A84D137" w14:textId="77777777" w:rsidR="009F625A" w:rsidRPr="002670C6" w:rsidRDefault="009F625A" w:rsidP="005D57C5">
            <w:pPr>
              <w:rPr>
                <w:color w:val="FFFFFF" w:themeColor="background1"/>
                <w:sz w:val="18"/>
                <w:lang w:val="en-US"/>
              </w:rPr>
            </w:pPr>
            <w:r w:rsidRPr="002670C6">
              <w:rPr>
                <w:color w:val="FFFFFF" w:themeColor="background1"/>
                <w:sz w:val="18"/>
                <w:lang w:val="en-US"/>
              </w:rPr>
              <w:t xml:space="preserve">Attribute </w:t>
            </w:r>
          </w:p>
        </w:tc>
        <w:tc>
          <w:tcPr>
            <w:tcW w:w="4128" w:type="dxa"/>
            <w:shd w:val="clear" w:color="auto" w:fill="0778A5"/>
          </w:tcPr>
          <w:p w14:paraId="545B1AB3" w14:textId="77777777" w:rsidR="009F625A" w:rsidRPr="002670C6" w:rsidRDefault="009F625A" w:rsidP="005D57C5">
            <w:pPr>
              <w:rPr>
                <w:color w:val="FFFFFF" w:themeColor="background1"/>
                <w:lang w:val="en-US"/>
              </w:rPr>
            </w:pPr>
            <w:r w:rsidRPr="002670C6">
              <w:rPr>
                <w:color w:val="FFFFFF" w:themeColor="background1"/>
                <w:lang w:val="en-US"/>
              </w:rPr>
              <w:t>Explanation</w:t>
            </w:r>
          </w:p>
        </w:tc>
        <w:tc>
          <w:tcPr>
            <w:tcW w:w="1984" w:type="dxa"/>
            <w:shd w:val="clear" w:color="auto" w:fill="0778A5"/>
          </w:tcPr>
          <w:p w14:paraId="461C1846" w14:textId="77777777" w:rsidR="009F625A" w:rsidRPr="002670C6" w:rsidRDefault="009F625A" w:rsidP="005D57C5">
            <w:pPr>
              <w:rPr>
                <w:color w:val="FFFFFF" w:themeColor="background1"/>
                <w:lang w:val="en-US"/>
              </w:rPr>
            </w:pPr>
            <w:r w:rsidRPr="002670C6">
              <w:rPr>
                <w:color w:val="FFFFFF" w:themeColor="background1"/>
                <w:lang w:val="en-US"/>
              </w:rPr>
              <w:t>Type</w:t>
            </w:r>
          </w:p>
        </w:tc>
        <w:tc>
          <w:tcPr>
            <w:tcW w:w="1134" w:type="dxa"/>
            <w:shd w:val="clear" w:color="auto" w:fill="0778A5"/>
          </w:tcPr>
          <w:p w14:paraId="3EDC07B4" w14:textId="77777777" w:rsidR="009F625A" w:rsidRPr="002670C6" w:rsidRDefault="009F625A" w:rsidP="005D57C5">
            <w:pPr>
              <w:rPr>
                <w:color w:val="FFFFFF" w:themeColor="background1"/>
                <w:lang w:val="en-US"/>
              </w:rPr>
            </w:pPr>
            <w:r w:rsidRPr="002670C6">
              <w:rPr>
                <w:color w:val="FFFFFF" w:themeColor="background1"/>
                <w:lang w:val="en-US"/>
              </w:rPr>
              <w:t>Card.</w:t>
            </w:r>
          </w:p>
        </w:tc>
      </w:tr>
      <w:tr w:rsidR="009F625A" w:rsidRPr="00CE25AF" w14:paraId="7EBC4C1E" w14:textId="77777777" w:rsidTr="005D57C5">
        <w:tc>
          <w:tcPr>
            <w:tcW w:w="1821" w:type="dxa"/>
          </w:tcPr>
          <w:p w14:paraId="6395B417" w14:textId="77777777" w:rsidR="009F625A" w:rsidRPr="002670C6" w:rsidRDefault="009F625A" w:rsidP="005D57C5">
            <w:pPr>
              <w:rPr>
                <w:lang w:val="en-US"/>
              </w:rPr>
            </w:pPr>
            <w:proofErr w:type="spellStart"/>
            <w:r w:rsidRPr="002670C6">
              <w:rPr>
                <w:lang w:val="en-US"/>
              </w:rPr>
              <w:t>semanticId</w:t>
            </w:r>
            <w:proofErr w:type="spellEnd"/>
          </w:p>
        </w:tc>
        <w:tc>
          <w:tcPr>
            <w:tcW w:w="4128" w:type="dxa"/>
          </w:tcPr>
          <w:p w14:paraId="012ACB79" w14:textId="7DBA8BB4" w:rsidR="009F625A" w:rsidRPr="00CE25AF" w:rsidRDefault="009F625A" w:rsidP="005D57C5">
            <w:pPr>
              <w:rPr>
                <w:lang w:val="en-US"/>
              </w:rPr>
            </w:pPr>
            <w:r w:rsidRPr="00CE25AF">
              <w:rPr>
                <w:lang w:val="en-US"/>
              </w:rPr>
              <w:t>Identifier of the semantic definition of the element</w:t>
            </w:r>
            <w:r w:rsidR="00092B2F" w:rsidRPr="00CE25AF">
              <w:rPr>
                <w:lang w:val="en-US"/>
              </w:rPr>
              <w:t xml:space="preserve"> called </w:t>
            </w:r>
            <w:r w:rsidRPr="00CE25AF">
              <w:rPr>
                <w:lang w:val="en-US"/>
              </w:rPr>
              <w:t>semantic ID or also main semantic ID of the element</w:t>
            </w:r>
          </w:p>
          <w:p w14:paraId="61CC90C2" w14:textId="66A66CEC" w:rsidR="009F625A" w:rsidRPr="00CE25AF" w:rsidRDefault="00092B2F" w:rsidP="002670C6">
            <w:pPr>
              <w:pStyle w:val="NOTE"/>
              <w:ind w:left="284" w:firstLine="0"/>
              <w:rPr>
                <w:lang w:val="en-US"/>
              </w:rPr>
            </w:pPr>
            <w:r w:rsidRPr="00CE25AF">
              <w:rPr>
                <w:lang w:val="en-US"/>
              </w:rPr>
              <w:t>Note: i</w:t>
            </w:r>
            <w:r w:rsidR="009F625A" w:rsidRPr="00CE25AF">
              <w:rPr>
                <w:lang w:val="en-US"/>
              </w:rPr>
              <w:t>t is recommended to use a</w:t>
            </w:r>
            <w:r w:rsidR="00730510" w:rsidRPr="00CE25AF">
              <w:rPr>
                <w:lang w:val="en-US"/>
              </w:rPr>
              <w:t>n external</w:t>
            </w:r>
            <w:r w:rsidR="009F625A" w:rsidRPr="00CE25AF">
              <w:rPr>
                <w:lang w:val="en-US"/>
              </w:rPr>
              <w:t xml:space="preserve"> reference.</w:t>
            </w:r>
          </w:p>
        </w:tc>
        <w:tc>
          <w:tcPr>
            <w:tcW w:w="1984" w:type="dxa"/>
          </w:tcPr>
          <w:p w14:paraId="7FDA5E55" w14:textId="77777777" w:rsidR="009F625A" w:rsidRPr="002670C6" w:rsidRDefault="009F625A" w:rsidP="005D57C5">
            <w:pPr>
              <w:rPr>
                <w:lang w:val="en-US"/>
              </w:rPr>
            </w:pPr>
            <w:r w:rsidRPr="002670C6">
              <w:rPr>
                <w:lang w:val="en-US"/>
              </w:rPr>
              <w:t>Reference</w:t>
            </w:r>
          </w:p>
        </w:tc>
        <w:tc>
          <w:tcPr>
            <w:tcW w:w="1134" w:type="dxa"/>
          </w:tcPr>
          <w:p w14:paraId="7761D1D8" w14:textId="77777777" w:rsidR="009F625A" w:rsidRPr="002670C6" w:rsidRDefault="009F625A" w:rsidP="005D57C5">
            <w:pPr>
              <w:rPr>
                <w:lang w:val="en-US"/>
              </w:rPr>
            </w:pPr>
            <w:r w:rsidRPr="002670C6">
              <w:rPr>
                <w:lang w:val="en-US"/>
              </w:rPr>
              <w:t>0..1</w:t>
            </w:r>
          </w:p>
        </w:tc>
      </w:tr>
      <w:tr w:rsidR="009F625A" w:rsidRPr="00CE25AF" w14:paraId="1B91C73F" w14:textId="77777777" w:rsidTr="005D57C5">
        <w:tc>
          <w:tcPr>
            <w:tcW w:w="1821" w:type="dxa"/>
          </w:tcPr>
          <w:p w14:paraId="18C11675" w14:textId="77777777" w:rsidR="009F625A" w:rsidRPr="002670C6" w:rsidRDefault="009F625A" w:rsidP="005D57C5">
            <w:pPr>
              <w:rPr>
                <w:lang w:val="en-US"/>
              </w:rPr>
            </w:pPr>
            <w:proofErr w:type="spellStart"/>
            <w:r w:rsidRPr="002670C6">
              <w:rPr>
                <w:lang w:val="en-US"/>
              </w:rPr>
              <w:t>supplementalSemanticId</w:t>
            </w:r>
            <w:proofErr w:type="spellEnd"/>
          </w:p>
        </w:tc>
        <w:tc>
          <w:tcPr>
            <w:tcW w:w="4128" w:type="dxa"/>
          </w:tcPr>
          <w:p w14:paraId="42874E36" w14:textId="7208C72B" w:rsidR="009F625A" w:rsidRPr="00CE25AF" w:rsidRDefault="009F625A" w:rsidP="005D57C5">
            <w:pPr>
              <w:rPr>
                <w:lang w:val="en-US"/>
              </w:rPr>
            </w:pPr>
            <w:r w:rsidRPr="00CE25AF">
              <w:rPr>
                <w:lang w:val="en-US"/>
              </w:rPr>
              <w:t>Identifier of a supplemental semantic definition of the element called supplemental semantic ID of the element</w:t>
            </w:r>
          </w:p>
          <w:p w14:paraId="5BD040F0" w14:textId="4725648E" w:rsidR="009F625A" w:rsidRPr="00CE25AF" w:rsidRDefault="00092B2F" w:rsidP="002670C6">
            <w:pPr>
              <w:pStyle w:val="NOTE"/>
              <w:ind w:left="284" w:firstLine="0"/>
              <w:rPr>
                <w:lang w:val="en-US"/>
              </w:rPr>
            </w:pPr>
            <w:r w:rsidRPr="00CE25AF">
              <w:rPr>
                <w:lang w:val="en-US"/>
              </w:rPr>
              <w:t>Note: i</w:t>
            </w:r>
            <w:r w:rsidR="009F625A" w:rsidRPr="00CE25AF">
              <w:rPr>
                <w:lang w:val="en-US"/>
              </w:rPr>
              <w:t xml:space="preserve">t is recommended to use </w:t>
            </w:r>
            <w:r w:rsidR="00730510" w:rsidRPr="00CE25AF">
              <w:rPr>
                <w:lang w:val="en-US"/>
              </w:rPr>
              <w:t>an external</w:t>
            </w:r>
            <w:r w:rsidR="009F625A" w:rsidRPr="00CE25AF">
              <w:rPr>
                <w:lang w:val="en-US"/>
              </w:rPr>
              <w:t xml:space="preserve"> reference.</w:t>
            </w:r>
          </w:p>
        </w:tc>
        <w:tc>
          <w:tcPr>
            <w:tcW w:w="1984" w:type="dxa"/>
          </w:tcPr>
          <w:p w14:paraId="5F58106D" w14:textId="77777777" w:rsidR="009F625A" w:rsidRPr="002670C6" w:rsidRDefault="009F625A" w:rsidP="005D57C5">
            <w:pPr>
              <w:rPr>
                <w:lang w:val="en-US"/>
              </w:rPr>
            </w:pPr>
            <w:r w:rsidRPr="002670C6">
              <w:rPr>
                <w:lang w:val="en-US"/>
              </w:rPr>
              <w:t>Reference</w:t>
            </w:r>
          </w:p>
        </w:tc>
        <w:tc>
          <w:tcPr>
            <w:tcW w:w="1134" w:type="dxa"/>
          </w:tcPr>
          <w:p w14:paraId="507B0C40" w14:textId="77777777" w:rsidR="009F625A" w:rsidRPr="002670C6" w:rsidRDefault="009F625A" w:rsidP="005D57C5">
            <w:pPr>
              <w:rPr>
                <w:lang w:val="en-US"/>
              </w:rPr>
            </w:pPr>
            <w:r w:rsidRPr="002670C6">
              <w:rPr>
                <w:lang w:val="en-US"/>
              </w:rPr>
              <w:t>0..*</w:t>
            </w:r>
          </w:p>
        </w:tc>
      </w:tr>
    </w:tbl>
    <w:p w14:paraId="75E688B5" w14:textId="4B4FDE7B" w:rsidR="009F625A" w:rsidRPr="00373A9F" w:rsidRDefault="009F625A" w:rsidP="00E805F8">
      <w:pPr>
        <w:pStyle w:val="Heading4"/>
        <w:numPr>
          <w:ilvl w:val="3"/>
          <w:numId w:val="53"/>
        </w:numPr>
        <w:rPr>
          <w:lang w:val="en-US"/>
        </w:rPr>
      </w:pPr>
      <w:bookmarkStart w:id="1489" w:name="_Ref124454431"/>
      <w:r w:rsidRPr="00373A9F">
        <w:rPr>
          <w:lang w:val="en-US"/>
        </w:rPr>
        <w:lastRenderedPageBreak/>
        <w:t>Identifiable</w:t>
      </w:r>
      <w:bookmarkEnd w:id="1480"/>
      <w:r w:rsidRPr="00373A9F">
        <w:rPr>
          <w:lang w:val="en-US"/>
        </w:rPr>
        <w:t xml:space="preserve"> Attributes</w:t>
      </w:r>
      <w:bookmarkEnd w:id="1481"/>
      <w:bookmarkEnd w:id="1489"/>
    </w:p>
    <w:p w14:paraId="281775AD" w14:textId="27222873" w:rsidR="009F625A" w:rsidRPr="00CE25AF" w:rsidRDefault="00536DF1" w:rsidP="00110904">
      <w:pPr>
        <w:pStyle w:val="Caption"/>
      </w:pPr>
      <w:bookmarkStart w:id="1490" w:name="_Toc125537841"/>
      <w:r w:rsidRPr="00CE25AF">
        <w:rPr>
          <w:noProof/>
        </w:rPr>
        <w:drawing>
          <wp:anchor distT="0" distB="0" distL="114300" distR="114300" simplePos="0" relativeHeight="252807168" behindDoc="0" locked="0" layoutInCell="1" allowOverlap="1" wp14:anchorId="05587DEE" wp14:editId="1B89D4AA">
            <wp:simplePos x="0" y="0"/>
            <wp:positionH relativeFrom="column">
              <wp:posOffset>600710</wp:posOffset>
            </wp:positionH>
            <wp:positionV relativeFrom="paragraph">
              <wp:posOffset>312420</wp:posOffset>
            </wp:positionV>
            <wp:extent cx="3886200" cy="2457450"/>
            <wp:effectExtent l="0" t="0" r="0" b="0"/>
            <wp:wrapTopAndBottom/>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8620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25A" w:rsidRPr="00CE25AF">
        <w:t xml:space="preserve">Figure </w:t>
      </w:r>
      <w:r w:rsidR="00561536">
        <w:fldChar w:fldCharType="begin"/>
      </w:r>
      <w:r w:rsidR="00561536">
        <w:instrText xml:space="preserve"> SEQ Figure \* ARABIC </w:instrText>
      </w:r>
      <w:r w:rsidR="00561536">
        <w:fldChar w:fldCharType="separate"/>
      </w:r>
      <w:r w:rsidR="00F511DE">
        <w:rPr>
          <w:noProof/>
        </w:rPr>
        <w:t>18</w:t>
      </w:r>
      <w:r w:rsidR="00561536">
        <w:fldChar w:fldCharType="end"/>
      </w:r>
      <w:r w:rsidR="009F625A" w:rsidRPr="00CE25AF">
        <w:t xml:space="preserve"> Metamodel of </w:t>
      </w:r>
      <w:proofErr w:type="spellStart"/>
      <w:r w:rsidR="009F625A" w:rsidRPr="00CE25AF">
        <w:t>Identifiables</w:t>
      </w:r>
      <w:bookmarkEnd w:id="1490"/>
      <w:proofErr w:type="spellEnd"/>
      <w:r w:rsidR="009F625A" w:rsidRPr="00CE25AF">
        <w:t xml:space="preserve"> </w:t>
      </w:r>
    </w:p>
    <w:p w14:paraId="270A334F" w14:textId="0B84B086" w:rsidR="009F625A" w:rsidRPr="002670C6" w:rsidRDefault="00771281" w:rsidP="006E71A7">
      <w:pPr>
        <w:pStyle w:val="Figure"/>
        <w:rPr>
          <w:lang w:val="en-US"/>
        </w:rPr>
      </w:pPr>
      <w:r w:rsidRPr="002670C6">
        <w:rPr>
          <w:lang w:val="en-US"/>
        </w:rPr>
        <w:tab/>
      </w:r>
      <w:r w:rsidR="009F625A" w:rsidRPr="002670C6">
        <w:rPr>
          <w:lang w:val="en-US"/>
        </w:rPr>
        <w:t xml:space="preserve"> </w:t>
      </w:r>
    </w:p>
    <w:p w14:paraId="4D5F1FC9" w14:textId="633A0237" w:rsidR="009F625A" w:rsidRPr="00CE25AF" w:rsidRDefault="009F625A" w:rsidP="009F625A">
      <w:pPr>
        <w:rPr>
          <w:lang w:val="en-US"/>
        </w:rPr>
      </w:pPr>
      <w:r w:rsidRPr="00CE25AF">
        <w:rPr>
          <w:lang w:val="en-US"/>
        </w:rPr>
        <w:t>An identifiable element is a referable with a globally unique identifier (</w:t>
      </w:r>
      <w:r w:rsidRPr="00CE25AF">
        <w:rPr>
          <w:i/>
          <w:lang w:val="en-US"/>
        </w:rPr>
        <w:t>Identifier</w:t>
      </w:r>
      <w:r w:rsidRPr="00CE25AF">
        <w:rPr>
          <w:lang w:val="en-US"/>
        </w:rPr>
        <w:t xml:space="preserve">). </w:t>
      </w:r>
      <w:r w:rsidR="00092B2F" w:rsidRPr="00CE25AF">
        <w:rPr>
          <w:lang w:val="en-US"/>
        </w:rPr>
        <w:t>O</w:t>
      </w:r>
      <w:r w:rsidRPr="00CE25AF">
        <w:rPr>
          <w:lang w:val="en-US"/>
        </w:rPr>
        <w:t>nly the global ID (</w:t>
      </w:r>
      <w:r w:rsidRPr="00CE25AF">
        <w:rPr>
          <w:i/>
          <w:iCs/>
          <w:lang w:val="en-US"/>
        </w:rPr>
        <w:t>Identifiable/id</w:t>
      </w:r>
      <w:r w:rsidRPr="00CE25AF">
        <w:rPr>
          <w:lang w:val="en-US"/>
        </w:rPr>
        <w:t xml:space="preserve">) shall be used </w:t>
      </w:r>
      <w:r w:rsidR="00092B2F" w:rsidRPr="00CE25AF">
        <w:rPr>
          <w:lang w:val="en-US"/>
        </w:rPr>
        <w:t xml:space="preserve">to reference an identifiable, </w:t>
      </w:r>
      <w:r w:rsidRPr="00CE25AF">
        <w:rPr>
          <w:lang w:val="en-US"/>
        </w:rPr>
        <w:t xml:space="preserve">because the </w:t>
      </w:r>
      <w:proofErr w:type="spellStart"/>
      <w:r w:rsidRPr="00CE25AF">
        <w:rPr>
          <w:i/>
          <w:iCs/>
          <w:lang w:val="en-US"/>
        </w:rPr>
        <w:t>idShort</w:t>
      </w:r>
      <w:proofErr w:type="spellEnd"/>
      <w:r w:rsidRPr="00CE25AF">
        <w:rPr>
          <w:lang w:val="en-US"/>
        </w:rPr>
        <w:t xml:space="preserve"> is not unique for an identifiable. </w:t>
      </w:r>
      <w:proofErr w:type="spellStart"/>
      <w:r w:rsidRPr="00CE25AF">
        <w:rPr>
          <w:lang w:val="en-US"/>
        </w:rPr>
        <w:t>Identifiables</w:t>
      </w:r>
      <w:proofErr w:type="spellEnd"/>
      <w:r w:rsidRPr="00CE25AF">
        <w:rPr>
          <w:lang w:val="en-US"/>
        </w:rPr>
        <w:t xml:space="preserve"> may have administrative information like version</w:t>
      </w:r>
      <w:r w:rsidR="00092B2F" w:rsidRPr="00CE25AF">
        <w:rPr>
          <w:lang w:val="en-US"/>
        </w:rPr>
        <w:t>,</w:t>
      </w:r>
      <w:r w:rsidRPr="00CE25AF">
        <w:rPr>
          <w:lang w:val="en-US"/>
        </w:rPr>
        <w:t xml:space="preserve"> etc.</w:t>
      </w:r>
    </w:p>
    <w:p w14:paraId="555343CD" w14:textId="53295492" w:rsidR="009F625A" w:rsidRPr="00CE25AF" w:rsidRDefault="00092B2F" w:rsidP="009F625A">
      <w:pPr>
        <w:rPr>
          <w:lang w:val="en-US"/>
        </w:rPr>
      </w:pPr>
      <w:r w:rsidRPr="00CE25AF">
        <w:rPr>
          <w:lang w:val="en-US"/>
        </w:rPr>
        <w:t>Non-identifiable r</w:t>
      </w:r>
      <w:r w:rsidR="009F625A" w:rsidRPr="00CE25AF">
        <w:rPr>
          <w:lang w:val="en-US"/>
        </w:rPr>
        <w:t>eferable elements can be referenced</w:t>
      </w:r>
      <w:r w:rsidRPr="00CE25AF">
        <w:rPr>
          <w:lang w:val="en-US"/>
        </w:rPr>
        <w:t xml:space="preserve">. However, this requires the </w:t>
      </w:r>
      <w:r w:rsidR="009F625A" w:rsidRPr="00CE25AF">
        <w:rPr>
          <w:lang w:val="en-US"/>
        </w:rPr>
        <w:t xml:space="preserve">context of the element. A referable </w:t>
      </w:r>
      <w:r w:rsidRPr="00CE25AF">
        <w:rPr>
          <w:lang w:val="en-US"/>
        </w:rPr>
        <w:t xml:space="preserve">that is not </w:t>
      </w:r>
      <w:r w:rsidR="009F625A" w:rsidRPr="00CE25AF">
        <w:rPr>
          <w:lang w:val="en-US"/>
        </w:rPr>
        <w:t>identifiable has a short identifier (</w:t>
      </w:r>
      <w:proofErr w:type="spellStart"/>
      <w:r w:rsidR="009F625A" w:rsidRPr="00CE25AF">
        <w:rPr>
          <w:i/>
          <w:lang w:val="en-US"/>
        </w:rPr>
        <w:t>idShort</w:t>
      </w:r>
      <w:proofErr w:type="spellEnd"/>
      <w:r w:rsidR="009F625A" w:rsidRPr="00CE25AF">
        <w:rPr>
          <w:lang w:val="en-US"/>
        </w:rPr>
        <w:t xml:space="preserve">) that is unique just in its context, its name space. </w:t>
      </w:r>
    </w:p>
    <w:p w14:paraId="765CEAE2" w14:textId="034F64DA" w:rsidR="009F625A" w:rsidRPr="00CE25AF" w:rsidRDefault="009F625A" w:rsidP="009F625A">
      <w:pPr>
        <w:rPr>
          <w:lang w:val="en-US"/>
        </w:rPr>
      </w:pPr>
      <w:r w:rsidRPr="00CE25AF">
        <w:rPr>
          <w:lang w:val="en-US"/>
        </w:rPr>
        <w:t xml:space="preserve">Information about identification can be found in </w:t>
      </w:r>
      <w:r w:rsidRPr="00AA7226">
        <w:rPr>
          <w:lang w:val="en-US"/>
        </w:rPr>
        <w:t>Clause</w:t>
      </w:r>
      <w:r w:rsidRPr="00CE25AF">
        <w:rPr>
          <w:lang w:val="en-US"/>
        </w:rPr>
        <w:t xml:space="preserve"> </w:t>
      </w:r>
      <w:r w:rsidRPr="002670C6">
        <w:rPr>
          <w:lang w:val="en-US"/>
        </w:rPr>
        <w:fldChar w:fldCharType="begin"/>
      </w:r>
      <w:r w:rsidRPr="00CE25AF">
        <w:rPr>
          <w:lang w:val="en-US"/>
        </w:rPr>
        <w:instrText xml:space="preserve"> REF _Ref25152904 \r \h </w:instrText>
      </w:r>
      <w:r w:rsidRPr="002670C6">
        <w:rPr>
          <w:lang w:val="en-US"/>
        </w:rPr>
      </w:r>
      <w:r w:rsidRPr="002670C6">
        <w:rPr>
          <w:lang w:val="en-US"/>
        </w:rPr>
        <w:fldChar w:fldCharType="separate"/>
      </w:r>
      <w:r w:rsidR="00F511DE">
        <w:rPr>
          <w:lang w:val="en-US"/>
        </w:rPr>
        <w:t>4.3</w:t>
      </w:r>
      <w:r w:rsidRPr="002670C6">
        <w:rPr>
          <w:lang w:val="en-US"/>
        </w:rPr>
        <w:fldChar w:fldCharType="end"/>
      </w:r>
      <w:r w:rsidRPr="00CE25AF">
        <w:rPr>
          <w:lang w:val="en-US"/>
        </w:rPr>
        <w:t xml:space="preserve">. </w:t>
      </w:r>
      <w:r w:rsidR="00092B2F" w:rsidRPr="00CE25AF">
        <w:rPr>
          <w:lang w:val="en-US"/>
        </w:rPr>
        <w:t xml:space="preserve">See </w:t>
      </w:r>
      <w:r w:rsidR="0082767B">
        <w:rPr>
          <w:lang w:val="en-US"/>
        </w:rPr>
        <w:t>C</w:t>
      </w:r>
      <w:r w:rsidRPr="00CE25AF">
        <w:rPr>
          <w:lang w:val="en-US"/>
        </w:rPr>
        <w:t xml:space="preserve">lause </w:t>
      </w:r>
      <w:r w:rsidRPr="002670C6">
        <w:rPr>
          <w:lang w:val="en-US"/>
        </w:rPr>
        <w:fldChar w:fldCharType="begin"/>
      </w:r>
      <w:r w:rsidRPr="00CE25AF">
        <w:rPr>
          <w:lang w:val="en-US"/>
        </w:rPr>
        <w:instrText xml:space="preserve"> REF _Ref523087720 \r \h </w:instrText>
      </w:r>
      <w:r w:rsidRPr="002670C6">
        <w:rPr>
          <w:lang w:val="en-US"/>
        </w:rPr>
      </w:r>
      <w:r w:rsidRPr="002670C6">
        <w:rPr>
          <w:lang w:val="en-US"/>
        </w:rPr>
        <w:fldChar w:fldCharType="separate"/>
      </w:r>
      <w:r w:rsidR="00F511DE">
        <w:rPr>
          <w:lang w:val="en-US"/>
        </w:rPr>
        <w:t>4.3.4</w:t>
      </w:r>
      <w:r w:rsidRPr="002670C6">
        <w:rPr>
          <w:lang w:val="en-US"/>
        </w:rPr>
        <w:fldChar w:fldCharType="end"/>
      </w:r>
      <w:r w:rsidRPr="00CE25AF">
        <w:rPr>
          <w:lang w:val="en-US"/>
        </w:rPr>
        <w:t xml:space="preserve"> </w:t>
      </w:r>
      <w:r w:rsidR="00092B2F" w:rsidRPr="00CE25AF">
        <w:rPr>
          <w:lang w:val="en-US"/>
        </w:rPr>
        <w:t xml:space="preserve">for </w:t>
      </w:r>
      <w:r w:rsidRPr="00CE25AF">
        <w:rPr>
          <w:lang w:val="en-US"/>
        </w:rPr>
        <w:t>constraints and recommendation</w:t>
      </w:r>
      <w:r w:rsidR="00092B2F" w:rsidRPr="00CE25AF">
        <w:rPr>
          <w:lang w:val="en-US"/>
        </w:rPr>
        <w:t>s</w:t>
      </w:r>
      <w:r w:rsidRPr="00CE25AF">
        <w:rPr>
          <w:lang w:val="en-US"/>
        </w:rPr>
        <w:t xml:space="preserve"> on when to use which type of identifier.</w:t>
      </w:r>
    </w:p>
    <w:p w14:paraId="6BB3F3A7" w14:textId="075AD233" w:rsidR="009B57B2" w:rsidRPr="00CE25AF" w:rsidRDefault="009B57B2" w:rsidP="009B57B2">
      <w:pPr>
        <w:rPr>
          <w:lang w:val="en-US"/>
        </w:rPr>
      </w:pPr>
      <w:r w:rsidRPr="00CE25AF">
        <w:rPr>
          <w:lang w:val="en-US"/>
        </w:rPr>
        <w:t xml:space="preserve">See Clause </w:t>
      </w:r>
      <w:r w:rsidRPr="002670C6">
        <w:rPr>
          <w:lang w:val="en-US"/>
        </w:rPr>
        <w:fldChar w:fldCharType="begin"/>
      </w:r>
      <w:r w:rsidRPr="00CE25AF">
        <w:rPr>
          <w:lang w:val="en-US"/>
        </w:rPr>
        <w:instrText xml:space="preserve"> REF _Ref523087720 \n \h </w:instrText>
      </w:r>
      <w:r w:rsidRPr="002670C6">
        <w:rPr>
          <w:lang w:val="en-US"/>
        </w:rPr>
      </w:r>
      <w:r w:rsidRPr="002670C6">
        <w:rPr>
          <w:lang w:val="en-US"/>
        </w:rPr>
        <w:fldChar w:fldCharType="separate"/>
      </w:r>
      <w:r w:rsidR="00F511DE">
        <w:rPr>
          <w:lang w:val="en-US"/>
        </w:rPr>
        <w:t>4.3.4</w:t>
      </w:r>
      <w:r w:rsidRPr="002670C6">
        <w:rPr>
          <w:lang w:val="en-US"/>
        </w:rPr>
        <w:fldChar w:fldCharType="end"/>
      </w:r>
      <w:r w:rsidRPr="00CE25AF">
        <w:rPr>
          <w:lang w:val="en-US"/>
        </w:rPr>
        <w:t xml:space="preserve"> for information </w:t>
      </w:r>
      <w:r w:rsidR="00092B2F" w:rsidRPr="00CE25AF">
        <w:rPr>
          <w:lang w:val="en-US"/>
        </w:rPr>
        <w:t xml:space="preserve">about </w:t>
      </w:r>
      <w:r w:rsidRPr="00CE25AF">
        <w:rPr>
          <w:lang w:val="en-US"/>
        </w:rPr>
        <w:t xml:space="preserve">which identifier types are supported. </w:t>
      </w:r>
    </w:p>
    <w:p w14:paraId="7197489F" w14:textId="30330BB7" w:rsidR="009B57B2" w:rsidRPr="00CE25AF" w:rsidRDefault="009B57B2" w:rsidP="009B57B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2"/>
        <w:gridCol w:w="4353"/>
        <w:gridCol w:w="2552"/>
        <w:gridCol w:w="1134"/>
      </w:tblGrid>
      <w:tr w:rsidR="009B57B2" w:rsidRPr="00CE25AF" w14:paraId="6D305485" w14:textId="77777777" w:rsidTr="00961EA2">
        <w:trPr>
          <w:trHeight w:val="243"/>
          <w:tblHeader/>
        </w:trPr>
        <w:tc>
          <w:tcPr>
            <w:tcW w:w="1454" w:type="dxa"/>
            <w:shd w:val="clear" w:color="auto" w:fill="0778A5"/>
          </w:tcPr>
          <w:p w14:paraId="53C9FECF" w14:textId="77777777" w:rsidR="009B57B2" w:rsidRPr="002670C6" w:rsidRDefault="009B57B2" w:rsidP="00961EA2">
            <w:pPr>
              <w:rPr>
                <w:color w:val="FFFFFF" w:themeColor="background1"/>
                <w:lang w:val="en-US"/>
              </w:rPr>
            </w:pPr>
            <w:r w:rsidRPr="002670C6">
              <w:rPr>
                <w:color w:val="FFFFFF" w:themeColor="background1"/>
                <w:lang w:val="en-US"/>
              </w:rPr>
              <w:t>Class:</w:t>
            </w:r>
          </w:p>
        </w:tc>
        <w:tc>
          <w:tcPr>
            <w:tcW w:w="8039" w:type="dxa"/>
            <w:gridSpan w:val="3"/>
          </w:tcPr>
          <w:p w14:paraId="07413F91" w14:textId="77777777" w:rsidR="009B57B2" w:rsidRPr="002670C6" w:rsidRDefault="009B57B2" w:rsidP="00961EA2">
            <w:pPr>
              <w:rPr>
                <w:lang w:val="en-US"/>
              </w:rPr>
            </w:pPr>
            <w:r w:rsidRPr="002670C6">
              <w:rPr>
                <w:lang w:val="en-US"/>
              </w:rPr>
              <w:t>Identifiable &lt;&lt;abstract&gt;&gt;</w:t>
            </w:r>
          </w:p>
        </w:tc>
      </w:tr>
      <w:tr w:rsidR="009B57B2" w:rsidRPr="00F1653A" w14:paraId="03174270" w14:textId="77777777" w:rsidTr="00961EA2">
        <w:tc>
          <w:tcPr>
            <w:tcW w:w="1454" w:type="dxa"/>
            <w:shd w:val="clear" w:color="auto" w:fill="0778A5"/>
          </w:tcPr>
          <w:p w14:paraId="72277104" w14:textId="77777777" w:rsidR="009B57B2" w:rsidRPr="002670C6" w:rsidRDefault="009B57B2" w:rsidP="00961EA2">
            <w:pPr>
              <w:rPr>
                <w:color w:val="FFFFFF" w:themeColor="background1"/>
                <w:lang w:val="en-US"/>
              </w:rPr>
            </w:pPr>
            <w:r w:rsidRPr="002670C6">
              <w:rPr>
                <w:color w:val="FFFFFF" w:themeColor="background1"/>
                <w:lang w:val="en-US"/>
              </w:rPr>
              <w:t>Explanation:</w:t>
            </w:r>
          </w:p>
        </w:tc>
        <w:tc>
          <w:tcPr>
            <w:tcW w:w="8039" w:type="dxa"/>
            <w:gridSpan w:val="3"/>
          </w:tcPr>
          <w:p w14:paraId="1FE490E0" w14:textId="431718B9" w:rsidR="009B57B2" w:rsidRPr="00CE25AF" w:rsidRDefault="009B57B2" w:rsidP="00961EA2">
            <w:pPr>
              <w:rPr>
                <w:lang w:val="en-US"/>
              </w:rPr>
            </w:pPr>
            <w:r w:rsidRPr="00CE25AF">
              <w:rPr>
                <w:lang w:val="en-US"/>
              </w:rPr>
              <w:t>An element that has a globally unique identifier</w:t>
            </w:r>
          </w:p>
          <w:p w14:paraId="6E27ACA6" w14:textId="7752B81C" w:rsidR="00433A77" w:rsidRPr="00CE25AF" w:rsidRDefault="00092B2F" w:rsidP="002670C6">
            <w:pPr>
              <w:pStyle w:val="NOTE"/>
              <w:ind w:left="0" w:firstLine="0"/>
              <w:rPr>
                <w:lang w:val="en-US"/>
              </w:rPr>
            </w:pPr>
            <w:r w:rsidRPr="00CE25AF">
              <w:rPr>
                <w:lang w:val="en-US"/>
              </w:rPr>
              <w:t>Note: s</w:t>
            </w:r>
            <w:r w:rsidR="00433A77" w:rsidRPr="00CE25AF">
              <w:rPr>
                <w:lang w:val="en-US"/>
              </w:rPr>
              <w:t xml:space="preserve">ee Clause </w:t>
            </w:r>
            <w:r w:rsidR="00433A77" w:rsidRPr="002670C6">
              <w:rPr>
                <w:lang w:val="en-US"/>
              </w:rPr>
              <w:fldChar w:fldCharType="begin"/>
            </w:r>
            <w:r w:rsidR="00433A77" w:rsidRPr="00CE25AF">
              <w:rPr>
                <w:lang w:val="en-US"/>
              </w:rPr>
              <w:instrText xml:space="preserve"> REF _Ref110959824 \r \h  \* MERGEFORMAT </w:instrText>
            </w:r>
            <w:r w:rsidR="00433A77" w:rsidRPr="002670C6">
              <w:rPr>
                <w:lang w:val="en-US"/>
              </w:rPr>
            </w:r>
            <w:r w:rsidR="00433A77" w:rsidRPr="002670C6">
              <w:rPr>
                <w:lang w:val="en-US"/>
              </w:rPr>
              <w:fldChar w:fldCharType="separate"/>
            </w:r>
            <w:r w:rsidR="00F511DE">
              <w:rPr>
                <w:lang w:val="en-US"/>
              </w:rPr>
              <w:t>5.3.12.2</w:t>
            </w:r>
            <w:r w:rsidR="00433A77" w:rsidRPr="002670C6">
              <w:rPr>
                <w:lang w:val="en-US"/>
              </w:rPr>
              <w:fldChar w:fldCharType="end"/>
            </w:r>
            <w:r w:rsidR="00433A77" w:rsidRPr="00CE25AF">
              <w:rPr>
                <w:lang w:val="en-US"/>
              </w:rPr>
              <w:t xml:space="preserve"> for constraints related to </w:t>
            </w:r>
            <w:proofErr w:type="spellStart"/>
            <w:r w:rsidR="00433A77" w:rsidRPr="00CE25AF">
              <w:rPr>
                <w:lang w:val="en-US"/>
              </w:rPr>
              <w:t>identifiables</w:t>
            </w:r>
            <w:proofErr w:type="spellEnd"/>
            <w:r w:rsidR="00433A77" w:rsidRPr="00CE25AF">
              <w:rPr>
                <w:lang w:val="en-US"/>
              </w:rPr>
              <w:t>.</w:t>
            </w:r>
          </w:p>
        </w:tc>
      </w:tr>
      <w:tr w:rsidR="009B57B2" w:rsidRPr="00CE25AF" w14:paraId="6F971478" w14:textId="77777777" w:rsidTr="00961EA2">
        <w:tc>
          <w:tcPr>
            <w:tcW w:w="1454" w:type="dxa"/>
            <w:tcBorders>
              <w:bottom w:val="single" w:sz="4" w:space="0" w:color="auto"/>
            </w:tcBorders>
            <w:shd w:val="clear" w:color="auto" w:fill="0778A5"/>
          </w:tcPr>
          <w:p w14:paraId="2E5C65FB" w14:textId="77777777" w:rsidR="009B57B2" w:rsidRPr="002670C6" w:rsidRDefault="009B57B2" w:rsidP="00961EA2">
            <w:pPr>
              <w:rPr>
                <w:color w:val="FFFFFF" w:themeColor="background1"/>
                <w:lang w:val="en-US"/>
              </w:rPr>
            </w:pPr>
            <w:r w:rsidRPr="002670C6">
              <w:rPr>
                <w:color w:val="FFFFFF" w:themeColor="background1"/>
                <w:lang w:val="en-US"/>
              </w:rPr>
              <w:t>Inherits from:</w:t>
            </w:r>
          </w:p>
        </w:tc>
        <w:tc>
          <w:tcPr>
            <w:tcW w:w="8039" w:type="dxa"/>
            <w:gridSpan w:val="3"/>
            <w:tcBorders>
              <w:bottom w:val="single" w:sz="4" w:space="0" w:color="auto"/>
            </w:tcBorders>
          </w:tcPr>
          <w:p w14:paraId="29C116DE" w14:textId="77777777" w:rsidR="009B57B2" w:rsidRPr="002670C6" w:rsidRDefault="009B57B2" w:rsidP="00961EA2">
            <w:pPr>
              <w:rPr>
                <w:lang w:val="en-US"/>
              </w:rPr>
            </w:pPr>
            <w:r w:rsidRPr="002670C6">
              <w:rPr>
                <w:lang w:val="en-US"/>
              </w:rPr>
              <w:t>Referable</w:t>
            </w:r>
          </w:p>
        </w:tc>
      </w:tr>
      <w:tr w:rsidR="009B57B2" w:rsidRPr="00CE25AF" w14:paraId="7FB179F0" w14:textId="77777777" w:rsidTr="00961EA2">
        <w:tc>
          <w:tcPr>
            <w:tcW w:w="1454" w:type="dxa"/>
            <w:shd w:val="clear" w:color="auto" w:fill="0778A5"/>
          </w:tcPr>
          <w:p w14:paraId="11F926EC" w14:textId="77777777" w:rsidR="009B57B2" w:rsidRPr="002670C6" w:rsidRDefault="009B57B2" w:rsidP="00961EA2">
            <w:pPr>
              <w:rPr>
                <w:color w:val="FFFFFF" w:themeColor="background1"/>
                <w:lang w:val="en-US"/>
              </w:rPr>
            </w:pPr>
            <w:r w:rsidRPr="002670C6">
              <w:rPr>
                <w:color w:val="FFFFFF" w:themeColor="background1"/>
                <w:lang w:val="en-US"/>
              </w:rPr>
              <w:t xml:space="preserve">Attribute </w:t>
            </w:r>
          </w:p>
        </w:tc>
        <w:tc>
          <w:tcPr>
            <w:tcW w:w="4353" w:type="dxa"/>
            <w:shd w:val="clear" w:color="auto" w:fill="0778A5"/>
          </w:tcPr>
          <w:p w14:paraId="1E56F1CB" w14:textId="77777777" w:rsidR="009B57B2" w:rsidRPr="002670C6" w:rsidRDefault="009B57B2" w:rsidP="00961EA2">
            <w:pPr>
              <w:rPr>
                <w:color w:val="FFFFFF" w:themeColor="background1"/>
                <w:lang w:val="en-US"/>
              </w:rPr>
            </w:pPr>
            <w:r w:rsidRPr="002670C6">
              <w:rPr>
                <w:color w:val="FFFFFF" w:themeColor="background1"/>
                <w:lang w:val="en-US"/>
              </w:rPr>
              <w:t>Explanation</w:t>
            </w:r>
          </w:p>
        </w:tc>
        <w:tc>
          <w:tcPr>
            <w:tcW w:w="2552" w:type="dxa"/>
            <w:shd w:val="clear" w:color="auto" w:fill="0778A5"/>
          </w:tcPr>
          <w:p w14:paraId="0886CC38" w14:textId="77777777" w:rsidR="009B57B2" w:rsidRPr="002670C6" w:rsidRDefault="009B57B2" w:rsidP="00961EA2">
            <w:pPr>
              <w:rPr>
                <w:color w:val="FFFFFF" w:themeColor="background1"/>
                <w:lang w:val="en-US"/>
              </w:rPr>
            </w:pPr>
            <w:r w:rsidRPr="002670C6">
              <w:rPr>
                <w:color w:val="FFFFFF" w:themeColor="background1"/>
                <w:lang w:val="en-US"/>
              </w:rPr>
              <w:t>Type</w:t>
            </w:r>
          </w:p>
        </w:tc>
        <w:tc>
          <w:tcPr>
            <w:tcW w:w="1134" w:type="dxa"/>
            <w:shd w:val="clear" w:color="auto" w:fill="0778A5"/>
          </w:tcPr>
          <w:p w14:paraId="36554128" w14:textId="77777777" w:rsidR="009B57B2" w:rsidRPr="002670C6" w:rsidRDefault="009B57B2" w:rsidP="00961EA2">
            <w:pPr>
              <w:rPr>
                <w:color w:val="FFFFFF" w:themeColor="background1"/>
                <w:lang w:val="en-US"/>
              </w:rPr>
            </w:pPr>
            <w:r w:rsidRPr="002670C6">
              <w:rPr>
                <w:color w:val="FFFFFF" w:themeColor="background1"/>
                <w:lang w:val="en-US"/>
              </w:rPr>
              <w:t>Card.</w:t>
            </w:r>
          </w:p>
        </w:tc>
      </w:tr>
      <w:tr w:rsidR="009B57B2" w:rsidRPr="00CE25AF" w14:paraId="5C752F2F" w14:textId="77777777" w:rsidTr="00961EA2">
        <w:tc>
          <w:tcPr>
            <w:tcW w:w="1454" w:type="dxa"/>
          </w:tcPr>
          <w:p w14:paraId="569FE74B" w14:textId="77777777" w:rsidR="009B57B2" w:rsidRPr="002670C6" w:rsidRDefault="009B57B2" w:rsidP="00961EA2">
            <w:pPr>
              <w:rPr>
                <w:lang w:val="en-US"/>
              </w:rPr>
            </w:pPr>
            <w:r w:rsidRPr="002670C6">
              <w:rPr>
                <w:lang w:val="en-US"/>
              </w:rPr>
              <w:t>administration</w:t>
            </w:r>
          </w:p>
        </w:tc>
        <w:tc>
          <w:tcPr>
            <w:tcW w:w="4353" w:type="dxa"/>
          </w:tcPr>
          <w:p w14:paraId="4F7912DE" w14:textId="202B43B8" w:rsidR="009B57B2" w:rsidRPr="00CE25AF" w:rsidRDefault="009B57B2" w:rsidP="00961EA2">
            <w:pPr>
              <w:rPr>
                <w:lang w:val="en-US"/>
              </w:rPr>
            </w:pPr>
            <w:r w:rsidRPr="00CE25AF">
              <w:rPr>
                <w:lang w:val="en-US"/>
              </w:rPr>
              <w:t>Administrative information of an identifiable element</w:t>
            </w:r>
          </w:p>
          <w:p w14:paraId="72D5BAB1" w14:textId="5B47F72A" w:rsidR="009B57B2" w:rsidRPr="00CE25AF" w:rsidRDefault="009B57B2" w:rsidP="002670C6">
            <w:pPr>
              <w:pStyle w:val="NOTE"/>
              <w:ind w:left="284" w:firstLine="0"/>
              <w:rPr>
                <w:lang w:val="en-US"/>
              </w:rPr>
            </w:pPr>
            <w:r w:rsidRPr="00CE25AF">
              <w:rPr>
                <w:lang w:val="en-US"/>
              </w:rPr>
              <w:t xml:space="preserve">Note: </w:t>
            </w:r>
            <w:r w:rsidR="00092B2F" w:rsidRPr="00CE25AF">
              <w:rPr>
                <w:lang w:val="en-US"/>
              </w:rPr>
              <w:t>s</w:t>
            </w:r>
            <w:r w:rsidRPr="00CE25AF">
              <w:rPr>
                <w:lang w:val="en-US"/>
              </w:rPr>
              <w:t>ome of the administrative information like the version number might need to be part of the identification.</w:t>
            </w:r>
          </w:p>
        </w:tc>
        <w:tc>
          <w:tcPr>
            <w:tcW w:w="2552" w:type="dxa"/>
          </w:tcPr>
          <w:p w14:paraId="0C6815A9" w14:textId="77777777" w:rsidR="009B57B2" w:rsidRPr="002670C6" w:rsidRDefault="009B57B2" w:rsidP="00961EA2">
            <w:pPr>
              <w:rPr>
                <w:lang w:val="en-US"/>
              </w:rPr>
            </w:pPr>
            <w:proofErr w:type="spellStart"/>
            <w:r w:rsidRPr="002670C6">
              <w:rPr>
                <w:lang w:val="en-US"/>
              </w:rPr>
              <w:t>AdministrativeInformation</w:t>
            </w:r>
            <w:proofErr w:type="spellEnd"/>
          </w:p>
        </w:tc>
        <w:tc>
          <w:tcPr>
            <w:tcW w:w="1134" w:type="dxa"/>
          </w:tcPr>
          <w:p w14:paraId="1013A387" w14:textId="77777777" w:rsidR="009B57B2" w:rsidRPr="002670C6" w:rsidRDefault="009B57B2" w:rsidP="00961EA2">
            <w:pPr>
              <w:rPr>
                <w:lang w:val="en-US"/>
              </w:rPr>
            </w:pPr>
            <w:r w:rsidRPr="002670C6">
              <w:rPr>
                <w:lang w:val="en-US"/>
              </w:rPr>
              <w:t>0..1</w:t>
            </w:r>
          </w:p>
        </w:tc>
      </w:tr>
      <w:tr w:rsidR="009B57B2" w:rsidRPr="00CE25AF" w14:paraId="3E4B1411" w14:textId="77777777" w:rsidTr="00961EA2">
        <w:tc>
          <w:tcPr>
            <w:tcW w:w="1454" w:type="dxa"/>
          </w:tcPr>
          <w:p w14:paraId="16A0004F" w14:textId="77777777" w:rsidR="009B57B2" w:rsidRPr="002670C6" w:rsidRDefault="009B57B2" w:rsidP="00961EA2">
            <w:pPr>
              <w:rPr>
                <w:lang w:val="en-US"/>
              </w:rPr>
            </w:pPr>
            <w:r w:rsidRPr="002670C6">
              <w:rPr>
                <w:lang w:val="en-US"/>
              </w:rPr>
              <w:t>id</w:t>
            </w:r>
          </w:p>
        </w:tc>
        <w:tc>
          <w:tcPr>
            <w:tcW w:w="4353" w:type="dxa"/>
          </w:tcPr>
          <w:p w14:paraId="13388F33" w14:textId="394F953F" w:rsidR="009B57B2" w:rsidRPr="00CE25AF" w:rsidRDefault="009B57B2" w:rsidP="00961EA2">
            <w:pPr>
              <w:rPr>
                <w:lang w:val="en-US"/>
              </w:rPr>
            </w:pPr>
            <w:r w:rsidRPr="00CE25AF">
              <w:rPr>
                <w:lang w:val="en-US"/>
              </w:rPr>
              <w:t>The globally unique identification of the element</w:t>
            </w:r>
          </w:p>
        </w:tc>
        <w:tc>
          <w:tcPr>
            <w:tcW w:w="2552" w:type="dxa"/>
          </w:tcPr>
          <w:p w14:paraId="7BDA495A" w14:textId="77777777" w:rsidR="009B57B2" w:rsidRPr="002670C6" w:rsidRDefault="009B57B2" w:rsidP="00961EA2">
            <w:pPr>
              <w:rPr>
                <w:lang w:val="en-US"/>
              </w:rPr>
            </w:pPr>
            <w:r w:rsidRPr="002670C6">
              <w:rPr>
                <w:lang w:val="en-US"/>
              </w:rPr>
              <w:t>Identifier</w:t>
            </w:r>
          </w:p>
        </w:tc>
        <w:tc>
          <w:tcPr>
            <w:tcW w:w="1134" w:type="dxa"/>
          </w:tcPr>
          <w:p w14:paraId="003CF9E2" w14:textId="77777777" w:rsidR="009B57B2" w:rsidRPr="002670C6" w:rsidRDefault="009B57B2" w:rsidP="00961EA2">
            <w:pPr>
              <w:rPr>
                <w:lang w:val="en-US"/>
              </w:rPr>
            </w:pPr>
            <w:r w:rsidRPr="002670C6">
              <w:rPr>
                <w:lang w:val="en-US"/>
              </w:rPr>
              <w:t>1</w:t>
            </w:r>
          </w:p>
        </w:tc>
      </w:tr>
    </w:tbl>
    <w:p w14:paraId="614D9629" w14:textId="77777777" w:rsidR="009B57B2" w:rsidRPr="002670C6" w:rsidRDefault="009B57B2" w:rsidP="009B57B2">
      <w:pPr>
        <w:rPr>
          <w:lang w:val="en-US"/>
        </w:rPr>
      </w:pPr>
    </w:p>
    <w:p w14:paraId="54CDB923" w14:textId="4BBB1795" w:rsidR="009B57B2" w:rsidRPr="00373A9F" w:rsidRDefault="009B57B2" w:rsidP="00E805F8">
      <w:pPr>
        <w:pStyle w:val="Heading4"/>
        <w:numPr>
          <w:ilvl w:val="3"/>
          <w:numId w:val="53"/>
        </w:numPr>
        <w:rPr>
          <w:lang w:val="en-US"/>
        </w:rPr>
      </w:pPr>
      <w:bookmarkStart w:id="1491" w:name="_Ref120119429"/>
      <w:r w:rsidRPr="00373A9F">
        <w:rPr>
          <w:lang w:val="en-US"/>
        </w:rPr>
        <w:lastRenderedPageBreak/>
        <w:t>Qualifiable Attributes</w:t>
      </w:r>
      <w:bookmarkEnd w:id="1491"/>
    </w:p>
    <w:p w14:paraId="73444AA1" w14:textId="1FC5371C" w:rsidR="009B57B2" w:rsidRPr="00CE25AF" w:rsidRDefault="00104912" w:rsidP="00110904">
      <w:pPr>
        <w:pStyle w:val="Caption"/>
      </w:pPr>
      <w:bookmarkStart w:id="1492" w:name="_Toc125537842"/>
      <w:r w:rsidRPr="00CE25AF">
        <w:rPr>
          <w:noProof/>
        </w:rPr>
        <w:drawing>
          <wp:anchor distT="0" distB="0" distL="114300" distR="114300" simplePos="0" relativeHeight="252705792" behindDoc="0" locked="0" layoutInCell="1" allowOverlap="1" wp14:anchorId="7115256E" wp14:editId="42E9BD7B">
            <wp:simplePos x="0" y="0"/>
            <wp:positionH relativeFrom="column">
              <wp:posOffset>562610</wp:posOffset>
            </wp:positionH>
            <wp:positionV relativeFrom="paragraph">
              <wp:posOffset>379730</wp:posOffset>
            </wp:positionV>
            <wp:extent cx="3981450" cy="1416050"/>
            <wp:effectExtent l="0" t="0" r="0" b="0"/>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81450" cy="141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57B2" w:rsidRPr="00CE25AF">
        <w:t xml:space="preserve">Figure </w:t>
      </w:r>
      <w:r w:rsidR="00561536">
        <w:fldChar w:fldCharType="begin"/>
      </w:r>
      <w:r w:rsidR="00561536">
        <w:instrText xml:space="preserve"> SEQ Figure \* ARABIC </w:instrText>
      </w:r>
      <w:r w:rsidR="00561536">
        <w:fldChar w:fldCharType="separate"/>
      </w:r>
      <w:r w:rsidR="00F511DE">
        <w:rPr>
          <w:noProof/>
        </w:rPr>
        <w:t>19</w:t>
      </w:r>
      <w:r w:rsidR="00561536">
        <w:fldChar w:fldCharType="end"/>
      </w:r>
      <w:r w:rsidR="009B57B2" w:rsidRPr="00CE25AF">
        <w:t xml:space="preserve"> Metamodel of </w:t>
      </w:r>
      <w:proofErr w:type="spellStart"/>
      <w:r w:rsidR="009B57B2" w:rsidRPr="00CE25AF">
        <w:t>Qualifiables</w:t>
      </w:r>
      <w:bookmarkEnd w:id="1492"/>
      <w:proofErr w:type="spellEnd"/>
    </w:p>
    <w:p w14:paraId="1DEFF74E" w14:textId="59CC0EA9" w:rsidR="009B57B2" w:rsidRPr="002670C6" w:rsidRDefault="009B57B2" w:rsidP="006E71A7">
      <w:pPr>
        <w:pStyle w:val="Figure"/>
        <w:rPr>
          <w:lang w:val="en-US"/>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8"/>
        <w:gridCol w:w="4886"/>
        <w:gridCol w:w="1843"/>
        <w:gridCol w:w="1417"/>
      </w:tblGrid>
      <w:tr w:rsidR="009B57B2" w:rsidRPr="00CE25AF" w14:paraId="6AD15C20" w14:textId="77777777" w:rsidTr="00207368">
        <w:trPr>
          <w:trHeight w:val="243"/>
          <w:tblHeader/>
        </w:trPr>
        <w:tc>
          <w:tcPr>
            <w:tcW w:w="1488" w:type="dxa"/>
            <w:shd w:val="clear" w:color="auto" w:fill="0778A5"/>
          </w:tcPr>
          <w:p w14:paraId="19EF25B5" w14:textId="77777777" w:rsidR="009B57B2" w:rsidRPr="002670C6" w:rsidRDefault="009B57B2" w:rsidP="00207368">
            <w:pPr>
              <w:rPr>
                <w:color w:val="FFFFFF" w:themeColor="background1"/>
                <w:lang w:val="en-US"/>
              </w:rPr>
            </w:pPr>
            <w:r w:rsidRPr="002670C6">
              <w:rPr>
                <w:color w:val="FFFFFF" w:themeColor="background1"/>
                <w:lang w:val="en-US"/>
              </w:rPr>
              <w:t>Class:</w:t>
            </w:r>
          </w:p>
        </w:tc>
        <w:tc>
          <w:tcPr>
            <w:tcW w:w="8146" w:type="dxa"/>
            <w:gridSpan w:val="3"/>
          </w:tcPr>
          <w:p w14:paraId="06865757" w14:textId="77777777" w:rsidR="009B57B2" w:rsidRPr="002670C6" w:rsidRDefault="009B57B2" w:rsidP="00207368">
            <w:pPr>
              <w:rPr>
                <w:lang w:val="en-US"/>
              </w:rPr>
            </w:pPr>
            <w:r w:rsidRPr="002670C6">
              <w:rPr>
                <w:lang w:val="en-US"/>
              </w:rPr>
              <w:t>Qualifiable &lt;&lt;abstract&gt;&gt;</w:t>
            </w:r>
          </w:p>
        </w:tc>
      </w:tr>
      <w:tr w:rsidR="009B57B2" w:rsidRPr="00F1653A" w14:paraId="407C4709" w14:textId="77777777" w:rsidTr="00207368">
        <w:tc>
          <w:tcPr>
            <w:tcW w:w="1488" w:type="dxa"/>
            <w:shd w:val="clear" w:color="auto" w:fill="0778A5"/>
          </w:tcPr>
          <w:p w14:paraId="7CC82850" w14:textId="77777777" w:rsidR="009B57B2" w:rsidRPr="002670C6" w:rsidRDefault="009B57B2" w:rsidP="00207368">
            <w:pPr>
              <w:rPr>
                <w:color w:val="FFFFFF" w:themeColor="background1"/>
                <w:lang w:val="en-US"/>
              </w:rPr>
            </w:pPr>
            <w:r w:rsidRPr="002670C6">
              <w:rPr>
                <w:color w:val="FFFFFF" w:themeColor="background1"/>
                <w:lang w:val="en-US"/>
              </w:rPr>
              <w:t>Explanation:</w:t>
            </w:r>
          </w:p>
        </w:tc>
        <w:tc>
          <w:tcPr>
            <w:tcW w:w="8146" w:type="dxa"/>
            <w:gridSpan w:val="3"/>
            <w:tcBorders>
              <w:bottom w:val="single" w:sz="4" w:space="0" w:color="auto"/>
            </w:tcBorders>
          </w:tcPr>
          <w:p w14:paraId="6BF4AC44" w14:textId="77777777" w:rsidR="009B57B2" w:rsidRPr="00CE25AF" w:rsidRDefault="009B57B2" w:rsidP="00207368">
            <w:pPr>
              <w:rPr>
                <w:lang w:val="en-US"/>
              </w:rPr>
            </w:pPr>
            <w:r w:rsidRPr="00CE25AF">
              <w:rPr>
                <w:lang w:val="en-US"/>
              </w:rPr>
              <w:t xml:space="preserve">A qualifiable element may be further qualified by one or more qualifiers. </w:t>
            </w:r>
          </w:p>
          <w:p w14:paraId="25BF8C76" w14:textId="0BF2B5D8" w:rsidR="00C42487" w:rsidRPr="00CE25AF" w:rsidRDefault="00092B2F" w:rsidP="002670C6">
            <w:pPr>
              <w:pStyle w:val="NOTE"/>
              <w:ind w:left="0" w:firstLine="0"/>
              <w:rPr>
                <w:lang w:val="en-US"/>
              </w:rPr>
            </w:pPr>
            <w:r w:rsidRPr="00CE25AF">
              <w:rPr>
                <w:lang w:val="en-US"/>
              </w:rPr>
              <w:t>Note: s</w:t>
            </w:r>
            <w:r w:rsidR="00C42487" w:rsidRPr="00CE25AF">
              <w:rPr>
                <w:lang w:val="en-US"/>
              </w:rPr>
              <w:t xml:space="preserve">ee </w:t>
            </w:r>
            <w:r w:rsidR="0082767B">
              <w:rPr>
                <w:lang w:val="en-US"/>
              </w:rPr>
              <w:t>C</w:t>
            </w:r>
            <w:r w:rsidR="00C42487" w:rsidRPr="00CE25AF">
              <w:rPr>
                <w:lang w:val="en-US"/>
              </w:rPr>
              <w:t xml:space="preserve">lause </w:t>
            </w:r>
            <w:r w:rsidR="00C42487" w:rsidRPr="002670C6">
              <w:rPr>
                <w:lang w:val="en-US"/>
              </w:rPr>
              <w:fldChar w:fldCharType="begin"/>
            </w:r>
            <w:r w:rsidR="00C42487" w:rsidRPr="00CE25AF">
              <w:rPr>
                <w:lang w:val="en-US"/>
              </w:rPr>
              <w:instrText xml:space="preserve"> REF _Ref110959956 \r \h </w:instrText>
            </w:r>
            <w:r w:rsidR="00C42487" w:rsidRPr="002670C6">
              <w:rPr>
                <w:lang w:val="en-US"/>
              </w:rPr>
            </w:r>
            <w:r w:rsidR="00C42487" w:rsidRPr="002670C6">
              <w:rPr>
                <w:lang w:val="en-US"/>
              </w:rPr>
              <w:fldChar w:fldCharType="separate"/>
            </w:r>
            <w:r w:rsidR="00F511DE">
              <w:rPr>
                <w:lang w:val="en-US"/>
              </w:rPr>
              <w:t>5.3.12.3</w:t>
            </w:r>
            <w:r w:rsidR="00C42487" w:rsidRPr="002670C6">
              <w:rPr>
                <w:lang w:val="en-US"/>
              </w:rPr>
              <w:fldChar w:fldCharType="end"/>
            </w:r>
            <w:r w:rsidR="00C42487" w:rsidRPr="00CE25AF">
              <w:rPr>
                <w:lang w:val="en-US"/>
              </w:rPr>
              <w:t xml:space="preserve"> for constraints related to </w:t>
            </w:r>
            <w:proofErr w:type="spellStart"/>
            <w:r w:rsidR="00C42487" w:rsidRPr="00CE25AF">
              <w:rPr>
                <w:lang w:val="en-US"/>
              </w:rPr>
              <w:t>qualifiables</w:t>
            </w:r>
            <w:proofErr w:type="spellEnd"/>
            <w:r w:rsidR="00C42487" w:rsidRPr="00CE25AF">
              <w:rPr>
                <w:lang w:val="en-US"/>
              </w:rPr>
              <w:t>.</w:t>
            </w:r>
          </w:p>
        </w:tc>
      </w:tr>
      <w:tr w:rsidR="009B57B2" w:rsidRPr="00CE25AF" w14:paraId="2A6B8AEB" w14:textId="77777777" w:rsidTr="00207368">
        <w:tc>
          <w:tcPr>
            <w:tcW w:w="1488" w:type="dxa"/>
            <w:tcBorders>
              <w:bottom w:val="single" w:sz="4" w:space="0" w:color="auto"/>
            </w:tcBorders>
            <w:shd w:val="clear" w:color="auto" w:fill="0778A5"/>
          </w:tcPr>
          <w:p w14:paraId="7ABDF8A3" w14:textId="77777777" w:rsidR="009B57B2" w:rsidRPr="002670C6" w:rsidRDefault="009B57B2" w:rsidP="00207368">
            <w:pPr>
              <w:rPr>
                <w:color w:val="FFFFFF" w:themeColor="background1"/>
                <w:lang w:val="en-US"/>
              </w:rPr>
            </w:pPr>
            <w:r w:rsidRPr="002670C6">
              <w:rPr>
                <w:color w:val="FFFFFF" w:themeColor="background1"/>
                <w:lang w:val="en-US"/>
              </w:rPr>
              <w:t>Inherits from:</w:t>
            </w:r>
          </w:p>
        </w:tc>
        <w:tc>
          <w:tcPr>
            <w:tcW w:w="8146" w:type="dxa"/>
            <w:gridSpan w:val="3"/>
            <w:tcBorders>
              <w:bottom w:val="single" w:sz="4" w:space="0" w:color="auto"/>
            </w:tcBorders>
          </w:tcPr>
          <w:p w14:paraId="64F87348" w14:textId="77777777" w:rsidR="009B57B2" w:rsidRPr="002670C6" w:rsidRDefault="009B57B2" w:rsidP="00207368">
            <w:pPr>
              <w:rPr>
                <w:lang w:val="en-US"/>
              </w:rPr>
            </w:pPr>
            <w:r w:rsidRPr="002670C6">
              <w:rPr>
                <w:lang w:val="en-US"/>
              </w:rPr>
              <w:t>--</w:t>
            </w:r>
          </w:p>
        </w:tc>
      </w:tr>
      <w:tr w:rsidR="009B57B2" w:rsidRPr="00CE25AF" w14:paraId="6625071C" w14:textId="77777777" w:rsidTr="00207368">
        <w:tc>
          <w:tcPr>
            <w:tcW w:w="1488" w:type="dxa"/>
            <w:shd w:val="clear" w:color="auto" w:fill="0778A5"/>
          </w:tcPr>
          <w:p w14:paraId="7ABD1336" w14:textId="77777777" w:rsidR="009B57B2" w:rsidRPr="002670C6" w:rsidRDefault="009B57B2" w:rsidP="00207368">
            <w:pPr>
              <w:rPr>
                <w:color w:val="FFFFFF" w:themeColor="background1"/>
                <w:sz w:val="18"/>
                <w:lang w:val="en-US"/>
              </w:rPr>
            </w:pPr>
            <w:r w:rsidRPr="002670C6">
              <w:rPr>
                <w:color w:val="FFFFFF" w:themeColor="background1"/>
                <w:lang w:val="en-US"/>
              </w:rPr>
              <w:t xml:space="preserve">Attribute </w:t>
            </w:r>
          </w:p>
        </w:tc>
        <w:tc>
          <w:tcPr>
            <w:tcW w:w="4886" w:type="dxa"/>
            <w:shd w:val="clear" w:color="auto" w:fill="0778A5"/>
          </w:tcPr>
          <w:p w14:paraId="42970783" w14:textId="77777777" w:rsidR="009B57B2" w:rsidRPr="002670C6" w:rsidRDefault="009B57B2" w:rsidP="00207368">
            <w:pPr>
              <w:rPr>
                <w:color w:val="FFFFFF" w:themeColor="background1"/>
                <w:lang w:val="en-US"/>
              </w:rPr>
            </w:pPr>
            <w:r w:rsidRPr="002670C6">
              <w:rPr>
                <w:color w:val="FFFFFF" w:themeColor="background1"/>
                <w:lang w:val="en-US"/>
              </w:rPr>
              <w:t>Explanation</w:t>
            </w:r>
          </w:p>
        </w:tc>
        <w:tc>
          <w:tcPr>
            <w:tcW w:w="1843" w:type="dxa"/>
            <w:shd w:val="clear" w:color="auto" w:fill="0778A5"/>
          </w:tcPr>
          <w:p w14:paraId="37080109" w14:textId="77777777" w:rsidR="009B57B2" w:rsidRPr="002670C6" w:rsidRDefault="009B57B2" w:rsidP="00207368">
            <w:pPr>
              <w:rPr>
                <w:color w:val="FFFFFF" w:themeColor="background1"/>
                <w:lang w:val="en-US"/>
              </w:rPr>
            </w:pPr>
            <w:r w:rsidRPr="002670C6">
              <w:rPr>
                <w:color w:val="FFFFFF" w:themeColor="background1"/>
                <w:lang w:val="en-US"/>
              </w:rPr>
              <w:t>Type</w:t>
            </w:r>
          </w:p>
        </w:tc>
        <w:tc>
          <w:tcPr>
            <w:tcW w:w="1417" w:type="dxa"/>
            <w:shd w:val="clear" w:color="auto" w:fill="0778A5"/>
          </w:tcPr>
          <w:p w14:paraId="491C84F2" w14:textId="77777777" w:rsidR="009B57B2" w:rsidRPr="002670C6" w:rsidRDefault="009B57B2" w:rsidP="00207368">
            <w:pPr>
              <w:rPr>
                <w:color w:val="FFFFFF" w:themeColor="background1"/>
                <w:lang w:val="en-US"/>
              </w:rPr>
            </w:pPr>
            <w:r w:rsidRPr="002670C6">
              <w:rPr>
                <w:color w:val="FFFFFF" w:themeColor="background1"/>
                <w:lang w:val="en-US"/>
              </w:rPr>
              <w:t>Card.</w:t>
            </w:r>
          </w:p>
        </w:tc>
      </w:tr>
      <w:tr w:rsidR="009B57B2" w:rsidRPr="00CE25AF" w14:paraId="102C03F8" w14:textId="77777777" w:rsidTr="00207368">
        <w:tc>
          <w:tcPr>
            <w:tcW w:w="1488" w:type="dxa"/>
          </w:tcPr>
          <w:p w14:paraId="358EBD26" w14:textId="77777777" w:rsidR="009B57B2" w:rsidRPr="002670C6" w:rsidRDefault="009B57B2" w:rsidP="00207368">
            <w:pPr>
              <w:rPr>
                <w:lang w:val="en-US"/>
              </w:rPr>
            </w:pPr>
            <w:r w:rsidRPr="002670C6">
              <w:rPr>
                <w:lang w:val="en-US"/>
              </w:rPr>
              <w:t>qualifier</w:t>
            </w:r>
          </w:p>
        </w:tc>
        <w:tc>
          <w:tcPr>
            <w:tcW w:w="4886" w:type="dxa"/>
          </w:tcPr>
          <w:p w14:paraId="3FFB3DEF" w14:textId="56851E4C" w:rsidR="009B57B2" w:rsidRPr="00CE25AF" w:rsidRDefault="009B57B2" w:rsidP="00207368">
            <w:pPr>
              <w:rPr>
                <w:lang w:val="en-US"/>
              </w:rPr>
            </w:pPr>
            <w:r w:rsidRPr="00CE25AF">
              <w:rPr>
                <w:lang w:val="en-US"/>
              </w:rPr>
              <w:t>Additional qualification of a qualifiable element</w:t>
            </w:r>
          </w:p>
        </w:tc>
        <w:tc>
          <w:tcPr>
            <w:tcW w:w="1843" w:type="dxa"/>
          </w:tcPr>
          <w:p w14:paraId="2483DF94" w14:textId="77777777" w:rsidR="009B57B2" w:rsidRPr="002670C6" w:rsidRDefault="009B57B2" w:rsidP="00207368">
            <w:pPr>
              <w:rPr>
                <w:lang w:val="en-US"/>
              </w:rPr>
            </w:pPr>
            <w:r w:rsidRPr="002670C6">
              <w:rPr>
                <w:lang w:val="en-US"/>
              </w:rPr>
              <w:t>Qualifier</w:t>
            </w:r>
          </w:p>
        </w:tc>
        <w:tc>
          <w:tcPr>
            <w:tcW w:w="1417" w:type="dxa"/>
          </w:tcPr>
          <w:p w14:paraId="7224FDDD" w14:textId="77777777" w:rsidR="009B57B2" w:rsidRPr="002670C6" w:rsidRDefault="009B57B2" w:rsidP="00207368">
            <w:pPr>
              <w:rPr>
                <w:lang w:val="en-US"/>
              </w:rPr>
            </w:pPr>
            <w:r w:rsidRPr="002670C6">
              <w:rPr>
                <w:lang w:val="en-US"/>
              </w:rPr>
              <w:t>0..*</w:t>
            </w:r>
          </w:p>
        </w:tc>
      </w:tr>
    </w:tbl>
    <w:p w14:paraId="03A0FE2A" w14:textId="77777777" w:rsidR="009B57B2" w:rsidRPr="002670C6" w:rsidRDefault="009B57B2" w:rsidP="009B57B2">
      <w:pPr>
        <w:rPr>
          <w:lang w:val="en-US"/>
        </w:rPr>
      </w:pPr>
    </w:p>
    <w:p w14:paraId="441D2FDE" w14:textId="77777777" w:rsidR="009B57B2" w:rsidRPr="002670C6" w:rsidRDefault="009B57B2" w:rsidP="00E805F8">
      <w:pPr>
        <w:pStyle w:val="Heading4"/>
        <w:numPr>
          <w:ilvl w:val="3"/>
          <w:numId w:val="53"/>
        </w:numPr>
        <w:rPr>
          <w:lang w:val="en-US"/>
        </w:rPr>
      </w:pPr>
      <w:bookmarkStart w:id="1493" w:name="_Ref120119514"/>
      <w:r w:rsidRPr="002670C6">
        <w:rPr>
          <w:lang w:val="en-US"/>
        </w:rPr>
        <w:t>Qualifier Attributes</w:t>
      </w:r>
      <w:bookmarkEnd w:id="1493"/>
    </w:p>
    <w:p w14:paraId="2EC23905" w14:textId="007E6E21" w:rsidR="009B57B2" w:rsidRPr="00CE25AF" w:rsidRDefault="00104912" w:rsidP="00110904">
      <w:pPr>
        <w:pStyle w:val="Caption"/>
      </w:pPr>
      <w:bookmarkStart w:id="1494" w:name="_Toc125537843"/>
      <w:r w:rsidRPr="00CE25AF">
        <w:rPr>
          <w:noProof/>
        </w:rPr>
        <w:drawing>
          <wp:anchor distT="0" distB="0" distL="114300" distR="114300" simplePos="0" relativeHeight="252707840" behindDoc="0" locked="0" layoutInCell="1" allowOverlap="1" wp14:anchorId="7F22A88E" wp14:editId="563F624E">
            <wp:simplePos x="0" y="0"/>
            <wp:positionH relativeFrom="column">
              <wp:posOffset>873760</wp:posOffset>
            </wp:positionH>
            <wp:positionV relativeFrom="paragraph">
              <wp:posOffset>286385</wp:posOffset>
            </wp:positionV>
            <wp:extent cx="3670300" cy="1416050"/>
            <wp:effectExtent l="0" t="0" r="0"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70300" cy="141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57B2" w:rsidRPr="00CE25AF">
        <w:t xml:space="preserve">Figure </w:t>
      </w:r>
      <w:r w:rsidR="00561536">
        <w:fldChar w:fldCharType="begin"/>
      </w:r>
      <w:r w:rsidR="00561536">
        <w:instrText xml:space="preserve"> SEQ Figure \* ARABIC </w:instrText>
      </w:r>
      <w:r w:rsidR="00561536">
        <w:fldChar w:fldCharType="separate"/>
      </w:r>
      <w:r w:rsidR="00F511DE">
        <w:rPr>
          <w:noProof/>
        </w:rPr>
        <w:t>20</w:t>
      </w:r>
      <w:r w:rsidR="00561536">
        <w:fldChar w:fldCharType="end"/>
      </w:r>
      <w:r w:rsidR="009B57B2" w:rsidRPr="00CE25AF">
        <w:t xml:space="preserve"> Metamodel of Qualifiers</w:t>
      </w:r>
      <w:bookmarkEnd w:id="1494"/>
    </w:p>
    <w:p w14:paraId="6C123D0B" w14:textId="77777777" w:rsidR="009B57B2" w:rsidRPr="002670C6" w:rsidRDefault="009B57B2" w:rsidP="009B57B2">
      <w:pPr>
        <w:rPr>
          <w:lang w:val="en-US"/>
        </w:rPr>
      </w:pPr>
    </w:p>
    <w:p w14:paraId="12BCD319" w14:textId="69D961F9" w:rsidR="009B57B2" w:rsidRPr="00CE25AF" w:rsidRDefault="00092B2F" w:rsidP="009B57B2">
      <w:pPr>
        <w:rPr>
          <w:lang w:val="en-US"/>
        </w:rPr>
      </w:pPr>
      <w:r w:rsidRPr="00CE25AF">
        <w:rPr>
          <w:lang w:val="en-US"/>
        </w:rPr>
        <w:t>Qualifiers may be defined f</w:t>
      </w:r>
      <w:r w:rsidR="009B57B2" w:rsidRPr="00CE25AF">
        <w:rPr>
          <w:lang w:val="en-US"/>
        </w:rPr>
        <w:t xml:space="preserve">or qualifiable elements. </w:t>
      </w:r>
    </w:p>
    <w:p w14:paraId="70FB228C" w14:textId="15FBC0BB" w:rsidR="009B57B2" w:rsidRPr="00CE25AF" w:rsidRDefault="009B57B2" w:rsidP="009B57B2">
      <w:pPr>
        <w:rPr>
          <w:lang w:val="en-US"/>
        </w:rPr>
      </w:pPr>
      <w:r w:rsidRPr="00CE25AF">
        <w:rPr>
          <w:lang w:val="en-US"/>
        </w:rPr>
        <w:t>There are standardized qualifiers defined in IEC CDD</w:t>
      </w:r>
      <w:r w:rsidR="0002055A">
        <w:rPr>
          <w:lang w:val="en-US"/>
        </w:rPr>
        <w:t>,</w:t>
      </w:r>
      <w:r w:rsidRPr="00CE25AF">
        <w:rPr>
          <w:lang w:val="en-US"/>
        </w:rPr>
        <w:t xml:space="preserve"> IEC61360</w:t>
      </w:r>
      <w:r w:rsidR="0002055A">
        <w:rPr>
          <w:lang w:val="en-US"/>
        </w:rPr>
        <w:t>-4 – IEC/SC 3D</w:t>
      </w:r>
      <w:r w:rsidR="00B11AA3" w:rsidRPr="00CE25AF">
        <w:rPr>
          <w:lang w:val="en-US"/>
        </w:rPr>
        <w:t>.</w:t>
      </w:r>
      <w:r w:rsidRPr="00CE25AF">
        <w:rPr>
          <w:lang w:val="en-US"/>
        </w:rPr>
        <w:t xml:space="preserve"> A level qualifier defining the level type minimal</w:t>
      </w:r>
      <w:r w:rsidR="00B11AA3" w:rsidRPr="00CE25AF">
        <w:rPr>
          <w:lang w:val="en-US"/>
        </w:rPr>
        <w:t xml:space="preserve">, maximal, typical, and nominal value </w:t>
      </w:r>
      <w:r w:rsidRPr="00CE25AF">
        <w:rPr>
          <w:lang w:val="en-US"/>
        </w:rPr>
        <w:t>is specified in IEC 62569-1. In DIN SPEC 92000</w:t>
      </w:r>
      <w:r w:rsidR="00512BEF">
        <w:rPr>
          <w:lang w:val="en-US"/>
        </w:rPr>
        <w:t>,</w:t>
      </w:r>
      <w:r w:rsidRPr="00CE25AF">
        <w:rPr>
          <w:lang w:val="en-US"/>
        </w:rPr>
        <w:t xml:space="preserve"> qualifier types like </w:t>
      </w:r>
      <w:r w:rsidR="00512BEF">
        <w:rPr>
          <w:lang w:val="en-US"/>
        </w:rPr>
        <w:t>e.g.</w:t>
      </w:r>
      <w:r w:rsidRPr="00CE25AF">
        <w:rPr>
          <w:lang w:val="en-US"/>
        </w:rPr>
        <w:t xml:space="preserve"> expression semantics and expression logic</w:t>
      </w:r>
      <w:r w:rsidR="00512BEF">
        <w:rPr>
          <w:lang w:val="en-US"/>
        </w:rPr>
        <w:t xml:space="preserve"> are defined</w:t>
      </w:r>
      <w:r w:rsidRPr="00CE25AF">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1"/>
        <w:gridCol w:w="4872"/>
        <w:gridCol w:w="1739"/>
        <w:gridCol w:w="1060"/>
      </w:tblGrid>
      <w:tr w:rsidR="009B57B2" w:rsidRPr="00CE25AF" w14:paraId="07B4CB8C" w14:textId="77777777" w:rsidTr="00DE2C18">
        <w:trPr>
          <w:trHeight w:val="243"/>
          <w:tblHeader/>
        </w:trPr>
        <w:tc>
          <w:tcPr>
            <w:tcW w:w="1502" w:type="dxa"/>
            <w:shd w:val="clear" w:color="auto" w:fill="0778A5"/>
          </w:tcPr>
          <w:p w14:paraId="6D694519" w14:textId="77777777" w:rsidR="009B57B2" w:rsidRPr="002670C6" w:rsidRDefault="009B57B2" w:rsidP="00DE2C18">
            <w:pPr>
              <w:rPr>
                <w:color w:val="FFFFFF" w:themeColor="background1"/>
                <w:lang w:val="en-US"/>
              </w:rPr>
            </w:pPr>
            <w:r w:rsidRPr="002670C6">
              <w:rPr>
                <w:color w:val="FFFFFF" w:themeColor="background1"/>
                <w:lang w:val="en-US"/>
              </w:rPr>
              <w:t>Class:</w:t>
            </w:r>
          </w:p>
        </w:tc>
        <w:tc>
          <w:tcPr>
            <w:tcW w:w="7633" w:type="dxa"/>
            <w:gridSpan w:val="3"/>
          </w:tcPr>
          <w:p w14:paraId="7A8CD42D" w14:textId="77777777" w:rsidR="009B57B2" w:rsidRPr="002670C6" w:rsidRDefault="009B57B2" w:rsidP="00DE2C18">
            <w:pPr>
              <w:rPr>
                <w:lang w:val="en-US"/>
              </w:rPr>
            </w:pPr>
            <w:r w:rsidRPr="002670C6">
              <w:rPr>
                <w:lang w:val="en-US"/>
              </w:rPr>
              <w:t>Qualifier</w:t>
            </w:r>
          </w:p>
        </w:tc>
      </w:tr>
      <w:tr w:rsidR="009B57B2" w:rsidRPr="001C00FD" w14:paraId="3E215322" w14:textId="77777777" w:rsidTr="00DE2C18">
        <w:tc>
          <w:tcPr>
            <w:tcW w:w="1502" w:type="dxa"/>
            <w:shd w:val="clear" w:color="auto" w:fill="0778A5"/>
          </w:tcPr>
          <w:p w14:paraId="3DF15D73" w14:textId="77777777" w:rsidR="009B57B2" w:rsidRPr="002670C6" w:rsidRDefault="009B57B2" w:rsidP="00DE2C18">
            <w:pPr>
              <w:rPr>
                <w:color w:val="FFFFFF" w:themeColor="background1"/>
                <w:lang w:val="en-US"/>
              </w:rPr>
            </w:pPr>
            <w:r w:rsidRPr="002670C6">
              <w:rPr>
                <w:color w:val="FFFFFF" w:themeColor="background1"/>
                <w:lang w:val="en-US"/>
              </w:rPr>
              <w:t>Explanation:</w:t>
            </w:r>
          </w:p>
        </w:tc>
        <w:tc>
          <w:tcPr>
            <w:tcW w:w="7633" w:type="dxa"/>
            <w:gridSpan w:val="3"/>
          </w:tcPr>
          <w:p w14:paraId="6F9AE954" w14:textId="0E78DD12" w:rsidR="009B57B2" w:rsidRPr="00CE25AF" w:rsidRDefault="009B57B2" w:rsidP="00DE2C18">
            <w:pPr>
              <w:rPr>
                <w:lang w:val="en-US"/>
              </w:rPr>
            </w:pPr>
            <w:r w:rsidRPr="00CE25AF">
              <w:rPr>
                <w:lang w:val="en-US"/>
              </w:rPr>
              <w:t>A qualifier is essentially a type-value-pair. Depending on the kind of qualifier</w:t>
            </w:r>
            <w:r w:rsidR="00B11AA3" w:rsidRPr="00CE25AF">
              <w:rPr>
                <w:lang w:val="en-US"/>
              </w:rPr>
              <w:t>,</w:t>
            </w:r>
            <w:r w:rsidRPr="00CE25AF">
              <w:rPr>
                <w:lang w:val="en-US"/>
              </w:rPr>
              <w:t xml:space="preserve"> it makes additional statements </w:t>
            </w:r>
          </w:p>
          <w:p w14:paraId="24F63294" w14:textId="623C7D8A" w:rsidR="009B57B2" w:rsidRPr="00CE25AF" w:rsidRDefault="009B57B2" w:rsidP="00FD7BFD">
            <w:pPr>
              <w:pStyle w:val="ListParagraph"/>
              <w:numPr>
                <w:ilvl w:val="0"/>
                <w:numId w:val="21"/>
              </w:numPr>
            </w:pPr>
            <w:proofErr w:type="spellStart"/>
            <w:r w:rsidRPr="00CE25AF">
              <w:t>w.r.t.</w:t>
            </w:r>
            <w:proofErr w:type="spellEnd"/>
            <w:r w:rsidRPr="00CE25AF">
              <w:t xml:space="preserve"> the value of the qualified element</w:t>
            </w:r>
            <w:r w:rsidR="00B11AA3" w:rsidRPr="00CE25AF">
              <w:t>,</w:t>
            </w:r>
          </w:p>
          <w:p w14:paraId="13FF235F" w14:textId="55F48DE6" w:rsidR="009B57B2" w:rsidRPr="00CE25AF" w:rsidRDefault="009B57B2" w:rsidP="00FD7BFD">
            <w:pPr>
              <w:pStyle w:val="ListParagraph"/>
              <w:numPr>
                <w:ilvl w:val="0"/>
                <w:numId w:val="21"/>
              </w:numPr>
            </w:pPr>
            <w:r w:rsidRPr="00CE25AF">
              <w:t>w.r.t the concept, i.e. semantic definition of the qualified element</w:t>
            </w:r>
            <w:r w:rsidR="00B11AA3" w:rsidRPr="00CE25AF">
              <w:t>,</w:t>
            </w:r>
          </w:p>
          <w:p w14:paraId="3DFCB18E" w14:textId="668695AA" w:rsidR="009B57B2" w:rsidRPr="00CE25AF" w:rsidRDefault="009B57B2" w:rsidP="00FD7BFD">
            <w:pPr>
              <w:pStyle w:val="ListParagraph"/>
              <w:numPr>
                <w:ilvl w:val="0"/>
                <w:numId w:val="21"/>
              </w:numPr>
            </w:pPr>
            <w:proofErr w:type="spellStart"/>
            <w:r w:rsidRPr="00CE25AF">
              <w:t>w.r.t.</w:t>
            </w:r>
            <w:proofErr w:type="spellEnd"/>
            <w:r w:rsidRPr="00CE25AF">
              <w:t xml:space="preserve"> existence and other meta information </w:t>
            </w:r>
            <w:r w:rsidR="00B11AA3" w:rsidRPr="00CE25AF">
              <w:t>of</w:t>
            </w:r>
            <w:r w:rsidRPr="00CE25AF">
              <w:t xml:space="preserve"> the qualified element type</w:t>
            </w:r>
            <w:r w:rsidR="00B11AA3" w:rsidRPr="00CE25AF">
              <w:t>.</w:t>
            </w:r>
          </w:p>
          <w:p w14:paraId="22345759" w14:textId="54214D8C" w:rsidR="009B57B2" w:rsidRPr="00CE25AF" w:rsidRDefault="009B57B2" w:rsidP="00DE2C18">
            <w:pPr>
              <w:pStyle w:val="Constraint"/>
              <w:framePr w:wrap="auto" w:vAnchor="margin" w:yAlign="inline"/>
              <w:rPr>
                <w:lang w:val="en-US"/>
              </w:rPr>
            </w:pPr>
            <w:r w:rsidRPr="00CE25AF">
              <w:rPr>
                <w:u w:val="single"/>
                <w:lang w:val="en-US"/>
              </w:rPr>
              <w:lastRenderedPageBreak/>
              <w:t>Constraint AASd-006</w:t>
            </w:r>
            <w:r w:rsidRPr="00CE25AF">
              <w:rPr>
                <w:lang w:val="en-US"/>
              </w:rPr>
              <w:t xml:space="preserve">: </w:t>
            </w:r>
            <w:r w:rsidR="00512BEF">
              <w:rPr>
                <w:lang w:val="en-US"/>
              </w:rPr>
              <w:t>I</w:t>
            </w:r>
            <w:r w:rsidRPr="00CE25AF">
              <w:rPr>
                <w:lang w:val="en-US"/>
              </w:rPr>
              <w:t xml:space="preserve">f both, the </w:t>
            </w:r>
            <w:r w:rsidRPr="00CE25AF">
              <w:rPr>
                <w:i/>
                <w:lang w:val="en-US"/>
              </w:rPr>
              <w:t>value</w:t>
            </w:r>
            <w:r w:rsidRPr="00CE25AF">
              <w:rPr>
                <w:lang w:val="en-US"/>
              </w:rPr>
              <w:t xml:space="preserve"> and the </w:t>
            </w:r>
            <w:proofErr w:type="spellStart"/>
            <w:r w:rsidRPr="00CE25AF">
              <w:rPr>
                <w:i/>
                <w:lang w:val="en-US"/>
              </w:rPr>
              <w:t>valueId</w:t>
            </w:r>
            <w:proofErr w:type="spellEnd"/>
            <w:r w:rsidRPr="00CE25AF">
              <w:rPr>
                <w:lang w:val="en-US"/>
              </w:rPr>
              <w:t xml:space="preserve"> of a </w:t>
            </w:r>
            <w:r w:rsidRPr="00CE25AF">
              <w:rPr>
                <w:i/>
                <w:lang w:val="en-US"/>
              </w:rPr>
              <w:t>Qualifier</w:t>
            </w:r>
            <w:r w:rsidRPr="00CE25AF">
              <w:rPr>
                <w:lang w:val="en-US"/>
              </w:rPr>
              <w:t xml:space="preserve"> are present</w:t>
            </w:r>
            <w:r w:rsidR="00B11AA3" w:rsidRPr="00CE25AF">
              <w:rPr>
                <w:lang w:val="en-US"/>
              </w:rPr>
              <w:t>,</w:t>
            </w:r>
            <w:r w:rsidRPr="00CE25AF">
              <w:rPr>
                <w:lang w:val="en-US"/>
              </w:rPr>
              <w:t xml:space="preserve"> the value needs to be identical to the value of the referenced coded value in </w:t>
            </w:r>
            <w:r w:rsidRPr="00CE25AF">
              <w:rPr>
                <w:i/>
                <w:iCs/>
                <w:lang w:val="en-US"/>
              </w:rPr>
              <w:t>Qualifier/</w:t>
            </w:r>
            <w:proofErr w:type="spellStart"/>
            <w:r w:rsidRPr="00CE25AF">
              <w:rPr>
                <w:i/>
                <w:iCs/>
                <w:lang w:val="en-US"/>
              </w:rPr>
              <w:t>valueId</w:t>
            </w:r>
            <w:proofErr w:type="spellEnd"/>
            <w:r w:rsidRPr="00CE25AF">
              <w:rPr>
                <w:lang w:val="en-US"/>
              </w:rPr>
              <w:t>.</w:t>
            </w:r>
          </w:p>
          <w:p w14:paraId="4D07C51A" w14:textId="141C01AD" w:rsidR="009B57B2" w:rsidRPr="00CE25AF" w:rsidRDefault="009B57B2" w:rsidP="00DE2C18">
            <w:pPr>
              <w:rPr>
                <w:lang w:val="en-US"/>
              </w:rPr>
            </w:pPr>
            <w:r w:rsidRPr="00CE25AF">
              <w:rPr>
                <w:u w:val="single"/>
                <w:lang w:val="en-US"/>
              </w:rPr>
              <w:t>Constraint AASd-020</w:t>
            </w:r>
            <w:r w:rsidRPr="00CE25AF">
              <w:rPr>
                <w:lang w:val="en-US"/>
              </w:rPr>
              <w:t xml:space="preserve">: </w:t>
            </w:r>
            <w:r w:rsidR="00512BEF">
              <w:rPr>
                <w:lang w:val="en-US"/>
              </w:rPr>
              <w:t>T</w:t>
            </w:r>
            <w:r w:rsidRPr="00CE25AF">
              <w:rPr>
                <w:lang w:val="en-US"/>
              </w:rPr>
              <w:t xml:space="preserve">he value of </w:t>
            </w:r>
            <w:r w:rsidRPr="00CE25AF">
              <w:rPr>
                <w:i/>
                <w:lang w:val="en-US"/>
              </w:rPr>
              <w:t>Qualifier/value</w:t>
            </w:r>
            <w:r w:rsidRPr="00CE25AF">
              <w:rPr>
                <w:lang w:val="en-US"/>
              </w:rPr>
              <w:t xml:space="preserve"> shall be consistent </w:t>
            </w:r>
            <w:r w:rsidR="00B11AA3" w:rsidRPr="00CE25AF">
              <w:rPr>
                <w:lang w:val="en-US"/>
              </w:rPr>
              <w:t>with</w:t>
            </w:r>
            <w:r w:rsidRPr="00CE25AF">
              <w:rPr>
                <w:lang w:val="en-US"/>
              </w:rPr>
              <w:t xml:space="preserve"> the data type as defined in </w:t>
            </w:r>
            <w:r w:rsidRPr="00CE25AF">
              <w:rPr>
                <w:i/>
                <w:lang w:val="en-US"/>
              </w:rPr>
              <w:t>Qualifier/</w:t>
            </w:r>
            <w:proofErr w:type="spellStart"/>
            <w:r w:rsidRPr="00CE25AF">
              <w:rPr>
                <w:i/>
                <w:lang w:val="en-US"/>
              </w:rPr>
              <w:t>valueType</w:t>
            </w:r>
            <w:proofErr w:type="spellEnd"/>
            <w:r w:rsidRPr="00CE25AF">
              <w:rPr>
                <w:lang w:val="en-US"/>
              </w:rPr>
              <w:t>.</w:t>
            </w:r>
          </w:p>
        </w:tc>
      </w:tr>
      <w:tr w:rsidR="009B57B2" w:rsidRPr="00CE25AF" w14:paraId="290BBCBC" w14:textId="77777777" w:rsidTr="00DE2C18">
        <w:tc>
          <w:tcPr>
            <w:tcW w:w="1502" w:type="dxa"/>
            <w:tcBorders>
              <w:bottom w:val="single" w:sz="4" w:space="0" w:color="auto"/>
            </w:tcBorders>
            <w:shd w:val="clear" w:color="auto" w:fill="0778A5"/>
          </w:tcPr>
          <w:p w14:paraId="1F7F0D48" w14:textId="77777777" w:rsidR="009B57B2" w:rsidRPr="002670C6" w:rsidRDefault="009B57B2" w:rsidP="00DE2C18">
            <w:pPr>
              <w:rPr>
                <w:color w:val="FFFFFF" w:themeColor="background1"/>
                <w:lang w:val="en-US"/>
              </w:rPr>
            </w:pPr>
            <w:r w:rsidRPr="002670C6">
              <w:rPr>
                <w:color w:val="FFFFFF" w:themeColor="background1"/>
                <w:lang w:val="en-US"/>
              </w:rPr>
              <w:lastRenderedPageBreak/>
              <w:t>Inherits from:</w:t>
            </w:r>
          </w:p>
        </w:tc>
        <w:tc>
          <w:tcPr>
            <w:tcW w:w="7633" w:type="dxa"/>
            <w:gridSpan w:val="3"/>
            <w:tcBorders>
              <w:bottom w:val="single" w:sz="4" w:space="0" w:color="auto"/>
            </w:tcBorders>
          </w:tcPr>
          <w:p w14:paraId="682D3309" w14:textId="77777777" w:rsidR="009B57B2" w:rsidRPr="002670C6" w:rsidRDefault="009B57B2" w:rsidP="00DE2C18">
            <w:pPr>
              <w:rPr>
                <w:lang w:val="en-US"/>
              </w:rPr>
            </w:pPr>
            <w:proofErr w:type="spellStart"/>
            <w:r w:rsidRPr="002670C6">
              <w:rPr>
                <w:lang w:val="en-US"/>
              </w:rPr>
              <w:t>HasSemantics</w:t>
            </w:r>
            <w:proofErr w:type="spellEnd"/>
          </w:p>
        </w:tc>
      </w:tr>
      <w:tr w:rsidR="009B57B2" w:rsidRPr="00CE25AF" w14:paraId="7AE6F6CC" w14:textId="77777777" w:rsidTr="00DE2C18">
        <w:tc>
          <w:tcPr>
            <w:tcW w:w="1502" w:type="dxa"/>
            <w:shd w:val="clear" w:color="auto" w:fill="0778A5"/>
          </w:tcPr>
          <w:p w14:paraId="42543151" w14:textId="77777777" w:rsidR="009B57B2" w:rsidRPr="002670C6" w:rsidRDefault="009B57B2" w:rsidP="00DE2C18">
            <w:pPr>
              <w:rPr>
                <w:color w:val="FFFFFF" w:themeColor="background1"/>
                <w:sz w:val="18"/>
                <w:lang w:val="en-US"/>
              </w:rPr>
            </w:pPr>
            <w:r w:rsidRPr="002670C6">
              <w:rPr>
                <w:color w:val="FFFFFF" w:themeColor="background1"/>
                <w:lang w:val="en-US"/>
              </w:rPr>
              <w:t xml:space="preserve">Attribute </w:t>
            </w:r>
          </w:p>
        </w:tc>
        <w:tc>
          <w:tcPr>
            <w:tcW w:w="4872" w:type="dxa"/>
            <w:shd w:val="clear" w:color="auto" w:fill="0778A5"/>
          </w:tcPr>
          <w:p w14:paraId="32F4D308" w14:textId="77777777" w:rsidR="009B57B2" w:rsidRPr="002670C6" w:rsidRDefault="009B57B2" w:rsidP="00DE2C18">
            <w:pPr>
              <w:rPr>
                <w:color w:val="FFFFFF" w:themeColor="background1"/>
                <w:lang w:val="en-US"/>
              </w:rPr>
            </w:pPr>
            <w:r w:rsidRPr="002670C6">
              <w:rPr>
                <w:color w:val="FFFFFF" w:themeColor="background1"/>
                <w:lang w:val="en-US"/>
              </w:rPr>
              <w:t>Explanation</w:t>
            </w:r>
          </w:p>
        </w:tc>
        <w:tc>
          <w:tcPr>
            <w:tcW w:w="1701" w:type="dxa"/>
            <w:shd w:val="clear" w:color="auto" w:fill="0778A5"/>
          </w:tcPr>
          <w:p w14:paraId="7550B53E" w14:textId="77777777" w:rsidR="009B57B2" w:rsidRPr="002670C6" w:rsidRDefault="009B57B2" w:rsidP="00DE2C18">
            <w:pPr>
              <w:rPr>
                <w:color w:val="FFFFFF" w:themeColor="background1"/>
                <w:lang w:val="en-US"/>
              </w:rPr>
            </w:pPr>
            <w:r w:rsidRPr="002670C6">
              <w:rPr>
                <w:color w:val="FFFFFF" w:themeColor="background1"/>
                <w:lang w:val="en-US"/>
              </w:rPr>
              <w:t>Type</w:t>
            </w:r>
          </w:p>
        </w:tc>
        <w:tc>
          <w:tcPr>
            <w:tcW w:w="1060" w:type="dxa"/>
            <w:shd w:val="clear" w:color="auto" w:fill="0778A5"/>
          </w:tcPr>
          <w:p w14:paraId="3445F579" w14:textId="77777777" w:rsidR="009B57B2" w:rsidRPr="002670C6" w:rsidRDefault="009B57B2" w:rsidP="00DE2C18">
            <w:pPr>
              <w:rPr>
                <w:color w:val="FFFFFF" w:themeColor="background1"/>
                <w:lang w:val="en-US"/>
              </w:rPr>
            </w:pPr>
            <w:r w:rsidRPr="002670C6">
              <w:rPr>
                <w:color w:val="FFFFFF" w:themeColor="background1"/>
                <w:lang w:val="en-US"/>
              </w:rPr>
              <w:t>Card.</w:t>
            </w:r>
          </w:p>
        </w:tc>
      </w:tr>
      <w:tr w:rsidR="009B57B2" w:rsidRPr="00CE25AF" w14:paraId="5894FAF6" w14:textId="77777777" w:rsidTr="00DE2C18">
        <w:tc>
          <w:tcPr>
            <w:tcW w:w="1502" w:type="dxa"/>
          </w:tcPr>
          <w:p w14:paraId="0996FA22" w14:textId="6EEA3156" w:rsidR="009B57B2" w:rsidRPr="002670C6" w:rsidRDefault="00F663D1" w:rsidP="00DE2C18">
            <w:pPr>
              <w:rPr>
                <w:lang w:val="en-US"/>
              </w:rPr>
            </w:pPr>
            <w:r w:rsidRPr="002670C6">
              <w:rPr>
                <w:lang w:val="en-US"/>
              </w:rPr>
              <w:t>K</w:t>
            </w:r>
            <w:r w:rsidR="009B57B2" w:rsidRPr="002670C6">
              <w:rPr>
                <w:lang w:val="en-US"/>
              </w:rPr>
              <w:t>ind</w:t>
            </w:r>
            <w:r w:rsidRPr="002670C6">
              <w:rPr>
                <w:lang w:val="en-US"/>
              </w:rPr>
              <w:t xml:space="preserve"> &lt;&lt;Experimental&gt;&gt;</w:t>
            </w:r>
          </w:p>
        </w:tc>
        <w:tc>
          <w:tcPr>
            <w:tcW w:w="4872" w:type="dxa"/>
          </w:tcPr>
          <w:p w14:paraId="00068DF2" w14:textId="086F8190" w:rsidR="009B57B2" w:rsidRPr="00CE25AF" w:rsidRDefault="009B57B2" w:rsidP="00DE2C18">
            <w:pPr>
              <w:rPr>
                <w:lang w:val="en-US"/>
              </w:rPr>
            </w:pPr>
            <w:r w:rsidRPr="00CE25AF">
              <w:rPr>
                <w:lang w:val="en-US"/>
              </w:rPr>
              <w:t>The qualifier kind describes the kind of qualifier that is applied to the element.</w:t>
            </w:r>
          </w:p>
          <w:p w14:paraId="16803B1B" w14:textId="77777777" w:rsidR="009B57B2" w:rsidRPr="002670C6" w:rsidRDefault="009B57B2" w:rsidP="00DE2C18">
            <w:pPr>
              <w:rPr>
                <w:lang w:val="en-US"/>
              </w:rPr>
            </w:pPr>
            <w:r w:rsidRPr="002670C6">
              <w:rPr>
                <w:lang w:val="en-US"/>
              </w:rPr>
              <w:t xml:space="preserve">Default: </w:t>
            </w:r>
            <w:proofErr w:type="spellStart"/>
            <w:r w:rsidRPr="002670C6">
              <w:rPr>
                <w:lang w:val="en-US"/>
              </w:rPr>
              <w:t>ConceptQualifier</w:t>
            </w:r>
            <w:proofErr w:type="spellEnd"/>
          </w:p>
        </w:tc>
        <w:tc>
          <w:tcPr>
            <w:tcW w:w="1701" w:type="dxa"/>
          </w:tcPr>
          <w:p w14:paraId="50684B82" w14:textId="77777777" w:rsidR="009B57B2" w:rsidRPr="002670C6" w:rsidRDefault="009B57B2" w:rsidP="00DE2C18">
            <w:pPr>
              <w:rPr>
                <w:lang w:val="en-US"/>
              </w:rPr>
            </w:pPr>
            <w:proofErr w:type="spellStart"/>
            <w:r w:rsidRPr="002670C6">
              <w:rPr>
                <w:lang w:val="en-US"/>
              </w:rPr>
              <w:t>QualifierKind</w:t>
            </w:r>
            <w:proofErr w:type="spellEnd"/>
          </w:p>
        </w:tc>
        <w:tc>
          <w:tcPr>
            <w:tcW w:w="1060" w:type="dxa"/>
          </w:tcPr>
          <w:p w14:paraId="4C259369" w14:textId="77777777" w:rsidR="009B57B2" w:rsidRPr="002670C6" w:rsidRDefault="009B57B2" w:rsidP="00DE2C18">
            <w:pPr>
              <w:rPr>
                <w:lang w:val="en-US"/>
              </w:rPr>
            </w:pPr>
            <w:r w:rsidRPr="002670C6">
              <w:rPr>
                <w:lang w:val="en-US"/>
              </w:rPr>
              <w:t>0..1</w:t>
            </w:r>
          </w:p>
        </w:tc>
      </w:tr>
      <w:tr w:rsidR="009B57B2" w:rsidRPr="00CE25AF" w14:paraId="11F18286" w14:textId="77777777" w:rsidTr="00DE2C18">
        <w:tc>
          <w:tcPr>
            <w:tcW w:w="1502" w:type="dxa"/>
          </w:tcPr>
          <w:p w14:paraId="666C84B5" w14:textId="77777777" w:rsidR="009B57B2" w:rsidRPr="002670C6" w:rsidRDefault="009B57B2" w:rsidP="00DE2C18">
            <w:pPr>
              <w:rPr>
                <w:lang w:val="en-US"/>
              </w:rPr>
            </w:pPr>
            <w:r w:rsidRPr="002670C6">
              <w:rPr>
                <w:lang w:val="en-US"/>
              </w:rPr>
              <w:t>type</w:t>
            </w:r>
          </w:p>
        </w:tc>
        <w:tc>
          <w:tcPr>
            <w:tcW w:w="4872" w:type="dxa"/>
          </w:tcPr>
          <w:p w14:paraId="7162970B" w14:textId="0D4109F1" w:rsidR="009B57B2" w:rsidRPr="00CE25AF" w:rsidRDefault="009B57B2" w:rsidP="00DE2C18">
            <w:pPr>
              <w:rPr>
                <w:lang w:val="en-US"/>
              </w:rPr>
            </w:pPr>
            <w:r w:rsidRPr="00CE25AF">
              <w:rPr>
                <w:lang w:val="en-US"/>
              </w:rPr>
              <w:t>The qualifier</w:t>
            </w:r>
            <w:r w:rsidRPr="00CE25AF">
              <w:rPr>
                <w:iCs/>
                <w:lang w:val="en-US"/>
              </w:rPr>
              <w:t xml:space="preserve"> type</w:t>
            </w:r>
            <w:r w:rsidRPr="00CE25AF">
              <w:rPr>
                <w:lang w:val="en-US"/>
              </w:rPr>
              <w:t xml:space="preserve"> describes the type of qualifier that is applied to the element.</w:t>
            </w:r>
            <w:r w:rsidR="005A5879" w:rsidRPr="00CE25AF">
              <w:rPr>
                <w:lang w:val="en-US"/>
              </w:rPr>
              <w:t xml:space="preserve"> </w:t>
            </w:r>
          </w:p>
        </w:tc>
        <w:tc>
          <w:tcPr>
            <w:tcW w:w="1701" w:type="dxa"/>
          </w:tcPr>
          <w:p w14:paraId="6E49858B" w14:textId="77777777" w:rsidR="009B57B2" w:rsidRPr="002670C6" w:rsidRDefault="009B57B2" w:rsidP="00DE2C18">
            <w:pPr>
              <w:rPr>
                <w:lang w:val="en-US"/>
              </w:rPr>
            </w:pPr>
            <w:proofErr w:type="spellStart"/>
            <w:r w:rsidRPr="002670C6">
              <w:rPr>
                <w:lang w:val="en-US"/>
              </w:rPr>
              <w:t>QualifierType</w:t>
            </w:r>
            <w:proofErr w:type="spellEnd"/>
          </w:p>
        </w:tc>
        <w:tc>
          <w:tcPr>
            <w:tcW w:w="1060" w:type="dxa"/>
          </w:tcPr>
          <w:p w14:paraId="15950BC7" w14:textId="77777777" w:rsidR="009B57B2" w:rsidRPr="002670C6" w:rsidRDefault="009B57B2" w:rsidP="00DE2C18">
            <w:pPr>
              <w:rPr>
                <w:lang w:val="en-US"/>
              </w:rPr>
            </w:pPr>
            <w:r w:rsidRPr="002670C6">
              <w:rPr>
                <w:lang w:val="en-US"/>
              </w:rPr>
              <w:t>1</w:t>
            </w:r>
          </w:p>
        </w:tc>
      </w:tr>
      <w:tr w:rsidR="009B57B2" w:rsidRPr="00CE25AF" w14:paraId="0CA51E16" w14:textId="77777777" w:rsidTr="00DE2C18">
        <w:tc>
          <w:tcPr>
            <w:tcW w:w="1502" w:type="dxa"/>
          </w:tcPr>
          <w:p w14:paraId="79290F1D" w14:textId="77777777" w:rsidR="009B57B2" w:rsidRPr="002670C6" w:rsidRDefault="009B57B2" w:rsidP="00DE2C18">
            <w:pPr>
              <w:rPr>
                <w:lang w:val="en-US"/>
              </w:rPr>
            </w:pPr>
            <w:proofErr w:type="spellStart"/>
            <w:r w:rsidRPr="002670C6">
              <w:rPr>
                <w:lang w:val="en-US"/>
              </w:rPr>
              <w:t>valueType</w:t>
            </w:r>
            <w:proofErr w:type="spellEnd"/>
          </w:p>
        </w:tc>
        <w:tc>
          <w:tcPr>
            <w:tcW w:w="4872" w:type="dxa"/>
          </w:tcPr>
          <w:p w14:paraId="3735D3D5" w14:textId="459F2DE7" w:rsidR="009B57B2" w:rsidRPr="00CE25AF" w:rsidRDefault="009B57B2" w:rsidP="00DE2C18">
            <w:pPr>
              <w:rPr>
                <w:lang w:val="en-US"/>
              </w:rPr>
            </w:pPr>
            <w:r w:rsidRPr="00CE25AF">
              <w:rPr>
                <w:lang w:val="en-US"/>
              </w:rPr>
              <w:t xml:space="preserve">Data type of the qualifier </w:t>
            </w:r>
            <w:r w:rsidRPr="00CE25AF">
              <w:rPr>
                <w:i/>
                <w:iCs/>
                <w:lang w:val="en-US"/>
              </w:rPr>
              <w:t>value</w:t>
            </w:r>
          </w:p>
        </w:tc>
        <w:tc>
          <w:tcPr>
            <w:tcW w:w="1701" w:type="dxa"/>
          </w:tcPr>
          <w:p w14:paraId="270C5571" w14:textId="77777777" w:rsidR="009B57B2" w:rsidRPr="002670C6" w:rsidRDefault="009B57B2" w:rsidP="00DE2C18">
            <w:pPr>
              <w:rPr>
                <w:lang w:val="en-US"/>
              </w:rPr>
            </w:pPr>
            <w:proofErr w:type="spellStart"/>
            <w:r w:rsidRPr="002670C6">
              <w:rPr>
                <w:lang w:val="en-US"/>
              </w:rPr>
              <w:t>DataTypeDefXsd</w:t>
            </w:r>
            <w:proofErr w:type="spellEnd"/>
          </w:p>
        </w:tc>
        <w:tc>
          <w:tcPr>
            <w:tcW w:w="1060" w:type="dxa"/>
          </w:tcPr>
          <w:p w14:paraId="1F369955" w14:textId="77777777" w:rsidR="009B57B2" w:rsidRPr="002670C6" w:rsidRDefault="009B57B2" w:rsidP="00DE2C18">
            <w:pPr>
              <w:rPr>
                <w:lang w:val="en-US"/>
              </w:rPr>
            </w:pPr>
            <w:r w:rsidRPr="002670C6">
              <w:rPr>
                <w:lang w:val="en-US"/>
              </w:rPr>
              <w:t>1</w:t>
            </w:r>
          </w:p>
        </w:tc>
      </w:tr>
      <w:tr w:rsidR="009B57B2" w:rsidRPr="00CE25AF" w14:paraId="54BCFD73" w14:textId="77777777" w:rsidTr="00DE2C18">
        <w:tc>
          <w:tcPr>
            <w:tcW w:w="1502" w:type="dxa"/>
          </w:tcPr>
          <w:p w14:paraId="357FDB0E" w14:textId="77777777" w:rsidR="009B57B2" w:rsidRPr="002670C6" w:rsidRDefault="009B57B2" w:rsidP="00DE2C18">
            <w:pPr>
              <w:rPr>
                <w:lang w:val="en-US"/>
              </w:rPr>
            </w:pPr>
            <w:r w:rsidRPr="002670C6">
              <w:rPr>
                <w:lang w:val="en-US"/>
              </w:rPr>
              <w:t>value</w:t>
            </w:r>
          </w:p>
        </w:tc>
        <w:tc>
          <w:tcPr>
            <w:tcW w:w="4872" w:type="dxa"/>
          </w:tcPr>
          <w:p w14:paraId="0503703F" w14:textId="77777777" w:rsidR="009B57B2" w:rsidRPr="00CE25AF" w:rsidRDefault="009B57B2" w:rsidP="00DE2C18">
            <w:pPr>
              <w:rPr>
                <w:i/>
                <w:lang w:val="en-US"/>
              </w:rPr>
            </w:pPr>
            <w:r w:rsidRPr="00CE25AF">
              <w:rPr>
                <w:lang w:val="en-US"/>
              </w:rPr>
              <w:t>The qualifier value is the value of the qualifier.</w:t>
            </w:r>
          </w:p>
        </w:tc>
        <w:tc>
          <w:tcPr>
            <w:tcW w:w="1701" w:type="dxa"/>
          </w:tcPr>
          <w:p w14:paraId="6FF5D14A" w14:textId="77777777" w:rsidR="009B57B2" w:rsidRPr="002670C6" w:rsidRDefault="009B57B2" w:rsidP="00DE2C18">
            <w:pPr>
              <w:rPr>
                <w:lang w:val="en-US"/>
              </w:rPr>
            </w:pPr>
            <w:proofErr w:type="spellStart"/>
            <w:r w:rsidRPr="002670C6">
              <w:rPr>
                <w:lang w:val="en-US"/>
              </w:rPr>
              <w:t>ValueDataType</w:t>
            </w:r>
            <w:proofErr w:type="spellEnd"/>
          </w:p>
        </w:tc>
        <w:tc>
          <w:tcPr>
            <w:tcW w:w="1060" w:type="dxa"/>
          </w:tcPr>
          <w:p w14:paraId="446AEAC2" w14:textId="77777777" w:rsidR="009B57B2" w:rsidRPr="002670C6" w:rsidRDefault="009B57B2" w:rsidP="00DE2C18">
            <w:pPr>
              <w:rPr>
                <w:lang w:val="en-US"/>
              </w:rPr>
            </w:pPr>
            <w:r w:rsidRPr="002670C6">
              <w:rPr>
                <w:lang w:val="en-US"/>
              </w:rPr>
              <w:t>0..1</w:t>
            </w:r>
          </w:p>
        </w:tc>
      </w:tr>
      <w:tr w:rsidR="009B57B2" w:rsidRPr="00CE25AF" w14:paraId="5A06D6AB" w14:textId="77777777" w:rsidTr="00DE2C18">
        <w:tc>
          <w:tcPr>
            <w:tcW w:w="1502" w:type="dxa"/>
          </w:tcPr>
          <w:p w14:paraId="715410F9" w14:textId="77777777" w:rsidR="009B57B2" w:rsidRPr="002670C6" w:rsidRDefault="009B57B2" w:rsidP="00DE2C18">
            <w:pPr>
              <w:rPr>
                <w:lang w:val="en-US"/>
              </w:rPr>
            </w:pPr>
            <w:proofErr w:type="spellStart"/>
            <w:r w:rsidRPr="002670C6">
              <w:rPr>
                <w:lang w:val="en-US"/>
              </w:rPr>
              <w:t>valueId</w:t>
            </w:r>
            <w:proofErr w:type="spellEnd"/>
          </w:p>
        </w:tc>
        <w:tc>
          <w:tcPr>
            <w:tcW w:w="4872" w:type="dxa"/>
          </w:tcPr>
          <w:p w14:paraId="411C0563" w14:textId="4D392520" w:rsidR="009B57B2" w:rsidRPr="00CE25AF" w:rsidRDefault="009B57B2" w:rsidP="00DE2C18">
            <w:pPr>
              <w:rPr>
                <w:lang w:val="en-US"/>
              </w:rPr>
            </w:pPr>
            <w:r w:rsidRPr="00CE25AF">
              <w:rPr>
                <w:lang w:val="en-US"/>
              </w:rPr>
              <w:t>Reference to the global unique ID of a coded value</w:t>
            </w:r>
          </w:p>
          <w:p w14:paraId="6B077437" w14:textId="77777777" w:rsidR="009B57B2" w:rsidRPr="00CE25AF" w:rsidRDefault="009B57B2" w:rsidP="00DE2C18">
            <w:pPr>
              <w:rPr>
                <w:lang w:val="en-US"/>
              </w:rPr>
            </w:pPr>
          </w:p>
          <w:p w14:paraId="1802463D" w14:textId="3F2A6C0A" w:rsidR="009B57B2" w:rsidRPr="00CE25AF" w:rsidRDefault="00B11AA3" w:rsidP="002670C6">
            <w:pPr>
              <w:pStyle w:val="NOTE"/>
              <w:ind w:left="0" w:firstLine="0"/>
              <w:rPr>
                <w:lang w:val="en-US"/>
              </w:rPr>
            </w:pPr>
            <w:r w:rsidRPr="00CE25AF">
              <w:rPr>
                <w:lang w:val="en-US"/>
              </w:rPr>
              <w:t>Note: i</w:t>
            </w:r>
            <w:r w:rsidR="009B57B2" w:rsidRPr="00CE25AF">
              <w:rPr>
                <w:lang w:val="en-US"/>
              </w:rPr>
              <w:t>t is recommended to use a</w:t>
            </w:r>
            <w:r w:rsidR="00730510" w:rsidRPr="00CE25AF">
              <w:rPr>
                <w:lang w:val="en-US"/>
              </w:rPr>
              <w:t>n</w:t>
            </w:r>
            <w:r w:rsidR="009B57B2" w:rsidRPr="00CE25AF">
              <w:rPr>
                <w:lang w:val="en-US"/>
              </w:rPr>
              <w:t xml:space="preserve"> </w:t>
            </w:r>
            <w:r w:rsidR="00730510" w:rsidRPr="00CE25AF">
              <w:rPr>
                <w:lang w:val="en-US"/>
              </w:rPr>
              <w:t>external ref</w:t>
            </w:r>
            <w:r w:rsidR="009B57B2" w:rsidRPr="00CE25AF">
              <w:rPr>
                <w:lang w:val="en-US"/>
              </w:rPr>
              <w:t>erence.</w:t>
            </w:r>
          </w:p>
        </w:tc>
        <w:tc>
          <w:tcPr>
            <w:tcW w:w="1701" w:type="dxa"/>
          </w:tcPr>
          <w:p w14:paraId="2A4D4723" w14:textId="77777777" w:rsidR="009B57B2" w:rsidRPr="002670C6" w:rsidRDefault="009B57B2" w:rsidP="00DE2C18">
            <w:pPr>
              <w:rPr>
                <w:lang w:val="en-US"/>
              </w:rPr>
            </w:pPr>
            <w:r w:rsidRPr="002670C6">
              <w:rPr>
                <w:lang w:val="en-US"/>
              </w:rPr>
              <w:t>Reference</w:t>
            </w:r>
          </w:p>
        </w:tc>
        <w:tc>
          <w:tcPr>
            <w:tcW w:w="1060" w:type="dxa"/>
          </w:tcPr>
          <w:p w14:paraId="71AECD4C" w14:textId="77777777" w:rsidR="009B57B2" w:rsidRPr="002670C6" w:rsidRDefault="009B57B2" w:rsidP="00DE2C18">
            <w:pPr>
              <w:rPr>
                <w:lang w:val="en-US"/>
              </w:rPr>
            </w:pPr>
            <w:r w:rsidRPr="002670C6">
              <w:rPr>
                <w:lang w:val="en-US"/>
              </w:rPr>
              <w:t>0..1</w:t>
            </w:r>
          </w:p>
        </w:tc>
      </w:tr>
    </w:tbl>
    <w:p w14:paraId="536633EA" w14:textId="77777777" w:rsidR="009B57B2" w:rsidRPr="002670C6" w:rsidRDefault="009B57B2" w:rsidP="009B57B2">
      <w:pPr>
        <w:rPr>
          <w:lang w:val="en-US"/>
        </w:rPr>
      </w:pPr>
    </w:p>
    <w:p w14:paraId="12E27107" w14:textId="1657F7E4" w:rsidR="009B57B2" w:rsidRPr="00CE25AF" w:rsidRDefault="009B57B2" w:rsidP="009B57B2">
      <w:pPr>
        <w:rPr>
          <w:lang w:val="en-US"/>
        </w:rPr>
      </w:pPr>
      <w:r w:rsidRPr="00CE25AF">
        <w:rPr>
          <w:lang w:val="en-US"/>
        </w:rPr>
        <w:t xml:space="preserve">It is recommended to add a </w:t>
      </w:r>
      <w:proofErr w:type="spellStart"/>
      <w:r w:rsidRPr="00CE25AF">
        <w:rPr>
          <w:i/>
          <w:lang w:val="en-US"/>
        </w:rPr>
        <w:t>semanticId</w:t>
      </w:r>
      <w:proofErr w:type="spellEnd"/>
      <w:r w:rsidRPr="00CE25AF">
        <w:rPr>
          <w:lang w:val="en-US"/>
        </w:rPr>
        <w:t xml:space="preserve"> for </w:t>
      </w:r>
      <w:r w:rsidR="00791F8C" w:rsidRPr="00CE25AF">
        <w:rPr>
          <w:lang w:val="en-US"/>
        </w:rPr>
        <w:t xml:space="preserve">the concept of the </w:t>
      </w:r>
      <w:r w:rsidRPr="00CE25AF">
        <w:rPr>
          <w:i/>
          <w:lang w:val="en-US"/>
        </w:rPr>
        <w:t>Qualifier</w:t>
      </w:r>
      <w:r w:rsidRPr="00CE25AF">
        <w:rPr>
          <w:lang w:val="en-US"/>
        </w:rPr>
        <w:t>.</w:t>
      </w:r>
      <w:r w:rsidR="00791F8C" w:rsidRPr="00CE25AF">
        <w:rPr>
          <w:lang w:val="en-US"/>
        </w:rPr>
        <w:t xml:space="preserve"> </w:t>
      </w:r>
      <w:r w:rsidR="00791F8C" w:rsidRPr="00CE25AF">
        <w:rPr>
          <w:i/>
          <w:iCs/>
          <w:lang w:val="en-US"/>
        </w:rPr>
        <w:t>Qualifier/type</w:t>
      </w:r>
      <w:r w:rsidR="00791F8C" w:rsidRPr="00CE25AF">
        <w:rPr>
          <w:lang w:val="en-US"/>
        </w:rPr>
        <w:t xml:space="preserve"> is the preferred name of the concept of the qualifier or its short name. </w:t>
      </w:r>
    </w:p>
    <w:p w14:paraId="1416C4EE" w14:textId="77777777" w:rsidR="009B57B2" w:rsidRPr="00CE25AF" w:rsidRDefault="009B57B2" w:rsidP="009B57B2">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328"/>
      </w:tblGrid>
      <w:tr w:rsidR="009B57B2" w:rsidRPr="00CE25AF" w14:paraId="5DB84ECC" w14:textId="77777777" w:rsidTr="00DE2C18">
        <w:trPr>
          <w:tblHeader/>
        </w:trPr>
        <w:tc>
          <w:tcPr>
            <w:tcW w:w="2689" w:type="dxa"/>
            <w:shd w:val="clear" w:color="auto" w:fill="0778A5"/>
          </w:tcPr>
          <w:p w14:paraId="488D9875" w14:textId="77777777" w:rsidR="009B57B2" w:rsidRPr="002670C6" w:rsidRDefault="009B57B2" w:rsidP="00DE2C18">
            <w:pPr>
              <w:rPr>
                <w:color w:val="FFFFFF" w:themeColor="background1"/>
                <w:lang w:val="en-US"/>
              </w:rPr>
            </w:pPr>
            <w:r w:rsidRPr="002670C6">
              <w:rPr>
                <w:color w:val="FFFFFF" w:themeColor="background1"/>
                <w:lang w:val="en-US"/>
              </w:rPr>
              <w:t>Enumeration:</w:t>
            </w:r>
          </w:p>
        </w:tc>
        <w:tc>
          <w:tcPr>
            <w:tcW w:w="6328" w:type="dxa"/>
          </w:tcPr>
          <w:p w14:paraId="7B1E8A9B" w14:textId="77777777" w:rsidR="009B57B2" w:rsidRPr="002670C6" w:rsidRDefault="009B57B2" w:rsidP="00DE2C18">
            <w:pPr>
              <w:rPr>
                <w:lang w:val="en-US"/>
              </w:rPr>
            </w:pPr>
            <w:proofErr w:type="spellStart"/>
            <w:r w:rsidRPr="002670C6">
              <w:rPr>
                <w:lang w:val="en-US"/>
              </w:rPr>
              <w:t>QualifierKind</w:t>
            </w:r>
            <w:proofErr w:type="spellEnd"/>
          </w:p>
        </w:tc>
      </w:tr>
      <w:tr w:rsidR="009B57B2" w:rsidRPr="001C00FD" w14:paraId="3B790D0E" w14:textId="77777777" w:rsidTr="00DE2C18">
        <w:tc>
          <w:tcPr>
            <w:tcW w:w="2689" w:type="dxa"/>
            <w:shd w:val="clear" w:color="auto" w:fill="0778A5"/>
          </w:tcPr>
          <w:p w14:paraId="02B3D6EF" w14:textId="77777777" w:rsidR="009B57B2" w:rsidRPr="002670C6" w:rsidRDefault="009B57B2" w:rsidP="00DE2C18">
            <w:pPr>
              <w:rPr>
                <w:color w:val="FFFFFF" w:themeColor="background1"/>
                <w:lang w:val="en-US"/>
              </w:rPr>
            </w:pPr>
            <w:r w:rsidRPr="002670C6">
              <w:rPr>
                <w:color w:val="FFFFFF" w:themeColor="background1"/>
                <w:lang w:val="en-US"/>
              </w:rPr>
              <w:t>Explanation:</w:t>
            </w:r>
          </w:p>
        </w:tc>
        <w:tc>
          <w:tcPr>
            <w:tcW w:w="6328" w:type="dxa"/>
          </w:tcPr>
          <w:p w14:paraId="484934BD" w14:textId="426B4698" w:rsidR="009B57B2" w:rsidRPr="00CE25AF" w:rsidRDefault="009B57B2" w:rsidP="00DE2C18">
            <w:pPr>
              <w:rPr>
                <w:lang w:val="en-US"/>
              </w:rPr>
            </w:pPr>
            <w:r w:rsidRPr="00CE25AF">
              <w:rPr>
                <w:lang w:val="en-US"/>
              </w:rPr>
              <w:t>Enumeration for kinds of qualifiers</w:t>
            </w:r>
          </w:p>
        </w:tc>
      </w:tr>
      <w:tr w:rsidR="009B57B2" w:rsidRPr="00CE25AF" w14:paraId="54A92135" w14:textId="77777777" w:rsidTr="00DE2C18">
        <w:tc>
          <w:tcPr>
            <w:tcW w:w="2689" w:type="dxa"/>
            <w:tcBorders>
              <w:bottom w:val="single" w:sz="4" w:space="0" w:color="auto"/>
            </w:tcBorders>
            <w:shd w:val="clear" w:color="auto" w:fill="0778A5"/>
          </w:tcPr>
          <w:p w14:paraId="2DF6AD20" w14:textId="77777777" w:rsidR="009B57B2" w:rsidRPr="002670C6" w:rsidRDefault="009B57B2" w:rsidP="00DE2C18">
            <w:pPr>
              <w:rPr>
                <w:color w:val="FFFFFF" w:themeColor="background1"/>
                <w:lang w:val="en-US"/>
              </w:rPr>
            </w:pPr>
            <w:r w:rsidRPr="002670C6">
              <w:rPr>
                <w:color w:val="FFFFFF" w:themeColor="background1"/>
                <w:lang w:val="en-US"/>
              </w:rPr>
              <w:t>Set of:</w:t>
            </w:r>
          </w:p>
        </w:tc>
        <w:tc>
          <w:tcPr>
            <w:tcW w:w="6328" w:type="dxa"/>
            <w:tcBorders>
              <w:bottom w:val="single" w:sz="4" w:space="0" w:color="auto"/>
            </w:tcBorders>
          </w:tcPr>
          <w:p w14:paraId="6B5C72B3" w14:textId="77777777" w:rsidR="009B57B2" w:rsidRPr="002670C6" w:rsidRDefault="009B57B2" w:rsidP="00DE2C18">
            <w:pPr>
              <w:rPr>
                <w:lang w:val="en-US"/>
              </w:rPr>
            </w:pPr>
            <w:r w:rsidRPr="002670C6">
              <w:rPr>
                <w:lang w:val="en-US"/>
              </w:rPr>
              <w:t>--</w:t>
            </w:r>
          </w:p>
        </w:tc>
      </w:tr>
      <w:tr w:rsidR="009B57B2" w:rsidRPr="00CE25AF" w14:paraId="0DBBC3D0" w14:textId="77777777" w:rsidTr="00DE2C18">
        <w:tc>
          <w:tcPr>
            <w:tcW w:w="2689" w:type="dxa"/>
            <w:shd w:val="clear" w:color="auto" w:fill="0778A5"/>
          </w:tcPr>
          <w:p w14:paraId="776BC28C" w14:textId="77777777" w:rsidR="009B57B2" w:rsidRPr="002670C6" w:rsidRDefault="009B57B2" w:rsidP="00DE2C18">
            <w:pPr>
              <w:rPr>
                <w:color w:val="FFFFFF" w:themeColor="background1"/>
                <w:lang w:val="en-US"/>
              </w:rPr>
            </w:pPr>
            <w:r w:rsidRPr="002670C6">
              <w:rPr>
                <w:color w:val="FFFFFF" w:themeColor="background1"/>
                <w:lang w:val="en-US"/>
              </w:rPr>
              <w:t>Literal</w:t>
            </w:r>
          </w:p>
        </w:tc>
        <w:tc>
          <w:tcPr>
            <w:tcW w:w="6328" w:type="dxa"/>
            <w:shd w:val="clear" w:color="auto" w:fill="0778A5"/>
          </w:tcPr>
          <w:p w14:paraId="7C135BF5" w14:textId="77777777" w:rsidR="009B57B2" w:rsidRPr="002670C6" w:rsidRDefault="009B57B2" w:rsidP="00DE2C18">
            <w:pPr>
              <w:rPr>
                <w:color w:val="FFFFFF" w:themeColor="background1"/>
                <w:lang w:val="en-US"/>
              </w:rPr>
            </w:pPr>
            <w:r w:rsidRPr="002670C6">
              <w:rPr>
                <w:color w:val="FFFFFF" w:themeColor="background1"/>
                <w:lang w:val="en-US"/>
              </w:rPr>
              <w:t>Explanation</w:t>
            </w:r>
          </w:p>
        </w:tc>
      </w:tr>
      <w:tr w:rsidR="009B57B2" w:rsidRPr="001C00FD" w14:paraId="6BB7971A" w14:textId="77777777" w:rsidTr="00DE2C18">
        <w:tc>
          <w:tcPr>
            <w:tcW w:w="2689" w:type="dxa"/>
            <w:shd w:val="clear" w:color="auto" w:fill="FFFFFF" w:themeFill="background1"/>
          </w:tcPr>
          <w:p w14:paraId="7753B523" w14:textId="77777777" w:rsidR="009B57B2" w:rsidRPr="002670C6" w:rsidRDefault="009B57B2" w:rsidP="00DE2C18">
            <w:pPr>
              <w:rPr>
                <w:lang w:val="en-US"/>
              </w:rPr>
            </w:pPr>
            <w:proofErr w:type="spellStart"/>
            <w:r w:rsidRPr="002670C6">
              <w:rPr>
                <w:lang w:val="en-US"/>
              </w:rPr>
              <w:t>ValueQualifier</w:t>
            </w:r>
            <w:proofErr w:type="spellEnd"/>
          </w:p>
        </w:tc>
        <w:tc>
          <w:tcPr>
            <w:tcW w:w="6328" w:type="dxa"/>
            <w:shd w:val="clear" w:color="auto" w:fill="FFFFFF" w:themeFill="background1"/>
          </w:tcPr>
          <w:p w14:paraId="6158F0DB" w14:textId="159151AF" w:rsidR="009B57B2" w:rsidRPr="00CE25AF" w:rsidRDefault="00743626" w:rsidP="00DE2C18">
            <w:pPr>
              <w:rPr>
                <w:lang w:val="en-US"/>
              </w:rPr>
            </w:pPr>
            <w:r w:rsidRPr="00CE25AF">
              <w:rPr>
                <w:lang w:val="en-US"/>
              </w:rPr>
              <w:t>Q</w:t>
            </w:r>
            <w:r w:rsidR="009B57B2" w:rsidRPr="00CE25AF">
              <w:rPr>
                <w:lang w:val="en-US"/>
              </w:rPr>
              <w:t xml:space="preserve">ualifies the value of the element; the corresponding qualifier value can change </w:t>
            </w:r>
            <w:r w:rsidR="005D5CAC" w:rsidRPr="00CE25AF">
              <w:rPr>
                <w:lang w:val="en-US"/>
              </w:rPr>
              <w:t>over time</w:t>
            </w:r>
            <w:r w:rsidRPr="00CE25AF">
              <w:rPr>
                <w:lang w:val="en-US"/>
              </w:rPr>
              <w:t>.</w:t>
            </w:r>
          </w:p>
          <w:p w14:paraId="2C1CE630" w14:textId="78E27448" w:rsidR="009B57B2" w:rsidRPr="00CE25AF" w:rsidRDefault="009B57B2" w:rsidP="00DE2C18">
            <w:pPr>
              <w:rPr>
                <w:lang w:val="en-US"/>
              </w:rPr>
            </w:pPr>
            <w:r w:rsidRPr="00CE25AF">
              <w:rPr>
                <w:lang w:val="en-US"/>
              </w:rPr>
              <w:t xml:space="preserve">Value qualifiers are only applicable to elements with </w:t>
            </w:r>
            <w:r w:rsidRPr="00CE25AF">
              <w:rPr>
                <w:i/>
                <w:iCs/>
                <w:lang w:val="en-US"/>
              </w:rPr>
              <w:t>kind</w:t>
            </w:r>
            <w:r w:rsidRPr="00CE25AF">
              <w:rPr>
                <w:lang w:val="en-US"/>
              </w:rPr>
              <w:t>="</w:t>
            </w:r>
            <w:r w:rsidRPr="00CE25AF">
              <w:rPr>
                <w:i/>
                <w:iCs/>
                <w:lang w:val="en-US"/>
              </w:rPr>
              <w:t>Instance"</w:t>
            </w:r>
            <w:r w:rsidR="00743626" w:rsidRPr="00CE25AF">
              <w:rPr>
                <w:i/>
                <w:iCs/>
                <w:lang w:val="en-US"/>
              </w:rPr>
              <w:t>.</w:t>
            </w:r>
          </w:p>
        </w:tc>
      </w:tr>
      <w:tr w:rsidR="009B57B2" w:rsidRPr="001C00FD" w14:paraId="2A657C0E" w14:textId="77777777" w:rsidTr="00DE2C18">
        <w:tc>
          <w:tcPr>
            <w:tcW w:w="2689" w:type="dxa"/>
            <w:shd w:val="clear" w:color="auto" w:fill="FFFFFF" w:themeFill="background1"/>
          </w:tcPr>
          <w:p w14:paraId="7D2CAE36" w14:textId="77777777" w:rsidR="009B57B2" w:rsidRPr="002670C6" w:rsidRDefault="009B57B2" w:rsidP="00DE2C18">
            <w:pPr>
              <w:rPr>
                <w:lang w:val="en-US"/>
              </w:rPr>
            </w:pPr>
            <w:proofErr w:type="spellStart"/>
            <w:r w:rsidRPr="002670C6">
              <w:rPr>
                <w:lang w:val="en-US"/>
              </w:rPr>
              <w:t>ConceptQualifier</w:t>
            </w:r>
            <w:proofErr w:type="spellEnd"/>
          </w:p>
        </w:tc>
        <w:tc>
          <w:tcPr>
            <w:tcW w:w="6328" w:type="dxa"/>
            <w:shd w:val="clear" w:color="auto" w:fill="FFFFFF" w:themeFill="background1"/>
          </w:tcPr>
          <w:p w14:paraId="362451DE" w14:textId="0C775362" w:rsidR="009B57B2" w:rsidRPr="00CE25AF" w:rsidRDefault="00743626" w:rsidP="00DE2C18">
            <w:pPr>
              <w:rPr>
                <w:lang w:val="en-US"/>
              </w:rPr>
            </w:pPr>
            <w:r w:rsidRPr="00CE25AF">
              <w:rPr>
                <w:lang w:val="en-US"/>
              </w:rPr>
              <w:t>Q</w:t>
            </w:r>
            <w:r w:rsidR="009B57B2" w:rsidRPr="00CE25AF">
              <w:rPr>
                <w:lang w:val="en-US"/>
              </w:rPr>
              <w:t>ualifies the semantic definition</w:t>
            </w:r>
            <w:r w:rsidR="00DD231B" w:rsidRPr="00CE25AF">
              <w:rPr>
                <w:lang w:val="en-US"/>
              </w:rPr>
              <w:t xml:space="preserve"> (</w:t>
            </w:r>
            <w:proofErr w:type="spellStart"/>
            <w:r w:rsidR="00DD231B" w:rsidRPr="00CE25AF">
              <w:rPr>
                <w:i/>
                <w:iCs/>
                <w:lang w:val="en-US"/>
              </w:rPr>
              <w:t>HasSemantics</w:t>
            </w:r>
            <w:proofErr w:type="spellEnd"/>
            <w:r w:rsidR="00DD231B" w:rsidRPr="00CE25AF">
              <w:rPr>
                <w:i/>
                <w:iCs/>
                <w:lang w:val="en-US"/>
              </w:rPr>
              <w:t>/</w:t>
            </w:r>
            <w:proofErr w:type="spellStart"/>
            <w:r w:rsidR="00DD231B" w:rsidRPr="00CE25AF">
              <w:rPr>
                <w:i/>
                <w:iCs/>
                <w:lang w:val="en-US"/>
              </w:rPr>
              <w:t>semanticId</w:t>
            </w:r>
            <w:proofErr w:type="spellEnd"/>
            <w:r w:rsidR="00DD231B" w:rsidRPr="00CE25AF">
              <w:rPr>
                <w:lang w:val="en-US"/>
              </w:rPr>
              <w:t>)</w:t>
            </w:r>
            <w:r w:rsidR="009B57B2" w:rsidRPr="00CE25AF">
              <w:rPr>
                <w:lang w:val="en-US"/>
              </w:rPr>
              <w:t xml:space="preserve"> the element is referring to; the corresponding qualifier value is static</w:t>
            </w:r>
            <w:r w:rsidRPr="00CE25AF">
              <w:rPr>
                <w:lang w:val="en-US"/>
              </w:rPr>
              <w:t>.</w:t>
            </w:r>
          </w:p>
        </w:tc>
      </w:tr>
      <w:tr w:rsidR="009B57B2" w:rsidRPr="00326B20" w14:paraId="290D2CBD" w14:textId="77777777" w:rsidTr="00DE2C18">
        <w:tc>
          <w:tcPr>
            <w:tcW w:w="2689" w:type="dxa"/>
            <w:shd w:val="clear" w:color="auto" w:fill="FFFFFF" w:themeFill="background1"/>
          </w:tcPr>
          <w:p w14:paraId="1254E6BA" w14:textId="77777777" w:rsidR="009B57B2" w:rsidRPr="002670C6" w:rsidRDefault="009B57B2" w:rsidP="00DE2C18">
            <w:pPr>
              <w:rPr>
                <w:lang w:val="en-US"/>
              </w:rPr>
            </w:pPr>
            <w:proofErr w:type="spellStart"/>
            <w:r w:rsidRPr="002670C6">
              <w:rPr>
                <w:lang w:val="en-US"/>
              </w:rPr>
              <w:t>TemplateQualifier</w:t>
            </w:r>
            <w:proofErr w:type="spellEnd"/>
          </w:p>
        </w:tc>
        <w:tc>
          <w:tcPr>
            <w:tcW w:w="6328" w:type="dxa"/>
            <w:shd w:val="clear" w:color="auto" w:fill="FFFFFF" w:themeFill="background1"/>
          </w:tcPr>
          <w:p w14:paraId="5E24258A" w14:textId="05C9384F" w:rsidR="009B57B2" w:rsidRPr="00CE25AF" w:rsidRDefault="00743626" w:rsidP="00DE2C18">
            <w:pPr>
              <w:rPr>
                <w:lang w:val="en-US"/>
              </w:rPr>
            </w:pPr>
            <w:r w:rsidRPr="00CE25AF">
              <w:rPr>
                <w:lang w:val="en-US"/>
              </w:rPr>
              <w:t>Q</w:t>
            </w:r>
            <w:r w:rsidR="009B57B2" w:rsidRPr="00CE25AF">
              <w:rPr>
                <w:lang w:val="en-US"/>
              </w:rPr>
              <w:t xml:space="preserve">ualifies the elements within a specific </w:t>
            </w:r>
            <w:proofErr w:type="spellStart"/>
            <w:r w:rsidR="009B57B2" w:rsidRPr="00CE25AF">
              <w:rPr>
                <w:lang w:val="en-US"/>
              </w:rPr>
              <w:t>submodel</w:t>
            </w:r>
            <w:proofErr w:type="spellEnd"/>
            <w:r w:rsidR="009B57B2" w:rsidRPr="00CE25AF">
              <w:rPr>
                <w:lang w:val="en-US"/>
              </w:rPr>
              <w:t xml:space="preserve"> on concept level; the corresponding qualifier value is static</w:t>
            </w:r>
            <w:r w:rsidRPr="00CE25AF">
              <w:rPr>
                <w:lang w:val="en-US"/>
              </w:rPr>
              <w:t>.</w:t>
            </w:r>
          </w:p>
          <w:p w14:paraId="2BC11346" w14:textId="6205D45B" w:rsidR="009B57B2" w:rsidRPr="00CE25AF" w:rsidRDefault="009B57B2" w:rsidP="002670C6">
            <w:pPr>
              <w:pStyle w:val="NOTE"/>
              <w:ind w:left="284" w:firstLine="0"/>
              <w:rPr>
                <w:lang w:val="en-US"/>
              </w:rPr>
            </w:pPr>
            <w:r w:rsidRPr="00CE25AF">
              <w:rPr>
                <w:lang w:val="en-US"/>
              </w:rPr>
              <w:t>Note:</w:t>
            </w:r>
            <w:r w:rsidR="00743626" w:rsidRPr="00CE25AF">
              <w:rPr>
                <w:lang w:val="en-US"/>
              </w:rPr>
              <w:t xml:space="preserve"> t</w:t>
            </w:r>
            <w:r w:rsidRPr="00CE25AF">
              <w:rPr>
                <w:lang w:val="en-US"/>
              </w:rPr>
              <w:t>emplate qualifiers are only applicable to elements with kind="Template". See constraint AASd-129.</w:t>
            </w:r>
          </w:p>
        </w:tc>
      </w:tr>
    </w:tbl>
    <w:p w14:paraId="797A0CFF" w14:textId="51E55473" w:rsidR="009B57B2" w:rsidRPr="00CE25AF" w:rsidRDefault="009B57B2" w:rsidP="009B57B2">
      <w:pPr>
        <w:rPr>
          <w:lang w:val="en-US"/>
        </w:rPr>
      </w:pPr>
    </w:p>
    <w:p w14:paraId="65E5924F" w14:textId="1274684A" w:rsidR="005D5CAC" w:rsidRPr="00CE25AF" w:rsidRDefault="005D5CAC" w:rsidP="009B57B2">
      <w:pPr>
        <w:rPr>
          <w:lang w:val="en-US"/>
        </w:rPr>
      </w:pPr>
      <w:r w:rsidRPr="00CE25AF">
        <w:rPr>
          <w:lang w:val="en-US"/>
        </w:rPr>
        <w:t xml:space="preserve">Example </w:t>
      </w:r>
      <w:r w:rsidR="00743626" w:rsidRPr="00CE25AF">
        <w:rPr>
          <w:lang w:val="en-US"/>
        </w:rPr>
        <w:t>of</w:t>
      </w:r>
      <w:r w:rsidRPr="00CE25AF">
        <w:rPr>
          <w:lang w:val="en-US"/>
        </w:rPr>
        <w:t xml:space="preserve"> a </w:t>
      </w:r>
      <w:proofErr w:type="spellStart"/>
      <w:r w:rsidRPr="00CE25AF">
        <w:rPr>
          <w:i/>
          <w:iCs/>
          <w:lang w:val="en-US"/>
        </w:rPr>
        <w:t>ValueQualifier</w:t>
      </w:r>
      <w:proofErr w:type="spellEnd"/>
      <w:r w:rsidRPr="00CE25AF">
        <w:rPr>
          <w:lang w:val="en-US"/>
        </w:rPr>
        <w:t xml:space="preserve">: </w:t>
      </w:r>
      <w:r w:rsidR="00743626" w:rsidRPr="00CE25AF">
        <w:rPr>
          <w:lang w:val="en-US"/>
        </w:rPr>
        <w:t>p</w:t>
      </w:r>
      <w:r w:rsidRPr="00CE25AF">
        <w:rPr>
          <w:lang w:val="en-US"/>
        </w:rPr>
        <w:t xml:space="preserve">roperty "temperature" </w:t>
      </w:r>
      <w:r w:rsidR="00DD6AC2" w:rsidRPr="00CE25AF">
        <w:rPr>
          <w:lang w:val="en-US"/>
        </w:rPr>
        <w:t xml:space="preserve">and qualifier "value quality" with </w:t>
      </w:r>
      <w:r w:rsidRPr="00CE25AF">
        <w:rPr>
          <w:lang w:val="en-US"/>
        </w:rPr>
        <w:t>different qualifier</w:t>
      </w:r>
      <w:r w:rsidR="00DD6AC2" w:rsidRPr="00CE25AF">
        <w:rPr>
          <w:lang w:val="en-US"/>
        </w:rPr>
        <w:t xml:space="preserve"> values</w:t>
      </w:r>
      <w:r w:rsidRPr="00CE25AF">
        <w:rPr>
          <w:lang w:val="en-US"/>
        </w:rPr>
        <w:t xml:space="preserve"> like "measured", "substitute value"</w:t>
      </w:r>
      <w:r w:rsidR="00743626" w:rsidRPr="00CE25AF">
        <w:rPr>
          <w:lang w:val="en-US"/>
        </w:rPr>
        <w:t>.</w:t>
      </w:r>
    </w:p>
    <w:p w14:paraId="6CEDB03E" w14:textId="67B9A443" w:rsidR="005D5CAC" w:rsidRPr="00CE25AF" w:rsidRDefault="005D5CAC" w:rsidP="009B57B2">
      <w:pPr>
        <w:rPr>
          <w:lang w:val="en-US"/>
        </w:rPr>
      </w:pPr>
      <w:r w:rsidRPr="00CE25AF">
        <w:rPr>
          <w:lang w:val="en-US"/>
        </w:rPr>
        <w:lastRenderedPageBreak/>
        <w:t xml:space="preserve">Example </w:t>
      </w:r>
      <w:r w:rsidR="00743626" w:rsidRPr="00CE25AF">
        <w:rPr>
          <w:lang w:val="en-US"/>
        </w:rPr>
        <w:t>of</w:t>
      </w:r>
      <w:r w:rsidRPr="00CE25AF">
        <w:rPr>
          <w:lang w:val="en-US"/>
        </w:rPr>
        <w:t xml:space="preserve"> a </w:t>
      </w:r>
      <w:proofErr w:type="spellStart"/>
      <w:r w:rsidRPr="00CE25AF">
        <w:rPr>
          <w:i/>
          <w:iCs/>
          <w:lang w:val="en-US"/>
        </w:rPr>
        <w:t>ConceptQualifier</w:t>
      </w:r>
      <w:proofErr w:type="spellEnd"/>
      <w:r w:rsidRPr="00CE25AF">
        <w:rPr>
          <w:i/>
          <w:iCs/>
          <w:lang w:val="en-US"/>
        </w:rPr>
        <w:t>:</w:t>
      </w:r>
      <w:r w:rsidRPr="00CE25AF">
        <w:rPr>
          <w:lang w:val="en-US"/>
        </w:rPr>
        <w:t xml:space="preserve"> </w:t>
      </w:r>
      <w:r w:rsidR="00743626" w:rsidRPr="00CE25AF">
        <w:rPr>
          <w:lang w:val="en-US"/>
        </w:rPr>
        <w:t>a</w:t>
      </w:r>
      <w:r w:rsidRPr="00CE25AF">
        <w:rPr>
          <w:lang w:val="en-US"/>
        </w:rPr>
        <w:t xml:space="preserve">n Asset Administration Shell with two </w:t>
      </w:r>
      <w:proofErr w:type="spellStart"/>
      <w:r w:rsidRPr="00CE25AF">
        <w:rPr>
          <w:lang w:val="en-US"/>
        </w:rPr>
        <w:t>submodels</w:t>
      </w:r>
      <w:proofErr w:type="spellEnd"/>
      <w:r w:rsidRPr="00CE25AF">
        <w:rPr>
          <w:lang w:val="en-US"/>
        </w:rPr>
        <w:t xml:space="preserve"> with different IDs but the same </w:t>
      </w:r>
      <w:proofErr w:type="spellStart"/>
      <w:r w:rsidRPr="00CE25AF">
        <w:rPr>
          <w:lang w:val="en-US"/>
        </w:rPr>
        <w:t>semanticId</w:t>
      </w:r>
      <w:proofErr w:type="spellEnd"/>
      <w:r w:rsidRPr="00CE25AF">
        <w:rPr>
          <w:lang w:val="en-US"/>
        </w:rPr>
        <w:t xml:space="preserve"> =</w:t>
      </w:r>
      <w:r w:rsidR="00DD6AC2" w:rsidRPr="00CE25AF">
        <w:rPr>
          <w:lang w:val="en-US"/>
        </w:rPr>
        <w:t xml:space="preserve"> </w:t>
      </w:r>
      <w:r w:rsidRPr="00CE25AF">
        <w:rPr>
          <w:lang w:val="en-US"/>
        </w:rPr>
        <w:t xml:space="preserve">"Bill of Material". The qualifier could denote the life cycle </w:t>
      </w:r>
      <w:r w:rsidR="00DD6AC2" w:rsidRPr="00CE25AF">
        <w:rPr>
          <w:lang w:val="en-US"/>
        </w:rPr>
        <w:t xml:space="preserve">with qualifier values </w:t>
      </w:r>
      <w:r w:rsidRPr="00CE25AF">
        <w:rPr>
          <w:lang w:val="en-US"/>
        </w:rPr>
        <w:t>like "as planned", "as maintained"</w:t>
      </w:r>
      <w:r w:rsidR="00743626" w:rsidRPr="00CE25AF">
        <w:rPr>
          <w:lang w:val="en-US"/>
        </w:rPr>
        <w:t>.</w:t>
      </w:r>
      <w:r w:rsidRPr="00CE25AF">
        <w:rPr>
          <w:lang w:val="en-US"/>
        </w:rPr>
        <w:t xml:space="preserve"> etc.</w:t>
      </w:r>
      <w:r w:rsidR="009B2E7B" w:rsidRPr="00CE25AF">
        <w:rPr>
          <w:lang w:val="en-US"/>
        </w:rPr>
        <w:t xml:space="preserve"> (see </w:t>
      </w:r>
      <w:r w:rsidR="009B2E7B" w:rsidRPr="00CE25AF">
        <w:rPr>
          <w:lang w:val="en-US"/>
        </w:rPr>
        <w:fldChar w:fldCharType="begin"/>
      </w:r>
      <w:r w:rsidR="009B2E7B" w:rsidRPr="00CE25AF">
        <w:rPr>
          <w:lang w:val="en-US"/>
        </w:rPr>
        <w:instrText xml:space="preserve"> REF _Ref117707956 \h </w:instrText>
      </w:r>
      <w:r w:rsidR="009B2E7B" w:rsidRPr="00CE25AF">
        <w:rPr>
          <w:lang w:val="en-US"/>
        </w:rPr>
      </w:r>
      <w:r w:rsidR="009B2E7B" w:rsidRPr="00CE25AF">
        <w:rPr>
          <w:lang w:val="en-US"/>
        </w:rPr>
        <w:fldChar w:fldCharType="separate"/>
      </w:r>
      <w:r w:rsidR="00F511DE">
        <w:t xml:space="preserve">Figure </w:t>
      </w:r>
      <w:r w:rsidR="00F511DE">
        <w:rPr>
          <w:noProof/>
        </w:rPr>
        <w:t>21</w:t>
      </w:r>
      <w:r w:rsidR="009B2E7B" w:rsidRPr="00CE25AF">
        <w:rPr>
          <w:lang w:val="en-US"/>
        </w:rPr>
        <w:fldChar w:fldCharType="end"/>
      </w:r>
      <w:r w:rsidR="009B2E7B" w:rsidRPr="00CE25AF">
        <w:rPr>
          <w:lang w:val="en-US"/>
        </w:rPr>
        <w:t>).</w:t>
      </w:r>
    </w:p>
    <w:p w14:paraId="181754A9" w14:textId="205087D2" w:rsidR="005D5CAC" w:rsidRPr="00CE25AF" w:rsidRDefault="0090215D" w:rsidP="009B57B2">
      <w:pPr>
        <w:rPr>
          <w:lang w:val="en-US"/>
        </w:rPr>
      </w:pPr>
      <w:r w:rsidRPr="00CE25AF">
        <w:rPr>
          <w:noProof/>
          <w:lang w:val="en-US"/>
        </w:rPr>
        <w:drawing>
          <wp:anchor distT="0" distB="0" distL="114300" distR="114300" simplePos="0" relativeHeight="252643328" behindDoc="0" locked="0" layoutInCell="1" allowOverlap="1" wp14:anchorId="601A1C9C" wp14:editId="0629AEBC">
            <wp:simplePos x="0" y="0"/>
            <wp:positionH relativeFrom="column">
              <wp:posOffset>1390650</wp:posOffset>
            </wp:positionH>
            <wp:positionV relativeFrom="paragraph">
              <wp:posOffset>964565</wp:posOffset>
            </wp:positionV>
            <wp:extent cx="2470150" cy="1060450"/>
            <wp:effectExtent l="0" t="0" r="635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0150" cy="1060450"/>
                    </a:xfrm>
                    <a:prstGeom prst="rect">
                      <a:avLst/>
                    </a:prstGeom>
                  </pic:spPr>
                </pic:pic>
              </a:graphicData>
            </a:graphic>
          </wp:anchor>
        </w:drawing>
      </w:r>
      <w:r w:rsidRPr="002F482E">
        <w:rPr>
          <w:noProof/>
          <w:lang w:val="en-US"/>
        </w:rPr>
        <mc:AlternateContent>
          <mc:Choice Requires="wps">
            <w:drawing>
              <wp:anchor distT="0" distB="0" distL="114300" distR="114300" simplePos="0" relativeHeight="252645376" behindDoc="0" locked="0" layoutInCell="1" allowOverlap="1" wp14:anchorId="29809080" wp14:editId="79F0E9AE">
                <wp:simplePos x="0" y="0"/>
                <wp:positionH relativeFrom="column">
                  <wp:posOffset>918210</wp:posOffset>
                </wp:positionH>
                <wp:positionV relativeFrom="paragraph">
                  <wp:posOffset>508635</wp:posOffset>
                </wp:positionV>
                <wp:extent cx="3930650" cy="457200"/>
                <wp:effectExtent l="0" t="0" r="0" b="0"/>
                <wp:wrapTopAndBottom/>
                <wp:docPr id="462" name="Text Box 462"/>
                <wp:cNvGraphicFramePr/>
                <a:graphic xmlns:a="http://schemas.openxmlformats.org/drawingml/2006/main">
                  <a:graphicData uri="http://schemas.microsoft.com/office/word/2010/wordprocessingShape">
                    <wps:wsp>
                      <wps:cNvSpPr txBox="1"/>
                      <wps:spPr>
                        <a:xfrm>
                          <a:off x="0" y="0"/>
                          <a:ext cx="3930650" cy="457200"/>
                        </a:xfrm>
                        <a:prstGeom prst="rect">
                          <a:avLst/>
                        </a:prstGeom>
                        <a:solidFill>
                          <a:prstClr val="white"/>
                        </a:solidFill>
                        <a:ln>
                          <a:noFill/>
                        </a:ln>
                      </wps:spPr>
                      <wps:txbx>
                        <w:txbxContent>
                          <w:p w14:paraId="0F2C21A6" w14:textId="30903A26" w:rsidR="0090215D" w:rsidRPr="00082C53" w:rsidRDefault="0090215D" w:rsidP="00110904">
                            <w:pPr>
                              <w:pStyle w:val="Caption"/>
                            </w:pPr>
                            <w:bookmarkStart w:id="1495" w:name="_Ref117707956"/>
                            <w:bookmarkStart w:id="1496" w:name="_Toc125537844"/>
                            <w:r>
                              <w:t xml:space="preserve">Figure </w:t>
                            </w:r>
                            <w:r w:rsidR="00561536">
                              <w:fldChar w:fldCharType="begin"/>
                            </w:r>
                            <w:r w:rsidR="00561536">
                              <w:instrText xml:space="preserve"> SEQ Figure \* ARABIC </w:instrText>
                            </w:r>
                            <w:r w:rsidR="00561536">
                              <w:fldChar w:fldCharType="separate"/>
                            </w:r>
                            <w:r w:rsidR="00F511DE">
                              <w:rPr>
                                <w:noProof/>
                              </w:rPr>
                              <w:t>21</w:t>
                            </w:r>
                            <w:r w:rsidR="00561536">
                              <w:fldChar w:fldCharType="end"/>
                            </w:r>
                            <w:bookmarkEnd w:id="1495"/>
                            <w:r>
                              <w:t xml:space="preserve"> Example: Qualifier from IEC CDD</w:t>
                            </w:r>
                            <w:bookmarkEnd w:id="14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809080" id="Text Box 462" o:spid="_x0000_s1032" type="#_x0000_t202" style="position:absolute;left:0;text-align:left;margin-left:72.3pt;margin-top:40.05pt;width:309.5pt;height:36pt;z-index:25264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" stroked="f">
                <v:textbox inset="0,0,0,0">
                  <w:txbxContent>
                    <w:p w14:paraId="0F2C21A6" w14:textId="30903A26" w:rsidR="0090215D" w:rsidRPr="00082C53" w:rsidRDefault="0090215D" w:rsidP="00110904">
                      <w:pPr>
                        <w:pStyle w:val="Caption"/>
                      </w:pPr>
                      <w:bookmarkStart w:id="1502" w:name="_Ref117707956"/>
                      <w:bookmarkStart w:id="1503" w:name="_Toc125537844"/>
                      <w:r>
                        <w:t xml:space="preserve">Figure </w:t>
                      </w:r>
                      <w:r w:rsidR="00561536">
                        <w:fldChar w:fldCharType="begin"/>
                      </w:r>
                      <w:r w:rsidR="00561536">
                        <w:instrText xml:space="preserve"> SEQ Figure \* ARABIC </w:instrText>
                      </w:r>
                      <w:r w:rsidR="00561536">
                        <w:fldChar w:fldCharType="separate"/>
                      </w:r>
                      <w:r w:rsidR="00F511DE">
                        <w:rPr>
                          <w:noProof/>
                        </w:rPr>
                        <w:t>21</w:t>
                      </w:r>
                      <w:r w:rsidR="00561536">
                        <w:fldChar w:fldCharType="end"/>
                      </w:r>
                      <w:bookmarkEnd w:id="1502"/>
                      <w:r>
                        <w:t xml:space="preserve"> Example: Qualifier from IEC CDD</w:t>
                      </w:r>
                      <w:bookmarkEnd w:id="1503"/>
                    </w:p>
                  </w:txbxContent>
                </v:textbox>
                <w10:wrap type="topAndBottom"/>
              </v:shape>
            </w:pict>
          </mc:Fallback>
        </mc:AlternateContent>
      </w:r>
      <w:r w:rsidR="005D5CAC" w:rsidRPr="00CE25AF">
        <w:rPr>
          <w:lang w:val="en-US"/>
        </w:rPr>
        <w:t xml:space="preserve">Example </w:t>
      </w:r>
      <w:r w:rsidR="00743626" w:rsidRPr="00CE25AF">
        <w:rPr>
          <w:lang w:val="en-US"/>
        </w:rPr>
        <w:t>of</w:t>
      </w:r>
      <w:r w:rsidR="005D5CAC" w:rsidRPr="00CE25AF">
        <w:rPr>
          <w:lang w:val="en-US"/>
        </w:rPr>
        <w:t xml:space="preserve"> a </w:t>
      </w:r>
      <w:proofErr w:type="spellStart"/>
      <w:r w:rsidR="005D5CAC" w:rsidRPr="00CE25AF">
        <w:rPr>
          <w:i/>
          <w:iCs/>
          <w:lang w:val="en-US"/>
        </w:rPr>
        <w:t>TemplateQualifier</w:t>
      </w:r>
      <w:proofErr w:type="spellEnd"/>
      <w:r w:rsidR="005D5CAC" w:rsidRPr="00CE25AF">
        <w:rPr>
          <w:i/>
          <w:iCs/>
          <w:lang w:val="en-US"/>
        </w:rPr>
        <w:t>:</w:t>
      </w:r>
      <w:r w:rsidR="005D5CAC" w:rsidRPr="00CE25AF">
        <w:rPr>
          <w:lang w:val="en-US"/>
        </w:rPr>
        <w:t xml:space="preserve"> </w:t>
      </w:r>
      <w:r w:rsidR="00743626" w:rsidRPr="00CE25AF">
        <w:rPr>
          <w:lang w:val="en-US"/>
        </w:rPr>
        <w:t>a</w:t>
      </w:r>
      <w:r w:rsidR="005D5CAC" w:rsidRPr="00CE25AF">
        <w:rPr>
          <w:lang w:val="en-US"/>
        </w:rPr>
        <w:t xml:space="preserve"> </w:t>
      </w:r>
      <w:proofErr w:type="spellStart"/>
      <w:r w:rsidR="005D5CAC" w:rsidRPr="00CE25AF">
        <w:rPr>
          <w:lang w:val="en-US"/>
        </w:rPr>
        <w:t>submodel</w:t>
      </w:r>
      <w:proofErr w:type="spellEnd"/>
      <w:r w:rsidR="005D5CAC" w:rsidRPr="00CE25AF">
        <w:rPr>
          <w:lang w:val="en-US"/>
        </w:rPr>
        <w:t xml:space="preserve"> element with qualifier </w:t>
      </w:r>
      <w:r w:rsidR="00DD6AC2" w:rsidRPr="00CE25AF">
        <w:rPr>
          <w:lang w:val="en-US"/>
        </w:rPr>
        <w:t xml:space="preserve">value </w:t>
      </w:r>
      <w:r w:rsidR="005D5CAC" w:rsidRPr="00CE25AF">
        <w:rPr>
          <w:lang w:val="en-US"/>
        </w:rPr>
        <w:t xml:space="preserve">"mandatory" or "optional". This qualification is needed to build a correct </w:t>
      </w:r>
      <w:proofErr w:type="spellStart"/>
      <w:r w:rsidR="005D5CAC" w:rsidRPr="00CE25AF">
        <w:rPr>
          <w:lang w:val="en-US"/>
        </w:rPr>
        <w:t>submodel</w:t>
      </w:r>
      <w:proofErr w:type="spellEnd"/>
      <w:r w:rsidR="005D5CAC" w:rsidRPr="00CE25AF">
        <w:rPr>
          <w:lang w:val="en-US"/>
        </w:rPr>
        <w:t xml:space="preserve"> instance.</w:t>
      </w:r>
      <w:r w:rsidR="003610CD" w:rsidRPr="00CE25AF">
        <w:rPr>
          <w:lang w:val="en-US"/>
        </w:rPr>
        <w:t xml:space="preserve"> For more information see </w:t>
      </w:r>
      <w:r w:rsidR="003610CD" w:rsidRPr="00CE25AF">
        <w:rPr>
          <w:lang w:val="en-US"/>
        </w:rPr>
        <w:fldChar w:fldCharType="begin"/>
      </w:r>
      <w:r w:rsidR="003610CD" w:rsidRPr="00CE25AF">
        <w:rPr>
          <w:lang w:val="en-US"/>
        </w:rPr>
        <w:instrText xml:space="preserve"> REF SubmodelTemplate_63 \h </w:instrText>
      </w:r>
      <w:r w:rsidR="003610CD" w:rsidRPr="00CE25AF">
        <w:rPr>
          <w:lang w:val="en-US"/>
        </w:rPr>
      </w:r>
      <w:r w:rsidR="003610CD" w:rsidRPr="00CE25AF">
        <w:rPr>
          <w:lang w:val="en-US"/>
        </w:rPr>
        <w:fldChar w:fldCharType="separate"/>
      </w:r>
      <w:r w:rsidR="00F511DE" w:rsidRPr="00CE25AF">
        <w:rPr>
          <w:rStyle w:val="Hyperlink"/>
          <w:color w:val="5F5F5F"/>
          <w:u w:val="none"/>
          <w:lang w:val="en-US"/>
        </w:rPr>
        <w:t>[48]</w:t>
      </w:r>
      <w:r w:rsidR="003610CD" w:rsidRPr="00CE25AF">
        <w:rPr>
          <w:lang w:val="en-US"/>
        </w:rPr>
        <w:fldChar w:fldCharType="end"/>
      </w:r>
      <w:r w:rsidR="003610CD" w:rsidRPr="00CE25AF">
        <w:rPr>
          <w:lang w:val="en-US"/>
        </w:rPr>
        <w:t>.</w:t>
      </w:r>
    </w:p>
    <w:p w14:paraId="4C0C56F6" w14:textId="5993F0C6" w:rsidR="0090215D" w:rsidRPr="00CE25AF" w:rsidRDefault="0090215D" w:rsidP="009B57B2">
      <w:pPr>
        <w:rPr>
          <w:lang w:val="en-US"/>
        </w:rPr>
      </w:pPr>
    </w:p>
    <w:p w14:paraId="25E2AD2E" w14:textId="5F5095BD" w:rsidR="009B57B2" w:rsidRPr="002670C6" w:rsidRDefault="009B57B2" w:rsidP="00E805F8">
      <w:pPr>
        <w:pStyle w:val="Heading4"/>
        <w:numPr>
          <w:ilvl w:val="3"/>
          <w:numId w:val="53"/>
        </w:numPr>
        <w:rPr>
          <w:lang w:val="en-US"/>
        </w:rPr>
      </w:pPr>
      <w:r w:rsidRPr="002670C6">
        <w:rPr>
          <w:lang w:val="en-US"/>
        </w:rPr>
        <w:t>Referable Attributes</w:t>
      </w:r>
    </w:p>
    <w:p w14:paraId="08800D11" w14:textId="52AF7DA6" w:rsidR="009B57B2" w:rsidRPr="00CE25AF" w:rsidRDefault="00104912" w:rsidP="00110904">
      <w:pPr>
        <w:pStyle w:val="Caption"/>
      </w:pPr>
      <w:bookmarkStart w:id="1497" w:name="_Toc125537845"/>
      <w:r w:rsidRPr="00CE25AF">
        <w:rPr>
          <w:noProof/>
        </w:rPr>
        <w:drawing>
          <wp:anchor distT="0" distB="0" distL="114300" distR="114300" simplePos="0" relativeHeight="252709888" behindDoc="0" locked="0" layoutInCell="1" allowOverlap="1" wp14:anchorId="73A84F4D" wp14:editId="599C9A57">
            <wp:simplePos x="0" y="0"/>
            <wp:positionH relativeFrom="column">
              <wp:posOffset>1500505</wp:posOffset>
            </wp:positionH>
            <wp:positionV relativeFrom="paragraph">
              <wp:posOffset>362585</wp:posOffset>
            </wp:positionV>
            <wp:extent cx="2114550" cy="1441450"/>
            <wp:effectExtent l="0" t="0" r="0"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14550" cy="144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15E" w:rsidRPr="00CE25AF">
        <w:t xml:space="preserve"> </w:t>
      </w:r>
      <w:r w:rsidR="009B57B2" w:rsidRPr="00CE25AF">
        <w:t xml:space="preserve">Figure </w:t>
      </w:r>
      <w:r w:rsidR="00561536">
        <w:fldChar w:fldCharType="begin"/>
      </w:r>
      <w:r w:rsidR="00561536">
        <w:instrText xml:space="preserve"> SEQ Figure \* ARABIC </w:instrText>
      </w:r>
      <w:r w:rsidR="00561536">
        <w:fldChar w:fldCharType="separate"/>
      </w:r>
      <w:r w:rsidR="00F511DE">
        <w:rPr>
          <w:noProof/>
        </w:rPr>
        <w:t>22</w:t>
      </w:r>
      <w:r w:rsidR="00561536">
        <w:fldChar w:fldCharType="end"/>
      </w:r>
      <w:r w:rsidR="009B57B2" w:rsidRPr="00CE25AF">
        <w:t xml:space="preserve"> Metamodel of </w:t>
      </w:r>
      <w:proofErr w:type="spellStart"/>
      <w:r w:rsidR="009B57B2" w:rsidRPr="00CE25AF">
        <w:t>Referables</w:t>
      </w:r>
      <w:bookmarkEnd w:id="1497"/>
      <w:proofErr w:type="spellEnd"/>
    </w:p>
    <w:p w14:paraId="3381F3EF" w14:textId="124A2998" w:rsidR="009B57B2" w:rsidRPr="00CE25AF" w:rsidRDefault="009B57B2" w:rsidP="009B57B2">
      <w:pPr>
        <w:rPr>
          <w:lang w:val="en-US"/>
        </w:rPr>
      </w:pPr>
      <w:r w:rsidRPr="00CE25AF">
        <w:rPr>
          <w:lang w:val="en-US"/>
        </w:rPr>
        <w:t xml:space="preserve">The metamodel </w:t>
      </w:r>
      <w:r w:rsidR="0015746F" w:rsidRPr="00CE25AF">
        <w:rPr>
          <w:lang w:val="en-US"/>
        </w:rPr>
        <w:t>differentiates</w:t>
      </w:r>
      <w:r w:rsidRPr="00CE25AF">
        <w:rPr>
          <w:lang w:val="en-US"/>
        </w:rPr>
        <w:t xml:space="preserve"> between elements that are identifiable, referable</w:t>
      </w:r>
      <w:r w:rsidR="0015746F" w:rsidRPr="00CE25AF">
        <w:rPr>
          <w:lang w:val="en-US"/>
        </w:rPr>
        <w:t>,</w:t>
      </w:r>
      <w:r w:rsidRPr="00CE25AF">
        <w:rPr>
          <w:lang w:val="en-US"/>
        </w:rPr>
        <w:t xml:space="preserve"> or none of both. The latter means they are neither inheriting from </w:t>
      </w:r>
      <w:r w:rsidRPr="00CE25AF">
        <w:rPr>
          <w:i/>
          <w:iCs/>
          <w:lang w:val="en-US"/>
        </w:rPr>
        <w:t>Referable</w:t>
      </w:r>
      <w:r w:rsidRPr="00CE25AF">
        <w:rPr>
          <w:lang w:val="en-US"/>
        </w:rPr>
        <w:t xml:space="preserve"> nor from </w:t>
      </w:r>
      <w:r w:rsidRPr="00CE25AF">
        <w:rPr>
          <w:i/>
          <w:iCs/>
          <w:lang w:val="en-US"/>
        </w:rPr>
        <w:t>Identifiable</w:t>
      </w:r>
      <w:r w:rsidR="0015746F" w:rsidRPr="00CE25AF">
        <w:rPr>
          <w:lang w:val="en-US"/>
        </w:rPr>
        <w:t xml:space="preserve">, which applies e.g. to </w:t>
      </w:r>
      <w:r w:rsidRPr="00CE25AF">
        <w:rPr>
          <w:i/>
          <w:iCs/>
          <w:lang w:val="en-US"/>
        </w:rPr>
        <w:t>Qualifier</w:t>
      </w:r>
      <w:r w:rsidRPr="00CE25AF">
        <w:rPr>
          <w:lang w:val="en-US"/>
        </w:rPr>
        <w:t>s.</w:t>
      </w:r>
    </w:p>
    <w:p w14:paraId="1B77D87D" w14:textId="511E80F9" w:rsidR="009B57B2" w:rsidRPr="00CE25AF" w:rsidRDefault="009B57B2" w:rsidP="009B57B2">
      <w:pPr>
        <w:rPr>
          <w:lang w:val="en-US"/>
        </w:rPr>
      </w:pPr>
      <w:r w:rsidRPr="00CE25AF">
        <w:rPr>
          <w:lang w:val="en-US"/>
        </w:rPr>
        <w:t>Referable elements can be referenced via the</w:t>
      </w:r>
      <w:r w:rsidR="0015746F" w:rsidRPr="00CE25AF">
        <w:rPr>
          <w:lang w:val="en-US"/>
        </w:rPr>
        <w:t xml:space="preserve"> </w:t>
      </w:r>
      <w:proofErr w:type="spellStart"/>
      <w:r w:rsidRPr="00CE25AF">
        <w:rPr>
          <w:i/>
          <w:iCs/>
          <w:lang w:val="en-US"/>
        </w:rPr>
        <w:t>idShort</w:t>
      </w:r>
      <w:proofErr w:type="spellEnd"/>
      <w:r w:rsidRPr="00CE25AF">
        <w:rPr>
          <w:lang w:val="en-US"/>
        </w:rPr>
        <w:t>. For details on referencing</w:t>
      </w:r>
      <w:r w:rsidR="0015746F" w:rsidRPr="00CE25AF">
        <w:rPr>
          <w:lang w:val="en-US"/>
        </w:rPr>
        <w:t>,</w:t>
      </w:r>
      <w:r w:rsidRPr="00CE25AF">
        <w:rPr>
          <w:lang w:val="en-US"/>
        </w:rPr>
        <w:t xml:space="preserve"> see </w:t>
      </w:r>
      <w:r w:rsidRPr="00AA7226">
        <w:rPr>
          <w:lang w:val="en-US"/>
        </w:rPr>
        <w:t>Clause</w:t>
      </w:r>
      <w:r w:rsidRPr="00CE25AF">
        <w:rPr>
          <w:lang w:val="en-US"/>
        </w:rPr>
        <w:t xml:space="preserve"> </w:t>
      </w:r>
      <w:r w:rsidRPr="002670C6">
        <w:rPr>
          <w:lang w:val="en-US"/>
        </w:rPr>
        <w:fldChar w:fldCharType="begin"/>
      </w:r>
      <w:r w:rsidRPr="00CE25AF">
        <w:rPr>
          <w:lang w:val="en-US"/>
        </w:rPr>
        <w:instrText xml:space="preserve"> REF _Ref51171021 \r \h </w:instrText>
      </w:r>
      <w:r w:rsidRPr="002670C6">
        <w:rPr>
          <w:lang w:val="en-US"/>
        </w:rPr>
      </w:r>
      <w:r w:rsidRPr="002670C6">
        <w:rPr>
          <w:lang w:val="en-US"/>
        </w:rPr>
        <w:fldChar w:fldCharType="separate"/>
      </w:r>
      <w:r w:rsidR="00F511DE">
        <w:rPr>
          <w:lang w:val="en-US"/>
        </w:rPr>
        <w:t>5.3.9</w:t>
      </w:r>
      <w:r w:rsidRPr="002670C6">
        <w:rPr>
          <w:lang w:val="en-US"/>
        </w:rPr>
        <w:fldChar w:fldCharType="end"/>
      </w:r>
      <w:r w:rsidRPr="00CE25AF">
        <w:rPr>
          <w:lang w:val="en-US"/>
        </w:rPr>
        <w:t xml:space="preserve">. </w:t>
      </w:r>
    </w:p>
    <w:p w14:paraId="5FB903E2" w14:textId="1D456EF2" w:rsidR="009B57B2" w:rsidRPr="00CE25AF" w:rsidRDefault="009B57B2" w:rsidP="009B57B2">
      <w:pPr>
        <w:rPr>
          <w:lang w:val="en-US"/>
        </w:rPr>
      </w:pPr>
      <w:r w:rsidRPr="00CE25AF">
        <w:rPr>
          <w:lang w:val="en-US"/>
        </w:rPr>
        <w:t>Not every element of the metamodel is referable. There are elements that are just attributes of a referable.</w:t>
      </w:r>
    </w:p>
    <w:p w14:paraId="57D6D216" w14:textId="39A401EF" w:rsidR="009B57B2" w:rsidRPr="00CE25AF" w:rsidRDefault="0015746F" w:rsidP="009B57B2">
      <w:pPr>
        <w:rPr>
          <w:lang w:val="en-US"/>
        </w:rPr>
      </w:pPr>
      <w:r w:rsidRPr="00CE25AF">
        <w:rPr>
          <w:lang w:val="en-US"/>
        </w:rPr>
        <w:t xml:space="preserve">The </w:t>
      </w:r>
      <w:proofErr w:type="spellStart"/>
      <w:r w:rsidRPr="00CE25AF">
        <w:rPr>
          <w:i/>
          <w:iCs/>
          <w:lang w:val="en-US"/>
        </w:rPr>
        <w:t>idShor</w:t>
      </w:r>
      <w:r w:rsidRPr="00CE25AF">
        <w:rPr>
          <w:lang w:val="en-US"/>
        </w:rPr>
        <w:t>t</w:t>
      </w:r>
      <w:proofErr w:type="spellEnd"/>
      <w:r w:rsidRPr="00CE25AF">
        <w:rPr>
          <w:lang w:val="en-US"/>
        </w:rPr>
        <w:t xml:space="preserve"> shall be unique in its name space f</w:t>
      </w:r>
      <w:r w:rsidR="009B57B2" w:rsidRPr="00CE25AF">
        <w:rPr>
          <w:lang w:val="en-US"/>
        </w:rPr>
        <w:t xml:space="preserve">or non-identifiable </w:t>
      </w:r>
      <w:proofErr w:type="spellStart"/>
      <w:r w:rsidR="009B57B2" w:rsidRPr="00CE25AF">
        <w:rPr>
          <w:lang w:val="en-US"/>
        </w:rPr>
        <w:t>referables</w:t>
      </w:r>
      <w:proofErr w:type="spellEnd"/>
      <w:r w:rsidR="009B57B2" w:rsidRPr="00CE25AF">
        <w:rPr>
          <w:lang w:val="en-US"/>
        </w:rPr>
        <w:t xml:space="preserve"> (see </w:t>
      </w:r>
      <w:r w:rsidR="009B57B2" w:rsidRPr="00CE25AF">
        <w:rPr>
          <w:u w:val="single"/>
          <w:lang w:val="en-US"/>
        </w:rPr>
        <w:t>Constraint AASd-022)</w:t>
      </w:r>
      <w:r w:rsidR="009B57B2" w:rsidRPr="00CE25AF">
        <w:rPr>
          <w:lang w:val="en-US"/>
        </w:rPr>
        <w:t xml:space="preserve">. A name space is defined as follows in this context: </w:t>
      </w:r>
      <w:r w:rsidRPr="00CE25AF">
        <w:rPr>
          <w:lang w:val="en-US"/>
        </w:rPr>
        <w:t>t</w:t>
      </w:r>
      <w:r w:rsidR="009B57B2" w:rsidRPr="00CE25AF">
        <w:rPr>
          <w:lang w:val="en-US"/>
        </w:rPr>
        <w:t>he parent element(s)</w:t>
      </w:r>
      <w:r w:rsidR="00512BEF">
        <w:rPr>
          <w:lang w:val="en-US"/>
        </w:rPr>
        <w:t>, which</w:t>
      </w:r>
      <w:r w:rsidR="009B57B2" w:rsidRPr="00CE25AF">
        <w:rPr>
          <w:lang w:val="en-US"/>
        </w:rPr>
        <w:t xml:space="preserve"> an element is part of and that is either referable or identifiable</w:t>
      </w:r>
      <w:r w:rsidR="00512BEF">
        <w:rPr>
          <w:lang w:val="en-US"/>
        </w:rPr>
        <w:t>,</w:t>
      </w:r>
      <w:r w:rsidR="009B57B2" w:rsidRPr="00CE25AF">
        <w:rPr>
          <w:lang w:val="en-US"/>
        </w:rPr>
        <w:t xml:space="preserve"> is the name space of the element. Examples: </w:t>
      </w:r>
      <w:r w:rsidRPr="00CE25AF">
        <w:rPr>
          <w:lang w:val="en-US"/>
        </w:rPr>
        <w:t>a</w:t>
      </w:r>
      <w:r w:rsidR="009B57B2" w:rsidRPr="00CE25AF">
        <w:rPr>
          <w:lang w:val="en-US"/>
        </w:rPr>
        <w:t xml:space="preserve"> </w:t>
      </w:r>
      <w:proofErr w:type="spellStart"/>
      <w:r w:rsidR="009B57B2" w:rsidRPr="00CE25AF">
        <w:rPr>
          <w:lang w:val="en-US"/>
        </w:rPr>
        <w:t>submodel</w:t>
      </w:r>
      <w:proofErr w:type="spellEnd"/>
      <w:r w:rsidR="009B57B2" w:rsidRPr="00CE25AF">
        <w:rPr>
          <w:lang w:val="en-US"/>
        </w:rPr>
        <w:t xml:space="preserve"> is the name space for the properties directly contained in it</w:t>
      </w:r>
      <w:r w:rsidRPr="00CE25AF">
        <w:rPr>
          <w:lang w:val="en-US"/>
        </w:rPr>
        <w:t>; t</w:t>
      </w:r>
      <w:r w:rsidR="009B57B2" w:rsidRPr="00CE25AF">
        <w:rPr>
          <w:lang w:val="en-US"/>
        </w:rPr>
        <w:t xml:space="preserve">he name space of a </w:t>
      </w:r>
      <w:proofErr w:type="spellStart"/>
      <w:r w:rsidR="009B57B2" w:rsidRPr="00CE25AF">
        <w:rPr>
          <w:lang w:val="en-US"/>
        </w:rPr>
        <w:t>submodel</w:t>
      </w:r>
      <w:proofErr w:type="spellEnd"/>
      <w:r w:rsidR="009B57B2" w:rsidRPr="00CE25AF">
        <w:rPr>
          <w:lang w:val="en-US"/>
        </w:rPr>
        <w:t xml:space="preserve"> element contained in a </w:t>
      </w:r>
      <w:proofErr w:type="spellStart"/>
      <w:r w:rsidR="009B57B2" w:rsidRPr="00CE25AF">
        <w:rPr>
          <w:lang w:val="en-US"/>
        </w:rPr>
        <w:t>submodel</w:t>
      </w:r>
      <w:proofErr w:type="spellEnd"/>
      <w:r w:rsidR="009B57B2" w:rsidRPr="00CE25AF">
        <w:rPr>
          <w:lang w:val="en-US"/>
        </w:rPr>
        <w:t xml:space="preserve"> element collection is the </w:t>
      </w:r>
      <w:proofErr w:type="spellStart"/>
      <w:r w:rsidR="009B57B2" w:rsidRPr="00CE25AF">
        <w:rPr>
          <w:lang w:val="en-US"/>
        </w:rPr>
        <w:t>submodel</w:t>
      </w:r>
      <w:proofErr w:type="spellEnd"/>
      <w:r w:rsidR="009B57B2" w:rsidRPr="00CE25AF">
        <w:rPr>
          <w:lang w:val="en-US"/>
        </w:rPr>
        <w:t xml:space="preserve"> element collection. </w:t>
      </w:r>
    </w:p>
    <w:p w14:paraId="16A15482" w14:textId="77777777" w:rsidR="009B57B2" w:rsidRPr="00CE25AF" w:rsidRDefault="009B57B2" w:rsidP="009B57B2">
      <w:pPr>
        <w:rPr>
          <w:lang w:val="en-US"/>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8"/>
        <w:gridCol w:w="4450"/>
        <w:gridCol w:w="2507"/>
        <w:gridCol w:w="959"/>
      </w:tblGrid>
      <w:tr w:rsidR="009B57B2" w:rsidRPr="00CE25AF" w14:paraId="28C78031" w14:textId="77777777" w:rsidTr="00591832">
        <w:trPr>
          <w:trHeight w:val="243"/>
          <w:tblHeader/>
        </w:trPr>
        <w:tc>
          <w:tcPr>
            <w:tcW w:w="1452" w:type="dxa"/>
            <w:shd w:val="clear" w:color="auto" w:fill="0778A5"/>
          </w:tcPr>
          <w:p w14:paraId="4633B6D3" w14:textId="77777777" w:rsidR="009B57B2" w:rsidRPr="002670C6" w:rsidRDefault="009B57B2" w:rsidP="00591832">
            <w:pPr>
              <w:rPr>
                <w:color w:val="FFFFFF" w:themeColor="background1"/>
                <w:lang w:val="en-US"/>
              </w:rPr>
            </w:pPr>
            <w:r w:rsidRPr="002670C6">
              <w:rPr>
                <w:color w:val="FFFFFF" w:themeColor="background1"/>
                <w:lang w:val="en-US"/>
              </w:rPr>
              <w:t>Class:</w:t>
            </w:r>
          </w:p>
        </w:tc>
        <w:tc>
          <w:tcPr>
            <w:tcW w:w="8182" w:type="dxa"/>
            <w:gridSpan w:val="3"/>
          </w:tcPr>
          <w:p w14:paraId="48F98DF3" w14:textId="77777777" w:rsidR="009B57B2" w:rsidRPr="002670C6" w:rsidRDefault="009B57B2" w:rsidP="00591832">
            <w:pPr>
              <w:rPr>
                <w:lang w:val="en-US"/>
              </w:rPr>
            </w:pPr>
            <w:r w:rsidRPr="002670C6">
              <w:rPr>
                <w:lang w:val="en-US"/>
              </w:rPr>
              <w:t>Referable &lt;&lt;abstract&gt;&gt;</w:t>
            </w:r>
          </w:p>
        </w:tc>
      </w:tr>
      <w:tr w:rsidR="009B57B2" w:rsidRPr="001C00FD" w14:paraId="0AC4F581" w14:textId="77777777" w:rsidTr="00591832">
        <w:tc>
          <w:tcPr>
            <w:tcW w:w="1452" w:type="dxa"/>
            <w:shd w:val="clear" w:color="auto" w:fill="0778A5"/>
          </w:tcPr>
          <w:p w14:paraId="088D9446" w14:textId="77777777" w:rsidR="009B57B2" w:rsidRPr="002670C6" w:rsidRDefault="009B57B2" w:rsidP="00591832">
            <w:pPr>
              <w:rPr>
                <w:color w:val="FFFFFF" w:themeColor="background1"/>
                <w:lang w:val="en-US"/>
              </w:rPr>
            </w:pPr>
            <w:r w:rsidRPr="002670C6">
              <w:rPr>
                <w:color w:val="FFFFFF" w:themeColor="background1"/>
                <w:lang w:val="en-US"/>
              </w:rPr>
              <w:t>Explanation:</w:t>
            </w:r>
          </w:p>
        </w:tc>
        <w:tc>
          <w:tcPr>
            <w:tcW w:w="8182" w:type="dxa"/>
            <w:gridSpan w:val="3"/>
          </w:tcPr>
          <w:p w14:paraId="036EA2EE" w14:textId="1A9CF882" w:rsidR="009B57B2" w:rsidRPr="00CE25AF" w:rsidRDefault="0015746F" w:rsidP="002670C6">
            <w:pPr>
              <w:pStyle w:val="NOTE"/>
              <w:ind w:left="284" w:firstLine="0"/>
              <w:rPr>
                <w:lang w:val="en-US"/>
              </w:rPr>
            </w:pPr>
            <w:r w:rsidRPr="00CE25AF">
              <w:rPr>
                <w:lang w:val="en-US"/>
              </w:rPr>
              <w:t>Note1 : a</w:t>
            </w:r>
            <w:r w:rsidR="009B57B2" w:rsidRPr="00CE25AF">
              <w:rPr>
                <w:lang w:val="en-US"/>
              </w:rPr>
              <w:t xml:space="preserve">n element that is referable by its </w:t>
            </w:r>
            <w:proofErr w:type="spellStart"/>
            <w:r w:rsidR="009B57B2" w:rsidRPr="00CE25AF">
              <w:rPr>
                <w:lang w:val="en-US"/>
              </w:rPr>
              <w:t>idShort</w:t>
            </w:r>
            <w:proofErr w:type="spellEnd"/>
            <w:r w:rsidR="009B57B2" w:rsidRPr="00CE25AF">
              <w:rPr>
                <w:lang w:val="en-US"/>
              </w:rPr>
              <w:t>. This ID is not globally unique. This ID is unique within the name space of the element.</w:t>
            </w:r>
          </w:p>
          <w:p w14:paraId="3B7DEEC4" w14:textId="77777777" w:rsidR="00FA14F4" w:rsidRPr="00CE25AF" w:rsidRDefault="00FA14F4" w:rsidP="00C72010">
            <w:pPr>
              <w:pStyle w:val="NOTE"/>
              <w:rPr>
                <w:lang w:val="en-US"/>
              </w:rPr>
            </w:pPr>
          </w:p>
          <w:p w14:paraId="6D8DA96D" w14:textId="24843156" w:rsidR="00FA14F4" w:rsidRPr="00CE25AF" w:rsidRDefault="0015746F">
            <w:pPr>
              <w:pStyle w:val="NOTE"/>
              <w:rPr>
                <w:lang w:val="en-US" w:eastAsia="en-GB"/>
              </w:rPr>
            </w:pPr>
            <w:r w:rsidRPr="00CE25AF">
              <w:rPr>
                <w:lang w:val="en-US" w:eastAsia="en-GB"/>
              </w:rPr>
              <w:t>Note 2: s</w:t>
            </w:r>
            <w:r w:rsidR="00FA14F4" w:rsidRPr="00CE25AF">
              <w:rPr>
                <w:lang w:val="en-US" w:eastAsia="en-GB"/>
              </w:rPr>
              <w:t xml:space="preserve">ee Clause </w:t>
            </w:r>
            <w:r w:rsidR="00FA14F4" w:rsidRPr="002670C6">
              <w:rPr>
                <w:lang w:val="en-US"/>
              </w:rPr>
              <w:fldChar w:fldCharType="begin"/>
            </w:r>
            <w:r w:rsidR="00FA14F4" w:rsidRPr="00CE25AF">
              <w:rPr>
                <w:lang w:val="en-US" w:eastAsia="en-GB"/>
              </w:rPr>
              <w:instrText xml:space="preserve"> REF _Ref110959824 \r \h </w:instrText>
            </w:r>
            <w:r w:rsidR="00FA14F4" w:rsidRPr="002670C6">
              <w:rPr>
                <w:lang w:val="en-US"/>
              </w:rPr>
            </w:r>
            <w:r w:rsidR="00FA14F4" w:rsidRPr="002670C6">
              <w:rPr>
                <w:lang w:val="en-US"/>
              </w:rPr>
              <w:fldChar w:fldCharType="separate"/>
            </w:r>
            <w:r w:rsidR="00F511DE">
              <w:rPr>
                <w:lang w:val="en-US" w:eastAsia="en-GB"/>
              </w:rPr>
              <w:t>5.3.12.2</w:t>
            </w:r>
            <w:r w:rsidR="00FA14F4" w:rsidRPr="002670C6">
              <w:rPr>
                <w:lang w:val="en-US"/>
              </w:rPr>
              <w:fldChar w:fldCharType="end"/>
            </w:r>
            <w:r w:rsidR="00FA14F4" w:rsidRPr="00CE25AF">
              <w:rPr>
                <w:lang w:val="en-US" w:eastAsia="en-GB"/>
              </w:rPr>
              <w:t xml:space="preserve"> for constraints related to </w:t>
            </w:r>
            <w:proofErr w:type="spellStart"/>
            <w:r w:rsidR="00FA14F4" w:rsidRPr="00CE25AF">
              <w:rPr>
                <w:lang w:val="en-US" w:eastAsia="en-GB"/>
              </w:rPr>
              <w:t>referables</w:t>
            </w:r>
            <w:proofErr w:type="spellEnd"/>
            <w:r w:rsidR="00FA14F4" w:rsidRPr="00CE25AF">
              <w:rPr>
                <w:lang w:val="en-US" w:eastAsia="en-GB"/>
              </w:rPr>
              <w:t>.</w:t>
            </w:r>
          </w:p>
          <w:p w14:paraId="3A7DE4F2" w14:textId="1BF2BE53" w:rsidR="007C49E2" w:rsidRPr="00CE25AF" w:rsidRDefault="007C49E2" w:rsidP="00C72010">
            <w:pPr>
              <w:pStyle w:val="Constraint"/>
              <w:framePr w:wrap="auto" w:vAnchor="margin" w:yAlign="inline"/>
              <w:rPr>
                <w:lang w:val="en-US"/>
              </w:rPr>
            </w:pPr>
            <w:r w:rsidRPr="00CE25AF">
              <w:rPr>
                <w:u w:val="single"/>
                <w:lang w:val="en-US"/>
              </w:rPr>
              <w:t>Constraint AASd-002:</w:t>
            </w:r>
            <w:r w:rsidRPr="00CE25AF">
              <w:rPr>
                <w:lang w:val="en-US"/>
              </w:rPr>
              <w:t xml:space="preserve"> </w:t>
            </w:r>
            <w:proofErr w:type="spellStart"/>
            <w:r w:rsidRPr="00CE25AF">
              <w:rPr>
                <w:i/>
                <w:lang w:val="en-US"/>
              </w:rPr>
              <w:t>idShort</w:t>
            </w:r>
            <w:proofErr w:type="spellEnd"/>
            <w:r w:rsidRPr="00CE25AF">
              <w:rPr>
                <w:lang w:val="en-US"/>
              </w:rPr>
              <w:t xml:space="preserve"> of </w:t>
            </w:r>
            <w:proofErr w:type="spellStart"/>
            <w:r w:rsidRPr="00CE25AF">
              <w:rPr>
                <w:i/>
                <w:lang w:val="en-US"/>
              </w:rPr>
              <w:t>Referable</w:t>
            </w:r>
            <w:r w:rsidRPr="00CE25AF">
              <w:rPr>
                <w:lang w:val="en-US"/>
              </w:rPr>
              <w:t>s</w:t>
            </w:r>
            <w:proofErr w:type="spellEnd"/>
            <w:r w:rsidRPr="00CE25AF">
              <w:rPr>
                <w:lang w:val="en-US"/>
              </w:rPr>
              <w:t xml:space="preserve"> shall only feature letters, digits, underscore ("_"); starting mandatory with a letter</w:t>
            </w:r>
            <w:r w:rsidR="0015746F" w:rsidRPr="00CE25AF">
              <w:rPr>
                <w:lang w:val="en-US"/>
              </w:rPr>
              <w:t xml:space="preserve">, </w:t>
            </w:r>
            <w:r w:rsidR="00DE6217">
              <w:rPr>
                <w:lang w:val="en-US"/>
              </w:rPr>
              <w:t>i.e.</w:t>
            </w:r>
            <w:r w:rsidRPr="00CE25AF">
              <w:rPr>
                <w:lang w:val="en-US"/>
              </w:rPr>
              <w:t xml:space="preserve"> [a-</w:t>
            </w:r>
            <w:proofErr w:type="spellStart"/>
            <w:r w:rsidRPr="00CE25AF">
              <w:rPr>
                <w:lang w:val="en-US"/>
              </w:rPr>
              <w:t>zA</w:t>
            </w:r>
            <w:proofErr w:type="spellEnd"/>
            <w:r w:rsidRPr="00CE25AF">
              <w:rPr>
                <w:lang w:val="en-US"/>
              </w:rPr>
              <w:t>-Z][a-zA-Z0-9_]*.</w:t>
            </w:r>
          </w:p>
        </w:tc>
      </w:tr>
      <w:tr w:rsidR="009B57B2" w:rsidRPr="00CE25AF" w14:paraId="5BDF6682" w14:textId="77777777" w:rsidTr="00591832">
        <w:tc>
          <w:tcPr>
            <w:tcW w:w="1452" w:type="dxa"/>
            <w:shd w:val="clear" w:color="auto" w:fill="0778A5"/>
          </w:tcPr>
          <w:p w14:paraId="410B0452" w14:textId="77777777" w:rsidR="009B57B2" w:rsidRPr="002670C6" w:rsidRDefault="009B57B2" w:rsidP="00591832">
            <w:pPr>
              <w:rPr>
                <w:color w:val="FFFFFF" w:themeColor="background1"/>
                <w:lang w:val="en-US"/>
              </w:rPr>
            </w:pPr>
            <w:r w:rsidRPr="002670C6">
              <w:rPr>
                <w:color w:val="FFFFFF" w:themeColor="background1"/>
                <w:lang w:val="en-US"/>
              </w:rPr>
              <w:t>Inherits from:</w:t>
            </w:r>
          </w:p>
        </w:tc>
        <w:tc>
          <w:tcPr>
            <w:tcW w:w="8182" w:type="dxa"/>
            <w:gridSpan w:val="3"/>
          </w:tcPr>
          <w:p w14:paraId="5EB188F1" w14:textId="77777777" w:rsidR="009B57B2" w:rsidRPr="002670C6" w:rsidRDefault="009B57B2" w:rsidP="00591832">
            <w:pPr>
              <w:rPr>
                <w:lang w:val="en-US"/>
              </w:rPr>
            </w:pPr>
            <w:proofErr w:type="spellStart"/>
            <w:r w:rsidRPr="002670C6">
              <w:rPr>
                <w:lang w:val="en-US"/>
              </w:rPr>
              <w:t>HasExtensions</w:t>
            </w:r>
            <w:proofErr w:type="spellEnd"/>
          </w:p>
        </w:tc>
      </w:tr>
      <w:tr w:rsidR="009B57B2" w:rsidRPr="00CE25AF" w14:paraId="0D226892" w14:textId="77777777" w:rsidTr="00591832">
        <w:tc>
          <w:tcPr>
            <w:tcW w:w="1452" w:type="dxa"/>
            <w:shd w:val="clear" w:color="auto" w:fill="0778A5"/>
          </w:tcPr>
          <w:p w14:paraId="246C64B7" w14:textId="77777777" w:rsidR="009B57B2" w:rsidRPr="002670C6" w:rsidRDefault="009B57B2" w:rsidP="00591832">
            <w:pPr>
              <w:rPr>
                <w:color w:val="FFFFFF" w:themeColor="background1"/>
                <w:lang w:val="en-US"/>
              </w:rPr>
            </w:pPr>
            <w:r w:rsidRPr="002670C6">
              <w:rPr>
                <w:color w:val="FFFFFF" w:themeColor="background1"/>
                <w:lang w:val="en-US"/>
              </w:rPr>
              <w:lastRenderedPageBreak/>
              <w:t xml:space="preserve">Attribute </w:t>
            </w:r>
          </w:p>
        </w:tc>
        <w:tc>
          <w:tcPr>
            <w:tcW w:w="5489" w:type="dxa"/>
            <w:shd w:val="clear" w:color="auto" w:fill="0778A5"/>
          </w:tcPr>
          <w:p w14:paraId="6D609200" w14:textId="77777777" w:rsidR="009B57B2" w:rsidRPr="002670C6" w:rsidRDefault="009B57B2" w:rsidP="00591832">
            <w:pPr>
              <w:rPr>
                <w:color w:val="FFFFFF" w:themeColor="background1"/>
                <w:lang w:val="en-US"/>
              </w:rPr>
            </w:pPr>
            <w:r w:rsidRPr="002670C6">
              <w:rPr>
                <w:color w:val="FFFFFF" w:themeColor="background1"/>
                <w:lang w:val="en-US"/>
              </w:rPr>
              <w:t>Explanation</w:t>
            </w:r>
          </w:p>
        </w:tc>
        <w:tc>
          <w:tcPr>
            <w:tcW w:w="1559" w:type="dxa"/>
            <w:shd w:val="clear" w:color="auto" w:fill="0778A5"/>
          </w:tcPr>
          <w:p w14:paraId="2CCDFBD1" w14:textId="77777777" w:rsidR="009B57B2" w:rsidRPr="002670C6" w:rsidRDefault="009B57B2" w:rsidP="00591832">
            <w:pPr>
              <w:rPr>
                <w:color w:val="FFFFFF" w:themeColor="background1"/>
                <w:lang w:val="en-US"/>
              </w:rPr>
            </w:pPr>
            <w:r w:rsidRPr="002670C6">
              <w:rPr>
                <w:color w:val="FFFFFF" w:themeColor="background1"/>
                <w:lang w:val="en-US"/>
              </w:rPr>
              <w:t>Type</w:t>
            </w:r>
          </w:p>
        </w:tc>
        <w:tc>
          <w:tcPr>
            <w:tcW w:w="1134" w:type="dxa"/>
            <w:shd w:val="clear" w:color="auto" w:fill="0778A5"/>
          </w:tcPr>
          <w:p w14:paraId="75425777" w14:textId="77777777" w:rsidR="009B57B2" w:rsidRPr="002670C6" w:rsidRDefault="009B57B2" w:rsidP="00591832">
            <w:pPr>
              <w:rPr>
                <w:color w:val="FFFFFF" w:themeColor="background1"/>
                <w:lang w:val="en-US"/>
              </w:rPr>
            </w:pPr>
            <w:r w:rsidRPr="002670C6">
              <w:rPr>
                <w:color w:val="FFFFFF" w:themeColor="background1"/>
                <w:lang w:val="en-US"/>
              </w:rPr>
              <w:t>Card.</w:t>
            </w:r>
          </w:p>
        </w:tc>
      </w:tr>
      <w:tr w:rsidR="009B57B2" w:rsidRPr="00CE25AF" w14:paraId="69178915" w14:textId="77777777" w:rsidTr="00591832">
        <w:trPr>
          <w:cantSplit/>
        </w:trPr>
        <w:tc>
          <w:tcPr>
            <w:tcW w:w="1452" w:type="dxa"/>
            <w:shd w:val="clear" w:color="auto" w:fill="FFFFFF" w:themeFill="background1"/>
          </w:tcPr>
          <w:p w14:paraId="7C1251B9" w14:textId="5AC18EB4" w:rsidR="009B57B2" w:rsidRPr="002670C6" w:rsidRDefault="008D7339" w:rsidP="00591832">
            <w:pPr>
              <w:rPr>
                <w:color w:val="FFFFFF" w:themeColor="background1"/>
                <w:lang w:val="en-US"/>
              </w:rPr>
            </w:pPr>
            <w:r w:rsidRPr="002670C6">
              <w:rPr>
                <w:color w:val="auto"/>
                <w:lang w:val="en-US"/>
              </w:rPr>
              <w:t>c</w:t>
            </w:r>
            <w:r w:rsidR="009B57B2" w:rsidRPr="002670C6">
              <w:rPr>
                <w:color w:val="auto"/>
                <w:lang w:val="en-US"/>
              </w:rPr>
              <w:t>ategory</w:t>
            </w:r>
            <w:r w:rsidR="008515F3" w:rsidRPr="002670C6">
              <w:rPr>
                <w:color w:val="auto"/>
                <w:lang w:val="en-US"/>
              </w:rPr>
              <w:t xml:space="preserve"> &lt;&lt;Deprecated&gt;&gt;</w:t>
            </w:r>
          </w:p>
        </w:tc>
        <w:tc>
          <w:tcPr>
            <w:tcW w:w="5489" w:type="dxa"/>
          </w:tcPr>
          <w:p w14:paraId="65D6183F" w14:textId="77777777" w:rsidR="009B57B2" w:rsidRPr="00CE25AF" w:rsidRDefault="009B57B2" w:rsidP="00591832">
            <w:pPr>
              <w:rPr>
                <w:lang w:val="en-US"/>
              </w:rPr>
            </w:pPr>
            <w:r w:rsidRPr="00CE25AF">
              <w:rPr>
                <w:lang w:val="en-US"/>
              </w:rPr>
              <w:t xml:space="preserve">The category is a value that gives further meta information </w:t>
            </w:r>
            <w:proofErr w:type="spellStart"/>
            <w:r w:rsidRPr="00CE25AF">
              <w:rPr>
                <w:lang w:val="en-US"/>
              </w:rPr>
              <w:t>w.r.t.</w:t>
            </w:r>
            <w:proofErr w:type="spellEnd"/>
            <w:r w:rsidRPr="00CE25AF">
              <w:rPr>
                <w:lang w:val="en-US"/>
              </w:rPr>
              <w:t xml:space="preserve"> the class of the element. It affects the expected existence of attributes and the applicability of constraints.</w:t>
            </w:r>
          </w:p>
          <w:p w14:paraId="616D1468" w14:textId="08570AE4" w:rsidR="009B57B2" w:rsidRPr="00CE25AF" w:rsidRDefault="009B57B2" w:rsidP="002670C6">
            <w:pPr>
              <w:pStyle w:val="NOTE"/>
              <w:ind w:left="284" w:firstLine="0"/>
              <w:rPr>
                <w:lang w:val="en-US"/>
              </w:rPr>
            </w:pPr>
            <w:r w:rsidRPr="00CE25AF">
              <w:rPr>
                <w:lang w:val="en-US"/>
              </w:rPr>
              <w:t>Note: The category is not identical to the semantic definition (</w:t>
            </w:r>
            <w:proofErr w:type="spellStart"/>
            <w:r w:rsidRPr="00CE25AF">
              <w:rPr>
                <w:i/>
                <w:lang w:val="en-US"/>
              </w:rPr>
              <w:t>HasSemantics</w:t>
            </w:r>
            <w:proofErr w:type="spellEnd"/>
            <w:r w:rsidRPr="00CE25AF">
              <w:rPr>
                <w:lang w:val="en-US"/>
              </w:rPr>
              <w:t xml:space="preserve">) of an element. The category could </w:t>
            </w:r>
            <w:r w:rsidR="0015746F" w:rsidRPr="00CE25AF">
              <w:rPr>
                <w:lang w:val="en-US"/>
              </w:rPr>
              <w:t xml:space="preserve">e.g. </w:t>
            </w:r>
            <w:r w:rsidRPr="00CE25AF">
              <w:rPr>
                <w:lang w:val="en-US"/>
              </w:rPr>
              <w:t>denote that the element is a measurement value</w:t>
            </w:r>
            <w:r w:rsidR="0015746F" w:rsidRPr="00CE25AF">
              <w:rPr>
                <w:lang w:val="en-US"/>
              </w:rPr>
              <w:t>,</w:t>
            </w:r>
            <w:r w:rsidRPr="00CE25AF">
              <w:rPr>
                <w:lang w:val="en-US"/>
              </w:rPr>
              <w:t xml:space="preserve"> whereas the semantic definition of the element would denote that it is the measured temperature.</w:t>
            </w:r>
          </w:p>
        </w:tc>
        <w:tc>
          <w:tcPr>
            <w:tcW w:w="1559" w:type="dxa"/>
          </w:tcPr>
          <w:p w14:paraId="30B4CCB9" w14:textId="13DB8979" w:rsidR="009B57B2" w:rsidRPr="002670C6" w:rsidRDefault="00BB0DF7" w:rsidP="00591832">
            <w:pPr>
              <w:rPr>
                <w:lang w:val="en-US"/>
              </w:rPr>
            </w:pPr>
            <w:proofErr w:type="spellStart"/>
            <w:r w:rsidRPr="002670C6">
              <w:rPr>
                <w:lang w:val="en-US"/>
              </w:rPr>
              <w:t>NameType</w:t>
            </w:r>
            <w:proofErr w:type="spellEnd"/>
          </w:p>
        </w:tc>
        <w:tc>
          <w:tcPr>
            <w:tcW w:w="1134" w:type="dxa"/>
          </w:tcPr>
          <w:p w14:paraId="231EA11D" w14:textId="77777777" w:rsidR="009B57B2" w:rsidRPr="002670C6" w:rsidRDefault="009B57B2" w:rsidP="00591832">
            <w:pPr>
              <w:rPr>
                <w:lang w:val="en-US"/>
              </w:rPr>
            </w:pPr>
            <w:r w:rsidRPr="002670C6">
              <w:rPr>
                <w:lang w:val="en-US"/>
              </w:rPr>
              <w:t>0..1</w:t>
            </w:r>
          </w:p>
        </w:tc>
      </w:tr>
      <w:tr w:rsidR="009B57B2" w:rsidRPr="00CE25AF" w14:paraId="070254C8" w14:textId="77777777" w:rsidTr="00591832">
        <w:tc>
          <w:tcPr>
            <w:tcW w:w="1452" w:type="dxa"/>
          </w:tcPr>
          <w:p w14:paraId="46F2E9A2" w14:textId="77777777" w:rsidR="009B57B2" w:rsidRPr="002670C6" w:rsidRDefault="009B57B2" w:rsidP="00591832">
            <w:pPr>
              <w:rPr>
                <w:lang w:val="en-US"/>
              </w:rPr>
            </w:pPr>
            <w:proofErr w:type="spellStart"/>
            <w:r w:rsidRPr="002670C6">
              <w:rPr>
                <w:lang w:val="en-US"/>
              </w:rPr>
              <w:t>idShort</w:t>
            </w:r>
            <w:proofErr w:type="spellEnd"/>
          </w:p>
        </w:tc>
        <w:tc>
          <w:tcPr>
            <w:tcW w:w="5489" w:type="dxa"/>
          </w:tcPr>
          <w:p w14:paraId="6FF9C11E" w14:textId="47BF572B" w:rsidR="009B57B2" w:rsidRPr="00CE25AF" w:rsidRDefault="009B57B2" w:rsidP="00591832">
            <w:pPr>
              <w:rPr>
                <w:lang w:val="en-US"/>
              </w:rPr>
            </w:pPr>
            <w:r w:rsidRPr="00CE25AF">
              <w:rPr>
                <w:lang w:val="en-US"/>
              </w:rPr>
              <w:t xml:space="preserve">In case of </w:t>
            </w:r>
            <w:proofErr w:type="spellStart"/>
            <w:r w:rsidRPr="00CE25AF">
              <w:rPr>
                <w:lang w:val="en-US"/>
              </w:rPr>
              <w:t>identifiables</w:t>
            </w:r>
            <w:proofErr w:type="spellEnd"/>
            <w:r w:rsidR="0015746F" w:rsidRPr="00CE25AF">
              <w:rPr>
                <w:lang w:val="en-US"/>
              </w:rPr>
              <w:t>,</w:t>
            </w:r>
            <w:r w:rsidRPr="00CE25AF">
              <w:rPr>
                <w:lang w:val="en-US"/>
              </w:rPr>
              <w:t xml:space="preserve"> this attribute is a short name of the element. In case of </w:t>
            </w:r>
            <w:r w:rsidR="0015746F" w:rsidRPr="00CE25AF">
              <w:rPr>
                <w:lang w:val="en-US"/>
              </w:rPr>
              <w:t xml:space="preserve">a </w:t>
            </w:r>
            <w:r w:rsidRPr="00CE25AF">
              <w:rPr>
                <w:lang w:val="en-US"/>
              </w:rPr>
              <w:t>referable</w:t>
            </w:r>
            <w:r w:rsidR="0015746F" w:rsidRPr="00CE25AF">
              <w:rPr>
                <w:lang w:val="en-US"/>
              </w:rPr>
              <w:t>,</w:t>
            </w:r>
            <w:r w:rsidRPr="00CE25AF">
              <w:rPr>
                <w:lang w:val="en-US"/>
              </w:rPr>
              <w:t xml:space="preserve"> this ID is an identifying string of the element within its name space.</w:t>
            </w:r>
          </w:p>
          <w:p w14:paraId="552C3697" w14:textId="464BF825" w:rsidR="009B57B2" w:rsidRPr="00CE25AF" w:rsidRDefault="009B57B2" w:rsidP="002670C6">
            <w:pPr>
              <w:pStyle w:val="NOTE"/>
              <w:ind w:left="284" w:firstLine="0"/>
              <w:rPr>
                <w:lang w:val="en-US"/>
              </w:rPr>
            </w:pPr>
            <w:r w:rsidRPr="00CE25AF">
              <w:rPr>
                <w:lang w:val="en-US"/>
              </w:rPr>
              <w:t xml:space="preserve">Note: </w:t>
            </w:r>
            <w:r w:rsidR="0015746F" w:rsidRPr="00CE25AF">
              <w:rPr>
                <w:lang w:val="en-US"/>
              </w:rPr>
              <w:t xml:space="preserve">if </w:t>
            </w:r>
            <w:r w:rsidRPr="00CE25AF">
              <w:rPr>
                <w:lang w:val="en-US"/>
              </w:rPr>
              <w:t>the element is a property and the property has a semantic definition (</w:t>
            </w:r>
            <w:proofErr w:type="spellStart"/>
            <w:r w:rsidRPr="00CE25AF">
              <w:rPr>
                <w:i/>
                <w:lang w:val="en-US"/>
              </w:rPr>
              <w:t>HasSemantics</w:t>
            </w:r>
            <w:proofErr w:type="spellEnd"/>
            <w:r w:rsidRPr="00CE25AF">
              <w:rPr>
                <w:i/>
                <w:lang w:val="en-US"/>
              </w:rPr>
              <w:t>/</w:t>
            </w:r>
            <w:proofErr w:type="spellStart"/>
            <w:r w:rsidRPr="00CE25AF">
              <w:rPr>
                <w:i/>
                <w:lang w:val="en-US"/>
              </w:rPr>
              <w:t>semanticId</w:t>
            </w:r>
            <w:proofErr w:type="spellEnd"/>
            <w:r w:rsidRPr="00CE25AF">
              <w:rPr>
                <w:lang w:val="en-US"/>
              </w:rPr>
              <w:t xml:space="preserve">) </w:t>
            </w:r>
            <w:r w:rsidRPr="00AA7226">
              <w:rPr>
                <w:lang w:val="en-US"/>
              </w:rPr>
              <w:t>conformant to</w:t>
            </w:r>
            <w:r w:rsidRPr="00CE25AF">
              <w:rPr>
                <w:lang w:val="en-US"/>
              </w:rPr>
              <w:t xml:space="preserve"> IEC61360</w:t>
            </w:r>
            <w:r w:rsidR="0015746F" w:rsidRPr="00CE25AF">
              <w:rPr>
                <w:lang w:val="en-US"/>
              </w:rPr>
              <w:t>,</w:t>
            </w:r>
            <w:r w:rsidRPr="00CE25AF">
              <w:rPr>
                <w:lang w:val="en-US"/>
              </w:rPr>
              <w:t xml:space="preserve"> the </w:t>
            </w:r>
            <w:proofErr w:type="spellStart"/>
            <w:r w:rsidRPr="00CE25AF">
              <w:rPr>
                <w:i/>
                <w:lang w:val="en-US"/>
              </w:rPr>
              <w:t>idShort</w:t>
            </w:r>
            <w:proofErr w:type="spellEnd"/>
            <w:r w:rsidRPr="00CE25AF">
              <w:rPr>
                <w:lang w:val="en-US"/>
              </w:rPr>
              <w:t xml:space="preserve"> is typically identical to the short name in English</w:t>
            </w:r>
            <w:r w:rsidR="0015746F" w:rsidRPr="00CE25AF">
              <w:rPr>
                <w:lang w:val="en-US"/>
              </w:rPr>
              <w:t>,</w:t>
            </w:r>
            <w:r w:rsidRPr="00CE25AF">
              <w:rPr>
                <w:lang w:val="en-US"/>
              </w:rPr>
              <w:t xml:space="preserve"> if available.</w:t>
            </w:r>
          </w:p>
        </w:tc>
        <w:tc>
          <w:tcPr>
            <w:tcW w:w="1559" w:type="dxa"/>
          </w:tcPr>
          <w:p w14:paraId="1C372390" w14:textId="64C93215" w:rsidR="009B57B2" w:rsidRPr="002670C6" w:rsidRDefault="00814A5C" w:rsidP="00591832">
            <w:pPr>
              <w:rPr>
                <w:lang w:val="en-US"/>
              </w:rPr>
            </w:pPr>
            <w:proofErr w:type="spellStart"/>
            <w:r w:rsidRPr="002670C6">
              <w:rPr>
                <w:lang w:val="en-US"/>
              </w:rPr>
              <w:t>NameType</w:t>
            </w:r>
            <w:proofErr w:type="spellEnd"/>
          </w:p>
        </w:tc>
        <w:tc>
          <w:tcPr>
            <w:tcW w:w="1134" w:type="dxa"/>
          </w:tcPr>
          <w:p w14:paraId="0A5C0396" w14:textId="77777777" w:rsidR="009B57B2" w:rsidRPr="002670C6" w:rsidRDefault="009B57B2" w:rsidP="00591832">
            <w:pPr>
              <w:rPr>
                <w:lang w:val="en-US"/>
              </w:rPr>
            </w:pPr>
            <w:r w:rsidRPr="002670C6">
              <w:rPr>
                <w:lang w:val="en-US"/>
              </w:rPr>
              <w:t>0..1</w:t>
            </w:r>
          </w:p>
        </w:tc>
      </w:tr>
      <w:tr w:rsidR="009B57B2" w:rsidRPr="00CE25AF" w14:paraId="09F51403" w14:textId="77777777" w:rsidTr="00591832">
        <w:tc>
          <w:tcPr>
            <w:tcW w:w="1452" w:type="dxa"/>
          </w:tcPr>
          <w:p w14:paraId="7F7B3479" w14:textId="77777777" w:rsidR="009B57B2" w:rsidRPr="002670C6" w:rsidRDefault="009B57B2" w:rsidP="00591832">
            <w:pPr>
              <w:rPr>
                <w:lang w:val="en-US"/>
              </w:rPr>
            </w:pPr>
            <w:proofErr w:type="spellStart"/>
            <w:r w:rsidRPr="002670C6">
              <w:rPr>
                <w:lang w:val="en-US"/>
              </w:rPr>
              <w:t>displayName</w:t>
            </w:r>
            <w:proofErr w:type="spellEnd"/>
          </w:p>
        </w:tc>
        <w:tc>
          <w:tcPr>
            <w:tcW w:w="5489" w:type="dxa"/>
          </w:tcPr>
          <w:p w14:paraId="34991286" w14:textId="1364E78B" w:rsidR="009B57B2" w:rsidRPr="00CE25AF" w:rsidRDefault="009B57B2" w:rsidP="00591832">
            <w:pPr>
              <w:rPr>
                <w:lang w:val="en-US"/>
              </w:rPr>
            </w:pPr>
            <w:r w:rsidRPr="00CE25AF">
              <w:rPr>
                <w:lang w:val="en-US"/>
              </w:rPr>
              <w:t>Display name</w:t>
            </w:r>
            <w:r w:rsidR="007B6B84" w:rsidRPr="00CE25AF">
              <w:rPr>
                <w:lang w:val="en-US"/>
              </w:rPr>
              <w:t>; c</w:t>
            </w:r>
            <w:r w:rsidRPr="00CE25AF">
              <w:rPr>
                <w:lang w:val="en-US"/>
              </w:rPr>
              <w:t>an be provided in several languages</w:t>
            </w:r>
          </w:p>
        </w:tc>
        <w:tc>
          <w:tcPr>
            <w:tcW w:w="1559" w:type="dxa"/>
          </w:tcPr>
          <w:p w14:paraId="6F686F3A" w14:textId="158F2635" w:rsidR="009B57B2" w:rsidRPr="002670C6" w:rsidRDefault="00C7715E" w:rsidP="00591832">
            <w:pPr>
              <w:rPr>
                <w:lang w:val="en-US"/>
              </w:rPr>
            </w:pPr>
            <w:proofErr w:type="spellStart"/>
            <w:r w:rsidRPr="002670C6">
              <w:rPr>
                <w:lang w:val="en-US"/>
              </w:rPr>
              <w:t>MultiLanguageNameType</w:t>
            </w:r>
            <w:proofErr w:type="spellEnd"/>
          </w:p>
        </w:tc>
        <w:tc>
          <w:tcPr>
            <w:tcW w:w="1134" w:type="dxa"/>
          </w:tcPr>
          <w:p w14:paraId="147FE807" w14:textId="77777777" w:rsidR="009B57B2" w:rsidRPr="002670C6" w:rsidRDefault="009B57B2" w:rsidP="00591832">
            <w:pPr>
              <w:rPr>
                <w:lang w:val="en-US"/>
              </w:rPr>
            </w:pPr>
            <w:r w:rsidRPr="002670C6">
              <w:rPr>
                <w:lang w:val="en-US"/>
              </w:rPr>
              <w:t>0..1</w:t>
            </w:r>
          </w:p>
        </w:tc>
      </w:tr>
      <w:tr w:rsidR="009B57B2" w:rsidRPr="00CE25AF" w14:paraId="6B455ADF" w14:textId="77777777" w:rsidTr="00591832">
        <w:tc>
          <w:tcPr>
            <w:tcW w:w="1452" w:type="dxa"/>
          </w:tcPr>
          <w:p w14:paraId="1A0D64CC" w14:textId="77777777" w:rsidR="009B57B2" w:rsidRPr="002670C6" w:rsidRDefault="009B57B2" w:rsidP="00591832">
            <w:pPr>
              <w:rPr>
                <w:lang w:val="en-US"/>
              </w:rPr>
            </w:pPr>
            <w:r w:rsidRPr="002670C6">
              <w:rPr>
                <w:lang w:val="en-US"/>
              </w:rPr>
              <w:t>description</w:t>
            </w:r>
          </w:p>
        </w:tc>
        <w:tc>
          <w:tcPr>
            <w:tcW w:w="5489" w:type="dxa"/>
          </w:tcPr>
          <w:p w14:paraId="0EE0B84F" w14:textId="1F922C5C" w:rsidR="009B57B2" w:rsidRPr="00CE25AF" w:rsidRDefault="009B57B2" w:rsidP="00591832">
            <w:pPr>
              <w:rPr>
                <w:lang w:val="en-US"/>
              </w:rPr>
            </w:pPr>
            <w:r w:rsidRPr="00CE25AF">
              <w:rPr>
                <w:lang w:val="en-US"/>
              </w:rPr>
              <w:t>Description or comments on the element</w:t>
            </w:r>
          </w:p>
          <w:p w14:paraId="5E0B6C24" w14:textId="77777777" w:rsidR="009B57B2" w:rsidRPr="00CE25AF" w:rsidRDefault="009B57B2" w:rsidP="00591832">
            <w:pPr>
              <w:rPr>
                <w:lang w:val="en-US"/>
              </w:rPr>
            </w:pPr>
            <w:r w:rsidRPr="00CE25AF">
              <w:rPr>
                <w:lang w:val="en-US"/>
              </w:rPr>
              <w:t>The description can be provided in several languages.</w:t>
            </w:r>
          </w:p>
          <w:p w14:paraId="774078D1" w14:textId="387CAC93" w:rsidR="009B57B2" w:rsidRPr="00CE25AF" w:rsidRDefault="009B57B2" w:rsidP="00591832">
            <w:pPr>
              <w:rPr>
                <w:lang w:val="en-US"/>
              </w:rPr>
            </w:pPr>
            <w:r w:rsidRPr="00CE25AF">
              <w:rPr>
                <w:lang w:val="en-US"/>
              </w:rPr>
              <w:t>If no description is defined, the definition of the concept description that defines the semantics of the element is used.</w:t>
            </w:r>
          </w:p>
          <w:p w14:paraId="7F67DEA9" w14:textId="16B839BC" w:rsidR="009B57B2" w:rsidRPr="00CE25AF" w:rsidRDefault="009B57B2" w:rsidP="00591832">
            <w:pPr>
              <w:rPr>
                <w:lang w:val="en-US"/>
              </w:rPr>
            </w:pPr>
            <w:r w:rsidRPr="00CE25AF">
              <w:rPr>
                <w:lang w:val="en-US"/>
              </w:rPr>
              <w:t>Additional information can be provided, e.g. if the element is qualified and which qualifier types can be expected in which context or which additional data specification templates.</w:t>
            </w:r>
          </w:p>
        </w:tc>
        <w:tc>
          <w:tcPr>
            <w:tcW w:w="1559" w:type="dxa"/>
          </w:tcPr>
          <w:p w14:paraId="4ED5F999" w14:textId="1795D21D" w:rsidR="009B57B2" w:rsidRPr="002670C6" w:rsidRDefault="00C7715E" w:rsidP="00591832">
            <w:pPr>
              <w:rPr>
                <w:lang w:val="en-US"/>
              </w:rPr>
            </w:pPr>
            <w:proofErr w:type="spellStart"/>
            <w:r w:rsidRPr="002670C6">
              <w:rPr>
                <w:lang w:val="en-US"/>
              </w:rPr>
              <w:t>MultiLanguageTextType</w:t>
            </w:r>
            <w:proofErr w:type="spellEnd"/>
          </w:p>
        </w:tc>
        <w:tc>
          <w:tcPr>
            <w:tcW w:w="1134" w:type="dxa"/>
          </w:tcPr>
          <w:p w14:paraId="01D53455" w14:textId="77777777" w:rsidR="009B57B2" w:rsidRPr="002670C6" w:rsidRDefault="009B57B2" w:rsidP="00591832">
            <w:pPr>
              <w:rPr>
                <w:lang w:val="en-US"/>
              </w:rPr>
            </w:pPr>
            <w:r w:rsidRPr="002670C6">
              <w:rPr>
                <w:lang w:val="en-US"/>
              </w:rPr>
              <w:t>0..1</w:t>
            </w:r>
          </w:p>
        </w:tc>
      </w:tr>
    </w:tbl>
    <w:p w14:paraId="27B6CEDE" w14:textId="77777777" w:rsidR="009B57B2" w:rsidRPr="002670C6" w:rsidRDefault="009B57B2" w:rsidP="009B57B2">
      <w:pPr>
        <w:rPr>
          <w:lang w:val="en-US"/>
        </w:rPr>
      </w:pPr>
    </w:p>
    <w:p w14:paraId="2B2AD039" w14:textId="1677CADA" w:rsidR="009B57B2" w:rsidRPr="00CE25AF" w:rsidRDefault="007B6B84" w:rsidP="009B57B2">
      <w:pPr>
        <w:rPr>
          <w:lang w:val="en-US"/>
        </w:rPr>
      </w:pPr>
      <w:r w:rsidRPr="00CE25AF">
        <w:rPr>
          <w:lang w:val="en-US"/>
        </w:rPr>
        <w:t>P</w:t>
      </w:r>
      <w:r w:rsidR="009B57B2" w:rsidRPr="00CE25AF">
        <w:rPr>
          <w:lang w:val="en-US"/>
        </w:rPr>
        <w:t>redefined categories are described</w:t>
      </w:r>
      <w:r w:rsidRPr="00CE25AF">
        <w:rPr>
          <w:lang w:val="en-US"/>
        </w:rPr>
        <w:t xml:space="preserve"> in </w:t>
      </w:r>
      <w:r w:rsidRPr="00CE25AF">
        <w:rPr>
          <w:lang w:val="en-US"/>
        </w:rPr>
        <w:fldChar w:fldCharType="begin"/>
      </w:r>
      <w:r w:rsidRPr="00CE25AF">
        <w:rPr>
          <w:lang w:val="en-US"/>
        </w:rPr>
        <w:instrText xml:space="preserve"> REF _Ref119510045 \h </w:instrText>
      </w:r>
      <w:r w:rsidRPr="00CE25AF">
        <w:rPr>
          <w:lang w:val="en-US"/>
        </w:rPr>
      </w:r>
      <w:r w:rsidRPr="00CE25AF">
        <w:rPr>
          <w:lang w:val="en-US"/>
        </w:rPr>
        <w:fldChar w:fldCharType="separate"/>
      </w:r>
      <w:r w:rsidR="00F511DE" w:rsidRPr="00CE25AF">
        <w:t xml:space="preserve">Table </w:t>
      </w:r>
      <w:r w:rsidR="00F511DE">
        <w:rPr>
          <w:noProof/>
        </w:rPr>
        <w:t>6</w:t>
      </w:r>
      <w:r w:rsidRPr="00CE25AF">
        <w:rPr>
          <w:lang w:val="en-US"/>
        </w:rPr>
        <w:fldChar w:fldCharType="end"/>
      </w:r>
      <w:r w:rsidR="009B57B2" w:rsidRPr="00CE25AF">
        <w:rPr>
          <w:lang w:val="en-US"/>
        </w:rPr>
        <w:t>.</w:t>
      </w:r>
    </w:p>
    <w:p w14:paraId="22FA1AD7" w14:textId="1FA96448" w:rsidR="008D7339" w:rsidRPr="00CE25AF" w:rsidRDefault="007B6B84" w:rsidP="008D7339">
      <w:pPr>
        <w:pStyle w:val="NOTE"/>
        <w:rPr>
          <w:lang w:val="en-US"/>
        </w:rPr>
      </w:pPr>
      <w:r w:rsidRPr="00CE25AF">
        <w:rPr>
          <w:lang w:val="en-US"/>
        </w:rPr>
        <w:t>Note: c</w:t>
      </w:r>
      <w:r w:rsidR="008D7339" w:rsidRPr="00CE25AF">
        <w:rPr>
          <w:lang w:val="en-US"/>
        </w:rPr>
        <w:t>ategories are deprecated and should no</w:t>
      </w:r>
      <w:r w:rsidR="0035458B" w:rsidRPr="00CE25AF">
        <w:rPr>
          <w:lang w:val="en-US"/>
        </w:rPr>
        <w:t xml:space="preserve"> longer </w:t>
      </w:r>
      <w:r w:rsidR="008D7339" w:rsidRPr="00CE25AF">
        <w:rPr>
          <w:lang w:val="en-US"/>
        </w:rPr>
        <w:t>be used.</w:t>
      </w:r>
    </w:p>
    <w:p w14:paraId="2482EFAD" w14:textId="23E532CE" w:rsidR="009B57B2" w:rsidRPr="00CE25AF" w:rsidRDefault="009B57B2" w:rsidP="00110904">
      <w:pPr>
        <w:pStyle w:val="Caption"/>
      </w:pPr>
      <w:bookmarkStart w:id="1498" w:name="_Ref119510045"/>
      <w:bookmarkStart w:id="1499" w:name="_Toc125537781"/>
      <w:r w:rsidRPr="00CE25AF">
        <w:t xml:space="preserve">Table </w:t>
      </w:r>
      <w:r w:rsidRPr="00CE25AF">
        <w:fldChar w:fldCharType="begin"/>
      </w:r>
      <w:r w:rsidRPr="00CE25AF">
        <w:instrText xml:space="preserve"> SEQ Table \* ARABIC </w:instrText>
      </w:r>
      <w:r w:rsidRPr="00CE25AF">
        <w:fldChar w:fldCharType="separate"/>
      </w:r>
      <w:r w:rsidR="00F511DE">
        <w:rPr>
          <w:noProof/>
        </w:rPr>
        <w:t>6</w:t>
      </w:r>
      <w:r w:rsidRPr="00CE25AF">
        <w:fldChar w:fldCharType="end"/>
      </w:r>
      <w:bookmarkEnd w:id="1498"/>
      <w:r w:rsidRPr="00CE25AF">
        <w:t xml:space="preserve"> Categories</w:t>
      </w:r>
      <w:r w:rsidR="00A16781" w:rsidRPr="00CE25AF">
        <w:rPr>
          <w:rStyle w:val="FootnoteReference"/>
        </w:rPr>
        <w:footnoteReference w:id="17"/>
      </w:r>
      <w:r w:rsidRPr="00CE25AF">
        <w:t xml:space="preserve"> for Elements with Value</w:t>
      </w:r>
      <w:bookmarkEnd w:id="1499"/>
    </w:p>
    <w:tbl>
      <w:tblPr>
        <w:tblStyle w:val="PI40Table"/>
        <w:tblW w:w="0" w:type="auto"/>
        <w:tblLayout w:type="fixed"/>
        <w:tblLook w:val="04A0" w:firstRow="1" w:lastRow="0" w:firstColumn="1" w:lastColumn="0" w:noHBand="0" w:noVBand="1"/>
      </w:tblPr>
      <w:tblGrid>
        <w:gridCol w:w="1555"/>
        <w:gridCol w:w="2551"/>
        <w:gridCol w:w="4916"/>
      </w:tblGrid>
      <w:tr w:rsidR="009B57B2" w:rsidRPr="00CE25AF" w14:paraId="684B9A02" w14:textId="77777777" w:rsidTr="00591832">
        <w:trPr>
          <w:cnfStyle w:val="100000000000" w:firstRow="1" w:lastRow="0" w:firstColumn="0" w:lastColumn="0" w:oddVBand="0" w:evenVBand="0" w:oddHBand="0" w:evenHBand="0" w:firstRowFirstColumn="0" w:firstRowLastColumn="0" w:lastRowFirstColumn="0" w:lastRowLastColumn="0"/>
        </w:trPr>
        <w:tc>
          <w:tcPr>
            <w:tcW w:w="1555" w:type="dxa"/>
          </w:tcPr>
          <w:p w14:paraId="4E3198F0" w14:textId="77777777" w:rsidR="009B57B2" w:rsidRPr="002670C6" w:rsidRDefault="009B57B2" w:rsidP="00591832">
            <w:pPr>
              <w:rPr>
                <w:lang w:val="en-US"/>
              </w:rPr>
            </w:pPr>
            <w:r w:rsidRPr="002670C6">
              <w:rPr>
                <w:lang w:val="en-US"/>
              </w:rPr>
              <w:t>Category:</w:t>
            </w:r>
          </w:p>
        </w:tc>
        <w:tc>
          <w:tcPr>
            <w:tcW w:w="2551" w:type="dxa"/>
          </w:tcPr>
          <w:p w14:paraId="5FC507E7" w14:textId="0DF4B767" w:rsidR="009B57B2" w:rsidRPr="002670C6" w:rsidRDefault="009B57B2" w:rsidP="00591832">
            <w:pPr>
              <w:rPr>
                <w:lang w:val="en-US"/>
              </w:rPr>
            </w:pPr>
            <w:r w:rsidRPr="002670C6">
              <w:rPr>
                <w:lang w:val="en-US"/>
              </w:rPr>
              <w:t>Applicable to, Examples</w:t>
            </w:r>
            <w:r w:rsidR="00420705" w:rsidRPr="002670C6">
              <w:rPr>
                <w:lang w:val="en-US"/>
              </w:rPr>
              <w:t>:</w:t>
            </w:r>
          </w:p>
        </w:tc>
        <w:tc>
          <w:tcPr>
            <w:tcW w:w="4916" w:type="dxa"/>
          </w:tcPr>
          <w:p w14:paraId="24CD0528" w14:textId="77777777" w:rsidR="009B57B2" w:rsidRPr="002670C6" w:rsidRDefault="009B57B2" w:rsidP="00591832">
            <w:pPr>
              <w:rPr>
                <w:lang w:val="en-US"/>
              </w:rPr>
            </w:pPr>
            <w:r w:rsidRPr="002670C6">
              <w:rPr>
                <w:lang w:val="en-US"/>
              </w:rPr>
              <w:t>Explanation:</w:t>
            </w:r>
          </w:p>
        </w:tc>
      </w:tr>
      <w:tr w:rsidR="009B57B2" w:rsidRPr="001C00FD" w14:paraId="65D74CBF" w14:textId="77777777" w:rsidTr="00591832">
        <w:tc>
          <w:tcPr>
            <w:tcW w:w="1555" w:type="dxa"/>
          </w:tcPr>
          <w:p w14:paraId="37602DB2" w14:textId="77777777" w:rsidR="009B57B2" w:rsidRPr="002670C6" w:rsidRDefault="009B57B2" w:rsidP="00591832">
            <w:pPr>
              <w:rPr>
                <w:lang w:val="en-US"/>
              </w:rPr>
            </w:pPr>
            <w:r w:rsidRPr="002670C6">
              <w:rPr>
                <w:lang w:val="en-US"/>
              </w:rPr>
              <w:t>CONSTANT</w:t>
            </w:r>
          </w:p>
        </w:tc>
        <w:tc>
          <w:tcPr>
            <w:tcW w:w="2551" w:type="dxa"/>
          </w:tcPr>
          <w:p w14:paraId="7FC5DFE0" w14:textId="77777777" w:rsidR="009B57B2" w:rsidRPr="002670C6" w:rsidRDefault="009B57B2" w:rsidP="00591832">
            <w:pPr>
              <w:rPr>
                <w:lang w:val="en-US"/>
              </w:rPr>
            </w:pPr>
            <w:r w:rsidRPr="002670C6">
              <w:rPr>
                <w:lang w:val="en-US"/>
              </w:rPr>
              <w:t>Property</w:t>
            </w:r>
          </w:p>
          <w:p w14:paraId="652A88E3" w14:textId="77777777" w:rsidR="009B57B2" w:rsidRPr="002670C6" w:rsidRDefault="009B57B2" w:rsidP="00591832">
            <w:pPr>
              <w:rPr>
                <w:lang w:val="en-US"/>
              </w:rPr>
            </w:pPr>
            <w:proofErr w:type="spellStart"/>
            <w:r w:rsidRPr="002670C6">
              <w:rPr>
                <w:lang w:val="en-US"/>
              </w:rPr>
              <w:t>ReferenceElement</w:t>
            </w:r>
            <w:proofErr w:type="spellEnd"/>
          </w:p>
        </w:tc>
        <w:tc>
          <w:tcPr>
            <w:tcW w:w="4916" w:type="dxa"/>
          </w:tcPr>
          <w:p w14:paraId="2BD257B0" w14:textId="71028DBF" w:rsidR="009B57B2" w:rsidRPr="00CE25AF" w:rsidRDefault="009B57B2" w:rsidP="00591832">
            <w:pPr>
              <w:rPr>
                <w:lang w:val="en-US"/>
              </w:rPr>
            </w:pPr>
            <w:r w:rsidRPr="00CE25AF">
              <w:rPr>
                <w:lang w:val="en-US"/>
              </w:rPr>
              <w:t xml:space="preserve">An element with </w:t>
            </w:r>
            <w:r w:rsidR="007B6B84" w:rsidRPr="00CE25AF">
              <w:rPr>
                <w:lang w:val="en-US"/>
              </w:rPr>
              <w:t xml:space="preserve">the </w:t>
            </w:r>
            <w:r w:rsidRPr="00CE25AF">
              <w:rPr>
                <w:lang w:val="en-US"/>
              </w:rPr>
              <w:t>category CONSTANT is an element with a value that does not change over time.</w:t>
            </w:r>
          </w:p>
          <w:p w14:paraId="3F7AD201" w14:textId="0E06E6AB" w:rsidR="009B57B2" w:rsidRPr="00CE25AF" w:rsidRDefault="009B57B2" w:rsidP="00591832">
            <w:pPr>
              <w:rPr>
                <w:lang w:val="en-US"/>
              </w:rPr>
            </w:pPr>
            <w:r w:rsidRPr="00CE25AF">
              <w:rPr>
                <w:lang w:val="en-US"/>
              </w:rPr>
              <w:t>In ECLASS</w:t>
            </w:r>
            <w:r w:rsidR="007B6B84" w:rsidRPr="00CE25AF">
              <w:rPr>
                <w:lang w:val="en-US"/>
              </w:rPr>
              <w:t>,</w:t>
            </w:r>
            <w:r w:rsidRPr="00CE25AF">
              <w:rPr>
                <w:lang w:val="en-US"/>
              </w:rPr>
              <w:t xml:space="preserve"> this kind of category has the category "Coded Value".</w:t>
            </w:r>
          </w:p>
        </w:tc>
      </w:tr>
      <w:tr w:rsidR="009B57B2" w:rsidRPr="001C00FD" w14:paraId="7576DFB7" w14:textId="77777777" w:rsidTr="00591832">
        <w:tc>
          <w:tcPr>
            <w:tcW w:w="1555" w:type="dxa"/>
          </w:tcPr>
          <w:p w14:paraId="0FA83A2B" w14:textId="77777777" w:rsidR="009B57B2" w:rsidRPr="002670C6" w:rsidRDefault="009B57B2" w:rsidP="00591832">
            <w:pPr>
              <w:rPr>
                <w:lang w:val="en-US"/>
              </w:rPr>
            </w:pPr>
            <w:r w:rsidRPr="002670C6">
              <w:rPr>
                <w:lang w:val="en-US"/>
              </w:rPr>
              <w:lastRenderedPageBreak/>
              <w:t>PARAMETER</w:t>
            </w:r>
          </w:p>
        </w:tc>
        <w:tc>
          <w:tcPr>
            <w:tcW w:w="2551" w:type="dxa"/>
          </w:tcPr>
          <w:p w14:paraId="43CC43FC" w14:textId="77777777" w:rsidR="009B57B2" w:rsidRPr="002670C6" w:rsidRDefault="009B57B2" w:rsidP="00591832">
            <w:pPr>
              <w:rPr>
                <w:lang w:val="en-US"/>
              </w:rPr>
            </w:pPr>
            <w:r w:rsidRPr="002670C6">
              <w:rPr>
                <w:lang w:val="en-US"/>
              </w:rPr>
              <w:t>Property</w:t>
            </w:r>
          </w:p>
          <w:p w14:paraId="0E58F583" w14:textId="77777777" w:rsidR="009B57B2" w:rsidRPr="002670C6" w:rsidRDefault="009B57B2" w:rsidP="00591832">
            <w:pPr>
              <w:rPr>
                <w:lang w:val="en-US"/>
              </w:rPr>
            </w:pPr>
            <w:proofErr w:type="spellStart"/>
            <w:r w:rsidRPr="002670C6">
              <w:rPr>
                <w:lang w:val="en-US"/>
              </w:rPr>
              <w:t>MultiLanguageProperty</w:t>
            </w:r>
            <w:proofErr w:type="spellEnd"/>
          </w:p>
          <w:p w14:paraId="05CF69B3" w14:textId="77777777" w:rsidR="009B57B2" w:rsidRPr="002670C6" w:rsidRDefault="009B57B2" w:rsidP="00591832">
            <w:pPr>
              <w:rPr>
                <w:lang w:val="en-US"/>
              </w:rPr>
            </w:pPr>
            <w:r w:rsidRPr="002670C6">
              <w:rPr>
                <w:lang w:val="en-US"/>
              </w:rPr>
              <w:t>Range</w:t>
            </w:r>
          </w:p>
          <w:p w14:paraId="0116B9F8" w14:textId="77777777" w:rsidR="009B57B2" w:rsidRPr="002670C6" w:rsidRDefault="009B57B2" w:rsidP="00591832">
            <w:pPr>
              <w:rPr>
                <w:lang w:val="en-US"/>
              </w:rPr>
            </w:pPr>
            <w:proofErr w:type="spellStart"/>
            <w:r w:rsidRPr="002670C6">
              <w:rPr>
                <w:lang w:val="en-US"/>
              </w:rPr>
              <w:t>SubmodelElementCollection</w:t>
            </w:r>
            <w:proofErr w:type="spellEnd"/>
          </w:p>
        </w:tc>
        <w:tc>
          <w:tcPr>
            <w:tcW w:w="4916" w:type="dxa"/>
          </w:tcPr>
          <w:p w14:paraId="5FE90C93" w14:textId="5833C162" w:rsidR="009B57B2" w:rsidRPr="00CE25AF" w:rsidRDefault="009B57B2" w:rsidP="00591832">
            <w:pPr>
              <w:rPr>
                <w:lang w:val="en-US"/>
              </w:rPr>
            </w:pPr>
            <w:r w:rsidRPr="00CE25AF">
              <w:rPr>
                <w:lang w:val="en-US"/>
              </w:rPr>
              <w:t xml:space="preserve">An element with </w:t>
            </w:r>
            <w:r w:rsidR="007B6B84" w:rsidRPr="00CE25AF">
              <w:rPr>
                <w:lang w:val="en-US"/>
              </w:rPr>
              <w:t xml:space="preserve">the </w:t>
            </w:r>
            <w:r w:rsidRPr="00CE25AF">
              <w:rPr>
                <w:lang w:val="en-US"/>
              </w:rPr>
              <w:t>category PARAMETER is an element</w:t>
            </w:r>
            <w:r w:rsidRPr="00CE25AF" w:rsidDel="00ED47DF">
              <w:rPr>
                <w:lang w:val="en-US"/>
              </w:rPr>
              <w:t xml:space="preserve"> </w:t>
            </w:r>
            <w:r w:rsidRPr="00CE25AF">
              <w:rPr>
                <w:lang w:val="en-US"/>
              </w:rPr>
              <w:t xml:space="preserve">that is once set and then typically does not change over time. </w:t>
            </w:r>
          </w:p>
          <w:p w14:paraId="0A944710" w14:textId="51D8CEF5" w:rsidR="009B57B2" w:rsidRPr="00CE25AF" w:rsidRDefault="009B57B2" w:rsidP="00591832">
            <w:pPr>
              <w:rPr>
                <w:lang w:val="en-US"/>
              </w:rPr>
            </w:pPr>
            <w:r w:rsidRPr="00CE25AF">
              <w:rPr>
                <w:lang w:val="en-US"/>
              </w:rPr>
              <w:t xml:space="preserve">This </w:t>
            </w:r>
            <w:r w:rsidR="007B6B84" w:rsidRPr="00CE25AF">
              <w:rPr>
                <w:lang w:val="en-US"/>
              </w:rPr>
              <w:t xml:space="preserve">applies e.g. to </w:t>
            </w:r>
            <w:r w:rsidRPr="00CE25AF">
              <w:rPr>
                <w:lang w:val="en-US"/>
              </w:rPr>
              <w:t>configuration parameters.</w:t>
            </w:r>
          </w:p>
        </w:tc>
      </w:tr>
      <w:tr w:rsidR="009B57B2" w:rsidRPr="001C00FD" w14:paraId="11946E51" w14:textId="77777777" w:rsidTr="00591832">
        <w:tc>
          <w:tcPr>
            <w:tcW w:w="1555" w:type="dxa"/>
          </w:tcPr>
          <w:p w14:paraId="6C716471" w14:textId="77777777" w:rsidR="009B57B2" w:rsidRPr="002670C6" w:rsidRDefault="009B57B2" w:rsidP="00591832">
            <w:pPr>
              <w:rPr>
                <w:lang w:val="en-US"/>
              </w:rPr>
            </w:pPr>
            <w:r w:rsidRPr="002670C6">
              <w:rPr>
                <w:lang w:val="en-US"/>
              </w:rPr>
              <w:t>VARIABLE</w:t>
            </w:r>
          </w:p>
        </w:tc>
        <w:tc>
          <w:tcPr>
            <w:tcW w:w="2551" w:type="dxa"/>
          </w:tcPr>
          <w:p w14:paraId="552731B8" w14:textId="77777777" w:rsidR="009B57B2" w:rsidRPr="002670C6" w:rsidRDefault="009B57B2" w:rsidP="00591832">
            <w:pPr>
              <w:rPr>
                <w:lang w:val="en-US"/>
              </w:rPr>
            </w:pPr>
            <w:r w:rsidRPr="002670C6">
              <w:rPr>
                <w:lang w:val="en-US"/>
              </w:rPr>
              <w:t>Property</w:t>
            </w:r>
          </w:p>
          <w:p w14:paraId="5BAB449F" w14:textId="77777777" w:rsidR="009B57B2" w:rsidRPr="002670C6" w:rsidRDefault="009B57B2" w:rsidP="00591832">
            <w:pPr>
              <w:rPr>
                <w:lang w:val="en-US"/>
              </w:rPr>
            </w:pPr>
            <w:proofErr w:type="spellStart"/>
            <w:r w:rsidRPr="002670C6">
              <w:rPr>
                <w:lang w:val="en-US"/>
              </w:rPr>
              <w:t>SubmodelElementList</w:t>
            </w:r>
            <w:proofErr w:type="spellEnd"/>
          </w:p>
        </w:tc>
        <w:tc>
          <w:tcPr>
            <w:tcW w:w="4916" w:type="dxa"/>
          </w:tcPr>
          <w:p w14:paraId="54746D5D" w14:textId="4FE7A3DF" w:rsidR="009B57B2" w:rsidRPr="00CE25AF" w:rsidRDefault="009B57B2" w:rsidP="00591832">
            <w:pPr>
              <w:keepNext/>
              <w:rPr>
                <w:lang w:val="en-US"/>
              </w:rPr>
            </w:pPr>
            <w:r w:rsidRPr="00CE25AF">
              <w:rPr>
                <w:lang w:val="en-US"/>
              </w:rPr>
              <w:t xml:space="preserve">An element with </w:t>
            </w:r>
            <w:r w:rsidR="007B6B84" w:rsidRPr="00CE25AF">
              <w:rPr>
                <w:lang w:val="en-US"/>
              </w:rPr>
              <w:t xml:space="preserve">the </w:t>
            </w:r>
            <w:r w:rsidRPr="00CE25AF">
              <w:rPr>
                <w:lang w:val="en-US"/>
              </w:rPr>
              <w:t>category VARIABLE is an element</w:t>
            </w:r>
            <w:r w:rsidRPr="00CE25AF" w:rsidDel="00ED47DF">
              <w:rPr>
                <w:lang w:val="en-US"/>
              </w:rPr>
              <w:t xml:space="preserve"> </w:t>
            </w:r>
            <w:r w:rsidRPr="00CE25AF">
              <w:rPr>
                <w:lang w:val="en-US"/>
              </w:rPr>
              <w:t>that is calculated during runtime, i.e. its value is a runtime value.</w:t>
            </w:r>
          </w:p>
        </w:tc>
      </w:tr>
    </w:tbl>
    <w:p w14:paraId="0658D1A0" w14:textId="77777777" w:rsidR="009B57B2" w:rsidRPr="00CE25AF" w:rsidRDefault="009B57B2" w:rsidP="009B57B2">
      <w:pPr>
        <w:rPr>
          <w:lang w:val="en-US"/>
        </w:rPr>
      </w:pPr>
    </w:p>
    <w:p w14:paraId="076EBD50" w14:textId="01F703DD" w:rsidR="00747AF6" w:rsidRPr="002670C6" w:rsidRDefault="002962EC" w:rsidP="004E069D">
      <w:pPr>
        <w:pStyle w:val="Heading3"/>
        <w:numPr>
          <w:ilvl w:val="2"/>
          <w:numId w:val="53"/>
        </w:numPr>
        <w:rPr>
          <w:lang w:val="en-US"/>
        </w:rPr>
      </w:pPr>
      <w:bookmarkStart w:id="1500" w:name="_Toc114866427"/>
      <w:bookmarkStart w:id="1501" w:name="_Toc120112591"/>
      <w:bookmarkStart w:id="1502" w:name="_Toc120118406"/>
      <w:bookmarkStart w:id="1503" w:name="_Toc120119157"/>
      <w:bookmarkStart w:id="1504" w:name="_Toc120119908"/>
      <w:bookmarkStart w:id="1505" w:name="_Toc114866428"/>
      <w:bookmarkStart w:id="1506" w:name="_Toc120112592"/>
      <w:bookmarkStart w:id="1507" w:name="_Toc120118407"/>
      <w:bookmarkStart w:id="1508" w:name="_Toc120119158"/>
      <w:bookmarkStart w:id="1509" w:name="_Toc120119909"/>
      <w:bookmarkStart w:id="1510" w:name="_Toc114866454"/>
      <w:bookmarkStart w:id="1511" w:name="_Toc120112618"/>
      <w:bookmarkStart w:id="1512" w:name="_Toc120118433"/>
      <w:bookmarkStart w:id="1513" w:name="_Toc120119184"/>
      <w:bookmarkStart w:id="1514" w:name="_Toc120119935"/>
      <w:bookmarkStart w:id="1515" w:name="_Toc114866455"/>
      <w:bookmarkStart w:id="1516" w:name="_Toc120112619"/>
      <w:bookmarkStart w:id="1517" w:name="_Toc120118434"/>
      <w:bookmarkStart w:id="1518" w:name="_Toc120119185"/>
      <w:bookmarkStart w:id="1519" w:name="_Toc120119936"/>
      <w:bookmarkStart w:id="1520" w:name="_Toc114866456"/>
      <w:bookmarkStart w:id="1521" w:name="_Toc120112620"/>
      <w:bookmarkStart w:id="1522" w:name="_Toc120118435"/>
      <w:bookmarkStart w:id="1523" w:name="_Toc120119186"/>
      <w:bookmarkStart w:id="1524" w:name="_Toc120119937"/>
      <w:bookmarkStart w:id="1525" w:name="_Toc114866457"/>
      <w:bookmarkStart w:id="1526" w:name="_Toc120112621"/>
      <w:bookmarkStart w:id="1527" w:name="_Toc120118436"/>
      <w:bookmarkStart w:id="1528" w:name="_Toc120119187"/>
      <w:bookmarkStart w:id="1529" w:name="_Toc120119938"/>
      <w:bookmarkStart w:id="1530" w:name="_Toc114866478"/>
      <w:bookmarkStart w:id="1531" w:name="_Toc120112642"/>
      <w:bookmarkStart w:id="1532" w:name="_Toc120118457"/>
      <w:bookmarkStart w:id="1533" w:name="_Toc120119208"/>
      <w:bookmarkStart w:id="1534" w:name="_Toc120119959"/>
      <w:bookmarkStart w:id="1535" w:name="_Toc114866479"/>
      <w:bookmarkStart w:id="1536" w:name="_Toc120112643"/>
      <w:bookmarkStart w:id="1537" w:name="_Toc120118458"/>
      <w:bookmarkStart w:id="1538" w:name="_Toc120119209"/>
      <w:bookmarkStart w:id="1539" w:name="_Toc120119960"/>
      <w:bookmarkStart w:id="1540" w:name="_Toc114866480"/>
      <w:bookmarkStart w:id="1541" w:name="_Toc120112644"/>
      <w:bookmarkStart w:id="1542" w:name="_Toc120118459"/>
      <w:bookmarkStart w:id="1543" w:name="_Toc120119210"/>
      <w:bookmarkStart w:id="1544" w:name="_Toc120119961"/>
      <w:bookmarkStart w:id="1545" w:name="_Toc114866481"/>
      <w:bookmarkStart w:id="1546" w:name="_Toc120112645"/>
      <w:bookmarkStart w:id="1547" w:name="_Toc120118460"/>
      <w:bookmarkStart w:id="1548" w:name="_Toc120119211"/>
      <w:bookmarkStart w:id="1549" w:name="_Toc120119962"/>
      <w:bookmarkStart w:id="1550" w:name="_Toc114866482"/>
      <w:bookmarkStart w:id="1551" w:name="_Toc120112646"/>
      <w:bookmarkStart w:id="1552" w:name="_Toc120118461"/>
      <w:bookmarkStart w:id="1553" w:name="_Toc120119212"/>
      <w:bookmarkStart w:id="1554" w:name="_Toc120119963"/>
      <w:bookmarkStart w:id="1555" w:name="_Toc114866527"/>
      <w:bookmarkStart w:id="1556" w:name="_Toc120112691"/>
      <w:bookmarkStart w:id="1557" w:name="_Toc120118506"/>
      <w:bookmarkStart w:id="1558" w:name="_Toc120119257"/>
      <w:bookmarkStart w:id="1559" w:name="_Toc120120008"/>
      <w:bookmarkStart w:id="1560" w:name="_Toc114866528"/>
      <w:bookmarkStart w:id="1561" w:name="_Toc120112692"/>
      <w:bookmarkStart w:id="1562" w:name="_Toc120118507"/>
      <w:bookmarkStart w:id="1563" w:name="_Toc120119258"/>
      <w:bookmarkStart w:id="1564" w:name="_Toc120120009"/>
      <w:bookmarkStart w:id="1565" w:name="_Toc114866529"/>
      <w:bookmarkStart w:id="1566" w:name="_Toc120112693"/>
      <w:bookmarkStart w:id="1567" w:name="_Toc120118508"/>
      <w:bookmarkStart w:id="1568" w:name="_Toc120119259"/>
      <w:bookmarkStart w:id="1569" w:name="_Toc120120010"/>
      <w:bookmarkStart w:id="1570" w:name="_Toc114866553"/>
      <w:bookmarkStart w:id="1571" w:name="_Toc120112717"/>
      <w:bookmarkStart w:id="1572" w:name="_Toc120118532"/>
      <w:bookmarkStart w:id="1573" w:name="_Toc120119283"/>
      <w:bookmarkStart w:id="1574" w:name="_Toc120120034"/>
      <w:bookmarkStart w:id="1575" w:name="_Toc114866554"/>
      <w:bookmarkStart w:id="1576" w:name="_Toc120112718"/>
      <w:bookmarkStart w:id="1577" w:name="_Toc120118533"/>
      <w:bookmarkStart w:id="1578" w:name="_Toc120119284"/>
      <w:bookmarkStart w:id="1579" w:name="_Toc120120035"/>
      <w:bookmarkStart w:id="1580" w:name="_Toc114866555"/>
      <w:bookmarkStart w:id="1581" w:name="_Toc120112719"/>
      <w:bookmarkStart w:id="1582" w:name="_Toc120118534"/>
      <w:bookmarkStart w:id="1583" w:name="_Toc120119285"/>
      <w:bookmarkStart w:id="1584" w:name="_Toc120120036"/>
      <w:bookmarkStart w:id="1585" w:name="_Toc114866556"/>
      <w:bookmarkStart w:id="1586" w:name="_Toc120112720"/>
      <w:bookmarkStart w:id="1587" w:name="_Toc120118535"/>
      <w:bookmarkStart w:id="1588" w:name="_Toc120119286"/>
      <w:bookmarkStart w:id="1589" w:name="_Toc120120037"/>
      <w:bookmarkStart w:id="1590" w:name="_Toc114866557"/>
      <w:bookmarkStart w:id="1591" w:name="_Toc120112721"/>
      <w:bookmarkStart w:id="1592" w:name="_Toc120118536"/>
      <w:bookmarkStart w:id="1593" w:name="_Toc120119287"/>
      <w:bookmarkStart w:id="1594" w:name="_Toc120120038"/>
      <w:bookmarkStart w:id="1595" w:name="_Toc114866558"/>
      <w:bookmarkStart w:id="1596" w:name="_Toc120112722"/>
      <w:bookmarkStart w:id="1597" w:name="_Toc120118537"/>
      <w:bookmarkStart w:id="1598" w:name="_Toc120119288"/>
      <w:bookmarkStart w:id="1599" w:name="_Toc120120039"/>
      <w:bookmarkStart w:id="1600" w:name="_Toc114866559"/>
      <w:bookmarkStart w:id="1601" w:name="_Toc120112723"/>
      <w:bookmarkStart w:id="1602" w:name="_Toc120118538"/>
      <w:bookmarkStart w:id="1603" w:name="_Toc120119289"/>
      <w:bookmarkStart w:id="1604" w:name="_Toc120120040"/>
      <w:bookmarkStart w:id="1605" w:name="_Toc114866560"/>
      <w:bookmarkStart w:id="1606" w:name="_Toc120112724"/>
      <w:bookmarkStart w:id="1607" w:name="_Toc120118539"/>
      <w:bookmarkStart w:id="1608" w:name="_Toc120119290"/>
      <w:bookmarkStart w:id="1609" w:name="_Toc120120041"/>
      <w:bookmarkStart w:id="1610" w:name="_Toc114866561"/>
      <w:bookmarkStart w:id="1611" w:name="_Toc120112725"/>
      <w:bookmarkStart w:id="1612" w:name="_Toc120118540"/>
      <w:bookmarkStart w:id="1613" w:name="_Toc120119291"/>
      <w:bookmarkStart w:id="1614" w:name="_Toc120120042"/>
      <w:bookmarkStart w:id="1615" w:name="_Toc114866614"/>
      <w:bookmarkStart w:id="1616" w:name="_Toc120112778"/>
      <w:bookmarkStart w:id="1617" w:name="_Toc120118593"/>
      <w:bookmarkStart w:id="1618" w:name="_Toc120119344"/>
      <w:bookmarkStart w:id="1619" w:name="_Toc120120095"/>
      <w:bookmarkStart w:id="1620" w:name="_Toc114866615"/>
      <w:bookmarkStart w:id="1621" w:name="_Toc120112779"/>
      <w:bookmarkStart w:id="1622" w:name="_Toc120118594"/>
      <w:bookmarkStart w:id="1623" w:name="_Toc120119345"/>
      <w:bookmarkStart w:id="1624" w:name="_Toc120120096"/>
      <w:bookmarkStart w:id="1625" w:name="_Toc114866616"/>
      <w:bookmarkStart w:id="1626" w:name="_Toc120112780"/>
      <w:bookmarkStart w:id="1627" w:name="_Toc120118595"/>
      <w:bookmarkStart w:id="1628" w:name="_Toc120119346"/>
      <w:bookmarkStart w:id="1629" w:name="_Toc120120097"/>
      <w:bookmarkStart w:id="1630" w:name="_Toc114866640"/>
      <w:bookmarkStart w:id="1631" w:name="_Toc120112804"/>
      <w:bookmarkStart w:id="1632" w:name="_Toc120118619"/>
      <w:bookmarkStart w:id="1633" w:name="_Toc120119370"/>
      <w:bookmarkStart w:id="1634" w:name="_Toc120120121"/>
      <w:bookmarkStart w:id="1635" w:name="_Ref523137660"/>
      <w:bookmarkStart w:id="1636" w:name="_Ref523137673"/>
      <w:bookmarkStart w:id="1637" w:name="_Toc54815941"/>
      <w:bookmarkStart w:id="1638" w:name="_Toc125227913"/>
      <w:bookmarkStart w:id="1639" w:name="_Toc125537700"/>
      <w:bookmarkStart w:id="1640" w:name="_Toc510190043"/>
      <w:bookmarkStart w:id="1641" w:name="_Toc511579045"/>
      <w:bookmarkEnd w:id="1482"/>
      <w:bookmarkEnd w:id="1483"/>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r w:rsidRPr="002670C6">
        <w:rPr>
          <w:lang w:val="en-US"/>
        </w:rPr>
        <w:t xml:space="preserve">Asset </w:t>
      </w:r>
      <w:r w:rsidR="0089433B" w:rsidRPr="002670C6">
        <w:rPr>
          <w:lang w:val="en-US"/>
        </w:rPr>
        <w:t>Administration Shell</w:t>
      </w:r>
      <w:r w:rsidRPr="002670C6">
        <w:rPr>
          <w:lang w:val="en-US"/>
        </w:rPr>
        <w:t xml:space="preserve"> Attributes</w:t>
      </w:r>
      <w:bookmarkEnd w:id="1635"/>
      <w:bookmarkEnd w:id="1636"/>
      <w:bookmarkEnd w:id="1637"/>
      <w:bookmarkEnd w:id="1638"/>
      <w:bookmarkEnd w:id="1639"/>
    </w:p>
    <w:p w14:paraId="3A999118" w14:textId="0FCA55FD" w:rsidR="00871DA2" w:rsidRPr="00CE25AF" w:rsidRDefault="00127A60" w:rsidP="00110904">
      <w:pPr>
        <w:pStyle w:val="Caption"/>
      </w:pPr>
      <w:bookmarkStart w:id="1642" w:name="_Toc125537846"/>
      <w:r w:rsidRPr="00CE25AF">
        <w:rPr>
          <w:noProof/>
        </w:rPr>
        <w:drawing>
          <wp:anchor distT="0" distB="0" distL="114300" distR="114300" simplePos="0" relativeHeight="252711936" behindDoc="0" locked="0" layoutInCell="1" allowOverlap="1" wp14:anchorId="2895ABC3" wp14:editId="2DC1BF1A">
            <wp:simplePos x="0" y="0"/>
            <wp:positionH relativeFrom="margin">
              <wp:align>left</wp:align>
            </wp:positionH>
            <wp:positionV relativeFrom="paragraph">
              <wp:posOffset>318135</wp:posOffset>
            </wp:positionV>
            <wp:extent cx="3573145" cy="3870960"/>
            <wp:effectExtent l="0" t="0" r="0" b="0"/>
            <wp:wrapTopAndBottom/>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73145" cy="3870960"/>
                    </a:xfrm>
                    <a:prstGeom prst="rect">
                      <a:avLst/>
                    </a:prstGeom>
                    <a:noFill/>
                    <a:ln>
                      <a:noFill/>
                    </a:ln>
                  </pic:spPr>
                </pic:pic>
              </a:graphicData>
            </a:graphic>
            <wp14:sizeRelH relativeFrom="page">
              <wp14:pctWidth>0</wp14:pctWidth>
            </wp14:sizeRelH>
            <wp14:sizeRelV relativeFrom="page">
              <wp14:pctHeight>0</wp14:pctHeight>
            </wp14:sizeRelV>
          </wp:anchor>
        </w:drawing>
      </w:r>
      <w:r w:rsidR="00104912" w:rsidRPr="00CE25AF">
        <w:t xml:space="preserve"> </w:t>
      </w:r>
      <w:r w:rsidR="00747AF6" w:rsidRPr="00CE25AF">
        <w:t xml:space="preserve">Figure </w:t>
      </w:r>
      <w:r w:rsidR="00561536">
        <w:fldChar w:fldCharType="begin"/>
      </w:r>
      <w:r w:rsidR="00561536">
        <w:instrText xml:space="preserve"> SEQ Figure \* ARABIC </w:instrText>
      </w:r>
      <w:r w:rsidR="00561536">
        <w:fldChar w:fldCharType="separate"/>
      </w:r>
      <w:r w:rsidR="00F511DE">
        <w:rPr>
          <w:noProof/>
        </w:rPr>
        <w:t>23</w:t>
      </w:r>
      <w:r w:rsidR="00561536">
        <w:fldChar w:fldCharType="end"/>
      </w:r>
      <w:r w:rsidR="00747AF6" w:rsidRPr="00CE25AF">
        <w:t xml:space="preserve"> Metamodel </w:t>
      </w:r>
      <w:r w:rsidR="00104912" w:rsidRPr="00CE25AF">
        <w:t>of</w:t>
      </w:r>
      <w:r w:rsidR="004C0EFC" w:rsidRPr="00CE25AF">
        <w:t xml:space="preserve"> </w:t>
      </w:r>
      <w:r w:rsidR="007B6B84" w:rsidRPr="00CE25AF">
        <w:t xml:space="preserve">an </w:t>
      </w:r>
      <w:proofErr w:type="spellStart"/>
      <w:r w:rsidR="00747AF6" w:rsidRPr="00CE25AF">
        <w:t>AssetAdministrationShell</w:t>
      </w:r>
      <w:bookmarkEnd w:id="1642"/>
      <w:proofErr w:type="spellEnd"/>
    </w:p>
    <w:p w14:paraId="47455232" w14:textId="2AB5EEF7" w:rsidR="0006082A" w:rsidRPr="00CE25AF" w:rsidRDefault="0006082A" w:rsidP="001B5277">
      <w:pPr>
        <w:rPr>
          <w:lang w:val="en-US"/>
        </w:rPr>
      </w:pPr>
      <w:r w:rsidRPr="00CE25AF">
        <w:rPr>
          <w:lang w:val="en-US"/>
        </w:rPr>
        <w:t xml:space="preserve">An </w:t>
      </w:r>
      <w:r w:rsidR="0089433B" w:rsidRPr="00CE25AF">
        <w:rPr>
          <w:lang w:val="en-US"/>
        </w:rPr>
        <w:t>Administration Shell</w:t>
      </w:r>
      <w:r w:rsidRPr="00CE25AF">
        <w:rPr>
          <w:lang w:val="en-US"/>
        </w:rPr>
        <w:t xml:space="preserve"> is uniquely identifiable since it inherits from </w:t>
      </w:r>
      <w:r w:rsidRPr="00CE25AF">
        <w:rPr>
          <w:i/>
          <w:lang w:val="en-US"/>
        </w:rPr>
        <w:t>Identifiable</w:t>
      </w:r>
      <w:r w:rsidRPr="00CE25AF">
        <w:rPr>
          <w:lang w:val="en-US"/>
        </w:rPr>
        <w:t xml:space="preserve">. </w:t>
      </w:r>
    </w:p>
    <w:p w14:paraId="496F1CC2" w14:textId="31FD070B" w:rsidR="0055651F" w:rsidRPr="00CE25AF" w:rsidRDefault="0006082A" w:rsidP="001B5277">
      <w:pPr>
        <w:rPr>
          <w:lang w:val="en-US"/>
        </w:rPr>
      </w:pPr>
      <w:r w:rsidRPr="00CE25AF">
        <w:rPr>
          <w:lang w:val="en-US"/>
        </w:rPr>
        <w:t xml:space="preserve">The </w:t>
      </w:r>
      <w:proofErr w:type="spellStart"/>
      <w:r w:rsidR="00630896" w:rsidRPr="00CE25AF">
        <w:rPr>
          <w:i/>
          <w:lang w:val="en-US"/>
        </w:rPr>
        <w:t>derivedFrom</w:t>
      </w:r>
      <w:proofErr w:type="spellEnd"/>
      <w:r w:rsidR="00630896" w:rsidRPr="00CE25AF">
        <w:rPr>
          <w:lang w:val="en-US"/>
        </w:rPr>
        <w:t xml:space="preserve"> attribute</w:t>
      </w:r>
      <w:r w:rsidRPr="00CE25AF">
        <w:rPr>
          <w:lang w:val="en-US"/>
        </w:rPr>
        <w:t xml:space="preserve"> is used to</w:t>
      </w:r>
      <w:r w:rsidR="0055651F" w:rsidRPr="00CE25AF">
        <w:rPr>
          <w:lang w:val="en-US"/>
        </w:rPr>
        <w:t xml:space="preserve"> establish a relationship between two </w:t>
      </w:r>
      <w:r w:rsidR="003702DB" w:rsidRPr="00CE25AF">
        <w:rPr>
          <w:lang w:val="en-US"/>
        </w:rPr>
        <w:t>Asset Administration Shell</w:t>
      </w:r>
      <w:r w:rsidR="0055651F" w:rsidRPr="00CE25AF">
        <w:rPr>
          <w:lang w:val="en-US"/>
        </w:rPr>
        <w:t>s</w:t>
      </w:r>
      <w:r w:rsidR="005B37D8" w:rsidRPr="00CE25AF">
        <w:rPr>
          <w:lang w:val="en-US"/>
        </w:rPr>
        <w:t xml:space="preserve"> that are derived from each other</w:t>
      </w:r>
      <w:r w:rsidR="0055651F" w:rsidRPr="00CE25AF">
        <w:rPr>
          <w:lang w:val="en-US"/>
        </w:rPr>
        <w:t>.</w:t>
      </w:r>
      <w:r w:rsidR="007E264B" w:rsidRPr="00CE25AF">
        <w:rPr>
          <w:lang w:val="en-US"/>
        </w:rPr>
        <w:t xml:space="preserve"> </w:t>
      </w:r>
      <w:r w:rsidR="0055651F" w:rsidRPr="00CE25AF">
        <w:rPr>
          <w:lang w:val="en-US"/>
        </w:rPr>
        <w:t>For more detailed information on</w:t>
      </w:r>
      <w:r w:rsidR="007E264B" w:rsidRPr="00CE25AF">
        <w:rPr>
          <w:lang w:val="en-US"/>
        </w:rPr>
        <w:t xml:space="preserve"> the</w:t>
      </w:r>
      <w:r w:rsidR="00630896" w:rsidRPr="00CE25AF">
        <w:rPr>
          <w:lang w:val="en-US"/>
        </w:rPr>
        <w:t xml:space="preserve"> </w:t>
      </w:r>
      <w:proofErr w:type="spellStart"/>
      <w:r w:rsidR="00630896" w:rsidRPr="00CE25AF">
        <w:rPr>
          <w:i/>
          <w:lang w:val="en-US"/>
        </w:rPr>
        <w:t>derivedFrom</w:t>
      </w:r>
      <w:proofErr w:type="spellEnd"/>
      <w:r w:rsidR="0055651F" w:rsidRPr="00CE25AF">
        <w:rPr>
          <w:lang w:val="en-US"/>
        </w:rPr>
        <w:t xml:space="preserve"> concept</w:t>
      </w:r>
      <w:r w:rsidR="007B6B84" w:rsidRPr="00CE25AF">
        <w:rPr>
          <w:lang w:val="en-US"/>
        </w:rPr>
        <w:t>,</w:t>
      </w:r>
      <w:r w:rsidR="0055651F" w:rsidRPr="00CE25AF">
        <w:rPr>
          <w:lang w:val="en-US"/>
        </w:rPr>
        <w:t xml:space="preserve"> see</w:t>
      </w:r>
      <w:r w:rsidR="00747AF6" w:rsidRPr="00CE25AF">
        <w:rPr>
          <w:lang w:val="en-US"/>
        </w:rPr>
        <w:t xml:space="preserve"> </w:t>
      </w:r>
      <w:r w:rsidR="0082767B">
        <w:rPr>
          <w:lang w:val="en-US"/>
        </w:rPr>
        <w:t>C</w:t>
      </w:r>
      <w:r w:rsidR="001658B7" w:rsidRPr="00CE25AF">
        <w:rPr>
          <w:lang w:val="en-US"/>
        </w:rPr>
        <w:t>lause</w:t>
      </w:r>
      <w:r w:rsidR="00655915" w:rsidRPr="00CE25AF">
        <w:rPr>
          <w:lang w:val="en-US"/>
        </w:rPr>
        <w:t xml:space="preserve"> </w:t>
      </w:r>
      <w:r w:rsidR="00855297" w:rsidRPr="00CE25AF">
        <w:rPr>
          <w:lang w:val="en-US"/>
        </w:rPr>
        <w:fldChar w:fldCharType="begin"/>
      </w:r>
      <w:r w:rsidR="00655915" w:rsidRPr="00CE25AF">
        <w:rPr>
          <w:lang w:val="en-US"/>
        </w:rPr>
        <w:instrText xml:space="preserve"> REF _Ref523085708 \r \h </w:instrText>
      </w:r>
      <w:r w:rsidR="00855297" w:rsidRPr="00CE25AF">
        <w:rPr>
          <w:lang w:val="en-US"/>
        </w:rPr>
      </w:r>
      <w:r w:rsidR="00855297" w:rsidRPr="00CE25AF">
        <w:rPr>
          <w:lang w:val="en-US"/>
        </w:rPr>
        <w:fldChar w:fldCharType="separate"/>
      </w:r>
      <w:r w:rsidR="00F511DE">
        <w:rPr>
          <w:lang w:val="en-US"/>
        </w:rPr>
        <w:t>4.2</w:t>
      </w:r>
      <w:r w:rsidR="00855297" w:rsidRPr="00CE25AF">
        <w:rPr>
          <w:lang w:val="en-US"/>
        </w:rPr>
        <w:fldChar w:fldCharType="end"/>
      </w:r>
      <w:r w:rsidR="00655915" w:rsidRPr="00CE25AF">
        <w:rPr>
          <w:lang w:val="en-US"/>
        </w:rPr>
        <w:t>.</w:t>
      </w:r>
    </w:p>
    <w:tbl>
      <w:tblPr>
        <w:tblW w:w="94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2685"/>
        <w:gridCol w:w="4130"/>
        <w:gridCol w:w="926"/>
      </w:tblGrid>
      <w:tr w:rsidR="002962EC" w:rsidRPr="00CE25AF" w14:paraId="43DEBF6D" w14:textId="77777777" w:rsidTr="00D15D92">
        <w:trPr>
          <w:trHeight w:val="243"/>
          <w:tblHeader/>
        </w:trPr>
        <w:tc>
          <w:tcPr>
            <w:tcW w:w="1637" w:type="dxa"/>
            <w:shd w:val="clear" w:color="auto" w:fill="0778A5"/>
          </w:tcPr>
          <w:p w14:paraId="46AF1B16" w14:textId="77777777" w:rsidR="002962EC" w:rsidRPr="002670C6" w:rsidRDefault="002962EC" w:rsidP="001B5277">
            <w:pPr>
              <w:rPr>
                <w:color w:val="FFFFFF" w:themeColor="background1"/>
                <w:lang w:val="en-US"/>
              </w:rPr>
            </w:pPr>
            <w:r w:rsidRPr="002670C6">
              <w:rPr>
                <w:color w:val="FFFFFF" w:themeColor="background1"/>
                <w:lang w:val="en-US"/>
              </w:rPr>
              <w:t>Class:</w:t>
            </w:r>
          </w:p>
        </w:tc>
        <w:tc>
          <w:tcPr>
            <w:tcW w:w="7799" w:type="dxa"/>
            <w:gridSpan w:val="3"/>
          </w:tcPr>
          <w:p w14:paraId="46AF0850" w14:textId="77777777" w:rsidR="002962EC" w:rsidRPr="002670C6" w:rsidRDefault="002962EC" w:rsidP="001B5277">
            <w:pPr>
              <w:rPr>
                <w:lang w:val="en-US"/>
              </w:rPr>
            </w:pPr>
            <w:proofErr w:type="spellStart"/>
            <w:r w:rsidRPr="002670C6">
              <w:rPr>
                <w:lang w:val="en-US"/>
              </w:rPr>
              <w:t>AssetAdministrationShell</w:t>
            </w:r>
            <w:proofErr w:type="spellEnd"/>
          </w:p>
        </w:tc>
      </w:tr>
      <w:tr w:rsidR="002962EC" w:rsidRPr="00CE25AF" w14:paraId="72269F87" w14:textId="77777777" w:rsidTr="00D15D92">
        <w:tc>
          <w:tcPr>
            <w:tcW w:w="1637" w:type="dxa"/>
            <w:shd w:val="clear" w:color="auto" w:fill="0778A5"/>
          </w:tcPr>
          <w:p w14:paraId="536294AF" w14:textId="77777777" w:rsidR="002962EC" w:rsidRPr="002670C6" w:rsidRDefault="002962EC" w:rsidP="001B5277">
            <w:pPr>
              <w:rPr>
                <w:color w:val="FFFFFF" w:themeColor="background1"/>
                <w:lang w:val="en-US"/>
              </w:rPr>
            </w:pPr>
            <w:r w:rsidRPr="002670C6">
              <w:rPr>
                <w:color w:val="FFFFFF" w:themeColor="background1"/>
                <w:lang w:val="en-US"/>
              </w:rPr>
              <w:t>Explanation:</w:t>
            </w:r>
          </w:p>
        </w:tc>
        <w:tc>
          <w:tcPr>
            <w:tcW w:w="7799" w:type="dxa"/>
            <w:gridSpan w:val="3"/>
          </w:tcPr>
          <w:p w14:paraId="07EEE07C" w14:textId="19A05415" w:rsidR="00575E04" w:rsidRPr="002670C6" w:rsidRDefault="002962EC" w:rsidP="001B5277">
            <w:pPr>
              <w:rPr>
                <w:lang w:val="en-US"/>
              </w:rPr>
            </w:pPr>
            <w:r w:rsidRPr="002670C6">
              <w:rPr>
                <w:lang w:val="en-US"/>
              </w:rPr>
              <w:t xml:space="preserve">An </w:t>
            </w:r>
            <w:r w:rsidR="003702DB" w:rsidRPr="002670C6">
              <w:rPr>
                <w:lang w:val="en-US"/>
              </w:rPr>
              <w:t>Asset Administration Shell</w:t>
            </w:r>
          </w:p>
        </w:tc>
      </w:tr>
      <w:tr w:rsidR="002962EC" w:rsidRPr="00CE25AF" w14:paraId="67495DA0" w14:textId="77777777" w:rsidTr="00D15D92">
        <w:tc>
          <w:tcPr>
            <w:tcW w:w="1637" w:type="dxa"/>
            <w:tcBorders>
              <w:bottom w:val="single" w:sz="4" w:space="0" w:color="auto"/>
            </w:tcBorders>
            <w:shd w:val="clear" w:color="auto" w:fill="0778A5"/>
          </w:tcPr>
          <w:p w14:paraId="4EC2FDDF" w14:textId="77777777" w:rsidR="002962EC" w:rsidRPr="002670C6" w:rsidRDefault="002962EC" w:rsidP="001B5277">
            <w:pPr>
              <w:rPr>
                <w:color w:val="FFFFFF" w:themeColor="background1"/>
                <w:lang w:val="en-US"/>
              </w:rPr>
            </w:pPr>
            <w:r w:rsidRPr="002670C6">
              <w:rPr>
                <w:color w:val="FFFFFF" w:themeColor="background1"/>
                <w:lang w:val="en-US"/>
              </w:rPr>
              <w:t>Inherits from:</w:t>
            </w:r>
          </w:p>
        </w:tc>
        <w:tc>
          <w:tcPr>
            <w:tcW w:w="7799" w:type="dxa"/>
            <w:gridSpan w:val="3"/>
            <w:tcBorders>
              <w:bottom w:val="single" w:sz="4" w:space="0" w:color="auto"/>
            </w:tcBorders>
          </w:tcPr>
          <w:p w14:paraId="2992295B" w14:textId="5522B8C2" w:rsidR="002962EC" w:rsidRPr="002670C6" w:rsidRDefault="009636DA" w:rsidP="00120021">
            <w:pPr>
              <w:rPr>
                <w:lang w:val="en-US"/>
              </w:rPr>
            </w:pPr>
            <w:r w:rsidRPr="002670C6">
              <w:rPr>
                <w:lang w:val="en-US"/>
              </w:rPr>
              <w:t>Identifiable</w:t>
            </w:r>
            <w:r w:rsidR="00670658" w:rsidRPr="002670C6">
              <w:rPr>
                <w:lang w:val="en-US"/>
              </w:rPr>
              <w:t xml:space="preserve">; </w:t>
            </w:r>
            <w:proofErr w:type="spellStart"/>
            <w:r w:rsidR="00670658" w:rsidRPr="002670C6">
              <w:rPr>
                <w:lang w:val="en-US"/>
              </w:rPr>
              <w:t>HasDataSpecification</w:t>
            </w:r>
            <w:proofErr w:type="spellEnd"/>
          </w:p>
        </w:tc>
      </w:tr>
      <w:tr w:rsidR="00D15D92" w:rsidRPr="00CE25AF" w14:paraId="1E6D6EA5" w14:textId="77777777" w:rsidTr="00D15D92">
        <w:tc>
          <w:tcPr>
            <w:tcW w:w="1637" w:type="dxa"/>
            <w:shd w:val="clear" w:color="auto" w:fill="0778A5"/>
          </w:tcPr>
          <w:p w14:paraId="0499AD9A" w14:textId="660717AD" w:rsidR="001A1979" w:rsidRPr="002670C6" w:rsidRDefault="001A1979" w:rsidP="001B5277">
            <w:pPr>
              <w:rPr>
                <w:color w:val="FFFFFF" w:themeColor="background1"/>
                <w:sz w:val="18"/>
                <w:lang w:val="en-US"/>
              </w:rPr>
            </w:pPr>
            <w:r w:rsidRPr="002670C6">
              <w:rPr>
                <w:color w:val="FFFFFF" w:themeColor="background1"/>
                <w:lang w:val="en-US"/>
              </w:rPr>
              <w:t xml:space="preserve">Attribute </w:t>
            </w:r>
          </w:p>
        </w:tc>
        <w:tc>
          <w:tcPr>
            <w:tcW w:w="2978" w:type="dxa"/>
            <w:shd w:val="clear" w:color="auto" w:fill="0778A5"/>
          </w:tcPr>
          <w:p w14:paraId="16A5A4B2" w14:textId="77777777" w:rsidR="001A1979" w:rsidRPr="002670C6" w:rsidRDefault="001A1979" w:rsidP="001B5277">
            <w:pPr>
              <w:rPr>
                <w:color w:val="FFFFFF" w:themeColor="background1"/>
                <w:lang w:val="en-US"/>
              </w:rPr>
            </w:pPr>
            <w:r w:rsidRPr="002670C6">
              <w:rPr>
                <w:color w:val="FFFFFF" w:themeColor="background1"/>
                <w:lang w:val="en-US"/>
              </w:rPr>
              <w:t>Explanation</w:t>
            </w:r>
          </w:p>
        </w:tc>
        <w:tc>
          <w:tcPr>
            <w:tcW w:w="3841" w:type="dxa"/>
            <w:shd w:val="clear" w:color="auto" w:fill="0778A5"/>
          </w:tcPr>
          <w:p w14:paraId="6BABF988" w14:textId="77777777" w:rsidR="001A1979" w:rsidRPr="002670C6" w:rsidRDefault="001A1979" w:rsidP="001B5277">
            <w:pPr>
              <w:rPr>
                <w:color w:val="FFFFFF" w:themeColor="background1"/>
                <w:lang w:val="en-US"/>
              </w:rPr>
            </w:pPr>
            <w:r w:rsidRPr="002670C6">
              <w:rPr>
                <w:color w:val="FFFFFF" w:themeColor="background1"/>
                <w:lang w:val="en-US"/>
              </w:rPr>
              <w:t>Type</w:t>
            </w:r>
          </w:p>
        </w:tc>
        <w:tc>
          <w:tcPr>
            <w:tcW w:w="980" w:type="dxa"/>
            <w:shd w:val="clear" w:color="auto" w:fill="0778A5"/>
          </w:tcPr>
          <w:p w14:paraId="31BF996B" w14:textId="77777777" w:rsidR="001A1979" w:rsidRPr="002670C6" w:rsidRDefault="001A1979" w:rsidP="001B5277">
            <w:pPr>
              <w:rPr>
                <w:color w:val="FFFFFF" w:themeColor="background1"/>
                <w:lang w:val="en-US"/>
              </w:rPr>
            </w:pPr>
            <w:r w:rsidRPr="002670C6">
              <w:rPr>
                <w:color w:val="FFFFFF" w:themeColor="background1"/>
                <w:lang w:val="en-US"/>
              </w:rPr>
              <w:t>Card.</w:t>
            </w:r>
          </w:p>
        </w:tc>
      </w:tr>
      <w:tr w:rsidR="001A1979" w:rsidRPr="00CE25AF" w14:paraId="2286C655" w14:textId="77777777" w:rsidTr="00BD51BD">
        <w:tc>
          <w:tcPr>
            <w:tcW w:w="1637" w:type="dxa"/>
          </w:tcPr>
          <w:p w14:paraId="673A826F" w14:textId="77777777" w:rsidR="001A1979" w:rsidRPr="002670C6" w:rsidRDefault="001A1979" w:rsidP="001B5277">
            <w:pPr>
              <w:rPr>
                <w:lang w:val="en-US"/>
              </w:rPr>
            </w:pPr>
            <w:proofErr w:type="spellStart"/>
            <w:r w:rsidRPr="002670C6">
              <w:rPr>
                <w:lang w:val="en-US"/>
              </w:rPr>
              <w:t>derivedFrom</w:t>
            </w:r>
            <w:proofErr w:type="spellEnd"/>
          </w:p>
        </w:tc>
        <w:tc>
          <w:tcPr>
            <w:tcW w:w="2978" w:type="dxa"/>
          </w:tcPr>
          <w:p w14:paraId="4AAADC00" w14:textId="20C6FEA5" w:rsidR="001A1979" w:rsidRPr="00CE25AF" w:rsidRDefault="001A1979" w:rsidP="001B5277">
            <w:pPr>
              <w:rPr>
                <w:lang w:val="en-US"/>
              </w:rPr>
            </w:pPr>
            <w:r w:rsidRPr="006C5C0E">
              <w:rPr>
                <w:lang w:val="en-US"/>
              </w:rPr>
              <w:t xml:space="preserve">The </w:t>
            </w:r>
            <w:r w:rsidR="00020F8E" w:rsidRPr="00CE25AF">
              <w:rPr>
                <w:lang w:val="en-US"/>
              </w:rPr>
              <w:t>r</w:t>
            </w:r>
            <w:r w:rsidR="009A021C" w:rsidRPr="00CE25AF">
              <w:rPr>
                <w:lang w:val="en-US"/>
              </w:rPr>
              <w:t>eference</w:t>
            </w:r>
            <w:r w:rsidRPr="00CE25AF">
              <w:rPr>
                <w:lang w:val="en-US"/>
              </w:rPr>
              <w:t xml:space="preserve"> to the </w:t>
            </w:r>
            <w:r w:rsidR="000F7E83" w:rsidRPr="00CE25AF">
              <w:rPr>
                <w:lang w:val="en-US"/>
              </w:rPr>
              <w:t>Asset Administration Shell</w:t>
            </w:r>
            <w:r w:rsidR="00AB6A93">
              <w:rPr>
                <w:lang w:val="en-US"/>
              </w:rPr>
              <w:t>, which</w:t>
            </w:r>
            <w:r w:rsidRPr="00CE25AF">
              <w:rPr>
                <w:lang w:val="en-US"/>
              </w:rPr>
              <w:t xml:space="preserve"> the </w:t>
            </w:r>
            <w:r w:rsidR="000F7E83" w:rsidRPr="00CE25AF">
              <w:rPr>
                <w:lang w:val="en-US"/>
              </w:rPr>
              <w:t>Asset Administration Shell</w:t>
            </w:r>
            <w:r w:rsidRPr="00CE25AF">
              <w:rPr>
                <w:lang w:val="en-US"/>
              </w:rPr>
              <w:t xml:space="preserve"> was derived from</w:t>
            </w:r>
          </w:p>
        </w:tc>
        <w:tc>
          <w:tcPr>
            <w:tcW w:w="3841" w:type="dxa"/>
          </w:tcPr>
          <w:p w14:paraId="17C6D99F" w14:textId="593202DE" w:rsidR="00963878" w:rsidRPr="002670C6" w:rsidRDefault="001A1979" w:rsidP="001B5277">
            <w:pPr>
              <w:rPr>
                <w:lang w:val="en-US"/>
              </w:rPr>
            </w:pPr>
            <w:proofErr w:type="spellStart"/>
            <w:r w:rsidRPr="002670C6">
              <w:rPr>
                <w:lang w:val="en-US"/>
              </w:rPr>
              <w:t>ModelReference</w:t>
            </w:r>
            <w:proofErr w:type="spellEnd"/>
            <w:r w:rsidRPr="002670C6">
              <w:rPr>
                <w:lang w:val="en-US"/>
              </w:rPr>
              <w:t>&lt;</w:t>
            </w:r>
            <w:proofErr w:type="spellStart"/>
            <w:r w:rsidRPr="002670C6">
              <w:rPr>
                <w:lang w:val="en-US"/>
              </w:rPr>
              <w:t>AssetAdministrationShell</w:t>
            </w:r>
            <w:proofErr w:type="spellEnd"/>
            <w:r w:rsidRPr="002670C6">
              <w:rPr>
                <w:lang w:val="en-US"/>
              </w:rPr>
              <w:t>&gt;</w:t>
            </w:r>
          </w:p>
        </w:tc>
        <w:tc>
          <w:tcPr>
            <w:tcW w:w="980" w:type="dxa"/>
          </w:tcPr>
          <w:p w14:paraId="47FBD0D1" w14:textId="77777777" w:rsidR="001A1979" w:rsidRPr="002670C6" w:rsidRDefault="001A1979" w:rsidP="001B5277">
            <w:pPr>
              <w:rPr>
                <w:lang w:val="en-US"/>
              </w:rPr>
            </w:pPr>
            <w:r w:rsidRPr="002670C6">
              <w:rPr>
                <w:lang w:val="en-US"/>
              </w:rPr>
              <w:t>0..1</w:t>
            </w:r>
          </w:p>
        </w:tc>
      </w:tr>
      <w:tr w:rsidR="001A1979" w:rsidRPr="00CE25AF" w14:paraId="6B185439" w14:textId="77777777" w:rsidTr="00BD51BD">
        <w:tc>
          <w:tcPr>
            <w:tcW w:w="1637" w:type="dxa"/>
          </w:tcPr>
          <w:p w14:paraId="60914EA4" w14:textId="392428F5" w:rsidR="001A1979" w:rsidRPr="002670C6" w:rsidRDefault="001A1979" w:rsidP="001B5277">
            <w:pPr>
              <w:rPr>
                <w:lang w:val="en-US"/>
              </w:rPr>
            </w:pPr>
            <w:proofErr w:type="spellStart"/>
            <w:r w:rsidRPr="002670C6">
              <w:rPr>
                <w:lang w:val="en-US"/>
              </w:rPr>
              <w:t>assetInformation</w:t>
            </w:r>
            <w:proofErr w:type="spellEnd"/>
          </w:p>
        </w:tc>
        <w:tc>
          <w:tcPr>
            <w:tcW w:w="2978" w:type="dxa"/>
          </w:tcPr>
          <w:p w14:paraId="4182CC2F" w14:textId="1F83399D" w:rsidR="001A1979" w:rsidRPr="00CE25AF" w:rsidRDefault="001A1979" w:rsidP="001B5277">
            <w:pPr>
              <w:rPr>
                <w:lang w:val="en-US"/>
              </w:rPr>
            </w:pPr>
            <w:r w:rsidRPr="00CE25AF">
              <w:rPr>
                <w:lang w:val="en-US"/>
              </w:rPr>
              <w:t xml:space="preserve">Meta information about the asset the </w:t>
            </w:r>
            <w:r w:rsidR="000F7E83" w:rsidRPr="00CE25AF">
              <w:rPr>
                <w:lang w:val="en-US"/>
              </w:rPr>
              <w:t xml:space="preserve">Asset </w:t>
            </w:r>
            <w:r w:rsidR="000F7E83" w:rsidRPr="00CE25AF">
              <w:rPr>
                <w:lang w:val="en-US"/>
              </w:rPr>
              <w:lastRenderedPageBreak/>
              <w:t>Administration Shell</w:t>
            </w:r>
            <w:r w:rsidRPr="00CE25AF">
              <w:rPr>
                <w:lang w:val="en-US"/>
              </w:rPr>
              <w:t xml:space="preserve"> is representing</w:t>
            </w:r>
          </w:p>
        </w:tc>
        <w:tc>
          <w:tcPr>
            <w:tcW w:w="3841" w:type="dxa"/>
          </w:tcPr>
          <w:p w14:paraId="51E00269" w14:textId="64B3E103" w:rsidR="001A1979" w:rsidRPr="002670C6" w:rsidRDefault="001A1979" w:rsidP="001B5277">
            <w:pPr>
              <w:rPr>
                <w:lang w:val="en-US"/>
              </w:rPr>
            </w:pPr>
            <w:proofErr w:type="spellStart"/>
            <w:r w:rsidRPr="002670C6">
              <w:rPr>
                <w:lang w:val="en-US"/>
              </w:rPr>
              <w:lastRenderedPageBreak/>
              <w:t>AssetInformation</w:t>
            </w:r>
            <w:proofErr w:type="spellEnd"/>
          </w:p>
        </w:tc>
        <w:tc>
          <w:tcPr>
            <w:tcW w:w="980" w:type="dxa"/>
          </w:tcPr>
          <w:p w14:paraId="5D784C6A" w14:textId="77777777" w:rsidR="001A1979" w:rsidRPr="002670C6" w:rsidRDefault="001A1979" w:rsidP="001B5277">
            <w:pPr>
              <w:rPr>
                <w:lang w:val="en-US"/>
              </w:rPr>
            </w:pPr>
            <w:r w:rsidRPr="002670C6">
              <w:rPr>
                <w:lang w:val="en-US"/>
              </w:rPr>
              <w:t>1</w:t>
            </w:r>
          </w:p>
        </w:tc>
      </w:tr>
      <w:tr w:rsidR="001A1979" w:rsidRPr="00CE25AF" w14:paraId="3BBAFFEB" w14:textId="77777777" w:rsidTr="00BD51BD">
        <w:tc>
          <w:tcPr>
            <w:tcW w:w="1637" w:type="dxa"/>
          </w:tcPr>
          <w:p w14:paraId="1F64071E" w14:textId="77777777" w:rsidR="001A1979" w:rsidRPr="002670C6" w:rsidRDefault="001A1979" w:rsidP="001B5277">
            <w:pPr>
              <w:rPr>
                <w:lang w:val="en-US"/>
              </w:rPr>
            </w:pPr>
            <w:proofErr w:type="spellStart"/>
            <w:r w:rsidRPr="002670C6">
              <w:rPr>
                <w:lang w:val="en-US"/>
              </w:rPr>
              <w:t>submodel</w:t>
            </w:r>
            <w:proofErr w:type="spellEnd"/>
          </w:p>
        </w:tc>
        <w:tc>
          <w:tcPr>
            <w:tcW w:w="2978" w:type="dxa"/>
          </w:tcPr>
          <w:p w14:paraId="32ECB832" w14:textId="2A41D620" w:rsidR="001A1979" w:rsidRPr="00CE25AF" w:rsidRDefault="001A1979" w:rsidP="001B5277">
            <w:pPr>
              <w:rPr>
                <w:lang w:val="en-US"/>
              </w:rPr>
            </w:pPr>
            <w:r w:rsidRPr="00CE25AF">
              <w:rPr>
                <w:lang w:val="en-US"/>
              </w:rPr>
              <w:t xml:space="preserve">Reference to a </w:t>
            </w:r>
            <w:proofErr w:type="spellStart"/>
            <w:r w:rsidRPr="00CE25AF">
              <w:rPr>
                <w:lang w:val="en-US"/>
              </w:rPr>
              <w:t>submodel</w:t>
            </w:r>
            <w:proofErr w:type="spellEnd"/>
            <w:r w:rsidRPr="00CE25AF">
              <w:rPr>
                <w:lang w:val="en-US"/>
              </w:rPr>
              <w:t xml:space="preserve"> of the </w:t>
            </w:r>
            <w:r w:rsidR="000F7E83" w:rsidRPr="00CE25AF">
              <w:rPr>
                <w:lang w:val="en-US"/>
              </w:rPr>
              <w:t>Asset Administration Shell</w:t>
            </w:r>
          </w:p>
          <w:p w14:paraId="05827F9E" w14:textId="0BAF2D11" w:rsidR="001A1979" w:rsidRPr="00CE25AF" w:rsidRDefault="001A1979" w:rsidP="001B5277">
            <w:pPr>
              <w:rPr>
                <w:lang w:val="en-US"/>
              </w:rPr>
            </w:pPr>
            <w:r w:rsidRPr="00CE25AF">
              <w:rPr>
                <w:lang w:val="en-US"/>
              </w:rPr>
              <w:t xml:space="preserve">A </w:t>
            </w:r>
            <w:proofErr w:type="spellStart"/>
            <w:r w:rsidRPr="00CE25AF">
              <w:rPr>
                <w:lang w:val="en-US"/>
              </w:rPr>
              <w:t>submodel</w:t>
            </w:r>
            <w:proofErr w:type="spellEnd"/>
            <w:r w:rsidRPr="00CE25AF">
              <w:rPr>
                <w:lang w:val="en-US"/>
              </w:rPr>
              <w:t xml:space="preserve"> is a description of an aspect of the asset the </w:t>
            </w:r>
            <w:r w:rsidR="000F7E83" w:rsidRPr="00CE25AF">
              <w:rPr>
                <w:lang w:val="en-US"/>
              </w:rPr>
              <w:t>Asset Administration Shell</w:t>
            </w:r>
            <w:r w:rsidRPr="00CE25AF">
              <w:rPr>
                <w:lang w:val="en-US"/>
              </w:rPr>
              <w:t xml:space="preserve"> is representing. </w:t>
            </w:r>
          </w:p>
          <w:p w14:paraId="5B71DFD7" w14:textId="5A608ADD" w:rsidR="001A1979" w:rsidRPr="00CE25AF" w:rsidRDefault="001A1979" w:rsidP="001B5277">
            <w:pPr>
              <w:rPr>
                <w:lang w:val="en-US"/>
              </w:rPr>
            </w:pPr>
            <w:r w:rsidRPr="00CE25AF">
              <w:rPr>
                <w:lang w:val="en-US"/>
              </w:rPr>
              <w:t xml:space="preserve">The asset of an </w:t>
            </w:r>
            <w:r w:rsidR="000F7E83" w:rsidRPr="00CE25AF">
              <w:rPr>
                <w:lang w:val="en-US"/>
              </w:rPr>
              <w:t>Asset Administration Shell</w:t>
            </w:r>
            <w:r w:rsidRPr="00CE25AF">
              <w:rPr>
                <w:lang w:val="en-US"/>
              </w:rPr>
              <w:t xml:space="preserve"> is typically described by one or more </w:t>
            </w:r>
            <w:proofErr w:type="spellStart"/>
            <w:r w:rsidRPr="00CE25AF">
              <w:rPr>
                <w:lang w:val="en-US"/>
              </w:rPr>
              <w:t>submodels</w:t>
            </w:r>
            <w:proofErr w:type="spellEnd"/>
            <w:r w:rsidRPr="00CE25AF">
              <w:rPr>
                <w:lang w:val="en-US"/>
              </w:rPr>
              <w:t xml:space="preserve">. </w:t>
            </w:r>
          </w:p>
          <w:p w14:paraId="3AA5220F" w14:textId="26E686FD" w:rsidR="001A1979" w:rsidRPr="00CE25AF" w:rsidRDefault="001A1979" w:rsidP="001B5277">
            <w:pPr>
              <w:rPr>
                <w:lang w:val="en-US"/>
              </w:rPr>
            </w:pPr>
            <w:r w:rsidRPr="00CE25AF">
              <w:rPr>
                <w:lang w:val="en-US"/>
              </w:rPr>
              <w:t>Temporarily</w:t>
            </w:r>
            <w:r w:rsidR="007B6B84" w:rsidRPr="00CE25AF">
              <w:rPr>
                <w:lang w:val="en-US"/>
              </w:rPr>
              <w:t>,</w:t>
            </w:r>
            <w:r w:rsidRPr="00CE25AF">
              <w:rPr>
                <w:lang w:val="en-US"/>
              </w:rPr>
              <w:t xml:space="preserve"> no </w:t>
            </w:r>
            <w:proofErr w:type="spellStart"/>
            <w:r w:rsidRPr="00CE25AF">
              <w:rPr>
                <w:lang w:val="en-US"/>
              </w:rPr>
              <w:t>submodel</w:t>
            </w:r>
            <w:proofErr w:type="spellEnd"/>
            <w:r w:rsidRPr="00CE25AF">
              <w:rPr>
                <w:lang w:val="en-US"/>
              </w:rPr>
              <w:t xml:space="preserve"> might be assigned to the </w:t>
            </w:r>
            <w:r w:rsidR="000F7E83" w:rsidRPr="00CE25AF">
              <w:rPr>
                <w:lang w:val="en-US"/>
              </w:rPr>
              <w:t>Asset Administration Shell</w:t>
            </w:r>
            <w:r w:rsidRPr="00CE25AF">
              <w:rPr>
                <w:lang w:val="en-US"/>
              </w:rPr>
              <w:t>.</w:t>
            </w:r>
          </w:p>
        </w:tc>
        <w:tc>
          <w:tcPr>
            <w:tcW w:w="3841" w:type="dxa"/>
          </w:tcPr>
          <w:p w14:paraId="6C1862F4" w14:textId="688925A4" w:rsidR="001A1979" w:rsidRPr="002670C6" w:rsidRDefault="001A1979" w:rsidP="001B5277">
            <w:pPr>
              <w:rPr>
                <w:lang w:val="en-US"/>
              </w:rPr>
            </w:pPr>
            <w:proofErr w:type="spellStart"/>
            <w:r w:rsidRPr="002670C6">
              <w:rPr>
                <w:lang w:val="en-US"/>
              </w:rPr>
              <w:t>ModelReference</w:t>
            </w:r>
            <w:proofErr w:type="spellEnd"/>
            <w:r w:rsidRPr="002670C6">
              <w:rPr>
                <w:lang w:val="en-US"/>
              </w:rPr>
              <w:t>&lt;</w:t>
            </w:r>
            <w:proofErr w:type="spellStart"/>
            <w:r w:rsidRPr="002670C6">
              <w:rPr>
                <w:lang w:val="en-US"/>
              </w:rPr>
              <w:t>Submodel</w:t>
            </w:r>
            <w:proofErr w:type="spellEnd"/>
            <w:r w:rsidRPr="002670C6">
              <w:rPr>
                <w:lang w:val="en-US"/>
              </w:rPr>
              <w:t>&gt;</w:t>
            </w:r>
          </w:p>
        </w:tc>
        <w:tc>
          <w:tcPr>
            <w:tcW w:w="980" w:type="dxa"/>
          </w:tcPr>
          <w:p w14:paraId="506487CF" w14:textId="77777777" w:rsidR="001A1979" w:rsidRPr="002670C6" w:rsidRDefault="001A1979" w:rsidP="001B5277">
            <w:pPr>
              <w:rPr>
                <w:lang w:val="en-US"/>
              </w:rPr>
            </w:pPr>
            <w:r w:rsidRPr="002670C6">
              <w:rPr>
                <w:lang w:val="en-US"/>
              </w:rPr>
              <w:t>0..*</w:t>
            </w:r>
          </w:p>
        </w:tc>
      </w:tr>
    </w:tbl>
    <w:p w14:paraId="5086454E" w14:textId="77777777" w:rsidR="002962EC" w:rsidRPr="002670C6" w:rsidRDefault="002962EC" w:rsidP="001B5277">
      <w:pPr>
        <w:rPr>
          <w:lang w:val="en-US"/>
        </w:rPr>
      </w:pPr>
    </w:p>
    <w:p w14:paraId="4A6F0971" w14:textId="79B95D1C" w:rsidR="0084545B" w:rsidRPr="002670C6" w:rsidRDefault="00D15D92" w:rsidP="004E069D">
      <w:pPr>
        <w:pStyle w:val="Heading3"/>
        <w:numPr>
          <w:ilvl w:val="2"/>
          <w:numId w:val="53"/>
        </w:numPr>
        <w:rPr>
          <w:lang w:val="en-US"/>
        </w:rPr>
      </w:pPr>
      <w:bookmarkStart w:id="1643" w:name="_Toc87858049"/>
      <w:bookmarkStart w:id="1644" w:name="_Toc87858551"/>
      <w:bookmarkStart w:id="1645" w:name="_Toc87858050"/>
      <w:bookmarkStart w:id="1646" w:name="_Toc87858552"/>
      <w:bookmarkStart w:id="1647" w:name="_Toc87858051"/>
      <w:bookmarkStart w:id="1648" w:name="_Toc87858553"/>
      <w:bookmarkStart w:id="1649" w:name="_Toc87858052"/>
      <w:bookmarkStart w:id="1650" w:name="_Toc87858554"/>
      <w:bookmarkStart w:id="1651" w:name="_Toc54728681"/>
      <w:bookmarkStart w:id="1652" w:name="_Toc54777479"/>
      <w:bookmarkStart w:id="1653" w:name="_Toc54780071"/>
      <w:bookmarkStart w:id="1654" w:name="_Toc54782663"/>
      <w:bookmarkStart w:id="1655" w:name="_Toc54811472"/>
      <w:bookmarkStart w:id="1656" w:name="_Toc54811990"/>
      <w:bookmarkStart w:id="1657" w:name="_Toc54812913"/>
      <w:bookmarkStart w:id="1658" w:name="_Toc54813597"/>
      <w:bookmarkStart w:id="1659" w:name="_Toc54815962"/>
      <w:bookmarkStart w:id="1660" w:name="_Toc54820661"/>
      <w:bookmarkStart w:id="1661" w:name="_Toc54728704"/>
      <w:bookmarkStart w:id="1662" w:name="_Toc54777502"/>
      <w:bookmarkStart w:id="1663" w:name="_Toc54780094"/>
      <w:bookmarkStart w:id="1664" w:name="_Toc54782686"/>
      <w:bookmarkStart w:id="1665" w:name="_Toc54811495"/>
      <w:bookmarkStart w:id="1666" w:name="_Toc54812013"/>
      <w:bookmarkStart w:id="1667" w:name="_Toc54812936"/>
      <w:bookmarkStart w:id="1668" w:name="_Toc54813620"/>
      <w:bookmarkStart w:id="1669" w:name="_Toc54815985"/>
      <w:bookmarkStart w:id="1670" w:name="_Toc54820684"/>
      <w:bookmarkStart w:id="1671" w:name="_Toc54728705"/>
      <w:bookmarkStart w:id="1672" w:name="_Toc54777503"/>
      <w:bookmarkStart w:id="1673" w:name="_Toc54780095"/>
      <w:bookmarkStart w:id="1674" w:name="_Toc54782687"/>
      <w:bookmarkStart w:id="1675" w:name="_Toc54811496"/>
      <w:bookmarkStart w:id="1676" w:name="_Toc54812014"/>
      <w:bookmarkStart w:id="1677" w:name="_Toc54812937"/>
      <w:bookmarkStart w:id="1678" w:name="_Toc54813621"/>
      <w:bookmarkStart w:id="1679" w:name="_Toc54815986"/>
      <w:bookmarkStart w:id="1680" w:name="_Toc54820685"/>
      <w:bookmarkStart w:id="1681" w:name="_Toc24314301"/>
      <w:bookmarkStart w:id="1682" w:name="_Toc528162163"/>
      <w:bookmarkStart w:id="1683" w:name="_Toc528163976"/>
      <w:bookmarkStart w:id="1684" w:name="_Toc528786886"/>
      <w:bookmarkStart w:id="1685" w:name="_Toc528788064"/>
      <w:bookmarkStart w:id="1686" w:name="_Toc528162164"/>
      <w:bookmarkStart w:id="1687" w:name="_Toc528163977"/>
      <w:bookmarkStart w:id="1688" w:name="_Toc528786887"/>
      <w:bookmarkStart w:id="1689" w:name="_Toc528788065"/>
      <w:bookmarkStart w:id="1690" w:name="_Toc528162165"/>
      <w:bookmarkStart w:id="1691" w:name="_Toc528163978"/>
      <w:bookmarkStart w:id="1692" w:name="_Toc528786888"/>
      <w:bookmarkStart w:id="1693" w:name="_Toc528788066"/>
      <w:bookmarkStart w:id="1694" w:name="_Toc528162166"/>
      <w:bookmarkStart w:id="1695" w:name="_Toc528163979"/>
      <w:bookmarkStart w:id="1696" w:name="_Toc528786889"/>
      <w:bookmarkStart w:id="1697" w:name="_Toc528788067"/>
      <w:bookmarkStart w:id="1698" w:name="_Toc528162167"/>
      <w:bookmarkStart w:id="1699" w:name="_Toc528163980"/>
      <w:bookmarkStart w:id="1700" w:name="_Toc528786890"/>
      <w:bookmarkStart w:id="1701" w:name="_Toc528788068"/>
      <w:bookmarkStart w:id="1702" w:name="_Toc528162168"/>
      <w:bookmarkStart w:id="1703" w:name="_Toc528163981"/>
      <w:bookmarkStart w:id="1704" w:name="_Toc528786891"/>
      <w:bookmarkStart w:id="1705" w:name="_Toc528788069"/>
      <w:bookmarkStart w:id="1706" w:name="_Toc528162178"/>
      <w:bookmarkStart w:id="1707" w:name="_Toc528163991"/>
      <w:bookmarkStart w:id="1708" w:name="_Toc528786901"/>
      <w:bookmarkStart w:id="1709" w:name="_Toc528788079"/>
      <w:bookmarkStart w:id="1710" w:name="_Toc528162192"/>
      <w:bookmarkStart w:id="1711" w:name="_Toc528164005"/>
      <w:bookmarkStart w:id="1712" w:name="_Toc528786915"/>
      <w:bookmarkStart w:id="1713" w:name="_Toc528788093"/>
      <w:bookmarkStart w:id="1714" w:name="_Toc528162193"/>
      <w:bookmarkStart w:id="1715" w:name="_Toc528164006"/>
      <w:bookmarkStart w:id="1716" w:name="_Toc528786916"/>
      <w:bookmarkStart w:id="1717" w:name="_Toc528788094"/>
      <w:bookmarkStart w:id="1718" w:name="_Toc528162194"/>
      <w:bookmarkStart w:id="1719" w:name="_Toc528164007"/>
      <w:bookmarkStart w:id="1720" w:name="_Toc528786917"/>
      <w:bookmarkStart w:id="1721" w:name="_Toc528788095"/>
      <w:bookmarkStart w:id="1722" w:name="_Toc528162225"/>
      <w:bookmarkStart w:id="1723" w:name="_Toc528164038"/>
      <w:bookmarkStart w:id="1724" w:name="_Toc528786948"/>
      <w:bookmarkStart w:id="1725" w:name="_Toc528788126"/>
      <w:bookmarkStart w:id="1726" w:name="_Ref54785158"/>
      <w:bookmarkStart w:id="1727" w:name="_Toc54815987"/>
      <w:bookmarkStart w:id="1728" w:name="_Toc510190046"/>
      <w:bookmarkStart w:id="1729" w:name="_Toc511579047"/>
      <w:bookmarkStart w:id="1730" w:name="_Ref523137860"/>
      <w:bookmarkStart w:id="1731" w:name="_Ref523137872"/>
      <w:bookmarkStart w:id="1732" w:name="_Ref529830904"/>
      <w:bookmarkStart w:id="1733" w:name="_Ref529831461"/>
      <w:bookmarkEnd w:id="1640"/>
      <w:bookmarkEnd w:id="1641"/>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r w:rsidRPr="002670C6">
        <w:rPr>
          <w:lang w:val="en-US"/>
        </w:rPr>
        <w:t xml:space="preserve"> </w:t>
      </w:r>
      <w:bookmarkStart w:id="1734" w:name="_Toc125227914"/>
      <w:bookmarkStart w:id="1735" w:name="_Toc125537701"/>
      <w:r w:rsidR="0084545B" w:rsidRPr="002670C6">
        <w:rPr>
          <w:lang w:val="en-US"/>
        </w:rPr>
        <w:t>Asset</w:t>
      </w:r>
      <w:r w:rsidR="004F02B0" w:rsidRPr="002670C6">
        <w:rPr>
          <w:lang w:val="en-US"/>
        </w:rPr>
        <w:t xml:space="preserve"> </w:t>
      </w:r>
      <w:r w:rsidR="0084545B" w:rsidRPr="002670C6">
        <w:rPr>
          <w:lang w:val="en-US"/>
        </w:rPr>
        <w:t>Information</w:t>
      </w:r>
      <w:r w:rsidR="004F02B0" w:rsidRPr="002670C6">
        <w:rPr>
          <w:lang w:val="en-US"/>
        </w:rPr>
        <w:t xml:space="preserve"> Attributes</w:t>
      </w:r>
      <w:bookmarkEnd w:id="1726"/>
      <w:bookmarkEnd w:id="1727"/>
      <w:bookmarkEnd w:id="1734"/>
      <w:bookmarkEnd w:id="1735"/>
    </w:p>
    <w:p w14:paraId="34E7E0BC" w14:textId="5847FEE2" w:rsidR="0084545B" w:rsidRPr="00CE25AF" w:rsidRDefault="006068CE" w:rsidP="00110904">
      <w:pPr>
        <w:pStyle w:val="Caption"/>
      </w:pPr>
      <w:bookmarkStart w:id="1736" w:name="_Toc125537847"/>
      <w:r w:rsidRPr="00CE25AF">
        <w:rPr>
          <w:noProof/>
        </w:rPr>
        <w:drawing>
          <wp:anchor distT="0" distB="0" distL="114300" distR="114300" simplePos="0" relativeHeight="252827648" behindDoc="0" locked="0" layoutInCell="1" allowOverlap="1" wp14:anchorId="3971531A" wp14:editId="039BB13F">
            <wp:simplePos x="0" y="0"/>
            <wp:positionH relativeFrom="column">
              <wp:posOffset>391795</wp:posOffset>
            </wp:positionH>
            <wp:positionV relativeFrom="paragraph">
              <wp:posOffset>325755</wp:posOffset>
            </wp:positionV>
            <wp:extent cx="4210050" cy="23050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1005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4216B9" w:rsidRPr="00CE25AF" w:rsidDel="003C2AA3">
        <w:t xml:space="preserve"> </w:t>
      </w:r>
      <w:r w:rsidR="0084545B" w:rsidRPr="00CE25AF">
        <w:t xml:space="preserve">Figure </w:t>
      </w:r>
      <w:r w:rsidR="00561536">
        <w:fldChar w:fldCharType="begin"/>
      </w:r>
      <w:r w:rsidR="00561536">
        <w:instrText xml:space="preserve"> SEQ Figure \* ARABIC </w:instrText>
      </w:r>
      <w:r w:rsidR="00561536">
        <w:fldChar w:fldCharType="separate"/>
      </w:r>
      <w:r w:rsidR="00F511DE">
        <w:rPr>
          <w:noProof/>
        </w:rPr>
        <w:t>24</w:t>
      </w:r>
      <w:r w:rsidR="00561536">
        <w:fldChar w:fldCharType="end"/>
      </w:r>
      <w:r w:rsidR="0084545B" w:rsidRPr="00CE25AF">
        <w:t xml:space="preserve"> Metamodel of Asset Information</w:t>
      </w:r>
      <w:bookmarkEnd w:id="1736"/>
    </w:p>
    <w:p w14:paraId="52C699F8" w14:textId="6E0E3C39" w:rsidR="00AE5EF1" w:rsidRPr="00CE25AF" w:rsidRDefault="00AE5EF1" w:rsidP="00C72010">
      <w:pPr>
        <w:rPr>
          <w:lang w:val="en-US"/>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4865"/>
        <w:gridCol w:w="2110"/>
        <w:gridCol w:w="866"/>
      </w:tblGrid>
      <w:tr w:rsidR="0084545B" w:rsidRPr="00CE25AF" w14:paraId="7E4076FA" w14:textId="77777777" w:rsidTr="00D15D92">
        <w:trPr>
          <w:trHeight w:val="243"/>
          <w:tblHeader/>
        </w:trPr>
        <w:tc>
          <w:tcPr>
            <w:tcW w:w="1793" w:type="dxa"/>
            <w:shd w:val="clear" w:color="auto" w:fill="0778A5"/>
          </w:tcPr>
          <w:p w14:paraId="53D7E346" w14:textId="77777777" w:rsidR="0084545B" w:rsidRPr="002670C6" w:rsidRDefault="0084545B" w:rsidP="00A3624E">
            <w:pPr>
              <w:rPr>
                <w:color w:val="FFFFFF" w:themeColor="background1"/>
                <w:lang w:val="en-US"/>
              </w:rPr>
            </w:pPr>
            <w:r w:rsidRPr="002670C6">
              <w:rPr>
                <w:color w:val="FFFFFF" w:themeColor="background1"/>
                <w:lang w:val="en-US"/>
              </w:rPr>
              <w:t>Class:</w:t>
            </w:r>
          </w:p>
        </w:tc>
        <w:tc>
          <w:tcPr>
            <w:tcW w:w="7841" w:type="dxa"/>
            <w:gridSpan w:val="3"/>
          </w:tcPr>
          <w:p w14:paraId="1C36D2C4" w14:textId="2C230EEF" w:rsidR="0084545B" w:rsidRPr="002670C6" w:rsidRDefault="0084545B" w:rsidP="00A3624E">
            <w:pPr>
              <w:rPr>
                <w:lang w:val="en-US"/>
              </w:rPr>
            </w:pPr>
            <w:proofErr w:type="spellStart"/>
            <w:r w:rsidRPr="002670C6">
              <w:rPr>
                <w:lang w:val="en-US"/>
              </w:rPr>
              <w:t>Asset</w:t>
            </w:r>
            <w:r w:rsidR="004F02B0" w:rsidRPr="002670C6">
              <w:rPr>
                <w:lang w:val="en-US"/>
              </w:rPr>
              <w:t>Information</w:t>
            </w:r>
            <w:proofErr w:type="spellEnd"/>
          </w:p>
        </w:tc>
      </w:tr>
      <w:tr w:rsidR="0084545B" w:rsidRPr="001C00FD" w14:paraId="76C79673" w14:textId="77777777" w:rsidTr="00D15D92">
        <w:tc>
          <w:tcPr>
            <w:tcW w:w="1793" w:type="dxa"/>
            <w:shd w:val="clear" w:color="auto" w:fill="0778A5"/>
          </w:tcPr>
          <w:p w14:paraId="0A21437E" w14:textId="77777777" w:rsidR="0084545B" w:rsidRPr="002670C6" w:rsidRDefault="0084545B" w:rsidP="00A3624E">
            <w:pPr>
              <w:rPr>
                <w:color w:val="FFFFFF" w:themeColor="background1"/>
                <w:lang w:val="en-US"/>
              </w:rPr>
            </w:pPr>
            <w:r w:rsidRPr="002670C6">
              <w:rPr>
                <w:color w:val="FFFFFF" w:themeColor="background1"/>
                <w:lang w:val="en-US"/>
              </w:rPr>
              <w:t>Explanation:</w:t>
            </w:r>
          </w:p>
        </w:tc>
        <w:tc>
          <w:tcPr>
            <w:tcW w:w="7841" w:type="dxa"/>
            <w:gridSpan w:val="3"/>
          </w:tcPr>
          <w:p w14:paraId="3926F730" w14:textId="55D6D06E" w:rsidR="0084545B" w:rsidRPr="00CE25AF" w:rsidRDefault="004F02B0" w:rsidP="00A3624E">
            <w:pPr>
              <w:rPr>
                <w:lang w:val="en-US"/>
              </w:rPr>
            </w:pPr>
            <w:r w:rsidRPr="00CE25AF">
              <w:rPr>
                <w:lang w:val="en-US"/>
              </w:rPr>
              <w:t xml:space="preserve">In </w:t>
            </w:r>
            <w:proofErr w:type="spellStart"/>
            <w:r w:rsidR="0084545B" w:rsidRPr="00CE25AF">
              <w:rPr>
                <w:i/>
                <w:lang w:val="en-US"/>
              </w:rPr>
              <w:t>Asset</w:t>
            </w:r>
            <w:r w:rsidRPr="00CE25AF">
              <w:rPr>
                <w:i/>
                <w:lang w:val="en-US"/>
              </w:rPr>
              <w:t>Information</w:t>
            </w:r>
            <w:proofErr w:type="spellEnd"/>
            <w:r w:rsidR="007B6B84" w:rsidRPr="00CE25AF">
              <w:rPr>
                <w:i/>
                <w:lang w:val="en-US"/>
              </w:rPr>
              <w:t xml:space="preserve">, </w:t>
            </w:r>
            <w:r w:rsidRPr="00CE25AF">
              <w:rPr>
                <w:iCs/>
                <w:lang w:val="en-US"/>
              </w:rPr>
              <w:t xml:space="preserve">identifying </w:t>
            </w:r>
            <w:r w:rsidR="0084545B" w:rsidRPr="00CE25AF">
              <w:rPr>
                <w:iCs/>
                <w:lang w:val="en-US"/>
              </w:rPr>
              <w:t>m</w:t>
            </w:r>
            <w:r w:rsidR="0084545B" w:rsidRPr="00CE25AF">
              <w:rPr>
                <w:lang w:val="en-US"/>
              </w:rPr>
              <w:t xml:space="preserve">eta data of </w:t>
            </w:r>
            <w:r w:rsidRPr="00CE25AF">
              <w:rPr>
                <w:lang w:val="en-US"/>
              </w:rPr>
              <w:t>the</w:t>
            </w:r>
            <w:r w:rsidR="0084545B" w:rsidRPr="00CE25AF">
              <w:rPr>
                <w:lang w:val="en-US"/>
              </w:rPr>
              <w:t xml:space="preserve"> asset that is represented by an </w:t>
            </w:r>
            <w:r w:rsidR="000F7E83" w:rsidRPr="00CE25AF">
              <w:rPr>
                <w:lang w:val="en-US"/>
              </w:rPr>
              <w:t>Asset Administration Shell</w:t>
            </w:r>
            <w:r w:rsidRPr="00CE25AF">
              <w:rPr>
                <w:lang w:val="en-US"/>
              </w:rPr>
              <w:t xml:space="preserve"> is defined</w:t>
            </w:r>
            <w:r w:rsidR="0084545B" w:rsidRPr="00CE25AF">
              <w:rPr>
                <w:lang w:val="en-US"/>
              </w:rPr>
              <w:t>.</w:t>
            </w:r>
          </w:p>
          <w:p w14:paraId="26E5D20B" w14:textId="4EEFD8E3" w:rsidR="0084545B" w:rsidRPr="00CE25AF" w:rsidRDefault="0084545B" w:rsidP="00A3624E">
            <w:pPr>
              <w:rPr>
                <w:lang w:val="en-US"/>
              </w:rPr>
            </w:pPr>
            <w:r w:rsidRPr="00CE25AF">
              <w:rPr>
                <w:lang w:val="en-US"/>
              </w:rPr>
              <w:t xml:space="preserve">The asset may either represent a </w:t>
            </w:r>
            <w:r w:rsidR="00F718F5" w:rsidRPr="00CE25AF">
              <w:rPr>
                <w:lang w:val="en-US"/>
              </w:rPr>
              <w:t>type asset</w:t>
            </w:r>
            <w:r w:rsidRPr="00CE25AF">
              <w:rPr>
                <w:lang w:val="en-US"/>
              </w:rPr>
              <w:t xml:space="preserve"> or an </w:t>
            </w:r>
            <w:r w:rsidR="00F718F5" w:rsidRPr="00CE25AF">
              <w:rPr>
                <w:lang w:val="en-US"/>
              </w:rPr>
              <w:t>instance asset</w:t>
            </w:r>
            <w:r w:rsidRPr="00CE25AF">
              <w:rPr>
                <w:lang w:val="en-US"/>
              </w:rPr>
              <w:t>.</w:t>
            </w:r>
          </w:p>
          <w:p w14:paraId="563CF0DE" w14:textId="2A9F575E" w:rsidR="0084545B" w:rsidRPr="00CE25AF" w:rsidRDefault="0084545B" w:rsidP="00A3624E">
            <w:pPr>
              <w:rPr>
                <w:lang w:val="en-US"/>
              </w:rPr>
            </w:pPr>
            <w:r w:rsidRPr="00CE25AF">
              <w:rPr>
                <w:lang w:val="en-US"/>
              </w:rPr>
              <w:t>The asset has a globally unique identifier</w:t>
            </w:r>
            <w:r w:rsidR="007B6B84" w:rsidRPr="00CE25AF">
              <w:rPr>
                <w:lang w:val="en-US"/>
              </w:rPr>
              <w:t>,</w:t>
            </w:r>
            <w:r w:rsidRPr="00CE25AF">
              <w:rPr>
                <w:lang w:val="en-US"/>
              </w:rPr>
              <w:t xml:space="preserve"> plus – if needed – additional domain</w:t>
            </w:r>
            <w:r w:rsidR="007B6B84" w:rsidRPr="00CE25AF">
              <w:rPr>
                <w:lang w:val="en-US"/>
              </w:rPr>
              <w:t>-</w:t>
            </w:r>
            <w:r w:rsidRPr="00CE25AF">
              <w:rPr>
                <w:lang w:val="en-US"/>
              </w:rPr>
              <w:t>specific (proprietary) identifiers.</w:t>
            </w:r>
            <w:r w:rsidR="004F02B0" w:rsidRPr="00CE25AF">
              <w:rPr>
                <w:lang w:val="en-US"/>
              </w:rPr>
              <w:t xml:space="preserve"> However, </w:t>
            </w:r>
            <w:r w:rsidR="004F10F9" w:rsidRPr="00CE25AF">
              <w:rPr>
                <w:lang w:val="en-US"/>
              </w:rPr>
              <w:t xml:space="preserve">to </w:t>
            </w:r>
            <w:r w:rsidR="004F02B0" w:rsidRPr="00CE25AF">
              <w:rPr>
                <w:lang w:val="en-US"/>
              </w:rPr>
              <w:t>support the corner case of very first phase of life</w:t>
            </w:r>
            <w:r w:rsidR="007B6B84" w:rsidRPr="00CE25AF">
              <w:rPr>
                <w:lang w:val="en-US"/>
              </w:rPr>
              <w:t xml:space="preserve"> </w:t>
            </w:r>
            <w:r w:rsidR="004F02B0" w:rsidRPr="00CE25AF">
              <w:rPr>
                <w:lang w:val="en-US"/>
              </w:rPr>
              <w:t>cycle where a stabili</w:t>
            </w:r>
            <w:r w:rsidR="007B6B84" w:rsidRPr="00CE25AF">
              <w:rPr>
                <w:lang w:val="en-US"/>
              </w:rPr>
              <w:t>z</w:t>
            </w:r>
            <w:r w:rsidR="004F02B0" w:rsidRPr="00CE25AF">
              <w:rPr>
                <w:lang w:val="en-US"/>
              </w:rPr>
              <w:t xml:space="preserve">ed/constant global asset identifier does not already exist, the corresponding attribute </w:t>
            </w:r>
            <w:r w:rsidR="00F639CD" w:rsidRPr="00CE25AF">
              <w:rPr>
                <w:lang w:val="en-US"/>
              </w:rPr>
              <w:t>"</w:t>
            </w:r>
            <w:proofErr w:type="spellStart"/>
            <w:r w:rsidR="004F02B0" w:rsidRPr="00CE25AF">
              <w:rPr>
                <w:lang w:val="en-US"/>
              </w:rPr>
              <w:t>globalAssetId</w:t>
            </w:r>
            <w:proofErr w:type="spellEnd"/>
            <w:r w:rsidR="00F639CD" w:rsidRPr="00CE25AF">
              <w:rPr>
                <w:lang w:val="en-US"/>
              </w:rPr>
              <w:t>"</w:t>
            </w:r>
            <w:r w:rsidR="004F02B0" w:rsidRPr="00CE25AF">
              <w:rPr>
                <w:lang w:val="en-US"/>
              </w:rPr>
              <w:t xml:space="preserve"> is optional.</w:t>
            </w:r>
          </w:p>
          <w:p w14:paraId="60DD3D04" w14:textId="77777777" w:rsidR="006C760B" w:rsidRPr="00CE25AF" w:rsidRDefault="006C760B" w:rsidP="00A3624E">
            <w:pPr>
              <w:rPr>
                <w:lang w:val="en-US"/>
              </w:rPr>
            </w:pPr>
          </w:p>
          <w:p w14:paraId="5A07F5BD" w14:textId="2CCF3DD3" w:rsidR="006C760B" w:rsidRPr="00CE25AF" w:rsidRDefault="006C760B" w:rsidP="00F86F09">
            <w:pPr>
              <w:rPr>
                <w:lang w:val="en-US"/>
              </w:rPr>
            </w:pPr>
            <w:r w:rsidRPr="00CE25AF">
              <w:rPr>
                <w:u w:val="single"/>
                <w:lang w:val="en-US"/>
              </w:rPr>
              <w:t>Constraint AASd-131:</w:t>
            </w:r>
            <w:r w:rsidRPr="00CE25AF">
              <w:rPr>
                <w:lang w:val="en-US"/>
              </w:rPr>
              <w:t xml:space="preserve"> </w:t>
            </w:r>
            <w:r w:rsidR="00F86F09">
              <w:rPr>
                <w:lang w:val="en-US"/>
              </w:rPr>
              <w:t>T</w:t>
            </w:r>
            <w:r w:rsidR="007B6B84" w:rsidRPr="00CE25AF">
              <w:rPr>
                <w:lang w:val="en-US"/>
              </w:rPr>
              <w:t xml:space="preserve">he </w:t>
            </w:r>
            <w:proofErr w:type="spellStart"/>
            <w:r w:rsidR="007B6B84" w:rsidRPr="00CE25AF">
              <w:rPr>
                <w:i/>
                <w:iCs/>
                <w:lang w:val="en-US"/>
              </w:rPr>
              <w:t>globalAssetId</w:t>
            </w:r>
            <w:proofErr w:type="spellEnd"/>
            <w:r w:rsidR="007B6B84" w:rsidRPr="00CE25AF">
              <w:rPr>
                <w:lang w:val="en-US"/>
              </w:rPr>
              <w:t xml:space="preserve"> or at least one </w:t>
            </w:r>
            <w:proofErr w:type="spellStart"/>
            <w:r w:rsidR="007B6B84" w:rsidRPr="00CE25AF">
              <w:rPr>
                <w:i/>
                <w:iCs/>
                <w:lang w:val="en-US"/>
              </w:rPr>
              <w:t>specificAssetId</w:t>
            </w:r>
            <w:proofErr w:type="spellEnd"/>
            <w:r w:rsidR="007B6B84" w:rsidRPr="00CE25AF">
              <w:rPr>
                <w:lang w:val="en-US"/>
              </w:rPr>
              <w:t xml:space="preserve"> shall be defined f</w:t>
            </w:r>
            <w:r w:rsidRPr="00CE25AF">
              <w:rPr>
                <w:lang w:val="en-US"/>
              </w:rPr>
              <w:t xml:space="preserve">or </w:t>
            </w:r>
            <w:proofErr w:type="spellStart"/>
            <w:r w:rsidRPr="00CE25AF">
              <w:rPr>
                <w:i/>
                <w:iCs/>
                <w:lang w:val="en-US"/>
              </w:rPr>
              <w:t>AssetInformation</w:t>
            </w:r>
            <w:proofErr w:type="spellEnd"/>
            <w:r w:rsidRPr="00CE25AF">
              <w:rPr>
                <w:lang w:val="en-US"/>
              </w:rPr>
              <w:t>.</w:t>
            </w:r>
          </w:p>
          <w:p w14:paraId="0580A5B4" w14:textId="77777777" w:rsidR="00755730" w:rsidRPr="00CE25AF" w:rsidRDefault="00755730" w:rsidP="00A3624E">
            <w:pPr>
              <w:rPr>
                <w:lang w:val="en-US"/>
              </w:rPr>
            </w:pPr>
          </w:p>
          <w:p w14:paraId="59B7AF29" w14:textId="673F8B9A" w:rsidR="001858EB" w:rsidRPr="00CE25AF" w:rsidRDefault="007B6B84" w:rsidP="00C72010">
            <w:pPr>
              <w:pStyle w:val="NOTE"/>
              <w:rPr>
                <w:lang w:val="en-US"/>
              </w:rPr>
            </w:pPr>
            <w:r w:rsidRPr="00CE25AF">
              <w:rPr>
                <w:lang w:val="en-US" w:eastAsia="en-GB"/>
              </w:rPr>
              <w:t>Note: s</w:t>
            </w:r>
            <w:r w:rsidR="001858EB" w:rsidRPr="00CE25AF">
              <w:rPr>
                <w:lang w:val="en-US" w:eastAsia="en-GB"/>
              </w:rPr>
              <w:t xml:space="preserve">ee Clause </w:t>
            </w:r>
            <w:r w:rsidR="001858EB" w:rsidRPr="002670C6">
              <w:rPr>
                <w:lang w:val="en-US"/>
              </w:rPr>
              <w:fldChar w:fldCharType="begin"/>
            </w:r>
            <w:r w:rsidR="001858EB" w:rsidRPr="00CE25AF">
              <w:rPr>
                <w:lang w:val="en-US" w:eastAsia="en-GB"/>
              </w:rPr>
              <w:instrText xml:space="preserve"> REF _Ref110960042 \r \h </w:instrText>
            </w:r>
            <w:r w:rsidR="001858EB" w:rsidRPr="002670C6">
              <w:rPr>
                <w:lang w:val="en-US"/>
              </w:rPr>
            </w:r>
            <w:r w:rsidR="001858EB" w:rsidRPr="002670C6">
              <w:rPr>
                <w:lang w:val="en-US"/>
              </w:rPr>
              <w:fldChar w:fldCharType="separate"/>
            </w:r>
            <w:r w:rsidR="00F511DE">
              <w:rPr>
                <w:lang w:val="en-US" w:eastAsia="en-GB"/>
              </w:rPr>
              <w:t>5.3.12.5</w:t>
            </w:r>
            <w:r w:rsidR="001858EB" w:rsidRPr="002670C6">
              <w:rPr>
                <w:lang w:val="en-US"/>
              </w:rPr>
              <w:fldChar w:fldCharType="end"/>
            </w:r>
            <w:r w:rsidR="001858EB" w:rsidRPr="00CE25AF">
              <w:rPr>
                <w:lang w:val="en-US" w:eastAsia="en-GB"/>
              </w:rPr>
              <w:t xml:space="preserve"> for constraints related to asset information.</w:t>
            </w:r>
          </w:p>
        </w:tc>
      </w:tr>
      <w:tr w:rsidR="0084545B" w:rsidRPr="00CE25AF" w14:paraId="4FAC90EB" w14:textId="77777777" w:rsidTr="00D15D92">
        <w:tc>
          <w:tcPr>
            <w:tcW w:w="1793" w:type="dxa"/>
            <w:shd w:val="clear" w:color="auto" w:fill="0778A5"/>
          </w:tcPr>
          <w:p w14:paraId="61E3C2D2" w14:textId="77777777" w:rsidR="0084545B" w:rsidRPr="002670C6" w:rsidRDefault="0084545B" w:rsidP="00A3624E">
            <w:pPr>
              <w:rPr>
                <w:color w:val="FFFFFF" w:themeColor="background1"/>
                <w:lang w:val="en-US"/>
              </w:rPr>
            </w:pPr>
            <w:r w:rsidRPr="002670C6">
              <w:rPr>
                <w:color w:val="FFFFFF" w:themeColor="background1"/>
                <w:lang w:val="en-US"/>
              </w:rPr>
              <w:lastRenderedPageBreak/>
              <w:t>Inherits from:</w:t>
            </w:r>
          </w:p>
        </w:tc>
        <w:tc>
          <w:tcPr>
            <w:tcW w:w="7841" w:type="dxa"/>
            <w:gridSpan w:val="3"/>
          </w:tcPr>
          <w:p w14:paraId="79B5D4AB" w14:textId="56EAF1E8" w:rsidR="0084545B" w:rsidRPr="002670C6" w:rsidRDefault="007845A0" w:rsidP="00A3624E">
            <w:pPr>
              <w:rPr>
                <w:lang w:val="en-US"/>
              </w:rPr>
            </w:pPr>
            <w:r w:rsidRPr="002670C6">
              <w:rPr>
                <w:lang w:val="en-US"/>
              </w:rPr>
              <w:t>--</w:t>
            </w:r>
          </w:p>
        </w:tc>
      </w:tr>
      <w:tr w:rsidR="00D15D92" w:rsidRPr="00CE25AF" w14:paraId="380AE890" w14:textId="77777777" w:rsidTr="00D15D92">
        <w:tc>
          <w:tcPr>
            <w:tcW w:w="1793" w:type="dxa"/>
            <w:shd w:val="clear" w:color="auto" w:fill="0778A5"/>
          </w:tcPr>
          <w:p w14:paraId="2A405752" w14:textId="50EBBEDE" w:rsidR="001A1979" w:rsidRPr="002670C6" w:rsidRDefault="001A1979" w:rsidP="00A3624E">
            <w:pPr>
              <w:rPr>
                <w:color w:val="FFFFFF" w:themeColor="background1"/>
                <w:sz w:val="18"/>
                <w:lang w:val="en-US"/>
              </w:rPr>
            </w:pPr>
            <w:r w:rsidRPr="002670C6">
              <w:rPr>
                <w:color w:val="FFFFFF" w:themeColor="background1"/>
                <w:lang w:val="en-US"/>
              </w:rPr>
              <w:t xml:space="preserve">Attribute </w:t>
            </w:r>
          </w:p>
        </w:tc>
        <w:tc>
          <w:tcPr>
            <w:tcW w:w="4865" w:type="dxa"/>
            <w:shd w:val="clear" w:color="auto" w:fill="0778A5"/>
          </w:tcPr>
          <w:p w14:paraId="0162B75D" w14:textId="77777777" w:rsidR="001A1979" w:rsidRPr="002670C6" w:rsidRDefault="001A1979" w:rsidP="00A3624E">
            <w:pPr>
              <w:rPr>
                <w:color w:val="FFFFFF" w:themeColor="background1"/>
                <w:lang w:val="en-US"/>
              </w:rPr>
            </w:pPr>
            <w:r w:rsidRPr="002670C6">
              <w:rPr>
                <w:color w:val="FFFFFF" w:themeColor="background1"/>
                <w:lang w:val="en-US"/>
              </w:rPr>
              <w:t>Explanation</w:t>
            </w:r>
          </w:p>
        </w:tc>
        <w:tc>
          <w:tcPr>
            <w:tcW w:w="2110" w:type="dxa"/>
            <w:shd w:val="clear" w:color="auto" w:fill="0778A5"/>
          </w:tcPr>
          <w:p w14:paraId="432124B4" w14:textId="77777777" w:rsidR="001A1979" w:rsidRPr="002670C6" w:rsidRDefault="001A1979" w:rsidP="00A3624E">
            <w:pPr>
              <w:rPr>
                <w:color w:val="FFFFFF" w:themeColor="background1"/>
                <w:lang w:val="en-US"/>
              </w:rPr>
            </w:pPr>
            <w:r w:rsidRPr="002670C6">
              <w:rPr>
                <w:color w:val="FFFFFF" w:themeColor="background1"/>
                <w:lang w:val="en-US"/>
              </w:rPr>
              <w:t>Type</w:t>
            </w:r>
          </w:p>
        </w:tc>
        <w:tc>
          <w:tcPr>
            <w:tcW w:w="866" w:type="dxa"/>
            <w:shd w:val="clear" w:color="auto" w:fill="0778A5"/>
          </w:tcPr>
          <w:p w14:paraId="6CD1648A" w14:textId="77777777" w:rsidR="001A1979" w:rsidRPr="002670C6" w:rsidRDefault="001A1979" w:rsidP="00A3624E">
            <w:pPr>
              <w:rPr>
                <w:color w:val="FFFFFF" w:themeColor="background1"/>
                <w:lang w:val="en-US"/>
              </w:rPr>
            </w:pPr>
            <w:r w:rsidRPr="002670C6">
              <w:rPr>
                <w:color w:val="FFFFFF" w:themeColor="background1"/>
                <w:lang w:val="en-US"/>
              </w:rPr>
              <w:t>Card.</w:t>
            </w:r>
          </w:p>
        </w:tc>
      </w:tr>
      <w:tr w:rsidR="001A1979" w:rsidRPr="00CE25AF" w14:paraId="39FE307E" w14:textId="77777777" w:rsidTr="009C54B5">
        <w:tc>
          <w:tcPr>
            <w:tcW w:w="1793" w:type="dxa"/>
          </w:tcPr>
          <w:p w14:paraId="15889B7B" w14:textId="7F062169" w:rsidR="001A1979" w:rsidRPr="002670C6" w:rsidRDefault="001A1979" w:rsidP="00A3624E">
            <w:pPr>
              <w:rPr>
                <w:lang w:val="en-US"/>
              </w:rPr>
            </w:pPr>
            <w:proofErr w:type="spellStart"/>
            <w:r w:rsidRPr="002670C6">
              <w:rPr>
                <w:lang w:val="en-US"/>
              </w:rPr>
              <w:t>assetKind</w:t>
            </w:r>
            <w:proofErr w:type="spellEnd"/>
          </w:p>
        </w:tc>
        <w:tc>
          <w:tcPr>
            <w:tcW w:w="4865" w:type="dxa"/>
          </w:tcPr>
          <w:p w14:paraId="34C175E1" w14:textId="5DD46046" w:rsidR="001A1979" w:rsidRPr="00CE25AF" w:rsidRDefault="001A1979" w:rsidP="00A3624E">
            <w:pPr>
              <w:rPr>
                <w:lang w:val="en-US"/>
              </w:rPr>
            </w:pPr>
            <w:r w:rsidRPr="00CE25AF">
              <w:rPr>
                <w:lang w:val="en-US"/>
              </w:rPr>
              <w:t xml:space="preserve">Denotes whether the </w:t>
            </w:r>
            <w:r w:rsidRPr="00CE25AF">
              <w:rPr>
                <w:i/>
                <w:lang w:val="en-US"/>
              </w:rPr>
              <w:t>Asset</w:t>
            </w:r>
            <w:r w:rsidRPr="00CE25AF">
              <w:rPr>
                <w:lang w:val="en-US"/>
              </w:rPr>
              <w:t xml:space="preserve"> is of kind </w:t>
            </w:r>
            <w:r w:rsidR="00F639CD" w:rsidRPr="00CE25AF">
              <w:rPr>
                <w:lang w:val="en-US"/>
              </w:rPr>
              <w:t>"</w:t>
            </w:r>
            <w:r w:rsidRPr="00CE25AF">
              <w:rPr>
                <w:lang w:val="en-US"/>
              </w:rPr>
              <w:t>Type</w:t>
            </w:r>
            <w:r w:rsidR="00F639CD" w:rsidRPr="00CE25AF">
              <w:rPr>
                <w:lang w:val="en-US"/>
              </w:rPr>
              <w:t>"</w:t>
            </w:r>
            <w:r w:rsidRPr="00CE25AF">
              <w:rPr>
                <w:lang w:val="en-US"/>
              </w:rPr>
              <w:t xml:space="preserve"> or </w:t>
            </w:r>
            <w:r w:rsidR="00F639CD" w:rsidRPr="00CE25AF">
              <w:rPr>
                <w:lang w:val="en-US"/>
              </w:rPr>
              <w:t>"</w:t>
            </w:r>
            <w:r w:rsidRPr="00CE25AF">
              <w:rPr>
                <w:lang w:val="en-US"/>
              </w:rPr>
              <w:t>Instance</w:t>
            </w:r>
            <w:r w:rsidR="00F639CD" w:rsidRPr="00CE25AF">
              <w:rPr>
                <w:lang w:val="en-US"/>
              </w:rPr>
              <w:t>"</w:t>
            </w:r>
          </w:p>
        </w:tc>
        <w:tc>
          <w:tcPr>
            <w:tcW w:w="2110" w:type="dxa"/>
          </w:tcPr>
          <w:p w14:paraId="7CD41B6A" w14:textId="77777777" w:rsidR="001A1979" w:rsidRPr="002670C6" w:rsidRDefault="001A1979" w:rsidP="00A3624E">
            <w:pPr>
              <w:rPr>
                <w:lang w:val="en-US"/>
              </w:rPr>
            </w:pPr>
            <w:proofErr w:type="spellStart"/>
            <w:r w:rsidRPr="002670C6">
              <w:rPr>
                <w:lang w:val="en-US"/>
              </w:rPr>
              <w:t>AssetKind</w:t>
            </w:r>
            <w:proofErr w:type="spellEnd"/>
          </w:p>
        </w:tc>
        <w:tc>
          <w:tcPr>
            <w:tcW w:w="866" w:type="dxa"/>
          </w:tcPr>
          <w:p w14:paraId="7EEF362C" w14:textId="77777777" w:rsidR="001A1979" w:rsidRPr="002670C6" w:rsidRDefault="001A1979" w:rsidP="00A3624E">
            <w:pPr>
              <w:rPr>
                <w:lang w:val="en-US"/>
              </w:rPr>
            </w:pPr>
            <w:r w:rsidRPr="002670C6">
              <w:rPr>
                <w:lang w:val="en-US"/>
              </w:rPr>
              <w:t>1</w:t>
            </w:r>
          </w:p>
        </w:tc>
      </w:tr>
      <w:tr w:rsidR="001A1979" w:rsidRPr="00CE25AF" w14:paraId="06DA8A1B" w14:textId="77777777" w:rsidTr="009C54B5">
        <w:tc>
          <w:tcPr>
            <w:tcW w:w="1793" w:type="dxa"/>
          </w:tcPr>
          <w:p w14:paraId="67972B03" w14:textId="31A36739" w:rsidR="001A1979" w:rsidRPr="002670C6" w:rsidRDefault="001A1979" w:rsidP="00A3624E">
            <w:pPr>
              <w:rPr>
                <w:lang w:val="en-US"/>
              </w:rPr>
            </w:pPr>
            <w:proofErr w:type="spellStart"/>
            <w:r w:rsidRPr="002670C6">
              <w:rPr>
                <w:lang w:val="en-US"/>
              </w:rPr>
              <w:t>globalAssetId</w:t>
            </w:r>
            <w:proofErr w:type="spellEnd"/>
          </w:p>
        </w:tc>
        <w:tc>
          <w:tcPr>
            <w:tcW w:w="4865" w:type="dxa"/>
          </w:tcPr>
          <w:p w14:paraId="7CF8112D" w14:textId="0AFD1108" w:rsidR="001A1979" w:rsidRPr="00CE25AF" w:rsidRDefault="004216B9" w:rsidP="00A3624E">
            <w:pPr>
              <w:rPr>
                <w:lang w:val="en-US"/>
              </w:rPr>
            </w:pPr>
            <w:r w:rsidRPr="00CE25AF">
              <w:rPr>
                <w:lang w:val="en-US"/>
              </w:rPr>
              <w:t>Identifier</w:t>
            </w:r>
            <w:r w:rsidR="00DD74CE" w:rsidRPr="00CE25AF">
              <w:rPr>
                <w:lang w:val="en-US"/>
              </w:rPr>
              <w:t xml:space="preserve"> of </w:t>
            </w:r>
            <w:r w:rsidR="001A1979" w:rsidRPr="00CE25AF">
              <w:rPr>
                <w:lang w:val="en-US"/>
              </w:rPr>
              <w:t xml:space="preserve">the asset the </w:t>
            </w:r>
            <w:r w:rsidR="000F7E83" w:rsidRPr="00CE25AF">
              <w:rPr>
                <w:lang w:val="en-US"/>
              </w:rPr>
              <w:t>Asset Administration Shell</w:t>
            </w:r>
            <w:r w:rsidR="001A1979" w:rsidRPr="00CE25AF">
              <w:rPr>
                <w:lang w:val="en-US"/>
              </w:rPr>
              <w:t xml:space="preserve"> is representing</w:t>
            </w:r>
          </w:p>
          <w:p w14:paraId="2D59F8BE" w14:textId="19FE773D" w:rsidR="004525F6" w:rsidRPr="00CE25AF" w:rsidRDefault="001A1979" w:rsidP="00C72010">
            <w:pPr>
              <w:rPr>
                <w:lang w:val="en-US"/>
              </w:rPr>
            </w:pPr>
            <w:r w:rsidRPr="00CE25AF">
              <w:rPr>
                <w:lang w:val="en-US"/>
              </w:rPr>
              <w:t xml:space="preserve">This attribute is required as soon as the </w:t>
            </w:r>
            <w:r w:rsidR="000F7E83" w:rsidRPr="00CE25AF">
              <w:rPr>
                <w:lang w:val="en-US"/>
              </w:rPr>
              <w:t>Asset Administration Shell</w:t>
            </w:r>
            <w:r w:rsidRPr="00CE25AF">
              <w:rPr>
                <w:lang w:val="en-US"/>
              </w:rPr>
              <w:t xml:space="preserve"> is exchanged via partners in the life cycle of the asset. In a first phase of the life cycle</w:t>
            </w:r>
            <w:r w:rsidR="007B6B84" w:rsidRPr="00CE25AF">
              <w:rPr>
                <w:lang w:val="en-US"/>
              </w:rPr>
              <w:t>,</w:t>
            </w:r>
            <w:r w:rsidRPr="00CE25AF">
              <w:rPr>
                <w:lang w:val="en-US"/>
              </w:rPr>
              <w:t xml:space="preserve"> the asset might not yet have a global </w:t>
            </w:r>
            <w:r w:rsidR="00CA46F8" w:rsidRPr="00CE25AF">
              <w:rPr>
                <w:lang w:val="en-US"/>
              </w:rPr>
              <w:t xml:space="preserve">asset </w:t>
            </w:r>
            <w:r w:rsidR="005E5DC1" w:rsidRPr="00CE25AF">
              <w:rPr>
                <w:lang w:val="en-US"/>
              </w:rPr>
              <w:t>ID</w:t>
            </w:r>
            <w:r w:rsidRPr="00CE25AF">
              <w:rPr>
                <w:lang w:val="en-US"/>
              </w:rPr>
              <w:t xml:space="preserve"> but already an internal identifier. The internal identifier would be modelled via </w:t>
            </w:r>
            <w:r w:rsidR="00F639CD" w:rsidRPr="00CE25AF">
              <w:rPr>
                <w:lang w:val="en-US"/>
              </w:rPr>
              <w:t>"</w:t>
            </w:r>
            <w:proofErr w:type="spellStart"/>
            <w:r w:rsidRPr="00CE25AF">
              <w:rPr>
                <w:i/>
                <w:iCs/>
                <w:lang w:val="en-US"/>
              </w:rPr>
              <w:t>specificAssetId</w:t>
            </w:r>
            <w:proofErr w:type="spellEnd"/>
            <w:r w:rsidR="00F639CD" w:rsidRPr="00CE25AF">
              <w:rPr>
                <w:lang w:val="en-US"/>
              </w:rPr>
              <w:t>"</w:t>
            </w:r>
            <w:r w:rsidRPr="00CE25AF">
              <w:rPr>
                <w:lang w:val="en-US"/>
              </w:rPr>
              <w:t>.</w:t>
            </w:r>
            <w:r w:rsidR="00854BB9" w:rsidRPr="00CE25AF" w:rsidDel="00854BB9">
              <w:rPr>
                <w:lang w:val="en-US"/>
              </w:rPr>
              <w:t xml:space="preserve"> </w:t>
            </w:r>
          </w:p>
        </w:tc>
        <w:tc>
          <w:tcPr>
            <w:tcW w:w="2110" w:type="dxa"/>
          </w:tcPr>
          <w:p w14:paraId="6FA86504" w14:textId="3A2B947D" w:rsidR="001A1979" w:rsidRPr="002670C6" w:rsidRDefault="004216B9" w:rsidP="00A3624E">
            <w:pPr>
              <w:rPr>
                <w:lang w:val="en-US"/>
              </w:rPr>
            </w:pPr>
            <w:r w:rsidRPr="002670C6">
              <w:rPr>
                <w:lang w:val="en-US"/>
              </w:rPr>
              <w:t>Identifier</w:t>
            </w:r>
          </w:p>
        </w:tc>
        <w:tc>
          <w:tcPr>
            <w:tcW w:w="866" w:type="dxa"/>
          </w:tcPr>
          <w:p w14:paraId="4A6459EC" w14:textId="77777777" w:rsidR="001A1979" w:rsidRPr="002670C6" w:rsidRDefault="001A1979" w:rsidP="00A3624E">
            <w:pPr>
              <w:rPr>
                <w:lang w:val="en-US"/>
              </w:rPr>
            </w:pPr>
            <w:r w:rsidRPr="002670C6">
              <w:rPr>
                <w:lang w:val="en-US"/>
              </w:rPr>
              <w:t>0..1</w:t>
            </w:r>
          </w:p>
        </w:tc>
      </w:tr>
      <w:tr w:rsidR="001A1979" w:rsidRPr="00CE25AF" w14:paraId="7527C8DF" w14:textId="77777777" w:rsidTr="009C54B5">
        <w:tc>
          <w:tcPr>
            <w:tcW w:w="1793" w:type="dxa"/>
          </w:tcPr>
          <w:p w14:paraId="2D8313B6" w14:textId="6455EA46" w:rsidR="001A1979" w:rsidRPr="002670C6" w:rsidRDefault="001A1979" w:rsidP="00A3624E">
            <w:pPr>
              <w:rPr>
                <w:lang w:val="en-US"/>
              </w:rPr>
            </w:pPr>
            <w:proofErr w:type="spellStart"/>
            <w:r w:rsidRPr="002670C6">
              <w:rPr>
                <w:lang w:val="en-US"/>
              </w:rPr>
              <w:t>specificAssetId</w:t>
            </w:r>
            <w:proofErr w:type="spellEnd"/>
          </w:p>
        </w:tc>
        <w:tc>
          <w:tcPr>
            <w:tcW w:w="4865" w:type="dxa"/>
          </w:tcPr>
          <w:p w14:paraId="18980AA1" w14:textId="284F4913" w:rsidR="00C35C34" w:rsidRPr="00CE25AF" w:rsidRDefault="001A1979" w:rsidP="00A3624E">
            <w:pPr>
              <w:rPr>
                <w:lang w:val="en-US"/>
              </w:rPr>
            </w:pPr>
            <w:r w:rsidRPr="00CE25AF">
              <w:rPr>
                <w:lang w:val="en-US"/>
              </w:rPr>
              <w:t>Additional domain</w:t>
            </w:r>
            <w:r w:rsidR="007B6B84" w:rsidRPr="00CE25AF">
              <w:rPr>
                <w:lang w:val="en-US"/>
              </w:rPr>
              <w:t>-</w:t>
            </w:r>
            <w:r w:rsidRPr="00CE25AF">
              <w:rPr>
                <w:lang w:val="en-US"/>
              </w:rPr>
              <w:t xml:space="preserve">specific, typically proprietary </w:t>
            </w:r>
            <w:r w:rsidR="00BA02F2" w:rsidRPr="00CE25AF">
              <w:rPr>
                <w:lang w:val="en-US"/>
              </w:rPr>
              <w:t>identifier</w:t>
            </w:r>
            <w:r w:rsidRPr="00CE25AF">
              <w:rPr>
                <w:lang w:val="en-US"/>
              </w:rPr>
              <w:t xml:space="preserve"> for the asset like serial number</w:t>
            </w:r>
            <w:r w:rsidR="00CA46F8" w:rsidRPr="00CE25AF">
              <w:rPr>
                <w:lang w:val="en-US"/>
              </w:rPr>
              <w:t>, manufacturer part ID</w:t>
            </w:r>
            <w:r w:rsidR="007B6B84" w:rsidRPr="00CE25AF">
              <w:rPr>
                <w:lang w:val="en-US"/>
              </w:rPr>
              <w:t xml:space="preserve">, </w:t>
            </w:r>
            <w:r w:rsidR="00CA46F8" w:rsidRPr="00CE25AF">
              <w:rPr>
                <w:lang w:val="en-US"/>
              </w:rPr>
              <w:t>customer part IDs</w:t>
            </w:r>
            <w:r w:rsidR="007B6B84" w:rsidRPr="00CE25AF">
              <w:rPr>
                <w:lang w:val="en-US"/>
              </w:rPr>
              <w:t>,</w:t>
            </w:r>
            <w:r w:rsidRPr="00CE25AF">
              <w:rPr>
                <w:lang w:val="en-US"/>
              </w:rPr>
              <w:t xml:space="preserve"> </w:t>
            </w:r>
            <w:proofErr w:type="spellStart"/>
            <w:r w:rsidRPr="00CE25AF">
              <w:rPr>
                <w:lang w:val="en-US"/>
              </w:rPr>
              <w:t>etc</w:t>
            </w:r>
            <w:proofErr w:type="spellEnd"/>
          </w:p>
        </w:tc>
        <w:tc>
          <w:tcPr>
            <w:tcW w:w="2110" w:type="dxa"/>
          </w:tcPr>
          <w:p w14:paraId="1BDC9057" w14:textId="7F9CEDE0" w:rsidR="001A1979" w:rsidRPr="002670C6" w:rsidRDefault="002A254E" w:rsidP="00A3624E">
            <w:pPr>
              <w:rPr>
                <w:lang w:val="en-US"/>
              </w:rPr>
            </w:pPr>
            <w:proofErr w:type="spellStart"/>
            <w:r w:rsidRPr="002670C6">
              <w:rPr>
                <w:lang w:val="en-US"/>
              </w:rPr>
              <w:t>SpecificAssetId</w:t>
            </w:r>
            <w:proofErr w:type="spellEnd"/>
          </w:p>
        </w:tc>
        <w:tc>
          <w:tcPr>
            <w:tcW w:w="866" w:type="dxa"/>
          </w:tcPr>
          <w:p w14:paraId="701F2051" w14:textId="4FF5B68E" w:rsidR="001A1979" w:rsidRPr="002670C6" w:rsidRDefault="001A1979" w:rsidP="00A3624E">
            <w:pPr>
              <w:rPr>
                <w:lang w:val="en-US"/>
              </w:rPr>
            </w:pPr>
            <w:r w:rsidRPr="002670C6">
              <w:rPr>
                <w:lang w:val="en-US"/>
              </w:rPr>
              <w:t>0..*</w:t>
            </w:r>
          </w:p>
        </w:tc>
      </w:tr>
      <w:tr w:rsidR="001A1979" w:rsidRPr="00CE25AF" w14:paraId="7AA6CD71" w14:textId="77777777" w:rsidTr="009C54B5">
        <w:tc>
          <w:tcPr>
            <w:tcW w:w="1793" w:type="dxa"/>
          </w:tcPr>
          <w:p w14:paraId="2EC306EA" w14:textId="03202092" w:rsidR="001A1979" w:rsidRPr="002670C6" w:rsidRDefault="001A1979" w:rsidP="00A3624E">
            <w:pPr>
              <w:rPr>
                <w:lang w:val="en-US"/>
              </w:rPr>
            </w:pPr>
            <w:proofErr w:type="spellStart"/>
            <w:r w:rsidRPr="002670C6">
              <w:rPr>
                <w:lang w:val="en-US"/>
              </w:rPr>
              <w:t>defaultThumbnail</w:t>
            </w:r>
            <w:proofErr w:type="spellEnd"/>
          </w:p>
        </w:tc>
        <w:tc>
          <w:tcPr>
            <w:tcW w:w="4865" w:type="dxa"/>
          </w:tcPr>
          <w:p w14:paraId="0AED0512" w14:textId="612DE857" w:rsidR="001A1979" w:rsidRPr="002670C6" w:rsidRDefault="001A1979" w:rsidP="00A3624E">
            <w:pPr>
              <w:rPr>
                <w:lang w:val="en-US"/>
              </w:rPr>
            </w:pPr>
            <w:r w:rsidRPr="00CE25AF">
              <w:rPr>
                <w:lang w:val="en-US"/>
              </w:rPr>
              <w:t xml:space="preserve">Thumbnail of the asset represented by the </w:t>
            </w:r>
            <w:r w:rsidR="003702DB" w:rsidRPr="00CE25AF">
              <w:rPr>
                <w:lang w:val="en-US"/>
              </w:rPr>
              <w:t>Asset Administration Shell</w:t>
            </w:r>
            <w:r w:rsidR="007B6B84" w:rsidRPr="00CE25AF">
              <w:rPr>
                <w:lang w:val="en-US"/>
              </w:rPr>
              <w:t>; used</w:t>
            </w:r>
            <w:r w:rsidRPr="002670C6">
              <w:rPr>
                <w:lang w:val="en-US"/>
              </w:rPr>
              <w:t xml:space="preserve"> as default.</w:t>
            </w:r>
          </w:p>
        </w:tc>
        <w:tc>
          <w:tcPr>
            <w:tcW w:w="2110" w:type="dxa"/>
          </w:tcPr>
          <w:p w14:paraId="41E830A5" w14:textId="425EA87B" w:rsidR="001A1979" w:rsidRPr="002670C6" w:rsidRDefault="0080121C" w:rsidP="00A3624E">
            <w:pPr>
              <w:rPr>
                <w:lang w:val="en-US"/>
              </w:rPr>
            </w:pPr>
            <w:r w:rsidRPr="002670C6">
              <w:rPr>
                <w:lang w:val="en-US"/>
              </w:rPr>
              <w:t>Resource</w:t>
            </w:r>
          </w:p>
        </w:tc>
        <w:tc>
          <w:tcPr>
            <w:tcW w:w="866" w:type="dxa"/>
          </w:tcPr>
          <w:p w14:paraId="08608A50" w14:textId="19BADC20" w:rsidR="001A1979" w:rsidRPr="002670C6" w:rsidRDefault="001A1979" w:rsidP="00A3624E">
            <w:pPr>
              <w:rPr>
                <w:lang w:val="en-US"/>
              </w:rPr>
            </w:pPr>
            <w:r w:rsidRPr="002670C6">
              <w:rPr>
                <w:lang w:val="en-US"/>
              </w:rPr>
              <w:t>0..1</w:t>
            </w:r>
          </w:p>
        </w:tc>
      </w:tr>
    </w:tbl>
    <w:p w14:paraId="1A80FF70" w14:textId="623E0BA2" w:rsidR="0084545B" w:rsidRPr="002670C6" w:rsidRDefault="0084545B" w:rsidP="0084545B">
      <w:pPr>
        <w:rPr>
          <w:lang w:val="en-US"/>
        </w:rPr>
      </w:pPr>
    </w:p>
    <w:p w14:paraId="317BC98D" w14:textId="6D3AAC18" w:rsidR="006C76AC" w:rsidRPr="00CE25AF" w:rsidRDefault="006C76AC" w:rsidP="002670C6">
      <w:pPr>
        <w:pStyle w:val="NOTE"/>
        <w:ind w:left="284" w:firstLine="0"/>
        <w:rPr>
          <w:lang w:val="en-US"/>
        </w:rPr>
      </w:pPr>
      <w:r w:rsidRPr="00CE25AF">
        <w:rPr>
          <w:lang w:val="en-US"/>
        </w:rPr>
        <w:t xml:space="preserve">Note: </w:t>
      </w:r>
      <w:r w:rsidR="007B6B84" w:rsidRPr="00CE25AF">
        <w:rPr>
          <w:lang w:val="en-US"/>
        </w:rPr>
        <w:t>b</w:t>
      </w:r>
      <w:r w:rsidRPr="00CE25AF">
        <w:rPr>
          <w:lang w:val="en-US"/>
        </w:rPr>
        <w:t>esides this asset information</w:t>
      </w:r>
      <w:r w:rsidR="007B6B84" w:rsidRPr="00CE25AF">
        <w:rPr>
          <w:lang w:val="en-US"/>
        </w:rPr>
        <w:t>,</w:t>
      </w:r>
      <w:r w:rsidRPr="00CE25AF">
        <w:rPr>
          <w:lang w:val="en-US"/>
        </w:rPr>
        <w:t xml:space="preserve"> there still might be an identification </w:t>
      </w:r>
      <w:proofErr w:type="spellStart"/>
      <w:r w:rsidRPr="00CE25AF">
        <w:rPr>
          <w:lang w:val="en-US"/>
        </w:rPr>
        <w:t>submodel</w:t>
      </w:r>
      <w:proofErr w:type="spellEnd"/>
      <w:r w:rsidRPr="00CE25AF">
        <w:rPr>
          <w:lang w:val="en-US"/>
        </w:rPr>
        <w:t xml:space="preserve"> with further information. </w:t>
      </w:r>
      <w:r w:rsidR="005D277F" w:rsidRPr="00CE25AF">
        <w:rPr>
          <w:lang w:val="en-US"/>
        </w:rPr>
        <w:t xml:space="preserve">Specific </w:t>
      </w:r>
      <w:r w:rsidRPr="00CE25AF">
        <w:rPr>
          <w:lang w:val="en-US"/>
        </w:rPr>
        <w:t xml:space="preserve">asset </w:t>
      </w:r>
      <w:r w:rsidR="005A7F10" w:rsidRPr="00CE25AF">
        <w:rPr>
          <w:lang w:val="en-US"/>
        </w:rPr>
        <w:t>ID</w:t>
      </w:r>
      <w:r w:rsidRPr="00CE25AF">
        <w:rPr>
          <w:lang w:val="en-US"/>
        </w:rPr>
        <w:t xml:space="preserve">s mainly serve the purpose </w:t>
      </w:r>
      <w:r w:rsidR="007B6B84" w:rsidRPr="00CE25AF">
        <w:rPr>
          <w:lang w:val="en-US"/>
        </w:rPr>
        <w:t>of</w:t>
      </w:r>
      <w:r w:rsidRPr="00CE25AF">
        <w:rPr>
          <w:lang w:val="en-US"/>
        </w:rPr>
        <w:t xml:space="preserve"> supporting </w:t>
      </w:r>
      <w:r w:rsidR="005A7F10" w:rsidRPr="00CE25AF">
        <w:rPr>
          <w:lang w:val="en-US"/>
        </w:rPr>
        <w:t xml:space="preserve">discovery </w:t>
      </w:r>
      <w:r w:rsidRPr="00CE25AF">
        <w:rPr>
          <w:lang w:val="en-US"/>
        </w:rPr>
        <w:t xml:space="preserve">of </w:t>
      </w:r>
      <w:r w:rsidR="001C755A" w:rsidRPr="00CE25AF">
        <w:rPr>
          <w:lang w:val="en-US"/>
        </w:rPr>
        <w:t xml:space="preserve">Asset Administration Shells </w:t>
      </w:r>
      <w:r w:rsidR="005A7F10" w:rsidRPr="00CE25AF">
        <w:rPr>
          <w:lang w:val="en-US"/>
        </w:rPr>
        <w:t>for an asset.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1"/>
        <w:gridCol w:w="4493"/>
        <w:gridCol w:w="2268"/>
        <w:gridCol w:w="992"/>
      </w:tblGrid>
      <w:tr w:rsidR="001D4C40" w:rsidRPr="00CE25AF" w14:paraId="3177BBF1" w14:textId="77777777" w:rsidTr="00D15D92">
        <w:trPr>
          <w:trHeight w:val="243"/>
          <w:tblHeader/>
        </w:trPr>
        <w:tc>
          <w:tcPr>
            <w:tcW w:w="1881" w:type="dxa"/>
            <w:shd w:val="clear" w:color="auto" w:fill="0778A5"/>
          </w:tcPr>
          <w:p w14:paraId="08BE6904" w14:textId="77777777" w:rsidR="001D4C40" w:rsidRPr="002670C6" w:rsidRDefault="001D4C40" w:rsidP="003C7552">
            <w:pPr>
              <w:rPr>
                <w:color w:val="FFFFFF" w:themeColor="background1"/>
                <w:lang w:val="en-US"/>
              </w:rPr>
            </w:pPr>
            <w:r w:rsidRPr="002670C6">
              <w:rPr>
                <w:color w:val="FFFFFF" w:themeColor="background1"/>
                <w:lang w:val="en-US"/>
              </w:rPr>
              <w:t>Class:</w:t>
            </w:r>
          </w:p>
        </w:tc>
        <w:tc>
          <w:tcPr>
            <w:tcW w:w="7753" w:type="dxa"/>
            <w:gridSpan w:val="3"/>
          </w:tcPr>
          <w:p w14:paraId="0BCF7993" w14:textId="59B2C6C5" w:rsidR="001D4C40" w:rsidRPr="002670C6" w:rsidRDefault="001D4C40" w:rsidP="003C7552">
            <w:pPr>
              <w:rPr>
                <w:lang w:val="en-US"/>
              </w:rPr>
            </w:pPr>
            <w:r w:rsidRPr="002670C6">
              <w:rPr>
                <w:lang w:val="en-US"/>
              </w:rPr>
              <w:t xml:space="preserve">Resource </w:t>
            </w:r>
          </w:p>
        </w:tc>
      </w:tr>
      <w:tr w:rsidR="001D4C40" w:rsidRPr="001C00FD" w14:paraId="42912F3F" w14:textId="77777777" w:rsidTr="00D15D92">
        <w:tc>
          <w:tcPr>
            <w:tcW w:w="1881" w:type="dxa"/>
            <w:shd w:val="clear" w:color="auto" w:fill="0778A5"/>
          </w:tcPr>
          <w:p w14:paraId="5971E796" w14:textId="77777777" w:rsidR="001D4C40" w:rsidRPr="002670C6" w:rsidRDefault="001D4C40" w:rsidP="003C7552">
            <w:pPr>
              <w:rPr>
                <w:color w:val="FFFFFF" w:themeColor="background1"/>
                <w:lang w:val="en-US"/>
              </w:rPr>
            </w:pPr>
            <w:r w:rsidRPr="002670C6">
              <w:rPr>
                <w:color w:val="FFFFFF" w:themeColor="background1"/>
                <w:lang w:val="en-US"/>
              </w:rPr>
              <w:t>Explanation:</w:t>
            </w:r>
          </w:p>
        </w:tc>
        <w:tc>
          <w:tcPr>
            <w:tcW w:w="7753" w:type="dxa"/>
            <w:gridSpan w:val="3"/>
          </w:tcPr>
          <w:p w14:paraId="5A95DECC" w14:textId="77181694" w:rsidR="001D4C40" w:rsidRPr="00CE25AF" w:rsidRDefault="001D4C40" w:rsidP="003C7552">
            <w:pPr>
              <w:rPr>
                <w:lang w:val="en-US"/>
              </w:rPr>
            </w:pPr>
            <w:r w:rsidRPr="00CE25AF">
              <w:rPr>
                <w:lang w:val="en-US"/>
              </w:rPr>
              <w:t>Resource represents an address to a file (a locator). The value is a URI that can represent an absolute or relative path.</w:t>
            </w:r>
          </w:p>
        </w:tc>
      </w:tr>
      <w:tr w:rsidR="001D4C40" w:rsidRPr="00CE25AF" w14:paraId="31DFECA1" w14:textId="77777777" w:rsidTr="00D15D92">
        <w:tc>
          <w:tcPr>
            <w:tcW w:w="1881" w:type="dxa"/>
            <w:shd w:val="clear" w:color="auto" w:fill="0778A5"/>
          </w:tcPr>
          <w:p w14:paraId="56CE5662" w14:textId="77777777" w:rsidR="001D4C40" w:rsidRPr="002670C6" w:rsidRDefault="001D4C40" w:rsidP="003C7552">
            <w:pPr>
              <w:rPr>
                <w:color w:val="FFFFFF" w:themeColor="background1"/>
                <w:lang w:val="en-US"/>
              </w:rPr>
            </w:pPr>
            <w:r w:rsidRPr="002670C6">
              <w:rPr>
                <w:color w:val="FFFFFF" w:themeColor="background1"/>
                <w:lang w:val="en-US"/>
              </w:rPr>
              <w:t>Inherits from:</w:t>
            </w:r>
          </w:p>
        </w:tc>
        <w:tc>
          <w:tcPr>
            <w:tcW w:w="7753" w:type="dxa"/>
            <w:gridSpan w:val="3"/>
          </w:tcPr>
          <w:p w14:paraId="44D4C6EB" w14:textId="77777777" w:rsidR="001D4C40" w:rsidRPr="002670C6" w:rsidRDefault="001D4C40" w:rsidP="003C7552">
            <w:pPr>
              <w:rPr>
                <w:lang w:val="en-US"/>
              </w:rPr>
            </w:pPr>
            <w:r w:rsidRPr="002670C6">
              <w:rPr>
                <w:lang w:val="en-US"/>
              </w:rPr>
              <w:t>--</w:t>
            </w:r>
          </w:p>
        </w:tc>
      </w:tr>
      <w:tr w:rsidR="00D15D92" w:rsidRPr="00CE25AF" w14:paraId="011086A2" w14:textId="77777777" w:rsidTr="00D15D92">
        <w:tc>
          <w:tcPr>
            <w:tcW w:w="1881" w:type="dxa"/>
            <w:shd w:val="clear" w:color="auto" w:fill="0778A5"/>
          </w:tcPr>
          <w:p w14:paraId="7685AC5C" w14:textId="77777777" w:rsidR="001D4C40" w:rsidRPr="002670C6" w:rsidRDefault="001D4C40" w:rsidP="003C7552">
            <w:pPr>
              <w:rPr>
                <w:color w:val="FFFFFF" w:themeColor="background1"/>
                <w:sz w:val="18"/>
                <w:lang w:val="en-US"/>
              </w:rPr>
            </w:pPr>
            <w:r w:rsidRPr="002670C6">
              <w:rPr>
                <w:color w:val="FFFFFF" w:themeColor="background1"/>
                <w:lang w:val="en-US"/>
              </w:rPr>
              <w:t xml:space="preserve">Attribute </w:t>
            </w:r>
          </w:p>
        </w:tc>
        <w:tc>
          <w:tcPr>
            <w:tcW w:w="4493" w:type="dxa"/>
            <w:shd w:val="clear" w:color="auto" w:fill="0778A5"/>
          </w:tcPr>
          <w:p w14:paraId="01323764" w14:textId="77777777" w:rsidR="001D4C40" w:rsidRPr="002670C6" w:rsidRDefault="001D4C40" w:rsidP="003C7552">
            <w:pPr>
              <w:rPr>
                <w:color w:val="FFFFFF" w:themeColor="background1"/>
                <w:lang w:val="en-US"/>
              </w:rPr>
            </w:pPr>
            <w:r w:rsidRPr="002670C6">
              <w:rPr>
                <w:color w:val="FFFFFF" w:themeColor="background1"/>
                <w:lang w:val="en-US"/>
              </w:rPr>
              <w:t>Explanation</w:t>
            </w:r>
          </w:p>
        </w:tc>
        <w:tc>
          <w:tcPr>
            <w:tcW w:w="2268" w:type="dxa"/>
            <w:shd w:val="clear" w:color="auto" w:fill="0778A5"/>
          </w:tcPr>
          <w:p w14:paraId="7E83B571" w14:textId="77777777" w:rsidR="001D4C40" w:rsidRPr="002670C6" w:rsidRDefault="001D4C40" w:rsidP="003C7552">
            <w:pPr>
              <w:rPr>
                <w:color w:val="FFFFFF" w:themeColor="background1"/>
                <w:lang w:val="en-US"/>
              </w:rPr>
            </w:pPr>
            <w:r w:rsidRPr="002670C6">
              <w:rPr>
                <w:color w:val="FFFFFF" w:themeColor="background1"/>
                <w:lang w:val="en-US"/>
              </w:rPr>
              <w:t>Type</w:t>
            </w:r>
          </w:p>
        </w:tc>
        <w:tc>
          <w:tcPr>
            <w:tcW w:w="992" w:type="dxa"/>
            <w:shd w:val="clear" w:color="auto" w:fill="0778A5"/>
          </w:tcPr>
          <w:p w14:paraId="1DD4A026" w14:textId="77777777" w:rsidR="001D4C40" w:rsidRPr="002670C6" w:rsidRDefault="001D4C40" w:rsidP="003C7552">
            <w:pPr>
              <w:rPr>
                <w:color w:val="FFFFFF" w:themeColor="background1"/>
                <w:lang w:val="en-US"/>
              </w:rPr>
            </w:pPr>
            <w:r w:rsidRPr="002670C6">
              <w:rPr>
                <w:color w:val="FFFFFF" w:themeColor="background1"/>
                <w:lang w:val="en-US"/>
              </w:rPr>
              <w:t>Card.</w:t>
            </w:r>
          </w:p>
        </w:tc>
      </w:tr>
      <w:tr w:rsidR="001D4C40" w:rsidRPr="00CE25AF" w14:paraId="364DE9E7" w14:textId="77777777" w:rsidTr="003C7552">
        <w:tc>
          <w:tcPr>
            <w:tcW w:w="1881" w:type="dxa"/>
          </w:tcPr>
          <w:p w14:paraId="7209AA7F" w14:textId="757919B1" w:rsidR="001D4C40" w:rsidRPr="002670C6" w:rsidRDefault="001D4C40" w:rsidP="001D4C40">
            <w:pPr>
              <w:rPr>
                <w:lang w:val="en-US"/>
              </w:rPr>
            </w:pPr>
            <w:r w:rsidRPr="002670C6">
              <w:rPr>
                <w:lang w:val="en-US"/>
              </w:rPr>
              <w:t>path</w:t>
            </w:r>
          </w:p>
        </w:tc>
        <w:tc>
          <w:tcPr>
            <w:tcW w:w="4493" w:type="dxa"/>
          </w:tcPr>
          <w:p w14:paraId="02C620B5" w14:textId="670798D1" w:rsidR="001D4C40" w:rsidRPr="00CE25AF" w:rsidRDefault="001D4C40" w:rsidP="001D4C40">
            <w:pPr>
              <w:rPr>
                <w:lang w:val="en-US"/>
              </w:rPr>
            </w:pPr>
            <w:r w:rsidRPr="00CE25AF">
              <w:rPr>
                <w:lang w:val="en-US"/>
              </w:rPr>
              <w:t>Path and name of the resource (with file extension)</w:t>
            </w:r>
          </w:p>
          <w:p w14:paraId="77DECC6F" w14:textId="05E171F6" w:rsidR="001D4C40" w:rsidRPr="00CE25AF" w:rsidRDefault="001D4C40" w:rsidP="001D4C40">
            <w:pPr>
              <w:rPr>
                <w:lang w:val="en-US"/>
              </w:rPr>
            </w:pPr>
            <w:r w:rsidRPr="00CE25AF">
              <w:rPr>
                <w:lang w:val="en-US"/>
              </w:rPr>
              <w:t xml:space="preserve">The path can be absolute or relative. </w:t>
            </w:r>
          </w:p>
        </w:tc>
        <w:tc>
          <w:tcPr>
            <w:tcW w:w="2268" w:type="dxa"/>
          </w:tcPr>
          <w:p w14:paraId="3955C545" w14:textId="4964CA47" w:rsidR="001D4C40" w:rsidRPr="002670C6" w:rsidRDefault="00B436BC" w:rsidP="001D4C40">
            <w:pPr>
              <w:rPr>
                <w:lang w:val="en-US"/>
              </w:rPr>
            </w:pPr>
            <w:proofErr w:type="spellStart"/>
            <w:r w:rsidRPr="002670C6">
              <w:rPr>
                <w:lang w:val="en-US"/>
              </w:rPr>
              <w:t>PathType</w:t>
            </w:r>
            <w:proofErr w:type="spellEnd"/>
          </w:p>
        </w:tc>
        <w:tc>
          <w:tcPr>
            <w:tcW w:w="992" w:type="dxa"/>
          </w:tcPr>
          <w:p w14:paraId="2A7DC727" w14:textId="77777777" w:rsidR="001D4C40" w:rsidRPr="002670C6" w:rsidRDefault="001D4C40" w:rsidP="001D4C40">
            <w:pPr>
              <w:rPr>
                <w:lang w:val="en-US"/>
              </w:rPr>
            </w:pPr>
            <w:r w:rsidRPr="002670C6">
              <w:rPr>
                <w:lang w:val="en-US"/>
              </w:rPr>
              <w:t>1</w:t>
            </w:r>
          </w:p>
        </w:tc>
      </w:tr>
      <w:tr w:rsidR="001D4C40" w:rsidRPr="00CE25AF" w14:paraId="4AD36E5A" w14:textId="77777777" w:rsidTr="003C7552">
        <w:tc>
          <w:tcPr>
            <w:tcW w:w="1881" w:type="dxa"/>
          </w:tcPr>
          <w:p w14:paraId="66130860" w14:textId="1BADB926" w:rsidR="001D4C40" w:rsidRPr="002670C6" w:rsidRDefault="001D4C40" w:rsidP="001D4C40">
            <w:pPr>
              <w:rPr>
                <w:lang w:val="en-US"/>
              </w:rPr>
            </w:pPr>
            <w:proofErr w:type="spellStart"/>
            <w:r w:rsidRPr="002670C6">
              <w:rPr>
                <w:lang w:val="en-US"/>
              </w:rPr>
              <w:t>contentType</w:t>
            </w:r>
            <w:proofErr w:type="spellEnd"/>
          </w:p>
        </w:tc>
        <w:tc>
          <w:tcPr>
            <w:tcW w:w="4493" w:type="dxa"/>
          </w:tcPr>
          <w:p w14:paraId="34DD924F" w14:textId="051DEFA2" w:rsidR="001D4C40" w:rsidRPr="00CE25AF" w:rsidRDefault="001D4C40" w:rsidP="001D4C40">
            <w:pPr>
              <w:rPr>
                <w:lang w:val="en-US"/>
              </w:rPr>
            </w:pPr>
            <w:r w:rsidRPr="00CE25AF">
              <w:rPr>
                <w:lang w:val="en-US"/>
              </w:rPr>
              <w:t>Content type of the content of the file</w:t>
            </w:r>
          </w:p>
          <w:p w14:paraId="2AFED8EF" w14:textId="3894B7DA" w:rsidR="001D4C40" w:rsidRPr="00CE25AF" w:rsidRDefault="001D4C40" w:rsidP="001D4C40">
            <w:pPr>
              <w:rPr>
                <w:lang w:val="en-US"/>
              </w:rPr>
            </w:pPr>
            <w:r w:rsidRPr="00CE25AF">
              <w:rPr>
                <w:lang w:val="en-US"/>
              </w:rPr>
              <w:t>The content type states which file extensions the file can have.</w:t>
            </w:r>
          </w:p>
        </w:tc>
        <w:tc>
          <w:tcPr>
            <w:tcW w:w="2268" w:type="dxa"/>
          </w:tcPr>
          <w:p w14:paraId="0DD5243E" w14:textId="13688634" w:rsidR="001D4C40" w:rsidRPr="002670C6" w:rsidRDefault="001D4C40" w:rsidP="001D4C40">
            <w:pPr>
              <w:rPr>
                <w:lang w:val="en-US"/>
              </w:rPr>
            </w:pPr>
            <w:proofErr w:type="spellStart"/>
            <w:r w:rsidRPr="002670C6">
              <w:rPr>
                <w:lang w:val="en-US"/>
              </w:rPr>
              <w:t>ContentType</w:t>
            </w:r>
            <w:proofErr w:type="spellEnd"/>
          </w:p>
        </w:tc>
        <w:tc>
          <w:tcPr>
            <w:tcW w:w="992" w:type="dxa"/>
          </w:tcPr>
          <w:p w14:paraId="44DC19B8" w14:textId="77777777" w:rsidR="001D4C40" w:rsidRPr="002670C6" w:rsidRDefault="001D4C40" w:rsidP="001D4C40">
            <w:pPr>
              <w:rPr>
                <w:lang w:val="en-US"/>
              </w:rPr>
            </w:pPr>
            <w:r w:rsidRPr="002670C6">
              <w:rPr>
                <w:lang w:val="en-US"/>
              </w:rPr>
              <w:t>0..1</w:t>
            </w:r>
          </w:p>
        </w:tc>
      </w:tr>
    </w:tbl>
    <w:p w14:paraId="2A637872" w14:textId="21552E90" w:rsidR="007C29A2" w:rsidRPr="002670C6" w:rsidRDefault="007C29A2" w:rsidP="0084545B">
      <w:pPr>
        <w:rPr>
          <w:lang w:val="en-US"/>
        </w:rPr>
      </w:pPr>
    </w:p>
    <w:p w14:paraId="5BE80834" w14:textId="77777777" w:rsidR="004E161B" w:rsidRPr="002670C6" w:rsidRDefault="004E161B" w:rsidP="0084545B">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328"/>
      </w:tblGrid>
      <w:tr w:rsidR="0084545B" w:rsidRPr="00CE25AF" w14:paraId="3035DD55" w14:textId="77777777" w:rsidTr="00D15D92">
        <w:trPr>
          <w:tblHeader/>
        </w:trPr>
        <w:tc>
          <w:tcPr>
            <w:tcW w:w="2689" w:type="dxa"/>
            <w:shd w:val="clear" w:color="auto" w:fill="0778A5"/>
          </w:tcPr>
          <w:p w14:paraId="61D434F8" w14:textId="77777777" w:rsidR="0084545B" w:rsidRPr="002670C6" w:rsidRDefault="0084545B" w:rsidP="00C72010">
            <w:pPr>
              <w:keepLines/>
              <w:rPr>
                <w:color w:val="FFFFFF" w:themeColor="background1"/>
                <w:lang w:val="en-US"/>
              </w:rPr>
            </w:pPr>
            <w:r w:rsidRPr="002670C6">
              <w:rPr>
                <w:color w:val="FFFFFF" w:themeColor="background1"/>
                <w:lang w:val="en-US"/>
              </w:rPr>
              <w:t>Enumeration:</w:t>
            </w:r>
          </w:p>
        </w:tc>
        <w:tc>
          <w:tcPr>
            <w:tcW w:w="6328" w:type="dxa"/>
          </w:tcPr>
          <w:p w14:paraId="2500F14D" w14:textId="77777777" w:rsidR="0084545B" w:rsidRPr="002670C6" w:rsidRDefault="0084545B" w:rsidP="00C72010">
            <w:pPr>
              <w:keepLines/>
              <w:rPr>
                <w:lang w:val="en-US"/>
              </w:rPr>
            </w:pPr>
            <w:proofErr w:type="spellStart"/>
            <w:r w:rsidRPr="002670C6">
              <w:rPr>
                <w:lang w:val="en-US"/>
              </w:rPr>
              <w:t>AssetKind</w:t>
            </w:r>
            <w:proofErr w:type="spellEnd"/>
          </w:p>
        </w:tc>
      </w:tr>
      <w:tr w:rsidR="0084545B" w:rsidRPr="001C00FD" w14:paraId="4D4BFAF1" w14:textId="77777777" w:rsidTr="00D15D92">
        <w:tc>
          <w:tcPr>
            <w:tcW w:w="2689" w:type="dxa"/>
            <w:shd w:val="clear" w:color="auto" w:fill="0778A5"/>
          </w:tcPr>
          <w:p w14:paraId="1D78CEDD" w14:textId="77777777" w:rsidR="0084545B" w:rsidRPr="002670C6" w:rsidRDefault="0084545B" w:rsidP="00C72010">
            <w:pPr>
              <w:keepLines/>
              <w:rPr>
                <w:color w:val="FFFFFF" w:themeColor="background1"/>
                <w:lang w:val="en-US"/>
              </w:rPr>
            </w:pPr>
            <w:r w:rsidRPr="002670C6">
              <w:rPr>
                <w:color w:val="FFFFFF" w:themeColor="background1"/>
                <w:lang w:val="en-US"/>
              </w:rPr>
              <w:t>Explanation:</w:t>
            </w:r>
          </w:p>
        </w:tc>
        <w:tc>
          <w:tcPr>
            <w:tcW w:w="6328" w:type="dxa"/>
          </w:tcPr>
          <w:p w14:paraId="3EA4A49D" w14:textId="7B237B06" w:rsidR="0084545B" w:rsidRPr="00CE25AF" w:rsidRDefault="0084545B" w:rsidP="00C72010">
            <w:pPr>
              <w:keepLines/>
              <w:rPr>
                <w:lang w:val="en-US"/>
              </w:rPr>
            </w:pPr>
            <w:r w:rsidRPr="00CE25AF">
              <w:rPr>
                <w:lang w:val="en-US"/>
              </w:rPr>
              <w:t xml:space="preserve">Enumeration for denoting whether an </w:t>
            </w:r>
            <w:r w:rsidR="00946949" w:rsidRPr="00CE25AF">
              <w:rPr>
                <w:lang w:val="en-US"/>
              </w:rPr>
              <w:t xml:space="preserve">asset </w:t>
            </w:r>
            <w:r w:rsidRPr="00CE25AF">
              <w:rPr>
                <w:lang w:val="en-US"/>
              </w:rPr>
              <w:t xml:space="preserve">is a type </w:t>
            </w:r>
            <w:r w:rsidR="00946949" w:rsidRPr="00CE25AF">
              <w:rPr>
                <w:lang w:val="en-US"/>
              </w:rPr>
              <w:t xml:space="preserve">asset </w:t>
            </w:r>
            <w:r w:rsidRPr="00CE25AF">
              <w:rPr>
                <w:lang w:val="en-US"/>
              </w:rPr>
              <w:t>or an instance</w:t>
            </w:r>
            <w:r w:rsidR="00946949" w:rsidRPr="00CE25AF">
              <w:rPr>
                <w:lang w:val="en-US"/>
              </w:rPr>
              <w:t xml:space="preserve"> asset</w:t>
            </w:r>
            <w:r w:rsidR="00BC0E77" w:rsidRPr="00CE25AF">
              <w:rPr>
                <w:lang w:val="en-US"/>
              </w:rPr>
              <w:t xml:space="preserve"> or whether this kind of classification is not applicable</w:t>
            </w:r>
          </w:p>
        </w:tc>
      </w:tr>
      <w:tr w:rsidR="0084545B" w:rsidRPr="00CE25AF" w14:paraId="0FBD648D" w14:textId="77777777" w:rsidTr="00D15D92">
        <w:tc>
          <w:tcPr>
            <w:tcW w:w="2689" w:type="dxa"/>
            <w:tcBorders>
              <w:bottom w:val="single" w:sz="4" w:space="0" w:color="auto"/>
            </w:tcBorders>
            <w:shd w:val="clear" w:color="auto" w:fill="0778A5"/>
          </w:tcPr>
          <w:p w14:paraId="76E6DC92" w14:textId="7450F5E0" w:rsidR="0084545B" w:rsidRPr="002670C6" w:rsidRDefault="002F5C58" w:rsidP="00C72010">
            <w:pPr>
              <w:keepLines/>
              <w:rPr>
                <w:color w:val="FFFFFF" w:themeColor="background1"/>
                <w:lang w:val="en-US"/>
              </w:rPr>
            </w:pPr>
            <w:r w:rsidRPr="002670C6">
              <w:rPr>
                <w:color w:val="FFFFFF" w:themeColor="background1"/>
                <w:lang w:val="en-US"/>
              </w:rPr>
              <w:lastRenderedPageBreak/>
              <w:t>Set of</w:t>
            </w:r>
            <w:r w:rsidR="0084545B" w:rsidRPr="002670C6">
              <w:rPr>
                <w:color w:val="FFFFFF" w:themeColor="background1"/>
                <w:lang w:val="en-US"/>
              </w:rPr>
              <w:t>:</w:t>
            </w:r>
          </w:p>
        </w:tc>
        <w:tc>
          <w:tcPr>
            <w:tcW w:w="6328" w:type="dxa"/>
            <w:tcBorders>
              <w:bottom w:val="single" w:sz="4" w:space="0" w:color="auto"/>
            </w:tcBorders>
          </w:tcPr>
          <w:p w14:paraId="11A8B1E5" w14:textId="15C5C7BE" w:rsidR="0084545B" w:rsidRPr="002670C6" w:rsidRDefault="0084545B" w:rsidP="00C72010">
            <w:pPr>
              <w:keepLines/>
              <w:rPr>
                <w:lang w:val="en-US"/>
              </w:rPr>
            </w:pPr>
            <w:r w:rsidRPr="002670C6">
              <w:rPr>
                <w:lang w:val="en-US"/>
              </w:rPr>
              <w:t>-</w:t>
            </w:r>
            <w:r w:rsidR="008E237C" w:rsidRPr="002670C6">
              <w:rPr>
                <w:lang w:val="en-US"/>
              </w:rPr>
              <w:t>-</w:t>
            </w:r>
          </w:p>
        </w:tc>
      </w:tr>
      <w:tr w:rsidR="00D15D92" w:rsidRPr="00CE25AF" w14:paraId="1FBD5F1D" w14:textId="77777777" w:rsidTr="00D15D92">
        <w:tc>
          <w:tcPr>
            <w:tcW w:w="2689" w:type="dxa"/>
            <w:shd w:val="clear" w:color="auto" w:fill="0778A5"/>
          </w:tcPr>
          <w:p w14:paraId="6FC73E33" w14:textId="77777777" w:rsidR="0084545B" w:rsidRPr="002670C6" w:rsidRDefault="0084545B" w:rsidP="00C72010">
            <w:pPr>
              <w:keepLines/>
              <w:rPr>
                <w:color w:val="FFFFFF" w:themeColor="background1"/>
                <w:lang w:val="en-US"/>
              </w:rPr>
            </w:pPr>
            <w:r w:rsidRPr="002670C6">
              <w:rPr>
                <w:color w:val="FFFFFF" w:themeColor="background1"/>
                <w:lang w:val="en-US"/>
              </w:rPr>
              <w:t>Literal</w:t>
            </w:r>
          </w:p>
        </w:tc>
        <w:tc>
          <w:tcPr>
            <w:tcW w:w="6328" w:type="dxa"/>
            <w:shd w:val="clear" w:color="auto" w:fill="0778A5"/>
          </w:tcPr>
          <w:p w14:paraId="49AA2795" w14:textId="77777777" w:rsidR="0084545B" w:rsidRPr="002670C6" w:rsidRDefault="0084545B" w:rsidP="00C72010">
            <w:pPr>
              <w:keepLines/>
              <w:rPr>
                <w:color w:val="FFFFFF" w:themeColor="background1"/>
                <w:lang w:val="en-US"/>
              </w:rPr>
            </w:pPr>
            <w:r w:rsidRPr="002670C6">
              <w:rPr>
                <w:color w:val="FFFFFF" w:themeColor="background1"/>
                <w:lang w:val="en-US"/>
              </w:rPr>
              <w:t>Explanation</w:t>
            </w:r>
          </w:p>
        </w:tc>
      </w:tr>
      <w:tr w:rsidR="0084545B" w:rsidRPr="00CE25AF" w14:paraId="333AB56D" w14:textId="77777777" w:rsidTr="00A3624E">
        <w:tc>
          <w:tcPr>
            <w:tcW w:w="2689" w:type="dxa"/>
            <w:shd w:val="clear" w:color="auto" w:fill="FFFFFF" w:themeFill="background1"/>
          </w:tcPr>
          <w:p w14:paraId="3EF6A929" w14:textId="77777777" w:rsidR="0084545B" w:rsidRPr="002670C6" w:rsidRDefault="0084545B" w:rsidP="00C72010">
            <w:pPr>
              <w:keepLines/>
              <w:rPr>
                <w:lang w:val="en-US"/>
              </w:rPr>
            </w:pPr>
            <w:r w:rsidRPr="002670C6">
              <w:rPr>
                <w:lang w:val="en-US"/>
              </w:rPr>
              <w:t>Type</w:t>
            </w:r>
          </w:p>
        </w:tc>
        <w:tc>
          <w:tcPr>
            <w:tcW w:w="6328" w:type="dxa"/>
            <w:shd w:val="clear" w:color="auto" w:fill="FFFFFF" w:themeFill="background1"/>
          </w:tcPr>
          <w:p w14:paraId="653B6912" w14:textId="72759AA6" w:rsidR="0084545B" w:rsidRPr="002670C6" w:rsidRDefault="003A6B5C" w:rsidP="00C72010">
            <w:pPr>
              <w:rPr>
                <w:lang w:val="en-US"/>
              </w:rPr>
            </w:pPr>
            <w:r w:rsidRPr="00CE25AF">
              <w:rPr>
                <w:lang w:val="en-US"/>
              </w:rPr>
              <w:t>Type asset</w:t>
            </w:r>
          </w:p>
        </w:tc>
      </w:tr>
      <w:tr w:rsidR="0084545B" w:rsidRPr="00CE25AF" w14:paraId="49BF0356" w14:textId="77777777" w:rsidTr="00A3624E">
        <w:tc>
          <w:tcPr>
            <w:tcW w:w="2689" w:type="dxa"/>
            <w:shd w:val="clear" w:color="auto" w:fill="FFFFFF" w:themeFill="background1"/>
          </w:tcPr>
          <w:p w14:paraId="6E4EE0ED" w14:textId="77777777" w:rsidR="0084545B" w:rsidRPr="002670C6" w:rsidRDefault="0084545B" w:rsidP="00C72010">
            <w:pPr>
              <w:keepLines/>
              <w:rPr>
                <w:lang w:val="en-US"/>
              </w:rPr>
            </w:pPr>
            <w:r w:rsidRPr="002670C6">
              <w:rPr>
                <w:lang w:val="en-US"/>
              </w:rPr>
              <w:t>Instance</w:t>
            </w:r>
          </w:p>
        </w:tc>
        <w:tc>
          <w:tcPr>
            <w:tcW w:w="6328" w:type="dxa"/>
            <w:shd w:val="clear" w:color="auto" w:fill="FFFFFF" w:themeFill="background1"/>
          </w:tcPr>
          <w:p w14:paraId="49BBEEA5" w14:textId="485FE89E" w:rsidR="0084545B" w:rsidRPr="00CE25AF" w:rsidRDefault="003A6B5C" w:rsidP="00C72010">
            <w:pPr>
              <w:rPr>
                <w:lang w:val="en-US"/>
              </w:rPr>
            </w:pPr>
            <w:r w:rsidRPr="00CE25AF">
              <w:rPr>
                <w:lang w:val="en-US"/>
              </w:rPr>
              <w:t>Instance asset</w:t>
            </w:r>
          </w:p>
        </w:tc>
      </w:tr>
      <w:tr w:rsidR="00040EDF" w:rsidRPr="001C00FD" w14:paraId="7B310A95" w14:textId="77777777" w:rsidTr="00A3624E">
        <w:tc>
          <w:tcPr>
            <w:tcW w:w="2689" w:type="dxa"/>
            <w:shd w:val="clear" w:color="auto" w:fill="FFFFFF" w:themeFill="background1"/>
          </w:tcPr>
          <w:p w14:paraId="5525A675" w14:textId="6F720A8D" w:rsidR="00040EDF" w:rsidRPr="002670C6" w:rsidRDefault="00040EDF">
            <w:pPr>
              <w:keepLines/>
              <w:rPr>
                <w:lang w:val="en-US"/>
              </w:rPr>
            </w:pPr>
            <w:proofErr w:type="spellStart"/>
            <w:r w:rsidRPr="002670C6">
              <w:rPr>
                <w:lang w:val="en-US"/>
              </w:rPr>
              <w:t>NotApplicable</w:t>
            </w:r>
            <w:proofErr w:type="spellEnd"/>
          </w:p>
        </w:tc>
        <w:tc>
          <w:tcPr>
            <w:tcW w:w="6328" w:type="dxa"/>
            <w:shd w:val="clear" w:color="auto" w:fill="FFFFFF" w:themeFill="background1"/>
          </w:tcPr>
          <w:p w14:paraId="206FC6F9" w14:textId="6C0C7CB1" w:rsidR="00040EDF" w:rsidRPr="00CE25AF" w:rsidRDefault="00040EDF">
            <w:pPr>
              <w:rPr>
                <w:lang w:val="en-US"/>
              </w:rPr>
            </w:pPr>
            <w:r w:rsidRPr="00CE25AF">
              <w:rPr>
                <w:lang w:val="en-US"/>
              </w:rPr>
              <w:t>Neither a type asset nor an instance asset</w:t>
            </w:r>
          </w:p>
        </w:tc>
      </w:tr>
    </w:tbl>
    <w:p w14:paraId="3FEFDA73" w14:textId="77777777" w:rsidR="0084545B" w:rsidRPr="00CE25AF" w:rsidRDefault="0084545B" w:rsidP="00C72010">
      <w:pPr>
        <w:keepLines/>
        <w:rPr>
          <w:lang w:val="en-US"/>
        </w:rPr>
      </w:pPr>
    </w:p>
    <w:p w14:paraId="6F9C504E" w14:textId="013E8F44" w:rsidR="0084545B" w:rsidRPr="00CE25AF" w:rsidRDefault="0084545B" w:rsidP="0084545B">
      <w:pPr>
        <w:rPr>
          <w:lang w:val="en-US"/>
        </w:rPr>
      </w:pPr>
      <w:r w:rsidRPr="00CE25AF">
        <w:rPr>
          <w:lang w:val="en-US"/>
        </w:rPr>
        <w:t>For more information on types and instances</w:t>
      </w:r>
      <w:r w:rsidR="007B6B84" w:rsidRPr="00CE25AF">
        <w:rPr>
          <w:lang w:val="en-US"/>
        </w:rPr>
        <w:t>,</w:t>
      </w:r>
      <w:r w:rsidRPr="00CE25AF">
        <w:rPr>
          <w:lang w:val="en-US"/>
        </w:rPr>
        <w:t xml:space="preserve"> see </w:t>
      </w:r>
      <w:r w:rsidRPr="006C5C0E">
        <w:rPr>
          <w:lang w:val="en-US"/>
        </w:rPr>
        <w:t>Clause</w:t>
      </w:r>
      <w:r w:rsidRPr="00CE25AF">
        <w:rPr>
          <w:lang w:val="en-US"/>
        </w:rPr>
        <w:t xml:space="preserve"> </w:t>
      </w:r>
      <w:r w:rsidRPr="002670C6">
        <w:rPr>
          <w:lang w:val="en-US"/>
        </w:rPr>
        <w:fldChar w:fldCharType="begin"/>
      </w:r>
      <w:r w:rsidRPr="00CE25AF">
        <w:rPr>
          <w:lang w:val="en-US"/>
        </w:rPr>
        <w:instrText xml:space="preserve"> REF _Ref523085708 \r \h </w:instrText>
      </w:r>
      <w:r w:rsidRPr="002670C6">
        <w:rPr>
          <w:lang w:val="en-US"/>
        </w:rPr>
      </w:r>
      <w:r w:rsidRPr="002670C6">
        <w:rPr>
          <w:lang w:val="en-US"/>
        </w:rPr>
        <w:fldChar w:fldCharType="separate"/>
      </w:r>
      <w:r w:rsidR="00F511DE">
        <w:rPr>
          <w:lang w:val="en-US"/>
        </w:rPr>
        <w:t>4.2</w:t>
      </w:r>
      <w:r w:rsidRPr="002670C6">
        <w:rPr>
          <w:lang w:val="en-US"/>
        </w:rPr>
        <w:fldChar w:fldCharType="end"/>
      </w:r>
      <w:r w:rsidRPr="00CE25AF">
        <w:rPr>
          <w:lang w:val="en-US"/>
        </w:rPr>
        <w:t>.</w:t>
      </w:r>
    </w:p>
    <w:p w14:paraId="2A74CEB6" w14:textId="77777777" w:rsidR="00DB5D9C" w:rsidRPr="00CE25AF" w:rsidRDefault="00DB5D9C" w:rsidP="0084545B">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4394"/>
        <w:gridCol w:w="1701"/>
        <w:gridCol w:w="1134"/>
      </w:tblGrid>
      <w:tr w:rsidR="00DB5D9C" w:rsidRPr="00CE25AF" w14:paraId="1BD3E749" w14:textId="77777777" w:rsidTr="00D15D92">
        <w:trPr>
          <w:trHeight w:val="243"/>
          <w:tblHeader/>
        </w:trPr>
        <w:tc>
          <w:tcPr>
            <w:tcW w:w="2122" w:type="dxa"/>
            <w:shd w:val="clear" w:color="auto" w:fill="0778A5"/>
          </w:tcPr>
          <w:p w14:paraId="0CFD4CAD" w14:textId="77777777" w:rsidR="00DB5D9C" w:rsidRPr="002670C6" w:rsidRDefault="00DB5D9C" w:rsidP="00A3624E">
            <w:pPr>
              <w:rPr>
                <w:color w:val="FFFFFF" w:themeColor="background1"/>
                <w:lang w:val="en-US"/>
              </w:rPr>
            </w:pPr>
            <w:r w:rsidRPr="002670C6">
              <w:rPr>
                <w:color w:val="FFFFFF" w:themeColor="background1"/>
                <w:lang w:val="en-US"/>
              </w:rPr>
              <w:t>Class:</w:t>
            </w:r>
          </w:p>
        </w:tc>
        <w:tc>
          <w:tcPr>
            <w:tcW w:w="7229" w:type="dxa"/>
            <w:gridSpan w:val="3"/>
          </w:tcPr>
          <w:p w14:paraId="6C733C0E" w14:textId="60F5992B" w:rsidR="00DB5D9C" w:rsidRPr="002670C6" w:rsidRDefault="002A254E" w:rsidP="00A3624E">
            <w:pPr>
              <w:rPr>
                <w:lang w:val="en-US"/>
              </w:rPr>
            </w:pPr>
            <w:proofErr w:type="spellStart"/>
            <w:r w:rsidRPr="002670C6">
              <w:rPr>
                <w:lang w:val="en-US"/>
              </w:rPr>
              <w:t>SpecificAssetId</w:t>
            </w:r>
            <w:proofErr w:type="spellEnd"/>
          </w:p>
        </w:tc>
      </w:tr>
      <w:tr w:rsidR="00DB5D9C" w:rsidRPr="001C00FD" w14:paraId="2CA50459" w14:textId="77777777" w:rsidTr="00D15D92">
        <w:tc>
          <w:tcPr>
            <w:tcW w:w="2122" w:type="dxa"/>
            <w:shd w:val="clear" w:color="auto" w:fill="0778A5"/>
          </w:tcPr>
          <w:p w14:paraId="2B5CA22E" w14:textId="77777777" w:rsidR="00DB5D9C" w:rsidRPr="002670C6" w:rsidRDefault="00DB5D9C" w:rsidP="00A3624E">
            <w:pPr>
              <w:rPr>
                <w:color w:val="FFFFFF" w:themeColor="background1"/>
                <w:lang w:val="en-US"/>
              </w:rPr>
            </w:pPr>
            <w:r w:rsidRPr="002670C6">
              <w:rPr>
                <w:color w:val="FFFFFF" w:themeColor="background1"/>
                <w:lang w:val="en-US"/>
              </w:rPr>
              <w:t>Explanation:</w:t>
            </w:r>
          </w:p>
        </w:tc>
        <w:tc>
          <w:tcPr>
            <w:tcW w:w="7229" w:type="dxa"/>
            <w:gridSpan w:val="3"/>
          </w:tcPr>
          <w:p w14:paraId="455CDA0E" w14:textId="77777777" w:rsidR="00DB5D9C" w:rsidRPr="00CE25AF" w:rsidRDefault="00DB5D9C" w:rsidP="00A3624E">
            <w:pPr>
              <w:rPr>
                <w:lang w:val="en-US"/>
              </w:rPr>
            </w:pPr>
            <w:r w:rsidRPr="00CE25AF">
              <w:rPr>
                <w:lang w:val="en-US"/>
              </w:rPr>
              <w:t>A</w:t>
            </w:r>
            <w:r w:rsidR="002A254E" w:rsidRPr="00CE25AF">
              <w:rPr>
                <w:lang w:val="en-US"/>
              </w:rPr>
              <w:t xml:space="preserve"> specific asset ID</w:t>
            </w:r>
            <w:r w:rsidRPr="00CE25AF">
              <w:rPr>
                <w:lang w:val="en-US"/>
              </w:rPr>
              <w:t xml:space="preserve"> describes a generic</w:t>
            </w:r>
            <w:r w:rsidR="002A254E" w:rsidRPr="00CE25AF">
              <w:rPr>
                <w:lang w:val="en-US"/>
              </w:rPr>
              <w:t xml:space="preserve"> supplementary</w:t>
            </w:r>
            <w:r w:rsidRPr="00CE25AF">
              <w:rPr>
                <w:lang w:val="en-US"/>
              </w:rPr>
              <w:t xml:space="preserve"> identif</w:t>
            </w:r>
            <w:r w:rsidR="002A254E" w:rsidRPr="00CE25AF">
              <w:rPr>
                <w:lang w:val="en-US"/>
              </w:rPr>
              <w:t>ying attribute of the asset. The specific asset ID is not necessarily globally unique.</w:t>
            </w:r>
          </w:p>
          <w:p w14:paraId="1B30727E" w14:textId="752B01CA" w:rsidR="007731FE" w:rsidRPr="00CE25AF" w:rsidRDefault="007731FE" w:rsidP="00A3624E">
            <w:pPr>
              <w:rPr>
                <w:lang w:val="en-US"/>
              </w:rPr>
            </w:pPr>
            <w:r w:rsidRPr="00CE25AF">
              <w:rPr>
                <w:u w:val="single"/>
                <w:lang w:val="en-US"/>
              </w:rPr>
              <w:t>Constraint AASd-133</w:t>
            </w:r>
            <w:r w:rsidRPr="00CE25AF">
              <w:rPr>
                <w:lang w:val="en-US"/>
              </w:rPr>
              <w:t xml:space="preserve">: </w:t>
            </w:r>
            <w:proofErr w:type="spellStart"/>
            <w:r w:rsidRPr="00CE25AF">
              <w:rPr>
                <w:i/>
                <w:iCs/>
                <w:lang w:val="en-US"/>
              </w:rPr>
              <w:t>SpecificAssetId</w:t>
            </w:r>
            <w:proofErr w:type="spellEnd"/>
            <w:r w:rsidRPr="00CE25AF">
              <w:rPr>
                <w:i/>
                <w:iCs/>
                <w:lang w:val="en-US"/>
              </w:rPr>
              <w:t>/</w:t>
            </w:r>
            <w:proofErr w:type="spellStart"/>
            <w:r w:rsidRPr="00CE25AF">
              <w:rPr>
                <w:i/>
                <w:iCs/>
                <w:lang w:val="en-US"/>
              </w:rPr>
              <w:t>externalSubjectId</w:t>
            </w:r>
            <w:proofErr w:type="spellEnd"/>
            <w:r w:rsidRPr="00CE25AF">
              <w:rPr>
                <w:i/>
                <w:iCs/>
                <w:lang w:val="en-US"/>
              </w:rPr>
              <w:t xml:space="preserve"> </w:t>
            </w:r>
            <w:r w:rsidRPr="00CE25AF">
              <w:rPr>
                <w:lang w:val="en-US"/>
              </w:rPr>
              <w:t xml:space="preserve">shall be a global reference, i.e. </w:t>
            </w:r>
            <w:r w:rsidRPr="00CE25AF">
              <w:rPr>
                <w:i/>
                <w:iCs/>
                <w:lang w:val="en-US"/>
              </w:rPr>
              <w:t>Reference/type</w:t>
            </w:r>
            <w:r w:rsidRPr="00CE25AF">
              <w:rPr>
                <w:lang w:val="en-US"/>
              </w:rPr>
              <w:t xml:space="preserve"> </w:t>
            </w:r>
            <w:r w:rsidRPr="00CE25AF">
              <w:rPr>
                <w:i/>
                <w:iCs/>
                <w:lang w:val="en-US"/>
              </w:rPr>
              <w:t xml:space="preserve">= </w:t>
            </w:r>
            <w:proofErr w:type="spellStart"/>
            <w:ins w:id="1737" w:author="Boss, Birgit (Bosch)" w:date="2023-01-27T14:14:00Z">
              <w:r w:rsidR="00D053C2">
                <w:rPr>
                  <w:i/>
                  <w:iCs/>
                  <w:lang w:val="en-US"/>
                </w:rPr>
                <w:t>External</w:t>
              </w:r>
            </w:ins>
            <w:del w:id="1738" w:author="Boss, Birgit (Bosch)" w:date="2023-01-27T14:14:00Z">
              <w:r w:rsidRPr="00CE25AF" w:rsidDel="00D053C2">
                <w:rPr>
                  <w:i/>
                  <w:iCs/>
                  <w:lang w:val="en-US"/>
                </w:rPr>
                <w:delText>Global</w:delText>
              </w:r>
            </w:del>
            <w:r w:rsidRPr="00CE25AF">
              <w:rPr>
                <w:i/>
                <w:iCs/>
                <w:lang w:val="en-US"/>
              </w:rPr>
              <w:t>Reference</w:t>
            </w:r>
            <w:proofErr w:type="spellEnd"/>
            <w:r w:rsidRPr="00CE25AF">
              <w:rPr>
                <w:lang w:val="en-US"/>
              </w:rPr>
              <w:t>.</w:t>
            </w:r>
          </w:p>
        </w:tc>
      </w:tr>
      <w:tr w:rsidR="00DB5D9C" w:rsidRPr="00CE25AF" w14:paraId="5ED585A3" w14:textId="77777777" w:rsidTr="00D15D92">
        <w:tc>
          <w:tcPr>
            <w:tcW w:w="2122" w:type="dxa"/>
            <w:shd w:val="clear" w:color="auto" w:fill="0778A5"/>
          </w:tcPr>
          <w:p w14:paraId="51A48320" w14:textId="77777777" w:rsidR="00DB5D9C" w:rsidRPr="002670C6" w:rsidRDefault="00DB5D9C" w:rsidP="00A3624E">
            <w:pPr>
              <w:rPr>
                <w:color w:val="FFFFFF" w:themeColor="background1"/>
                <w:lang w:val="en-US"/>
              </w:rPr>
            </w:pPr>
            <w:r w:rsidRPr="002670C6">
              <w:rPr>
                <w:color w:val="FFFFFF" w:themeColor="background1"/>
                <w:lang w:val="en-US"/>
              </w:rPr>
              <w:t>Inherits from:</w:t>
            </w:r>
          </w:p>
        </w:tc>
        <w:tc>
          <w:tcPr>
            <w:tcW w:w="7229" w:type="dxa"/>
            <w:gridSpan w:val="3"/>
          </w:tcPr>
          <w:p w14:paraId="2F4756B1" w14:textId="768040A4" w:rsidR="00DB5D9C" w:rsidRPr="002670C6" w:rsidRDefault="00DB5D9C" w:rsidP="00A3624E">
            <w:pPr>
              <w:rPr>
                <w:lang w:val="en-US"/>
              </w:rPr>
            </w:pPr>
            <w:proofErr w:type="spellStart"/>
            <w:r w:rsidRPr="002670C6">
              <w:rPr>
                <w:lang w:val="en-US"/>
              </w:rPr>
              <w:t>HasSemantics</w:t>
            </w:r>
            <w:proofErr w:type="spellEnd"/>
          </w:p>
        </w:tc>
      </w:tr>
      <w:tr w:rsidR="00D15D92" w:rsidRPr="00CE25AF" w14:paraId="205F4742" w14:textId="77777777" w:rsidTr="00D15D92">
        <w:tc>
          <w:tcPr>
            <w:tcW w:w="2122" w:type="dxa"/>
            <w:shd w:val="clear" w:color="auto" w:fill="0778A5"/>
          </w:tcPr>
          <w:p w14:paraId="4074A70A" w14:textId="1B938694" w:rsidR="001A1979" w:rsidRPr="002670C6" w:rsidRDefault="001A1979" w:rsidP="00A3624E">
            <w:pPr>
              <w:rPr>
                <w:color w:val="FFFFFF" w:themeColor="background1"/>
                <w:sz w:val="18"/>
                <w:lang w:val="en-US"/>
              </w:rPr>
            </w:pPr>
            <w:r w:rsidRPr="002670C6">
              <w:rPr>
                <w:color w:val="FFFFFF" w:themeColor="background1"/>
                <w:lang w:val="en-US"/>
              </w:rPr>
              <w:t xml:space="preserve">Attribute </w:t>
            </w:r>
          </w:p>
        </w:tc>
        <w:tc>
          <w:tcPr>
            <w:tcW w:w="4394" w:type="dxa"/>
            <w:shd w:val="clear" w:color="auto" w:fill="0778A5"/>
          </w:tcPr>
          <w:p w14:paraId="563908E4" w14:textId="77777777" w:rsidR="001A1979" w:rsidRPr="002670C6" w:rsidRDefault="001A1979" w:rsidP="00A3624E">
            <w:pPr>
              <w:rPr>
                <w:color w:val="FFFFFF" w:themeColor="background1"/>
                <w:lang w:val="en-US"/>
              </w:rPr>
            </w:pPr>
            <w:r w:rsidRPr="002670C6">
              <w:rPr>
                <w:color w:val="FFFFFF" w:themeColor="background1"/>
                <w:lang w:val="en-US"/>
              </w:rPr>
              <w:t>Explanation</w:t>
            </w:r>
          </w:p>
        </w:tc>
        <w:tc>
          <w:tcPr>
            <w:tcW w:w="1701" w:type="dxa"/>
            <w:shd w:val="clear" w:color="auto" w:fill="0778A5"/>
          </w:tcPr>
          <w:p w14:paraId="6516FFFF" w14:textId="77777777" w:rsidR="001A1979" w:rsidRPr="002670C6" w:rsidRDefault="001A1979" w:rsidP="00A3624E">
            <w:pPr>
              <w:rPr>
                <w:color w:val="FFFFFF" w:themeColor="background1"/>
                <w:lang w:val="en-US"/>
              </w:rPr>
            </w:pPr>
            <w:r w:rsidRPr="002670C6">
              <w:rPr>
                <w:color w:val="FFFFFF" w:themeColor="background1"/>
                <w:lang w:val="en-US"/>
              </w:rPr>
              <w:t>Type</w:t>
            </w:r>
          </w:p>
        </w:tc>
        <w:tc>
          <w:tcPr>
            <w:tcW w:w="1134" w:type="dxa"/>
            <w:shd w:val="clear" w:color="auto" w:fill="0778A5"/>
          </w:tcPr>
          <w:p w14:paraId="2F1A55EE" w14:textId="77777777" w:rsidR="001A1979" w:rsidRPr="002670C6" w:rsidRDefault="001A1979" w:rsidP="00A3624E">
            <w:pPr>
              <w:rPr>
                <w:color w:val="FFFFFF" w:themeColor="background1"/>
                <w:lang w:val="en-US"/>
              </w:rPr>
            </w:pPr>
            <w:r w:rsidRPr="002670C6">
              <w:rPr>
                <w:color w:val="FFFFFF" w:themeColor="background1"/>
                <w:lang w:val="en-US"/>
              </w:rPr>
              <w:t>Card.</w:t>
            </w:r>
          </w:p>
        </w:tc>
      </w:tr>
      <w:tr w:rsidR="001A1979" w:rsidRPr="00CE25AF" w14:paraId="399C79F2" w14:textId="77777777" w:rsidTr="00F172C0">
        <w:tc>
          <w:tcPr>
            <w:tcW w:w="2122" w:type="dxa"/>
          </w:tcPr>
          <w:p w14:paraId="023D6082" w14:textId="16BC0F08" w:rsidR="001A1979" w:rsidRPr="002670C6" w:rsidRDefault="002A254E" w:rsidP="00A3624E">
            <w:pPr>
              <w:rPr>
                <w:lang w:val="en-US"/>
              </w:rPr>
            </w:pPr>
            <w:r w:rsidRPr="002670C6">
              <w:rPr>
                <w:lang w:val="en-US"/>
              </w:rPr>
              <w:t>name</w:t>
            </w:r>
          </w:p>
        </w:tc>
        <w:tc>
          <w:tcPr>
            <w:tcW w:w="4394" w:type="dxa"/>
          </w:tcPr>
          <w:p w14:paraId="45170EFE" w14:textId="7738FDE5" w:rsidR="001A1979" w:rsidRPr="002670C6" w:rsidRDefault="002A254E" w:rsidP="00A3624E">
            <w:pPr>
              <w:rPr>
                <w:lang w:val="en-US"/>
              </w:rPr>
            </w:pPr>
            <w:r w:rsidRPr="002670C6">
              <w:rPr>
                <w:lang w:val="en-US"/>
              </w:rPr>
              <w:t xml:space="preserve">Name </w:t>
            </w:r>
            <w:r w:rsidR="001A1979" w:rsidRPr="002670C6">
              <w:rPr>
                <w:lang w:val="en-US"/>
              </w:rPr>
              <w:t>of the</w:t>
            </w:r>
            <w:r w:rsidR="00EA3B8B">
              <w:rPr>
                <w:lang w:val="en-US"/>
              </w:rPr>
              <w:t xml:space="preserve"> asset</w:t>
            </w:r>
            <w:r w:rsidR="001A1979" w:rsidRPr="002670C6">
              <w:rPr>
                <w:lang w:val="en-US"/>
              </w:rPr>
              <w:t xml:space="preserve"> identifier</w:t>
            </w:r>
          </w:p>
          <w:p w14:paraId="07AC112E" w14:textId="51C8B1BD" w:rsidR="001A1979" w:rsidRPr="002670C6" w:rsidRDefault="001A1979" w:rsidP="00A3624E">
            <w:pPr>
              <w:rPr>
                <w:lang w:val="en-US"/>
              </w:rPr>
            </w:pPr>
          </w:p>
        </w:tc>
        <w:tc>
          <w:tcPr>
            <w:tcW w:w="1701" w:type="dxa"/>
          </w:tcPr>
          <w:p w14:paraId="6F1BBCCB" w14:textId="24BABAAF" w:rsidR="001A1979" w:rsidRPr="002670C6" w:rsidRDefault="00424921" w:rsidP="00A3624E">
            <w:pPr>
              <w:rPr>
                <w:lang w:val="en-US"/>
              </w:rPr>
            </w:pPr>
            <w:proofErr w:type="spellStart"/>
            <w:r w:rsidRPr="002670C6">
              <w:rPr>
                <w:lang w:val="en-US"/>
              </w:rPr>
              <w:t>Label</w:t>
            </w:r>
            <w:r w:rsidR="00517D23" w:rsidRPr="002670C6">
              <w:rPr>
                <w:lang w:val="en-US"/>
              </w:rPr>
              <w:t>Type</w:t>
            </w:r>
            <w:proofErr w:type="spellEnd"/>
          </w:p>
        </w:tc>
        <w:tc>
          <w:tcPr>
            <w:tcW w:w="1134" w:type="dxa"/>
          </w:tcPr>
          <w:p w14:paraId="66AA982A" w14:textId="77777777" w:rsidR="001A1979" w:rsidRPr="002670C6" w:rsidRDefault="001A1979" w:rsidP="00A3624E">
            <w:pPr>
              <w:rPr>
                <w:lang w:val="en-US"/>
              </w:rPr>
            </w:pPr>
            <w:r w:rsidRPr="002670C6">
              <w:rPr>
                <w:lang w:val="en-US"/>
              </w:rPr>
              <w:t>1</w:t>
            </w:r>
          </w:p>
        </w:tc>
      </w:tr>
      <w:tr w:rsidR="001A1979" w:rsidRPr="00CE25AF" w14:paraId="42B3EDB1" w14:textId="77777777" w:rsidTr="00F172C0">
        <w:tc>
          <w:tcPr>
            <w:tcW w:w="2122" w:type="dxa"/>
          </w:tcPr>
          <w:p w14:paraId="2302F8F3" w14:textId="31AA4F83" w:rsidR="001A1979" w:rsidRPr="002670C6" w:rsidRDefault="001A1979" w:rsidP="00A3624E">
            <w:pPr>
              <w:rPr>
                <w:lang w:val="en-US"/>
              </w:rPr>
            </w:pPr>
            <w:r w:rsidRPr="002670C6">
              <w:rPr>
                <w:lang w:val="en-US"/>
              </w:rPr>
              <w:t>value</w:t>
            </w:r>
          </w:p>
        </w:tc>
        <w:tc>
          <w:tcPr>
            <w:tcW w:w="4394" w:type="dxa"/>
          </w:tcPr>
          <w:p w14:paraId="44154AF5" w14:textId="4DF033BB" w:rsidR="001A1979" w:rsidRPr="00CE25AF" w:rsidRDefault="001A1979" w:rsidP="00A3624E">
            <w:pPr>
              <w:rPr>
                <w:lang w:val="en-US"/>
              </w:rPr>
            </w:pPr>
            <w:r w:rsidRPr="00CE25AF">
              <w:rPr>
                <w:lang w:val="en-US"/>
              </w:rPr>
              <w:t>The value of the</w:t>
            </w:r>
            <w:r w:rsidR="002A254E" w:rsidRPr="00CE25AF">
              <w:rPr>
                <w:lang w:val="en-US"/>
              </w:rPr>
              <w:t xml:space="preserve"> specific asset</w:t>
            </w:r>
            <w:r w:rsidRPr="00CE25AF">
              <w:rPr>
                <w:lang w:val="en-US"/>
              </w:rPr>
              <w:t xml:space="preserve"> identifier with the corresponding </w:t>
            </w:r>
            <w:r w:rsidR="002A254E" w:rsidRPr="00CE25AF">
              <w:rPr>
                <w:lang w:val="en-US"/>
              </w:rPr>
              <w:t>name</w:t>
            </w:r>
          </w:p>
        </w:tc>
        <w:tc>
          <w:tcPr>
            <w:tcW w:w="1701" w:type="dxa"/>
          </w:tcPr>
          <w:p w14:paraId="7FE97A2F" w14:textId="2A98801A" w:rsidR="001A1979" w:rsidRPr="002670C6" w:rsidRDefault="00517D23" w:rsidP="00A3624E">
            <w:pPr>
              <w:rPr>
                <w:lang w:val="en-US"/>
              </w:rPr>
            </w:pPr>
            <w:r w:rsidRPr="002670C6">
              <w:rPr>
                <w:lang w:val="en-US"/>
              </w:rPr>
              <w:t>Identifier</w:t>
            </w:r>
          </w:p>
        </w:tc>
        <w:tc>
          <w:tcPr>
            <w:tcW w:w="1134" w:type="dxa"/>
          </w:tcPr>
          <w:p w14:paraId="3C05B9C1" w14:textId="5A8184BD" w:rsidR="001A1979" w:rsidRPr="002670C6" w:rsidRDefault="001A1979" w:rsidP="00A3624E">
            <w:pPr>
              <w:rPr>
                <w:lang w:val="en-US"/>
              </w:rPr>
            </w:pPr>
            <w:r w:rsidRPr="002670C6">
              <w:rPr>
                <w:lang w:val="en-US"/>
              </w:rPr>
              <w:t>1</w:t>
            </w:r>
          </w:p>
        </w:tc>
      </w:tr>
      <w:tr w:rsidR="001A1979" w:rsidRPr="00CE25AF" w14:paraId="59CAC705" w14:textId="77777777" w:rsidTr="00F172C0">
        <w:tc>
          <w:tcPr>
            <w:tcW w:w="2122" w:type="dxa"/>
          </w:tcPr>
          <w:p w14:paraId="260C0C0A" w14:textId="6DB921C3" w:rsidR="001A1979" w:rsidRPr="002670C6" w:rsidRDefault="001A1979" w:rsidP="00A3624E">
            <w:pPr>
              <w:rPr>
                <w:lang w:val="en-US"/>
              </w:rPr>
            </w:pPr>
            <w:proofErr w:type="spellStart"/>
            <w:r w:rsidRPr="002670C6">
              <w:rPr>
                <w:lang w:val="en-US"/>
              </w:rPr>
              <w:t>externalSubjectId</w:t>
            </w:r>
            <w:proofErr w:type="spellEnd"/>
          </w:p>
        </w:tc>
        <w:tc>
          <w:tcPr>
            <w:tcW w:w="4394" w:type="dxa"/>
          </w:tcPr>
          <w:p w14:paraId="47038C87" w14:textId="13172A20" w:rsidR="001A1979" w:rsidRPr="00CE25AF" w:rsidRDefault="001A1979" w:rsidP="00A3624E">
            <w:pPr>
              <w:rPr>
                <w:lang w:val="en-US"/>
              </w:rPr>
            </w:pPr>
            <w:r w:rsidRPr="00CE25AF">
              <w:rPr>
                <w:lang w:val="en-US"/>
              </w:rPr>
              <w:t>The</w:t>
            </w:r>
            <w:r w:rsidR="008D5F24" w:rsidRPr="00CE25AF">
              <w:rPr>
                <w:lang w:val="en-US"/>
              </w:rPr>
              <w:t xml:space="preserve"> unique</w:t>
            </w:r>
            <w:r w:rsidRPr="00CE25AF">
              <w:rPr>
                <w:lang w:val="en-US"/>
              </w:rPr>
              <w:t xml:space="preserve"> </w:t>
            </w:r>
            <w:r w:rsidR="009F39EF" w:rsidRPr="00CE25AF">
              <w:rPr>
                <w:lang w:val="en-US"/>
              </w:rPr>
              <w:t xml:space="preserve">ID of the </w:t>
            </w:r>
            <w:r w:rsidRPr="00CE25AF">
              <w:rPr>
                <w:lang w:val="en-US"/>
              </w:rPr>
              <w:t xml:space="preserve">(external) </w:t>
            </w:r>
            <w:r w:rsidR="003C2AA3" w:rsidRPr="00CE25AF">
              <w:rPr>
                <w:lang w:val="en-US"/>
              </w:rPr>
              <w:t>subject</w:t>
            </w:r>
            <w:r w:rsidRPr="00CE25AF">
              <w:rPr>
                <w:lang w:val="en-US"/>
              </w:rPr>
              <w:t xml:space="preserve"> the </w:t>
            </w:r>
            <w:r w:rsidR="002A254E" w:rsidRPr="00CE25AF">
              <w:rPr>
                <w:lang w:val="en-US"/>
              </w:rPr>
              <w:t>specific asset ID</w:t>
            </w:r>
            <w:r w:rsidR="009F39EF" w:rsidRPr="00CE25AF">
              <w:rPr>
                <w:lang w:val="en-US"/>
              </w:rPr>
              <w:t xml:space="preserve"> </w:t>
            </w:r>
            <w:r w:rsidR="009F39EF" w:rsidRPr="00CE25AF">
              <w:rPr>
                <w:i/>
                <w:iCs/>
                <w:lang w:val="en-US"/>
              </w:rPr>
              <w:t>value</w:t>
            </w:r>
            <w:r w:rsidRPr="00CE25AF">
              <w:rPr>
                <w:lang w:val="en-US"/>
              </w:rPr>
              <w:t xml:space="preserve"> belongs to or has meaning to</w:t>
            </w:r>
          </w:p>
          <w:p w14:paraId="3736A24B" w14:textId="1D41C223" w:rsidR="004525F6" w:rsidRPr="00CE25AF" w:rsidRDefault="00DD77CC" w:rsidP="002670C6">
            <w:pPr>
              <w:pStyle w:val="NOTE"/>
              <w:ind w:left="0" w:firstLine="0"/>
              <w:rPr>
                <w:lang w:val="en-US"/>
              </w:rPr>
            </w:pPr>
            <w:r w:rsidRPr="00CE25AF">
              <w:rPr>
                <w:lang w:val="en-US"/>
              </w:rPr>
              <w:t>Note: t</w:t>
            </w:r>
            <w:r w:rsidR="004525F6" w:rsidRPr="00CE25AF">
              <w:rPr>
                <w:lang w:val="en-US"/>
              </w:rPr>
              <w:t>his is a</w:t>
            </w:r>
            <w:r w:rsidR="008478F8" w:rsidRPr="00CE25AF">
              <w:rPr>
                <w:lang w:val="en-US"/>
              </w:rPr>
              <w:t xml:space="preserve">n external </w:t>
            </w:r>
            <w:r w:rsidR="004525F6" w:rsidRPr="00CE25AF">
              <w:rPr>
                <w:lang w:val="en-US"/>
              </w:rPr>
              <w:t>reference.</w:t>
            </w:r>
          </w:p>
        </w:tc>
        <w:tc>
          <w:tcPr>
            <w:tcW w:w="1701" w:type="dxa"/>
          </w:tcPr>
          <w:p w14:paraId="45FCD5BC" w14:textId="27F60AB6" w:rsidR="001A1979" w:rsidRPr="002670C6" w:rsidRDefault="004525F6" w:rsidP="00A3624E">
            <w:pPr>
              <w:rPr>
                <w:lang w:val="en-US"/>
              </w:rPr>
            </w:pPr>
            <w:r w:rsidRPr="002670C6">
              <w:rPr>
                <w:lang w:val="en-US"/>
              </w:rPr>
              <w:t>Reference</w:t>
            </w:r>
          </w:p>
        </w:tc>
        <w:tc>
          <w:tcPr>
            <w:tcW w:w="1134" w:type="dxa"/>
          </w:tcPr>
          <w:p w14:paraId="1A701B0F" w14:textId="454E1207" w:rsidR="001A1979" w:rsidRPr="002670C6" w:rsidRDefault="009F375D" w:rsidP="00A3624E">
            <w:pPr>
              <w:rPr>
                <w:lang w:val="en-US"/>
              </w:rPr>
            </w:pPr>
            <w:r w:rsidRPr="002670C6">
              <w:rPr>
                <w:lang w:val="en-US"/>
              </w:rPr>
              <w:t>0..</w:t>
            </w:r>
            <w:r w:rsidR="001A1979" w:rsidRPr="002670C6">
              <w:rPr>
                <w:lang w:val="en-US"/>
              </w:rPr>
              <w:t>1</w:t>
            </w:r>
          </w:p>
        </w:tc>
      </w:tr>
    </w:tbl>
    <w:p w14:paraId="76102C09" w14:textId="34CB57D5" w:rsidR="0084545B" w:rsidRPr="002670C6" w:rsidRDefault="0084545B" w:rsidP="0084545B">
      <w:pPr>
        <w:rPr>
          <w:lang w:val="en-US"/>
        </w:rPr>
      </w:pPr>
    </w:p>
    <w:p w14:paraId="7E306C6A" w14:textId="5D52F7FA" w:rsidR="00C7677C" w:rsidRPr="00CE25AF" w:rsidRDefault="00C7677C" w:rsidP="00C7677C">
      <w:pPr>
        <w:pStyle w:val="NOTE"/>
        <w:rPr>
          <w:lang w:val="en-US"/>
        </w:rPr>
      </w:pPr>
      <w:r w:rsidRPr="00CE25AF">
        <w:rPr>
          <w:lang w:val="en-US"/>
        </w:rPr>
        <w:t>Note</w:t>
      </w:r>
      <w:r w:rsidR="00DD77CC" w:rsidRPr="00CE25AF">
        <w:rPr>
          <w:lang w:val="en-US"/>
        </w:rPr>
        <w:t xml:space="preserve"> 1</w:t>
      </w:r>
      <w:r w:rsidRPr="00CE25AF">
        <w:rPr>
          <w:lang w:val="en-US"/>
        </w:rPr>
        <w:t xml:space="preserve">: </w:t>
      </w:r>
      <w:r w:rsidR="00DD77CC" w:rsidRPr="00CE25AF">
        <w:rPr>
          <w:lang w:val="en-US"/>
        </w:rPr>
        <w:t>n</w:t>
      </w:r>
      <w:r w:rsidRPr="00CE25AF">
        <w:rPr>
          <w:lang w:val="en-US"/>
        </w:rPr>
        <w:t xml:space="preserve">ames for </w:t>
      </w:r>
      <w:proofErr w:type="spellStart"/>
      <w:r w:rsidRPr="00CE25AF">
        <w:rPr>
          <w:lang w:val="en-US"/>
        </w:rPr>
        <w:t>specificAssetIds</w:t>
      </w:r>
      <w:proofErr w:type="spellEnd"/>
      <w:r w:rsidRPr="00CE25AF">
        <w:rPr>
          <w:lang w:val="en-US"/>
        </w:rPr>
        <w:t xml:space="preserve"> do not need to be unique.</w:t>
      </w:r>
    </w:p>
    <w:p w14:paraId="22BC1ABE" w14:textId="73D171E8" w:rsidR="00C7677C" w:rsidRPr="00CE25AF" w:rsidRDefault="00C7677C" w:rsidP="00C7677C">
      <w:pPr>
        <w:pStyle w:val="NOTE"/>
        <w:rPr>
          <w:lang w:val="en-US"/>
        </w:rPr>
      </w:pPr>
      <w:r w:rsidRPr="00CE25AF">
        <w:rPr>
          <w:lang w:val="en-US"/>
        </w:rPr>
        <w:t>Note</w:t>
      </w:r>
      <w:r w:rsidR="00DD77CC" w:rsidRPr="00CE25AF">
        <w:rPr>
          <w:lang w:val="en-US"/>
        </w:rPr>
        <w:t xml:space="preserve"> 2</w:t>
      </w:r>
      <w:r w:rsidRPr="00CE25AF">
        <w:rPr>
          <w:lang w:val="en-US"/>
        </w:rPr>
        <w:t xml:space="preserve">: </w:t>
      </w:r>
      <w:proofErr w:type="spellStart"/>
      <w:r w:rsidR="00DD77CC" w:rsidRPr="00CE25AF">
        <w:rPr>
          <w:lang w:val="en-US"/>
        </w:rPr>
        <w:t>s</w:t>
      </w:r>
      <w:r w:rsidRPr="00CE25AF">
        <w:rPr>
          <w:lang w:val="en-US"/>
        </w:rPr>
        <w:t>emanticIds</w:t>
      </w:r>
      <w:proofErr w:type="spellEnd"/>
      <w:r w:rsidRPr="00CE25AF">
        <w:rPr>
          <w:lang w:val="en-US"/>
        </w:rPr>
        <w:t xml:space="preserve"> for the single </w:t>
      </w:r>
      <w:proofErr w:type="spellStart"/>
      <w:r w:rsidRPr="00CE25AF">
        <w:rPr>
          <w:lang w:val="en-US"/>
        </w:rPr>
        <w:t>specificAssetIds</w:t>
      </w:r>
      <w:proofErr w:type="spellEnd"/>
      <w:r w:rsidRPr="00CE25AF">
        <w:rPr>
          <w:lang w:val="en-US"/>
        </w:rPr>
        <w:t xml:space="preserve"> do not need to be unique.</w:t>
      </w:r>
    </w:p>
    <w:p w14:paraId="7BCF2A2E" w14:textId="4C7737DC" w:rsidR="00AF6F19" w:rsidRPr="00CE25AF" w:rsidRDefault="001C755A" w:rsidP="00C4766C">
      <w:pPr>
        <w:rPr>
          <w:lang w:val="en-US"/>
        </w:rPr>
      </w:pPr>
      <w:r w:rsidRPr="00CE25AF">
        <w:rPr>
          <w:lang w:val="en-US"/>
        </w:rPr>
        <w:t>For more information on the concept of subject</w:t>
      </w:r>
      <w:r w:rsidR="00DD77CC" w:rsidRPr="00CE25AF">
        <w:rPr>
          <w:lang w:val="en-US"/>
        </w:rPr>
        <w:t>,</w:t>
      </w:r>
      <w:r w:rsidRPr="00CE25AF">
        <w:rPr>
          <w:lang w:val="en-US"/>
        </w:rPr>
        <w:t xml:space="preserve"> see Attribute Based Access Control (ABAC) </w:t>
      </w:r>
      <w:r w:rsidRPr="00CE25AF">
        <w:rPr>
          <w:lang w:val="en-US"/>
        </w:rPr>
        <w:fldChar w:fldCharType="begin"/>
      </w:r>
      <w:r w:rsidRPr="00CE25AF">
        <w:rPr>
          <w:lang w:val="en-US"/>
        </w:rPr>
        <w:instrText xml:space="preserve"> REF ABAC_22 \h </w:instrText>
      </w:r>
      <w:r w:rsidRPr="00CE25AF">
        <w:rPr>
          <w:lang w:val="en-US"/>
        </w:rPr>
      </w:r>
      <w:r w:rsidRPr="00CE25AF">
        <w:rPr>
          <w:lang w:val="en-US"/>
        </w:rPr>
        <w:fldChar w:fldCharType="separate"/>
      </w:r>
      <w:r w:rsidR="00F511DE" w:rsidRPr="00CE25AF">
        <w:rPr>
          <w:lang w:val="en-US"/>
        </w:rPr>
        <w:t>[49]</w:t>
      </w:r>
      <w:r w:rsidRPr="00CE25AF">
        <w:rPr>
          <w:lang w:val="en-US"/>
        </w:rPr>
        <w:fldChar w:fldCharType="end"/>
      </w:r>
      <w:r w:rsidRPr="00CE25AF">
        <w:rPr>
          <w:lang w:val="en-US"/>
        </w:rPr>
        <w:t>. The assumption is that every subject has a unique identifier.</w:t>
      </w:r>
    </w:p>
    <w:p w14:paraId="66E5CE05" w14:textId="524F61FD" w:rsidR="00CB1992" w:rsidRPr="002670C6" w:rsidRDefault="00CB1992" w:rsidP="004E069D">
      <w:pPr>
        <w:pStyle w:val="Heading3"/>
        <w:numPr>
          <w:ilvl w:val="2"/>
          <w:numId w:val="53"/>
        </w:numPr>
        <w:rPr>
          <w:lang w:val="en-US"/>
        </w:rPr>
      </w:pPr>
      <w:bookmarkStart w:id="1739" w:name="_Toc54815988"/>
      <w:bookmarkStart w:id="1740" w:name="_Toc125227915"/>
      <w:bookmarkStart w:id="1741" w:name="_Toc125537702"/>
      <w:proofErr w:type="spellStart"/>
      <w:r w:rsidRPr="002670C6">
        <w:rPr>
          <w:lang w:val="en-US"/>
        </w:rPr>
        <w:t>Submodel</w:t>
      </w:r>
      <w:proofErr w:type="spellEnd"/>
      <w:r w:rsidRPr="002670C6">
        <w:rPr>
          <w:lang w:val="en-US"/>
        </w:rPr>
        <w:t xml:space="preserve"> Attributes</w:t>
      </w:r>
      <w:bookmarkEnd w:id="1739"/>
      <w:bookmarkEnd w:id="1740"/>
      <w:bookmarkEnd w:id="1741"/>
    </w:p>
    <w:p w14:paraId="191D93C6" w14:textId="132F2D54" w:rsidR="00CB1992" w:rsidRPr="00CE25AF" w:rsidRDefault="00104912" w:rsidP="00110904">
      <w:pPr>
        <w:pStyle w:val="Caption"/>
      </w:pPr>
      <w:bookmarkStart w:id="1742" w:name="_Toc125537848"/>
      <w:r w:rsidRPr="00CE25AF">
        <w:rPr>
          <w:noProof/>
        </w:rPr>
        <w:drawing>
          <wp:anchor distT="0" distB="0" distL="114300" distR="114300" simplePos="0" relativeHeight="252716032" behindDoc="0" locked="0" layoutInCell="1" allowOverlap="1" wp14:anchorId="2AC2B4E6" wp14:editId="7792995C">
            <wp:simplePos x="0" y="0"/>
            <wp:positionH relativeFrom="column">
              <wp:posOffset>410210</wp:posOffset>
            </wp:positionH>
            <wp:positionV relativeFrom="paragraph">
              <wp:posOffset>322580</wp:posOffset>
            </wp:positionV>
            <wp:extent cx="4483100" cy="1326515"/>
            <wp:effectExtent l="0" t="0" r="0" b="0"/>
            <wp:wrapTopAndBottom/>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83100" cy="13265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2881" w:rsidRPr="00CE25AF">
        <w:t xml:space="preserve"> </w:t>
      </w:r>
      <w:r w:rsidR="00CB1992" w:rsidRPr="00CE25AF">
        <w:t xml:space="preserve">Figure </w:t>
      </w:r>
      <w:r w:rsidR="00561536">
        <w:fldChar w:fldCharType="begin"/>
      </w:r>
      <w:r w:rsidR="00561536">
        <w:instrText xml:space="preserve"> SEQ Figure \* ARABIC </w:instrText>
      </w:r>
      <w:r w:rsidR="00561536">
        <w:fldChar w:fldCharType="separate"/>
      </w:r>
      <w:r w:rsidR="00F511DE">
        <w:rPr>
          <w:noProof/>
        </w:rPr>
        <w:t>25</w:t>
      </w:r>
      <w:r w:rsidR="00561536">
        <w:fldChar w:fldCharType="end"/>
      </w:r>
      <w:r w:rsidR="00CB1992" w:rsidRPr="00CE25AF">
        <w:t xml:space="preserve"> Metamodel </w:t>
      </w:r>
      <w:r w:rsidR="0084545B" w:rsidRPr="00CE25AF">
        <w:t xml:space="preserve">of </w:t>
      </w:r>
      <w:proofErr w:type="spellStart"/>
      <w:r w:rsidR="00CB1992" w:rsidRPr="00CE25AF">
        <w:t>Submodel</w:t>
      </w:r>
      <w:bookmarkEnd w:id="1742"/>
      <w:proofErr w:type="spellEnd"/>
    </w:p>
    <w:p w14:paraId="117B0E60" w14:textId="630321A0" w:rsidR="009F46DF" w:rsidRPr="00CE25AF" w:rsidRDefault="00DD77CC" w:rsidP="009F46DF">
      <w:pPr>
        <w:rPr>
          <w:lang w:val="en-US"/>
        </w:rPr>
      </w:pPr>
      <w:r w:rsidRPr="00CE25AF">
        <w:rPr>
          <w:lang w:val="en-US"/>
        </w:rPr>
        <w:t xml:space="preserve">Adding a </w:t>
      </w:r>
      <w:proofErr w:type="spellStart"/>
      <w:r w:rsidRPr="00CE25AF">
        <w:rPr>
          <w:i/>
          <w:lang w:val="en-US"/>
        </w:rPr>
        <w:t>semanticId</w:t>
      </w:r>
      <w:proofErr w:type="spellEnd"/>
      <w:r w:rsidRPr="00CE25AF">
        <w:rPr>
          <w:lang w:val="en-US"/>
        </w:rPr>
        <w:t xml:space="preserve"> for a </w:t>
      </w:r>
      <w:proofErr w:type="spellStart"/>
      <w:r w:rsidRPr="00CE25AF">
        <w:rPr>
          <w:lang w:val="en-US"/>
        </w:rPr>
        <w:t>submodel</w:t>
      </w:r>
      <w:proofErr w:type="spellEnd"/>
      <w:r w:rsidRPr="00CE25AF">
        <w:rPr>
          <w:lang w:val="en-US"/>
        </w:rPr>
        <w:t xml:space="preserve"> </w:t>
      </w:r>
      <w:r w:rsidR="009F46DF" w:rsidRPr="00CE25AF">
        <w:rPr>
          <w:lang w:val="en-US"/>
        </w:rPr>
        <w:t xml:space="preserve">is recommended (see </w:t>
      </w:r>
      <w:r w:rsidR="009F46DF" w:rsidRPr="00CE25AF">
        <w:rPr>
          <w:lang w:val="en-US"/>
        </w:rPr>
        <w:fldChar w:fldCharType="begin"/>
      </w:r>
      <w:r w:rsidR="009F46DF" w:rsidRPr="00CE25AF">
        <w:rPr>
          <w:lang w:val="en-US"/>
        </w:rPr>
        <w:instrText xml:space="preserve"> REF _Ref89794569 \h </w:instrText>
      </w:r>
      <w:r w:rsidR="009F46DF" w:rsidRPr="00CE25AF">
        <w:rPr>
          <w:lang w:val="en-US"/>
        </w:rPr>
      </w:r>
      <w:r w:rsidR="009F46DF" w:rsidRPr="00CE25AF">
        <w:rPr>
          <w:lang w:val="en-US"/>
        </w:rPr>
        <w:fldChar w:fldCharType="separate"/>
      </w:r>
      <w:r w:rsidR="00F511DE" w:rsidRPr="00CE25AF">
        <w:t xml:space="preserve">Table </w:t>
      </w:r>
      <w:r w:rsidR="00F511DE">
        <w:rPr>
          <w:noProof/>
        </w:rPr>
        <w:t>2</w:t>
      </w:r>
      <w:r w:rsidR="009F46DF" w:rsidRPr="00CE25AF">
        <w:rPr>
          <w:lang w:val="en-US"/>
        </w:rPr>
        <w:fldChar w:fldCharType="end"/>
      </w:r>
      <w:r w:rsidR="009F46DF" w:rsidRPr="00CE25AF">
        <w:rPr>
          <w:lang w:val="en-US"/>
        </w:rPr>
        <w:t>).</w:t>
      </w:r>
    </w:p>
    <w:p w14:paraId="0159A5A5" w14:textId="789702C7" w:rsidR="009F46DF" w:rsidRPr="00CE25AF" w:rsidRDefault="00DD77CC" w:rsidP="009F46DF">
      <w:pPr>
        <w:rPr>
          <w:lang w:val="en-US"/>
        </w:rPr>
      </w:pPr>
      <w:r w:rsidRPr="00CE25AF">
        <w:rPr>
          <w:lang w:val="en-US"/>
        </w:rPr>
        <w:lastRenderedPageBreak/>
        <w:t>If</w:t>
      </w:r>
      <w:r w:rsidR="009F46DF" w:rsidRPr="00CE25AF">
        <w:rPr>
          <w:lang w:val="en-US"/>
        </w:rPr>
        <w:t xml:space="preserve"> the </w:t>
      </w:r>
      <w:proofErr w:type="spellStart"/>
      <w:r w:rsidR="009F46DF" w:rsidRPr="00CE25AF">
        <w:rPr>
          <w:lang w:val="en-US"/>
        </w:rPr>
        <w:t>submodel</w:t>
      </w:r>
      <w:proofErr w:type="spellEnd"/>
      <w:r w:rsidR="009F46DF" w:rsidRPr="00CE25AF">
        <w:rPr>
          <w:lang w:val="en-US"/>
        </w:rPr>
        <w:t xml:space="preserve"> is of </w:t>
      </w:r>
      <w:r w:rsidR="009F46DF" w:rsidRPr="00CE25AF">
        <w:rPr>
          <w:i/>
          <w:lang w:val="en-US"/>
        </w:rPr>
        <w:t xml:space="preserve">kind=Template </w:t>
      </w:r>
      <w:r w:rsidR="009F46DF" w:rsidRPr="00CE25AF">
        <w:rPr>
          <w:iCs/>
          <w:lang w:val="en-US"/>
        </w:rPr>
        <w:t>(</w:t>
      </w:r>
      <w:r w:rsidR="00713AB3" w:rsidRPr="00CE25AF">
        <w:rPr>
          <w:iCs/>
          <w:lang w:val="en-US"/>
        </w:rPr>
        <w:t>modelling</w:t>
      </w:r>
      <w:r w:rsidR="009F46DF" w:rsidRPr="00CE25AF">
        <w:rPr>
          <w:iCs/>
          <w:lang w:val="en-US"/>
        </w:rPr>
        <w:t xml:space="preserve"> kind as inherited by </w:t>
      </w:r>
      <w:proofErr w:type="spellStart"/>
      <w:r w:rsidR="009F46DF" w:rsidRPr="00CE25AF">
        <w:rPr>
          <w:i/>
          <w:lang w:val="en-US"/>
        </w:rPr>
        <w:t>HasKind</w:t>
      </w:r>
      <w:proofErr w:type="spellEnd"/>
      <w:r w:rsidR="009F46DF" w:rsidRPr="00CE25AF">
        <w:rPr>
          <w:iCs/>
          <w:lang w:val="en-US"/>
        </w:rPr>
        <w:t>)</w:t>
      </w:r>
      <w:r w:rsidRPr="00CE25AF">
        <w:rPr>
          <w:iCs/>
          <w:lang w:val="en-US"/>
        </w:rPr>
        <w:t>,</w:t>
      </w:r>
      <w:r w:rsidR="009F46DF" w:rsidRPr="00CE25AF">
        <w:rPr>
          <w:lang w:val="en-US"/>
        </w:rPr>
        <w:t xml:space="preserve"> the </w:t>
      </w:r>
      <w:proofErr w:type="spellStart"/>
      <w:r w:rsidR="009F46DF" w:rsidRPr="00CE25AF">
        <w:rPr>
          <w:lang w:val="en-US"/>
        </w:rPr>
        <w:t>submodel</w:t>
      </w:r>
      <w:proofErr w:type="spellEnd"/>
      <w:r w:rsidR="009F46DF" w:rsidRPr="00CE25AF">
        <w:rPr>
          <w:lang w:val="en-US"/>
        </w:rPr>
        <w:t xml:space="preserve"> elements within the </w:t>
      </w:r>
      <w:proofErr w:type="spellStart"/>
      <w:r w:rsidR="009F46DF" w:rsidRPr="00CE25AF">
        <w:rPr>
          <w:lang w:val="en-US"/>
        </w:rPr>
        <w:t>submodel</w:t>
      </w:r>
      <w:proofErr w:type="spellEnd"/>
      <w:r w:rsidR="009F46DF" w:rsidRPr="00CE25AF">
        <w:rPr>
          <w:lang w:val="en-US"/>
        </w:rPr>
        <w:t xml:space="preserve"> are presenting </w:t>
      </w:r>
      <w:proofErr w:type="spellStart"/>
      <w:r w:rsidR="009F46DF" w:rsidRPr="00CE25AF">
        <w:rPr>
          <w:lang w:val="en-US"/>
        </w:rPr>
        <w:t>submodel</w:t>
      </w:r>
      <w:proofErr w:type="spellEnd"/>
      <w:r w:rsidR="009F46DF" w:rsidRPr="00CE25AF">
        <w:rPr>
          <w:lang w:val="en-US"/>
        </w:rPr>
        <w:t xml:space="preserve"> element templates. </w:t>
      </w:r>
      <w:r w:rsidRPr="00CE25AF">
        <w:rPr>
          <w:lang w:val="en-US"/>
        </w:rPr>
        <w:t xml:space="preserve">If </w:t>
      </w:r>
      <w:r w:rsidR="009F46DF" w:rsidRPr="00CE25AF">
        <w:rPr>
          <w:lang w:val="en-US"/>
        </w:rPr>
        <w:t xml:space="preserve">the </w:t>
      </w:r>
      <w:proofErr w:type="spellStart"/>
      <w:r w:rsidR="009F46DF" w:rsidRPr="00CE25AF">
        <w:rPr>
          <w:lang w:val="en-US"/>
        </w:rPr>
        <w:t>submodel</w:t>
      </w:r>
      <w:proofErr w:type="spellEnd"/>
      <w:r w:rsidR="009F46DF" w:rsidRPr="00CE25AF">
        <w:rPr>
          <w:lang w:val="en-US"/>
        </w:rPr>
        <w:t xml:space="preserve"> is of </w:t>
      </w:r>
      <w:r w:rsidR="009F46DF" w:rsidRPr="00CE25AF">
        <w:rPr>
          <w:i/>
          <w:lang w:val="en-US"/>
        </w:rPr>
        <w:t>kind=Instance</w:t>
      </w:r>
      <w:r w:rsidRPr="00CE25AF">
        <w:rPr>
          <w:lang w:val="en-US"/>
        </w:rPr>
        <w:t>,</w:t>
      </w:r>
      <w:r w:rsidR="009F46DF" w:rsidRPr="00CE25AF">
        <w:rPr>
          <w:lang w:val="en-US"/>
        </w:rPr>
        <w:t xml:space="preserve"> its </w:t>
      </w:r>
      <w:proofErr w:type="spellStart"/>
      <w:r w:rsidR="009F46DF" w:rsidRPr="00CE25AF">
        <w:rPr>
          <w:lang w:val="en-US"/>
        </w:rPr>
        <w:t>submodel</w:t>
      </w:r>
      <w:proofErr w:type="spellEnd"/>
      <w:r w:rsidR="009F46DF" w:rsidRPr="00CE25AF">
        <w:rPr>
          <w:lang w:val="en-US"/>
        </w:rPr>
        <w:t xml:space="preserve"> elements represent </w:t>
      </w:r>
      <w:proofErr w:type="spellStart"/>
      <w:r w:rsidR="009F46DF" w:rsidRPr="00CE25AF">
        <w:rPr>
          <w:lang w:val="en-US"/>
        </w:rPr>
        <w:t>submodel</w:t>
      </w:r>
      <w:proofErr w:type="spellEnd"/>
      <w:r w:rsidR="009F46DF" w:rsidRPr="00CE25AF">
        <w:rPr>
          <w:lang w:val="en-US"/>
        </w:rPr>
        <w:t xml:space="preserve"> element instances.</w:t>
      </w:r>
    </w:p>
    <w:p w14:paraId="004B9F15" w14:textId="5B6DC73F" w:rsidR="00CB1992" w:rsidRPr="00CE25AF" w:rsidRDefault="00DD77CC" w:rsidP="002670C6">
      <w:pPr>
        <w:pStyle w:val="NOTE"/>
        <w:ind w:left="284" w:firstLine="0"/>
        <w:rPr>
          <w:lang w:val="en-US"/>
        </w:rPr>
      </w:pPr>
      <w:r w:rsidRPr="00CE25AF">
        <w:rPr>
          <w:lang w:val="en-US"/>
        </w:rPr>
        <w:t>Note: v</w:t>
      </w:r>
      <w:r w:rsidR="00F762AC" w:rsidRPr="00CE25AF">
        <w:rPr>
          <w:lang w:val="en-US"/>
        </w:rPr>
        <w:t xml:space="preserve">alidators shall handle a </w:t>
      </w:r>
      <w:proofErr w:type="spellStart"/>
      <w:r w:rsidR="00F762AC" w:rsidRPr="00CE25AF">
        <w:rPr>
          <w:lang w:val="en-US"/>
        </w:rPr>
        <w:t>submodel</w:t>
      </w:r>
      <w:proofErr w:type="spellEnd"/>
      <w:r w:rsidR="00F762AC" w:rsidRPr="00CE25AF">
        <w:rPr>
          <w:lang w:val="en-US"/>
        </w:rPr>
        <w:t xml:space="preserve"> like </w:t>
      </w:r>
      <w:proofErr w:type="spellStart"/>
      <w:r w:rsidR="00F762AC" w:rsidRPr="00CE25AF">
        <w:rPr>
          <w:i/>
          <w:iCs/>
          <w:lang w:val="en-US"/>
        </w:rPr>
        <w:t>SubmodelElementCollection</w:t>
      </w:r>
      <w:proofErr w:type="spellEnd"/>
      <w:r w:rsidR="00F762AC" w:rsidRPr="00CE25AF">
        <w:rPr>
          <w:i/>
          <w:iCs/>
          <w:lang w:val="en-US"/>
        </w:rPr>
        <w:t>/</w:t>
      </w:r>
      <w:proofErr w:type="spellStart"/>
      <w:r w:rsidR="00F762AC" w:rsidRPr="00CE25AF">
        <w:rPr>
          <w:i/>
          <w:iCs/>
          <w:lang w:val="en-US"/>
        </w:rPr>
        <w:t>submodelElements</w:t>
      </w:r>
      <w:proofErr w:type="spellEnd"/>
      <w:r w:rsidR="00F762AC" w:rsidRPr="00CE25AF">
        <w:rPr>
          <w:lang w:val="en-US"/>
        </w:rPr>
        <w:t xml:space="preserve"> and not like a </w:t>
      </w:r>
      <w:proofErr w:type="spellStart"/>
      <w:r w:rsidR="00F762AC" w:rsidRPr="00CE25AF">
        <w:rPr>
          <w:i/>
          <w:iCs/>
          <w:lang w:val="en-US"/>
        </w:rPr>
        <w:t>SubmodelElementList</w:t>
      </w:r>
      <w:proofErr w:type="spellEnd"/>
      <w:r w:rsidR="00F762AC" w:rsidRPr="00CE25AF">
        <w:rPr>
          <w:i/>
          <w:iCs/>
          <w:lang w:val="en-US"/>
        </w:rPr>
        <w:t>/value</w:t>
      </w:r>
      <w:r w:rsidR="00F762AC" w:rsidRPr="00CE25AF">
        <w:rPr>
          <w:lang w:val="en-US"/>
        </w:rPr>
        <w:t xml:space="preserve">. The difference is that a </w:t>
      </w:r>
      <w:proofErr w:type="spellStart"/>
      <w:r w:rsidRPr="00CE25AF">
        <w:rPr>
          <w:lang w:val="en-US"/>
        </w:rPr>
        <w:t>s</w:t>
      </w:r>
      <w:r w:rsidR="00F762AC" w:rsidRPr="00CE25AF">
        <w:rPr>
          <w:lang w:val="en-US"/>
        </w:rPr>
        <w:t>ubmodel</w:t>
      </w:r>
      <w:proofErr w:type="spellEnd"/>
      <w:r w:rsidR="00F762AC" w:rsidRPr="00CE25AF">
        <w:rPr>
          <w:lang w:val="en-US"/>
        </w:rPr>
        <w:t xml:space="preserve"> is identifiable and a predefined unit of information within the Asset Administration Shell.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4484"/>
        <w:gridCol w:w="1913"/>
        <w:gridCol w:w="969"/>
      </w:tblGrid>
      <w:tr w:rsidR="00CB1992" w:rsidRPr="00CE25AF" w14:paraId="1855BAE7" w14:textId="77777777" w:rsidTr="00AB6A93">
        <w:trPr>
          <w:trHeight w:val="243"/>
          <w:tblHeader/>
        </w:trPr>
        <w:tc>
          <w:tcPr>
            <w:tcW w:w="2263" w:type="dxa"/>
            <w:shd w:val="clear" w:color="auto" w:fill="0778A5"/>
          </w:tcPr>
          <w:p w14:paraId="7022AB9D" w14:textId="77777777" w:rsidR="00CB1992" w:rsidRPr="00651A9E" w:rsidRDefault="00CB1992" w:rsidP="00A3624E">
            <w:pPr>
              <w:rPr>
                <w:color w:val="FFFFFF" w:themeColor="background1"/>
                <w:lang w:val="en-US"/>
              </w:rPr>
            </w:pPr>
            <w:r w:rsidRPr="00651A9E">
              <w:rPr>
                <w:color w:val="FFFFFF" w:themeColor="background1"/>
                <w:lang w:val="en-US"/>
              </w:rPr>
              <w:t>Class:</w:t>
            </w:r>
          </w:p>
        </w:tc>
        <w:tc>
          <w:tcPr>
            <w:tcW w:w="7366" w:type="dxa"/>
            <w:gridSpan w:val="3"/>
          </w:tcPr>
          <w:p w14:paraId="7D1E8EB5" w14:textId="77777777" w:rsidR="00CB1992" w:rsidRPr="00651A9E" w:rsidRDefault="00CB1992" w:rsidP="00A3624E">
            <w:pPr>
              <w:rPr>
                <w:lang w:val="en-US"/>
              </w:rPr>
            </w:pPr>
            <w:proofErr w:type="spellStart"/>
            <w:r w:rsidRPr="00651A9E">
              <w:rPr>
                <w:lang w:val="en-US"/>
              </w:rPr>
              <w:t>Submodel</w:t>
            </w:r>
            <w:proofErr w:type="spellEnd"/>
          </w:p>
        </w:tc>
      </w:tr>
      <w:tr w:rsidR="00CB1992" w:rsidRPr="00CE25AF" w14:paraId="68D96C04" w14:textId="77777777" w:rsidTr="00AB6A93">
        <w:tc>
          <w:tcPr>
            <w:tcW w:w="2263" w:type="dxa"/>
            <w:shd w:val="clear" w:color="auto" w:fill="0778A5"/>
          </w:tcPr>
          <w:p w14:paraId="2BF00137" w14:textId="77777777" w:rsidR="00CB1992" w:rsidRPr="00651A9E" w:rsidRDefault="00CB1992" w:rsidP="00A3624E">
            <w:pPr>
              <w:rPr>
                <w:color w:val="FFFFFF" w:themeColor="background1"/>
                <w:lang w:val="en-US"/>
              </w:rPr>
            </w:pPr>
            <w:r w:rsidRPr="00651A9E">
              <w:rPr>
                <w:color w:val="FFFFFF" w:themeColor="background1"/>
                <w:lang w:val="en-US"/>
              </w:rPr>
              <w:t>Explanation:</w:t>
            </w:r>
          </w:p>
        </w:tc>
        <w:tc>
          <w:tcPr>
            <w:tcW w:w="7366" w:type="dxa"/>
            <w:gridSpan w:val="3"/>
          </w:tcPr>
          <w:p w14:paraId="316B77E5" w14:textId="7F00A76C" w:rsidR="00CB1992" w:rsidRPr="00CE25AF" w:rsidRDefault="00CB1992" w:rsidP="00A3624E">
            <w:pPr>
              <w:rPr>
                <w:lang w:val="en-US"/>
              </w:rPr>
            </w:pPr>
            <w:r w:rsidRPr="00CE25AF">
              <w:rPr>
                <w:lang w:val="en-US"/>
              </w:rPr>
              <w:t xml:space="preserve">A </w:t>
            </w:r>
            <w:proofErr w:type="spellStart"/>
            <w:r w:rsidRPr="00CE25AF">
              <w:rPr>
                <w:lang w:val="en-US"/>
              </w:rPr>
              <w:t>submodel</w:t>
            </w:r>
            <w:proofErr w:type="spellEnd"/>
            <w:r w:rsidRPr="00CE25AF">
              <w:rPr>
                <w:lang w:val="en-US"/>
              </w:rPr>
              <w:t xml:space="preserve"> defines a specific aspect of the asset represented by the </w:t>
            </w:r>
            <w:r w:rsidR="000F7E83" w:rsidRPr="00CE25AF">
              <w:rPr>
                <w:lang w:val="en-US"/>
              </w:rPr>
              <w:t>Asset Administration Shell</w:t>
            </w:r>
            <w:r w:rsidRPr="00CE25AF">
              <w:rPr>
                <w:lang w:val="en-US"/>
              </w:rPr>
              <w:t>.</w:t>
            </w:r>
          </w:p>
          <w:p w14:paraId="64674546" w14:textId="14C40BAB" w:rsidR="00CB1992" w:rsidRPr="00651A9E" w:rsidRDefault="00CB1992" w:rsidP="00FB1B9A">
            <w:pPr>
              <w:rPr>
                <w:lang w:val="en-US"/>
              </w:rPr>
            </w:pPr>
            <w:r w:rsidRPr="00CE25AF">
              <w:rPr>
                <w:lang w:val="en-US"/>
              </w:rPr>
              <w:t xml:space="preserve">A </w:t>
            </w:r>
            <w:proofErr w:type="spellStart"/>
            <w:r w:rsidRPr="00CE25AF">
              <w:rPr>
                <w:lang w:val="en-US"/>
              </w:rPr>
              <w:t>submodel</w:t>
            </w:r>
            <w:proofErr w:type="spellEnd"/>
            <w:r w:rsidRPr="00CE25AF">
              <w:rPr>
                <w:lang w:val="en-US"/>
              </w:rPr>
              <w:t xml:space="preserve"> is used to structure the digital representation and technical functionality of an Administration Shell into distinguishable parts. Each </w:t>
            </w:r>
            <w:proofErr w:type="spellStart"/>
            <w:r w:rsidRPr="00CE25AF">
              <w:rPr>
                <w:lang w:val="en-US"/>
              </w:rPr>
              <w:t>submodel</w:t>
            </w:r>
            <w:proofErr w:type="spellEnd"/>
            <w:r w:rsidRPr="00CE25AF">
              <w:rPr>
                <w:lang w:val="en-US"/>
              </w:rPr>
              <w:t xml:space="preserve"> refers to a well-defined domain or subject matter. </w:t>
            </w:r>
            <w:proofErr w:type="spellStart"/>
            <w:r w:rsidRPr="00651A9E">
              <w:rPr>
                <w:lang w:val="en-US"/>
              </w:rPr>
              <w:t>Submodels</w:t>
            </w:r>
            <w:proofErr w:type="spellEnd"/>
            <w:r w:rsidRPr="00651A9E">
              <w:rPr>
                <w:lang w:val="en-US"/>
              </w:rPr>
              <w:t xml:space="preserve"> can become standardized and</w:t>
            </w:r>
            <w:r w:rsidR="00DD77CC" w:rsidRPr="00651A9E">
              <w:rPr>
                <w:lang w:val="en-US"/>
              </w:rPr>
              <w:t xml:space="preserve">, </w:t>
            </w:r>
            <w:r w:rsidR="00DD77CC" w:rsidRPr="00CE25AF">
              <w:rPr>
                <w:lang w:val="en-US"/>
              </w:rPr>
              <w:t>in turn,</w:t>
            </w:r>
            <w:r w:rsidR="00DD77CC" w:rsidRPr="00651A9E">
              <w:rPr>
                <w:lang w:val="en-US"/>
              </w:rPr>
              <w:t xml:space="preserve"> </w:t>
            </w:r>
            <w:proofErr w:type="spellStart"/>
            <w:r w:rsidRPr="00651A9E">
              <w:rPr>
                <w:lang w:val="en-US"/>
              </w:rPr>
              <w:t>submodel</w:t>
            </w:r>
            <w:proofErr w:type="spellEnd"/>
            <w:r w:rsidRPr="00651A9E">
              <w:rPr>
                <w:lang w:val="en-US"/>
              </w:rPr>
              <w:t xml:space="preserve"> t</w:t>
            </w:r>
            <w:r w:rsidR="00B95651" w:rsidRPr="00651A9E">
              <w:rPr>
                <w:lang w:val="en-US"/>
              </w:rPr>
              <w:t>emplates</w:t>
            </w:r>
            <w:r w:rsidR="0009211D" w:rsidRPr="00651A9E">
              <w:rPr>
                <w:lang w:val="en-US"/>
              </w:rPr>
              <w:t>.</w:t>
            </w:r>
          </w:p>
        </w:tc>
      </w:tr>
      <w:tr w:rsidR="00CB1992" w:rsidRPr="001C00FD" w14:paraId="4C19D3AB" w14:textId="77777777" w:rsidTr="00AB6A93">
        <w:tc>
          <w:tcPr>
            <w:tcW w:w="2263" w:type="dxa"/>
            <w:shd w:val="clear" w:color="auto" w:fill="0778A5"/>
          </w:tcPr>
          <w:p w14:paraId="7811C146" w14:textId="77777777" w:rsidR="00CB1992" w:rsidRPr="00651A9E" w:rsidRDefault="00CB1992" w:rsidP="00A3624E">
            <w:pPr>
              <w:rPr>
                <w:color w:val="FFFFFF" w:themeColor="background1"/>
                <w:lang w:val="en-US"/>
              </w:rPr>
            </w:pPr>
            <w:r w:rsidRPr="00651A9E">
              <w:rPr>
                <w:color w:val="FFFFFF" w:themeColor="background1"/>
                <w:lang w:val="en-US"/>
              </w:rPr>
              <w:t>Inherits from:</w:t>
            </w:r>
          </w:p>
        </w:tc>
        <w:tc>
          <w:tcPr>
            <w:tcW w:w="7366" w:type="dxa"/>
            <w:gridSpan w:val="3"/>
          </w:tcPr>
          <w:p w14:paraId="5C3082E1" w14:textId="40A2EC5D" w:rsidR="00CB1992" w:rsidRPr="00CE25AF" w:rsidRDefault="00CB1992" w:rsidP="00A3624E">
            <w:pPr>
              <w:rPr>
                <w:lang w:val="en-US"/>
              </w:rPr>
            </w:pPr>
            <w:r w:rsidRPr="00CE25AF">
              <w:rPr>
                <w:lang w:val="en-US"/>
              </w:rPr>
              <w:t xml:space="preserve">Identifiable; </w:t>
            </w:r>
            <w:proofErr w:type="spellStart"/>
            <w:r w:rsidRPr="00CE25AF">
              <w:rPr>
                <w:lang w:val="en-US"/>
              </w:rPr>
              <w:t>HasKind</w:t>
            </w:r>
            <w:proofErr w:type="spellEnd"/>
            <w:r w:rsidRPr="00CE25AF">
              <w:rPr>
                <w:lang w:val="en-US"/>
              </w:rPr>
              <w:t xml:space="preserve">; </w:t>
            </w:r>
            <w:proofErr w:type="spellStart"/>
            <w:r w:rsidRPr="00CE25AF">
              <w:rPr>
                <w:lang w:val="en-US"/>
              </w:rPr>
              <w:t>HasSemantics</w:t>
            </w:r>
            <w:proofErr w:type="spellEnd"/>
            <w:r w:rsidRPr="00CE25AF">
              <w:rPr>
                <w:lang w:val="en-US"/>
              </w:rPr>
              <w:t xml:space="preserve">; Qualifiable; </w:t>
            </w:r>
            <w:proofErr w:type="spellStart"/>
            <w:r w:rsidRPr="00CE25AF">
              <w:rPr>
                <w:lang w:val="en-US"/>
              </w:rPr>
              <w:t>HasDataSpecification</w:t>
            </w:r>
            <w:proofErr w:type="spellEnd"/>
          </w:p>
        </w:tc>
      </w:tr>
      <w:tr w:rsidR="00D15D92" w:rsidRPr="00CE25AF" w14:paraId="30653A62" w14:textId="77777777" w:rsidTr="00AB6A93">
        <w:tc>
          <w:tcPr>
            <w:tcW w:w="2263" w:type="dxa"/>
            <w:shd w:val="clear" w:color="auto" w:fill="0778A5"/>
          </w:tcPr>
          <w:p w14:paraId="15DA3079" w14:textId="12B947C0" w:rsidR="001A1979" w:rsidRPr="00651A9E" w:rsidRDefault="001A1979" w:rsidP="00A3624E">
            <w:pPr>
              <w:rPr>
                <w:color w:val="FFFFFF" w:themeColor="background1"/>
                <w:sz w:val="18"/>
                <w:lang w:val="en-US"/>
              </w:rPr>
            </w:pPr>
            <w:r w:rsidRPr="00651A9E">
              <w:rPr>
                <w:color w:val="FFFFFF" w:themeColor="background1"/>
                <w:lang w:val="en-US"/>
              </w:rPr>
              <w:t xml:space="preserve">Attribute </w:t>
            </w:r>
          </w:p>
        </w:tc>
        <w:tc>
          <w:tcPr>
            <w:tcW w:w="4484" w:type="dxa"/>
            <w:shd w:val="clear" w:color="auto" w:fill="0778A5"/>
          </w:tcPr>
          <w:p w14:paraId="6E825444" w14:textId="77777777" w:rsidR="001A1979" w:rsidRPr="00651A9E" w:rsidRDefault="001A1979" w:rsidP="00A3624E">
            <w:pPr>
              <w:rPr>
                <w:color w:val="FFFFFF" w:themeColor="background1"/>
                <w:lang w:val="en-US"/>
              </w:rPr>
            </w:pPr>
            <w:r w:rsidRPr="00651A9E">
              <w:rPr>
                <w:color w:val="FFFFFF" w:themeColor="background1"/>
                <w:lang w:val="en-US"/>
              </w:rPr>
              <w:t>Explanation</w:t>
            </w:r>
          </w:p>
        </w:tc>
        <w:tc>
          <w:tcPr>
            <w:tcW w:w="1913" w:type="dxa"/>
            <w:shd w:val="clear" w:color="auto" w:fill="0778A5"/>
          </w:tcPr>
          <w:p w14:paraId="18E7AB64" w14:textId="77777777" w:rsidR="001A1979" w:rsidRPr="00651A9E" w:rsidRDefault="001A1979" w:rsidP="00A3624E">
            <w:pPr>
              <w:rPr>
                <w:color w:val="FFFFFF" w:themeColor="background1"/>
                <w:lang w:val="en-US"/>
              </w:rPr>
            </w:pPr>
            <w:r w:rsidRPr="00651A9E">
              <w:rPr>
                <w:color w:val="FFFFFF" w:themeColor="background1"/>
                <w:lang w:val="en-US"/>
              </w:rPr>
              <w:t>Type</w:t>
            </w:r>
          </w:p>
        </w:tc>
        <w:tc>
          <w:tcPr>
            <w:tcW w:w="969" w:type="dxa"/>
            <w:shd w:val="clear" w:color="auto" w:fill="0778A5"/>
          </w:tcPr>
          <w:p w14:paraId="407A56EB" w14:textId="77777777" w:rsidR="001A1979" w:rsidRPr="00651A9E" w:rsidRDefault="001A1979" w:rsidP="00A3624E">
            <w:pPr>
              <w:rPr>
                <w:color w:val="FFFFFF" w:themeColor="background1"/>
                <w:lang w:val="en-US"/>
              </w:rPr>
            </w:pPr>
            <w:r w:rsidRPr="00651A9E">
              <w:rPr>
                <w:color w:val="FFFFFF" w:themeColor="background1"/>
                <w:lang w:val="en-US"/>
              </w:rPr>
              <w:t>Card.</w:t>
            </w:r>
          </w:p>
        </w:tc>
      </w:tr>
      <w:tr w:rsidR="001A1979" w:rsidRPr="00CE25AF" w14:paraId="3C98F995" w14:textId="77777777" w:rsidTr="00AB6A93">
        <w:tc>
          <w:tcPr>
            <w:tcW w:w="2263" w:type="dxa"/>
          </w:tcPr>
          <w:p w14:paraId="367D803E" w14:textId="4E71D05F" w:rsidR="001A1979" w:rsidRPr="00651A9E" w:rsidRDefault="00EA3B8B" w:rsidP="00A3624E">
            <w:pPr>
              <w:rPr>
                <w:lang w:val="en-US"/>
              </w:rPr>
            </w:pPr>
            <w:proofErr w:type="spellStart"/>
            <w:r>
              <w:rPr>
                <w:lang w:val="en-US"/>
              </w:rPr>
              <w:t>s</w:t>
            </w:r>
            <w:r w:rsidR="001A1979" w:rsidRPr="00CE25AF">
              <w:rPr>
                <w:lang w:val="en-US"/>
              </w:rPr>
              <w:t>ubmodelElement</w:t>
            </w:r>
            <w:proofErr w:type="spellEnd"/>
          </w:p>
        </w:tc>
        <w:tc>
          <w:tcPr>
            <w:tcW w:w="4484" w:type="dxa"/>
          </w:tcPr>
          <w:p w14:paraId="07AD9EAC" w14:textId="302EF58E" w:rsidR="001A1979" w:rsidRPr="00CE25AF" w:rsidRDefault="001A1979" w:rsidP="00A3624E">
            <w:pPr>
              <w:rPr>
                <w:lang w:val="en-US"/>
              </w:rPr>
            </w:pPr>
            <w:r w:rsidRPr="00CE25AF">
              <w:rPr>
                <w:lang w:val="en-US"/>
              </w:rPr>
              <w:t xml:space="preserve">A </w:t>
            </w:r>
            <w:proofErr w:type="spellStart"/>
            <w:r w:rsidRPr="00CE25AF">
              <w:rPr>
                <w:lang w:val="en-US"/>
              </w:rPr>
              <w:t>submodel</w:t>
            </w:r>
            <w:proofErr w:type="spellEnd"/>
            <w:r w:rsidRPr="00CE25AF">
              <w:rPr>
                <w:lang w:val="en-US"/>
              </w:rPr>
              <w:t xml:space="preserve"> consists of zero or more </w:t>
            </w:r>
            <w:proofErr w:type="spellStart"/>
            <w:r w:rsidRPr="00CE25AF">
              <w:rPr>
                <w:lang w:val="en-US"/>
              </w:rPr>
              <w:t>submodel</w:t>
            </w:r>
            <w:proofErr w:type="spellEnd"/>
            <w:r w:rsidRPr="00CE25AF">
              <w:rPr>
                <w:lang w:val="en-US"/>
              </w:rPr>
              <w:t xml:space="preserve"> elements.</w:t>
            </w:r>
          </w:p>
        </w:tc>
        <w:tc>
          <w:tcPr>
            <w:tcW w:w="1913" w:type="dxa"/>
          </w:tcPr>
          <w:p w14:paraId="2AACDF4A" w14:textId="77777777" w:rsidR="001A1979" w:rsidRPr="00651A9E" w:rsidRDefault="001A1979" w:rsidP="00A3624E">
            <w:pPr>
              <w:rPr>
                <w:lang w:val="en-US"/>
              </w:rPr>
            </w:pPr>
            <w:proofErr w:type="spellStart"/>
            <w:r w:rsidRPr="00651A9E">
              <w:rPr>
                <w:lang w:val="en-US"/>
              </w:rPr>
              <w:t>SubmodelElement</w:t>
            </w:r>
            <w:proofErr w:type="spellEnd"/>
          </w:p>
        </w:tc>
        <w:tc>
          <w:tcPr>
            <w:tcW w:w="969" w:type="dxa"/>
          </w:tcPr>
          <w:p w14:paraId="7EF94A01" w14:textId="77777777" w:rsidR="001A1979" w:rsidRPr="00651A9E" w:rsidRDefault="001A1979" w:rsidP="00A3624E">
            <w:pPr>
              <w:rPr>
                <w:lang w:val="en-US"/>
              </w:rPr>
            </w:pPr>
            <w:r w:rsidRPr="00651A9E">
              <w:rPr>
                <w:lang w:val="en-US"/>
              </w:rPr>
              <w:t>0..*</w:t>
            </w:r>
          </w:p>
        </w:tc>
      </w:tr>
    </w:tbl>
    <w:p w14:paraId="53AB8E49" w14:textId="061CF35A" w:rsidR="00CB1992" w:rsidRPr="00651A9E" w:rsidRDefault="00CB1992" w:rsidP="00CB1992">
      <w:pPr>
        <w:rPr>
          <w:lang w:val="en-US"/>
        </w:rPr>
      </w:pPr>
    </w:p>
    <w:p w14:paraId="54511961" w14:textId="46350EEF" w:rsidR="00747AF6" w:rsidRPr="00651A9E" w:rsidRDefault="00FE72F3" w:rsidP="004E069D">
      <w:pPr>
        <w:pStyle w:val="Heading3"/>
        <w:numPr>
          <w:ilvl w:val="2"/>
          <w:numId w:val="53"/>
        </w:numPr>
        <w:rPr>
          <w:lang w:val="en-US"/>
        </w:rPr>
      </w:pPr>
      <w:bookmarkStart w:id="1743" w:name="_Toc54815990"/>
      <w:bookmarkStart w:id="1744" w:name="_Ref113895586"/>
      <w:bookmarkStart w:id="1745" w:name="_Toc125227916"/>
      <w:bookmarkStart w:id="1746" w:name="_Toc125537703"/>
      <w:proofErr w:type="spellStart"/>
      <w:r w:rsidRPr="00651A9E">
        <w:rPr>
          <w:lang w:val="en-US"/>
        </w:rPr>
        <w:t>Submodel</w:t>
      </w:r>
      <w:proofErr w:type="spellEnd"/>
      <w:r w:rsidRPr="00651A9E">
        <w:rPr>
          <w:lang w:val="en-US"/>
        </w:rPr>
        <w:t xml:space="preserve"> E</w:t>
      </w:r>
      <w:r w:rsidR="00942125" w:rsidRPr="00651A9E">
        <w:rPr>
          <w:lang w:val="en-US"/>
        </w:rPr>
        <w:t>lement</w:t>
      </w:r>
      <w:r w:rsidR="006A442A" w:rsidRPr="00651A9E">
        <w:rPr>
          <w:lang w:val="en-US"/>
        </w:rPr>
        <w:t xml:space="preserve"> </w:t>
      </w:r>
      <w:r w:rsidR="00DC7FBA" w:rsidRPr="00651A9E">
        <w:rPr>
          <w:lang w:val="en-US"/>
        </w:rPr>
        <w:t>A</w:t>
      </w:r>
      <w:r w:rsidR="0090103F" w:rsidRPr="00651A9E">
        <w:rPr>
          <w:lang w:val="en-US"/>
        </w:rPr>
        <w:t>ttributes</w:t>
      </w:r>
      <w:bookmarkEnd w:id="1728"/>
      <w:bookmarkEnd w:id="1729"/>
      <w:bookmarkEnd w:id="1730"/>
      <w:bookmarkEnd w:id="1731"/>
      <w:bookmarkEnd w:id="1732"/>
      <w:bookmarkEnd w:id="1733"/>
      <w:bookmarkEnd w:id="1743"/>
      <w:bookmarkEnd w:id="1744"/>
      <w:bookmarkEnd w:id="1745"/>
      <w:bookmarkEnd w:id="1746"/>
    </w:p>
    <w:p w14:paraId="46478F28" w14:textId="41E0E0D5" w:rsidR="0069445E" w:rsidRPr="00CE25AF" w:rsidRDefault="00104912" w:rsidP="00110904">
      <w:pPr>
        <w:pStyle w:val="Caption"/>
      </w:pPr>
      <w:bookmarkStart w:id="1747" w:name="_Toc125537849"/>
      <w:r w:rsidRPr="00CE25AF">
        <w:rPr>
          <w:noProof/>
        </w:rPr>
        <w:drawing>
          <wp:anchor distT="0" distB="0" distL="114300" distR="114300" simplePos="0" relativeHeight="252718080" behindDoc="0" locked="0" layoutInCell="1" allowOverlap="1" wp14:anchorId="2A6AE101" wp14:editId="560185F6">
            <wp:simplePos x="0" y="0"/>
            <wp:positionH relativeFrom="column">
              <wp:posOffset>1130935</wp:posOffset>
            </wp:positionH>
            <wp:positionV relativeFrom="paragraph">
              <wp:posOffset>284480</wp:posOffset>
            </wp:positionV>
            <wp:extent cx="1974850" cy="1326515"/>
            <wp:effectExtent l="0" t="0" r="0" b="0"/>
            <wp:wrapTopAndBottom/>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74850" cy="13265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2881" w:rsidRPr="00CE25AF">
        <w:t xml:space="preserve"> </w:t>
      </w:r>
      <w:r w:rsidR="00747AF6" w:rsidRPr="00CE25AF">
        <w:t xml:space="preserve">Figure </w:t>
      </w:r>
      <w:r w:rsidR="00561536">
        <w:fldChar w:fldCharType="begin"/>
      </w:r>
      <w:r w:rsidR="00561536">
        <w:instrText xml:space="preserve"> SEQ Figure \* ARABIC </w:instrText>
      </w:r>
      <w:r w:rsidR="00561536">
        <w:fldChar w:fldCharType="separate"/>
      </w:r>
      <w:r w:rsidR="00F511DE">
        <w:rPr>
          <w:noProof/>
        </w:rPr>
        <w:t>26</w:t>
      </w:r>
      <w:r w:rsidR="00561536">
        <w:fldChar w:fldCharType="end"/>
      </w:r>
      <w:r w:rsidR="00747AF6" w:rsidRPr="00CE25AF">
        <w:t xml:space="preserve"> </w:t>
      </w:r>
      <w:r w:rsidR="000C5E1E" w:rsidRPr="00CE25AF">
        <w:t>Metamodel of</w:t>
      </w:r>
      <w:r w:rsidR="00747AF6" w:rsidRPr="00CE25AF">
        <w:t xml:space="preserve"> </w:t>
      </w:r>
      <w:proofErr w:type="spellStart"/>
      <w:r w:rsidR="00747AF6" w:rsidRPr="00CE25AF">
        <w:t>Submodel</w:t>
      </w:r>
      <w:proofErr w:type="spellEnd"/>
      <w:r w:rsidR="00416939" w:rsidRPr="00CE25AF">
        <w:t xml:space="preserve"> Element</w:t>
      </w:r>
      <w:bookmarkEnd w:id="1747"/>
    </w:p>
    <w:p w14:paraId="0DD1905C" w14:textId="742379C8" w:rsidR="00144EDB" w:rsidRPr="00CE25AF" w:rsidRDefault="00AD03BE" w:rsidP="006E71A7">
      <w:pPr>
        <w:pStyle w:val="Figure"/>
        <w:rPr>
          <w:lang w:val="en-US"/>
        </w:rPr>
      </w:pPr>
      <w:r w:rsidRPr="00CE25AF">
        <w:rPr>
          <w:lang w:val="en-US"/>
        </w:rPr>
        <w:t xml:space="preserve"> </w:t>
      </w:r>
    </w:p>
    <w:p w14:paraId="3B9BD55D" w14:textId="4782612F" w:rsidR="00AE2F54" w:rsidRPr="00CE25AF" w:rsidRDefault="00942125" w:rsidP="001B5277">
      <w:pPr>
        <w:rPr>
          <w:lang w:val="en-US"/>
        </w:rPr>
      </w:pPr>
      <w:proofErr w:type="spellStart"/>
      <w:r w:rsidRPr="00CE25AF">
        <w:rPr>
          <w:lang w:val="en-US"/>
        </w:rPr>
        <w:t>Submodel</w:t>
      </w:r>
      <w:proofErr w:type="spellEnd"/>
      <w:r w:rsidRPr="00CE25AF">
        <w:rPr>
          <w:lang w:val="en-US"/>
        </w:rPr>
        <w:t xml:space="preserve"> element</w:t>
      </w:r>
      <w:r w:rsidR="009D6DBE" w:rsidRPr="00CE25AF">
        <w:rPr>
          <w:lang w:val="en-US"/>
        </w:rPr>
        <w:t>s</w:t>
      </w:r>
      <w:r w:rsidR="001753E1" w:rsidRPr="00CE25AF">
        <w:rPr>
          <w:lang w:val="en-US"/>
        </w:rPr>
        <w:t xml:space="preserve"> are qualifiable elements, i.e. one or more </w:t>
      </w:r>
      <w:r w:rsidR="00A24E82" w:rsidRPr="00CE25AF">
        <w:rPr>
          <w:lang w:val="en-US"/>
        </w:rPr>
        <w:t>qualifiers</w:t>
      </w:r>
      <w:r w:rsidR="001753E1" w:rsidRPr="00CE25AF">
        <w:rPr>
          <w:lang w:val="en-US"/>
        </w:rPr>
        <w:t xml:space="preserve"> may be defined for </w:t>
      </w:r>
      <w:r w:rsidR="0033178E" w:rsidRPr="00CE25AF">
        <w:rPr>
          <w:lang w:val="en-US"/>
        </w:rPr>
        <w:t xml:space="preserve">each of </w:t>
      </w:r>
      <w:r w:rsidR="001753E1" w:rsidRPr="00CE25AF">
        <w:rPr>
          <w:lang w:val="en-US"/>
        </w:rPr>
        <w:t>them.</w:t>
      </w:r>
      <w:r w:rsidR="009E667F" w:rsidRPr="00CE25AF">
        <w:rPr>
          <w:lang w:val="en-US"/>
        </w:rPr>
        <w:t xml:space="preserve"> </w:t>
      </w:r>
    </w:p>
    <w:p w14:paraId="6FD73325" w14:textId="19FBAE4C" w:rsidR="005B43E6" w:rsidRPr="00CE25AF" w:rsidRDefault="005B43E6" w:rsidP="001B5277">
      <w:pPr>
        <w:rPr>
          <w:lang w:val="en-US"/>
        </w:rPr>
      </w:pPr>
      <w:r w:rsidRPr="00CE25AF">
        <w:rPr>
          <w:lang w:val="en-US"/>
        </w:rPr>
        <w:t xml:space="preserve">It is recommended to add a </w:t>
      </w:r>
      <w:proofErr w:type="spellStart"/>
      <w:r w:rsidRPr="00CE25AF">
        <w:rPr>
          <w:i/>
          <w:lang w:val="en-US"/>
        </w:rPr>
        <w:t>semanticId</w:t>
      </w:r>
      <w:proofErr w:type="spellEnd"/>
      <w:r w:rsidRPr="00CE25AF">
        <w:rPr>
          <w:lang w:val="en-US"/>
        </w:rPr>
        <w:t xml:space="preserve"> to a </w:t>
      </w:r>
      <w:proofErr w:type="spellStart"/>
      <w:r w:rsidRPr="00CE25AF">
        <w:rPr>
          <w:i/>
          <w:lang w:val="en-US"/>
        </w:rPr>
        <w:t>SubmodelElement</w:t>
      </w:r>
      <w:proofErr w:type="spellEnd"/>
      <w:r w:rsidR="00DD77CC" w:rsidRPr="00CE25AF">
        <w:rPr>
          <w:i/>
          <w:lang w:val="en-US"/>
        </w:rPr>
        <w:t>.</w:t>
      </w:r>
    </w:p>
    <w:p w14:paraId="4D5928A9" w14:textId="1EC9B74A" w:rsidR="005B43E6" w:rsidRPr="00CE25AF" w:rsidRDefault="00A17760">
      <w:pPr>
        <w:rPr>
          <w:lang w:val="en-US"/>
        </w:rPr>
      </w:pPr>
      <w:proofErr w:type="spellStart"/>
      <w:r w:rsidRPr="00CE25AF">
        <w:rPr>
          <w:lang w:val="en-US"/>
        </w:rPr>
        <w:t>S</w:t>
      </w:r>
      <w:r w:rsidR="0033178E" w:rsidRPr="00CE25AF">
        <w:rPr>
          <w:lang w:val="en-US"/>
        </w:rPr>
        <w:t>ubmodel</w:t>
      </w:r>
      <w:proofErr w:type="spellEnd"/>
      <w:r w:rsidR="0033178E" w:rsidRPr="00CE25AF">
        <w:rPr>
          <w:lang w:val="en-US"/>
        </w:rPr>
        <w:t xml:space="preserve"> elements</w:t>
      </w:r>
      <w:r w:rsidR="001148BC" w:rsidRPr="00CE25AF">
        <w:rPr>
          <w:lang w:val="en-US"/>
        </w:rPr>
        <w:t xml:space="preserve"> may also have </w:t>
      </w:r>
      <w:r w:rsidR="00DD77CC" w:rsidRPr="00CE25AF">
        <w:rPr>
          <w:lang w:val="en-US"/>
        </w:rPr>
        <w:t xml:space="preserve">defined </w:t>
      </w:r>
      <w:r w:rsidR="0033178E" w:rsidRPr="00CE25AF">
        <w:rPr>
          <w:lang w:val="en-US"/>
        </w:rPr>
        <w:t xml:space="preserve">data specification </w:t>
      </w:r>
      <w:r w:rsidR="001148BC" w:rsidRPr="00CE25AF">
        <w:rPr>
          <w:lang w:val="en-US"/>
        </w:rPr>
        <w:t>templates.</w:t>
      </w:r>
      <w:r w:rsidR="00274DF1" w:rsidRPr="00CE25AF">
        <w:rPr>
          <w:lang w:val="en-US"/>
        </w:rPr>
        <w:t xml:space="preserve"> A template might be defined to mirror some of the attributes like </w:t>
      </w:r>
      <w:proofErr w:type="spellStart"/>
      <w:r w:rsidR="00274DF1" w:rsidRPr="00CE25AF">
        <w:rPr>
          <w:i/>
          <w:lang w:val="en-US"/>
        </w:rPr>
        <w:t>preferredName</w:t>
      </w:r>
      <w:proofErr w:type="spellEnd"/>
      <w:r w:rsidR="00274DF1" w:rsidRPr="00CE25AF">
        <w:rPr>
          <w:lang w:val="en-US"/>
        </w:rPr>
        <w:t xml:space="preserve"> </w:t>
      </w:r>
      <w:r w:rsidR="009F7B81" w:rsidRPr="00CE25AF">
        <w:rPr>
          <w:lang w:val="en-US"/>
        </w:rPr>
        <w:t xml:space="preserve">and </w:t>
      </w:r>
      <w:r w:rsidR="009F7B81" w:rsidRPr="00CE25AF">
        <w:rPr>
          <w:i/>
          <w:lang w:val="en-US"/>
        </w:rPr>
        <w:t>unit</w:t>
      </w:r>
      <w:r w:rsidR="0033178E" w:rsidRPr="00CE25AF">
        <w:rPr>
          <w:lang w:val="en-US"/>
        </w:rPr>
        <w:t xml:space="preserve"> </w:t>
      </w:r>
      <w:r w:rsidR="00274DF1" w:rsidRPr="00CE25AF">
        <w:rPr>
          <w:lang w:val="en-US"/>
        </w:rPr>
        <w:t xml:space="preserve">of a property </w:t>
      </w:r>
      <w:r w:rsidR="005D6FE1" w:rsidRPr="00CE25AF">
        <w:rPr>
          <w:lang w:val="en-US"/>
        </w:rPr>
        <w:t xml:space="preserve">concept </w:t>
      </w:r>
      <w:r w:rsidR="00274DF1" w:rsidRPr="00CE25AF">
        <w:rPr>
          <w:lang w:val="en-US"/>
        </w:rPr>
        <w:t>de</w:t>
      </w:r>
      <w:r w:rsidR="009F7B81" w:rsidRPr="00CE25AF">
        <w:rPr>
          <w:lang w:val="en-US"/>
        </w:rPr>
        <w:t xml:space="preserve">finition if </w:t>
      </w:r>
      <w:r w:rsidR="005D6FE1" w:rsidRPr="00CE25AF">
        <w:rPr>
          <w:lang w:val="en-US"/>
        </w:rPr>
        <w:t>there is no</w:t>
      </w:r>
      <w:r w:rsidR="009F7B81" w:rsidRPr="00CE25AF">
        <w:rPr>
          <w:lang w:val="en-US"/>
        </w:rPr>
        <w:t xml:space="preserve"> corresponding </w:t>
      </w:r>
      <w:r w:rsidR="0033178E" w:rsidRPr="00CE25AF">
        <w:rPr>
          <w:lang w:val="en-US"/>
        </w:rPr>
        <w:t xml:space="preserve">concept </w:t>
      </w:r>
      <w:r w:rsidR="009F7B81" w:rsidRPr="00CE25AF">
        <w:rPr>
          <w:lang w:val="en-US"/>
        </w:rPr>
        <w:t>description</w:t>
      </w:r>
      <w:r w:rsidR="005D6FE1" w:rsidRPr="00CE25AF">
        <w:rPr>
          <w:lang w:val="en-US"/>
        </w:rPr>
        <w:t xml:space="preserve"> available</w:t>
      </w:r>
      <w:r w:rsidR="009F7B81" w:rsidRPr="00CE25AF">
        <w:rPr>
          <w:lang w:val="en-US"/>
        </w:rPr>
        <w:t>. Otherwise</w:t>
      </w:r>
      <w:r w:rsidR="00DD77CC" w:rsidRPr="00CE25AF">
        <w:rPr>
          <w:lang w:val="en-US"/>
        </w:rPr>
        <w:t>,</w:t>
      </w:r>
      <w:r w:rsidR="009F7B81" w:rsidRPr="00CE25AF">
        <w:rPr>
          <w:lang w:val="en-US"/>
        </w:rPr>
        <w:t xml:space="preserve"> there is </w:t>
      </w:r>
      <w:r w:rsidR="00DD77CC" w:rsidRPr="00CE25AF">
        <w:rPr>
          <w:lang w:val="en-US"/>
        </w:rPr>
        <w:t xml:space="preserve">only </w:t>
      </w:r>
      <w:r w:rsidR="009F7B81" w:rsidRPr="00CE25AF">
        <w:rPr>
          <w:lang w:val="en-US"/>
        </w:rPr>
        <w:t>the property definition</w:t>
      </w:r>
      <w:r w:rsidR="0033178E" w:rsidRPr="00CE25AF">
        <w:rPr>
          <w:lang w:val="en-US"/>
        </w:rPr>
        <w:t xml:space="preserve"> referenced by</w:t>
      </w:r>
      <w:r w:rsidR="009F7B81" w:rsidRPr="00CE25AF">
        <w:rPr>
          <w:lang w:val="en-US"/>
        </w:rPr>
        <w:t xml:space="preserve"> </w:t>
      </w:r>
      <w:proofErr w:type="spellStart"/>
      <w:r w:rsidR="00420DE7" w:rsidRPr="00CE25AF">
        <w:rPr>
          <w:i/>
          <w:lang w:val="en-US"/>
        </w:rPr>
        <w:t>semanticId</w:t>
      </w:r>
      <w:proofErr w:type="spellEnd"/>
      <w:r w:rsidR="009F7B81" w:rsidRPr="00CE25AF">
        <w:rPr>
          <w:lang w:val="en-US"/>
        </w:rPr>
        <w:t xml:space="preserve"> available for the property</w:t>
      </w:r>
      <w:r w:rsidR="00DD77CC" w:rsidRPr="00CE25AF">
        <w:rPr>
          <w:lang w:val="en-US"/>
        </w:rPr>
        <w:t>; the attributes must be looked up online in a differe</w:t>
      </w:r>
      <w:r w:rsidR="009F7B81" w:rsidRPr="00CE25AF">
        <w:rPr>
          <w:lang w:val="en-US"/>
        </w:rPr>
        <w:t xml:space="preserve">nt way and </w:t>
      </w:r>
      <w:r w:rsidR="00DD77CC" w:rsidRPr="00CE25AF">
        <w:rPr>
          <w:lang w:val="en-US"/>
        </w:rPr>
        <w:t>are</w:t>
      </w:r>
      <w:r w:rsidR="009F7B81" w:rsidRPr="00CE25AF">
        <w:rPr>
          <w:lang w:val="en-US"/>
        </w:rPr>
        <w:t xml:space="preserve"> not available offline.</w:t>
      </w:r>
    </w:p>
    <w:p w14:paraId="568D5301" w14:textId="780CD868" w:rsidR="00654412" w:rsidRPr="00CE25AF" w:rsidRDefault="00654412" w:rsidP="001B5277">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4731"/>
        <w:gridCol w:w="1134"/>
        <w:gridCol w:w="1701"/>
      </w:tblGrid>
      <w:tr w:rsidR="006A442A" w:rsidRPr="00CE25AF" w14:paraId="242BBC2A" w14:textId="77777777" w:rsidTr="00D73A3A">
        <w:trPr>
          <w:trHeight w:val="243"/>
          <w:tblHeader/>
        </w:trPr>
        <w:tc>
          <w:tcPr>
            <w:tcW w:w="1501" w:type="dxa"/>
            <w:shd w:val="clear" w:color="auto" w:fill="0778A5"/>
          </w:tcPr>
          <w:p w14:paraId="06B6312C" w14:textId="77777777" w:rsidR="006A442A" w:rsidRPr="00651A9E" w:rsidRDefault="006A442A" w:rsidP="001B5277">
            <w:pPr>
              <w:rPr>
                <w:color w:val="FFFFFF" w:themeColor="background1"/>
                <w:lang w:val="en-US"/>
              </w:rPr>
            </w:pPr>
            <w:r w:rsidRPr="00651A9E">
              <w:rPr>
                <w:color w:val="FFFFFF" w:themeColor="background1"/>
                <w:lang w:val="en-US"/>
              </w:rPr>
              <w:t>Class:</w:t>
            </w:r>
          </w:p>
        </w:tc>
        <w:tc>
          <w:tcPr>
            <w:tcW w:w="7566" w:type="dxa"/>
            <w:gridSpan w:val="3"/>
          </w:tcPr>
          <w:p w14:paraId="1689165D" w14:textId="298710EA" w:rsidR="006A442A" w:rsidRPr="00651A9E" w:rsidRDefault="00BE6988" w:rsidP="001B5277">
            <w:pPr>
              <w:rPr>
                <w:lang w:val="en-US"/>
              </w:rPr>
            </w:pPr>
            <w:proofErr w:type="spellStart"/>
            <w:r w:rsidRPr="00651A9E">
              <w:rPr>
                <w:lang w:val="en-US"/>
              </w:rPr>
              <w:t>SubmodelElement</w:t>
            </w:r>
            <w:proofErr w:type="spellEnd"/>
            <w:r w:rsidR="006A442A" w:rsidRPr="00651A9E">
              <w:rPr>
                <w:lang w:val="en-US"/>
              </w:rPr>
              <w:t xml:space="preserve"> &lt;&lt;abstract&gt;&gt;</w:t>
            </w:r>
          </w:p>
        </w:tc>
      </w:tr>
      <w:tr w:rsidR="006A442A" w:rsidRPr="001C00FD" w14:paraId="67C3944B" w14:textId="77777777" w:rsidTr="00D73A3A">
        <w:tc>
          <w:tcPr>
            <w:tcW w:w="1501" w:type="dxa"/>
            <w:shd w:val="clear" w:color="auto" w:fill="0778A5"/>
          </w:tcPr>
          <w:p w14:paraId="3CDE4A96" w14:textId="77777777" w:rsidR="006A442A" w:rsidRPr="00651A9E" w:rsidRDefault="006A442A" w:rsidP="001B5277">
            <w:pPr>
              <w:rPr>
                <w:color w:val="FFFFFF" w:themeColor="background1"/>
                <w:lang w:val="en-US"/>
              </w:rPr>
            </w:pPr>
            <w:r w:rsidRPr="00651A9E">
              <w:rPr>
                <w:color w:val="FFFFFF" w:themeColor="background1"/>
                <w:lang w:val="en-US"/>
              </w:rPr>
              <w:t>Explanation:</w:t>
            </w:r>
          </w:p>
        </w:tc>
        <w:tc>
          <w:tcPr>
            <w:tcW w:w="7566" w:type="dxa"/>
            <w:gridSpan w:val="3"/>
          </w:tcPr>
          <w:p w14:paraId="6D04AF3C" w14:textId="47BA9183" w:rsidR="00E47BDA" w:rsidRPr="00CE25AF" w:rsidRDefault="006A442A" w:rsidP="00A3144A">
            <w:pPr>
              <w:rPr>
                <w:lang w:val="en-US"/>
              </w:rPr>
            </w:pPr>
            <w:r w:rsidRPr="00CE25AF">
              <w:rPr>
                <w:lang w:val="en-US"/>
              </w:rPr>
              <w:t xml:space="preserve">A </w:t>
            </w:r>
            <w:proofErr w:type="spellStart"/>
            <w:r w:rsidR="00BE6988" w:rsidRPr="00CE25AF">
              <w:rPr>
                <w:lang w:val="en-US"/>
              </w:rPr>
              <w:t>submodel</w:t>
            </w:r>
            <w:proofErr w:type="spellEnd"/>
            <w:r w:rsidR="00BE6988" w:rsidRPr="00CE25AF">
              <w:rPr>
                <w:lang w:val="en-US"/>
              </w:rPr>
              <w:t xml:space="preserve"> element </w:t>
            </w:r>
            <w:r w:rsidR="00A241B4" w:rsidRPr="00CE25AF">
              <w:rPr>
                <w:lang w:val="en-US"/>
              </w:rPr>
              <w:t>is an element suitable for the description and differentiation of assets.</w:t>
            </w:r>
          </w:p>
        </w:tc>
      </w:tr>
      <w:tr w:rsidR="006A442A" w:rsidRPr="00CE25AF" w14:paraId="28AB436A" w14:textId="77777777" w:rsidTr="00D73A3A">
        <w:tc>
          <w:tcPr>
            <w:tcW w:w="1501" w:type="dxa"/>
            <w:tcBorders>
              <w:bottom w:val="single" w:sz="4" w:space="0" w:color="auto"/>
            </w:tcBorders>
            <w:shd w:val="clear" w:color="auto" w:fill="0778A5"/>
          </w:tcPr>
          <w:p w14:paraId="551CF90E" w14:textId="51825FA0" w:rsidR="006A442A" w:rsidRPr="00651A9E" w:rsidRDefault="006A442A" w:rsidP="001B5277">
            <w:pPr>
              <w:rPr>
                <w:color w:val="FFFFFF" w:themeColor="background1"/>
                <w:lang w:val="en-US"/>
              </w:rPr>
            </w:pPr>
            <w:r w:rsidRPr="00651A9E">
              <w:rPr>
                <w:color w:val="FFFFFF" w:themeColor="background1"/>
                <w:lang w:val="en-US"/>
              </w:rPr>
              <w:t>Inherits from:</w:t>
            </w:r>
          </w:p>
        </w:tc>
        <w:tc>
          <w:tcPr>
            <w:tcW w:w="7566" w:type="dxa"/>
            <w:gridSpan w:val="3"/>
            <w:tcBorders>
              <w:bottom w:val="single" w:sz="4" w:space="0" w:color="auto"/>
            </w:tcBorders>
          </w:tcPr>
          <w:p w14:paraId="538B78EF" w14:textId="5B6D3A8F" w:rsidR="00977A3D" w:rsidRPr="00CE25AF" w:rsidRDefault="00977A3D" w:rsidP="00C4766C">
            <w:pPr>
              <w:tabs>
                <w:tab w:val="left" w:pos="6360"/>
              </w:tabs>
              <w:rPr>
                <w:lang w:val="en-US"/>
              </w:rPr>
            </w:pPr>
            <w:r w:rsidRPr="00CE25AF">
              <w:rPr>
                <w:lang w:val="en-US"/>
              </w:rPr>
              <w:t xml:space="preserve">Referable; </w:t>
            </w:r>
            <w:proofErr w:type="spellStart"/>
            <w:r w:rsidRPr="00CE25AF">
              <w:rPr>
                <w:lang w:val="en-US"/>
              </w:rPr>
              <w:t>HasSemantics</w:t>
            </w:r>
            <w:proofErr w:type="spellEnd"/>
            <w:r w:rsidRPr="00CE25AF">
              <w:rPr>
                <w:lang w:val="en-US"/>
              </w:rPr>
              <w:t xml:space="preserve">; Qualifiable; </w:t>
            </w:r>
            <w:proofErr w:type="spellStart"/>
            <w:r w:rsidRPr="00CE25AF">
              <w:rPr>
                <w:lang w:val="en-US"/>
              </w:rPr>
              <w:t>HasDataSpecification</w:t>
            </w:r>
            <w:proofErr w:type="spellEnd"/>
          </w:p>
        </w:tc>
      </w:tr>
      <w:tr w:rsidR="00D73A3A" w:rsidRPr="00CE25AF" w14:paraId="33DB0C43" w14:textId="77777777" w:rsidTr="00D73A3A">
        <w:tc>
          <w:tcPr>
            <w:tcW w:w="1501" w:type="dxa"/>
            <w:shd w:val="clear" w:color="auto" w:fill="0778A5"/>
          </w:tcPr>
          <w:p w14:paraId="4D460423" w14:textId="7E00778C" w:rsidR="001A1979" w:rsidRPr="00651A9E" w:rsidRDefault="001A1979" w:rsidP="001B5277">
            <w:pPr>
              <w:rPr>
                <w:color w:val="FFFFFF" w:themeColor="background1"/>
                <w:sz w:val="18"/>
                <w:lang w:val="en-US"/>
              </w:rPr>
            </w:pPr>
            <w:r w:rsidRPr="00651A9E">
              <w:rPr>
                <w:color w:val="FFFFFF" w:themeColor="background1"/>
                <w:lang w:val="en-US"/>
              </w:rPr>
              <w:t xml:space="preserve">Attribute </w:t>
            </w:r>
          </w:p>
        </w:tc>
        <w:tc>
          <w:tcPr>
            <w:tcW w:w="4731" w:type="dxa"/>
            <w:shd w:val="clear" w:color="auto" w:fill="0778A5"/>
          </w:tcPr>
          <w:p w14:paraId="12198943" w14:textId="184FB256" w:rsidR="001A1979" w:rsidRPr="00651A9E" w:rsidRDefault="001A1979" w:rsidP="001B5277">
            <w:pPr>
              <w:rPr>
                <w:color w:val="FFFFFF" w:themeColor="background1"/>
                <w:lang w:val="en-US"/>
              </w:rPr>
            </w:pPr>
            <w:r w:rsidRPr="00651A9E">
              <w:rPr>
                <w:color w:val="FFFFFF" w:themeColor="background1"/>
                <w:lang w:val="en-US"/>
              </w:rPr>
              <w:t>Explanation</w:t>
            </w:r>
          </w:p>
        </w:tc>
        <w:tc>
          <w:tcPr>
            <w:tcW w:w="1134" w:type="dxa"/>
            <w:shd w:val="clear" w:color="auto" w:fill="0778A5"/>
          </w:tcPr>
          <w:p w14:paraId="78B37AF2" w14:textId="77777777" w:rsidR="001A1979" w:rsidRPr="00651A9E" w:rsidRDefault="001A1979" w:rsidP="001B5277">
            <w:pPr>
              <w:rPr>
                <w:color w:val="FFFFFF" w:themeColor="background1"/>
                <w:lang w:val="en-US"/>
              </w:rPr>
            </w:pPr>
            <w:r w:rsidRPr="00651A9E">
              <w:rPr>
                <w:color w:val="FFFFFF" w:themeColor="background1"/>
                <w:lang w:val="en-US"/>
              </w:rPr>
              <w:t>Type</w:t>
            </w:r>
          </w:p>
        </w:tc>
        <w:tc>
          <w:tcPr>
            <w:tcW w:w="1701" w:type="dxa"/>
            <w:shd w:val="clear" w:color="auto" w:fill="0778A5"/>
          </w:tcPr>
          <w:p w14:paraId="16682188" w14:textId="77777777" w:rsidR="001A1979" w:rsidRPr="00651A9E" w:rsidRDefault="001A1979" w:rsidP="001B5277">
            <w:pPr>
              <w:rPr>
                <w:color w:val="FFFFFF" w:themeColor="background1"/>
                <w:lang w:val="en-US"/>
              </w:rPr>
            </w:pPr>
            <w:r w:rsidRPr="00651A9E">
              <w:rPr>
                <w:color w:val="FFFFFF" w:themeColor="background1"/>
                <w:lang w:val="en-US"/>
              </w:rPr>
              <w:t>Card.</w:t>
            </w:r>
          </w:p>
        </w:tc>
      </w:tr>
    </w:tbl>
    <w:p w14:paraId="06867D47" w14:textId="566CB764" w:rsidR="00747AF6" w:rsidRPr="00CE25AF" w:rsidRDefault="00747AF6" w:rsidP="004E069D">
      <w:pPr>
        <w:pStyle w:val="Heading3"/>
        <w:numPr>
          <w:ilvl w:val="2"/>
          <w:numId w:val="53"/>
        </w:numPr>
        <w:rPr>
          <w:lang w:val="en-US"/>
        </w:rPr>
      </w:pPr>
      <w:bookmarkStart w:id="1748" w:name="_Toc54728710"/>
      <w:bookmarkStart w:id="1749" w:name="_Toc54777508"/>
      <w:bookmarkStart w:id="1750" w:name="_Toc54780100"/>
      <w:bookmarkStart w:id="1751" w:name="_Toc54782692"/>
      <w:bookmarkStart w:id="1752" w:name="_Toc54811501"/>
      <w:bookmarkStart w:id="1753" w:name="_Toc54812019"/>
      <w:bookmarkStart w:id="1754" w:name="_Toc54812942"/>
      <w:bookmarkStart w:id="1755" w:name="_Toc54813626"/>
      <w:bookmarkStart w:id="1756" w:name="_Toc54815991"/>
      <w:bookmarkStart w:id="1757" w:name="_Toc54820690"/>
      <w:bookmarkStart w:id="1758" w:name="_Toc54728711"/>
      <w:bookmarkStart w:id="1759" w:name="_Toc54777509"/>
      <w:bookmarkStart w:id="1760" w:name="_Toc54780101"/>
      <w:bookmarkStart w:id="1761" w:name="_Toc54782693"/>
      <w:bookmarkStart w:id="1762" w:name="_Toc54811502"/>
      <w:bookmarkStart w:id="1763" w:name="_Toc54812020"/>
      <w:bookmarkStart w:id="1764" w:name="_Toc54812943"/>
      <w:bookmarkStart w:id="1765" w:name="_Toc54813627"/>
      <w:bookmarkStart w:id="1766" w:name="_Toc54815992"/>
      <w:bookmarkStart w:id="1767" w:name="_Toc54820691"/>
      <w:bookmarkStart w:id="1768" w:name="_Toc529029177"/>
      <w:bookmarkStart w:id="1769" w:name="_Toc529029790"/>
      <w:bookmarkStart w:id="1770" w:name="_Toc529036825"/>
      <w:bookmarkStart w:id="1771" w:name="_Toc529037457"/>
      <w:bookmarkStart w:id="1772" w:name="_Toc529038089"/>
      <w:bookmarkStart w:id="1773" w:name="_Toc529038720"/>
      <w:bookmarkStart w:id="1774" w:name="_Toc529029178"/>
      <w:bookmarkStart w:id="1775" w:name="_Toc529029791"/>
      <w:bookmarkStart w:id="1776" w:name="_Toc529036826"/>
      <w:bookmarkStart w:id="1777" w:name="_Toc529037458"/>
      <w:bookmarkStart w:id="1778" w:name="_Toc529038090"/>
      <w:bookmarkStart w:id="1779" w:name="_Toc529038721"/>
      <w:bookmarkStart w:id="1780" w:name="_Ref529621026"/>
      <w:bookmarkStart w:id="1781" w:name="_Ref529621030"/>
      <w:bookmarkStart w:id="1782" w:name="_Ref529621047"/>
      <w:bookmarkStart w:id="1783" w:name="_Toc54815993"/>
      <w:bookmarkStart w:id="1784" w:name="_Ref113805953"/>
      <w:bookmarkStart w:id="1785" w:name="_Toc125227917"/>
      <w:bookmarkStart w:id="1786" w:name="_Toc125537704"/>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r w:rsidRPr="00CE25AF">
        <w:rPr>
          <w:lang w:val="en-US"/>
        </w:rPr>
        <w:lastRenderedPageBreak/>
        <w:t xml:space="preserve">Overview of </w:t>
      </w:r>
      <w:proofErr w:type="spellStart"/>
      <w:r w:rsidRPr="00CE25AF">
        <w:rPr>
          <w:lang w:val="en-US"/>
        </w:rPr>
        <w:t>Submodel</w:t>
      </w:r>
      <w:proofErr w:type="spellEnd"/>
      <w:r w:rsidRPr="00CE25AF">
        <w:rPr>
          <w:lang w:val="en-US"/>
        </w:rPr>
        <w:t xml:space="preserve"> Element Types</w:t>
      </w:r>
      <w:bookmarkEnd w:id="1780"/>
      <w:bookmarkEnd w:id="1781"/>
      <w:bookmarkEnd w:id="1782"/>
      <w:bookmarkEnd w:id="1783"/>
      <w:bookmarkEnd w:id="1784"/>
      <w:bookmarkEnd w:id="1785"/>
      <w:bookmarkEnd w:id="1786"/>
    </w:p>
    <w:p w14:paraId="6425DEE4" w14:textId="3466CCF5" w:rsidR="00775918" w:rsidRPr="00CE25AF" w:rsidRDefault="00DC675C" w:rsidP="00110904">
      <w:pPr>
        <w:pStyle w:val="Caption"/>
      </w:pPr>
      <w:bookmarkStart w:id="1787" w:name="_Ref24442249"/>
      <w:bookmarkStart w:id="1788" w:name="_Toc125537850"/>
      <w:r w:rsidRPr="00DC675C">
        <w:rPr>
          <w:noProof/>
        </w:rPr>
        <w:drawing>
          <wp:anchor distT="0" distB="0" distL="114300" distR="114300" simplePos="0" relativeHeight="252852224" behindDoc="0" locked="0" layoutInCell="1" allowOverlap="1" wp14:anchorId="62702357" wp14:editId="691AFB70">
            <wp:simplePos x="0" y="0"/>
            <wp:positionH relativeFrom="column">
              <wp:posOffset>234950</wp:posOffset>
            </wp:positionH>
            <wp:positionV relativeFrom="paragraph">
              <wp:posOffset>285750</wp:posOffset>
            </wp:positionV>
            <wp:extent cx="5937885" cy="2252345"/>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37885" cy="2252345"/>
                    </a:xfrm>
                    <a:prstGeom prst="rect">
                      <a:avLst/>
                    </a:prstGeom>
                    <a:noFill/>
                    <a:ln>
                      <a:noFill/>
                    </a:ln>
                  </pic:spPr>
                </pic:pic>
              </a:graphicData>
            </a:graphic>
            <wp14:sizeRelH relativeFrom="page">
              <wp14:pctWidth>0</wp14:pctWidth>
            </wp14:sizeRelH>
            <wp14:sizeRelV relativeFrom="page">
              <wp14:pctHeight>0</wp14:pctHeight>
            </wp14:sizeRelV>
          </wp:anchor>
        </w:drawing>
      </w:r>
      <w:r w:rsidR="00775918" w:rsidRPr="00CE25AF">
        <w:t xml:space="preserve">Figure </w:t>
      </w:r>
      <w:r w:rsidR="00561536">
        <w:fldChar w:fldCharType="begin"/>
      </w:r>
      <w:r w:rsidR="00561536">
        <w:instrText xml:space="preserve"> SEQ Figure \* ARABIC </w:instrText>
      </w:r>
      <w:r w:rsidR="00561536">
        <w:fldChar w:fldCharType="separate"/>
      </w:r>
      <w:r w:rsidR="00F511DE">
        <w:rPr>
          <w:noProof/>
        </w:rPr>
        <w:t>27</w:t>
      </w:r>
      <w:r w:rsidR="00561536">
        <w:fldChar w:fldCharType="end"/>
      </w:r>
      <w:bookmarkEnd w:id="1787"/>
      <w:r w:rsidR="00775918" w:rsidRPr="00CE25AF">
        <w:t xml:space="preserve"> Metamodel Overview for </w:t>
      </w:r>
      <w:proofErr w:type="spellStart"/>
      <w:r w:rsidR="00775918" w:rsidRPr="00CE25AF">
        <w:t>Submodel</w:t>
      </w:r>
      <w:proofErr w:type="spellEnd"/>
      <w:r w:rsidR="00775918" w:rsidRPr="00CE25AF">
        <w:t xml:space="preserve"> Element Subtypes</w:t>
      </w:r>
      <w:bookmarkEnd w:id="1788"/>
    </w:p>
    <w:p w14:paraId="29790454" w14:textId="68E4049D" w:rsidR="0070121E" w:rsidRPr="00CE25AF" w:rsidRDefault="001530F4" w:rsidP="001530F4">
      <w:pPr>
        <w:tabs>
          <w:tab w:val="left" w:pos="2925"/>
        </w:tabs>
        <w:rPr>
          <w:lang w:val="en-US"/>
        </w:rPr>
      </w:pPr>
      <w:r w:rsidRPr="00CE25AF">
        <w:rPr>
          <w:lang w:val="en-US"/>
        </w:rPr>
        <w:tab/>
      </w:r>
    </w:p>
    <w:p w14:paraId="7080B507" w14:textId="4B2AC5D4" w:rsidR="008A3C42" w:rsidRPr="00CE25AF" w:rsidRDefault="00DD1675" w:rsidP="001530F4">
      <w:pPr>
        <w:tabs>
          <w:tab w:val="left" w:pos="3923"/>
        </w:tabs>
        <w:rPr>
          <w:lang w:val="en-US"/>
        </w:rPr>
      </w:pPr>
      <w:bookmarkStart w:id="1789" w:name="_Ref497664641"/>
      <w:proofErr w:type="spellStart"/>
      <w:r w:rsidRPr="00CE25AF">
        <w:rPr>
          <w:lang w:val="en-US"/>
        </w:rPr>
        <w:t>Submodel</w:t>
      </w:r>
      <w:proofErr w:type="spellEnd"/>
      <w:r w:rsidRPr="00CE25AF">
        <w:rPr>
          <w:lang w:val="en-US"/>
        </w:rPr>
        <w:t xml:space="preserve"> elements</w:t>
      </w:r>
      <w:r w:rsidR="008A3C42" w:rsidRPr="00CE25AF">
        <w:rPr>
          <w:lang w:val="en-US"/>
        </w:rPr>
        <w:t xml:space="preserve"> include data properties as well as operations, events and other elements needed to describe a model for an asset</w:t>
      </w:r>
      <w:r w:rsidR="00623639" w:rsidRPr="00CE25AF">
        <w:rPr>
          <w:lang w:val="en-US"/>
        </w:rPr>
        <w:t xml:space="preserve"> (see</w:t>
      </w:r>
      <w:r w:rsidR="00855297" w:rsidRPr="00651A9E">
        <w:rPr>
          <w:lang w:val="en-US"/>
        </w:rPr>
        <w:fldChar w:fldCharType="begin"/>
      </w:r>
      <w:r w:rsidR="00772A1A" w:rsidRPr="00CE25AF">
        <w:rPr>
          <w:lang w:val="en-US"/>
        </w:rPr>
        <w:instrText xml:space="preserve"> REF _Ref24442249 \h </w:instrText>
      </w:r>
      <w:r w:rsidR="00855297" w:rsidRPr="00651A9E">
        <w:rPr>
          <w:lang w:val="en-US"/>
        </w:rPr>
      </w:r>
      <w:r w:rsidR="00855297" w:rsidRPr="00651A9E">
        <w:rPr>
          <w:lang w:val="en-US"/>
        </w:rPr>
        <w:fldChar w:fldCharType="separate"/>
      </w:r>
      <w:r w:rsidR="00F511DE" w:rsidRPr="00CE25AF">
        <w:t xml:space="preserve">Figure </w:t>
      </w:r>
      <w:r w:rsidR="00F511DE">
        <w:rPr>
          <w:noProof/>
        </w:rPr>
        <w:t>27</w:t>
      </w:r>
      <w:r w:rsidR="00855297" w:rsidRPr="00651A9E">
        <w:rPr>
          <w:lang w:val="en-US"/>
        </w:rPr>
        <w:fldChar w:fldCharType="end"/>
      </w:r>
      <w:r w:rsidR="00623639" w:rsidRPr="00CE25AF">
        <w:rPr>
          <w:lang w:val="en-US"/>
        </w:rPr>
        <w:t>)</w:t>
      </w:r>
      <w:r w:rsidR="008A3C42" w:rsidRPr="00CE25AF">
        <w:rPr>
          <w:lang w:val="en-US"/>
        </w:rPr>
        <w:t xml:space="preserve">. </w:t>
      </w:r>
    </w:p>
    <w:p w14:paraId="2A5540D9" w14:textId="78974E81" w:rsidR="005149D2" w:rsidRPr="00373A9F" w:rsidRDefault="005149D2" w:rsidP="00E805F8">
      <w:pPr>
        <w:pStyle w:val="Heading4"/>
        <w:numPr>
          <w:ilvl w:val="3"/>
          <w:numId w:val="53"/>
        </w:numPr>
        <w:rPr>
          <w:lang w:val="en-US"/>
        </w:rPr>
      </w:pPr>
      <w:bookmarkStart w:id="1790" w:name="_Toc24314327"/>
      <w:bookmarkStart w:id="1791" w:name="_Toc24314328"/>
      <w:bookmarkStart w:id="1792" w:name="_Toc54815994"/>
      <w:bookmarkEnd w:id="1790"/>
      <w:bookmarkEnd w:id="1791"/>
      <w:r w:rsidRPr="00373A9F">
        <w:rPr>
          <w:lang w:val="en-US"/>
        </w:rPr>
        <w:t>General</w:t>
      </w:r>
    </w:p>
    <w:p w14:paraId="23A5977B" w14:textId="787650BE" w:rsidR="005149D2" w:rsidRPr="00CE25AF" w:rsidRDefault="00DD77CC" w:rsidP="005149D2">
      <w:pPr>
        <w:rPr>
          <w:lang w:val="en-US"/>
        </w:rPr>
      </w:pPr>
      <w:r w:rsidRPr="00CE25AF">
        <w:rPr>
          <w:lang w:val="en-US"/>
        </w:rPr>
        <w:t>All</w:t>
      </w:r>
      <w:r w:rsidR="005149D2" w:rsidRPr="00CE25AF">
        <w:rPr>
          <w:lang w:val="en-US"/>
        </w:rPr>
        <w:t xml:space="preserve"> </w:t>
      </w:r>
      <w:proofErr w:type="spellStart"/>
      <w:r w:rsidR="005149D2" w:rsidRPr="00CE25AF">
        <w:rPr>
          <w:lang w:val="en-US"/>
        </w:rPr>
        <w:t>submodel</w:t>
      </w:r>
      <w:proofErr w:type="spellEnd"/>
      <w:r w:rsidR="005149D2" w:rsidRPr="00CE25AF">
        <w:rPr>
          <w:lang w:val="en-US"/>
        </w:rPr>
        <w:t xml:space="preserve"> elements including abstract classes like data elements are specified in alphabetical order.</w:t>
      </w:r>
    </w:p>
    <w:p w14:paraId="0396A441" w14:textId="44BAF9F4" w:rsidR="002B701B" w:rsidRPr="00651A9E" w:rsidRDefault="00D73A3A" w:rsidP="00E805F8">
      <w:pPr>
        <w:pStyle w:val="Heading4"/>
        <w:numPr>
          <w:ilvl w:val="3"/>
          <w:numId w:val="53"/>
        </w:numPr>
        <w:rPr>
          <w:lang w:val="en-US"/>
        </w:rPr>
      </w:pPr>
      <w:r w:rsidRPr="00CE25AF">
        <w:rPr>
          <w:lang w:val="en-US"/>
        </w:rPr>
        <w:t xml:space="preserve"> </w:t>
      </w:r>
      <w:r w:rsidR="002B701B" w:rsidRPr="00651A9E">
        <w:rPr>
          <w:lang w:val="en-US"/>
        </w:rPr>
        <w:t>Annotated Relationship</w:t>
      </w:r>
      <w:r w:rsidR="00820799" w:rsidRPr="00651A9E">
        <w:rPr>
          <w:lang w:val="en-US"/>
        </w:rPr>
        <w:t xml:space="preserve"> Element</w:t>
      </w:r>
      <w:r w:rsidR="002B701B" w:rsidRPr="00651A9E">
        <w:rPr>
          <w:lang w:val="en-US"/>
        </w:rPr>
        <w:t xml:space="preserve"> Attributes</w:t>
      </w:r>
      <w:bookmarkEnd w:id="1792"/>
    </w:p>
    <w:p w14:paraId="45280E15" w14:textId="47953DF9" w:rsidR="002B701B" w:rsidRPr="00CE25AF" w:rsidRDefault="00104912" w:rsidP="00110904">
      <w:pPr>
        <w:pStyle w:val="Caption"/>
      </w:pPr>
      <w:bookmarkStart w:id="1793" w:name="_Toc125537851"/>
      <w:r w:rsidRPr="00CE25AF">
        <w:rPr>
          <w:noProof/>
        </w:rPr>
        <w:drawing>
          <wp:anchor distT="0" distB="0" distL="114300" distR="114300" simplePos="0" relativeHeight="252722176" behindDoc="0" locked="0" layoutInCell="1" allowOverlap="1" wp14:anchorId="693F54BD" wp14:editId="2CE93930">
            <wp:simplePos x="0" y="0"/>
            <wp:positionH relativeFrom="column">
              <wp:posOffset>1511935</wp:posOffset>
            </wp:positionH>
            <wp:positionV relativeFrom="paragraph">
              <wp:posOffset>290830</wp:posOffset>
            </wp:positionV>
            <wp:extent cx="1905000" cy="1688465"/>
            <wp:effectExtent l="0" t="0" r="0" b="0"/>
            <wp:wrapTopAndBottom/>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5000" cy="1688465"/>
                    </a:xfrm>
                    <a:prstGeom prst="rect">
                      <a:avLst/>
                    </a:prstGeom>
                    <a:noFill/>
                    <a:ln>
                      <a:noFill/>
                    </a:ln>
                  </pic:spPr>
                </pic:pic>
              </a:graphicData>
            </a:graphic>
            <wp14:sizeRelH relativeFrom="page">
              <wp14:pctWidth>0</wp14:pctWidth>
            </wp14:sizeRelH>
            <wp14:sizeRelV relativeFrom="page">
              <wp14:pctHeight>0</wp14:pctHeight>
            </wp14:sizeRelV>
          </wp:anchor>
        </w:drawing>
      </w:r>
      <w:r w:rsidR="002B701B" w:rsidRPr="00CE25AF">
        <w:t xml:space="preserve">Figure </w:t>
      </w:r>
      <w:r w:rsidR="00561536">
        <w:fldChar w:fldCharType="begin"/>
      </w:r>
      <w:r w:rsidR="00561536">
        <w:instrText xml:space="preserve"> SEQ Figure \* ARABIC </w:instrText>
      </w:r>
      <w:r w:rsidR="00561536">
        <w:fldChar w:fldCharType="separate"/>
      </w:r>
      <w:r w:rsidR="00F511DE">
        <w:rPr>
          <w:noProof/>
        </w:rPr>
        <w:t>28</w:t>
      </w:r>
      <w:r w:rsidR="00561536">
        <w:fldChar w:fldCharType="end"/>
      </w:r>
      <w:r w:rsidR="002B701B" w:rsidRPr="00CE25AF">
        <w:t xml:space="preserve"> Metamodel </w:t>
      </w:r>
      <w:r w:rsidR="00820799" w:rsidRPr="00CE25AF">
        <w:t>of</w:t>
      </w:r>
      <w:r w:rsidR="002B701B" w:rsidRPr="00CE25AF">
        <w:t xml:space="preserve"> Annotated </w:t>
      </w:r>
      <w:r w:rsidR="005E4F2D" w:rsidRPr="00CE25AF">
        <w:t>Relationship</w:t>
      </w:r>
      <w:r w:rsidR="002B701B" w:rsidRPr="00CE25AF">
        <w:t xml:space="preserve"> Element</w:t>
      </w:r>
      <w:r w:rsidR="0065367B" w:rsidRPr="00CE25AF">
        <w:t>s</w:t>
      </w:r>
      <w:bookmarkEnd w:id="1793"/>
    </w:p>
    <w:p w14:paraId="5EE4C093" w14:textId="27249912" w:rsidR="006923FB" w:rsidRPr="00CE25AF" w:rsidRDefault="006923FB" w:rsidP="006923FB">
      <w:pPr>
        <w:rPr>
          <w:lang w:val="en-US"/>
        </w:rPr>
      </w:pPr>
    </w:p>
    <w:p w14:paraId="2CB10582" w14:textId="543EAB79" w:rsidR="002B701B" w:rsidRPr="00CE25AF" w:rsidRDefault="0087021E" w:rsidP="00C72010">
      <w:pPr>
        <w:rPr>
          <w:lang w:val="en-US"/>
        </w:rPr>
      </w:pPr>
      <w:r w:rsidRPr="00CE25AF">
        <w:rPr>
          <w:lang w:val="en-US"/>
        </w:rPr>
        <w:t>An annotated relationship is a relationship similar to a ternary association in UML.</w:t>
      </w:r>
      <w:r w:rsidR="00104912" w:rsidRPr="00CE25AF">
        <w:rPr>
          <w:lang w:val="en-US"/>
        </w:rPr>
        <w:t xml:space="preserve"> </w:t>
      </w:r>
      <w:r w:rsidRPr="00CE25AF">
        <w:rPr>
          <w:lang w:val="en-US"/>
        </w:rPr>
        <w:t xml:space="preserve">The semantics of the relationship is defined via the </w:t>
      </w:r>
      <w:proofErr w:type="spellStart"/>
      <w:r w:rsidRPr="00CE25AF">
        <w:rPr>
          <w:i/>
          <w:iCs/>
          <w:lang w:val="en-US"/>
        </w:rPr>
        <w:t>semanticId</w:t>
      </w:r>
      <w:proofErr w:type="spellEnd"/>
      <w:r w:rsidRPr="00CE25AF">
        <w:rPr>
          <w:i/>
          <w:iCs/>
          <w:lang w:val="en-US"/>
        </w:rPr>
        <w:t xml:space="preserve"> </w:t>
      </w:r>
      <w:r w:rsidRPr="00CE25AF">
        <w:rPr>
          <w:lang w:val="en-US"/>
        </w:rPr>
        <w:t xml:space="preserve">of the </w:t>
      </w:r>
      <w:proofErr w:type="spellStart"/>
      <w:r w:rsidRPr="00CE25AF">
        <w:rPr>
          <w:i/>
          <w:iCs/>
          <w:lang w:val="en-US"/>
        </w:rPr>
        <w:t>RelationshipElement</w:t>
      </w:r>
      <w:proofErr w:type="spellEnd"/>
      <w:r w:rsidRPr="00CE25AF">
        <w:rPr>
          <w:lang w:val="en-US"/>
        </w:rPr>
        <w:t xml:space="preserve">. If this semantic definition requires additional information not contained in the </w:t>
      </w:r>
      <w:r w:rsidRPr="00CE25AF">
        <w:rPr>
          <w:i/>
          <w:iCs/>
          <w:lang w:val="en-US"/>
        </w:rPr>
        <w:t xml:space="preserve">first </w:t>
      </w:r>
      <w:r w:rsidRPr="00CE25AF">
        <w:rPr>
          <w:lang w:val="en-US"/>
        </w:rPr>
        <w:t xml:space="preserve">or </w:t>
      </w:r>
      <w:r w:rsidRPr="00CE25AF">
        <w:rPr>
          <w:i/>
          <w:iCs/>
          <w:lang w:val="en-US"/>
        </w:rPr>
        <w:t>second</w:t>
      </w:r>
      <w:r w:rsidRPr="00CE25AF">
        <w:rPr>
          <w:lang w:val="en-US"/>
        </w:rPr>
        <w:t xml:space="preserve"> object referenced via the relationship</w:t>
      </w:r>
      <w:r w:rsidR="00B24723" w:rsidRPr="00CE25AF">
        <w:rPr>
          <w:lang w:val="en-US"/>
        </w:rPr>
        <w:t>,</w:t>
      </w:r>
      <w:r w:rsidRPr="00CE25AF">
        <w:rPr>
          <w:lang w:val="en-US"/>
        </w:rPr>
        <w:t xml:space="preserve"> this information needs to be stored </w:t>
      </w:r>
      <w:r w:rsidR="00F41D3E" w:rsidRPr="00CE25AF">
        <w:rPr>
          <w:lang w:val="en-US"/>
        </w:rPr>
        <w:t>as</w:t>
      </w:r>
      <w:r w:rsidRPr="00CE25AF">
        <w:rPr>
          <w:lang w:val="en-US"/>
        </w:rPr>
        <w:t xml:space="preserve"> annotation.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4452"/>
        <w:gridCol w:w="1701"/>
        <w:gridCol w:w="1417"/>
      </w:tblGrid>
      <w:tr w:rsidR="002B701B" w:rsidRPr="00CE25AF" w14:paraId="21D1ABC2" w14:textId="77777777" w:rsidTr="00D73A3A">
        <w:trPr>
          <w:trHeight w:val="243"/>
          <w:tblHeader/>
        </w:trPr>
        <w:tc>
          <w:tcPr>
            <w:tcW w:w="1497" w:type="dxa"/>
            <w:shd w:val="clear" w:color="auto" w:fill="0778A5"/>
          </w:tcPr>
          <w:p w14:paraId="1E2D29D0" w14:textId="77777777" w:rsidR="002B701B" w:rsidRPr="00651A9E" w:rsidRDefault="002B701B" w:rsidP="00A3624E">
            <w:pPr>
              <w:rPr>
                <w:color w:val="FFFFFF" w:themeColor="background1"/>
                <w:lang w:val="en-US"/>
              </w:rPr>
            </w:pPr>
            <w:r w:rsidRPr="00651A9E">
              <w:rPr>
                <w:color w:val="FFFFFF" w:themeColor="background1"/>
                <w:lang w:val="en-US"/>
              </w:rPr>
              <w:t>Class:</w:t>
            </w:r>
          </w:p>
        </w:tc>
        <w:tc>
          <w:tcPr>
            <w:tcW w:w="7570" w:type="dxa"/>
            <w:gridSpan w:val="3"/>
          </w:tcPr>
          <w:p w14:paraId="45A9E562" w14:textId="77777777" w:rsidR="002B701B" w:rsidRPr="00651A9E" w:rsidRDefault="002B701B" w:rsidP="00A3624E">
            <w:pPr>
              <w:rPr>
                <w:lang w:val="en-US"/>
              </w:rPr>
            </w:pPr>
            <w:proofErr w:type="spellStart"/>
            <w:r w:rsidRPr="00651A9E">
              <w:rPr>
                <w:lang w:val="en-US"/>
              </w:rPr>
              <w:t>AnnotatedRelationshipElement</w:t>
            </w:r>
            <w:proofErr w:type="spellEnd"/>
          </w:p>
        </w:tc>
      </w:tr>
      <w:tr w:rsidR="002B701B" w:rsidRPr="001C00FD" w14:paraId="2A0C17A1" w14:textId="77777777" w:rsidTr="00D73A3A">
        <w:tc>
          <w:tcPr>
            <w:tcW w:w="1497" w:type="dxa"/>
            <w:shd w:val="clear" w:color="auto" w:fill="0778A5"/>
          </w:tcPr>
          <w:p w14:paraId="03B6EC13" w14:textId="77777777" w:rsidR="002B701B" w:rsidRPr="00651A9E" w:rsidRDefault="002B701B" w:rsidP="00A3624E">
            <w:pPr>
              <w:rPr>
                <w:color w:val="FFFFFF" w:themeColor="background1"/>
                <w:lang w:val="en-US"/>
              </w:rPr>
            </w:pPr>
            <w:r w:rsidRPr="00651A9E">
              <w:rPr>
                <w:color w:val="FFFFFF" w:themeColor="background1"/>
                <w:lang w:val="en-US"/>
              </w:rPr>
              <w:t>Explanation:</w:t>
            </w:r>
          </w:p>
        </w:tc>
        <w:tc>
          <w:tcPr>
            <w:tcW w:w="7570" w:type="dxa"/>
            <w:gridSpan w:val="3"/>
          </w:tcPr>
          <w:p w14:paraId="49A3C011" w14:textId="7002BA0A" w:rsidR="002B701B" w:rsidRPr="00CE25AF" w:rsidRDefault="002B701B" w:rsidP="00A3624E">
            <w:pPr>
              <w:rPr>
                <w:lang w:val="en-US"/>
              </w:rPr>
            </w:pPr>
            <w:r w:rsidRPr="00CE25AF">
              <w:rPr>
                <w:lang w:val="en-US"/>
              </w:rPr>
              <w:t>An annotated relationship element is a relationship element that can be annotated with additional data elements.</w:t>
            </w:r>
          </w:p>
        </w:tc>
      </w:tr>
      <w:tr w:rsidR="002B701B" w:rsidRPr="00CE25AF" w14:paraId="322CF2C0" w14:textId="77777777" w:rsidTr="00D73A3A">
        <w:tc>
          <w:tcPr>
            <w:tcW w:w="1497" w:type="dxa"/>
            <w:shd w:val="clear" w:color="auto" w:fill="0778A5"/>
          </w:tcPr>
          <w:p w14:paraId="2CF351F5" w14:textId="77777777" w:rsidR="002B701B" w:rsidRPr="00651A9E" w:rsidRDefault="002B701B" w:rsidP="00A3624E">
            <w:pPr>
              <w:rPr>
                <w:color w:val="FFFFFF" w:themeColor="background1"/>
                <w:lang w:val="en-US"/>
              </w:rPr>
            </w:pPr>
            <w:r w:rsidRPr="00651A9E">
              <w:rPr>
                <w:color w:val="FFFFFF" w:themeColor="background1"/>
                <w:lang w:val="en-US"/>
              </w:rPr>
              <w:t>Inherits from:</w:t>
            </w:r>
          </w:p>
        </w:tc>
        <w:tc>
          <w:tcPr>
            <w:tcW w:w="7570" w:type="dxa"/>
            <w:gridSpan w:val="3"/>
          </w:tcPr>
          <w:p w14:paraId="0D9BEF03" w14:textId="77777777" w:rsidR="002B701B" w:rsidRPr="00651A9E" w:rsidRDefault="002B701B" w:rsidP="00A3624E">
            <w:pPr>
              <w:rPr>
                <w:lang w:val="en-US"/>
              </w:rPr>
            </w:pPr>
            <w:proofErr w:type="spellStart"/>
            <w:r w:rsidRPr="00651A9E">
              <w:rPr>
                <w:lang w:val="en-US"/>
              </w:rPr>
              <w:t>RelationshipElement</w:t>
            </w:r>
            <w:proofErr w:type="spellEnd"/>
          </w:p>
        </w:tc>
      </w:tr>
      <w:tr w:rsidR="00D73A3A" w:rsidRPr="00CE25AF" w14:paraId="7907329E" w14:textId="77777777" w:rsidTr="00D73A3A">
        <w:tc>
          <w:tcPr>
            <w:tcW w:w="1497" w:type="dxa"/>
            <w:shd w:val="clear" w:color="auto" w:fill="0778A5"/>
          </w:tcPr>
          <w:p w14:paraId="01696D1F" w14:textId="7E99E1D8" w:rsidR="00872C60" w:rsidRPr="00651A9E" w:rsidRDefault="00872C60" w:rsidP="00A3624E">
            <w:pPr>
              <w:rPr>
                <w:color w:val="FFFFFF" w:themeColor="background1"/>
                <w:sz w:val="18"/>
                <w:lang w:val="en-US"/>
              </w:rPr>
            </w:pPr>
            <w:r w:rsidRPr="00651A9E">
              <w:rPr>
                <w:color w:val="FFFFFF" w:themeColor="background1"/>
                <w:sz w:val="18"/>
                <w:lang w:val="en-US"/>
              </w:rPr>
              <w:t>A</w:t>
            </w:r>
            <w:r w:rsidRPr="00651A9E">
              <w:rPr>
                <w:color w:val="FFFFFF" w:themeColor="background1"/>
                <w:lang w:val="en-US"/>
              </w:rPr>
              <w:t xml:space="preserve">ttribute </w:t>
            </w:r>
          </w:p>
        </w:tc>
        <w:tc>
          <w:tcPr>
            <w:tcW w:w="4452" w:type="dxa"/>
            <w:shd w:val="clear" w:color="auto" w:fill="0778A5"/>
          </w:tcPr>
          <w:p w14:paraId="448BE8AC" w14:textId="77777777" w:rsidR="00872C60" w:rsidRPr="00651A9E" w:rsidRDefault="00872C60" w:rsidP="00A3624E">
            <w:pPr>
              <w:rPr>
                <w:color w:val="FFFFFF" w:themeColor="background1"/>
                <w:lang w:val="en-US"/>
              </w:rPr>
            </w:pPr>
            <w:r w:rsidRPr="00651A9E">
              <w:rPr>
                <w:color w:val="FFFFFF" w:themeColor="background1"/>
                <w:lang w:val="en-US"/>
              </w:rPr>
              <w:t>Explanation</w:t>
            </w:r>
          </w:p>
        </w:tc>
        <w:tc>
          <w:tcPr>
            <w:tcW w:w="1701" w:type="dxa"/>
            <w:shd w:val="clear" w:color="auto" w:fill="0778A5"/>
          </w:tcPr>
          <w:p w14:paraId="4669E0FB" w14:textId="77777777" w:rsidR="00872C60" w:rsidRPr="00651A9E" w:rsidRDefault="00872C60" w:rsidP="00A3624E">
            <w:pPr>
              <w:rPr>
                <w:color w:val="FFFFFF" w:themeColor="background1"/>
                <w:lang w:val="en-US"/>
              </w:rPr>
            </w:pPr>
            <w:r w:rsidRPr="00651A9E">
              <w:rPr>
                <w:color w:val="FFFFFF" w:themeColor="background1"/>
                <w:lang w:val="en-US"/>
              </w:rPr>
              <w:t>Type</w:t>
            </w:r>
          </w:p>
        </w:tc>
        <w:tc>
          <w:tcPr>
            <w:tcW w:w="1417" w:type="dxa"/>
            <w:shd w:val="clear" w:color="auto" w:fill="0778A5"/>
          </w:tcPr>
          <w:p w14:paraId="0F317FF9" w14:textId="77777777" w:rsidR="00872C60" w:rsidRPr="00651A9E" w:rsidRDefault="00872C60" w:rsidP="00A3624E">
            <w:pPr>
              <w:rPr>
                <w:color w:val="FFFFFF" w:themeColor="background1"/>
                <w:lang w:val="en-US"/>
              </w:rPr>
            </w:pPr>
            <w:r w:rsidRPr="00651A9E">
              <w:rPr>
                <w:color w:val="FFFFFF" w:themeColor="background1"/>
                <w:lang w:val="en-US"/>
              </w:rPr>
              <w:t>Card.</w:t>
            </w:r>
          </w:p>
        </w:tc>
      </w:tr>
      <w:tr w:rsidR="00872C60" w:rsidRPr="00CE25AF" w14:paraId="0939CC6C" w14:textId="77777777" w:rsidTr="00872C60">
        <w:tc>
          <w:tcPr>
            <w:tcW w:w="1497" w:type="dxa"/>
          </w:tcPr>
          <w:p w14:paraId="242DDC53" w14:textId="77777777" w:rsidR="00872C60" w:rsidRPr="00651A9E" w:rsidRDefault="00872C60" w:rsidP="00A3624E">
            <w:pPr>
              <w:rPr>
                <w:lang w:val="en-US"/>
              </w:rPr>
            </w:pPr>
            <w:r w:rsidRPr="00651A9E">
              <w:rPr>
                <w:lang w:val="en-US"/>
              </w:rPr>
              <w:t>annotation</w:t>
            </w:r>
          </w:p>
        </w:tc>
        <w:tc>
          <w:tcPr>
            <w:tcW w:w="4452" w:type="dxa"/>
          </w:tcPr>
          <w:p w14:paraId="0E6A189F" w14:textId="6EB2AB2F" w:rsidR="00872C60" w:rsidRPr="00CE25AF" w:rsidRDefault="00872C60" w:rsidP="00A3624E">
            <w:pPr>
              <w:rPr>
                <w:lang w:val="en-US"/>
              </w:rPr>
            </w:pPr>
            <w:r w:rsidRPr="00CE25AF">
              <w:rPr>
                <w:lang w:val="en-US"/>
              </w:rPr>
              <w:t>A data element that represents an annotation that holds for the relationship between the two elements</w:t>
            </w:r>
          </w:p>
        </w:tc>
        <w:tc>
          <w:tcPr>
            <w:tcW w:w="1701" w:type="dxa"/>
          </w:tcPr>
          <w:p w14:paraId="173F55A5" w14:textId="77777777" w:rsidR="00872C60" w:rsidRPr="00651A9E" w:rsidRDefault="00872C60" w:rsidP="00A3624E">
            <w:pPr>
              <w:rPr>
                <w:lang w:val="en-US"/>
              </w:rPr>
            </w:pPr>
            <w:proofErr w:type="spellStart"/>
            <w:r w:rsidRPr="00651A9E">
              <w:rPr>
                <w:lang w:val="en-US"/>
              </w:rPr>
              <w:t>DataElement</w:t>
            </w:r>
            <w:proofErr w:type="spellEnd"/>
          </w:p>
        </w:tc>
        <w:tc>
          <w:tcPr>
            <w:tcW w:w="1417" w:type="dxa"/>
          </w:tcPr>
          <w:p w14:paraId="73EDEA13" w14:textId="77777777" w:rsidR="00872C60" w:rsidRPr="00651A9E" w:rsidRDefault="00872C60" w:rsidP="00A3624E">
            <w:pPr>
              <w:rPr>
                <w:lang w:val="en-US"/>
              </w:rPr>
            </w:pPr>
            <w:r w:rsidRPr="00651A9E">
              <w:rPr>
                <w:lang w:val="en-US"/>
              </w:rPr>
              <w:t>0..*</w:t>
            </w:r>
          </w:p>
        </w:tc>
      </w:tr>
    </w:tbl>
    <w:p w14:paraId="28C90464" w14:textId="4D7484EF" w:rsidR="00104912" w:rsidRPr="00CE25AF" w:rsidRDefault="00D73A3A" w:rsidP="00C72010">
      <w:pPr>
        <w:rPr>
          <w:lang w:val="en-US"/>
        </w:rPr>
      </w:pPr>
      <w:bookmarkStart w:id="1794" w:name="_Toc54815997"/>
      <w:bookmarkStart w:id="1795" w:name="_Toc54815996"/>
      <w:r w:rsidRPr="00651A9E">
        <w:rPr>
          <w:lang w:val="en-US"/>
        </w:rPr>
        <w:t xml:space="preserve"> </w:t>
      </w:r>
    </w:p>
    <w:p w14:paraId="2598C32C" w14:textId="1AED0B2B" w:rsidR="00AD2D76" w:rsidRPr="0007556C" w:rsidRDefault="00197943" w:rsidP="00E805F8">
      <w:pPr>
        <w:pStyle w:val="Heading4"/>
        <w:numPr>
          <w:ilvl w:val="3"/>
          <w:numId w:val="53"/>
        </w:numPr>
        <w:rPr>
          <w:lang w:val="en-US"/>
        </w:rPr>
      </w:pPr>
      <w:r w:rsidRPr="00651A9E">
        <w:rPr>
          <w:noProof/>
          <w:lang w:val="en-US"/>
        </w:rPr>
        <w:lastRenderedPageBreak/>
        <mc:AlternateContent>
          <mc:Choice Requires="wps">
            <w:drawing>
              <wp:anchor distT="0" distB="0" distL="114300" distR="114300" simplePos="0" relativeHeight="252304384" behindDoc="0" locked="0" layoutInCell="1" allowOverlap="1" wp14:anchorId="2E516FC4" wp14:editId="03CC34DD">
                <wp:simplePos x="0" y="0"/>
                <wp:positionH relativeFrom="column">
                  <wp:posOffset>150495</wp:posOffset>
                </wp:positionH>
                <wp:positionV relativeFrom="paragraph">
                  <wp:posOffset>346075</wp:posOffset>
                </wp:positionV>
                <wp:extent cx="5894070" cy="364490"/>
                <wp:effectExtent l="0" t="0" r="0" b="0"/>
                <wp:wrapTopAndBottom/>
                <wp:docPr id="469" name="Textfeld 469"/>
                <wp:cNvGraphicFramePr/>
                <a:graphic xmlns:a="http://schemas.openxmlformats.org/drawingml/2006/main">
                  <a:graphicData uri="http://schemas.microsoft.com/office/word/2010/wordprocessingShape">
                    <wps:wsp>
                      <wps:cNvSpPr txBox="1"/>
                      <wps:spPr>
                        <a:xfrm>
                          <a:off x="0" y="0"/>
                          <a:ext cx="5894070" cy="364490"/>
                        </a:xfrm>
                        <a:prstGeom prst="rect">
                          <a:avLst/>
                        </a:prstGeom>
                        <a:solidFill>
                          <a:prstClr val="white"/>
                        </a:solidFill>
                        <a:ln>
                          <a:noFill/>
                        </a:ln>
                      </wps:spPr>
                      <wps:txbx>
                        <w:txbxContent>
                          <w:p w14:paraId="418E3CC2" w14:textId="695DDD0E" w:rsidR="00AD2D76" w:rsidRDefault="00AD2D76" w:rsidP="00110904">
                            <w:pPr>
                              <w:pStyle w:val="Caption"/>
                            </w:pPr>
                            <w:bookmarkStart w:id="1796" w:name="_Toc125537852"/>
                            <w:r w:rsidRPr="00D73A3A">
                              <w:t xml:space="preserve">Figure </w:t>
                            </w:r>
                            <w:r w:rsidR="00561536">
                              <w:fldChar w:fldCharType="begin"/>
                            </w:r>
                            <w:r w:rsidR="00561536">
                              <w:instrText xml:space="preserve"> SEQ Figure \* ARABIC </w:instrText>
                            </w:r>
                            <w:r w:rsidR="00561536">
                              <w:fldChar w:fldCharType="separate"/>
                            </w:r>
                            <w:r w:rsidR="00F511DE">
                              <w:rPr>
                                <w:noProof/>
                              </w:rPr>
                              <w:t>29</w:t>
                            </w:r>
                            <w:r w:rsidR="00561536">
                              <w:fldChar w:fldCharType="end"/>
                            </w:r>
                            <w:r w:rsidRPr="00D73A3A">
                              <w:t xml:space="preserve"> Metamodel of Basic Event Element</w:t>
                            </w:r>
                            <w:bookmarkEnd w:id="1796"/>
                          </w:p>
                          <w:p w14:paraId="169A37B8" w14:textId="77777777" w:rsidR="00104912" w:rsidRPr="00C72010" w:rsidRDefault="00104912" w:rsidP="00C72010">
                            <w:pPr>
                              <w:rPr>
                                <w:lang w:val="en-US"/>
                              </w:rPr>
                            </w:pPr>
                          </w:p>
                          <w:p w14:paraId="2722A99A" w14:textId="77777777" w:rsidR="00104912" w:rsidRPr="00C72010" w:rsidRDefault="00104912" w:rsidP="00C72010">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16FC4" id="Textfeld 469" o:spid="_x0000_s1033" type="#_x0000_t202" style="position:absolute;left:0;text-align:left;margin-left:11.85pt;margin-top:27.25pt;width:464.1pt;height:28.7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" stroked="f">
                <v:textbox inset="0,0,0,0">
                  <w:txbxContent>
                    <w:p w14:paraId="418E3CC2" w14:textId="695DDD0E" w:rsidR="00AD2D76" w:rsidRDefault="00AD2D76" w:rsidP="00110904">
                      <w:pPr>
                        <w:pStyle w:val="Caption"/>
                      </w:pPr>
                      <w:bookmarkStart w:id="1804" w:name="_Toc125537852"/>
                      <w:r w:rsidRPr="00D73A3A">
                        <w:t xml:space="preserve">Figure </w:t>
                      </w:r>
                      <w:r w:rsidR="00561536">
                        <w:fldChar w:fldCharType="begin"/>
                      </w:r>
                      <w:r w:rsidR="00561536">
                        <w:instrText xml:space="preserve"> SEQ Figure \* ARABIC </w:instrText>
                      </w:r>
                      <w:r w:rsidR="00561536">
                        <w:fldChar w:fldCharType="separate"/>
                      </w:r>
                      <w:r w:rsidR="00F511DE">
                        <w:rPr>
                          <w:noProof/>
                        </w:rPr>
                        <w:t>29</w:t>
                      </w:r>
                      <w:r w:rsidR="00561536">
                        <w:fldChar w:fldCharType="end"/>
                      </w:r>
                      <w:r w:rsidRPr="00D73A3A">
                        <w:t xml:space="preserve"> Metamodel of Basic Event Element</w:t>
                      </w:r>
                      <w:bookmarkEnd w:id="1804"/>
                    </w:p>
                    <w:p w14:paraId="169A37B8" w14:textId="77777777" w:rsidR="00104912" w:rsidRPr="00C72010" w:rsidRDefault="00104912" w:rsidP="00C72010">
                      <w:pPr>
                        <w:rPr>
                          <w:lang w:val="en-US"/>
                        </w:rPr>
                      </w:pPr>
                    </w:p>
                    <w:p w14:paraId="2722A99A" w14:textId="77777777" w:rsidR="00104912" w:rsidRPr="00C72010" w:rsidRDefault="00104912" w:rsidP="00C72010">
                      <w:pPr>
                        <w:rPr>
                          <w:lang w:val="en-US"/>
                        </w:rPr>
                      </w:pPr>
                    </w:p>
                  </w:txbxContent>
                </v:textbox>
                <w10:wrap type="topAndBottom"/>
              </v:shape>
            </w:pict>
          </mc:Fallback>
        </mc:AlternateContent>
      </w:r>
      <w:r w:rsidRPr="00CE25AF">
        <w:rPr>
          <w:noProof/>
          <w:lang w:val="en-US"/>
        </w:rPr>
        <w:drawing>
          <wp:anchor distT="0" distB="0" distL="114300" distR="114300" simplePos="0" relativeHeight="252829696" behindDoc="0" locked="0" layoutInCell="1" allowOverlap="1" wp14:anchorId="635F5EF5" wp14:editId="025F45FF">
            <wp:simplePos x="0" y="0"/>
            <wp:positionH relativeFrom="column">
              <wp:posOffset>353786</wp:posOffset>
            </wp:positionH>
            <wp:positionV relativeFrom="paragraph">
              <wp:posOffset>712197</wp:posOffset>
            </wp:positionV>
            <wp:extent cx="3600450" cy="21463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0450" cy="214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18BE" w:rsidRPr="00651A9E">
        <w:rPr>
          <w:lang w:val="en-US"/>
        </w:rPr>
        <w:t>Basic Event Element Attributes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0"/>
        <w:gridCol w:w="4183"/>
        <w:gridCol w:w="2785"/>
        <w:gridCol w:w="986"/>
      </w:tblGrid>
      <w:tr w:rsidR="00AD2D76" w:rsidRPr="00CE25AF" w14:paraId="2232DD6F" w14:textId="77777777" w:rsidTr="00D73A3A">
        <w:trPr>
          <w:trHeight w:val="243"/>
          <w:tblHeader/>
        </w:trPr>
        <w:tc>
          <w:tcPr>
            <w:tcW w:w="1682" w:type="dxa"/>
            <w:shd w:val="clear" w:color="auto" w:fill="0778A5"/>
          </w:tcPr>
          <w:p w14:paraId="73C324CE" w14:textId="0E3C3669" w:rsidR="00AD2D76" w:rsidRPr="00651A9E" w:rsidRDefault="00AD2D76" w:rsidP="00D62644">
            <w:pPr>
              <w:rPr>
                <w:color w:val="FFFFFF" w:themeColor="background1"/>
                <w:lang w:val="en-US"/>
              </w:rPr>
            </w:pPr>
            <w:r w:rsidRPr="00651A9E">
              <w:rPr>
                <w:color w:val="FFFFFF" w:themeColor="background1"/>
                <w:lang w:val="en-US"/>
              </w:rPr>
              <w:t>Class:</w:t>
            </w:r>
          </w:p>
        </w:tc>
        <w:tc>
          <w:tcPr>
            <w:tcW w:w="7952" w:type="dxa"/>
            <w:gridSpan w:val="3"/>
          </w:tcPr>
          <w:p w14:paraId="2067F404" w14:textId="0B25957D" w:rsidR="00AD2D76" w:rsidRPr="00651A9E" w:rsidRDefault="00AD2D76" w:rsidP="00D62644">
            <w:pPr>
              <w:rPr>
                <w:lang w:val="en-US"/>
              </w:rPr>
            </w:pPr>
            <w:proofErr w:type="spellStart"/>
            <w:r w:rsidRPr="00651A9E">
              <w:rPr>
                <w:lang w:val="en-US"/>
              </w:rPr>
              <w:t>BasicEventElement</w:t>
            </w:r>
            <w:proofErr w:type="spellEnd"/>
            <w:r w:rsidR="00514E58" w:rsidRPr="00651A9E">
              <w:rPr>
                <w:lang w:val="en-US"/>
              </w:rPr>
              <w:t xml:space="preserve"> &lt;&lt;Experimental&gt;&gt;</w:t>
            </w:r>
          </w:p>
          <w:p w14:paraId="25EA224E" w14:textId="23DD2439" w:rsidR="00AD2D76" w:rsidRPr="00651A9E" w:rsidRDefault="00AD2D76" w:rsidP="00D62644">
            <w:pPr>
              <w:rPr>
                <w:lang w:val="en-US"/>
              </w:rPr>
            </w:pPr>
          </w:p>
        </w:tc>
      </w:tr>
      <w:tr w:rsidR="00AD2D76" w:rsidRPr="00CE25AF" w14:paraId="47B1A63B" w14:textId="77777777" w:rsidTr="00D73A3A">
        <w:tc>
          <w:tcPr>
            <w:tcW w:w="1682" w:type="dxa"/>
            <w:shd w:val="clear" w:color="auto" w:fill="0778A5"/>
          </w:tcPr>
          <w:p w14:paraId="1465AFA9" w14:textId="77777777" w:rsidR="00AD2D76" w:rsidRPr="00651A9E" w:rsidRDefault="00AD2D76" w:rsidP="00D62644">
            <w:pPr>
              <w:rPr>
                <w:color w:val="FFFFFF" w:themeColor="background1"/>
                <w:lang w:val="en-US"/>
              </w:rPr>
            </w:pPr>
            <w:r w:rsidRPr="00651A9E">
              <w:rPr>
                <w:color w:val="FFFFFF" w:themeColor="background1"/>
                <w:lang w:val="en-US"/>
              </w:rPr>
              <w:t>Explanation:</w:t>
            </w:r>
          </w:p>
        </w:tc>
        <w:tc>
          <w:tcPr>
            <w:tcW w:w="7952" w:type="dxa"/>
            <w:gridSpan w:val="3"/>
          </w:tcPr>
          <w:p w14:paraId="1C10B30C" w14:textId="22D1CD40" w:rsidR="00AD2D76" w:rsidRPr="00651A9E" w:rsidRDefault="00AB18BE" w:rsidP="00D62644">
            <w:pPr>
              <w:rPr>
                <w:lang w:val="en-US"/>
              </w:rPr>
            </w:pPr>
            <w:r w:rsidRPr="00651A9E">
              <w:rPr>
                <w:lang w:val="en-US"/>
              </w:rPr>
              <w:t>A basic event element</w:t>
            </w:r>
          </w:p>
        </w:tc>
      </w:tr>
      <w:tr w:rsidR="00AD2D76" w:rsidRPr="00CE25AF" w14:paraId="7E4552BC" w14:textId="77777777" w:rsidTr="00D73A3A">
        <w:tc>
          <w:tcPr>
            <w:tcW w:w="1682" w:type="dxa"/>
            <w:tcBorders>
              <w:bottom w:val="single" w:sz="4" w:space="0" w:color="auto"/>
            </w:tcBorders>
            <w:shd w:val="clear" w:color="auto" w:fill="0778A5"/>
          </w:tcPr>
          <w:p w14:paraId="0542FB3B" w14:textId="77777777" w:rsidR="00AD2D76" w:rsidRPr="00651A9E" w:rsidRDefault="00AD2D76" w:rsidP="00D62644">
            <w:pPr>
              <w:rPr>
                <w:color w:val="FFFFFF" w:themeColor="background1"/>
                <w:lang w:val="en-US"/>
              </w:rPr>
            </w:pPr>
            <w:r w:rsidRPr="00651A9E">
              <w:rPr>
                <w:color w:val="FFFFFF" w:themeColor="background1"/>
                <w:lang w:val="en-US"/>
              </w:rPr>
              <w:t>Inherits from:</w:t>
            </w:r>
          </w:p>
        </w:tc>
        <w:tc>
          <w:tcPr>
            <w:tcW w:w="7952" w:type="dxa"/>
            <w:gridSpan w:val="3"/>
            <w:tcBorders>
              <w:bottom w:val="single" w:sz="4" w:space="0" w:color="auto"/>
            </w:tcBorders>
          </w:tcPr>
          <w:p w14:paraId="75ACB915" w14:textId="5FF85D06" w:rsidR="00AD2D76" w:rsidRPr="00651A9E" w:rsidRDefault="00AB18BE" w:rsidP="00D62644">
            <w:pPr>
              <w:rPr>
                <w:lang w:val="en-US"/>
              </w:rPr>
            </w:pPr>
            <w:proofErr w:type="spellStart"/>
            <w:r w:rsidRPr="00651A9E">
              <w:rPr>
                <w:lang w:val="en-US"/>
              </w:rPr>
              <w:t>EventElement</w:t>
            </w:r>
            <w:proofErr w:type="spellEnd"/>
          </w:p>
        </w:tc>
      </w:tr>
      <w:tr w:rsidR="00D73A3A" w:rsidRPr="00CE25AF" w14:paraId="02D465E0" w14:textId="77777777" w:rsidTr="00D73A3A">
        <w:tc>
          <w:tcPr>
            <w:tcW w:w="1682" w:type="dxa"/>
            <w:shd w:val="clear" w:color="auto" w:fill="0778A5"/>
          </w:tcPr>
          <w:p w14:paraId="4483FD18" w14:textId="542926FF" w:rsidR="00AD2D76" w:rsidRPr="00651A9E" w:rsidRDefault="00AD2D76" w:rsidP="00D62644">
            <w:pPr>
              <w:rPr>
                <w:color w:val="FFFFFF" w:themeColor="background1"/>
                <w:sz w:val="18"/>
                <w:lang w:val="en-US"/>
              </w:rPr>
            </w:pPr>
            <w:r w:rsidRPr="00651A9E">
              <w:rPr>
                <w:color w:val="FFFFFF" w:themeColor="background1"/>
                <w:sz w:val="18"/>
                <w:lang w:val="en-US"/>
              </w:rPr>
              <w:t xml:space="preserve">Attribute </w:t>
            </w:r>
          </w:p>
        </w:tc>
        <w:tc>
          <w:tcPr>
            <w:tcW w:w="4216" w:type="dxa"/>
            <w:shd w:val="clear" w:color="auto" w:fill="0778A5"/>
          </w:tcPr>
          <w:p w14:paraId="169152DE" w14:textId="77777777" w:rsidR="00AD2D76" w:rsidRPr="00651A9E" w:rsidRDefault="00AD2D76" w:rsidP="00D62644">
            <w:pPr>
              <w:rPr>
                <w:color w:val="FFFFFF" w:themeColor="background1"/>
                <w:lang w:val="en-US"/>
              </w:rPr>
            </w:pPr>
            <w:r w:rsidRPr="00651A9E">
              <w:rPr>
                <w:color w:val="FFFFFF" w:themeColor="background1"/>
                <w:lang w:val="en-US"/>
              </w:rPr>
              <w:t>Explanation</w:t>
            </w:r>
          </w:p>
        </w:tc>
        <w:tc>
          <w:tcPr>
            <w:tcW w:w="2744" w:type="dxa"/>
            <w:shd w:val="clear" w:color="auto" w:fill="0778A5"/>
          </w:tcPr>
          <w:p w14:paraId="6024DD9F" w14:textId="77777777" w:rsidR="00AD2D76" w:rsidRPr="00651A9E" w:rsidRDefault="00AD2D76" w:rsidP="00D62644">
            <w:pPr>
              <w:rPr>
                <w:color w:val="FFFFFF" w:themeColor="background1"/>
                <w:lang w:val="en-US"/>
              </w:rPr>
            </w:pPr>
            <w:r w:rsidRPr="00651A9E">
              <w:rPr>
                <w:color w:val="FFFFFF" w:themeColor="background1"/>
                <w:lang w:val="en-US"/>
              </w:rPr>
              <w:t>Type</w:t>
            </w:r>
          </w:p>
        </w:tc>
        <w:tc>
          <w:tcPr>
            <w:tcW w:w="992" w:type="dxa"/>
            <w:shd w:val="clear" w:color="auto" w:fill="0778A5"/>
          </w:tcPr>
          <w:p w14:paraId="015707D7" w14:textId="77777777" w:rsidR="00AD2D76" w:rsidRPr="00651A9E" w:rsidRDefault="00AD2D76" w:rsidP="00D62644">
            <w:pPr>
              <w:rPr>
                <w:color w:val="FFFFFF" w:themeColor="background1"/>
                <w:lang w:val="en-US"/>
              </w:rPr>
            </w:pPr>
            <w:r w:rsidRPr="00651A9E">
              <w:rPr>
                <w:color w:val="FFFFFF" w:themeColor="background1"/>
                <w:lang w:val="en-US"/>
              </w:rPr>
              <w:t>Card.</w:t>
            </w:r>
          </w:p>
        </w:tc>
      </w:tr>
      <w:tr w:rsidR="00AD2D76" w:rsidRPr="00CE25AF" w14:paraId="0D36F685" w14:textId="77777777" w:rsidTr="00D62644">
        <w:tc>
          <w:tcPr>
            <w:tcW w:w="1682" w:type="dxa"/>
            <w:shd w:val="clear" w:color="auto" w:fill="auto"/>
          </w:tcPr>
          <w:p w14:paraId="560A9319" w14:textId="77777777" w:rsidR="00AD2D76" w:rsidRPr="00651A9E" w:rsidRDefault="00AD2D76" w:rsidP="00D62644">
            <w:pPr>
              <w:rPr>
                <w:lang w:val="en-US"/>
              </w:rPr>
            </w:pPr>
            <w:r w:rsidRPr="00651A9E">
              <w:rPr>
                <w:lang w:val="en-US"/>
              </w:rPr>
              <w:t>observed</w:t>
            </w:r>
          </w:p>
        </w:tc>
        <w:tc>
          <w:tcPr>
            <w:tcW w:w="4216" w:type="dxa"/>
            <w:shd w:val="clear" w:color="auto" w:fill="auto"/>
          </w:tcPr>
          <w:p w14:paraId="71FD627F" w14:textId="38B6BC53" w:rsidR="00AD2D76" w:rsidRPr="00CE25AF" w:rsidRDefault="00AD2D76" w:rsidP="00D62644">
            <w:pPr>
              <w:rPr>
                <w:lang w:val="en-US"/>
              </w:rPr>
            </w:pPr>
            <w:r w:rsidRPr="00CE25AF">
              <w:rPr>
                <w:lang w:val="en-US"/>
              </w:rPr>
              <w:t xml:space="preserve">Reference to a referable, e.g. a data element or a </w:t>
            </w:r>
            <w:proofErr w:type="spellStart"/>
            <w:r w:rsidRPr="00CE25AF">
              <w:rPr>
                <w:lang w:val="en-US"/>
              </w:rPr>
              <w:t>submodel</w:t>
            </w:r>
            <w:proofErr w:type="spellEnd"/>
            <w:r w:rsidRPr="00CE25AF">
              <w:rPr>
                <w:lang w:val="en-US"/>
              </w:rPr>
              <w:t xml:space="preserve"> that is being observed</w:t>
            </w:r>
          </w:p>
        </w:tc>
        <w:tc>
          <w:tcPr>
            <w:tcW w:w="2744" w:type="dxa"/>
            <w:shd w:val="clear" w:color="auto" w:fill="auto"/>
          </w:tcPr>
          <w:p w14:paraId="20B899CD" w14:textId="77777777" w:rsidR="00AD2D76" w:rsidRPr="00651A9E" w:rsidRDefault="00AD2D76" w:rsidP="00D62644">
            <w:pPr>
              <w:rPr>
                <w:lang w:val="en-US"/>
              </w:rPr>
            </w:pPr>
            <w:proofErr w:type="spellStart"/>
            <w:r w:rsidRPr="00651A9E">
              <w:rPr>
                <w:lang w:val="en-US"/>
              </w:rPr>
              <w:t>ModelReference</w:t>
            </w:r>
            <w:proofErr w:type="spellEnd"/>
            <w:r w:rsidRPr="00651A9E">
              <w:rPr>
                <w:lang w:val="en-US"/>
              </w:rPr>
              <w:t>&lt;Referable&gt;</w:t>
            </w:r>
          </w:p>
        </w:tc>
        <w:tc>
          <w:tcPr>
            <w:tcW w:w="992" w:type="dxa"/>
            <w:shd w:val="clear" w:color="auto" w:fill="auto"/>
          </w:tcPr>
          <w:p w14:paraId="64F10418" w14:textId="77777777" w:rsidR="00AD2D76" w:rsidRPr="00651A9E" w:rsidRDefault="00AD2D76" w:rsidP="00D62644">
            <w:pPr>
              <w:rPr>
                <w:lang w:val="en-US"/>
              </w:rPr>
            </w:pPr>
            <w:r w:rsidRPr="00651A9E">
              <w:rPr>
                <w:lang w:val="en-US"/>
              </w:rPr>
              <w:t>1</w:t>
            </w:r>
          </w:p>
        </w:tc>
      </w:tr>
      <w:tr w:rsidR="00AD2D76" w:rsidRPr="00CE25AF" w14:paraId="2BC81677" w14:textId="77777777" w:rsidTr="00D62644">
        <w:tc>
          <w:tcPr>
            <w:tcW w:w="1682" w:type="dxa"/>
            <w:shd w:val="clear" w:color="auto" w:fill="auto"/>
          </w:tcPr>
          <w:p w14:paraId="109C1214" w14:textId="77777777" w:rsidR="00AD2D76" w:rsidRPr="00651A9E" w:rsidRDefault="00AD2D76" w:rsidP="00D62644">
            <w:pPr>
              <w:rPr>
                <w:lang w:val="en-US"/>
              </w:rPr>
            </w:pPr>
            <w:r w:rsidRPr="00651A9E">
              <w:rPr>
                <w:lang w:val="en-US"/>
              </w:rPr>
              <w:t>Direction</w:t>
            </w:r>
          </w:p>
        </w:tc>
        <w:tc>
          <w:tcPr>
            <w:tcW w:w="4216" w:type="dxa"/>
            <w:shd w:val="clear" w:color="auto" w:fill="auto"/>
          </w:tcPr>
          <w:p w14:paraId="7E355D43" w14:textId="71BE4CFF" w:rsidR="00AD2D76" w:rsidRPr="00CE25AF" w:rsidRDefault="00AD2D76" w:rsidP="00D62644">
            <w:pPr>
              <w:rPr>
                <w:lang w:val="en-US"/>
              </w:rPr>
            </w:pPr>
            <w:r w:rsidRPr="00CE25AF">
              <w:rPr>
                <w:lang w:val="en-US"/>
              </w:rPr>
              <w:t>Direction of event</w:t>
            </w:r>
          </w:p>
          <w:p w14:paraId="4E6E40DD" w14:textId="2AE9DF6C" w:rsidR="00AD2D76" w:rsidRPr="00CE25AF" w:rsidRDefault="00AD2D76" w:rsidP="00D62644">
            <w:pPr>
              <w:rPr>
                <w:lang w:val="en-US"/>
              </w:rPr>
            </w:pPr>
            <w:r w:rsidRPr="00CE25AF">
              <w:rPr>
                <w:lang w:val="en-US"/>
              </w:rPr>
              <w:t xml:space="preserve">Can be { Input, Output </w:t>
            </w:r>
            <w:r w:rsidRPr="006C5C0E">
              <w:rPr>
                <w:lang w:val="en-US"/>
              </w:rPr>
              <w:t>}</w:t>
            </w:r>
          </w:p>
        </w:tc>
        <w:tc>
          <w:tcPr>
            <w:tcW w:w="2744" w:type="dxa"/>
            <w:shd w:val="clear" w:color="auto" w:fill="auto"/>
          </w:tcPr>
          <w:p w14:paraId="76BB2F94" w14:textId="0CE7EDF3" w:rsidR="00AD2D76" w:rsidRPr="00651A9E" w:rsidRDefault="00AD2D76" w:rsidP="00D62644">
            <w:pPr>
              <w:rPr>
                <w:lang w:val="en-US"/>
              </w:rPr>
            </w:pPr>
            <w:r w:rsidRPr="00651A9E">
              <w:rPr>
                <w:lang w:val="en-US"/>
              </w:rPr>
              <w:t>Direction</w:t>
            </w:r>
          </w:p>
        </w:tc>
        <w:tc>
          <w:tcPr>
            <w:tcW w:w="992" w:type="dxa"/>
            <w:shd w:val="clear" w:color="auto" w:fill="auto"/>
          </w:tcPr>
          <w:p w14:paraId="061D440B" w14:textId="77777777" w:rsidR="00AD2D76" w:rsidRPr="00651A9E" w:rsidRDefault="00AD2D76" w:rsidP="00D62644">
            <w:pPr>
              <w:rPr>
                <w:lang w:val="en-US"/>
              </w:rPr>
            </w:pPr>
            <w:r w:rsidRPr="00651A9E">
              <w:rPr>
                <w:lang w:val="en-US"/>
              </w:rPr>
              <w:t>1</w:t>
            </w:r>
          </w:p>
        </w:tc>
      </w:tr>
      <w:tr w:rsidR="00AD2D76" w:rsidRPr="00CE25AF" w14:paraId="20A2BDCD" w14:textId="77777777" w:rsidTr="00D62644">
        <w:tc>
          <w:tcPr>
            <w:tcW w:w="1682" w:type="dxa"/>
            <w:shd w:val="clear" w:color="auto" w:fill="auto"/>
          </w:tcPr>
          <w:p w14:paraId="36129D1C" w14:textId="77777777" w:rsidR="00AD2D76" w:rsidRPr="00651A9E" w:rsidRDefault="00AD2D76" w:rsidP="00D62644">
            <w:pPr>
              <w:rPr>
                <w:lang w:val="en-US"/>
              </w:rPr>
            </w:pPr>
            <w:r w:rsidRPr="00651A9E">
              <w:rPr>
                <w:lang w:val="en-US"/>
              </w:rPr>
              <w:t>State</w:t>
            </w:r>
          </w:p>
        </w:tc>
        <w:tc>
          <w:tcPr>
            <w:tcW w:w="4216" w:type="dxa"/>
            <w:shd w:val="clear" w:color="auto" w:fill="auto"/>
          </w:tcPr>
          <w:p w14:paraId="5FE2C584" w14:textId="3CEF8229" w:rsidR="00AD2D76" w:rsidRPr="00CE25AF" w:rsidRDefault="00AD2D76" w:rsidP="00D62644">
            <w:pPr>
              <w:rPr>
                <w:lang w:val="en-US"/>
              </w:rPr>
            </w:pPr>
            <w:r w:rsidRPr="00CE25AF">
              <w:rPr>
                <w:lang w:val="en-US"/>
              </w:rPr>
              <w:t>State of event</w:t>
            </w:r>
          </w:p>
          <w:p w14:paraId="032218C3" w14:textId="262DE70B" w:rsidR="00AD2D76" w:rsidRPr="00CE25AF" w:rsidRDefault="00AD2D76" w:rsidP="00D62644">
            <w:pPr>
              <w:rPr>
                <w:lang w:val="en-US"/>
              </w:rPr>
            </w:pPr>
            <w:r w:rsidRPr="00CE25AF">
              <w:rPr>
                <w:lang w:val="en-US"/>
              </w:rPr>
              <w:t xml:space="preserve">Can be { On, Off </w:t>
            </w:r>
            <w:r w:rsidRPr="006C5C0E">
              <w:rPr>
                <w:lang w:val="en-US"/>
              </w:rPr>
              <w:t>}</w:t>
            </w:r>
          </w:p>
        </w:tc>
        <w:tc>
          <w:tcPr>
            <w:tcW w:w="2744" w:type="dxa"/>
            <w:shd w:val="clear" w:color="auto" w:fill="auto"/>
          </w:tcPr>
          <w:p w14:paraId="4E1C9F4B" w14:textId="0EFF1604" w:rsidR="00AD2D76" w:rsidRPr="00651A9E" w:rsidRDefault="00AD2D76" w:rsidP="00D62644">
            <w:proofErr w:type="spellStart"/>
            <w:r w:rsidRPr="00651A9E">
              <w:t>StateOfEvent</w:t>
            </w:r>
            <w:proofErr w:type="spellEnd"/>
          </w:p>
        </w:tc>
        <w:tc>
          <w:tcPr>
            <w:tcW w:w="992" w:type="dxa"/>
            <w:shd w:val="clear" w:color="auto" w:fill="auto"/>
          </w:tcPr>
          <w:p w14:paraId="3B17F1C4" w14:textId="77777777" w:rsidR="00AD2D76" w:rsidRPr="00651A9E" w:rsidRDefault="00AD2D76" w:rsidP="00D62644">
            <w:r w:rsidRPr="00651A9E">
              <w:t>1</w:t>
            </w:r>
          </w:p>
        </w:tc>
      </w:tr>
      <w:tr w:rsidR="00AD2D76" w:rsidRPr="00CE25AF" w14:paraId="6806A18D" w14:textId="77777777" w:rsidTr="00D62644">
        <w:tc>
          <w:tcPr>
            <w:tcW w:w="1682" w:type="dxa"/>
            <w:shd w:val="clear" w:color="auto" w:fill="auto"/>
          </w:tcPr>
          <w:p w14:paraId="1E5833E5" w14:textId="77777777" w:rsidR="00AD2D76" w:rsidRPr="00651A9E" w:rsidRDefault="00AD2D76" w:rsidP="00D62644">
            <w:pPr>
              <w:rPr>
                <w:lang w:val="en-US"/>
              </w:rPr>
            </w:pPr>
            <w:proofErr w:type="spellStart"/>
            <w:r w:rsidRPr="00651A9E">
              <w:rPr>
                <w:lang w:val="en-US"/>
              </w:rPr>
              <w:t>messageTopic</w:t>
            </w:r>
            <w:proofErr w:type="spellEnd"/>
          </w:p>
        </w:tc>
        <w:tc>
          <w:tcPr>
            <w:tcW w:w="4216" w:type="dxa"/>
            <w:shd w:val="clear" w:color="auto" w:fill="auto"/>
          </w:tcPr>
          <w:p w14:paraId="38CBAA8A" w14:textId="445D92BA" w:rsidR="00AD2D76" w:rsidRPr="00CE25AF" w:rsidRDefault="00AD2D76" w:rsidP="00D62644">
            <w:pPr>
              <w:rPr>
                <w:lang w:val="en-US"/>
              </w:rPr>
            </w:pPr>
            <w:r w:rsidRPr="00CE25AF">
              <w:rPr>
                <w:lang w:val="en-US"/>
              </w:rPr>
              <w:t xml:space="preserve">Information for the outer message infrastructure </w:t>
            </w:r>
            <w:r w:rsidR="00B24723" w:rsidRPr="00CE25AF">
              <w:rPr>
                <w:lang w:val="en-US"/>
              </w:rPr>
              <w:t>to schedule</w:t>
            </w:r>
            <w:r w:rsidRPr="00CE25AF">
              <w:rPr>
                <w:lang w:val="en-US"/>
              </w:rPr>
              <w:t xml:space="preserve"> the event </w:t>
            </w:r>
            <w:r w:rsidR="00B24723" w:rsidRPr="00CE25AF">
              <w:rPr>
                <w:lang w:val="en-US"/>
              </w:rPr>
              <w:t>for</w:t>
            </w:r>
            <w:r w:rsidRPr="00CE25AF">
              <w:rPr>
                <w:lang w:val="en-US"/>
              </w:rPr>
              <w:t xml:space="preserve"> the respective communication channel. </w:t>
            </w:r>
          </w:p>
        </w:tc>
        <w:tc>
          <w:tcPr>
            <w:tcW w:w="2744" w:type="dxa"/>
            <w:shd w:val="clear" w:color="auto" w:fill="auto"/>
          </w:tcPr>
          <w:p w14:paraId="785A3B82" w14:textId="4741CFD0" w:rsidR="00AD2D76" w:rsidRPr="00651A9E" w:rsidRDefault="004C7499" w:rsidP="00D62644">
            <w:pPr>
              <w:rPr>
                <w:lang w:val="en-US"/>
              </w:rPr>
            </w:pPr>
            <w:proofErr w:type="spellStart"/>
            <w:r w:rsidRPr="00651A9E">
              <w:rPr>
                <w:lang w:val="en-US"/>
              </w:rPr>
              <w:t>MessageTopicType</w:t>
            </w:r>
            <w:proofErr w:type="spellEnd"/>
          </w:p>
        </w:tc>
        <w:tc>
          <w:tcPr>
            <w:tcW w:w="992" w:type="dxa"/>
            <w:shd w:val="clear" w:color="auto" w:fill="auto"/>
          </w:tcPr>
          <w:p w14:paraId="38A9E017" w14:textId="77777777" w:rsidR="00AD2D76" w:rsidRPr="00651A9E" w:rsidRDefault="00AD2D76" w:rsidP="00D62644">
            <w:pPr>
              <w:rPr>
                <w:lang w:val="en-US"/>
              </w:rPr>
            </w:pPr>
            <w:r w:rsidRPr="00651A9E">
              <w:rPr>
                <w:lang w:val="en-US"/>
              </w:rPr>
              <w:t>0..1</w:t>
            </w:r>
          </w:p>
        </w:tc>
      </w:tr>
      <w:tr w:rsidR="00AD2D76" w:rsidRPr="00CE25AF" w14:paraId="48D9E332" w14:textId="77777777" w:rsidTr="00D62644">
        <w:tc>
          <w:tcPr>
            <w:tcW w:w="1682" w:type="dxa"/>
            <w:shd w:val="clear" w:color="auto" w:fill="auto"/>
          </w:tcPr>
          <w:p w14:paraId="61709E33" w14:textId="77777777" w:rsidR="00AD2D76" w:rsidRPr="00651A9E" w:rsidRDefault="00AD2D76" w:rsidP="00D62644">
            <w:pPr>
              <w:rPr>
                <w:lang w:val="en-US"/>
              </w:rPr>
            </w:pPr>
            <w:proofErr w:type="spellStart"/>
            <w:r w:rsidRPr="00651A9E">
              <w:rPr>
                <w:lang w:val="en-US"/>
              </w:rPr>
              <w:t>messageBroker</w:t>
            </w:r>
            <w:proofErr w:type="spellEnd"/>
          </w:p>
        </w:tc>
        <w:tc>
          <w:tcPr>
            <w:tcW w:w="4216" w:type="dxa"/>
            <w:shd w:val="clear" w:color="auto" w:fill="auto"/>
          </w:tcPr>
          <w:p w14:paraId="3871EDA9" w14:textId="680856CD" w:rsidR="00AD2D76" w:rsidRPr="00CE25AF" w:rsidRDefault="00AD2D76" w:rsidP="00D62644">
            <w:pPr>
              <w:rPr>
                <w:lang w:val="en-US"/>
              </w:rPr>
            </w:pPr>
            <w:r w:rsidRPr="00CE25AF">
              <w:rPr>
                <w:lang w:val="en-US"/>
              </w:rPr>
              <w:t>Information</w:t>
            </w:r>
            <w:r w:rsidR="00B24723" w:rsidRPr="00CE25AF">
              <w:rPr>
                <w:lang w:val="en-US"/>
              </w:rPr>
              <w:t xml:space="preserve"> about</w:t>
            </w:r>
            <w:r w:rsidRPr="00CE25AF">
              <w:rPr>
                <w:lang w:val="en-US"/>
              </w:rPr>
              <w:t xml:space="preserve"> which outer message infrastructure shall handle messages for the </w:t>
            </w:r>
            <w:proofErr w:type="spellStart"/>
            <w:r w:rsidRPr="00CE25AF">
              <w:rPr>
                <w:i/>
                <w:iCs/>
                <w:lang w:val="en-US"/>
              </w:rPr>
              <w:t>EventElement</w:t>
            </w:r>
            <w:proofErr w:type="spellEnd"/>
            <w:r w:rsidR="00B24723" w:rsidRPr="00CE25AF">
              <w:rPr>
                <w:lang w:val="en-US"/>
              </w:rPr>
              <w:t>; r</w:t>
            </w:r>
            <w:r w:rsidRPr="00CE25AF">
              <w:rPr>
                <w:lang w:val="en-US"/>
              </w:rPr>
              <w:t xml:space="preserve">efers to a </w:t>
            </w:r>
            <w:proofErr w:type="spellStart"/>
            <w:r w:rsidRPr="00CE25AF">
              <w:rPr>
                <w:i/>
                <w:iCs/>
                <w:lang w:val="en-US"/>
              </w:rPr>
              <w:t>Submodel</w:t>
            </w:r>
            <w:proofErr w:type="spellEnd"/>
            <w:r w:rsidRPr="00CE25AF">
              <w:rPr>
                <w:i/>
                <w:iCs/>
                <w:lang w:val="en-US"/>
              </w:rPr>
              <w:t>,</w:t>
            </w:r>
            <w:r w:rsidRPr="00CE25AF">
              <w:rPr>
                <w:lang w:val="en-US"/>
              </w:rPr>
              <w:t xml:space="preserve"> </w:t>
            </w:r>
            <w:proofErr w:type="spellStart"/>
            <w:r w:rsidRPr="00CE25AF">
              <w:rPr>
                <w:i/>
                <w:iCs/>
                <w:lang w:val="en-US"/>
              </w:rPr>
              <w:t>SubmodelElementList</w:t>
            </w:r>
            <w:proofErr w:type="spellEnd"/>
            <w:r w:rsidRPr="00CE25AF">
              <w:rPr>
                <w:lang w:val="en-US"/>
              </w:rPr>
              <w:t xml:space="preserve">, </w:t>
            </w:r>
            <w:proofErr w:type="spellStart"/>
            <w:r w:rsidR="00024130" w:rsidRPr="00CE25AF">
              <w:rPr>
                <w:i/>
                <w:iCs/>
                <w:lang w:val="en-US"/>
              </w:rPr>
              <w:t>SubmodelElementCollection</w:t>
            </w:r>
            <w:proofErr w:type="spellEnd"/>
            <w:r w:rsidRPr="00CE25AF">
              <w:rPr>
                <w:lang w:val="en-US"/>
              </w:rPr>
              <w:t xml:space="preserve"> or </w:t>
            </w:r>
            <w:r w:rsidRPr="00CE25AF">
              <w:rPr>
                <w:i/>
                <w:iCs/>
                <w:lang w:val="en-US"/>
              </w:rPr>
              <w:t>Entity</w:t>
            </w:r>
            <w:r w:rsidRPr="00CE25AF">
              <w:rPr>
                <w:lang w:val="en-US"/>
              </w:rPr>
              <w:t xml:space="preserve">, which contains </w:t>
            </w:r>
            <w:proofErr w:type="spellStart"/>
            <w:r w:rsidRPr="00CE25AF">
              <w:rPr>
                <w:i/>
                <w:iCs/>
                <w:lang w:val="en-US"/>
              </w:rPr>
              <w:t>DataElement</w:t>
            </w:r>
            <w:r w:rsidRPr="00CE25AF">
              <w:rPr>
                <w:lang w:val="en-US"/>
              </w:rPr>
              <w:t>s</w:t>
            </w:r>
            <w:proofErr w:type="spellEnd"/>
            <w:r w:rsidRPr="00CE25AF">
              <w:rPr>
                <w:lang w:val="en-US"/>
              </w:rPr>
              <w:t xml:space="preserve"> describing the proprietary specification for the message broker</w:t>
            </w:r>
          </w:p>
          <w:p w14:paraId="05B72BCA" w14:textId="45090B20" w:rsidR="00AD2D76" w:rsidRPr="00CE25AF" w:rsidRDefault="00AD2D76" w:rsidP="00651A9E">
            <w:pPr>
              <w:pStyle w:val="NOTE"/>
              <w:ind w:left="284" w:firstLine="0"/>
              <w:rPr>
                <w:lang w:val="en-US"/>
              </w:rPr>
            </w:pPr>
            <w:r w:rsidRPr="00CE25AF">
              <w:rPr>
                <w:lang w:val="en-US"/>
              </w:rPr>
              <w:t xml:space="preserve">Note: </w:t>
            </w:r>
            <w:r w:rsidR="00B24723" w:rsidRPr="00CE25AF">
              <w:rPr>
                <w:lang w:val="en-US"/>
              </w:rPr>
              <w:t xml:space="preserve">this proprietary specification could be standardized by using respective </w:t>
            </w:r>
            <w:proofErr w:type="spellStart"/>
            <w:r w:rsidR="00B24723" w:rsidRPr="00CE25AF">
              <w:rPr>
                <w:lang w:val="en-US"/>
              </w:rPr>
              <w:t>submodels</w:t>
            </w:r>
            <w:proofErr w:type="spellEnd"/>
            <w:r w:rsidR="00B24723" w:rsidRPr="00CE25AF">
              <w:rPr>
                <w:lang w:val="en-US"/>
              </w:rPr>
              <w:t xml:space="preserve"> </w:t>
            </w:r>
            <w:r w:rsidRPr="00CE25AF">
              <w:rPr>
                <w:lang w:val="en-US"/>
              </w:rPr>
              <w:t>for different message infrastructure, e.g. OPC UA</w:t>
            </w:r>
            <w:r w:rsidR="00B24723" w:rsidRPr="00CE25AF">
              <w:rPr>
                <w:lang w:val="en-US"/>
              </w:rPr>
              <w:t xml:space="preserve">, </w:t>
            </w:r>
            <w:r w:rsidRPr="00CE25AF">
              <w:rPr>
                <w:lang w:val="en-US"/>
              </w:rPr>
              <w:t>MQTT or AMQP</w:t>
            </w:r>
            <w:r w:rsidR="00B24723" w:rsidRPr="00CE25AF">
              <w:rPr>
                <w:lang w:val="en-US"/>
              </w:rPr>
              <w:t>.</w:t>
            </w:r>
          </w:p>
        </w:tc>
        <w:tc>
          <w:tcPr>
            <w:tcW w:w="2744" w:type="dxa"/>
            <w:shd w:val="clear" w:color="auto" w:fill="auto"/>
          </w:tcPr>
          <w:p w14:paraId="5F178B1F" w14:textId="77777777" w:rsidR="00AD2D76" w:rsidRPr="00651A9E" w:rsidRDefault="00AD2D76" w:rsidP="00D62644">
            <w:pPr>
              <w:rPr>
                <w:lang w:val="en-US"/>
              </w:rPr>
            </w:pPr>
            <w:proofErr w:type="spellStart"/>
            <w:r w:rsidRPr="00651A9E">
              <w:rPr>
                <w:lang w:val="en-US"/>
              </w:rPr>
              <w:t>ModelReference</w:t>
            </w:r>
            <w:proofErr w:type="spellEnd"/>
            <w:r w:rsidRPr="00651A9E">
              <w:rPr>
                <w:lang w:val="en-US"/>
              </w:rPr>
              <w:t>&lt;Referable&gt;</w:t>
            </w:r>
          </w:p>
        </w:tc>
        <w:tc>
          <w:tcPr>
            <w:tcW w:w="992" w:type="dxa"/>
            <w:shd w:val="clear" w:color="auto" w:fill="auto"/>
          </w:tcPr>
          <w:p w14:paraId="2540FA95" w14:textId="77777777" w:rsidR="00AD2D76" w:rsidRPr="00651A9E" w:rsidRDefault="00AD2D76" w:rsidP="00D62644">
            <w:pPr>
              <w:rPr>
                <w:lang w:val="en-US"/>
              </w:rPr>
            </w:pPr>
            <w:r w:rsidRPr="00651A9E">
              <w:rPr>
                <w:lang w:val="en-US"/>
              </w:rPr>
              <w:t>0..1</w:t>
            </w:r>
          </w:p>
        </w:tc>
      </w:tr>
      <w:tr w:rsidR="00AD2D76" w:rsidRPr="00CE25AF" w14:paraId="4053B187" w14:textId="77777777" w:rsidTr="00D62644">
        <w:tc>
          <w:tcPr>
            <w:tcW w:w="1682" w:type="dxa"/>
            <w:shd w:val="clear" w:color="auto" w:fill="auto"/>
          </w:tcPr>
          <w:p w14:paraId="69EDD06D" w14:textId="77777777" w:rsidR="00AD2D76" w:rsidRPr="00651A9E" w:rsidRDefault="00AD2D76" w:rsidP="00D62644">
            <w:pPr>
              <w:rPr>
                <w:lang w:val="en-US"/>
              </w:rPr>
            </w:pPr>
            <w:proofErr w:type="spellStart"/>
            <w:r w:rsidRPr="00651A9E">
              <w:rPr>
                <w:lang w:val="en-US"/>
              </w:rPr>
              <w:t>lastUpdate</w:t>
            </w:r>
            <w:proofErr w:type="spellEnd"/>
          </w:p>
        </w:tc>
        <w:tc>
          <w:tcPr>
            <w:tcW w:w="4216" w:type="dxa"/>
            <w:shd w:val="clear" w:color="auto" w:fill="auto"/>
          </w:tcPr>
          <w:p w14:paraId="6361C893" w14:textId="4892BE37" w:rsidR="00AD2D76" w:rsidRPr="00CE25AF" w:rsidRDefault="00AD2D76" w:rsidP="00D62644">
            <w:pPr>
              <w:rPr>
                <w:lang w:val="en-US"/>
              </w:rPr>
            </w:pPr>
            <w:r w:rsidRPr="00CE25AF">
              <w:rPr>
                <w:lang w:val="en-US"/>
              </w:rPr>
              <w:t>Timestamp in UTC, when the last event was received (input direction) or sent (output direction)</w:t>
            </w:r>
          </w:p>
        </w:tc>
        <w:tc>
          <w:tcPr>
            <w:tcW w:w="2744" w:type="dxa"/>
            <w:shd w:val="clear" w:color="auto" w:fill="auto"/>
          </w:tcPr>
          <w:p w14:paraId="3958AD95" w14:textId="0056FB44" w:rsidR="00AD2D76" w:rsidRPr="00651A9E" w:rsidRDefault="00AD2D76" w:rsidP="00D62644">
            <w:pPr>
              <w:rPr>
                <w:lang w:val="en-US"/>
              </w:rPr>
            </w:pPr>
            <w:proofErr w:type="spellStart"/>
            <w:r w:rsidRPr="00651A9E">
              <w:rPr>
                <w:lang w:val="en-US"/>
              </w:rPr>
              <w:t>dateTime</w:t>
            </w:r>
            <w:proofErr w:type="spellEnd"/>
          </w:p>
        </w:tc>
        <w:tc>
          <w:tcPr>
            <w:tcW w:w="992" w:type="dxa"/>
            <w:shd w:val="clear" w:color="auto" w:fill="auto"/>
          </w:tcPr>
          <w:p w14:paraId="1A08027A" w14:textId="77777777" w:rsidR="00AD2D76" w:rsidRPr="00651A9E" w:rsidRDefault="00AD2D76" w:rsidP="00D62644">
            <w:pPr>
              <w:rPr>
                <w:lang w:val="en-US"/>
              </w:rPr>
            </w:pPr>
            <w:r w:rsidRPr="00651A9E">
              <w:rPr>
                <w:lang w:val="en-US"/>
              </w:rPr>
              <w:t>0..1</w:t>
            </w:r>
          </w:p>
        </w:tc>
      </w:tr>
      <w:tr w:rsidR="00AD2D76" w:rsidRPr="00CE25AF" w14:paraId="516A8A86" w14:textId="77777777" w:rsidTr="00D62644">
        <w:tc>
          <w:tcPr>
            <w:tcW w:w="1682" w:type="dxa"/>
            <w:shd w:val="clear" w:color="auto" w:fill="auto"/>
          </w:tcPr>
          <w:p w14:paraId="65CE4C27" w14:textId="77777777" w:rsidR="00AD2D76" w:rsidRPr="00651A9E" w:rsidRDefault="00AD2D76" w:rsidP="00D62644">
            <w:pPr>
              <w:rPr>
                <w:lang w:val="en-US"/>
              </w:rPr>
            </w:pPr>
            <w:bookmarkStart w:id="1797" w:name="_Hlk125118795"/>
            <w:proofErr w:type="spellStart"/>
            <w:r w:rsidRPr="00651A9E">
              <w:rPr>
                <w:lang w:val="en-US"/>
              </w:rPr>
              <w:lastRenderedPageBreak/>
              <w:t>minInterval</w:t>
            </w:r>
            <w:proofErr w:type="spellEnd"/>
          </w:p>
        </w:tc>
        <w:tc>
          <w:tcPr>
            <w:tcW w:w="4216" w:type="dxa"/>
            <w:shd w:val="clear" w:color="auto" w:fill="auto"/>
          </w:tcPr>
          <w:p w14:paraId="364C5247" w14:textId="167CB090" w:rsidR="00AD2D76" w:rsidRPr="00CE25AF" w:rsidRDefault="00AD2D76" w:rsidP="00D62644">
            <w:pPr>
              <w:rPr>
                <w:lang w:val="en-US"/>
              </w:rPr>
            </w:pPr>
            <w:r w:rsidRPr="00CE25AF">
              <w:rPr>
                <w:lang w:val="en-US"/>
              </w:rPr>
              <w:t xml:space="preserve">For input direction reports on the maximum frequency, the software entity behind the respective </w:t>
            </w:r>
            <w:r w:rsidR="00B24723" w:rsidRPr="00CE25AF">
              <w:rPr>
                <w:lang w:val="en-US"/>
              </w:rPr>
              <w:t>r</w:t>
            </w:r>
            <w:r w:rsidRPr="00CE25AF">
              <w:rPr>
                <w:lang w:val="en-US"/>
              </w:rPr>
              <w:t>eferable can handle input events</w:t>
            </w:r>
            <w:r w:rsidR="00B24723" w:rsidRPr="00CE25AF">
              <w:rPr>
                <w:lang w:val="en-US"/>
              </w:rPr>
              <w:t>.</w:t>
            </w:r>
            <w:r w:rsidRPr="00CE25AF">
              <w:rPr>
                <w:lang w:val="en-US"/>
              </w:rPr>
              <w:t xml:space="preserve"> </w:t>
            </w:r>
          </w:p>
          <w:p w14:paraId="28FD4D07" w14:textId="3A821E65" w:rsidR="00AD2D76" w:rsidRPr="00CE25AF" w:rsidRDefault="00AD2D76" w:rsidP="00D62644">
            <w:pPr>
              <w:rPr>
                <w:lang w:val="en-US"/>
              </w:rPr>
            </w:pPr>
            <w:r w:rsidRPr="00CE25AF">
              <w:rPr>
                <w:lang w:val="en-US"/>
              </w:rPr>
              <w:t>For output events, the maximum frequency of output</w:t>
            </w:r>
            <w:r w:rsidR="00B24723" w:rsidRPr="00CE25AF">
              <w:rPr>
                <w:lang w:val="en-US"/>
              </w:rPr>
              <w:t>ting</w:t>
            </w:r>
            <w:r w:rsidRPr="00CE25AF">
              <w:rPr>
                <w:lang w:val="en-US"/>
              </w:rPr>
              <w:t xml:space="preserve"> this event to an outer infrastructure</w:t>
            </w:r>
            <w:r w:rsidR="00B24723" w:rsidRPr="00CE25AF">
              <w:rPr>
                <w:lang w:val="en-US"/>
              </w:rPr>
              <w:t xml:space="preserve"> is specified</w:t>
            </w:r>
            <w:r w:rsidRPr="00CE25AF">
              <w:rPr>
                <w:lang w:val="en-US"/>
              </w:rPr>
              <w:t>.</w:t>
            </w:r>
          </w:p>
          <w:p w14:paraId="1880DA37" w14:textId="72995A0D" w:rsidR="00AD2D76" w:rsidRPr="00CE25AF" w:rsidRDefault="00AD2D76" w:rsidP="00D62644">
            <w:pPr>
              <w:rPr>
                <w:lang w:val="en-US"/>
              </w:rPr>
            </w:pPr>
            <w:r w:rsidRPr="00CE25AF">
              <w:rPr>
                <w:lang w:val="en-US"/>
              </w:rPr>
              <w:t xml:space="preserve">Might be not specified, </w:t>
            </w:r>
            <w:r w:rsidR="00B24723" w:rsidRPr="00CE25AF">
              <w:rPr>
                <w:lang w:val="en-US"/>
              </w:rPr>
              <w:t xml:space="preserve">i.e. if </w:t>
            </w:r>
            <w:r w:rsidRPr="00CE25AF">
              <w:rPr>
                <w:lang w:val="en-US"/>
              </w:rPr>
              <w:t>there is no minimum interval.</w:t>
            </w:r>
          </w:p>
        </w:tc>
        <w:tc>
          <w:tcPr>
            <w:tcW w:w="2744" w:type="dxa"/>
            <w:shd w:val="clear" w:color="auto" w:fill="auto"/>
          </w:tcPr>
          <w:p w14:paraId="22402D33" w14:textId="615B90CF" w:rsidR="00AD2D76" w:rsidRPr="00651A9E" w:rsidRDefault="00AD2D76" w:rsidP="00D62644">
            <w:pPr>
              <w:rPr>
                <w:lang w:val="en-US"/>
              </w:rPr>
            </w:pPr>
            <w:r w:rsidRPr="00651A9E">
              <w:rPr>
                <w:lang w:val="en-US"/>
              </w:rPr>
              <w:t>d</w:t>
            </w:r>
            <w:r w:rsidR="00197943" w:rsidRPr="00651A9E">
              <w:rPr>
                <w:lang w:val="en-US"/>
              </w:rPr>
              <w:t>uration</w:t>
            </w:r>
          </w:p>
        </w:tc>
        <w:tc>
          <w:tcPr>
            <w:tcW w:w="992" w:type="dxa"/>
            <w:shd w:val="clear" w:color="auto" w:fill="auto"/>
          </w:tcPr>
          <w:p w14:paraId="1312C05E" w14:textId="77777777" w:rsidR="00AD2D76" w:rsidRPr="00651A9E" w:rsidRDefault="00AD2D76" w:rsidP="00D62644">
            <w:pPr>
              <w:rPr>
                <w:lang w:val="en-US"/>
              </w:rPr>
            </w:pPr>
            <w:r w:rsidRPr="00651A9E">
              <w:rPr>
                <w:lang w:val="en-US"/>
              </w:rPr>
              <w:t>0..1</w:t>
            </w:r>
          </w:p>
        </w:tc>
      </w:tr>
      <w:tr w:rsidR="00AD2D76" w:rsidRPr="00CE25AF" w14:paraId="6382CA20" w14:textId="77777777" w:rsidTr="00D62644">
        <w:tc>
          <w:tcPr>
            <w:tcW w:w="1682" w:type="dxa"/>
            <w:shd w:val="clear" w:color="auto" w:fill="auto"/>
          </w:tcPr>
          <w:p w14:paraId="7F510F3E" w14:textId="77777777" w:rsidR="00AD2D76" w:rsidRPr="00651A9E" w:rsidRDefault="00AD2D76" w:rsidP="00D62644">
            <w:pPr>
              <w:rPr>
                <w:lang w:val="en-US"/>
              </w:rPr>
            </w:pPr>
            <w:proofErr w:type="spellStart"/>
            <w:r w:rsidRPr="00651A9E">
              <w:rPr>
                <w:lang w:val="en-US"/>
              </w:rPr>
              <w:t>maxInterval</w:t>
            </w:r>
            <w:proofErr w:type="spellEnd"/>
          </w:p>
        </w:tc>
        <w:tc>
          <w:tcPr>
            <w:tcW w:w="4216" w:type="dxa"/>
            <w:shd w:val="clear" w:color="auto" w:fill="auto"/>
          </w:tcPr>
          <w:p w14:paraId="63C2B22F" w14:textId="10F034E8" w:rsidR="00AD2D76" w:rsidRPr="00CE25AF" w:rsidRDefault="00B24723" w:rsidP="00D62644">
            <w:pPr>
              <w:rPr>
                <w:lang w:val="en-US"/>
              </w:rPr>
            </w:pPr>
            <w:r w:rsidRPr="00CE25AF">
              <w:rPr>
                <w:lang w:val="en-US"/>
              </w:rPr>
              <w:t>Not applicable f</w:t>
            </w:r>
            <w:r w:rsidR="00AD2D76" w:rsidRPr="00CE25AF">
              <w:rPr>
                <w:lang w:val="en-US"/>
              </w:rPr>
              <w:t>or input direction</w:t>
            </w:r>
          </w:p>
          <w:p w14:paraId="3F3AAE3C" w14:textId="454398D7" w:rsidR="00AD2D76" w:rsidRPr="00CE25AF" w:rsidRDefault="00AD2D76" w:rsidP="00D62644">
            <w:pPr>
              <w:rPr>
                <w:lang w:val="en-US"/>
              </w:rPr>
            </w:pPr>
            <w:r w:rsidRPr="00CE25AF">
              <w:rPr>
                <w:lang w:val="en-US"/>
              </w:rPr>
              <w:t xml:space="preserve">For output direction: maximum interval in time, the respective </w:t>
            </w:r>
            <w:r w:rsidR="00B24723" w:rsidRPr="00CE25AF">
              <w:rPr>
                <w:lang w:val="en-US"/>
              </w:rPr>
              <w:t>r</w:t>
            </w:r>
            <w:r w:rsidRPr="00CE25AF">
              <w:rPr>
                <w:lang w:val="en-US"/>
              </w:rPr>
              <w:t>eferable shall send an update of the status of the event, even if no other trigger condition for the event was not met.</w:t>
            </w:r>
          </w:p>
          <w:p w14:paraId="493B029F" w14:textId="1485CEAC" w:rsidR="00AD2D76" w:rsidRPr="00CE25AF" w:rsidRDefault="00AD2D76" w:rsidP="00D62644">
            <w:pPr>
              <w:rPr>
                <w:lang w:val="en-US"/>
              </w:rPr>
            </w:pPr>
            <w:r w:rsidRPr="00CE25AF">
              <w:rPr>
                <w:lang w:val="en-US"/>
              </w:rPr>
              <w:t xml:space="preserve">Might not </w:t>
            </w:r>
            <w:r w:rsidR="00B24723" w:rsidRPr="00CE25AF">
              <w:rPr>
                <w:lang w:val="en-US"/>
              </w:rPr>
              <w:t xml:space="preserve">be </w:t>
            </w:r>
            <w:r w:rsidRPr="00CE25AF">
              <w:rPr>
                <w:lang w:val="en-US"/>
              </w:rPr>
              <w:t xml:space="preserve">specified, </w:t>
            </w:r>
            <w:r w:rsidR="00B24723" w:rsidRPr="00CE25AF">
              <w:rPr>
                <w:lang w:val="en-US"/>
              </w:rPr>
              <w:t xml:space="preserve">i.e. if </w:t>
            </w:r>
            <w:r w:rsidRPr="00CE25AF">
              <w:rPr>
                <w:lang w:val="en-US"/>
              </w:rPr>
              <w:t>there is no maximum interval.</w:t>
            </w:r>
          </w:p>
        </w:tc>
        <w:tc>
          <w:tcPr>
            <w:tcW w:w="2744" w:type="dxa"/>
            <w:shd w:val="clear" w:color="auto" w:fill="auto"/>
          </w:tcPr>
          <w:p w14:paraId="77E06AE5" w14:textId="1C783816" w:rsidR="00AD2D76" w:rsidRPr="00651A9E" w:rsidRDefault="00AD2D76" w:rsidP="00D62644">
            <w:pPr>
              <w:rPr>
                <w:lang w:val="en-US"/>
              </w:rPr>
            </w:pPr>
            <w:r w:rsidRPr="00651A9E">
              <w:rPr>
                <w:lang w:val="en-US"/>
              </w:rPr>
              <w:t>d</w:t>
            </w:r>
            <w:r w:rsidR="00197943" w:rsidRPr="00651A9E">
              <w:rPr>
                <w:lang w:val="en-US"/>
              </w:rPr>
              <w:t>uration</w:t>
            </w:r>
          </w:p>
        </w:tc>
        <w:tc>
          <w:tcPr>
            <w:tcW w:w="992" w:type="dxa"/>
            <w:shd w:val="clear" w:color="auto" w:fill="auto"/>
          </w:tcPr>
          <w:p w14:paraId="7771CAEC" w14:textId="77777777" w:rsidR="00AD2D76" w:rsidRPr="00651A9E" w:rsidRDefault="00AD2D76" w:rsidP="00D62644">
            <w:pPr>
              <w:rPr>
                <w:lang w:val="en-US"/>
              </w:rPr>
            </w:pPr>
            <w:r w:rsidRPr="00651A9E">
              <w:rPr>
                <w:lang w:val="en-US"/>
              </w:rPr>
              <w:t>0..1</w:t>
            </w:r>
          </w:p>
        </w:tc>
      </w:tr>
      <w:bookmarkEnd w:id="1797"/>
    </w:tbl>
    <w:p w14:paraId="2B911A59" w14:textId="1141F91B" w:rsidR="00AD2D76" w:rsidRPr="00CE25AF" w:rsidRDefault="00AD2D76" w:rsidP="00AD2D7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328"/>
      </w:tblGrid>
      <w:tr w:rsidR="00471FE9" w:rsidRPr="00CE25AF" w14:paraId="13B53438" w14:textId="77777777" w:rsidTr="00D73A3A">
        <w:tc>
          <w:tcPr>
            <w:tcW w:w="2689" w:type="dxa"/>
            <w:shd w:val="clear" w:color="auto" w:fill="0778A5"/>
          </w:tcPr>
          <w:p w14:paraId="7B746786" w14:textId="77777777" w:rsidR="00471FE9" w:rsidRPr="00651A9E" w:rsidRDefault="00471FE9" w:rsidP="003C7552">
            <w:pPr>
              <w:rPr>
                <w:color w:val="FFFFFF" w:themeColor="background1"/>
                <w:lang w:val="en-US"/>
              </w:rPr>
            </w:pPr>
            <w:r w:rsidRPr="00651A9E">
              <w:rPr>
                <w:color w:val="FFFFFF" w:themeColor="background1"/>
                <w:lang w:val="en-US"/>
              </w:rPr>
              <w:t>Enumeration:</w:t>
            </w:r>
          </w:p>
        </w:tc>
        <w:tc>
          <w:tcPr>
            <w:tcW w:w="6328" w:type="dxa"/>
          </w:tcPr>
          <w:p w14:paraId="3BB46C8D" w14:textId="091F6640" w:rsidR="00471FE9" w:rsidRPr="00651A9E" w:rsidRDefault="00471FE9" w:rsidP="003C7552">
            <w:pPr>
              <w:rPr>
                <w:lang w:val="en-US"/>
              </w:rPr>
            </w:pPr>
            <w:r w:rsidRPr="00651A9E">
              <w:rPr>
                <w:lang w:val="en-US"/>
              </w:rPr>
              <w:t>Direction</w:t>
            </w:r>
            <w:r w:rsidR="00514E58" w:rsidRPr="00651A9E">
              <w:rPr>
                <w:lang w:val="en-US"/>
              </w:rPr>
              <w:t xml:space="preserve"> &lt;&lt;Experimental&gt;&gt;</w:t>
            </w:r>
          </w:p>
        </w:tc>
      </w:tr>
      <w:tr w:rsidR="00471FE9" w:rsidRPr="00CE25AF" w14:paraId="7097E734" w14:textId="77777777" w:rsidTr="00D73A3A">
        <w:tc>
          <w:tcPr>
            <w:tcW w:w="2689" w:type="dxa"/>
            <w:tcBorders>
              <w:bottom w:val="single" w:sz="4" w:space="0" w:color="auto"/>
            </w:tcBorders>
            <w:shd w:val="clear" w:color="auto" w:fill="0778A5"/>
          </w:tcPr>
          <w:p w14:paraId="29A0F767" w14:textId="77777777" w:rsidR="00471FE9" w:rsidRPr="00651A9E" w:rsidRDefault="00471FE9" w:rsidP="003C7552">
            <w:pPr>
              <w:rPr>
                <w:color w:val="FFFFFF" w:themeColor="background1"/>
                <w:lang w:val="en-US"/>
              </w:rPr>
            </w:pPr>
            <w:r w:rsidRPr="00651A9E">
              <w:rPr>
                <w:color w:val="FFFFFF" w:themeColor="background1"/>
                <w:lang w:val="en-US"/>
              </w:rPr>
              <w:t>Explanation:</w:t>
            </w:r>
          </w:p>
        </w:tc>
        <w:tc>
          <w:tcPr>
            <w:tcW w:w="6328" w:type="dxa"/>
            <w:tcBorders>
              <w:bottom w:val="single" w:sz="4" w:space="0" w:color="auto"/>
            </w:tcBorders>
          </w:tcPr>
          <w:p w14:paraId="1F3FE098" w14:textId="0555DE20" w:rsidR="00471FE9" w:rsidRPr="00651A9E" w:rsidRDefault="00471FE9" w:rsidP="003C7552">
            <w:pPr>
              <w:rPr>
                <w:lang w:val="en-US"/>
              </w:rPr>
            </w:pPr>
            <w:r w:rsidRPr="00651A9E">
              <w:rPr>
                <w:lang w:val="en-US"/>
              </w:rPr>
              <w:t>Direction</w:t>
            </w:r>
          </w:p>
        </w:tc>
      </w:tr>
      <w:tr w:rsidR="00471FE9" w:rsidRPr="00CE25AF" w14:paraId="6B80C2CF" w14:textId="77777777" w:rsidTr="00D73A3A">
        <w:tc>
          <w:tcPr>
            <w:tcW w:w="2689" w:type="dxa"/>
            <w:tcBorders>
              <w:bottom w:val="single" w:sz="4" w:space="0" w:color="auto"/>
            </w:tcBorders>
            <w:shd w:val="clear" w:color="auto" w:fill="0778A5"/>
          </w:tcPr>
          <w:p w14:paraId="0E8DBABE" w14:textId="77777777" w:rsidR="00471FE9" w:rsidRPr="00651A9E" w:rsidRDefault="00471FE9" w:rsidP="003C7552">
            <w:pPr>
              <w:rPr>
                <w:color w:val="FFFFFF" w:themeColor="background1"/>
                <w:lang w:val="en-US"/>
              </w:rPr>
            </w:pPr>
            <w:r w:rsidRPr="00651A9E">
              <w:rPr>
                <w:color w:val="FFFFFF" w:themeColor="background1"/>
                <w:lang w:val="en-US"/>
              </w:rPr>
              <w:t>Set of:</w:t>
            </w:r>
          </w:p>
        </w:tc>
        <w:tc>
          <w:tcPr>
            <w:tcW w:w="6328" w:type="dxa"/>
            <w:tcBorders>
              <w:bottom w:val="single" w:sz="4" w:space="0" w:color="auto"/>
            </w:tcBorders>
          </w:tcPr>
          <w:p w14:paraId="6E41C072" w14:textId="336AD129" w:rsidR="00471FE9" w:rsidRPr="00651A9E" w:rsidRDefault="00471FE9" w:rsidP="003C7552">
            <w:pPr>
              <w:rPr>
                <w:lang w:val="en-US"/>
              </w:rPr>
            </w:pPr>
            <w:r w:rsidRPr="00651A9E">
              <w:rPr>
                <w:lang w:val="en-US"/>
              </w:rPr>
              <w:t>--</w:t>
            </w:r>
          </w:p>
        </w:tc>
      </w:tr>
      <w:tr w:rsidR="00D73A3A" w:rsidRPr="00CE25AF" w14:paraId="53FF14A9" w14:textId="77777777" w:rsidTr="00D73A3A">
        <w:tc>
          <w:tcPr>
            <w:tcW w:w="2689" w:type="dxa"/>
            <w:shd w:val="clear" w:color="auto" w:fill="0778A5"/>
          </w:tcPr>
          <w:p w14:paraId="45BE6088" w14:textId="77777777" w:rsidR="00471FE9" w:rsidRPr="00651A9E" w:rsidRDefault="00471FE9" w:rsidP="003C7552">
            <w:pPr>
              <w:rPr>
                <w:color w:val="FFFFFF" w:themeColor="background1"/>
                <w:lang w:val="en-US"/>
              </w:rPr>
            </w:pPr>
            <w:r w:rsidRPr="00651A9E">
              <w:rPr>
                <w:color w:val="FFFFFF" w:themeColor="background1"/>
                <w:lang w:val="en-US"/>
              </w:rPr>
              <w:t>Literal</w:t>
            </w:r>
          </w:p>
        </w:tc>
        <w:tc>
          <w:tcPr>
            <w:tcW w:w="6328" w:type="dxa"/>
            <w:shd w:val="clear" w:color="auto" w:fill="0778A5"/>
          </w:tcPr>
          <w:p w14:paraId="338A1973" w14:textId="77777777" w:rsidR="00471FE9" w:rsidRPr="00651A9E" w:rsidRDefault="00471FE9" w:rsidP="003C7552">
            <w:pPr>
              <w:rPr>
                <w:color w:val="FFFFFF" w:themeColor="background1"/>
                <w:lang w:val="en-US"/>
              </w:rPr>
            </w:pPr>
            <w:r w:rsidRPr="00651A9E">
              <w:rPr>
                <w:color w:val="FFFFFF" w:themeColor="background1"/>
                <w:lang w:val="en-US"/>
              </w:rPr>
              <w:t>Explanation</w:t>
            </w:r>
          </w:p>
        </w:tc>
      </w:tr>
      <w:tr w:rsidR="00471FE9" w:rsidRPr="00CE25AF" w14:paraId="1556B547" w14:textId="77777777" w:rsidTr="003C7552">
        <w:tc>
          <w:tcPr>
            <w:tcW w:w="2689" w:type="dxa"/>
            <w:shd w:val="clear" w:color="auto" w:fill="FFFFFF" w:themeFill="background1"/>
          </w:tcPr>
          <w:p w14:paraId="7BC886F6" w14:textId="4AEE9112" w:rsidR="00471FE9" w:rsidRPr="00651A9E" w:rsidRDefault="00471FE9" w:rsidP="003C7552">
            <w:pPr>
              <w:rPr>
                <w:lang w:val="en-US"/>
              </w:rPr>
            </w:pPr>
            <w:r w:rsidRPr="00651A9E">
              <w:rPr>
                <w:lang w:val="en-US"/>
              </w:rPr>
              <w:t>input</w:t>
            </w:r>
          </w:p>
        </w:tc>
        <w:tc>
          <w:tcPr>
            <w:tcW w:w="6328" w:type="dxa"/>
            <w:shd w:val="clear" w:color="auto" w:fill="FFFFFF" w:themeFill="background1"/>
          </w:tcPr>
          <w:p w14:paraId="56EE76F7" w14:textId="385261DF" w:rsidR="00471FE9" w:rsidRPr="00651A9E" w:rsidRDefault="00471FE9" w:rsidP="003C7552">
            <w:pPr>
              <w:rPr>
                <w:lang w:val="en-US"/>
              </w:rPr>
            </w:pPr>
            <w:r w:rsidRPr="00651A9E">
              <w:rPr>
                <w:lang w:val="en-US"/>
              </w:rPr>
              <w:t>Input direction</w:t>
            </w:r>
          </w:p>
        </w:tc>
      </w:tr>
      <w:tr w:rsidR="00471FE9" w:rsidRPr="00CE25AF" w14:paraId="5FB4A46B" w14:textId="77777777" w:rsidTr="009C54B5">
        <w:tc>
          <w:tcPr>
            <w:tcW w:w="2689" w:type="dxa"/>
            <w:shd w:val="clear" w:color="auto" w:fill="FFFFFF" w:themeFill="background1"/>
          </w:tcPr>
          <w:p w14:paraId="3A752C93" w14:textId="566C145F" w:rsidR="00471FE9" w:rsidRPr="00651A9E" w:rsidRDefault="00471FE9" w:rsidP="003C7552">
            <w:pPr>
              <w:rPr>
                <w:lang w:val="en-US"/>
              </w:rPr>
            </w:pPr>
            <w:r w:rsidRPr="00651A9E">
              <w:rPr>
                <w:lang w:val="en-US"/>
              </w:rPr>
              <w:t>output</w:t>
            </w:r>
          </w:p>
        </w:tc>
        <w:tc>
          <w:tcPr>
            <w:tcW w:w="6328" w:type="dxa"/>
            <w:shd w:val="clear" w:color="auto" w:fill="FFFFFF" w:themeFill="background1"/>
          </w:tcPr>
          <w:p w14:paraId="3C3BDDB1" w14:textId="17C4EC3E" w:rsidR="00471FE9" w:rsidRPr="00651A9E" w:rsidRDefault="00471FE9" w:rsidP="003C7552">
            <w:pPr>
              <w:rPr>
                <w:lang w:val="en-US"/>
              </w:rPr>
            </w:pPr>
            <w:r w:rsidRPr="00651A9E">
              <w:rPr>
                <w:lang w:val="en-US"/>
              </w:rPr>
              <w:t>Output direction</w:t>
            </w:r>
          </w:p>
        </w:tc>
      </w:tr>
    </w:tbl>
    <w:p w14:paraId="39C0FF83" w14:textId="22FBD78D" w:rsidR="00471FE9" w:rsidRPr="00CE25AF" w:rsidRDefault="00471FE9" w:rsidP="00AD2D7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328"/>
      </w:tblGrid>
      <w:tr w:rsidR="00471FE9" w:rsidRPr="00CE25AF" w14:paraId="60CCAA78" w14:textId="77777777" w:rsidTr="00D73A3A">
        <w:tc>
          <w:tcPr>
            <w:tcW w:w="2689" w:type="dxa"/>
            <w:shd w:val="clear" w:color="auto" w:fill="0778A5"/>
          </w:tcPr>
          <w:p w14:paraId="04527743" w14:textId="77777777" w:rsidR="00471FE9" w:rsidRPr="0010527C" w:rsidRDefault="00471FE9" w:rsidP="003C7552">
            <w:pPr>
              <w:rPr>
                <w:color w:val="FFFFFF" w:themeColor="background1"/>
                <w:lang w:val="en-US"/>
              </w:rPr>
            </w:pPr>
            <w:r w:rsidRPr="0010527C">
              <w:rPr>
                <w:color w:val="FFFFFF" w:themeColor="background1"/>
                <w:lang w:val="en-US"/>
              </w:rPr>
              <w:t>Enumeration:</w:t>
            </w:r>
          </w:p>
        </w:tc>
        <w:tc>
          <w:tcPr>
            <w:tcW w:w="6328" w:type="dxa"/>
          </w:tcPr>
          <w:p w14:paraId="6AB5F032" w14:textId="7010230A" w:rsidR="00471FE9" w:rsidRPr="0010527C" w:rsidRDefault="00471FE9" w:rsidP="003C7552">
            <w:pPr>
              <w:rPr>
                <w:lang w:val="en-US"/>
              </w:rPr>
            </w:pPr>
            <w:proofErr w:type="spellStart"/>
            <w:r w:rsidRPr="0010527C">
              <w:rPr>
                <w:lang w:val="en-US"/>
              </w:rPr>
              <w:t>StateOfEvent</w:t>
            </w:r>
            <w:proofErr w:type="spellEnd"/>
            <w:r w:rsidR="00514E58" w:rsidRPr="0010527C">
              <w:rPr>
                <w:lang w:val="en-US"/>
              </w:rPr>
              <w:t xml:space="preserve"> &lt;&lt;Experimental&gt;&gt;</w:t>
            </w:r>
          </w:p>
        </w:tc>
      </w:tr>
      <w:tr w:rsidR="00471FE9" w:rsidRPr="00CE25AF" w14:paraId="165FC8E5" w14:textId="77777777" w:rsidTr="00D73A3A">
        <w:tc>
          <w:tcPr>
            <w:tcW w:w="2689" w:type="dxa"/>
            <w:tcBorders>
              <w:bottom w:val="single" w:sz="4" w:space="0" w:color="auto"/>
            </w:tcBorders>
            <w:shd w:val="clear" w:color="auto" w:fill="0778A5"/>
          </w:tcPr>
          <w:p w14:paraId="26B4A48C" w14:textId="77777777" w:rsidR="00471FE9" w:rsidRPr="0010527C" w:rsidRDefault="00471FE9" w:rsidP="003C7552">
            <w:pPr>
              <w:rPr>
                <w:color w:val="FFFFFF" w:themeColor="background1"/>
                <w:lang w:val="en-US"/>
              </w:rPr>
            </w:pPr>
            <w:r w:rsidRPr="0010527C">
              <w:rPr>
                <w:color w:val="FFFFFF" w:themeColor="background1"/>
                <w:lang w:val="en-US"/>
              </w:rPr>
              <w:t>Explanation:</w:t>
            </w:r>
          </w:p>
        </w:tc>
        <w:tc>
          <w:tcPr>
            <w:tcW w:w="6328" w:type="dxa"/>
            <w:tcBorders>
              <w:bottom w:val="single" w:sz="4" w:space="0" w:color="auto"/>
            </w:tcBorders>
          </w:tcPr>
          <w:p w14:paraId="7B19585C" w14:textId="0DDC00A5" w:rsidR="00471FE9" w:rsidRPr="0010527C" w:rsidRDefault="00471FE9" w:rsidP="003C7552">
            <w:pPr>
              <w:rPr>
                <w:lang w:val="en-US"/>
              </w:rPr>
            </w:pPr>
            <w:r w:rsidRPr="0010527C">
              <w:rPr>
                <w:lang w:val="en-US"/>
              </w:rPr>
              <w:t>State of an event</w:t>
            </w:r>
          </w:p>
        </w:tc>
      </w:tr>
      <w:tr w:rsidR="00471FE9" w:rsidRPr="00CE25AF" w14:paraId="6C1B678A" w14:textId="77777777" w:rsidTr="00D73A3A">
        <w:tc>
          <w:tcPr>
            <w:tcW w:w="2689" w:type="dxa"/>
            <w:tcBorders>
              <w:bottom w:val="single" w:sz="4" w:space="0" w:color="auto"/>
            </w:tcBorders>
            <w:shd w:val="clear" w:color="auto" w:fill="0778A5"/>
          </w:tcPr>
          <w:p w14:paraId="73AABC40" w14:textId="77777777" w:rsidR="00471FE9" w:rsidRPr="0010527C" w:rsidRDefault="00471FE9" w:rsidP="003C7552">
            <w:pPr>
              <w:rPr>
                <w:color w:val="FFFFFF" w:themeColor="background1"/>
                <w:lang w:val="en-US"/>
              </w:rPr>
            </w:pPr>
            <w:r w:rsidRPr="0010527C">
              <w:rPr>
                <w:color w:val="FFFFFF" w:themeColor="background1"/>
                <w:lang w:val="en-US"/>
              </w:rPr>
              <w:t>Set of:</w:t>
            </w:r>
          </w:p>
        </w:tc>
        <w:tc>
          <w:tcPr>
            <w:tcW w:w="6328" w:type="dxa"/>
            <w:tcBorders>
              <w:bottom w:val="single" w:sz="4" w:space="0" w:color="auto"/>
            </w:tcBorders>
          </w:tcPr>
          <w:p w14:paraId="7804D2E4" w14:textId="279F9D23" w:rsidR="00471FE9" w:rsidRPr="0010527C" w:rsidRDefault="00471FE9" w:rsidP="003C7552">
            <w:pPr>
              <w:rPr>
                <w:lang w:val="en-US"/>
              </w:rPr>
            </w:pPr>
            <w:r w:rsidRPr="0010527C">
              <w:rPr>
                <w:lang w:val="en-US"/>
              </w:rPr>
              <w:t>--</w:t>
            </w:r>
          </w:p>
        </w:tc>
      </w:tr>
      <w:tr w:rsidR="00D73A3A" w:rsidRPr="00CE25AF" w14:paraId="585DAA18" w14:textId="77777777" w:rsidTr="00D73A3A">
        <w:tc>
          <w:tcPr>
            <w:tcW w:w="2689" w:type="dxa"/>
            <w:shd w:val="clear" w:color="auto" w:fill="0778A5"/>
          </w:tcPr>
          <w:p w14:paraId="72601CEE" w14:textId="77777777" w:rsidR="00471FE9" w:rsidRPr="0010527C" w:rsidRDefault="00471FE9" w:rsidP="003C7552">
            <w:pPr>
              <w:rPr>
                <w:color w:val="FFFFFF" w:themeColor="background1"/>
                <w:lang w:val="en-US"/>
              </w:rPr>
            </w:pPr>
            <w:r w:rsidRPr="0010527C">
              <w:rPr>
                <w:color w:val="FFFFFF" w:themeColor="background1"/>
                <w:lang w:val="en-US"/>
              </w:rPr>
              <w:t>Literal</w:t>
            </w:r>
          </w:p>
        </w:tc>
        <w:tc>
          <w:tcPr>
            <w:tcW w:w="6328" w:type="dxa"/>
            <w:shd w:val="clear" w:color="auto" w:fill="0778A5"/>
          </w:tcPr>
          <w:p w14:paraId="6C42C3C7" w14:textId="77777777" w:rsidR="00471FE9" w:rsidRPr="0010527C" w:rsidRDefault="00471FE9" w:rsidP="003C7552">
            <w:pPr>
              <w:rPr>
                <w:color w:val="FFFFFF" w:themeColor="background1"/>
                <w:lang w:val="en-US"/>
              </w:rPr>
            </w:pPr>
            <w:r w:rsidRPr="0010527C">
              <w:rPr>
                <w:color w:val="FFFFFF" w:themeColor="background1"/>
                <w:lang w:val="en-US"/>
              </w:rPr>
              <w:t>Explanation</w:t>
            </w:r>
          </w:p>
        </w:tc>
      </w:tr>
      <w:tr w:rsidR="00471FE9" w:rsidRPr="00CE25AF" w14:paraId="6CC2AE97" w14:textId="77777777" w:rsidTr="003C7552">
        <w:tc>
          <w:tcPr>
            <w:tcW w:w="2689" w:type="dxa"/>
            <w:shd w:val="clear" w:color="auto" w:fill="FFFFFF" w:themeFill="background1"/>
          </w:tcPr>
          <w:p w14:paraId="1C533DDA" w14:textId="19D0DC63" w:rsidR="00471FE9" w:rsidRPr="0010527C" w:rsidRDefault="00471FE9" w:rsidP="003C7552">
            <w:pPr>
              <w:rPr>
                <w:lang w:val="en-US"/>
              </w:rPr>
            </w:pPr>
            <w:r w:rsidRPr="0010527C">
              <w:rPr>
                <w:lang w:val="en-US"/>
              </w:rPr>
              <w:t>on</w:t>
            </w:r>
          </w:p>
        </w:tc>
        <w:tc>
          <w:tcPr>
            <w:tcW w:w="6328" w:type="dxa"/>
            <w:shd w:val="clear" w:color="auto" w:fill="FFFFFF" w:themeFill="background1"/>
          </w:tcPr>
          <w:p w14:paraId="40789396" w14:textId="758B308F" w:rsidR="00471FE9" w:rsidRPr="0010527C" w:rsidRDefault="00471FE9" w:rsidP="003C7552">
            <w:pPr>
              <w:rPr>
                <w:lang w:val="en-US"/>
              </w:rPr>
            </w:pPr>
            <w:r w:rsidRPr="0010527C">
              <w:rPr>
                <w:lang w:val="en-US"/>
              </w:rPr>
              <w:t>Event is on</w:t>
            </w:r>
          </w:p>
        </w:tc>
      </w:tr>
      <w:tr w:rsidR="00471FE9" w:rsidRPr="00CE25AF" w14:paraId="4AB709CA" w14:textId="77777777" w:rsidTr="009C54B5">
        <w:tc>
          <w:tcPr>
            <w:tcW w:w="2689" w:type="dxa"/>
            <w:shd w:val="clear" w:color="auto" w:fill="FFFFFF" w:themeFill="background1"/>
          </w:tcPr>
          <w:p w14:paraId="03B0D38A" w14:textId="180853C3" w:rsidR="00471FE9" w:rsidRPr="0010527C" w:rsidRDefault="00471FE9" w:rsidP="003C7552">
            <w:pPr>
              <w:rPr>
                <w:lang w:val="en-US"/>
              </w:rPr>
            </w:pPr>
            <w:r w:rsidRPr="0010527C">
              <w:rPr>
                <w:lang w:val="en-US"/>
              </w:rPr>
              <w:t>off</w:t>
            </w:r>
          </w:p>
        </w:tc>
        <w:tc>
          <w:tcPr>
            <w:tcW w:w="6328" w:type="dxa"/>
            <w:shd w:val="clear" w:color="auto" w:fill="FFFFFF" w:themeFill="background1"/>
          </w:tcPr>
          <w:p w14:paraId="31B01233" w14:textId="7BA619F8" w:rsidR="00471FE9" w:rsidRPr="0010527C" w:rsidRDefault="00471FE9" w:rsidP="003C7552">
            <w:pPr>
              <w:rPr>
                <w:lang w:val="en-US"/>
              </w:rPr>
            </w:pPr>
            <w:r w:rsidRPr="0010527C">
              <w:rPr>
                <w:lang w:val="en-US"/>
              </w:rPr>
              <w:t>Event is off</w:t>
            </w:r>
          </w:p>
        </w:tc>
      </w:tr>
    </w:tbl>
    <w:p w14:paraId="589018DF" w14:textId="77777777" w:rsidR="00471FE9" w:rsidRPr="00CE25AF" w:rsidRDefault="00471FE9" w:rsidP="00AD2D76">
      <w:pPr>
        <w:rPr>
          <w:lang w:val="en-US"/>
        </w:rPr>
      </w:pPr>
    </w:p>
    <w:p w14:paraId="0F4F80C2" w14:textId="3918B733" w:rsidR="00AD2D76" w:rsidRPr="00CE25AF" w:rsidRDefault="00AD2D76" w:rsidP="00AD2D76">
      <w:pPr>
        <w:rPr>
          <w:lang w:val="en-US"/>
        </w:rPr>
      </w:pPr>
      <w:r w:rsidRPr="00CE25AF">
        <w:rPr>
          <w:lang w:val="en-US"/>
        </w:rPr>
        <w:t xml:space="preserve">Events sent or received by </w:t>
      </w:r>
      <w:r w:rsidR="005B1F0B" w:rsidRPr="00CE25AF">
        <w:rPr>
          <w:lang w:val="en-US"/>
        </w:rPr>
        <w:t xml:space="preserve">an </w:t>
      </w:r>
      <w:r w:rsidR="000F7E83" w:rsidRPr="00CE25AF">
        <w:rPr>
          <w:lang w:val="en-US"/>
        </w:rPr>
        <w:t>Asset Administration Shell</w:t>
      </w:r>
      <w:r w:rsidRPr="00CE25AF">
        <w:rPr>
          <w:lang w:val="en-US"/>
        </w:rPr>
        <w:t xml:space="preserve"> always comply </w:t>
      </w:r>
      <w:r w:rsidR="00A45EDA" w:rsidRPr="00CE25AF">
        <w:rPr>
          <w:lang w:val="en-US"/>
        </w:rPr>
        <w:t>with</w:t>
      </w:r>
      <w:r w:rsidRPr="00CE25AF">
        <w:rPr>
          <w:lang w:val="en-US"/>
        </w:rPr>
        <w:t xml:space="preserve"> a general format. Exception: events exchanged in the course of an </w:t>
      </w:r>
      <w:r w:rsidR="001736E7" w:rsidRPr="00CE25AF">
        <w:rPr>
          <w:lang w:val="en-US"/>
        </w:rPr>
        <w:t>Industr</w:t>
      </w:r>
      <w:r w:rsidR="00E5511A">
        <w:rPr>
          <w:lang w:val="en-US"/>
        </w:rPr>
        <w:t>y</w:t>
      </w:r>
      <w:r w:rsidR="001736E7" w:rsidRPr="00CE25AF">
        <w:rPr>
          <w:lang w:val="en-US"/>
        </w:rPr>
        <w:t xml:space="preserve"> 4.0</w:t>
      </w:r>
      <w:r w:rsidRPr="00CE25AF">
        <w:rPr>
          <w:lang w:val="en-US"/>
        </w:rPr>
        <w:t xml:space="preserve"> interaction pattern.</w:t>
      </w:r>
    </w:p>
    <w:p w14:paraId="3BA4110D" w14:textId="191EBBF4" w:rsidR="001736E7" w:rsidRPr="00CE25AF" w:rsidRDefault="00A45EDA" w:rsidP="00AD2D76">
      <w:pPr>
        <w:rPr>
          <w:lang w:val="en-US"/>
        </w:rPr>
      </w:pPr>
      <w:r w:rsidRPr="00CE25AF">
        <w:rPr>
          <w:lang w:val="en-US"/>
        </w:rPr>
        <w:t>The payload of such an event is specified below.</w:t>
      </w:r>
    </w:p>
    <w:p w14:paraId="647328B5" w14:textId="0C09A32E" w:rsidR="00AD2D76" w:rsidRPr="00CE25AF" w:rsidRDefault="001736E7" w:rsidP="0010527C">
      <w:pPr>
        <w:pStyle w:val="NOTE"/>
        <w:ind w:left="284" w:firstLine="0"/>
        <w:rPr>
          <w:lang w:val="en-US"/>
        </w:rPr>
      </w:pPr>
      <w:r w:rsidRPr="00CE25AF">
        <w:rPr>
          <w:lang w:val="en-US"/>
        </w:rPr>
        <w:t xml:space="preserve">Note: the payload is not part of the information model as exchanged via the AASX package </w:t>
      </w:r>
      <w:r w:rsidR="00AB6A93" w:rsidRPr="00CE25AF">
        <w:rPr>
          <w:lang w:val="en-US"/>
        </w:rPr>
        <w:t>format but</w:t>
      </w:r>
      <w:r w:rsidRPr="00CE25AF">
        <w:rPr>
          <w:lang w:val="en-US"/>
        </w:rPr>
        <w:t xml:space="preserve"> used in re-active Asset Administration Shells.</w:t>
      </w:r>
    </w:p>
    <w:p w14:paraId="3785774C" w14:textId="31929061" w:rsidR="001736E7" w:rsidRDefault="001736E7" w:rsidP="00AD2D76">
      <w:pPr>
        <w:rPr>
          <w:ins w:id="1798" w:author="Boss, Birgit (Bosch)" w:date="2023-01-28T22:03:00Z"/>
          <w:lang w:val="en-US"/>
        </w:rPr>
      </w:pPr>
    </w:p>
    <w:p w14:paraId="5EB9945B" w14:textId="469A46E1" w:rsidR="00155508" w:rsidRDefault="00155508" w:rsidP="00AD2D76">
      <w:pPr>
        <w:rPr>
          <w:ins w:id="1799" w:author="Boss, Birgit (Bosch)" w:date="2023-01-28T22:03:00Z"/>
          <w:lang w:val="en-US"/>
        </w:rPr>
      </w:pPr>
    </w:p>
    <w:p w14:paraId="279E05E0" w14:textId="77777777" w:rsidR="00155508" w:rsidRPr="00CE25AF" w:rsidRDefault="00155508" w:rsidP="00AD2D76">
      <w:pPr>
        <w:rPr>
          <w:lang w:val="en-US"/>
        </w:rPr>
      </w:pPr>
    </w:p>
    <w:p w14:paraId="5CF9CA30" w14:textId="63D9BD70" w:rsidR="001736E7" w:rsidRPr="00CE25AF" w:rsidRDefault="00155508" w:rsidP="00AD2D76">
      <w:pPr>
        <w:rPr>
          <w:lang w:val="en-US"/>
        </w:rPr>
      </w:pPr>
      <w:commentRangeStart w:id="1800"/>
      <w:ins w:id="1801" w:author="Boss, Birgit (Bosch)" w:date="2023-01-28T22:03:00Z">
        <w:r w:rsidRPr="00155508">
          <w:rPr>
            <w:noProof/>
            <w:lang w:val="en-US"/>
          </w:rPr>
          <w:lastRenderedPageBreak/>
          <w:drawing>
            <wp:anchor distT="0" distB="0" distL="114300" distR="114300" simplePos="0" relativeHeight="252924928" behindDoc="0" locked="0" layoutInCell="1" allowOverlap="1" wp14:anchorId="548AD627" wp14:editId="2FF6351A">
              <wp:simplePos x="0" y="0"/>
              <wp:positionH relativeFrom="column">
                <wp:posOffset>1061357</wp:posOffset>
              </wp:positionH>
              <wp:positionV relativeFrom="paragraph">
                <wp:posOffset>211999</wp:posOffset>
              </wp:positionV>
              <wp:extent cx="2152650" cy="165036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52650" cy="1650365"/>
                      </a:xfrm>
                      <a:prstGeom prst="rect">
                        <a:avLst/>
                      </a:prstGeom>
                      <a:noFill/>
                      <a:ln>
                        <a:noFill/>
                      </a:ln>
                    </pic:spPr>
                  </pic:pic>
                </a:graphicData>
              </a:graphic>
              <wp14:sizeRelH relativeFrom="page">
                <wp14:pctWidth>0</wp14:pctWidth>
              </wp14:sizeRelH>
              <wp14:sizeRelV relativeFrom="page">
                <wp14:pctHeight>0</wp14:pctHeight>
              </wp14:sizeRelV>
            </wp:anchor>
          </w:drawing>
        </w:r>
      </w:ins>
      <w:del w:id="1802" w:author="Boss, Birgit (Bosch)" w:date="2023-01-28T22:03:00Z">
        <w:r w:rsidR="000D2B27" w:rsidRPr="00CE25AF" w:rsidDel="00155508">
          <w:rPr>
            <w:noProof/>
            <w:lang w:val="en-US"/>
          </w:rPr>
          <w:drawing>
            <wp:anchor distT="0" distB="0" distL="114300" distR="114300" simplePos="0" relativeHeight="252789760" behindDoc="0" locked="0" layoutInCell="1" allowOverlap="1" wp14:anchorId="05C20B0E" wp14:editId="7144D56F">
              <wp:simplePos x="0" y="0"/>
              <wp:positionH relativeFrom="column">
                <wp:posOffset>1173480</wp:posOffset>
              </wp:positionH>
              <wp:positionV relativeFrom="paragraph">
                <wp:posOffset>212090</wp:posOffset>
              </wp:positionV>
              <wp:extent cx="2152650" cy="165036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52650" cy="165036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2FC3" w:rsidRPr="00AB6A93">
        <w:rPr>
          <w:noProof/>
          <w:lang w:val="en-US"/>
        </w:rPr>
        <mc:AlternateContent>
          <mc:Choice Requires="wps">
            <w:drawing>
              <wp:anchor distT="0" distB="0" distL="114300" distR="114300" simplePos="0" relativeHeight="252308480" behindDoc="0" locked="0" layoutInCell="1" allowOverlap="1" wp14:anchorId="7E935C2F" wp14:editId="2F0B3988">
                <wp:simplePos x="0" y="0"/>
                <wp:positionH relativeFrom="column">
                  <wp:posOffset>53975</wp:posOffset>
                </wp:positionH>
                <wp:positionV relativeFrom="paragraph">
                  <wp:posOffset>-194310</wp:posOffset>
                </wp:positionV>
                <wp:extent cx="4218940" cy="457200"/>
                <wp:effectExtent l="0" t="0" r="0" b="0"/>
                <wp:wrapNone/>
                <wp:docPr id="472" name="Textfeld 472"/>
                <wp:cNvGraphicFramePr/>
                <a:graphic xmlns:a="http://schemas.openxmlformats.org/drawingml/2006/main">
                  <a:graphicData uri="http://schemas.microsoft.com/office/word/2010/wordprocessingShape">
                    <wps:wsp>
                      <wps:cNvSpPr txBox="1"/>
                      <wps:spPr>
                        <a:xfrm>
                          <a:off x="0" y="0"/>
                          <a:ext cx="4218940" cy="457200"/>
                        </a:xfrm>
                        <a:prstGeom prst="rect">
                          <a:avLst/>
                        </a:prstGeom>
                        <a:solidFill>
                          <a:prstClr val="white"/>
                        </a:solidFill>
                        <a:ln>
                          <a:noFill/>
                        </a:ln>
                      </wps:spPr>
                      <wps:txbx>
                        <w:txbxContent>
                          <w:p w14:paraId="6C959A09" w14:textId="3C9CDD18" w:rsidR="001736E7" w:rsidRDefault="001736E7" w:rsidP="00110904">
                            <w:pPr>
                              <w:pStyle w:val="Caption"/>
                            </w:pPr>
                            <w:bookmarkStart w:id="1803" w:name="_Toc125537853"/>
                            <w:r>
                              <w:t xml:space="preserve">Figure </w:t>
                            </w:r>
                            <w:r w:rsidR="00561536">
                              <w:fldChar w:fldCharType="begin"/>
                            </w:r>
                            <w:r w:rsidR="00561536">
                              <w:instrText xml:space="preserve"> SEQ Figure \* ARABIC </w:instrText>
                            </w:r>
                            <w:r w:rsidR="00561536">
                              <w:fldChar w:fldCharType="separate"/>
                            </w:r>
                            <w:r w:rsidR="00F511DE">
                              <w:rPr>
                                <w:noProof/>
                              </w:rPr>
                              <w:t>30</w:t>
                            </w:r>
                            <w:r w:rsidR="00561536">
                              <w:fldChar w:fldCharType="end"/>
                            </w:r>
                            <w:r>
                              <w:t xml:space="preserve"> Metamodel </w:t>
                            </w:r>
                            <w:r w:rsidR="0076303B">
                              <w:t xml:space="preserve">of </w:t>
                            </w:r>
                            <w:r>
                              <w:t>Event Payload</w:t>
                            </w:r>
                            <w:bookmarkEnd w:id="1803"/>
                          </w:p>
                          <w:p w14:paraId="5D2AB709" w14:textId="6DB6EE0C" w:rsidR="001736E7" w:rsidRPr="008E13AF" w:rsidRDefault="001736E7" w:rsidP="001736E7">
                            <w:pPr>
                              <w:rPr>
                                <w:lang w:val="en-US"/>
                              </w:rPr>
                            </w:pPr>
                          </w:p>
                          <w:p w14:paraId="1DD73753" w14:textId="77777777" w:rsidR="001736E7" w:rsidRPr="008E13AF" w:rsidRDefault="001736E7" w:rsidP="008E57A5">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E935C2F" id="Textfeld 472" o:spid="_x0000_s1034" type="#_x0000_t202" style="position:absolute;left:0;text-align:left;margin-left:4.25pt;margin-top:-15.3pt;width:332.2pt;height:36pt;z-index:25230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" stroked="f">
                <v:textbox inset="0,0,0,0">
                  <w:txbxContent>
                    <w:p w14:paraId="6C959A09" w14:textId="3C9CDD18" w:rsidR="001736E7" w:rsidRDefault="001736E7" w:rsidP="00110904">
                      <w:pPr>
                        <w:pStyle w:val="Caption"/>
                      </w:pPr>
                      <w:bookmarkStart w:id="1812" w:name="_Toc125537853"/>
                      <w:r>
                        <w:t xml:space="preserve">Figure </w:t>
                      </w:r>
                      <w:r w:rsidR="00561536">
                        <w:fldChar w:fldCharType="begin"/>
                      </w:r>
                      <w:r w:rsidR="00561536">
                        <w:instrText xml:space="preserve"> SEQ Figure \* ARABIC </w:instrText>
                      </w:r>
                      <w:r w:rsidR="00561536">
                        <w:fldChar w:fldCharType="separate"/>
                      </w:r>
                      <w:r w:rsidR="00F511DE">
                        <w:rPr>
                          <w:noProof/>
                        </w:rPr>
                        <w:t>30</w:t>
                      </w:r>
                      <w:r w:rsidR="00561536">
                        <w:fldChar w:fldCharType="end"/>
                      </w:r>
                      <w:r>
                        <w:t xml:space="preserve"> Metamodel </w:t>
                      </w:r>
                      <w:r w:rsidR="0076303B">
                        <w:t xml:space="preserve">of </w:t>
                      </w:r>
                      <w:r>
                        <w:t>Event Payload</w:t>
                      </w:r>
                      <w:bookmarkEnd w:id="1812"/>
                    </w:p>
                    <w:p w14:paraId="5D2AB709" w14:textId="6DB6EE0C" w:rsidR="001736E7" w:rsidRPr="008E13AF" w:rsidRDefault="001736E7" w:rsidP="001736E7">
                      <w:pPr>
                        <w:rPr>
                          <w:lang w:val="en-US"/>
                        </w:rPr>
                      </w:pPr>
                    </w:p>
                    <w:p w14:paraId="1DD73753" w14:textId="77777777" w:rsidR="001736E7" w:rsidRPr="008E13AF" w:rsidRDefault="001736E7" w:rsidP="008E57A5">
                      <w:pPr>
                        <w:rPr>
                          <w:lang w:val="en-US"/>
                        </w:rPr>
                      </w:pPr>
                    </w:p>
                  </w:txbxContent>
                </v:textbox>
              </v:shape>
            </w:pict>
          </mc:Fallback>
        </mc:AlternateContent>
      </w:r>
      <w:r w:rsidR="00B26222" w:rsidRPr="00CE25AF">
        <w:rPr>
          <w:lang w:val="en-US"/>
        </w:rPr>
        <w:t xml:space="preserve"> </w:t>
      </w:r>
      <w:commentRangeEnd w:id="1800"/>
      <w:r w:rsidR="00B057FD">
        <w:rPr>
          <w:rStyle w:val="CommentReference"/>
        </w:rPr>
        <w:commentReference w:id="1800"/>
      </w:r>
    </w:p>
    <w:p w14:paraId="345088A2" w14:textId="64A688C4" w:rsidR="001736E7" w:rsidRPr="00CE25AF" w:rsidDel="005C2038" w:rsidRDefault="001736E7" w:rsidP="00AD2D76">
      <w:pPr>
        <w:rPr>
          <w:del w:id="1804" w:author="Boss, Birgit (Bosch)" w:date="2023-01-28T22:04:00Z"/>
          <w:lang w:val="en-US"/>
        </w:rPr>
      </w:pPr>
    </w:p>
    <w:p w14:paraId="6A37E763" w14:textId="1D3FBC04" w:rsidR="001736E7" w:rsidRPr="00CE25AF" w:rsidRDefault="00344282" w:rsidP="00C72010">
      <w:pPr>
        <w:tabs>
          <w:tab w:val="left" w:pos="2064"/>
        </w:tabs>
        <w:rPr>
          <w:b/>
          <w:bCs/>
          <w:lang w:val="en-US"/>
        </w:rPr>
      </w:pPr>
      <w:del w:id="1805" w:author="Boss, Birgit (Bosch)" w:date="2023-01-28T22:04:00Z">
        <w:r w:rsidRPr="00CE25AF" w:rsidDel="005C2038">
          <w:rPr>
            <w:b/>
            <w:bCs/>
            <w:lang w:val="en-US"/>
          </w:rPr>
          <w:tab/>
        </w:r>
      </w:del>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5"/>
        <w:gridCol w:w="3379"/>
        <w:gridCol w:w="3163"/>
        <w:gridCol w:w="897"/>
      </w:tblGrid>
      <w:tr w:rsidR="00AD2D76" w:rsidRPr="00CE25AF" w14:paraId="62B29328" w14:textId="77777777" w:rsidTr="00482FC3">
        <w:trPr>
          <w:trHeight w:val="243"/>
          <w:tblHeader/>
        </w:trPr>
        <w:tc>
          <w:tcPr>
            <w:tcW w:w="1994" w:type="dxa"/>
            <w:shd w:val="clear" w:color="auto" w:fill="0778A5"/>
          </w:tcPr>
          <w:p w14:paraId="30ED887D" w14:textId="02824B71" w:rsidR="00AD2D76" w:rsidRPr="0010527C" w:rsidRDefault="00AD2D76" w:rsidP="00D62644">
            <w:pPr>
              <w:rPr>
                <w:color w:val="FFFFFF" w:themeColor="background1"/>
                <w:lang w:val="en-US"/>
              </w:rPr>
            </w:pPr>
            <w:r w:rsidRPr="0010527C">
              <w:rPr>
                <w:color w:val="FFFFFF" w:themeColor="background1"/>
                <w:lang w:val="en-US"/>
              </w:rPr>
              <w:t>Class:</w:t>
            </w:r>
          </w:p>
        </w:tc>
        <w:tc>
          <w:tcPr>
            <w:tcW w:w="7640" w:type="dxa"/>
            <w:gridSpan w:val="3"/>
          </w:tcPr>
          <w:p w14:paraId="2399E9FF" w14:textId="18EFC082" w:rsidR="00AD2D76" w:rsidRPr="0010527C" w:rsidRDefault="00AD2D76" w:rsidP="00D62644">
            <w:pPr>
              <w:rPr>
                <w:lang w:val="en-US"/>
              </w:rPr>
            </w:pPr>
            <w:proofErr w:type="spellStart"/>
            <w:r w:rsidRPr="0010527C">
              <w:rPr>
                <w:lang w:val="en-US"/>
              </w:rPr>
              <w:t>EventPayload</w:t>
            </w:r>
            <w:proofErr w:type="spellEnd"/>
            <w:r w:rsidR="00EB7441" w:rsidRPr="0010527C">
              <w:rPr>
                <w:lang w:val="en-US"/>
              </w:rPr>
              <w:t xml:space="preserve"> &lt;&lt;Experimental&gt;&gt;</w:t>
            </w:r>
          </w:p>
        </w:tc>
      </w:tr>
      <w:tr w:rsidR="00AD2D76" w:rsidRPr="001C00FD" w14:paraId="46789A31" w14:textId="77777777" w:rsidTr="00482FC3">
        <w:tc>
          <w:tcPr>
            <w:tcW w:w="1994" w:type="dxa"/>
            <w:shd w:val="clear" w:color="auto" w:fill="0778A5"/>
          </w:tcPr>
          <w:p w14:paraId="77C45638" w14:textId="610B7DC7" w:rsidR="00AD2D76" w:rsidRPr="0010527C" w:rsidRDefault="00AD2D76" w:rsidP="00D62644">
            <w:pPr>
              <w:rPr>
                <w:color w:val="FFFFFF" w:themeColor="background1"/>
                <w:lang w:val="en-US"/>
              </w:rPr>
            </w:pPr>
            <w:r w:rsidRPr="0010527C">
              <w:rPr>
                <w:color w:val="FFFFFF" w:themeColor="background1"/>
                <w:lang w:val="en-US"/>
              </w:rPr>
              <w:t>Explanation:</w:t>
            </w:r>
          </w:p>
        </w:tc>
        <w:tc>
          <w:tcPr>
            <w:tcW w:w="7640" w:type="dxa"/>
            <w:gridSpan w:val="3"/>
          </w:tcPr>
          <w:p w14:paraId="422CA9BD" w14:textId="24AEFA6E" w:rsidR="00AD2D76" w:rsidRPr="00CE25AF" w:rsidRDefault="00AD2D76" w:rsidP="00D62644">
            <w:pPr>
              <w:rPr>
                <w:lang w:val="en-US"/>
              </w:rPr>
            </w:pPr>
            <w:r w:rsidRPr="00CE25AF">
              <w:rPr>
                <w:lang w:val="en-US"/>
              </w:rPr>
              <w:t>Defines the necessary information of an event instance sent out or received</w:t>
            </w:r>
          </w:p>
        </w:tc>
      </w:tr>
      <w:tr w:rsidR="00AD2D76" w:rsidRPr="00CE25AF" w14:paraId="53486A9F" w14:textId="77777777" w:rsidTr="00482FC3">
        <w:tc>
          <w:tcPr>
            <w:tcW w:w="1994" w:type="dxa"/>
            <w:tcBorders>
              <w:bottom w:val="single" w:sz="4" w:space="0" w:color="auto"/>
            </w:tcBorders>
            <w:shd w:val="clear" w:color="auto" w:fill="0778A5"/>
          </w:tcPr>
          <w:p w14:paraId="1BC01E2C" w14:textId="3B8D31F0" w:rsidR="00AD2D76" w:rsidRPr="0010527C" w:rsidRDefault="00AD2D76" w:rsidP="00D62644">
            <w:pPr>
              <w:rPr>
                <w:color w:val="FFFFFF" w:themeColor="background1"/>
                <w:lang w:val="en-US"/>
              </w:rPr>
            </w:pPr>
            <w:r w:rsidRPr="0010527C">
              <w:rPr>
                <w:color w:val="FFFFFF" w:themeColor="background1"/>
                <w:lang w:val="en-US"/>
              </w:rPr>
              <w:t>Inherits from:</w:t>
            </w:r>
          </w:p>
        </w:tc>
        <w:tc>
          <w:tcPr>
            <w:tcW w:w="7640" w:type="dxa"/>
            <w:gridSpan w:val="3"/>
            <w:tcBorders>
              <w:bottom w:val="single" w:sz="4" w:space="0" w:color="auto"/>
            </w:tcBorders>
          </w:tcPr>
          <w:p w14:paraId="345245B1" w14:textId="77777777" w:rsidR="00AD2D76" w:rsidRPr="0010527C" w:rsidRDefault="00AD2D76" w:rsidP="00D62644">
            <w:pPr>
              <w:rPr>
                <w:lang w:val="en-US"/>
              </w:rPr>
            </w:pPr>
            <w:r w:rsidRPr="0010527C">
              <w:rPr>
                <w:lang w:val="en-US"/>
              </w:rPr>
              <w:t>-</w:t>
            </w:r>
          </w:p>
        </w:tc>
      </w:tr>
      <w:tr w:rsidR="00482FC3" w:rsidRPr="00CE25AF" w14:paraId="1A3A667A" w14:textId="77777777" w:rsidTr="00482FC3">
        <w:tc>
          <w:tcPr>
            <w:tcW w:w="1994" w:type="dxa"/>
            <w:shd w:val="clear" w:color="auto" w:fill="0778A5"/>
          </w:tcPr>
          <w:p w14:paraId="1C2F2F01" w14:textId="32398257" w:rsidR="00AD2D76" w:rsidRPr="0010527C" w:rsidRDefault="00AD2D76" w:rsidP="00D62644">
            <w:pPr>
              <w:rPr>
                <w:color w:val="FFFFFF" w:themeColor="background1"/>
                <w:sz w:val="18"/>
                <w:lang w:val="en-US"/>
              </w:rPr>
            </w:pPr>
            <w:r w:rsidRPr="0010527C">
              <w:rPr>
                <w:color w:val="FFFFFF" w:themeColor="background1"/>
                <w:sz w:val="18"/>
                <w:lang w:val="en-US"/>
              </w:rPr>
              <w:t xml:space="preserve">Attribute </w:t>
            </w:r>
            <w:r w:rsidRPr="0010527C">
              <w:rPr>
                <w:color w:val="FFFFFF" w:themeColor="background1"/>
                <w:lang w:val="en-US"/>
              </w:rPr>
              <w:br/>
            </w:r>
          </w:p>
        </w:tc>
        <w:tc>
          <w:tcPr>
            <w:tcW w:w="4111" w:type="dxa"/>
            <w:shd w:val="clear" w:color="auto" w:fill="0778A5"/>
          </w:tcPr>
          <w:p w14:paraId="592AF9A7" w14:textId="77777777" w:rsidR="00AD2D76" w:rsidRPr="0010527C" w:rsidRDefault="00AD2D76" w:rsidP="00D62644">
            <w:pPr>
              <w:rPr>
                <w:color w:val="FFFFFF" w:themeColor="background1"/>
                <w:lang w:val="en-US"/>
              </w:rPr>
            </w:pPr>
            <w:r w:rsidRPr="0010527C">
              <w:rPr>
                <w:color w:val="FFFFFF" w:themeColor="background1"/>
                <w:lang w:val="en-US"/>
              </w:rPr>
              <w:t>Explanation</w:t>
            </w:r>
          </w:p>
        </w:tc>
        <w:tc>
          <w:tcPr>
            <w:tcW w:w="2537" w:type="dxa"/>
            <w:shd w:val="clear" w:color="auto" w:fill="0778A5"/>
          </w:tcPr>
          <w:p w14:paraId="60B84FA9" w14:textId="77777777" w:rsidR="00AD2D76" w:rsidRPr="0010527C" w:rsidRDefault="00AD2D76" w:rsidP="00D62644">
            <w:pPr>
              <w:rPr>
                <w:color w:val="FFFFFF" w:themeColor="background1"/>
                <w:lang w:val="en-US"/>
              </w:rPr>
            </w:pPr>
            <w:r w:rsidRPr="0010527C">
              <w:rPr>
                <w:color w:val="FFFFFF" w:themeColor="background1"/>
                <w:lang w:val="en-US"/>
              </w:rPr>
              <w:t>Type</w:t>
            </w:r>
          </w:p>
        </w:tc>
        <w:tc>
          <w:tcPr>
            <w:tcW w:w="992" w:type="dxa"/>
            <w:shd w:val="clear" w:color="auto" w:fill="0778A5"/>
          </w:tcPr>
          <w:p w14:paraId="19D4F7FD" w14:textId="77777777" w:rsidR="00AD2D76" w:rsidRPr="0010527C" w:rsidRDefault="00AD2D76" w:rsidP="00D62644">
            <w:pPr>
              <w:rPr>
                <w:color w:val="FFFFFF" w:themeColor="background1"/>
                <w:lang w:val="en-US"/>
              </w:rPr>
            </w:pPr>
            <w:r w:rsidRPr="0010527C">
              <w:rPr>
                <w:color w:val="FFFFFF" w:themeColor="background1"/>
                <w:lang w:val="en-US"/>
              </w:rPr>
              <w:t>Card.</w:t>
            </w:r>
          </w:p>
        </w:tc>
      </w:tr>
      <w:tr w:rsidR="00AD2D76" w:rsidRPr="00CE25AF" w14:paraId="5FAB9F11" w14:textId="77777777" w:rsidTr="00D62644">
        <w:tc>
          <w:tcPr>
            <w:tcW w:w="1994" w:type="dxa"/>
            <w:shd w:val="clear" w:color="auto" w:fill="auto"/>
          </w:tcPr>
          <w:p w14:paraId="4D7A0753" w14:textId="77777777" w:rsidR="00AD2D76" w:rsidRPr="0010527C" w:rsidRDefault="00AD2D76" w:rsidP="00D62644">
            <w:pPr>
              <w:rPr>
                <w:lang w:val="en-US"/>
              </w:rPr>
            </w:pPr>
            <w:r w:rsidRPr="0010527C">
              <w:rPr>
                <w:lang w:val="en-US"/>
              </w:rPr>
              <w:t>source</w:t>
            </w:r>
          </w:p>
        </w:tc>
        <w:tc>
          <w:tcPr>
            <w:tcW w:w="4111" w:type="dxa"/>
            <w:shd w:val="clear" w:color="auto" w:fill="auto"/>
          </w:tcPr>
          <w:p w14:paraId="5D77CD0C" w14:textId="212F018A" w:rsidR="00AD2D76" w:rsidRPr="00CE25AF" w:rsidRDefault="00AD2D76" w:rsidP="00D62644">
            <w:pPr>
              <w:rPr>
                <w:lang w:val="en-US"/>
              </w:rPr>
            </w:pPr>
            <w:r w:rsidRPr="00CE25AF">
              <w:rPr>
                <w:lang w:val="en-US"/>
              </w:rPr>
              <w:t>Reference to the source</w:t>
            </w:r>
            <w:r w:rsidR="001736E7" w:rsidRPr="00CE25AF">
              <w:rPr>
                <w:lang w:val="en-US"/>
              </w:rPr>
              <w:t xml:space="preserve"> event element</w:t>
            </w:r>
          </w:p>
        </w:tc>
        <w:tc>
          <w:tcPr>
            <w:tcW w:w="2537" w:type="dxa"/>
            <w:shd w:val="clear" w:color="auto" w:fill="auto"/>
          </w:tcPr>
          <w:p w14:paraId="580233A7" w14:textId="01886678" w:rsidR="00AD2D76" w:rsidRPr="0010527C" w:rsidRDefault="00AD2D76" w:rsidP="00D62644">
            <w:pPr>
              <w:rPr>
                <w:lang w:val="en-US"/>
              </w:rPr>
            </w:pPr>
            <w:proofErr w:type="spellStart"/>
            <w:r w:rsidRPr="0010527C">
              <w:rPr>
                <w:lang w:val="en-US"/>
              </w:rPr>
              <w:t>ModelReference</w:t>
            </w:r>
            <w:proofErr w:type="spellEnd"/>
            <w:r w:rsidRPr="0010527C">
              <w:rPr>
                <w:lang w:val="en-US"/>
              </w:rPr>
              <w:t>&lt;</w:t>
            </w:r>
            <w:proofErr w:type="spellStart"/>
            <w:r w:rsidR="005C1853" w:rsidRPr="0010527C">
              <w:rPr>
                <w:lang w:val="en-US"/>
              </w:rPr>
              <w:t>EventElement</w:t>
            </w:r>
            <w:proofErr w:type="spellEnd"/>
            <w:r w:rsidRPr="0010527C">
              <w:rPr>
                <w:lang w:val="en-US"/>
              </w:rPr>
              <w:t>&gt;</w:t>
            </w:r>
          </w:p>
        </w:tc>
        <w:tc>
          <w:tcPr>
            <w:tcW w:w="992" w:type="dxa"/>
            <w:shd w:val="clear" w:color="auto" w:fill="auto"/>
          </w:tcPr>
          <w:p w14:paraId="678475E4" w14:textId="77777777" w:rsidR="00AD2D76" w:rsidRPr="0010527C" w:rsidRDefault="00AD2D76" w:rsidP="00D62644">
            <w:pPr>
              <w:rPr>
                <w:lang w:val="en-US"/>
              </w:rPr>
            </w:pPr>
            <w:r w:rsidRPr="0010527C">
              <w:rPr>
                <w:lang w:val="en-US"/>
              </w:rPr>
              <w:t>1</w:t>
            </w:r>
          </w:p>
        </w:tc>
      </w:tr>
      <w:tr w:rsidR="00AD2D76" w:rsidRPr="00CE25AF" w14:paraId="09F4E19A" w14:textId="77777777" w:rsidTr="00D62644">
        <w:tc>
          <w:tcPr>
            <w:tcW w:w="1994" w:type="dxa"/>
            <w:shd w:val="clear" w:color="auto" w:fill="auto"/>
          </w:tcPr>
          <w:p w14:paraId="560236F3" w14:textId="77777777" w:rsidR="00AD2D76" w:rsidRPr="0010527C" w:rsidRDefault="00AD2D76" w:rsidP="00D62644">
            <w:pPr>
              <w:rPr>
                <w:lang w:val="en-US"/>
              </w:rPr>
            </w:pPr>
            <w:proofErr w:type="spellStart"/>
            <w:r w:rsidRPr="0010527C">
              <w:rPr>
                <w:lang w:val="en-US"/>
              </w:rPr>
              <w:t>sourceSemanticId</w:t>
            </w:r>
            <w:proofErr w:type="spellEnd"/>
          </w:p>
        </w:tc>
        <w:tc>
          <w:tcPr>
            <w:tcW w:w="4111" w:type="dxa"/>
            <w:shd w:val="clear" w:color="auto" w:fill="auto"/>
          </w:tcPr>
          <w:p w14:paraId="5103D632" w14:textId="77777777" w:rsidR="00AD2D76" w:rsidRPr="00CE25AF" w:rsidRDefault="00AD2D76" w:rsidP="00D62644">
            <w:pPr>
              <w:rPr>
                <w:lang w:val="en-US"/>
              </w:rPr>
            </w:pPr>
            <w:proofErr w:type="spellStart"/>
            <w:r w:rsidRPr="00CE25AF">
              <w:rPr>
                <w:lang w:val="en-US"/>
              </w:rPr>
              <w:t>semanticId</w:t>
            </w:r>
            <w:proofErr w:type="spellEnd"/>
            <w:r w:rsidRPr="00CE25AF">
              <w:rPr>
                <w:lang w:val="en-US"/>
              </w:rPr>
              <w:t xml:space="preserve"> of the source </w:t>
            </w:r>
            <w:r w:rsidR="001736E7" w:rsidRPr="00CE25AF">
              <w:rPr>
                <w:lang w:val="en-US"/>
              </w:rPr>
              <w:t>e</w:t>
            </w:r>
            <w:r w:rsidRPr="00CE25AF">
              <w:rPr>
                <w:lang w:val="en-US"/>
              </w:rPr>
              <w:t>vent</w:t>
            </w:r>
            <w:r w:rsidR="001736E7" w:rsidRPr="00CE25AF">
              <w:rPr>
                <w:lang w:val="en-US"/>
              </w:rPr>
              <w:t xml:space="preserve"> e</w:t>
            </w:r>
            <w:r w:rsidRPr="00CE25AF">
              <w:rPr>
                <w:lang w:val="en-US"/>
              </w:rPr>
              <w:t>lement, if available</w:t>
            </w:r>
          </w:p>
          <w:p w14:paraId="51EDBC78" w14:textId="77777777" w:rsidR="004525F6" w:rsidRPr="00CE25AF" w:rsidRDefault="004525F6" w:rsidP="004525F6">
            <w:pPr>
              <w:rPr>
                <w:lang w:val="en-US"/>
              </w:rPr>
            </w:pPr>
          </w:p>
          <w:p w14:paraId="2E02F812" w14:textId="7FA0C4F3" w:rsidR="004525F6" w:rsidRPr="00CE25AF" w:rsidRDefault="00A45EDA" w:rsidP="0010527C">
            <w:pPr>
              <w:pStyle w:val="NOTE"/>
              <w:ind w:left="284" w:firstLine="0"/>
              <w:rPr>
                <w:lang w:val="en-US"/>
              </w:rPr>
            </w:pPr>
            <w:r w:rsidRPr="00CE25AF">
              <w:rPr>
                <w:lang w:val="en-US"/>
              </w:rPr>
              <w:t>Note: it</w:t>
            </w:r>
            <w:r w:rsidR="004525F6" w:rsidRPr="00CE25AF">
              <w:rPr>
                <w:lang w:val="en-US"/>
              </w:rPr>
              <w:t xml:space="preserve"> is recommended to use a global reference.</w:t>
            </w:r>
          </w:p>
        </w:tc>
        <w:tc>
          <w:tcPr>
            <w:tcW w:w="2537" w:type="dxa"/>
            <w:shd w:val="clear" w:color="auto" w:fill="auto"/>
          </w:tcPr>
          <w:p w14:paraId="42F3A4AE" w14:textId="3F025EAA" w:rsidR="00AD2D76" w:rsidRPr="0010527C" w:rsidRDefault="004525F6" w:rsidP="00D62644">
            <w:pPr>
              <w:rPr>
                <w:lang w:val="en-US"/>
              </w:rPr>
            </w:pPr>
            <w:r w:rsidRPr="0010527C">
              <w:rPr>
                <w:lang w:val="en-US"/>
              </w:rPr>
              <w:t>Reference</w:t>
            </w:r>
          </w:p>
        </w:tc>
        <w:tc>
          <w:tcPr>
            <w:tcW w:w="992" w:type="dxa"/>
            <w:shd w:val="clear" w:color="auto" w:fill="auto"/>
          </w:tcPr>
          <w:p w14:paraId="18016E65" w14:textId="77777777" w:rsidR="00AD2D76" w:rsidRPr="0010527C" w:rsidRDefault="00AD2D76" w:rsidP="00D62644">
            <w:pPr>
              <w:rPr>
                <w:lang w:val="en-US"/>
              </w:rPr>
            </w:pPr>
            <w:r w:rsidRPr="0010527C">
              <w:rPr>
                <w:lang w:val="en-US"/>
              </w:rPr>
              <w:t>0..1</w:t>
            </w:r>
          </w:p>
        </w:tc>
      </w:tr>
      <w:tr w:rsidR="00AD2D76" w:rsidRPr="00CE25AF" w14:paraId="6D654C0E" w14:textId="77777777" w:rsidTr="00D62644">
        <w:tc>
          <w:tcPr>
            <w:tcW w:w="1994" w:type="dxa"/>
            <w:shd w:val="clear" w:color="auto" w:fill="auto"/>
          </w:tcPr>
          <w:p w14:paraId="127F7A4F" w14:textId="77777777" w:rsidR="00AD2D76" w:rsidRPr="0010527C" w:rsidRDefault="00AD2D76" w:rsidP="00D62644">
            <w:pPr>
              <w:rPr>
                <w:lang w:val="en-US"/>
              </w:rPr>
            </w:pPr>
            <w:proofErr w:type="spellStart"/>
            <w:r w:rsidRPr="0010527C">
              <w:rPr>
                <w:lang w:val="en-US"/>
              </w:rPr>
              <w:t>observableReference</w:t>
            </w:r>
            <w:proofErr w:type="spellEnd"/>
          </w:p>
        </w:tc>
        <w:tc>
          <w:tcPr>
            <w:tcW w:w="4111" w:type="dxa"/>
            <w:shd w:val="clear" w:color="auto" w:fill="auto"/>
          </w:tcPr>
          <w:p w14:paraId="3F83E65E" w14:textId="539AD88E" w:rsidR="00AD2D76" w:rsidRPr="00CE25AF" w:rsidRDefault="00AD2D76" w:rsidP="00D62644">
            <w:pPr>
              <w:rPr>
                <w:lang w:val="en-US"/>
              </w:rPr>
            </w:pPr>
            <w:r w:rsidRPr="00CE25AF">
              <w:rPr>
                <w:lang w:val="en-US"/>
              </w:rPr>
              <w:t xml:space="preserve">Reference to the </w:t>
            </w:r>
            <w:r w:rsidR="001736E7" w:rsidRPr="00CE25AF">
              <w:rPr>
                <w:lang w:val="en-US"/>
              </w:rPr>
              <w:t>r</w:t>
            </w:r>
            <w:r w:rsidRPr="00CE25AF">
              <w:rPr>
                <w:lang w:val="en-US"/>
              </w:rPr>
              <w:t xml:space="preserve">eferable, which defines the scope of the event. </w:t>
            </w:r>
          </w:p>
        </w:tc>
        <w:tc>
          <w:tcPr>
            <w:tcW w:w="2537" w:type="dxa"/>
            <w:shd w:val="clear" w:color="auto" w:fill="auto"/>
          </w:tcPr>
          <w:p w14:paraId="42296A6E" w14:textId="77777777" w:rsidR="00AD2D76" w:rsidRPr="0010527C" w:rsidRDefault="00AD2D76" w:rsidP="00D62644">
            <w:pPr>
              <w:rPr>
                <w:lang w:val="en-US"/>
              </w:rPr>
            </w:pPr>
            <w:proofErr w:type="spellStart"/>
            <w:r w:rsidRPr="0010527C">
              <w:rPr>
                <w:lang w:val="en-US"/>
              </w:rPr>
              <w:t>ModelReference</w:t>
            </w:r>
            <w:proofErr w:type="spellEnd"/>
            <w:r w:rsidRPr="0010527C">
              <w:rPr>
                <w:lang w:val="en-US"/>
              </w:rPr>
              <w:t>&lt;Referable&gt;</w:t>
            </w:r>
          </w:p>
        </w:tc>
        <w:tc>
          <w:tcPr>
            <w:tcW w:w="992" w:type="dxa"/>
            <w:shd w:val="clear" w:color="auto" w:fill="auto"/>
          </w:tcPr>
          <w:p w14:paraId="49E4E656" w14:textId="77777777" w:rsidR="00AD2D76" w:rsidRPr="0010527C" w:rsidRDefault="00AD2D76" w:rsidP="00D62644">
            <w:pPr>
              <w:rPr>
                <w:lang w:val="en-US"/>
              </w:rPr>
            </w:pPr>
            <w:r w:rsidRPr="0010527C">
              <w:rPr>
                <w:lang w:val="en-US"/>
              </w:rPr>
              <w:t>1</w:t>
            </w:r>
          </w:p>
        </w:tc>
      </w:tr>
      <w:tr w:rsidR="00AD2D76" w:rsidRPr="00CE25AF" w14:paraId="1509996F" w14:textId="77777777" w:rsidTr="00D62644">
        <w:tc>
          <w:tcPr>
            <w:tcW w:w="1994" w:type="dxa"/>
            <w:shd w:val="clear" w:color="auto" w:fill="auto"/>
          </w:tcPr>
          <w:p w14:paraId="6223949E" w14:textId="77777777" w:rsidR="00AD2D76" w:rsidRPr="0010527C" w:rsidRDefault="00AD2D76" w:rsidP="00D62644">
            <w:pPr>
              <w:rPr>
                <w:lang w:val="en-US"/>
              </w:rPr>
            </w:pPr>
            <w:proofErr w:type="spellStart"/>
            <w:r w:rsidRPr="0010527C">
              <w:rPr>
                <w:lang w:val="en-US"/>
              </w:rPr>
              <w:t>observableSemanticId</w:t>
            </w:r>
            <w:proofErr w:type="spellEnd"/>
          </w:p>
        </w:tc>
        <w:tc>
          <w:tcPr>
            <w:tcW w:w="4111" w:type="dxa"/>
            <w:shd w:val="clear" w:color="auto" w:fill="auto"/>
          </w:tcPr>
          <w:p w14:paraId="412B12E9" w14:textId="2E48E0B9" w:rsidR="00AD2D76" w:rsidRPr="00CE25AF" w:rsidRDefault="00AD2D76" w:rsidP="00D62644">
            <w:pPr>
              <w:rPr>
                <w:lang w:val="en-US"/>
              </w:rPr>
            </w:pPr>
            <w:proofErr w:type="spellStart"/>
            <w:r w:rsidRPr="00CE25AF">
              <w:rPr>
                <w:lang w:val="en-US"/>
              </w:rPr>
              <w:t>semanticId</w:t>
            </w:r>
            <w:proofErr w:type="spellEnd"/>
            <w:r w:rsidRPr="00CE25AF">
              <w:rPr>
                <w:lang w:val="en-US"/>
              </w:rPr>
              <w:t xml:space="preserve"> of the </w:t>
            </w:r>
            <w:r w:rsidR="001736E7" w:rsidRPr="00CE25AF">
              <w:rPr>
                <w:lang w:val="en-US"/>
              </w:rPr>
              <w:t>r</w:t>
            </w:r>
            <w:r w:rsidRPr="00CE25AF">
              <w:rPr>
                <w:lang w:val="en-US"/>
              </w:rPr>
              <w:t>eferable</w:t>
            </w:r>
            <w:r w:rsidR="00A45EDA" w:rsidRPr="00CE25AF">
              <w:rPr>
                <w:lang w:val="en-US"/>
              </w:rPr>
              <w:t>,</w:t>
            </w:r>
            <w:r w:rsidRPr="00CE25AF">
              <w:rPr>
                <w:lang w:val="en-US"/>
              </w:rPr>
              <w:t xml:space="preserve"> which defines the scope of the event, if available. </w:t>
            </w:r>
          </w:p>
          <w:p w14:paraId="678FD917" w14:textId="77777777" w:rsidR="004525F6" w:rsidRPr="00CE25AF" w:rsidRDefault="004525F6" w:rsidP="004525F6">
            <w:pPr>
              <w:rPr>
                <w:lang w:val="en-US"/>
              </w:rPr>
            </w:pPr>
          </w:p>
          <w:p w14:paraId="0A096205" w14:textId="5C17DEE1" w:rsidR="004525F6" w:rsidRPr="00CE25AF" w:rsidRDefault="00A45EDA" w:rsidP="0010527C">
            <w:pPr>
              <w:pStyle w:val="NOTE"/>
              <w:ind w:left="284" w:firstLine="0"/>
              <w:rPr>
                <w:lang w:val="en-US"/>
              </w:rPr>
            </w:pPr>
            <w:r w:rsidRPr="00CE25AF">
              <w:rPr>
                <w:lang w:val="en-US"/>
              </w:rPr>
              <w:t>Note: i</w:t>
            </w:r>
            <w:r w:rsidR="004525F6" w:rsidRPr="00CE25AF">
              <w:rPr>
                <w:lang w:val="en-US"/>
              </w:rPr>
              <w:t xml:space="preserve">t is recommended to use </w:t>
            </w:r>
            <w:r w:rsidR="00292D0D" w:rsidRPr="00CE25AF">
              <w:rPr>
                <w:lang w:val="en-US"/>
              </w:rPr>
              <w:t xml:space="preserve">an external </w:t>
            </w:r>
            <w:r w:rsidR="004525F6" w:rsidRPr="00CE25AF">
              <w:rPr>
                <w:lang w:val="en-US"/>
              </w:rPr>
              <w:t>reference.</w:t>
            </w:r>
          </w:p>
        </w:tc>
        <w:tc>
          <w:tcPr>
            <w:tcW w:w="2537" w:type="dxa"/>
            <w:shd w:val="clear" w:color="auto" w:fill="auto"/>
          </w:tcPr>
          <w:p w14:paraId="25020D85" w14:textId="12407672" w:rsidR="00AD2D76" w:rsidRPr="0010527C" w:rsidRDefault="004525F6" w:rsidP="00D62644">
            <w:pPr>
              <w:rPr>
                <w:lang w:val="en-US"/>
              </w:rPr>
            </w:pPr>
            <w:r w:rsidRPr="0010527C">
              <w:rPr>
                <w:lang w:val="en-US"/>
              </w:rPr>
              <w:t>Reference</w:t>
            </w:r>
          </w:p>
        </w:tc>
        <w:tc>
          <w:tcPr>
            <w:tcW w:w="992" w:type="dxa"/>
            <w:shd w:val="clear" w:color="auto" w:fill="auto"/>
          </w:tcPr>
          <w:p w14:paraId="5ACD6787" w14:textId="77777777" w:rsidR="00AD2D76" w:rsidRPr="0010527C" w:rsidRDefault="00AD2D76" w:rsidP="00D62644">
            <w:pPr>
              <w:rPr>
                <w:lang w:val="en-US"/>
              </w:rPr>
            </w:pPr>
            <w:r w:rsidRPr="0010527C">
              <w:rPr>
                <w:lang w:val="en-US"/>
              </w:rPr>
              <w:t>0..1</w:t>
            </w:r>
          </w:p>
        </w:tc>
      </w:tr>
      <w:tr w:rsidR="00AD2D76" w:rsidRPr="00CE25AF" w14:paraId="0EE47055" w14:textId="77777777" w:rsidTr="00D62644">
        <w:tc>
          <w:tcPr>
            <w:tcW w:w="1994" w:type="dxa"/>
            <w:shd w:val="clear" w:color="auto" w:fill="auto"/>
          </w:tcPr>
          <w:p w14:paraId="2C5006AD" w14:textId="77777777" w:rsidR="00AD2D76" w:rsidRPr="0010527C" w:rsidRDefault="00AD2D76" w:rsidP="00D62644">
            <w:pPr>
              <w:rPr>
                <w:lang w:val="en-US"/>
              </w:rPr>
            </w:pPr>
            <w:r w:rsidRPr="0010527C">
              <w:rPr>
                <w:lang w:val="en-US"/>
              </w:rPr>
              <w:t>topic</w:t>
            </w:r>
          </w:p>
        </w:tc>
        <w:tc>
          <w:tcPr>
            <w:tcW w:w="4111" w:type="dxa"/>
            <w:shd w:val="clear" w:color="auto" w:fill="auto"/>
          </w:tcPr>
          <w:p w14:paraId="151CDC0A" w14:textId="1D0CCB46" w:rsidR="00AD2D76" w:rsidRPr="00CE25AF" w:rsidRDefault="00AD2D76" w:rsidP="00D62644">
            <w:pPr>
              <w:rPr>
                <w:lang w:val="en-US"/>
              </w:rPr>
            </w:pPr>
            <w:r w:rsidRPr="00CE25AF">
              <w:rPr>
                <w:lang w:val="en-US"/>
              </w:rPr>
              <w:t xml:space="preserve">Information for the outer message infrastructure </w:t>
            </w:r>
            <w:r w:rsidR="00A45EDA" w:rsidRPr="00CE25AF">
              <w:rPr>
                <w:lang w:val="en-US"/>
              </w:rPr>
              <w:t>to schedule</w:t>
            </w:r>
            <w:r w:rsidRPr="00CE25AF">
              <w:rPr>
                <w:lang w:val="en-US"/>
              </w:rPr>
              <w:t xml:space="preserve"> the event </w:t>
            </w:r>
            <w:r w:rsidR="00A45EDA" w:rsidRPr="00CE25AF">
              <w:rPr>
                <w:lang w:val="en-US"/>
              </w:rPr>
              <w:t>for</w:t>
            </w:r>
            <w:r w:rsidRPr="00CE25AF">
              <w:rPr>
                <w:lang w:val="en-US"/>
              </w:rPr>
              <w:t xml:space="preserve"> the respective communication channel</w:t>
            </w:r>
          </w:p>
        </w:tc>
        <w:tc>
          <w:tcPr>
            <w:tcW w:w="2537" w:type="dxa"/>
            <w:shd w:val="clear" w:color="auto" w:fill="auto"/>
          </w:tcPr>
          <w:p w14:paraId="0F322029" w14:textId="282C5CF9" w:rsidR="00AD2D76" w:rsidRPr="0010527C" w:rsidRDefault="004C7499" w:rsidP="00D62644">
            <w:pPr>
              <w:rPr>
                <w:lang w:val="en-US"/>
              </w:rPr>
            </w:pPr>
            <w:proofErr w:type="spellStart"/>
            <w:r w:rsidRPr="0010527C">
              <w:rPr>
                <w:lang w:val="en-US"/>
              </w:rPr>
              <w:t>MessageTopicType</w:t>
            </w:r>
            <w:proofErr w:type="spellEnd"/>
          </w:p>
        </w:tc>
        <w:tc>
          <w:tcPr>
            <w:tcW w:w="992" w:type="dxa"/>
            <w:shd w:val="clear" w:color="auto" w:fill="auto"/>
          </w:tcPr>
          <w:p w14:paraId="11088509" w14:textId="77777777" w:rsidR="00AD2D76" w:rsidRPr="0010527C" w:rsidRDefault="00AD2D76" w:rsidP="00D62644">
            <w:pPr>
              <w:rPr>
                <w:lang w:val="en-US"/>
              </w:rPr>
            </w:pPr>
            <w:r w:rsidRPr="0010527C">
              <w:rPr>
                <w:lang w:val="en-US"/>
              </w:rPr>
              <w:t>0..1</w:t>
            </w:r>
          </w:p>
        </w:tc>
      </w:tr>
      <w:tr w:rsidR="00AD2D76" w:rsidRPr="00CE25AF" w14:paraId="23C83D85" w14:textId="77777777" w:rsidTr="00D62644">
        <w:tc>
          <w:tcPr>
            <w:tcW w:w="1994" w:type="dxa"/>
            <w:shd w:val="clear" w:color="auto" w:fill="auto"/>
          </w:tcPr>
          <w:p w14:paraId="6CB619FC" w14:textId="5DACAB40" w:rsidR="00AD2D76" w:rsidRPr="006E71A7" w:rsidRDefault="00AD2D76" w:rsidP="00D62644">
            <w:pPr>
              <w:rPr>
                <w:lang w:val="en-US"/>
              </w:rPr>
            </w:pPr>
            <w:proofErr w:type="spellStart"/>
            <w:r w:rsidRPr="006E71A7">
              <w:rPr>
                <w:lang w:val="en-US"/>
              </w:rPr>
              <w:t>subject</w:t>
            </w:r>
            <w:r w:rsidR="00E21E39" w:rsidRPr="006E71A7">
              <w:rPr>
                <w:lang w:val="en-US"/>
              </w:rPr>
              <w:t>Id</w:t>
            </w:r>
            <w:proofErr w:type="spellEnd"/>
          </w:p>
        </w:tc>
        <w:tc>
          <w:tcPr>
            <w:tcW w:w="4111" w:type="dxa"/>
            <w:shd w:val="clear" w:color="auto" w:fill="auto"/>
          </w:tcPr>
          <w:p w14:paraId="4E6CB57B" w14:textId="62D48A87" w:rsidR="00AD2D76" w:rsidRPr="00CE25AF" w:rsidRDefault="00686AEA" w:rsidP="00D62644">
            <w:pPr>
              <w:rPr>
                <w:lang w:val="en-US"/>
              </w:rPr>
            </w:pPr>
            <w:r w:rsidRPr="00CE25AF">
              <w:rPr>
                <w:lang w:val="en-US"/>
              </w:rPr>
              <w:t>Subject</w:t>
            </w:r>
            <w:r w:rsidR="00AD2D76" w:rsidRPr="00CE25AF">
              <w:rPr>
                <w:lang w:val="en-US"/>
              </w:rPr>
              <w:t>, who/which initiated the creation</w:t>
            </w:r>
          </w:p>
          <w:p w14:paraId="6B9B4BBE" w14:textId="77777777" w:rsidR="004525F6" w:rsidRPr="00CE25AF" w:rsidRDefault="004525F6" w:rsidP="004525F6">
            <w:pPr>
              <w:rPr>
                <w:lang w:val="en-US"/>
              </w:rPr>
            </w:pPr>
          </w:p>
          <w:p w14:paraId="210FBFBA" w14:textId="62EECEE6" w:rsidR="004525F6" w:rsidRPr="00CE25AF" w:rsidRDefault="00A45EDA" w:rsidP="006E71A7">
            <w:pPr>
              <w:pStyle w:val="NOTE"/>
              <w:ind w:left="0" w:firstLine="0"/>
              <w:rPr>
                <w:lang w:val="en-US"/>
              </w:rPr>
            </w:pPr>
            <w:r w:rsidRPr="00CE25AF">
              <w:rPr>
                <w:lang w:val="en-US"/>
              </w:rPr>
              <w:t>Note: t</w:t>
            </w:r>
            <w:r w:rsidR="004525F6" w:rsidRPr="00CE25AF">
              <w:rPr>
                <w:lang w:val="en-US"/>
              </w:rPr>
              <w:t xml:space="preserve">his is </w:t>
            </w:r>
            <w:r w:rsidR="00292D0D" w:rsidRPr="00CE25AF">
              <w:rPr>
                <w:lang w:val="en-US"/>
              </w:rPr>
              <w:t>an external</w:t>
            </w:r>
            <w:r w:rsidR="004525F6" w:rsidRPr="00CE25AF">
              <w:rPr>
                <w:lang w:val="en-US"/>
              </w:rPr>
              <w:t xml:space="preserve"> reference.</w:t>
            </w:r>
          </w:p>
        </w:tc>
        <w:tc>
          <w:tcPr>
            <w:tcW w:w="2537" w:type="dxa"/>
            <w:shd w:val="clear" w:color="auto" w:fill="auto"/>
          </w:tcPr>
          <w:p w14:paraId="743AFAB0" w14:textId="56D0157C" w:rsidR="00AD2D76" w:rsidRPr="006E71A7" w:rsidRDefault="004525F6" w:rsidP="00D62644">
            <w:pPr>
              <w:rPr>
                <w:lang w:val="en-US"/>
              </w:rPr>
            </w:pPr>
            <w:r w:rsidRPr="006E71A7">
              <w:rPr>
                <w:lang w:val="en-US"/>
              </w:rPr>
              <w:t>Reference</w:t>
            </w:r>
          </w:p>
        </w:tc>
        <w:tc>
          <w:tcPr>
            <w:tcW w:w="992" w:type="dxa"/>
            <w:shd w:val="clear" w:color="auto" w:fill="auto"/>
          </w:tcPr>
          <w:p w14:paraId="15B03404" w14:textId="77777777" w:rsidR="00AD2D76" w:rsidRPr="006E71A7" w:rsidRDefault="00AD2D76" w:rsidP="00D62644">
            <w:pPr>
              <w:rPr>
                <w:lang w:val="en-US"/>
              </w:rPr>
            </w:pPr>
            <w:r w:rsidRPr="006E71A7">
              <w:rPr>
                <w:lang w:val="en-US"/>
              </w:rPr>
              <w:t>0..1</w:t>
            </w:r>
          </w:p>
        </w:tc>
      </w:tr>
      <w:tr w:rsidR="00AD2D76" w:rsidRPr="00CE25AF" w14:paraId="347FF1A0" w14:textId="77777777" w:rsidTr="00D62644">
        <w:tc>
          <w:tcPr>
            <w:tcW w:w="1994" w:type="dxa"/>
            <w:shd w:val="clear" w:color="auto" w:fill="auto"/>
          </w:tcPr>
          <w:p w14:paraId="53ECD668" w14:textId="77777777" w:rsidR="00AD2D76" w:rsidRPr="006E71A7" w:rsidRDefault="00AD2D76" w:rsidP="00D62644">
            <w:pPr>
              <w:rPr>
                <w:lang w:val="en-US"/>
              </w:rPr>
            </w:pPr>
            <w:r w:rsidRPr="006E71A7">
              <w:rPr>
                <w:lang w:val="en-US"/>
              </w:rPr>
              <w:t>timestamp</w:t>
            </w:r>
          </w:p>
        </w:tc>
        <w:tc>
          <w:tcPr>
            <w:tcW w:w="4111" w:type="dxa"/>
            <w:shd w:val="clear" w:color="auto" w:fill="auto"/>
          </w:tcPr>
          <w:p w14:paraId="3FEA2B5F" w14:textId="04D399C7" w:rsidR="00AD2D76" w:rsidRPr="00CE25AF" w:rsidRDefault="00AD2D76" w:rsidP="00D62644">
            <w:pPr>
              <w:rPr>
                <w:lang w:val="en-US"/>
              </w:rPr>
            </w:pPr>
            <w:r w:rsidRPr="00CE25AF">
              <w:rPr>
                <w:lang w:val="en-US"/>
              </w:rPr>
              <w:t>Timestamp in UTC, when this event was triggered</w:t>
            </w:r>
          </w:p>
        </w:tc>
        <w:tc>
          <w:tcPr>
            <w:tcW w:w="2537" w:type="dxa"/>
            <w:shd w:val="clear" w:color="auto" w:fill="auto"/>
          </w:tcPr>
          <w:p w14:paraId="158EC251" w14:textId="5D4233CC" w:rsidR="00AD2D76" w:rsidRPr="006E71A7" w:rsidRDefault="001736E7" w:rsidP="00D62644">
            <w:pPr>
              <w:rPr>
                <w:lang w:val="en-US"/>
              </w:rPr>
            </w:pPr>
            <w:proofErr w:type="spellStart"/>
            <w:r w:rsidRPr="006E71A7">
              <w:rPr>
                <w:lang w:val="en-US"/>
              </w:rPr>
              <w:t>dateTime</w:t>
            </w:r>
            <w:proofErr w:type="spellEnd"/>
          </w:p>
        </w:tc>
        <w:tc>
          <w:tcPr>
            <w:tcW w:w="992" w:type="dxa"/>
            <w:shd w:val="clear" w:color="auto" w:fill="auto"/>
          </w:tcPr>
          <w:p w14:paraId="20C158FF" w14:textId="77777777" w:rsidR="00AD2D76" w:rsidRPr="006E71A7" w:rsidRDefault="00AD2D76" w:rsidP="00D62644">
            <w:pPr>
              <w:rPr>
                <w:lang w:val="en-US"/>
              </w:rPr>
            </w:pPr>
            <w:r w:rsidRPr="006E71A7">
              <w:rPr>
                <w:lang w:val="en-US"/>
              </w:rPr>
              <w:t>1</w:t>
            </w:r>
          </w:p>
        </w:tc>
      </w:tr>
      <w:tr w:rsidR="00AD2D76" w:rsidRPr="00CE25AF" w14:paraId="7933AF7B" w14:textId="77777777" w:rsidTr="00D62644">
        <w:tc>
          <w:tcPr>
            <w:tcW w:w="1994" w:type="dxa"/>
            <w:shd w:val="clear" w:color="auto" w:fill="auto"/>
          </w:tcPr>
          <w:p w14:paraId="2B654970" w14:textId="77777777" w:rsidR="00AD2D76" w:rsidRPr="006E71A7" w:rsidRDefault="00AD2D76" w:rsidP="00D62644">
            <w:pPr>
              <w:rPr>
                <w:lang w:val="en-US"/>
              </w:rPr>
            </w:pPr>
            <w:r w:rsidRPr="006E71A7">
              <w:rPr>
                <w:lang w:val="en-US"/>
              </w:rPr>
              <w:lastRenderedPageBreak/>
              <w:t>payload</w:t>
            </w:r>
          </w:p>
        </w:tc>
        <w:tc>
          <w:tcPr>
            <w:tcW w:w="4111" w:type="dxa"/>
            <w:shd w:val="clear" w:color="auto" w:fill="auto"/>
          </w:tcPr>
          <w:p w14:paraId="67BF1E02" w14:textId="36A2354B" w:rsidR="00AD2D76" w:rsidRPr="006E71A7" w:rsidRDefault="00AD2D76" w:rsidP="00D62644">
            <w:pPr>
              <w:rPr>
                <w:lang w:val="en-US"/>
              </w:rPr>
            </w:pPr>
            <w:r w:rsidRPr="006E71A7">
              <w:rPr>
                <w:lang w:val="en-US"/>
              </w:rPr>
              <w:t>Event</w:t>
            </w:r>
            <w:r w:rsidR="00A45EDA" w:rsidRPr="00CE25AF">
              <w:rPr>
                <w:lang w:val="en-US"/>
              </w:rPr>
              <w:t>-</w:t>
            </w:r>
            <w:r w:rsidRPr="006E71A7">
              <w:rPr>
                <w:lang w:val="en-US"/>
              </w:rPr>
              <w:t>specific payload</w:t>
            </w:r>
          </w:p>
        </w:tc>
        <w:tc>
          <w:tcPr>
            <w:tcW w:w="2537" w:type="dxa"/>
            <w:shd w:val="clear" w:color="auto" w:fill="auto"/>
          </w:tcPr>
          <w:p w14:paraId="29EF2824" w14:textId="4FCA02FB" w:rsidR="00AD2D76" w:rsidRPr="006E71A7" w:rsidRDefault="000D2B27" w:rsidP="00D62644">
            <w:pPr>
              <w:rPr>
                <w:lang w:val="en-US"/>
              </w:rPr>
            </w:pPr>
            <w:proofErr w:type="spellStart"/>
            <w:r w:rsidRPr="006E71A7">
              <w:rPr>
                <w:lang w:val="en-US"/>
              </w:rPr>
              <w:t>BlobType</w:t>
            </w:r>
            <w:proofErr w:type="spellEnd"/>
          </w:p>
        </w:tc>
        <w:tc>
          <w:tcPr>
            <w:tcW w:w="992" w:type="dxa"/>
            <w:shd w:val="clear" w:color="auto" w:fill="auto"/>
          </w:tcPr>
          <w:p w14:paraId="56E3B8C1" w14:textId="77777777" w:rsidR="00AD2D76" w:rsidRPr="006E71A7" w:rsidRDefault="00AD2D76" w:rsidP="00D62644">
            <w:pPr>
              <w:rPr>
                <w:lang w:val="en-US"/>
              </w:rPr>
            </w:pPr>
            <w:r w:rsidRPr="006E71A7">
              <w:rPr>
                <w:lang w:val="en-US"/>
              </w:rPr>
              <w:t>0..1</w:t>
            </w:r>
          </w:p>
        </w:tc>
      </w:tr>
    </w:tbl>
    <w:p w14:paraId="4EE00D0D" w14:textId="54CBFFC8" w:rsidR="00AD2D76" w:rsidRPr="00CE25AF" w:rsidRDefault="00AD2D76" w:rsidP="00AD2D76">
      <w:pPr>
        <w:rPr>
          <w:lang w:val="en-US"/>
        </w:rPr>
      </w:pPr>
    </w:p>
    <w:p w14:paraId="71A9B6AC" w14:textId="5617BF5D" w:rsidR="001C755A" w:rsidRPr="00CE25AF" w:rsidRDefault="001C755A" w:rsidP="00C72010">
      <w:pPr>
        <w:tabs>
          <w:tab w:val="left" w:pos="8945"/>
        </w:tabs>
        <w:rPr>
          <w:lang w:val="en-US"/>
        </w:rPr>
      </w:pPr>
      <w:r w:rsidRPr="00CE25AF">
        <w:rPr>
          <w:lang w:val="en-US"/>
        </w:rPr>
        <w:t>For more information on the concept of subject</w:t>
      </w:r>
      <w:r w:rsidR="00A45EDA" w:rsidRPr="00CE25AF">
        <w:rPr>
          <w:lang w:val="en-US"/>
        </w:rPr>
        <w:t>,</w:t>
      </w:r>
      <w:r w:rsidRPr="00CE25AF">
        <w:rPr>
          <w:lang w:val="en-US"/>
        </w:rPr>
        <w:t xml:space="preserve"> see Attribute Based Access Control (ABAC) </w:t>
      </w:r>
      <w:r w:rsidRPr="00CE25AF">
        <w:rPr>
          <w:lang w:val="en-US"/>
        </w:rPr>
        <w:fldChar w:fldCharType="begin"/>
      </w:r>
      <w:r w:rsidRPr="00CE25AF">
        <w:rPr>
          <w:lang w:val="en-US"/>
        </w:rPr>
        <w:instrText xml:space="preserve"> REF ABAC_22 \h </w:instrText>
      </w:r>
      <w:r w:rsidRPr="00CE25AF">
        <w:rPr>
          <w:lang w:val="en-US"/>
        </w:rPr>
      </w:r>
      <w:r w:rsidRPr="00CE25AF">
        <w:rPr>
          <w:lang w:val="en-US"/>
        </w:rPr>
        <w:fldChar w:fldCharType="separate"/>
      </w:r>
      <w:r w:rsidR="00F511DE" w:rsidRPr="00CE25AF">
        <w:rPr>
          <w:lang w:val="en-US"/>
        </w:rPr>
        <w:t>[49]</w:t>
      </w:r>
      <w:r w:rsidRPr="00CE25AF">
        <w:rPr>
          <w:lang w:val="en-US"/>
        </w:rPr>
        <w:fldChar w:fldCharType="end"/>
      </w:r>
      <w:r w:rsidRPr="00CE25AF">
        <w:rPr>
          <w:lang w:val="en-US"/>
        </w:rPr>
        <w:t>. The assumption is that every subject has a unique identifier.</w:t>
      </w:r>
    </w:p>
    <w:p w14:paraId="64AE378D" w14:textId="50A26DF5" w:rsidR="00E94097" w:rsidRPr="006E71A7" w:rsidRDefault="00482FC3" w:rsidP="00E805F8">
      <w:pPr>
        <w:pStyle w:val="Heading4"/>
        <w:numPr>
          <w:ilvl w:val="3"/>
          <w:numId w:val="53"/>
        </w:numPr>
        <w:rPr>
          <w:lang w:val="en-US"/>
        </w:rPr>
      </w:pPr>
      <w:r w:rsidRPr="00CE25AF">
        <w:rPr>
          <w:lang w:val="en-US"/>
        </w:rPr>
        <w:t xml:space="preserve"> </w:t>
      </w:r>
      <w:r w:rsidR="00E94097" w:rsidRPr="006E71A7">
        <w:rPr>
          <w:lang w:val="en-US"/>
        </w:rPr>
        <w:t>Blob Attributes</w:t>
      </w:r>
      <w:bookmarkEnd w:id="1794"/>
    </w:p>
    <w:p w14:paraId="0A960833" w14:textId="12AE9FAB" w:rsidR="00E94097" w:rsidRPr="00CE25AF" w:rsidRDefault="0076303B" w:rsidP="00110904">
      <w:pPr>
        <w:pStyle w:val="Caption"/>
      </w:pPr>
      <w:bookmarkStart w:id="1806" w:name="_Toc125537854"/>
      <w:r w:rsidRPr="00CE25AF">
        <w:rPr>
          <w:noProof/>
        </w:rPr>
        <w:drawing>
          <wp:anchor distT="0" distB="0" distL="114300" distR="114300" simplePos="0" relativeHeight="252728320" behindDoc="0" locked="0" layoutInCell="1" allowOverlap="1" wp14:anchorId="2713BE6C" wp14:editId="6AB352F9">
            <wp:simplePos x="0" y="0"/>
            <wp:positionH relativeFrom="column">
              <wp:posOffset>1390650</wp:posOffset>
            </wp:positionH>
            <wp:positionV relativeFrom="paragraph">
              <wp:posOffset>321945</wp:posOffset>
            </wp:positionV>
            <wp:extent cx="1390650" cy="889000"/>
            <wp:effectExtent l="0" t="0" r="0" b="0"/>
            <wp:wrapTopAndBottom/>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90650"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25AF">
        <w:t xml:space="preserve"> </w:t>
      </w:r>
      <w:r w:rsidR="00E94097" w:rsidRPr="00CE25AF">
        <w:t xml:space="preserve">Figure </w:t>
      </w:r>
      <w:r w:rsidR="00561536">
        <w:fldChar w:fldCharType="begin"/>
      </w:r>
      <w:r w:rsidR="00561536">
        <w:instrText xml:space="preserve"> SEQ Figure \* ARABIC </w:instrText>
      </w:r>
      <w:r w:rsidR="00561536">
        <w:fldChar w:fldCharType="separate"/>
      </w:r>
      <w:r w:rsidR="00F511DE">
        <w:rPr>
          <w:noProof/>
        </w:rPr>
        <w:t>31</w:t>
      </w:r>
      <w:r w:rsidR="00561536">
        <w:fldChar w:fldCharType="end"/>
      </w:r>
      <w:r w:rsidR="00E94097" w:rsidRPr="00CE25AF">
        <w:t xml:space="preserve"> Metamodel of Blobs</w:t>
      </w:r>
      <w:bookmarkEnd w:id="1806"/>
      <w:r w:rsidR="00E94097" w:rsidRPr="00CE25AF">
        <w:t xml:space="preserve"> </w:t>
      </w:r>
    </w:p>
    <w:p w14:paraId="38C53630" w14:textId="611F4498" w:rsidR="00E94097" w:rsidRPr="00CE25AF" w:rsidRDefault="00E94097" w:rsidP="006E71A7">
      <w:pPr>
        <w:pStyle w:val="Figure"/>
        <w:rPr>
          <w:lang w:val="en-US"/>
        </w:rPr>
      </w:pPr>
    </w:p>
    <w:p w14:paraId="00BCA8FB" w14:textId="624CA151" w:rsidR="00E94097" w:rsidRPr="00CE25AF" w:rsidRDefault="00E94097" w:rsidP="00E94097">
      <w:pPr>
        <w:rPr>
          <w:lang w:val="en-US"/>
        </w:rPr>
      </w:pPr>
      <w:r w:rsidRPr="00CE25AF">
        <w:rPr>
          <w:lang w:val="en-US"/>
        </w:rPr>
        <w:t xml:space="preserve">For information on </w:t>
      </w:r>
      <w:r w:rsidR="007B5648" w:rsidRPr="00CE25AF">
        <w:rPr>
          <w:lang w:val="en-US"/>
        </w:rPr>
        <w:t>content</w:t>
      </w:r>
      <w:r w:rsidRPr="00CE25AF">
        <w:rPr>
          <w:lang w:val="en-US"/>
        </w:rPr>
        <w:t xml:space="preserve"> type</w:t>
      </w:r>
      <w:r w:rsidR="00A45EDA" w:rsidRPr="00CE25AF">
        <w:rPr>
          <w:lang w:val="en-US"/>
        </w:rPr>
        <w:t>,</w:t>
      </w:r>
      <w:r w:rsidRPr="00CE25AF">
        <w:rPr>
          <w:lang w:val="en-US"/>
        </w:rPr>
        <w:t xml:space="preserve"> see </w:t>
      </w:r>
      <w:r w:rsidR="00881932" w:rsidRPr="006C5C0E">
        <w:rPr>
          <w:lang w:val="en-US"/>
        </w:rPr>
        <w:t>Clause</w:t>
      </w:r>
      <w:r w:rsidRPr="00CE25AF">
        <w:rPr>
          <w:lang w:val="en-US"/>
        </w:rPr>
        <w:t xml:space="preserve"> </w:t>
      </w:r>
      <w:r w:rsidRPr="006E71A7">
        <w:rPr>
          <w:lang w:val="en-US"/>
        </w:rPr>
        <w:fldChar w:fldCharType="begin"/>
      </w:r>
      <w:r w:rsidRPr="00CE25AF">
        <w:rPr>
          <w:lang w:val="en-US"/>
        </w:rPr>
        <w:instrText xml:space="preserve"> REF _Ref50994661 \r \h </w:instrText>
      </w:r>
      <w:r w:rsidRPr="006E71A7">
        <w:rPr>
          <w:lang w:val="en-US"/>
        </w:rPr>
      </w:r>
      <w:r w:rsidRPr="006E71A7">
        <w:rPr>
          <w:lang w:val="en-US"/>
        </w:rPr>
        <w:fldChar w:fldCharType="separate"/>
      </w:r>
      <w:r w:rsidR="00F511DE">
        <w:rPr>
          <w:lang w:val="en-US"/>
        </w:rPr>
        <w:t>5.3.7.9</w:t>
      </w:r>
      <w:r w:rsidRPr="006E71A7">
        <w:rPr>
          <w:lang w:val="en-US"/>
        </w:rPr>
        <w:fldChar w:fldCharType="end"/>
      </w:r>
      <w:r w:rsidRPr="00CE25AF">
        <w:rPr>
          <w:lang w:val="en-US"/>
        </w:rPr>
        <w:t xml:space="preserve"> on </w:t>
      </w:r>
      <w:proofErr w:type="spellStart"/>
      <w:r w:rsidRPr="00CE25AF">
        <w:rPr>
          <w:lang w:val="en-US"/>
        </w:rPr>
        <w:t>submodel</w:t>
      </w:r>
      <w:proofErr w:type="spellEnd"/>
      <w:r w:rsidRPr="00CE25AF">
        <w:rPr>
          <w:lang w:val="en-US"/>
        </w:rPr>
        <w:t xml:space="preserve"> element </w:t>
      </w:r>
      <w:r w:rsidR="00F639CD" w:rsidRPr="00CE25AF">
        <w:rPr>
          <w:lang w:val="en-US"/>
        </w:rPr>
        <w:t>"</w:t>
      </w:r>
      <w:r w:rsidRPr="00CE25AF">
        <w:rPr>
          <w:lang w:val="en-US"/>
        </w:rPr>
        <w:t>File</w:t>
      </w:r>
      <w:r w:rsidR="00F639CD" w:rsidRPr="00CE25AF">
        <w:rPr>
          <w:lang w:val="en-US"/>
        </w:rPr>
        <w:t>"</w:t>
      </w:r>
      <w:r w:rsidRPr="00CE25AF">
        <w:rPr>
          <w:lang w:val="en-US"/>
        </w:rPr>
        <w:t>.</w:t>
      </w:r>
    </w:p>
    <w:p w14:paraId="60AB5AFB" w14:textId="77777777" w:rsidR="00E94097" w:rsidRPr="00CE25AF" w:rsidRDefault="00E94097" w:rsidP="00E94097">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5014"/>
        <w:gridCol w:w="1417"/>
        <w:gridCol w:w="1134"/>
      </w:tblGrid>
      <w:tr w:rsidR="00E94097" w:rsidRPr="00CE25AF" w14:paraId="7E0A8165" w14:textId="77777777" w:rsidTr="00482FC3">
        <w:trPr>
          <w:trHeight w:val="243"/>
          <w:tblHeader/>
        </w:trPr>
        <w:tc>
          <w:tcPr>
            <w:tcW w:w="1502" w:type="dxa"/>
            <w:shd w:val="clear" w:color="auto" w:fill="0778A5"/>
          </w:tcPr>
          <w:p w14:paraId="28CE390F" w14:textId="77777777" w:rsidR="00E94097" w:rsidRPr="006E71A7" w:rsidRDefault="00E94097" w:rsidP="00D3179E">
            <w:pPr>
              <w:rPr>
                <w:color w:val="FFFFFF" w:themeColor="background1"/>
                <w:lang w:val="en-US"/>
              </w:rPr>
            </w:pPr>
            <w:r w:rsidRPr="006E71A7">
              <w:rPr>
                <w:color w:val="FFFFFF" w:themeColor="background1"/>
                <w:lang w:val="en-US"/>
              </w:rPr>
              <w:t>Class:</w:t>
            </w:r>
          </w:p>
        </w:tc>
        <w:tc>
          <w:tcPr>
            <w:tcW w:w="7565" w:type="dxa"/>
            <w:gridSpan w:val="3"/>
          </w:tcPr>
          <w:p w14:paraId="0A6FCCA5" w14:textId="77777777" w:rsidR="00E94097" w:rsidRPr="006E71A7" w:rsidRDefault="00E94097" w:rsidP="00D3179E">
            <w:pPr>
              <w:rPr>
                <w:lang w:val="en-US"/>
              </w:rPr>
            </w:pPr>
            <w:r w:rsidRPr="006E71A7">
              <w:rPr>
                <w:lang w:val="en-US"/>
              </w:rPr>
              <w:t>Blob</w:t>
            </w:r>
          </w:p>
        </w:tc>
      </w:tr>
      <w:tr w:rsidR="00E94097" w:rsidRPr="001C00FD" w14:paraId="0A968452" w14:textId="77777777" w:rsidTr="00482FC3">
        <w:tc>
          <w:tcPr>
            <w:tcW w:w="1502" w:type="dxa"/>
            <w:tcBorders>
              <w:bottom w:val="single" w:sz="4" w:space="0" w:color="auto"/>
            </w:tcBorders>
            <w:shd w:val="clear" w:color="auto" w:fill="0778A5"/>
          </w:tcPr>
          <w:p w14:paraId="74130D61" w14:textId="77777777" w:rsidR="00E94097" w:rsidRPr="006E71A7" w:rsidRDefault="00E94097" w:rsidP="00D3179E">
            <w:pPr>
              <w:rPr>
                <w:color w:val="FFFFFF" w:themeColor="background1"/>
                <w:lang w:val="en-US"/>
              </w:rPr>
            </w:pPr>
            <w:r w:rsidRPr="006E71A7">
              <w:rPr>
                <w:color w:val="FFFFFF" w:themeColor="background1"/>
                <w:lang w:val="en-US"/>
              </w:rPr>
              <w:t>Explanation:</w:t>
            </w:r>
          </w:p>
        </w:tc>
        <w:tc>
          <w:tcPr>
            <w:tcW w:w="7565" w:type="dxa"/>
            <w:gridSpan w:val="3"/>
            <w:tcBorders>
              <w:bottom w:val="single" w:sz="4" w:space="0" w:color="auto"/>
            </w:tcBorders>
          </w:tcPr>
          <w:p w14:paraId="5827D155" w14:textId="2E1FC831" w:rsidR="00E94097" w:rsidRPr="00CE25AF" w:rsidRDefault="00E94097" w:rsidP="00D3179E">
            <w:pPr>
              <w:rPr>
                <w:lang w:val="en-US"/>
              </w:rPr>
            </w:pPr>
            <w:r w:rsidRPr="00CE25AF">
              <w:rPr>
                <w:lang w:val="en-US"/>
              </w:rPr>
              <w:t xml:space="preserve">A </w:t>
            </w:r>
            <w:r w:rsidR="00AB6A93">
              <w:rPr>
                <w:lang w:val="en-US"/>
              </w:rPr>
              <w:t>B</w:t>
            </w:r>
            <w:r w:rsidR="00A45EDA" w:rsidRPr="00CE25AF">
              <w:rPr>
                <w:lang w:val="en-US"/>
              </w:rPr>
              <w:t>lob</w:t>
            </w:r>
            <w:r w:rsidRPr="00CE25AF">
              <w:rPr>
                <w:lang w:val="en-US"/>
              </w:rPr>
              <w:t xml:space="preserve"> is a data element represent</w:t>
            </w:r>
            <w:r w:rsidR="00A45EDA" w:rsidRPr="00CE25AF">
              <w:rPr>
                <w:lang w:val="en-US"/>
              </w:rPr>
              <w:t>ing</w:t>
            </w:r>
            <w:r w:rsidRPr="00CE25AF">
              <w:rPr>
                <w:lang w:val="en-US"/>
              </w:rPr>
              <w:t xml:space="preserve"> a file that is contained </w:t>
            </w:r>
            <w:r w:rsidR="00A45EDA" w:rsidRPr="00CE25AF">
              <w:rPr>
                <w:lang w:val="en-US"/>
              </w:rPr>
              <w:t xml:space="preserve">in the value attribute </w:t>
            </w:r>
            <w:r w:rsidRPr="00CE25AF">
              <w:rPr>
                <w:lang w:val="en-US"/>
              </w:rPr>
              <w:t>with its source code.</w:t>
            </w:r>
          </w:p>
        </w:tc>
      </w:tr>
      <w:tr w:rsidR="00E94097" w:rsidRPr="00CE25AF" w14:paraId="6D100FD0" w14:textId="77777777" w:rsidTr="00482FC3">
        <w:tc>
          <w:tcPr>
            <w:tcW w:w="1502" w:type="dxa"/>
            <w:tcBorders>
              <w:bottom w:val="single" w:sz="4" w:space="0" w:color="auto"/>
            </w:tcBorders>
            <w:shd w:val="clear" w:color="auto" w:fill="0778A5"/>
          </w:tcPr>
          <w:p w14:paraId="4B5EFA7B" w14:textId="77777777" w:rsidR="00E94097" w:rsidRPr="006E71A7" w:rsidRDefault="00E94097" w:rsidP="00D3179E">
            <w:pPr>
              <w:rPr>
                <w:color w:val="FFFFFF" w:themeColor="background1"/>
                <w:lang w:val="en-US"/>
              </w:rPr>
            </w:pPr>
            <w:r w:rsidRPr="006E71A7">
              <w:rPr>
                <w:color w:val="FFFFFF" w:themeColor="background1"/>
                <w:lang w:val="en-US"/>
              </w:rPr>
              <w:t>Inherits from:</w:t>
            </w:r>
          </w:p>
        </w:tc>
        <w:tc>
          <w:tcPr>
            <w:tcW w:w="7565" w:type="dxa"/>
            <w:gridSpan w:val="3"/>
            <w:tcBorders>
              <w:bottom w:val="single" w:sz="4" w:space="0" w:color="auto"/>
            </w:tcBorders>
          </w:tcPr>
          <w:p w14:paraId="15BC1F79" w14:textId="77777777" w:rsidR="00E94097" w:rsidRPr="006E71A7" w:rsidRDefault="00E94097" w:rsidP="00D3179E">
            <w:pPr>
              <w:rPr>
                <w:lang w:val="en-US"/>
              </w:rPr>
            </w:pPr>
            <w:proofErr w:type="spellStart"/>
            <w:r w:rsidRPr="006E71A7">
              <w:rPr>
                <w:lang w:val="en-US"/>
              </w:rPr>
              <w:t>DataElement</w:t>
            </w:r>
            <w:proofErr w:type="spellEnd"/>
          </w:p>
        </w:tc>
      </w:tr>
      <w:tr w:rsidR="00482FC3" w:rsidRPr="00CE25AF" w14:paraId="6F0259BA" w14:textId="77777777" w:rsidTr="00482FC3">
        <w:tc>
          <w:tcPr>
            <w:tcW w:w="1502" w:type="dxa"/>
            <w:shd w:val="clear" w:color="auto" w:fill="0778A5"/>
          </w:tcPr>
          <w:p w14:paraId="1C3B9ADF" w14:textId="52E2784B" w:rsidR="00E94097" w:rsidRPr="006E71A7" w:rsidRDefault="00E94097" w:rsidP="00D3179E">
            <w:pPr>
              <w:rPr>
                <w:color w:val="FFFFFF" w:themeColor="background1"/>
                <w:sz w:val="18"/>
                <w:lang w:val="en-US"/>
              </w:rPr>
            </w:pPr>
            <w:r w:rsidRPr="006E71A7">
              <w:rPr>
                <w:color w:val="FFFFFF" w:themeColor="background1"/>
                <w:lang w:val="en-US"/>
              </w:rPr>
              <w:t xml:space="preserve">Attribute </w:t>
            </w:r>
          </w:p>
        </w:tc>
        <w:tc>
          <w:tcPr>
            <w:tcW w:w="5014" w:type="dxa"/>
            <w:shd w:val="clear" w:color="auto" w:fill="0778A5"/>
          </w:tcPr>
          <w:p w14:paraId="35B11DAD" w14:textId="77777777" w:rsidR="00E94097" w:rsidRPr="006E71A7" w:rsidRDefault="00E94097" w:rsidP="00D3179E">
            <w:pPr>
              <w:rPr>
                <w:color w:val="FFFFFF" w:themeColor="background1"/>
                <w:lang w:val="en-US"/>
              </w:rPr>
            </w:pPr>
            <w:r w:rsidRPr="006E71A7">
              <w:rPr>
                <w:color w:val="FFFFFF" w:themeColor="background1"/>
                <w:lang w:val="en-US"/>
              </w:rPr>
              <w:t>Explanation</w:t>
            </w:r>
          </w:p>
        </w:tc>
        <w:tc>
          <w:tcPr>
            <w:tcW w:w="1417" w:type="dxa"/>
            <w:shd w:val="clear" w:color="auto" w:fill="0778A5"/>
          </w:tcPr>
          <w:p w14:paraId="66CC4652" w14:textId="77777777" w:rsidR="00E94097" w:rsidRPr="006E71A7" w:rsidRDefault="00E94097" w:rsidP="00D3179E">
            <w:pPr>
              <w:rPr>
                <w:color w:val="FFFFFF" w:themeColor="background1"/>
                <w:lang w:val="en-US"/>
              </w:rPr>
            </w:pPr>
            <w:r w:rsidRPr="006E71A7">
              <w:rPr>
                <w:color w:val="FFFFFF" w:themeColor="background1"/>
                <w:lang w:val="en-US"/>
              </w:rPr>
              <w:t>Type</w:t>
            </w:r>
          </w:p>
        </w:tc>
        <w:tc>
          <w:tcPr>
            <w:tcW w:w="1134" w:type="dxa"/>
            <w:shd w:val="clear" w:color="auto" w:fill="0778A5"/>
          </w:tcPr>
          <w:p w14:paraId="45B294C6" w14:textId="77777777" w:rsidR="00E94097" w:rsidRPr="006E71A7" w:rsidRDefault="00E94097" w:rsidP="00D3179E">
            <w:pPr>
              <w:rPr>
                <w:color w:val="FFFFFF" w:themeColor="background1"/>
                <w:lang w:val="en-US"/>
              </w:rPr>
            </w:pPr>
            <w:r w:rsidRPr="006E71A7">
              <w:rPr>
                <w:color w:val="FFFFFF" w:themeColor="background1"/>
                <w:lang w:val="en-US"/>
              </w:rPr>
              <w:t>Card.</w:t>
            </w:r>
          </w:p>
        </w:tc>
      </w:tr>
      <w:tr w:rsidR="00E94097" w:rsidRPr="00CE25AF" w14:paraId="1D3A04C1" w14:textId="77777777" w:rsidTr="00F172C0">
        <w:tc>
          <w:tcPr>
            <w:tcW w:w="1502" w:type="dxa"/>
          </w:tcPr>
          <w:p w14:paraId="483920B1" w14:textId="77777777" w:rsidR="00E94097" w:rsidRPr="006E71A7" w:rsidRDefault="00E94097" w:rsidP="00D3179E">
            <w:pPr>
              <w:rPr>
                <w:lang w:val="en-US"/>
              </w:rPr>
            </w:pPr>
            <w:r w:rsidRPr="006E71A7">
              <w:rPr>
                <w:lang w:val="en-US"/>
              </w:rPr>
              <w:t>value</w:t>
            </w:r>
          </w:p>
        </w:tc>
        <w:tc>
          <w:tcPr>
            <w:tcW w:w="5014" w:type="dxa"/>
          </w:tcPr>
          <w:p w14:paraId="52A80456" w14:textId="4B3324D6" w:rsidR="00E94097" w:rsidRPr="00CE25AF" w:rsidRDefault="00E94097" w:rsidP="00D3179E">
            <w:pPr>
              <w:rPr>
                <w:lang w:val="en-US"/>
              </w:rPr>
            </w:pPr>
            <w:r w:rsidRPr="00CE25AF">
              <w:rPr>
                <w:lang w:val="en-US"/>
              </w:rPr>
              <w:t xml:space="preserve">The value of the </w:t>
            </w:r>
            <w:r w:rsidR="00AB6A93">
              <w:rPr>
                <w:lang w:val="en-US"/>
              </w:rPr>
              <w:t>b</w:t>
            </w:r>
            <w:r w:rsidR="00A45EDA" w:rsidRPr="00CE25AF">
              <w:rPr>
                <w:lang w:val="en-US"/>
              </w:rPr>
              <w:t>lob</w:t>
            </w:r>
            <w:r w:rsidRPr="00CE25AF">
              <w:rPr>
                <w:lang w:val="en-US"/>
              </w:rPr>
              <w:t xml:space="preserve"> instance of a blob data element </w:t>
            </w:r>
          </w:p>
          <w:p w14:paraId="12BB2F83" w14:textId="0A73C0BB" w:rsidR="00E94097" w:rsidRPr="00CE25AF" w:rsidRDefault="00E94097" w:rsidP="006E71A7">
            <w:pPr>
              <w:pStyle w:val="NOTE"/>
              <w:ind w:left="284" w:firstLine="0"/>
              <w:rPr>
                <w:lang w:val="en-US"/>
              </w:rPr>
            </w:pPr>
            <w:r w:rsidRPr="00CE25AF">
              <w:rPr>
                <w:lang w:val="en-US"/>
              </w:rPr>
              <w:t xml:space="preserve">Note: </w:t>
            </w:r>
            <w:r w:rsidR="00A45EDA" w:rsidRPr="00CE25AF">
              <w:rPr>
                <w:lang w:val="en-US"/>
              </w:rPr>
              <w:t>i</w:t>
            </w:r>
            <w:r w:rsidRPr="00CE25AF">
              <w:rPr>
                <w:lang w:val="en-US"/>
              </w:rPr>
              <w:t>n contrast to the file property</w:t>
            </w:r>
            <w:r w:rsidR="00A45EDA" w:rsidRPr="00CE25AF">
              <w:rPr>
                <w:lang w:val="en-US"/>
              </w:rPr>
              <w:t>,</w:t>
            </w:r>
            <w:r w:rsidRPr="00CE25AF">
              <w:rPr>
                <w:lang w:val="en-US"/>
              </w:rPr>
              <w:t xml:space="preserve"> the file content is stored directly as value in the </w:t>
            </w:r>
            <w:r w:rsidRPr="006C5C0E">
              <w:rPr>
                <w:lang w:val="en-US"/>
              </w:rPr>
              <w:t>Blob</w:t>
            </w:r>
            <w:r w:rsidRPr="00CE25AF">
              <w:rPr>
                <w:lang w:val="en-US"/>
              </w:rPr>
              <w:t xml:space="preserve"> data element.</w:t>
            </w:r>
          </w:p>
        </w:tc>
        <w:tc>
          <w:tcPr>
            <w:tcW w:w="1417" w:type="dxa"/>
          </w:tcPr>
          <w:p w14:paraId="321A6705" w14:textId="77777777" w:rsidR="00E94097" w:rsidRPr="006E71A7" w:rsidRDefault="00E94097" w:rsidP="00D3179E">
            <w:pPr>
              <w:rPr>
                <w:lang w:val="en-US"/>
              </w:rPr>
            </w:pPr>
            <w:proofErr w:type="spellStart"/>
            <w:r w:rsidRPr="006E71A7">
              <w:rPr>
                <w:lang w:val="en-US"/>
              </w:rPr>
              <w:t>BlobType</w:t>
            </w:r>
            <w:proofErr w:type="spellEnd"/>
          </w:p>
        </w:tc>
        <w:tc>
          <w:tcPr>
            <w:tcW w:w="1134" w:type="dxa"/>
          </w:tcPr>
          <w:p w14:paraId="39EEE7A9" w14:textId="77777777" w:rsidR="00E94097" w:rsidRPr="006E71A7" w:rsidRDefault="00E94097" w:rsidP="00D3179E">
            <w:pPr>
              <w:rPr>
                <w:lang w:val="en-US"/>
              </w:rPr>
            </w:pPr>
            <w:r w:rsidRPr="006E71A7">
              <w:rPr>
                <w:lang w:val="en-US"/>
              </w:rPr>
              <w:t>0..1</w:t>
            </w:r>
          </w:p>
        </w:tc>
      </w:tr>
      <w:tr w:rsidR="00E94097" w:rsidRPr="00CE25AF" w14:paraId="46893EB9" w14:textId="77777777" w:rsidTr="00F172C0">
        <w:tc>
          <w:tcPr>
            <w:tcW w:w="1502" w:type="dxa"/>
          </w:tcPr>
          <w:p w14:paraId="55D52918" w14:textId="2C5AC154" w:rsidR="00E94097" w:rsidRPr="006E71A7" w:rsidRDefault="00A67DC4" w:rsidP="00D3179E">
            <w:pPr>
              <w:rPr>
                <w:lang w:val="en-US"/>
              </w:rPr>
            </w:pPr>
            <w:proofErr w:type="spellStart"/>
            <w:r w:rsidRPr="006E71A7">
              <w:rPr>
                <w:lang w:val="en-US"/>
              </w:rPr>
              <w:t>content</w:t>
            </w:r>
            <w:r w:rsidR="00E94097" w:rsidRPr="006E71A7">
              <w:rPr>
                <w:lang w:val="en-US"/>
              </w:rPr>
              <w:t>Type</w:t>
            </w:r>
            <w:proofErr w:type="spellEnd"/>
          </w:p>
        </w:tc>
        <w:tc>
          <w:tcPr>
            <w:tcW w:w="5014" w:type="dxa"/>
          </w:tcPr>
          <w:p w14:paraId="6D965469" w14:textId="3F9370C7" w:rsidR="00E94097" w:rsidRPr="00CE25AF" w:rsidRDefault="00A67DC4" w:rsidP="00D3179E">
            <w:pPr>
              <w:rPr>
                <w:lang w:val="en-US"/>
              </w:rPr>
            </w:pPr>
            <w:r w:rsidRPr="00CE25AF">
              <w:rPr>
                <w:lang w:val="en-US"/>
              </w:rPr>
              <w:t xml:space="preserve">Content </w:t>
            </w:r>
            <w:r w:rsidR="00E94097" w:rsidRPr="00CE25AF">
              <w:rPr>
                <w:lang w:val="en-US"/>
              </w:rPr>
              <w:t xml:space="preserve">type of the content of the </w:t>
            </w:r>
            <w:r w:rsidR="00A45EDA" w:rsidRPr="00CE25AF">
              <w:rPr>
                <w:lang w:val="en-US"/>
              </w:rPr>
              <w:t>blob</w:t>
            </w:r>
            <w:r w:rsidR="00E94097" w:rsidRPr="00CE25AF">
              <w:rPr>
                <w:lang w:val="en-US"/>
              </w:rPr>
              <w:t xml:space="preserve">. </w:t>
            </w:r>
          </w:p>
          <w:p w14:paraId="3B31200E" w14:textId="60DC2FEB" w:rsidR="00E94097" w:rsidRPr="00CE25AF" w:rsidRDefault="00E94097" w:rsidP="00D3179E">
            <w:pPr>
              <w:rPr>
                <w:lang w:val="en-US"/>
              </w:rPr>
            </w:pPr>
            <w:r w:rsidRPr="00CE25AF">
              <w:rPr>
                <w:lang w:val="en-US"/>
              </w:rPr>
              <w:t xml:space="preserve">The </w:t>
            </w:r>
            <w:r w:rsidR="00A67DC4" w:rsidRPr="00CE25AF">
              <w:rPr>
                <w:lang w:val="en-US"/>
              </w:rPr>
              <w:t>content</w:t>
            </w:r>
            <w:r w:rsidRPr="00CE25AF">
              <w:rPr>
                <w:lang w:val="en-US"/>
              </w:rPr>
              <w:t xml:space="preserve"> type </w:t>
            </w:r>
            <w:r w:rsidR="007B5648" w:rsidRPr="00CE25AF">
              <w:rPr>
                <w:lang w:val="en-US"/>
              </w:rPr>
              <w:t xml:space="preserve">(MIME type) </w:t>
            </w:r>
            <w:r w:rsidRPr="00CE25AF">
              <w:rPr>
                <w:lang w:val="en-US"/>
              </w:rPr>
              <w:t>states which file extensions the file can have.</w:t>
            </w:r>
          </w:p>
          <w:p w14:paraId="66A77FBE" w14:textId="2FEA7E1D" w:rsidR="00E94097" w:rsidRPr="00CE25AF" w:rsidRDefault="00E94097" w:rsidP="00D3179E">
            <w:pPr>
              <w:rPr>
                <w:lang w:val="en-US"/>
              </w:rPr>
            </w:pPr>
            <w:r w:rsidRPr="00CE25AF">
              <w:rPr>
                <w:lang w:val="en-US"/>
              </w:rPr>
              <w:t>Valid values are</w:t>
            </w:r>
            <w:r w:rsidR="00A67DC4" w:rsidRPr="00CE25AF">
              <w:rPr>
                <w:lang w:val="en-US"/>
              </w:rPr>
              <w:t xml:space="preserve"> </w:t>
            </w:r>
            <w:r w:rsidR="007B5648" w:rsidRPr="00CE25AF">
              <w:rPr>
                <w:lang w:val="en-US"/>
              </w:rPr>
              <w:t>content</w:t>
            </w:r>
            <w:r w:rsidR="00A67DC4" w:rsidRPr="00CE25AF">
              <w:rPr>
                <w:lang w:val="en-US"/>
              </w:rPr>
              <w:t xml:space="preserve"> types like</w:t>
            </w:r>
            <w:r w:rsidRPr="00CE25AF">
              <w:rPr>
                <w:lang w:val="en-US"/>
              </w:rPr>
              <w:t xml:space="preserve"> </w:t>
            </w:r>
            <w:r w:rsidR="00F639CD" w:rsidRPr="00CE25AF">
              <w:rPr>
                <w:lang w:val="en-US"/>
              </w:rPr>
              <w:t>"</w:t>
            </w:r>
            <w:r w:rsidRPr="00CE25AF">
              <w:rPr>
                <w:lang w:val="en-US"/>
              </w:rPr>
              <w:t>application/</w:t>
            </w:r>
            <w:proofErr w:type="spellStart"/>
            <w:r w:rsidRPr="00CE25AF">
              <w:rPr>
                <w:lang w:val="en-US"/>
              </w:rPr>
              <w:t>json</w:t>
            </w:r>
            <w:proofErr w:type="spellEnd"/>
            <w:r w:rsidR="00F639CD" w:rsidRPr="00CE25AF">
              <w:rPr>
                <w:lang w:val="en-US"/>
              </w:rPr>
              <w:t>"</w:t>
            </w:r>
            <w:r w:rsidRPr="00CE25AF">
              <w:rPr>
                <w:lang w:val="en-US"/>
              </w:rPr>
              <w:t xml:space="preserve">, </w:t>
            </w:r>
            <w:r w:rsidR="00F639CD" w:rsidRPr="00CE25AF">
              <w:rPr>
                <w:lang w:val="en-US"/>
              </w:rPr>
              <w:t>"</w:t>
            </w:r>
            <w:r w:rsidRPr="00CE25AF">
              <w:rPr>
                <w:lang w:val="en-US"/>
              </w:rPr>
              <w:t>application/</w:t>
            </w:r>
            <w:proofErr w:type="spellStart"/>
            <w:r w:rsidRPr="00CE25AF">
              <w:rPr>
                <w:lang w:val="en-US"/>
              </w:rPr>
              <w:t>xls</w:t>
            </w:r>
            <w:proofErr w:type="spellEnd"/>
            <w:r w:rsidR="00F639CD" w:rsidRPr="00CE25AF">
              <w:rPr>
                <w:lang w:val="en-US"/>
              </w:rPr>
              <w:t>"</w:t>
            </w:r>
            <w:r w:rsidRPr="00CE25AF">
              <w:rPr>
                <w:lang w:val="en-US"/>
              </w:rPr>
              <w:t xml:space="preserve">, </w:t>
            </w:r>
            <w:r w:rsidR="00F639CD" w:rsidRPr="00CE25AF">
              <w:rPr>
                <w:lang w:val="en-US"/>
              </w:rPr>
              <w:t>"</w:t>
            </w:r>
            <w:r w:rsidRPr="00CE25AF">
              <w:rPr>
                <w:lang w:val="en-US"/>
              </w:rPr>
              <w:t>image/jpg</w:t>
            </w:r>
            <w:r w:rsidR="00F639CD" w:rsidRPr="00CE25AF">
              <w:rPr>
                <w:lang w:val="en-US"/>
              </w:rPr>
              <w:t>"</w:t>
            </w:r>
            <w:r w:rsidR="00A45EDA" w:rsidRPr="00CE25AF">
              <w:rPr>
                <w:lang w:val="en-US"/>
              </w:rPr>
              <w:t>.</w:t>
            </w:r>
          </w:p>
          <w:p w14:paraId="42DC80E1" w14:textId="77777777" w:rsidR="00E94097" w:rsidRPr="00CE25AF" w:rsidRDefault="00E94097" w:rsidP="00D3179E">
            <w:pPr>
              <w:rPr>
                <w:lang w:val="en-US"/>
              </w:rPr>
            </w:pPr>
            <w:r w:rsidRPr="00CE25AF">
              <w:rPr>
                <w:lang w:val="en-US"/>
              </w:rPr>
              <w:t>The allowed values are defined as in RFC2046.</w:t>
            </w:r>
          </w:p>
        </w:tc>
        <w:tc>
          <w:tcPr>
            <w:tcW w:w="1417" w:type="dxa"/>
          </w:tcPr>
          <w:p w14:paraId="2048FDF3" w14:textId="7CF72ECC" w:rsidR="00E94097" w:rsidRPr="006E71A7" w:rsidRDefault="00A67DC4" w:rsidP="00D3179E">
            <w:pPr>
              <w:rPr>
                <w:lang w:val="en-US"/>
              </w:rPr>
            </w:pPr>
            <w:proofErr w:type="spellStart"/>
            <w:r w:rsidRPr="006E71A7">
              <w:rPr>
                <w:lang w:val="en-US"/>
              </w:rPr>
              <w:t>Content</w:t>
            </w:r>
            <w:r w:rsidR="00E94097" w:rsidRPr="006E71A7">
              <w:rPr>
                <w:lang w:val="en-US"/>
              </w:rPr>
              <w:t>Type</w:t>
            </w:r>
            <w:proofErr w:type="spellEnd"/>
          </w:p>
        </w:tc>
        <w:tc>
          <w:tcPr>
            <w:tcW w:w="1134" w:type="dxa"/>
          </w:tcPr>
          <w:p w14:paraId="2B430E53" w14:textId="77777777" w:rsidR="00E94097" w:rsidRPr="006E71A7" w:rsidRDefault="00E94097" w:rsidP="00D3179E">
            <w:pPr>
              <w:rPr>
                <w:lang w:val="en-US"/>
              </w:rPr>
            </w:pPr>
            <w:r w:rsidRPr="006E71A7">
              <w:rPr>
                <w:lang w:val="en-US"/>
              </w:rPr>
              <w:t>1</w:t>
            </w:r>
          </w:p>
        </w:tc>
      </w:tr>
    </w:tbl>
    <w:p w14:paraId="1A381E5E" w14:textId="77777777" w:rsidR="00E94097" w:rsidRPr="006E71A7" w:rsidRDefault="00E94097" w:rsidP="00E94097">
      <w:pPr>
        <w:rPr>
          <w:lang w:val="en-US"/>
        </w:rPr>
      </w:pPr>
    </w:p>
    <w:p w14:paraId="6D163036" w14:textId="77777777" w:rsidR="00ED18F8" w:rsidRPr="006E71A7" w:rsidRDefault="00ED18F8" w:rsidP="00E805F8">
      <w:pPr>
        <w:pStyle w:val="Heading4"/>
        <w:numPr>
          <w:ilvl w:val="3"/>
          <w:numId w:val="53"/>
        </w:numPr>
        <w:rPr>
          <w:lang w:val="en-US"/>
        </w:rPr>
      </w:pPr>
      <w:r w:rsidRPr="006E71A7">
        <w:rPr>
          <w:lang w:val="en-US"/>
        </w:rPr>
        <w:t>Capability Attributes</w:t>
      </w:r>
      <w:bookmarkEnd w:id="1795"/>
    </w:p>
    <w:p w14:paraId="07446881" w14:textId="35BFB071" w:rsidR="00ED18F8" w:rsidRPr="00CE25AF" w:rsidRDefault="0076303B" w:rsidP="00110904">
      <w:pPr>
        <w:pStyle w:val="Caption"/>
      </w:pPr>
      <w:bookmarkStart w:id="1807" w:name="_Toc125537855"/>
      <w:r w:rsidRPr="00CE25AF">
        <w:rPr>
          <w:noProof/>
        </w:rPr>
        <w:drawing>
          <wp:anchor distT="0" distB="0" distL="114300" distR="114300" simplePos="0" relativeHeight="252730368" behindDoc="0" locked="0" layoutInCell="1" allowOverlap="1" wp14:anchorId="26FCA474" wp14:editId="179BB27A">
            <wp:simplePos x="0" y="0"/>
            <wp:positionH relativeFrom="column">
              <wp:posOffset>1798955</wp:posOffset>
            </wp:positionH>
            <wp:positionV relativeFrom="paragraph">
              <wp:posOffset>269240</wp:posOffset>
            </wp:positionV>
            <wp:extent cx="1078865" cy="762000"/>
            <wp:effectExtent l="0" t="0" r="0" b="0"/>
            <wp:wrapTopAndBottom/>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7886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25AF">
        <w:t xml:space="preserve"> </w:t>
      </w:r>
      <w:r w:rsidR="00ED18F8" w:rsidRPr="00CE25AF">
        <w:t xml:space="preserve">Figure </w:t>
      </w:r>
      <w:r w:rsidR="00561536">
        <w:fldChar w:fldCharType="begin"/>
      </w:r>
      <w:r w:rsidR="00561536">
        <w:instrText xml:space="preserve"> SEQ Figure \* ARABIC </w:instrText>
      </w:r>
      <w:r w:rsidR="00561536">
        <w:fldChar w:fldCharType="separate"/>
      </w:r>
      <w:r w:rsidR="00F511DE">
        <w:rPr>
          <w:noProof/>
        </w:rPr>
        <w:t>32</w:t>
      </w:r>
      <w:r w:rsidR="00561536">
        <w:fldChar w:fldCharType="end"/>
      </w:r>
      <w:r w:rsidR="00ED18F8" w:rsidRPr="00CE25AF">
        <w:t xml:space="preserve"> Metamodel of Capabilities</w:t>
      </w:r>
      <w:bookmarkEnd w:id="1807"/>
    </w:p>
    <w:p w14:paraId="02CF34AD" w14:textId="51AE41D8" w:rsidR="006F4F9E" w:rsidRPr="00CE25AF" w:rsidRDefault="006F4F9E" w:rsidP="006E71A7">
      <w:pPr>
        <w:pStyle w:val="NOTE"/>
        <w:ind w:left="284" w:firstLine="0"/>
        <w:rPr>
          <w:lang w:val="en-US"/>
        </w:rPr>
      </w:pPr>
      <w:r w:rsidRPr="00CE25AF">
        <w:rPr>
          <w:lang w:val="en-US"/>
        </w:rPr>
        <w:t xml:space="preserve">Note: </w:t>
      </w:r>
      <w:r w:rsidR="00A45EDA" w:rsidRPr="00CE25AF">
        <w:rPr>
          <w:lang w:val="en-US"/>
        </w:rPr>
        <w:t>t</w:t>
      </w:r>
      <w:r w:rsidRPr="00CE25AF">
        <w:rPr>
          <w:lang w:val="en-US"/>
        </w:rPr>
        <w:t xml:space="preserve">he </w:t>
      </w:r>
      <w:proofErr w:type="spellStart"/>
      <w:r w:rsidRPr="00CE25AF">
        <w:rPr>
          <w:i/>
          <w:lang w:val="en-US"/>
        </w:rPr>
        <w:t>semanticId</w:t>
      </w:r>
      <w:proofErr w:type="spellEnd"/>
      <w:r w:rsidRPr="00CE25AF">
        <w:rPr>
          <w:lang w:val="en-US"/>
        </w:rPr>
        <w:t xml:space="preserve"> of a capability is typically an ontology</w:t>
      </w:r>
      <w:r w:rsidR="00A45EDA" w:rsidRPr="00CE25AF">
        <w:rPr>
          <w:lang w:val="en-US"/>
        </w:rPr>
        <w:t xml:space="preserve">, which enables </w:t>
      </w:r>
      <w:r w:rsidRPr="00CE25AF">
        <w:rPr>
          <w:lang w:val="en-US"/>
        </w:rPr>
        <w:t xml:space="preserve">reasoning on capabilities. For information and examples </w:t>
      </w:r>
      <w:r w:rsidR="00A45EDA" w:rsidRPr="00CE25AF">
        <w:rPr>
          <w:lang w:val="en-US"/>
        </w:rPr>
        <w:t xml:space="preserve">on </w:t>
      </w:r>
      <w:r w:rsidRPr="00CE25AF">
        <w:rPr>
          <w:lang w:val="en-US"/>
        </w:rPr>
        <w:t>how to apply the concept of capability and how to map it to one or more skills implementing the capability</w:t>
      </w:r>
      <w:r w:rsidR="00A45EDA" w:rsidRPr="00CE25AF">
        <w:rPr>
          <w:lang w:val="en-US"/>
        </w:rPr>
        <w:t>,</w:t>
      </w:r>
      <w:r w:rsidRPr="00CE25AF">
        <w:rPr>
          <w:lang w:val="en-US"/>
        </w:rPr>
        <w:t xml:space="preserve"> please refer to </w:t>
      </w:r>
      <w:r w:rsidRPr="006E71A7">
        <w:rPr>
          <w:lang w:val="en-US"/>
        </w:rPr>
        <w:fldChar w:fldCharType="begin"/>
      </w:r>
      <w:r w:rsidRPr="00CE25AF">
        <w:rPr>
          <w:lang w:val="en-US"/>
        </w:rPr>
        <w:instrText xml:space="preserve"> REF Capabilities_36 \h </w:instrText>
      </w:r>
      <w:r w:rsidRPr="006E71A7">
        <w:rPr>
          <w:lang w:val="en-US"/>
        </w:rPr>
      </w:r>
      <w:r w:rsidRPr="006E71A7">
        <w:rPr>
          <w:lang w:val="en-US"/>
        </w:rPr>
        <w:fldChar w:fldCharType="separate"/>
      </w:r>
      <w:r w:rsidR="00F511DE" w:rsidRPr="00CE25AF">
        <w:rPr>
          <w:lang w:val="en-US"/>
        </w:rPr>
        <w:t>[27]</w:t>
      </w:r>
      <w:r w:rsidRPr="006E71A7">
        <w:rPr>
          <w:lang w:val="en-US"/>
        </w:rPr>
        <w:fldChar w:fldCharType="end"/>
      </w:r>
      <w:r w:rsidRPr="00CE25AF">
        <w:rPr>
          <w:lang w:val="en-US"/>
        </w:rPr>
        <w:t>. The mapping is done via a relationship element with the corresponding semantics. A skill is typically a property or an operation. In more complex cases</w:t>
      </w:r>
      <w:r w:rsidR="00A45EDA" w:rsidRPr="00CE25AF">
        <w:rPr>
          <w:lang w:val="en-US"/>
        </w:rPr>
        <w:t>,</w:t>
      </w:r>
      <w:r w:rsidRPr="00CE25AF">
        <w:rPr>
          <w:lang w:val="en-US"/>
        </w:rPr>
        <w:t xml:space="preserve"> the mapping can also be a collection or a complete </w:t>
      </w:r>
      <w:proofErr w:type="spellStart"/>
      <w:r w:rsidRPr="00CE25AF">
        <w:rPr>
          <w:lang w:val="en-US"/>
        </w:rPr>
        <w:t>submodel</w:t>
      </w:r>
      <w:proofErr w:type="spellEnd"/>
      <w:r w:rsidRPr="00CE25AF">
        <w:rPr>
          <w:lang w:val="en-US"/>
        </w:rPr>
        <w:t>.</w:t>
      </w:r>
    </w:p>
    <w:p w14:paraId="62247D94" w14:textId="72DCE640" w:rsidR="006F4F9E" w:rsidRPr="00CE25AF" w:rsidRDefault="006F4F9E" w:rsidP="006F4F9E">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8"/>
        <w:gridCol w:w="4886"/>
        <w:gridCol w:w="1418"/>
        <w:gridCol w:w="1275"/>
      </w:tblGrid>
      <w:tr w:rsidR="00ED18F8" w:rsidRPr="00CE25AF" w14:paraId="5DEF82E5" w14:textId="77777777" w:rsidTr="00482FC3">
        <w:trPr>
          <w:trHeight w:val="243"/>
          <w:tblHeader/>
        </w:trPr>
        <w:tc>
          <w:tcPr>
            <w:tcW w:w="1488" w:type="dxa"/>
            <w:shd w:val="clear" w:color="auto" w:fill="0778A5"/>
          </w:tcPr>
          <w:p w14:paraId="5A6167D6" w14:textId="1F4CDFC6" w:rsidR="00ED18F8" w:rsidRPr="006E71A7" w:rsidRDefault="006F4F9E" w:rsidP="003D42EC">
            <w:pPr>
              <w:rPr>
                <w:color w:val="FFFFFF" w:themeColor="background1"/>
                <w:lang w:val="en-US"/>
              </w:rPr>
            </w:pPr>
            <w:r w:rsidRPr="00CE25AF">
              <w:rPr>
                <w:lang w:val="en-US"/>
              </w:rPr>
              <w:tab/>
            </w:r>
            <w:r w:rsidR="00ED18F8" w:rsidRPr="006E71A7">
              <w:rPr>
                <w:color w:val="FFFFFF" w:themeColor="background1"/>
                <w:lang w:val="en-US"/>
              </w:rPr>
              <w:t>Class:</w:t>
            </w:r>
          </w:p>
        </w:tc>
        <w:tc>
          <w:tcPr>
            <w:tcW w:w="7579" w:type="dxa"/>
            <w:gridSpan w:val="3"/>
          </w:tcPr>
          <w:p w14:paraId="65D9571B" w14:textId="77777777" w:rsidR="00ED18F8" w:rsidRPr="006E71A7" w:rsidRDefault="00ED18F8" w:rsidP="003D42EC">
            <w:pPr>
              <w:rPr>
                <w:lang w:val="en-US"/>
              </w:rPr>
            </w:pPr>
            <w:r w:rsidRPr="006E71A7">
              <w:rPr>
                <w:lang w:val="en-US"/>
              </w:rPr>
              <w:t>Capability</w:t>
            </w:r>
          </w:p>
        </w:tc>
      </w:tr>
      <w:tr w:rsidR="00ED18F8" w:rsidRPr="001C00FD" w14:paraId="6C385D4A" w14:textId="77777777" w:rsidTr="00482FC3">
        <w:tc>
          <w:tcPr>
            <w:tcW w:w="1488" w:type="dxa"/>
            <w:shd w:val="clear" w:color="auto" w:fill="0778A5"/>
          </w:tcPr>
          <w:p w14:paraId="487D6E19" w14:textId="77777777" w:rsidR="00ED18F8" w:rsidRPr="006E71A7" w:rsidRDefault="00ED18F8" w:rsidP="003D42EC">
            <w:pPr>
              <w:rPr>
                <w:color w:val="FFFFFF" w:themeColor="background1"/>
                <w:lang w:val="en-US"/>
              </w:rPr>
            </w:pPr>
            <w:r w:rsidRPr="006E71A7">
              <w:rPr>
                <w:color w:val="FFFFFF" w:themeColor="background1"/>
                <w:lang w:val="en-US"/>
              </w:rPr>
              <w:t>Explanation:</w:t>
            </w:r>
          </w:p>
        </w:tc>
        <w:tc>
          <w:tcPr>
            <w:tcW w:w="7579" w:type="dxa"/>
            <w:gridSpan w:val="3"/>
          </w:tcPr>
          <w:p w14:paraId="7C1FD4EC" w14:textId="0AE6A1DD" w:rsidR="00ED18F8" w:rsidRPr="00CE25AF" w:rsidRDefault="00ED18F8" w:rsidP="003D42EC">
            <w:pPr>
              <w:rPr>
                <w:lang w:val="en-US"/>
              </w:rPr>
            </w:pPr>
            <w:r w:rsidRPr="00CE25AF">
              <w:rPr>
                <w:lang w:val="en-US"/>
              </w:rPr>
              <w:t>A capability is the implementation-independent description of the potential of an asset to achieve a certain effect in the physical or virtual world.</w:t>
            </w:r>
            <w:r w:rsidR="004C0EFC" w:rsidRPr="00CE25AF">
              <w:rPr>
                <w:lang w:val="en-US"/>
              </w:rPr>
              <w:t xml:space="preserve"> </w:t>
            </w:r>
          </w:p>
        </w:tc>
      </w:tr>
      <w:tr w:rsidR="00ED18F8" w:rsidRPr="00CE25AF" w14:paraId="1A68827B" w14:textId="77777777" w:rsidTr="00482FC3">
        <w:tc>
          <w:tcPr>
            <w:tcW w:w="1488" w:type="dxa"/>
            <w:tcBorders>
              <w:bottom w:val="single" w:sz="4" w:space="0" w:color="auto"/>
            </w:tcBorders>
            <w:shd w:val="clear" w:color="auto" w:fill="0778A5"/>
          </w:tcPr>
          <w:p w14:paraId="495FCDF4" w14:textId="6B9F7F9B" w:rsidR="00ED18F8" w:rsidRPr="006E71A7" w:rsidRDefault="0080443D" w:rsidP="003D42EC">
            <w:pPr>
              <w:rPr>
                <w:color w:val="FFFFFF" w:themeColor="background1"/>
                <w:lang w:val="en-US"/>
              </w:rPr>
            </w:pPr>
            <w:r w:rsidRPr="006E71A7">
              <w:rPr>
                <w:color w:val="FFFFFF" w:themeColor="background1"/>
                <w:lang w:val="en-US"/>
              </w:rPr>
              <w:t>Inherits from</w:t>
            </w:r>
            <w:r w:rsidR="00ED18F8" w:rsidRPr="006E71A7">
              <w:rPr>
                <w:color w:val="FFFFFF" w:themeColor="background1"/>
                <w:lang w:val="en-US"/>
              </w:rPr>
              <w:t>:</w:t>
            </w:r>
          </w:p>
        </w:tc>
        <w:tc>
          <w:tcPr>
            <w:tcW w:w="7579" w:type="dxa"/>
            <w:gridSpan w:val="3"/>
            <w:tcBorders>
              <w:bottom w:val="single" w:sz="4" w:space="0" w:color="auto"/>
            </w:tcBorders>
          </w:tcPr>
          <w:p w14:paraId="7B6CDD08" w14:textId="77777777" w:rsidR="00ED18F8" w:rsidRPr="006E71A7" w:rsidRDefault="00ED18F8" w:rsidP="003D42EC">
            <w:pPr>
              <w:rPr>
                <w:lang w:val="en-US"/>
              </w:rPr>
            </w:pPr>
            <w:proofErr w:type="spellStart"/>
            <w:r w:rsidRPr="006E71A7">
              <w:rPr>
                <w:lang w:val="en-US"/>
              </w:rPr>
              <w:t>SubmodelElement</w:t>
            </w:r>
            <w:proofErr w:type="spellEnd"/>
          </w:p>
        </w:tc>
      </w:tr>
      <w:tr w:rsidR="00482FC3" w:rsidRPr="00CE25AF" w14:paraId="3B941E00" w14:textId="77777777" w:rsidTr="00482FC3">
        <w:tc>
          <w:tcPr>
            <w:tcW w:w="1488" w:type="dxa"/>
            <w:shd w:val="clear" w:color="auto" w:fill="0778A5"/>
          </w:tcPr>
          <w:p w14:paraId="366264DA" w14:textId="60EF3FC3" w:rsidR="001A1979" w:rsidRPr="006E71A7" w:rsidRDefault="001A1979" w:rsidP="003D42EC">
            <w:pPr>
              <w:rPr>
                <w:color w:val="FFFFFF" w:themeColor="background1"/>
                <w:sz w:val="18"/>
                <w:lang w:val="en-US"/>
              </w:rPr>
            </w:pPr>
            <w:r w:rsidRPr="006E71A7">
              <w:rPr>
                <w:color w:val="FFFFFF" w:themeColor="background1"/>
                <w:lang w:val="en-US"/>
              </w:rPr>
              <w:t xml:space="preserve">Attribute </w:t>
            </w:r>
          </w:p>
        </w:tc>
        <w:tc>
          <w:tcPr>
            <w:tcW w:w="4886" w:type="dxa"/>
            <w:shd w:val="clear" w:color="auto" w:fill="0778A5"/>
          </w:tcPr>
          <w:p w14:paraId="77C3D390" w14:textId="77777777" w:rsidR="001A1979" w:rsidRPr="006E71A7" w:rsidRDefault="001A1979" w:rsidP="003D42EC">
            <w:pPr>
              <w:rPr>
                <w:color w:val="FFFFFF" w:themeColor="background1"/>
                <w:lang w:val="en-US"/>
              </w:rPr>
            </w:pPr>
            <w:r w:rsidRPr="006E71A7">
              <w:rPr>
                <w:color w:val="FFFFFF" w:themeColor="background1"/>
                <w:lang w:val="en-US"/>
              </w:rPr>
              <w:t>Explanation</w:t>
            </w:r>
          </w:p>
        </w:tc>
        <w:tc>
          <w:tcPr>
            <w:tcW w:w="1418" w:type="dxa"/>
            <w:shd w:val="clear" w:color="auto" w:fill="0778A5"/>
          </w:tcPr>
          <w:p w14:paraId="2E982962" w14:textId="77777777" w:rsidR="001A1979" w:rsidRPr="006E71A7" w:rsidRDefault="001A1979" w:rsidP="003D42EC">
            <w:pPr>
              <w:rPr>
                <w:color w:val="FFFFFF" w:themeColor="background1"/>
                <w:lang w:val="en-US"/>
              </w:rPr>
            </w:pPr>
            <w:r w:rsidRPr="006E71A7">
              <w:rPr>
                <w:color w:val="FFFFFF" w:themeColor="background1"/>
                <w:lang w:val="en-US"/>
              </w:rPr>
              <w:t>Type</w:t>
            </w:r>
          </w:p>
        </w:tc>
        <w:tc>
          <w:tcPr>
            <w:tcW w:w="1275" w:type="dxa"/>
            <w:shd w:val="clear" w:color="auto" w:fill="0778A5"/>
          </w:tcPr>
          <w:p w14:paraId="0C3A81D9" w14:textId="77777777" w:rsidR="001A1979" w:rsidRPr="006E71A7" w:rsidRDefault="001A1979" w:rsidP="003D42EC">
            <w:pPr>
              <w:rPr>
                <w:color w:val="FFFFFF" w:themeColor="background1"/>
                <w:lang w:val="en-US"/>
              </w:rPr>
            </w:pPr>
            <w:r w:rsidRPr="006E71A7">
              <w:rPr>
                <w:color w:val="FFFFFF" w:themeColor="background1"/>
                <w:lang w:val="en-US"/>
              </w:rPr>
              <w:t>Card.</w:t>
            </w:r>
          </w:p>
        </w:tc>
      </w:tr>
    </w:tbl>
    <w:p w14:paraId="3C4FBA5F" w14:textId="77777777" w:rsidR="00ED18F8" w:rsidRPr="006E71A7" w:rsidRDefault="00ED18F8" w:rsidP="00ED18F8">
      <w:pPr>
        <w:rPr>
          <w:lang w:val="en-US"/>
        </w:rPr>
      </w:pPr>
    </w:p>
    <w:p w14:paraId="3F2F13FC" w14:textId="4A479212" w:rsidR="00ED18F8" w:rsidRPr="00CE25AF" w:rsidRDefault="00ED18F8" w:rsidP="00E805F8">
      <w:pPr>
        <w:pStyle w:val="Heading4"/>
        <w:numPr>
          <w:ilvl w:val="3"/>
          <w:numId w:val="53"/>
        </w:numPr>
        <w:rPr>
          <w:lang w:val="en-US"/>
        </w:rPr>
      </w:pPr>
      <w:bookmarkStart w:id="1808" w:name="_Toc510190050"/>
      <w:bookmarkStart w:id="1809" w:name="_Toc511579049"/>
      <w:bookmarkStart w:id="1810" w:name="_Ref523137950"/>
      <w:bookmarkStart w:id="1811" w:name="_Ref523137956"/>
      <w:bookmarkStart w:id="1812" w:name="_Ref528939657"/>
      <w:bookmarkStart w:id="1813" w:name="_Toc54815998"/>
      <w:r w:rsidRPr="00CE25AF">
        <w:rPr>
          <w:lang w:val="en-US"/>
        </w:rPr>
        <w:t xml:space="preserve">Data Element and Overview of Data </w:t>
      </w:r>
      <w:bookmarkEnd w:id="1808"/>
      <w:bookmarkEnd w:id="1809"/>
      <w:bookmarkEnd w:id="1810"/>
      <w:bookmarkEnd w:id="1811"/>
      <w:r w:rsidRPr="00CE25AF">
        <w:rPr>
          <w:lang w:val="en-US"/>
        </w:rPr>
        <w:t>Element</w:t>
      </w:r>
      <w:bookmarkEnd w:id="1812"/>
      <w:r w:rsidRPr="00CE25AF">
        <w:rPr>
          <w:lang w:val="en-US"/>
        </w:rPr>
        <w:t xml:space="preserve"> Types</w:t>
      </w:r>
      <w:bookmarkEnd w:id="1813"/>
    </w:p>
    <w:p w14:paraId="0C1E8836" w14:textId="6FF9594B" w:rsidR="00ED18F8" w:rsidRPr="00CE25AF" w:rsidRDefault="00DA5601" w:rsidP="00110904">
      <w:pPr>
        <w:pStyle w:val="Caption"/>
      </w:pPr>
      <w:bookmarkStart w:id="1814" w:name="_Ref49791209"/>
      <w:bookmarkStart w:id="1815" w:name="_Toc125537856"/>
      <w:r w:rsidRPr="00CE25AF">
        <w:rPr>
          <w:noProof/>
        </w:rPr>
        <w:drawing>
          <wp:anchor distT="0" distB="0" distL="114300" distR="114300" simplePos="0" relativeHeight="252835840" behindDoc="0" locked="0" layoutInCell="1" allowOverlap="1" wp14:anchorId="3B4FD42F" wp14:editId="17C85DC0">
            <wp:simplePos x="0" y="0"/>
            <wp:positionH relativeFrom="column">
              <wp:posOffset>0</wp:posOffset>
            </wp:positionH>
            <wp:positionV relativeFrom="paragraph">
              <wp:posOffset>267335</wp:posOffset>
            </wp:positionV>
            <wp:extent cx="5941060" cy="224472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1060" cy="224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6303B" w:rsidRPr="00CE25AF">
        <w:t xml:space="preserve"> </w:t>
      </w:r>
      <w:r w:rsidR="00ED18F8" w:rsidRPr="00CE25AF">
        <w:t xml:space="preserve">Figure </w:t>
      </w:r>
      <w:r w:rsidR="00561536">
        <w:fldChar w:fldCharType="begin"/>
      </w:r>
      <w:r w:rsidR="00561536">
        <w:instrText xml:space="preserve"> SEQ Figure \* ARABIC </w:instrText>
      </w:r>
      <w:r w:rsidR="00561536">
        <w:fldChar w:fldCharType="separate"/>
      </w:r>
      <w:r w:rsidR="00F511DE">
        <w:rPr>
          <w:noProof/>
        </w:rPr>
        <w:t>33</w:t>
      </w:r>
      <w:r w:rsidR="00561536">
        <w:fldChar w:fldCharType="end"/>
      </w:r>
      <w:bookmarkEnd w:id="1814"/>
      <w:r w:rsidR="00ED18F8" w:rsidRPr="00CE25AF">
        <w:t xml:space="preserve"> </w:t>
      </w:r>
      <w:r w:rsidR="000C5E1E" w:rsidRPr="00CE25AF">
        <w:t>Metamodel of</w:t>
      </w:r>
      <w:r w:rsidR="00ED18F8" w:rsidRPr="00CE25AF">
        <w:t xml:space="preserve"> Data Elements</w:t>
      </w:r>
      <w:bookmarkEnd w:id="1815"/>
    </w:p>
    <w:p w14:paraId="58407741" w14:textId="77777777" w:rsidR="00DA5601" w:rsidRPr="00CE25AF" w:rsidRDefault="0070121E" w:rsidP="006E71A7">
      <w:pPr>
        <w:pStyle w:val="Figure"/>
        <w:rPr>
          <w:lang w:val="en-US"/>
        </w:rPr>
      </w:pPr>
      <w:r w:rsidRPr="00CE25AF">
        <w:rPr>
          <w:lang w:val="en-US"/>
        </w:rPr>
        <w:tab/>
      </w:r>
      <w:r w:rsidR="00DA5601" w:rsidRPr="00CE25AF">
        <w:rPr>
          <w:lang w:val="en-US"/>
        </w:rPr>
        <w:t xml:space="preserve"> </w:t>
      </w:r>
    </w:p>
    <w:p w14:paraId="0E6BAE08" w14:textId="657AAA63" w:rsidR="00ED18F8" w:rsidRPr="00CE25AF" w:rsidRDefault="00ED18F8" w:rsidP="006E71A7">
      <w:pPr>
        <w:pStyle w:val="Figure"/>
        <w:rPr>
          <w:lang w:val="en-US"/>
        </w:rPr>
      </w:pPr>
      <w:r w:rsidRPr="00CE25AF">
        <w:rPr>
          <w:lang w:val="en-US"/>
        </w:rPr>
        <w:t xml:space="preserve">A data element is a submodel element that is not further composed of other submodel elements. </w:t>
      </w:r>
    </w:p>
    <w:p w14:paraId="540023E0" w14:textId="77777777" w:rsidR="00ED18F8" w:rsidRPr="00CE25AF" w:rsidRDefault="00ED18F8" w:rsidP="00ED18F8">
      <w:pPr>
        <w:rPr>
          <w:lang w:val="en-US"/>
        </w:rPr>
      </w:pPr>
      <w:r w:rsidRPr="00CE25AF">
        <w:rPr>
          <w:lang w:val="en-US"/>
        </w:rPr>
        <w:t xml:space="preserve">A data element is a </w:t>
      </w:r>
      <w:proofErr w:type="spellStart"/>
      <w:r w:rsidRPr="00CE25AF">
        <w:rPr>
          <w:lang w:val="en-US"/>
        </w:rPr>
        <w:t>submodel</w:t>
      </w:r>
      <w:proofErr w:type="spellEnd"/>
      <w:r w:rsidRPr="00CE25AF">
        <w:rPr>
          <w:lang w:val="en-US"/>
        </w:rPr>
        <w:t xml:space="preserve"> element that has a value or a predefined number of values like range data elements.</w:t>
      </w:r>
    </w:p>
    <w:p w14:paraId="097E8CE4" w14:textId="529CFD5C" w:rsidR="00ED18F8" w:rsidRPr="00CE25AF" w:rsidRDefault="00ED18F8" w:rsidP="00ED18F8">
      <w:pPr>
        <w:rPr>
          <w:lang w:val="en-US"/>
        </w:rPr>
      </w:pPr>
      <w:r w:rsidRPr="00CE25AF">
        <w:rPr>
          <w:lang w:val="en-US"/>
        </w:rPr>
        <w:t xml:space="preserve">The type of value differs for different subtypes of data elements. Data </w:t>
      </w:r>
      <w:r w:rsidR="00A45EDA" w:rsidRPr="00CE25AF">
        <w:rPr>
          <w:lang w:val="en-US"/>
        </w:rPr>
        <w:t>e</w:t>
      </w:r>
      <w:r w:rsidRPr="00CE25AF">
        <w:rPr>
          <w:lang w:val="en-US"/>
        </w:rPr>
        <w:t>lements include properties</w:t>
      </w:r>
      <w:r w:rsidR="00A45EDA" w:rsidRPr="00CE25AF">
        <w:rPr>
          <w:lang w:val="en-US"/>
        </w:rPr>
        <w:t>,</w:t>
      </w:r>
      <w:r w:rsidRPr="00CE25AF">
        <w:rPr>
          <w:lang w:val="en-US"/>
        </w:rPr>
        <w:t xml:space="preserve"> file handling</w:t>
      </w:r>
      <w:r w:rsidR="00A45EDA" w:rsidRPr="00CE25AF">
        <w:rPr>
          <w:lang w:val="en-US"/>
        </w:rPr>
        <w:t>,</w:t>
      </w:r>
      <w:r w:rsidRPr="00CE25AF">
        <w:rPr>
          <w:lang w:val="en-US"/>
        </w:rPr>
        <w:t xml:space="preserve"> and reference elements, see</w:t>
      </w:r>
      <w:r w:rsidRPr="006E71A7">
        <w:rPr>
          <w:lang w:val="en-US"/>
        </w:rPr>
        <w:fldChar w:fldCharType="begin"/>
      </w:r>
      <w:r w:rsidRPr="00CE25AF">
        <w:rPr>
          <w:lang w:val="en-US"/>
        </w:rPr>
        <w:instrText xml:space="preserve"> REF _Ref49791209 \h </w:instrText>
      </w:r>
      <w:r w:rsidRPr="006E71A7">
        <w:rPr>
          <w:lang w:val="en-US"/>
        </w:rPr>
      </w:r>
      <w:r w:rsidRPr="006E71A7">
        <w:rPr>
          <w:lang w:val="en-US"/>
        </w:rPr>
        <w:fldChar w:fldCharType="separate"/>
      </w:r>
      <w:r w:rsidR="00F511DE" w:rsidRPr="00CE25AF">
        <w:t xml:space="preserve"> Figure </w:t>
      </w:r>
      <w:r w:rsidR="00F511DE">
        <w:rPr>
          <w:noProof/>
        </w:rPr>
        <w:t>33</w:t>
      </w:r>
      <w:r w:rsidRPr="006E71A7">
        <w:rPr>
          <w:lang w:val="en-US"/>
        </w:rPr>
        <w:fldChar w:fldCharType="end"/>
      </w:r>
      <w:r w:rsidRPr="00CE25AF">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5014"/>
        <w:gridCol w:w="1276"/>
        <w:gridCol w:w="1275"/>
      </w:tblGrid>
      <w:tr w:rsidR="00ED18F8" w:rsidRPr="00CE25AF" w14:paraId="5347A7DF" w14:textId="77777777" w:rsidTr="00482FC3">
        <w:trPr>
          <w:trHeight w:val="243"/>
          <w:tblHeader/>
        </w:trPr>
        <w:tc>
          <w:tcPr>
            <w:tcW w:w="1502" w:type="dxa"/>
            <w:shd w:val="clear" w:color="auto" w:fill="0778A5"/>
          </w:tcPr>
          <w:p w14:paraId="364C9DFC" w14:textId="77777777" w:rsidR="00ED18F8" w:rsidRPr="006E71A7" w:rsidRDefault="00ED18F8" w:rsidP="003D42EC">
            <w:pPr>
              <w:rPr>
                <w:color w:val="FFFFFF" w:themeColor="background1"/>
                <w:lang w:val="en-US"/>
              </w:rPr>
            </w:pPr>
            <w:r w:rsidRPr="006E71A7">
              <w:rPr>
                <w:color w:val="FFFFFF" w:themeColor="background1"/>
                <w:lang w:val="en-US"/>
              </w:rPr>
              <w:t>Class:</w:t>
            </w:r>
          </w:p>
        </w:tc>
        <w:tc>
          <w:tcPr>
            <w:tcW w:w="7565" w:type="dxa"/>
            <w:gridSpan w:val="3"/>
          </w:tcPr>
          <w:p w14:paraId="34559BD2" w14:textId="77777777" w:rsidR="00ED18F8" w:rsidRPr="006E71A7" w:rsidRDefault="00ED18F8" w:rsidP="003D42EC">
            <w:pPr>
              <w:rPr>
                <w:lang w:val="en-US"/>
              </w:rPr>
            </w:pPr>
            <w:proofErr w:type="spellStart"/>
            <w:r w:rsidRPr="006E71A7">
              <w:rPr>
                <w:lang w:val="en-US"/>
              </w:rPr>
              <w:t>DataElement</w:t>
            </w:r>
            <w:proofErr w:type="spellEnd"/>
            <w:r w:rsidRPr="006E71A7">
              <w:rPr>
                <w:lang w:val="en-US"/>
              </w:rPr>
              <w:t xml:space="preserve"> &lt;&lt;abstract&gt;&gt;</w:t>
            </w:r>
          </w:p>
        </w:tc>
      </w:tr>
      <w:tr w:rsidR="00ED18F8" w:rsidRPr="001C00FD" w14:paraId="4B7F3250" w14:textId="77777777" w:rsidTr="00482FC3">
        <w:tc>
          <w:tcPr>
            <w:tcW w:w="1502" w:type="dxa"/>
            <w:shd w:val="clear" w:color="auto" w:fill="0778A5"/>
          </w:tcPr>
          <w:p w14:paraId="7EFFF504" w14:textId="77777777" w:rsidR="00ED18F8" w:rsidRPr="006E71A7" w:rsidRDefault="00ED18F8" w:rsidP="003D42EC">
            <w:pPr>
              <w:rPr>
                <w:color w:val="FFFFFF" w:themeColor="background1"/>
                <w:lang w:val="en-US"/>
              </w:rPr>
            </w:pPr>
            <w:r w:rsidRPr="006E71A7">
              <w:rPr>
                <w:color w:val="FFFFFF" w:themeColor="background1"/>
                <w:lang w:val="en-US"/>
              </w:rPr>
              <w:t>Explanation:</w:t>
            </w:r>
          </w:p>
        </w:tc>
        <w:tc>
          <w:tcPr>
            <w:tcW w:w="7565" w:type="dxa"/>
            <w:gridSpan w:val="3"/>
          </w:tcPr>
          <w:p w14:paraId="3C67A6F2" w14:textId="3C7F3C0B" w:rsidR="00ED18F8" w:rsidRPr="00CE25AF" w:rsidRDefault="00ED18F8" w:rsidP="003D42EC">
            <w:pPr>
              <w:rPr>
                <w:lang w:val="en-US"/>
              </w:rPr>
            </w:pPr>
            <w:r w:rsidRPr="00CE25AF">
              <w:rPr>
                <w:lang w:val="en-US"/>
              </w:rPr>
              <w:t xml:space="preserve">A data element is a </w:t>
            </w:r>
            <w:proofErr w:type="spellStart"/>
            <w:r w:rsidRPr="00CE25AF">
              <w:rPr>
                <w:lang w:val="en-US"/>
              </w:rPr>
              <w:t>submodel</w:t>
            </w:r>
            <w:proofErr w:type="spellEnd"/>
            <w:r w:rsidRPr="00CE25AF">
              <w:rPr>
                <w:lang w:val="en-US"/>
              </w:rPr>
              <w:t xml:space="preserve"> element that is not further composed of other </w:t>
            </w:r>
            <w:proofErr w:type="spellStart"/>
            <w:r w:rsidRPr="00CE25AF">
              <w:rPr>
                <w:lang w:val="en-US"/>
              </w:rPr>
              <w:t>submodel</w:t>
            </w:r>
            <w:proofErr w:type="spellEnd"/>
            <w:r w:rsidRPr="00CE25AF">
              <w:rPr>
                <w:lang w:val="en-US"/>
              </w:rPr>
              <w:t xml:space="preserve"> elements. </w:t>
            </w:r>
          </w:p>
          <w:p w14:paraId="6F7C5B91" w14:textId="77777777" w:rsidR="00ED18F8" w:rsidRPr="00CE25AF" w:rsidRDefault="00ED18F8" w:rsidP="003D42EC">
            <w:pPr>
              <w:rPr>
                <w:lang w:val="en-US"/>
              </w:rPr>
            </w:pPr>
            <w:r w:rsidRPr="00CE25AF">
              <w:rPr>
                <w:lang w:val="en-US"/>
              </w:rPr>
              <w:t xml:space="preserve">A data element is a </w:t>
            </w:r>
            <w:proofErr w:type="spellStart"/>
            <w:r w:rsidRPr="00CE25AF">
              <w:rPr>
                <w:lang w:val="en-US"/>
              </w:rPr>
              <w:t>submodel</w:t>
            </w:r>
            <w:proofErr w:type="spellEnd"/>
            <w:r w:rsidRPr="00CE25AF">
              <w:rPr>
                <w:lang w:val="en-US"/>
              </w:rPr>
              <w:t xml:space="preserve"> element that has a value. The type of value differs for different subtypes of data elements.</w:t>
            </w:r>
          </w:p>
          <w:p w14:paraId="10D1B8B9" w14:textId="77777777" w:rsidR="00ED18F8" w:rsidRPr="00CE25AF" w:rsidRDefault="00ED18F8" w:rsidP="003D42EC">
            <w:pPr>
              <w:rPr>
                <w:lang w:val="en-US"/>
              </w:rPr>
            </w:pPr>
          </w:p>
          <w:p w14:paraId="31E99B65" w14:textId="7E4DCB93" w:rsidR="00ED18F8" w:rsidRPr="00CE25AF" w:rsidRDefault="005B39CB" w:rsidP="00D809AD">
            <w:pPr>
              <w:pStyle w:val="Constraint"/>
              <w:framePr w:wrap="around"/>
              <w:rPr>
                <w:lang w:val="en-US"/>
              </w:rPr>
            </w:pPr>
            <w:r w:rsidRPr="00CE25AF">
              <w:rPr>
                <w:u w:val="single"/>
                <w:lang w:val="en-US"/>
              </w:rPr>
              <w:t>Constraint AAS</w:t>
            </w:r>
            <w:r w:rsidR="00ED18F8" w:rsidRPr="00CE25AF">
              <w:rPr>
                <w:u w:val="single"/>
                <w:lang w:val="en-US"/>
              </w:rPr>
              <w:t>d-090</w:t>
            </w:r>
            <w:r w:rsidR="00ED18F8" w:rsidRPr="00CE25AF">
              <w:rPr>
                <w:lang w:val="en-US"/>
              </w:rPr>
              <w:t xml:space="preserve">: </w:t>
            </w:r>
            <w:r w:rsidR="00A45EDA" w:rsidRPr="00CE25AF">
              <w:rPr>
                <w:lang w:val="en-US"/>
              </w:rPr>
              <w:t>f</w:t>
            </w:r>
            <w:r w:rsidR="00506502" w:rsidRPr="00CE25AF">
              <w:rPr>
                <w:lang w:val="en-US"/>
              </w:rPr>
              <w:t>or data elements</w:t>
            </w:r>
            <w:r w:rsidR="00A45EDA" w:rsidRPr="00CE25AF">
              <w:rPr>
                <w:lang w:val="en-US"/>
              </w:rPr>
              <w:t>,</w:t>
            </w:r>
            <w:r w:rsidR="00506502" w:rsidRPr="00CE25AF">
              <w:rPr>
                <w:lang w:val="en-US"/>
              </w:rPr>
              <w:t xml:space="preserve"> </w:t>
            </w:r>
            <w:r w:rsidR="00506502" w:rsidRPr="00CE25AF">
              <w:rPr>
                <w:i/>
                <w:iCs/>
                <w:lang w:val="en-US"/>
              </w:rPr>
              <w:t>category</w:t>
            </w:r>
            <w:r w:rsidR="00506502" w:rsidRPr="00CE25AF">
              <w:rPr>
                <w:lang w:val="en-US"/>
              </w:rPr>
              <w:t xml:space="preserve"> (inherited by </w:t>
            </w:r>
            <w:r w:rsidR="00506502" w:rsidRPr="00CE25AF">
              <w:rPr>
                <w:i/>
                <w:iCs/>
                <w:lang w:val="en-US"/>
              </w:rPr>
              <w:t>Referable</w:t>
            </w:r>
            <w:r w:rsidR="00506502" w:rsidRPr="00CE25AF">
              <w:rPr>
                <w:lang w:val="en-US"/>
              </w:rPr>
              <w:t>) shall be one of the following values: CONSTANT, PARAMETER or VARIABLE. Default: VARIABLE</w:t>
            </w:r>
          </w:p>
          <w:p w14:paraId="58A84C2D" w14:textId="3FF64310" w:rsidR="008D7339" w:rsidRPr="00CE25AF" w:rsidRDefault="00A45EDA" w:rsidP="00C72010">
            <w:pPr>
              <w:pStyle w:val="NOTE"/>
              <w:rPr>
                <w:lang w:val="en-US"/>
              </w:rPr>
            </w:pPr>
            <w:r w:rsidRPr="00CE25AF">
              <w:rPr>
                <w:lang w:val="en-US"/>
              </w:rPr>
              <w:t>Note: c</w:t>
            </w:r>
            <w:r w:rsidR="008D7339" w:rsidRPr="00CE25AF">
              <w:rPr>
                <w:lang w:val="en-US"/>
              </w:rPr>
              <w:t>ategories are deprecated and should no</w:t>
            </w:r>
            <w:r w:rsidRPr="00CE25AF">
              <w:rPr>
                <w:lang w:val="en-US"/>
              </w:rPr>
              <w:t xml:space="preserve"> longer be used</w:t>
            </w:r>
            <w:r w:rsidR="00D917FF" w:rsidRPr="00CE25AF">
              <w:rPr>
                <w:lang w:val="en-US"/>
              </w:rPr>
              <w:t>.</w:t>
            </w:r>
          </w:p>
        </w:tc>
      </w:tr>
      <w:tr w:rsidR="00ED18F8" w:rsidRPr="00CE25AF" w14:paraId="218AEB78" w14:textId="77777777" w:rsidTr="00482FC3">
        <w:tc>
          <w:tcPr>
            <w:tcW w:w="1502" w:type="dxa"/>
            <w:tcBorders>
              <w:bottom w:val="single" w:sz="4" w:space="0" w:color="auto"/>
            </w:tcBorders>
            <w:shd w:val="clear" w:color="auto" w:fill="0778A5"/>
          </w:tcPr>
          <w:p w14:paraId="69BA0A57" w14:textId="77777777" w:rsidR="00ED18F8" w:rsidRPr="006E71A7" w:rsidRDefault="00ED18F8" w:rsidP="003D42EC">
            <w:pPr>
              <w:rPr>
                <w:color w:val="FFFFFF" w:themeColor="background1"/>
                <w:lang w:val="en-US"/>
              </w:rPr>
            </w:pPr>
            <w:r w:rsidRPr="006E71A7">
              <w:rPr>
                <w:color w:val="FFFFFF" w:themeColor="background1"/>
                <w:lang w:val="en-US"/>
              </w:rPr>
              <w:t>Inherits from:</w:t>
            </w:r>
          </w:p>
        </w:tc>
        <w:tc>
          <w:tcPr>
            <w:tcW w:w="7565" w:type="dxa"/>
            <w:gridSpan w:val="3"/>
            <w:tcBorders>
              <w:bottom w:val="single" w:sz="4" w:space="0" w:color="auto"/>
            </w:tcBorders>
          </w:tcPr>
          <w:p w14:paraId="212B9F4C" w14:textId="77777777" w:rsidR="00ED18F8" w:rsidRPr="006E71A7" w:rsidRDefault="00ED18F8" w:rsidP="003D42EC">
            <w:pPr>
              <w:rPr>
                <w:lang w:val="en-US"/>
              </w:rPr>
            </w:pPr>
            <w:proofErr w:type="spellStart"/>
            <w:r w:rsidRPr="006E71A7">
              <w:rPr>
                <w:lang w:val="en-US"/>
              </w:rPr>
              <w:t>SubmodelElement</w:t>
            </w:r>
            <w:proofErr w:type="spellEnd"/>
          </w:p>
        </w:tc>
      </w:tr>
      <w:tr w:rsidR="00482FC3" w:rsidRPr="00CE25AF" w14:paraId="23D0583B" w14:textId="77777777" w:rsidTr="00482FC3">
        <w:tc>
          <w:tcPr>
            <w:tcW w:w="1502" w:type="dxa"/>
            <w:shd w:val="clear" w:color="auto" w:fill="0778A5"/>
          </w:tcPr>
          <w:p w14:paraId="697831A9" w14:textId="027AD245" w:rsidR="001A1979" w:rsidRPr="006E71A7" w:rsidRDefault="001A1979" w:rsidP="003D42EC">
            <w:pPr>
              <w:rPr>
                <w:color w:val="FFFFFF" w:themeColor="background1"/>
                <w:sz w:val="18"/>
                <w:lang w:val="en-US"/>
              </w:rPr>
            </w:pPr>
            <w:r w:rsidRPr="006E71A7">
              <w:rPr>
                <w:color w:val="FFFFFF" w:themeColor="background1"/>
                <w:lang w:val="en-US"/>
              </w:rPr>
              <w:t xml:space="preserve">Attribute </w:t>
            </w:r>
          </w:p>
        </w:tc>
        <w:tc>
          <w:tcPr>
            <w:tcW w:w="5014" w:type="dxa"/>
            <w:shd w:val="clear" w:color="auto" w:fill="0778A5"/>
          </w:tcPr>
          <w:p w14:paraId="4315FCC8" w14:textId="77777777" w:rsidR="001A1979" w:rsidRPr="006E71A7" w:rsidRDefault="001A1979" w:rsidP="003D42EC">
            <w:pPr>
              <w:rPr>
                <w:color w:val="FFFFFF" w:themeColor="background1"/>
                <w:lang w:val="en-US"/>
              </w:rPr>
            </w:pPr>
            <w:r w:rsidRPr="006E71A7">
              <w:rPr>
                <w:color w:val="FFFFFF" w:themeColor="background1"/>
                <w:lang w:val="en-US"/>
              </w:rPr>
              <w:t>Explanation</w:t>
            </w:r>
          </w:p>
        </w:tc>
        <w:tc>
          <w:tcPr>
            <w:tcW w:w="1276" w:type="dxa"/>
            <w:shd w:val="clear" w:color="auto" w:fill="0778A5"/>
          </w:tcPr>
          <w:p w14:paraId="3D8F5D12" w14:textId="77777777" w:rsidR="001A1979" w:rsidRPr="006E71A7" w:rsidRDefault="001A1979" w:rsidP="003D42EC">
            <w:pPr>
              <w:rPr>
                <w:color w:val="FFFFFF" w:themeColor="background1"/>
                <w:lang w:val="en-US"/>
              </w:rPr>
            </w:pPr>
            <w:r w:rsidRPr="006E71A7">
              <w:rPr>
                <w:color w:val="FFFFFF" w:themeColor="background1"/>
                <w:lang w:val="en-US"/>
              </w:rPr>
              <w:t>Type</w:t>
            </w:r>
          </w:p>
        </w:tc>
        <w:tc>
          <w:tcPr>
            <w:tcW w:w="1275" w:type="dxa"/>
            <w:shd w:val="clear" w:color="auto" w:fill="0778A5"/>
          </w:tcPr>
          <w:p w14:paraId="50B0A5AA" w14:textId="77777777" w:rsidR="001A1979" w:rsidRPr="006E71A7" w:rsidRDefault="001A1979" w:rsidP="003D42EC">
            <w:pPr>
              <w:rPr>
                <w:color w:val="FFFFFF" w:themeColor="background1"/>
                <w:lang w:val="en-US"/>
              </w:rPr>
            </w:pPr>
            <w:r w:rsidRPr="006E71A7">
              <w:rPr>
                <w:color w:val="FFFFFF" w:themeColor="background1"/>
                <w:lang w:val="en-US"/>
              </w:rPr>
              <w:t>Card.</w:t>
            </w:r>
          </w:p>
        </w:tc>
      </w:tr>
    </w:tbl>
    <w:p w14:paraId="0AD59160" w14:textId="77777777" w:rsidR="00ED18F8" w:rsidRPr="006E71A7" w:rsidRDefault="00ED18F8" w:rsidP="00ED18F8">
      <w:pPr>
        <w:rPr>
          <w:lang w:val="en-US"/>
        </w:rPr>
      </w:pPr>
    </w:p>
    <w:p w14:paraId="0FD4DF93" w14:textId="41953572" w:rsidR="007C586E" w:rsidRPr="006E71A7" w:rsidRDefault="00482FC3" w:rsidP="00E805F8">
      <w:pPr>
        <w:pStyle w:val="Heading4"/>
        <w:numPr>
          <w:ilvl w:val="3"/>
          <w:numId w:val="53"/>
        </w:numPr>
        <w:rPr>
          <w:lang w:val="en-US"/>
        </w:rPr>
      </w:pPr>
      <w:bookmarkStart w:id="1816" w:name="_Toc54815999"/>
      <w:r w:rsidRPr="006E71A7">
        <w:rPr>
          <w:lang w:val="en-US"/>
        </w:rPr>
        <w:lastRenderedPageBreak/>
        <w:t xml:space="preserve"> </w:t>
      </w:r>
      <w:r w:rsidR="007C586E" w:rsidRPr="006E71A7">
        <w:rPr>
          <w:lang w:val="en-US"/>
        </w:rPr>
        <w:t>Entity Attributes</w:t>
      </w:r>
      <w:bookmarkEnd w:id="1816"/>
    </w:p>
    <w:p w14:paraId="7491CC56" w14:textId="2A3A61B7" w:rsidR="007C586E" w:rsidRDefault="001F6FBE" w:rsidP="00110904">
      <w:pPr>
        <w:pStyle w:val="Caption"/>
      </w:pPr>
      <w:bookmarkStart w:id="1817" w:name="_Toc125537857"/>
      <w:r w:rsidRPr="001F6FBE">
        <w:rPr>
          <w:noProof/>
        </w:rPr>
        <w:drawing>
          <wp:anchor distT="0" distB="0" distL="114300" distR="114300" simplePos="0" relativeHeight="252854272" behindDoc="0" locked="0" layoutInCell="1" allowOverlap="1" wp14:anchorId="084D64D3" wp14:editId="01AE06A8">
            <wp:simplePos x="0" y="0"/>
            <wp:positionH relativeFrom="column">
              <wp:posOffset>850900</wp:posOffset>
            </wp:positionH>
            <wp:positionV relativeFrom="paragraph">
              <wp:posOffset>304800</wp:posOffset>
            </wp:positionV>
            <wp:extent cx="3587115" cy="11430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8711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586E" w:rsidRPr="00CE25AF">
        <w:t xml:space="preserve">Figure </w:t>
      </w:r>
      <w:r w:rsidR="00561536">
        <w:fldChar w:fldCharType="begin"/>
      </w:r>
      <w:r w:rsidR="00561536">
        <w:instrText xml:space="preserve"> SEQ Figure \* ARABIC </w:instrText>
      </w:r>
      <w:r w:rsidR="00561536">
        <w:fldChar w:fldCharType="separate"/>
      </w:r>
      <w:r w:rsidR="00F511DE">
        <w:rPr>
          <w:noProof/>
        </w:rPr>
        <w:t>34</w:t>
      </w:r>
      <w:r w:rsidR="00561536">
        <w:fldChar w:fldCharType="end"/>
      </w:r>
      <w:r w:rsidR="007C586E" w:rsidRPr="00CE25AF">
        <w:t xml:space="preserve"> Metamodel of Entities</w:t>
      </w:r>
      <w:bookmarkEnd w:id="1817"/>
    </w:p>
    <w:p w14:paraId="59C93840" w14:textId="1D828E3F" w:rsidR="001F6FBE" w:rsidRPr="001F6FBE" w:rsidRDefault="001F6FBE" w:rsidP="001F6FBE">
      <w:pPr>
        <w:rPr>
          <w:lang w:val="en-US"/>
        </w:rPr>
      </w:pPr>
    </w:p>
    <w:p w14:paraId="57DB0BD2" w14:textId="2AA4FB9B" w:rsidR="00F961F2" w:rsidRPr="00CE25AF" w:rsidRDefault="00F961F2" w:rsidP="007C586E">
      <w:pPr>
        <w:rPr>
          <w:lang w:val="en-US"/>
        </w:rPr>
      </w:pPr>
      <w:r w:rsidRPr="00CE25AF">
        <w:rPr>
          <w:lang w:val="en-US"/>
        </w:rPr>
        <w:t xml:space="preserve">The entity </w:t>
      </w:r>
      <w:proofErr w:type="spellStart"/>
      <w:r w:rsidRPr="00CE25AF">
        <w:rPr>
          <w:lang w:val="en-US"/>
        </w:rPr>
        <w:t>submodel</w:t>
      </w:r>
      <w:proofErr w:type="spellEnd"/>
      <w:r w:rsidRPr="00CE25AF">
        <w:rPr>
          <w:lang w:val="en-US"/>
        </w:rPr>
        <w:t xml:space="preserve"> element is designed to be used in </w:t>
      </w:r>
      <w:proofErr w:type="spellStart"/>
      <w:r w:rsidRPr="00CE25AF">
        <w:rPr>
          <w:lang w:val="en-US"/>
        </w:rPr>
        <w:t>submodels</w:t>
      </w:r>
      <w:proofErr w:type="spellEnd"/>
      <w:r w:rsidRPr="00CE25AF">
        <w:rPr>
          <w:lang w:val="en-US"/>
        </w:rPr>
        <w:t xml:space="preserve"> defining the relationship between the parts of </w:t>
      </w:r>
      <w:r w:rsidR="00D917FF" w:rsidRPr="00CE25AF">
        <w:rPr>
          <w:lang w:val="en-US"/>
        </w:rPr>
        <w:t>the</w:t>
      </w:r>
      <w:r w:rsidRPr="00CE25AF">
        <w:rPr>
          <w:lang w:val="en-US"/>
        </w:rPr>
        <w:t xml:space="preserve"> composite asset it is composed of (e.g. bill of material).</w:t>
      </w:r>
      <w:r w:rsidR="00F84835" w:rsidRPr="00CE25AF">
        <w:rPr>
          <w:lang w:val="en-US"/>
        </w:rPr>
        <w:t xml:space="preserve"> These parts are called entities. Not all entities have a global</w:t>
      </w:r>
      <w:r w:rsidR="00292D0D" w:rsidRPr="00CE25AF">
        <w:rPr>
          <w:lang w:val="en-US"/>
        </w:rPr>
        <w:t xml:space="preserve"> asset</w:t>
      </w:r>
      <w:r w:rsidR="00F84835" w:rsidRPr="00CE25AF">
        <w:rPr>
          <w:lang w:val="en-US"/>
        </w:rPr>
        <w:t xml:space="preserve"> ID. </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7"/>
        <w:gridCol w:w="4649"/>
        <w:gridCol w:w="2046"/>
        <w:gridCol w:w="789"/>
      </w:tblGrid>
      <w:tr w:rsidR="007C586E" w:rsidRPr="00CE25AF" w14:paraId="180CBB75" w14:textId="77777777" w:rsidTr="00482FC3">
        <w:trPr>
          <w:cantSplit/>
          <w:trHeight w:val="243"/>
          <w:tblHeader/>
        </w:trPr>
        <w:tc>
          <w:tcPr>
            <w:tcW w:w="1867" w:type="dxa"/>
            <w:shd w:val="clear" w:color="auto" w:fill="0778A5"/>
          </w:tcPr>
          <w:p w14:paraId="025C1001" w14:textId="77777777" w:rsidR="007C586E" w:rsidRPr="006E71A7" w:rsidRDefault="007C586E" w:rsidP="00A3624E">
            <w:pPr>
              <w:rPr>
                <w:color w:val="FFFFFF" w:themeColor="background1"/>
                <w:lang w:val="en-US"/>
              </w:rPr>
            </w:pPr>
            <w:r w:rsidRPr="006E71A7">
              <w:rPr>
                <w:color w:val="FFFFFF" w:themeColor="background1"/>
                <w:lang w:val="en-US"/>
              </w:rPr>
              <w:t>Class:</w:t>
            </w:r>
          </w:p>
        </w:tc>
        <w:tc>
          <w:tcPr>
            <w:tcW w:w="7484" w:type="dxa"/>
            <w:gridSpan w:val="3"/>
          </w:tcPr>
          <w:p w14:paraId="20DEA280" w14:textId="77777777" w:rsidR="007C586E" w:rsidRPr="006E71A7" w:rsidRDefault="007C586E" w:rsidP="00A3624E">
            <w:pPr>
              <w:rPr>
                <w:lang w:val="en-US"/>
              </w:rPr>
            </w:pPr>
            <w:r w:rsidRPr="006E71A7">
              <w:rPr>
                <w:lang w:val="en-US"/>
              </w:rPr>
              <w:t>Entity</w:t>
            </w:r>
          </w:p>
        </w:tc>
      </w:tr>
      <w:tr w:rsidR="007C586E" w:rsidRPr="00AB4A36" w14:paraId="14B9A678" w14:textId="77777777" w:rsidTr="00482FC3">
        <w:trPr>
          <w:tblHeader/>
        </w:trPr>
        <w:tc>
          <w:tcPr>
            <w:tcW w:w="1867" w:type="dxa"/>
            <w:shd w:val="clear" w:color="auto" w:fill="0778A5"/>
          </w:tcPr>
          <w:p w14:paraId="3B802F67" w14:textId="77777777" w:rsidR="007C586E" w:rsidRPr="006E71A7" w:rsidRDefault="007C586E" w:rsidP="00A3624E">
            <w:pPr>
              <w:rPr>
                <w:color w:val="FFFFFF" w:themeColor="background1"/>
                <w:lang w:val="en-US"/>
              </w:rPr>
            </w:pPr>
            <w:r w:rsidRPr="006E71A7">
              <w:rPr>
                <w:color w:val="FFFFFF" w:themeColor="background1"/>
                <w:lang w:val="en-US"/>
              </w:rPr>
              <w:t>Explanation:</w:t>
            </w:r>
          </w:p>
        </w:tc>
        <w:tc>
          <w:tcPr>
            <w:tcW w:w="7484" w:type="dxa"/>
            <w:gridSpan w:val="3"/>
          </w:tcPr>
          <w:p w14:paraId="4EA6F7E0" w14:textId="77777777" w:rsidR="007C586E" w:rsidRPr="00CE25AF" w:rsidRDefault="007C586E" w:rsidP="00FC2A01">
            <w:pPr>
              <w:rPr>
                <w:lang w:val="en-US"/>
              </w:rPr>
            </w:pPr>
            <w:r w:rsidRPr="00CE25AF">
              <w:rPr>
                <w:lang w:val="en-US"/>
              </w:rPr>
              <w:t xml:space="preserve">An entity is a </w:t>
            </w:r>
            <w:proofErr w:type="spellStart"/>
            <w:r w:rsidRPr="00CE25AF">
              <w:rPr>
                <w:lang w:val="en-US"/>
              </w:rPr>
              <w:t>submodel</w:t>
            </w:r>
            <w:proofErr w:type="spellEnd"/>
            <w:r w:rsidRPr="00CE25AF">
              <w:rPr>
                <w:lang w:val="en-US"/>
              </w:rPr>
              <w:t xml:space="preserve"> element that is used to model entities.</w:t>
            </w:r>
          </w:p>
          <w:p w14:paraId="0FB10280" w14:textId="23E5F081" w:rsidR="003B5726" w:rsidRPr="006E71A7" w:rsidRDefault="005B39CB" w:rsidP="00FC2A01">
            <w:pPr>
              <w:rPr>
                <w:lang w:val="en-US"/>
              </w:rPr>
            </w:pPr>
            <w:r w:rsidRPr="00CE25AF">
              <w:rPr>
                <w:u w:val="single"/>
                <w:lang w:val="en-US"/>
              </w:rPr>
              <w:t>Constraint AAS</w:t>
            </w:r>
            <w:r w:rsidR="003B5726" w:rsidRPr="00CE25AF">
              <w:rPr>
                <w:u w:val="single"/>
                <w:lang w:val="en-US"/>
              </w:rPr>
              <w:t>d-014:</w:t>
            </w:r>
            <w:r w:rsidR="003B5726" w:rsidRPr="00CE25AF">
              <w:rPr>
                <w:lang w:val="en-US"/>
              </w:rPr>
              <w:t xml:space="preserve"> </w:t>
            </w:r>
            <w:r w:rsidR="003B5726" w:rsidRPr="006C5C0E">
              <w:rPr>
                <w:lang w:val="en-US"/>
              </w:rPr>
              <w:t>Either</w:t>
            </w:r>
            <w:r w:rsidR="003B5726" w:rsidRPr="00CE25AF">
              <w:rPr>
                <w:lang w:val="en-US"/>
              </w:rPr>
              <w:t xml:space="preserve"> the attribute </w:t>
            </w:r>
            <w:proofErr w:type="spellStart"/>
            <w:r w:rsidR="003B5726" w:rsidRPr="00CE25AF">
              <w:rPr>
                <w:i/>
                <w:iCs/>
                <w:lang w:val="en-US"/>
              </w:rPr>
              <w:t>globalAssetId</w:t>
            </w:r>
            <w:proofErr w:type="spellEnd"/>
            <w:r w:rsidR="003B5726" w:rsidRPr="00CE25AF">
              <w:rPr>
                <w:lang w:val="en-US"/>
              </w:rPr>
              <w:t xml:space="preserve"> or </w:t>
            </w:r>
            <w:proofErr w:type="spellStart"/>
            <w:r w:rsidR="003B5726" w:rsidRPr="00CE25AF">
              <w:rPr>
                <w:i/>
                <w:iCs/>
                <w:lang w:val="en-US"/>
              </w:rPr>
              <w:t>specificAssetId</w:t>
            </w:r>
            <w:proofErr w:type="spellEnd"/>
            <w:r w:rsidR="003B5726" w:rsidRPr="00CE25AF">
              <w:rPr>
                <w:lang w:val="en-US"/>
              </w:rPr>
              <w:t xml:space="preserve"> of an </w:t>
            </w:r>
            <w:r w:rsidR="003B5726" w:rsidRPr="00CE25AF">
              <w:rPr>
                <w:i/>
                <w:lang w:val="en-US"/>
              </w:rPr>
              <w:t>Entity</w:t>
            </w:r>
            <w:r w:rsidR="003B5726" w:rsidRPr="00CE25AF">
              <w:rPr>
                <w:lang w:val="en-US"/>
              </w:rPr>
              <w:t xml:space="preserve"> must be set if </w:t>
            </w:r>
            <w:r w:rsidR="003B5726" w:rsidRPr="00CE25AF">
              <w:rPr>
                <w:i/>
                <w:lang w:val="en-US"/>
              </w:rPr>
              <w:t>Entity/</w:t>
            </w:r>
            <w:proofErr w:type="spellStart"/>
            <w:r w:rsidR="003B5726" w:rsidRPr="00CE25AF">
              <w:rPr>
                <w:i/>
                <w:lang w:val="en-US"/>
              </w:rPr>
              <w:t>entityType</w:t>
            </w:r>
            <w:proofErr w:type="spellEnd"/>
            <w:r w:rsidR="003B5726" w:rsidRPr="00CE25AF">
              <w:rPr>
                <w:lang w:val="en-US"/>
              </w:rPr>
              <w:t xml:space="preserve"> is set to </w:t>
            </w:r>
            <w:r w:rsidR="00F639CD" w:rsidRPr="00CE25AF">
              <w:rPr>
                <w:lang w:val="en-US"/>
              </w:rPr>
              <w:t>"</w:t>
            </w:r>
            <w:proofErr w:type="spellStart"/>
            <w:r w:rsidR="003B5726" w:rsidRPr="00CE25AF">
              <w:rPr>
                <w:i/>
                <w:lang w:val="en-US"/>
              </w:rPr>
              <w:t>SelfManagedEntity</w:t>
            </w:r>
            <w:proofErr w:type="spellEnd"/>
            <w:r w:rsidR="00F639CD" w:rsidRPr="00CE25AF">
              <w:rPr>
                <w:lang w:val="en-US"/>
              </w:rPr>
              <w:t>"</w:t>
            </w:r>
            <w:r w:rsidR="003B5726" w:rsidRPr="00CE25AF">
              <w:rPr>
                <w:lang w:val="en-US"/>
              </w:rPr>
              <w:t xml:space="preserve">. </w:t>
            </w:r>
            <w:r w:rsidR="00D917FF" w:rsidRPr="00CE25AF">
              <w:rPr>
                <w:lang w:val="en-US"/>
              </w:rPr>
              <w:t>Otherwise, they do</w:t>
            </w:r>
            <w:r w:rsidR="00D917FF" w:rsidRPr="006E71A7">
              <w:rPr>
                <w:lang w:val="en-US"/>
              </w:rPr>
              <w:t xml:space="preserve"> not </w:t>
            </w:r>
            <w:r w:rsidR="00D917FF" w:rsidRPr="00CE25AF">
              <w:rPr>
                <w:lang w:val="en-US"/>
              </w:rPr>
              <w:t>exist</w:t>
            </w:r>
            <w:r w:rsidR="00D917FF" w:rsidRPr="006E71A7">
              <w:rPr>
                <w:lang w:val="en-US"/>
              </w:rPr>
              <w:t>.</w:t>
            </w:r>
          </w:p>
        </w:tc>
      </w:tr>
      <w:tr w:rsidR="007C586E" w:rsidRPr="00CE25AF" w14:paraId="547273DF" w14:textId="77777777" w:rsidTr="00482FC3">
        <w:trPr>
          <w:tblHeader/>
        </w:trPr>
        <w:tc>
          <w:tcPr>
            <w:tcW w:w="1867" w:type="dxa"/>
            <w:tcBorders>
              <w:bottom w:val="single" w:sz="4" w:space="0" w:color="auto"/>
            </w:tcBorders>
            <w:shd w:val="clear" w:color="auto" w:fill="0778A5"/>
          </w:tcPr>
          <w:p w14:paraId="31340563" w14:textId="77777777" w:rsidR="007C586E" w:rsidRPr="006E71A7" w:rsidRDefault="007C586E" w:rsidP="00A3624E">
            <w:pPr>
              <w:rPr>
                <w:color w:val="FFFFFF" w:themeColor="background1"/>
                <w:lang w:val="en-US"/>
              </w:rPr>
            </w:pPr>
            <w:r w:rsidRPr="006E71A7">
              <w:rPr>
                <w:color w:val="FFFFFF" w:themeColor="background1"/>
                <w:lang w:val="en-US"/>
              </w:rPr>
              <w:t>Inherits from:</w:t>
            </w:r>
          </w:p>
        </w:tc>
        <w:tc>
          <w:tcPr>
            <w:tcW w:w="7484" w:type="dxa"/>
            <w:gridSpan w:val="3"/>
            <w:tcBorders>
              <w:bottom w:val="single" w:sz="4" w:space="0" w:color="auto"/>
            </w:tcBorders>
          </w:tcPr>
          <w:p w14:paraId="33BF7EDB" w14:textId="77777777" w:rsidR="007C586E" w:rsidRPr="006E71A7" w:rsidRDefault="007C586E" w:rsidP="00A3624E">
            <w:pPr>
              <w:rPr>
                <w:lang w:val="en-US"/>
              </w:rPr>
            </w:pPr>
            <w:proofErr w:type="spellStart"/>
            <w:r w:rsidRPr="006E71A7">
              <w:rPr>
                <w:lang w:val="en-US"/>
              </w:rPr>
              <w:t>SubmodelElement</w:t>
            </w:r>
            <w:proofErr w:type="spellEnd"/>
          </w:p>
        </w:tc>
      </w:tr>
      <w:tr w:rsidR="00482FC3" w:rsidRPr="00CE25AF" w14:paraId="65142A31" w14:textId="77777777" w:rsidTr="00482FC3">
        <w:trPr>
          <w:tblHeader/>
        </w:trPr>
        <w:tc>
          <w:tcPr>
            <w:tcW w:w="1867" w:type="dxa"/>
            <w:shd w:val="clear" w:color="auto" w:fill="0778A5"/>
          </w:tcPr>
          <w:p w14:paraId="45D40375" w14:textId="40805174" w:rsidR="001A1979" w:rsidRPr="006E71A7" w:rsidRDefault="001A1979" w:rsidP="00A3624E">
            <w:pPr>
              <w:rPr>
                <w:color w:val="FFFFFF" w:themeColor="background1"/>
                <w:sz w:val="18"/>
                <w:lang w:val="en-US"/>
              </w:rPr>
            </w:pPr>
            <w:r w:rsidRPr="006E71A7">
              <w:rPr>
                <w:color w:val="FFFFFF" w:themeColor="background1"/>
                <w:lang w:val="en-US"/>
              </w:rPr>
              <w:t xml:space="preserve">Attribute </w:t>
            </w:r>
          </w:p>
        </w:tc>
        <w:tc>
          <w:tcPr>
            <w:tcW w:w="4649" w:type="dxa"/>
            <w:shd w:val="clear" w:color="auto" w:fill="0778A5"/>
          </w:tcPr>
          <w:p w14:paraId="71958A59" w14:textId="77777777" w:rsidR="001A1979" w:rsidRPr="006E71A7" w:rsidRDefault="001A1979" w:rsidP="00A3624E">
            <w:pPr>
              <w:rPr>
                <w:color w:val="FFFFFF" w:themeColor="background1"/>
                <w:lang w:val="en-US"/>
              </w:rPr>
            </w:pPr>
            <w:r w:rsidRPr="006E71A7">
              <w:rPr>
                <w:color w:val="FFFFFF" w:themeColor="background1"/>
                <w:lang w:val="en-US"/>
              </w:rPr>
              <w:t>Explanation</w:t>
            </w:r>
          </w:p>
        </w:tc>
        <w:tc>
          <w:tcPr>
            <w:tcW w:w="2046" w:type="dxa"/>
            <w:shd w:val="clear" w:color="auto" w:fill="0778A5"/>
          </w:tcPr>
          <w:p w14:paraId="10E97949" w14:textId="77777777" w:rsidR="001A1979" w:rsidRPr="006E71A7" w:rsidRDefault="001A1979" w:rsidP="00A3624E">
            <w:pPr>
              <w:rPr>
                <w:color w:val="FFFFFF" w:themeColor="background1"/>
                <w:lang w:val="en-US"/>
              </w:rPr>
            </w:pPr>
            <w:r w:rsidRPr="006E71A7">
              <w:rPr>
                <w:color w:val="FFFFFF" w:themeColor="background1"/>
                <w:lang w:val="en-US"/>
              </w:rPr>
              <w:t>Type</w:t>
            </w:r>
          </w:p>
        </w:tc>
        <w:tc>
          <w:tcPr>
            <w:tcW w:w="789" w:type="dxa"/>
            <w:shd w:val="clear" w:color="auto" w:fill="0778A5"/>
          </w:tcPr>
          <w:p w14:paraId="651B5837" w14:textId="77777777" w:rsidR="001A1979" w:rsidRPr="006E71A7" w:rsidRDefault="001A1979" w:rsidP="00A3624E">
            <w:pPr>
              <w:rPr>
                <w:color w:val="FFFFFF" w:themeColor="background1"/>
                <w:lang w:val="en-US"/>
              </w:rPr>
            </w:pPr>
            <w:r w:rsidRPr="006E71A7">
              <w:rPr>
                <w:color w:val="FFFFFF" w:themeColor="background1"/>
                <w:lang w:val="en-US"/>
              </w:rPr>
              <w:t>Card.</w:t>
            </w:r>
          </w:p>
        </w:tc>
      </w:tr>
      <w:tr w:rsidR="001A1979" w:rsidRPr="00CE25AF" w14:paraId="16050C91" w14:textId="77777777" w:rsidTr="009C54B5">
        <w:trPr>
          <w:tblHeader/>
        </w:trPr>
        <w:tc>
          <w:tcPr>
            <w:tcW w:w="1867" w:type="dxa"/>
          </w:tcPr>
          <w:p w14:paraId="51A38F70" w14:textId="77777777" w:rsidR="001A1979" w:rsidRPr="006E71A7" w:rsidRDefault="001A1979" w:rsidP="00A3624E">
            <w:pPr>
              <w:rPr>
                <w:lang w:val="en-US"/>
              </w:rPr>
            </w:pPr>
            <w:r w:rsidRPr="006E71A7">
              <w:rPr>
                <w:lang w:val="en-US"/>
              </w:rPr>
              <w:t>statement</w:t>
            </w:r>
          </w:p>
        </w:tc>
        <w:tc>
          <w:tcPr>
            <w:tcW w:w="4649" w:type="dxa"/>
          </w:tcPr>
          <w:p w14:paraId="66F1E213" w14:textId="102E6555" w:rsidR="001A1979" w:rsidRPr="00CE25AF" w:rsidRDefault="001A1979" w:rsidP="00A3624E">
            <w:pPr>
              <w:rPr>
                <w:lang w:val="en-US"/>
              </w:rPr>
            </w:pPr>
            <w:r w:rsidRPr="00CE25AF">
              <w:rPr>
                <w:lang w:val="en-US"/>
              </w:rPr>
              <w:t xml:space="preserve">Describes statements applicable to the entity by a set of </w:t>
            </w:r>
            <w:proofErr w:type="spellStart"/>
            <w:r w:rsidRPr="00CE25AF">
              <w:rPr>
                <w:lang w:val="en-US"/>
              </w:rPr>
              <w:t>submodel</w:t>
            </w:r>
            <w:proofErr w:type="spellEnd"/>
            <w:r w:rsidRPr="00CE25AF">
              <w:rPr>
                <w:lang w:val="en-US"/>
              </w:rPr>
              <w:t xml:space="preserve"> elements, typically with a qualified value</w:t>
            </w:r>
          </w:p>
        </w:tc>
        <w:tc>
          <w:tcPr>
            <w:tcW w:w="2046" w:type="dxa"/>
          </w:tcPr>
          <w:p w14:paraId="687AD907" w14:textId="77777777" w:rsidR="001A1979" w:rsidRPr="006E71A7" w:rsidRDefault="001A1979" w:rsidP="00A3624E">
            <w:pPr>
              <w:rPr>
                <w:lang w:val="en-US"/>
              </w:rPr>
            </w:pPr>
            <w:proofErr w:type="spellStart"/>
            <w:r w:rsidRPr="006E71A7">
              <w:rPr>
                <w:lang w:val="en-US"/>
              </w:rPr>
              <w:t>SubmodelElement</w:t>
            </w:r>
            <w:proofErr w:type="spellEnd"/>
          </w:p>
        </w:tc>
        <w:tc>
          <w:tcPr>
            <w:tcW w:w="789" w:type="dxa"/>
          </w:tcPr>
          <w:p w14:paraId="24456A20" w14:textId="77777777" w:rsidR="001A1979" w:rsidRPr="006E71A7" w:rsidRDefault="001A1979" w:rsidP="00A3624E">
            <w:pPr>
              <w:rPr>
                <w:lang w:val="en-US"/>
              </w:rPr>
            </w:pPr>
            <w:r w:rsidRPr="006E71A7">
              <w:rPr>
                <w:lang w:val="en-US"/>
              </w:rPr>
              <w:t>0..*</w:t>
            </w:r>
          </w:p>
        </w:tc>
      </w:tr>
      <w:tr w:rsidR="001A1979" w:rsidRPr="00CE25AF" w14:paraId="3D1E1B6B" w14:textId="77777777" w:rsidTr="009C54B5">
        <w:trPr>
          <w:tblHeader/>
        </w:trPr>
        <w:tc>
          <w:tcPr>
            <w:tcW w:w="1867" w:type="dxa"/>
          </w:tcPr>
          <w:p w14:paraId="5ABFE054" w14:textId="15C193DA" w:rsidR="001A1979" w:rsidRPr="006E71A7" w:rsidRDefault="001A1979" w:rsidP="00A3624E">
            <w:pPr>
              <w:rPr>
                <w:lang w:val="en-US"/>
              </w:rPr>
            </w:pPr>
            <w:proofErr w:type="spellStart"/>
            <w:r w:rsidRPr="006E71A7">
              <w:rPr>
                <w:lang w:val="en-US"/>
              </w:rPr>
              <w:t>entityType</w:t>
            </w:r>
            <w:proofErr w:type="spellEnd"/>
          </w:p>
        </w:tc>
        <w:tc>
          <w:tcPr>
            <w:tcW w:w="4649" w:type="dxa"/>
          </w:tcPr>
          <w:p w14:paraId="0E0DE590" w14:textId="30656BBB" w:rsidR="001A1979" w:rsidRPr="00CE25AF" w:rsidRDefault="001A1979" w:rsidP="00A3624E">
            <w:pPr>
              <w:rPr>
                <w:lang w:val="en-US"/>
              </w:rPr>
            </w:pPr>
            <w:r w:rsidRPr="00CE25AF">
              <w:rPr>
                <w:lang w:val="en-US"/>
              </w:rPr>
              <w:t>Describes whether the entity is a co-managed entity or a self-managed entity</w:t>
            </w:r>
          </w:p>
        </w:tc>
        <w:tc>
          <w:tcPr>
            <w:tcW w:w="2046" w:type="dxa"/>
          </w:tcPr>
          <w:p w14:paraId="462C8022" w14:textId="31490E50" w:rsidR="001A1979" w:rsidRPr="006E71A7" w:rsidRDefault="001A1979" w:rsidP="00A3624E">
            <w:pPr>
              <w:rPr>
                <w:lang w:val="en-US"/>
              </w:rPr>
            </w:pPr>
            <w:proofErr w:type="spellStart"/>
            <w:r w:rsidRPr="006E71A7">
              <w:rPr>
                <w:lang w:val="en-US"/>
              </w:rPr>
              <w:t>EntityType</w:t>
            </w:r>
            <w:proofErr w:type="spellEnd"/>
          </w:p>
        </w:tc>
        <w:tc>
          <w:tcPr>
            <w:tcW w:w="789" w:type="dxa"/>
          </w:tcPr>
          <w:p w14:paraId="0B970EC4" w14:textId="77777777" w:rsidR="001A1979" w:rsidRPr="006E71A7" w:rsidRDefault="001A1979" w:rsidP="00A3624E">
            <w:pPr>
              <w:rPr>
                <w:lang w:val="en-US"/>
              </w:rPr>
            </w:pPr>
            <w:r w:rsidRPr="006E71A7">
              <w:rPr>
                <w:lang w:val="en-US"/>
              </w:rPr>
              <w:t>1</w:t>
            </w:r>
          </w:p>
        </w:tc>
      </w:tr>
      <w:tr w:rsidR="001A1979" w:rsidRPr="00CE25AF" w14:paraId="57AD7A12" w14:textId="77777777" w:rsidTr="009C54B5">
        <w:trPr>
          <w:tblHeader/>
        </w:trPr>
        <w:tc>
          <w:tcPr>
            <w:tcW w:w="1867" w:type="dxa"/>
          </w:tcPr>
          <w:p w14:paraId="470EA3C6" w14:textId="59F98DA8" w:rsidR="001A1979" w:rsidRPr="006E71A7" w:rsidRDefault="001A1979" w:rsidP="00A3624E">
            <w:pPr>
              <w:rPr>
                <w:lang w:val="en-US"/>
              </w:rPr>
            </w:pPr>
            <w:proofErr w:type="spellStart"/>
            <w:r w:rsidRPr="006E71A7">
              <w:rPr>
                <w:lang w:val="en-US"/>
              </w:rPr>
              <w:t>globalAssetId</w:t>
            </w:r>
            <w:proofErr w:type="spellEnd"/>
          </w:p>
        </w:tc>
        <w:tc>
          <w:tcPr>
            <w:tcW w:w="4649" w:type="dxa"/>
          </w:tcPr>
          <w:p w14:paraId="7F32831B" w14:textId="39806AAC" w:rsidR="004525F6" w:rsidRPr="00CE25AF" w:rsidRDefault="00DD74CE" w:rsidP="00C72010">
            <w:pPr>
              <w:rPr>
                <w:lang w:val="en-US"/>
              </w:rPr>
            </w:pPr>
            <w:r w:rsidRPr="00CE25AF">
              <w:rPr>
                <w:lang w:val="en-US"/>
              </w:rPr>
              <w:t>Global identifier of</w:t>
            </w:r>
            <w:r w:rsidR="001A1979" w:rsidRPr="00CE25AF">
              <w:rPr>
                <w:lang w:val="en-US"/>
              </w:rPr>
              <w:t xml:space="preserve"> the asset the entity is representing</w:t>
            </w:r>
          </w:p>
        </w:tc>
        <w:tc>
          <w:tcPr>
            <w:tcW w:w="2046" w:type="dxa"/>
          </w:tcPr>
          <w:p w14:paraId="4FDC9E71" w14:textId="7B4A32D8" w:rsidR="001A1979" w:rsidRPr="006E71A7" w:rsidRDefault="005B131C" w:rsidP="00A3624E">
            <w:pPr>
              <w:rPr>
                <w:lang w:val="en-US"/>
              </w:rPr>
            </w:pPr>
            <w:r w:rsidRPr="006E71A7">
              <w:rPr>
                <w:lang w:val="en-US"/>
              </w:rPr>
              <w:t>Identifier</w:t>
            </w:r>
          </w:p>
        </w:tc>
        <w:tc>
          <w:tcPr>
            <w:tcW w:w="789" w:type="dxa"/>
          </w:tcPr>
          <w:p w14:paraId="55E545A4" w14:textId="77777777" w:rsidR="001A1979" w:rsidRPr="006E71A7" w:rsidRDefault="001A1979" w:rsidP="00A3624E">
            <w:pPr>
              <w:rPr>
                <w:lang w:val="en-US"/>
              </w:rPr>
            </w:pPr>
            <w:r w:rsidRPr="006E71A7">
              <w:rPr>
                <w:lang w:val="en-US"/>
              </w:rPr>
              <w:t>0..1</w:t>
            </w:r>
          </w:p>
        </w:tc>
      </w:tr>
      <w:tr w:rsidR="001A1979" w:rsidRPr="00CE25AF" w14:paraId="4BFBC7A6" w14:textId="77777777" w:rsidTr="009C54B5">
        <w:trPr>
          <w:tblHeader/>
        </w:trPr>
        <w:tc>
          <w:tcPr>
            <w:tcW w:w="1867" w:type="dxa"/>
          </w:tcPr>
          <w:p w14:paraId="5DC158D1" w14:textId="641C6A42" w:rsidR="001A1979" w:rsidRPr="006E71A7" w:rsidRDefault="001A1979" w:rsidP="00A3624E">
            <w:pPr>
              <w:rPr>
                <w:lang w:val="en-US"/>
              </w:rPr>
            </w:pPr>
            <w:proofErr w:type="spellStart"/>
            <w:r w:rsidRPr="006E71A7">
              <w:rPr>
                <w:lang w:val="en-US"/>
              </w:rPr>
              <w:t>specificAssetId</w:t>
            </w:r>
            <w:proofErr w:type="spellEnd"/>
          </w:p>
        </w:tc>
        <w:tc>
          <w:tcPr>
            <w:tcW w:w="4649" w:type="dxa"/>
          </w:tcPr>
          <w:p w14:paraId="5D79293C" w14:textId="00215758" w:rsidR="001A1979" w:rsidRPr="00CE25AF" w:rsidRDefault="001A1979" w:rsidP="00A3624E">
            <w:pPr>
              <w:rPr>
                <w:lang w:val="en-US"/>
              </w:rPr>
            </w:pPr>
            <w:r w:rsidRPr="00CE25AF">
              <w:rPr>
                <w:lang w:val="en-US"/>
              </w:rPr>
              <w:t xml:space="preserve">Reference to </w:t>
            </w:r>
            <w:r w:rsidR="00292BBA" w:rsidRPr="00CE25AF">
              <w:rPr>
                <w:lang w:val="en-US"/>
              </w:rPr>
              <w:t>a specific asset ID</w:t>
            </w:r>
            <w:r w:rsidRPr="00CE25AF">
              <w:rPr>
                <w:lang w:val="en-US"/>
              </w:rPr>
              <w:t xml:space="preserve"> representing a </w:t>
            </w:r>
            <w:r w:rsidR="00292BBA" w:rsidRPr="00CE25AF">
              <w:rPr>
                <w:lang w:val="en-US"/>
              </w:rPr>
              <w:t xml:space="preserve">supplementary </w:t>
            </w:r>
            <w:r w:rsidRPr="00CE25AF">
              <w:rPr>
                <w:lang w:val="en-US"/>
              </w:rPr>
              <w:t xml:space="preserve">identifier of the asset represented by the </w:t>
            </w:r>
            <w:r w:rsidR="003702DB" w:rsidRPr="00CE25AF">
              <w:rPr>
                <w:lang w:val="en-US"/>
              </w:rPr>
              <w:t>Asset Administration Shell</w:t>
            </w:r>
          </w:p>
        </w:tc>
        <w:tc>
          <w:tcPr>
            <w:tcW w:w="2046" w:type="dxa"/>
          </w:tcPr>
          <w:p w14:paraId="0C2FBE70" w14:textId="100AD7CD" w:rsidR="001A1979" w:rsidRPr="006E71A7" w:rsidRDefault="00292BBA" w:rsidP="00A3624E">
            <w:pPr>
              <w:rPr>
                <w:lang w:val="en-US"/>
              </w:rPr>
            </w:pPr>
            <w:proofErr w:type="spellStart"/>
            <w:r w:rsidRPr="006E71A7">
              <w:rPr>
                <w:lang w:val="en-US"/>
              </w:rPr>
              <w:t>SpecificAssetId</w:t>
            </w:r>
            <w:proofErr w:type="spellEnd"/>
          </w:p>
        </w:tc>
        <w:tc>
          <w:tcPr>
            <w:tcW w:w="789" w:type="dxa"/>
          </w:tcPr>
          <w:p w14:paraId="68CAED3A" w14:textId="7D6E5C8F" w:rsidR="001A1979" w:rsidRPr="006E71A7" w:rsidRDefault="001A1979" w:rsidP="00A3624E">
            <w:pPr>
              <w:rPr>
                <w:lang w:val="en-US"/>
              </w:rPr>
            </w:pPr>
            <w:r w:rsidRPr="006E71A7">
              <w:rPr>
                <w:lang w:val="en-US"/>
              </w:rPr>
              <w:t>0..</w:t>
            </w:r>
            <w:r w:rsidR="005B3037">
              <w:rPr>
                <w:lang w:val="en-US"/>
              </w:rPr>
              <w:t>*</w:t>
            </w:r>
          </w:p>
        </w:tc>
      </w:tr>
    </w:tbl>
    <w:p w14:paraId="3530E80B" w14:textId="77777777" w:rsidR="007C586E" w:rsidRPr="006E71A7" w:rsidRDefault="007C586E" w:rsidP="007C586E">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328"/>
      </w:tblGrid>
      <w:tr w:rsidR="007C586E" w:rsidRPr="00CE25AF" w14:paraId="0D44C5A8" w14:textId="77777777" w:rsidTr="00482FC3">
        <w:trPr>
          <w:cantSplit/>
          <w:tblHeader/>
        </w:trPr>
        <w:tc>
          <w:tcPr>
            <w:tcW w:w="2689" w:type="dxa"/>
            <w:shd w:val="clear" w:color="auto" w:fill="0778A5"/>
          </w:tcPr>
          <w:p w14:paraId="3042D03A" w14:textId="77777777" w:rsidR="007C586E" w:rsidRPr="006E71A7" w:rsidRDefault="007C586E" w:rsidP="00A3624E">
            <w:pPr>
              <w:rPr>
                <w:color w:val="FFFFFF" w:themeColor="background1"/>
                <w:lang w:val="en-US"/>
              </w:rPr>
            </w:pPr>
            <w:r w:rsidRPr="006E71A7">
              <w:rPr>
                <w:color w:val="FFFFFF" w:themeColor="background1"/>
                <w:lang w:val="en-US"/>
              </w:rPr>
              <w:t>Enumeration:</w:t>
            </w:r>
          </w:p>
        </w:tc>
        <w:tc>
          <w:tcPr>
            <w:tcW w:w="6328" w:type="dxa"/>
          </w:tcPr>
          <w:p w14:paraId="0E3B1FEF" w14:textId="0DFC542C" w:rsidR="007C586E" w:rsidRPr="006E71A7" w:rsidRDefault="007C586E" w:rsidP="00A3624E">
            <w:pPr>
              <w:rPr>
                <w:lang w:val="en-US"/>
              </w:rPr>
            </w:pPr>
            <w:proofErr w:type="spellStart"/>
            <w:r w:rsidRPr="006E71A7">
              <w:rPr>
                <w:lang w:val="en-US"/>
              </w:rPr>
              <w:t>EntityType</w:t>
            </w:r>
            <w:proofErr w:type="spellEnd"/>
          </w:p>
        </w:tc>
      </w:tr>
      <w:tr w:rsidR="007C586E" w:rsidRPr="001C00FD" w14:paraId="6C2163A4" w14:textId="77777777" w:rsidTr="00482FC3">
        <w:trPr>
          <w:cantSplit/>
          <w:tblHeader/>
        </w:trPr>
        <w:tc>
          <w:tcPr>
            <w:tcW w:w="2689" w:type="dxa"/>
            <w:shd w:val="clear" w:color="auto" w:fill="0778A5"/>
          </w:tcPr>
          <w:p w14:paraId="225F697E" w14:textId="77777777" w:rsidR="007C586E" w:rsidRPr="006E71A7" w:rsidRDefault="007C586E" w:rsidP="00A3624E">
            <w:pPr>
              <w:rPr>
                <w:color w:val="FFFFFF" w:themeColor="background1"/>
                <w:lang w:val="en-US"/>
              </w:rPr>
            </w:pPr>
            <w:r w:rsidRPr="006E71A7">
              <w:rPr>
                <w:color w:val="FFFFFF" w:themeColor="background1"/>
                <w:lang w:val="en-US"/>
              </w:rPr>
              <w:t>Explanation:</w:t>
            </w:r>
          </w:p>
        </w:tc>
        <w:tc>
          <w:tcPr>
            <w:tcW w:w="6328" w:type="dxa"/>
          </w:tcPr>
          <w:p w14:paraId="415EC7BD" w14:textId="22E92A19" w:rsidR="007C586E" w:rsidRPr="00CE25AF" w:rsidRDefault="007C586E" w:rsidP="00A3624E">
            <w:pPr>
              <w:rPr>
                <w:lang w:val="en-US"/>
              </w:rPr>
            </w:pPr>
            <w:r w:rsidRPr="00CE25AF">
              <w:rPr>
                <w:lang w:val="en-US"/>
              </w:rPr>
              <w:t>Enumeration for denoting whether an entity is a self-managed entity or a co-managed entity</w:t>
            </w:r>
          </w:p>
        </w:tc>
      </w:tr>
      <w:tr w:rsidR="007C586E" w:rsidRPr="00CE25AF" w14:paraId="2CB46B3D" w14:textId="77777777" w:rsidTr="00482FC3">
        <w:tc>
          <w:tcPr>
            <w:tcW w:w="2689" w:type="dxa"/>
            <w:tcBorders>
              <w:bottom w:val="single" w:sz="4" w:space="0" w:color="auto"/>
            </w:tcBorders>
            <w:shd w:val="clear" w:color="auto" w:fill="0778A5"/>
          </w:tcPr>
          <w:p w14:paraId="57F87D71" w14:textId="0B059C15" w:rsidR="007C586E" w:rsidRPr="006E71A7" w:rsidRDefault="002F5C58" w:rsidP="00A3624E">
            <w:pPr>
              <w:rPr>
                <w:color w:val="FFFFFF" w:themeColor="background1"/>
                <w:lang w:val="en-US"/>
              </w:rPr>
            </w:pPr>
            <w:r w:rsidRPr="006E71A7">
              <w:rPr>
                <w:color w:val="FFFFFF" w:themeColor="background1"/>
                <w:lang w:val="en-US"/>
              </w:rPr>
              <w:t>Set of</w:t>
            </w:r>
            <w:r w:rsidR="007C586E" w:rsidRPr="006E71A7">
              <w:rPr>
                <w:color w:val="FFFFFF" w:themeColor="background1"/>
                <w:lang w:val="en-US"/>
              </w:rPr>
              <w:t>:</w:t>
            </w:r>
          </w:p>
        </w:tc>
        <w:tc>
          <w:tcPr>
            <w:tcW w:w="6328" w:type="dxa"/>
            <w:tcBorders>
              <w:bottom w:val="single" w:sz="4" w:space="0" w:color="auto"/>
            </w:tcBorders>
          </w:tcPr>
          <w:p w14:paraId="72F1436C" w14:textId="77777777" w:rsidR="007C586E" w:rsidRPr="006E71A7" w:rsidRDefault="007C586E" w:rsidP="00A3624E">
            <w:pPr>
              <w:rPr>
                <w:lang w:val="en-US"/>
              </w:rPr>
            </w:pPr>
            <w:r w:rsidRPr="006E71A7">
              <w:rPr>
                <w:lang w:val="en-US"/>
              </w:rPr>
              <w:t>--</w:t>
            </w:r>
          </w:p>
        </w:tc>
      </w:tr>
      <w:tr w:rsidR="00482FC3" w:rsidRPr="00CE25AF" w14:paraId="1FD5A230" w14:textId="77777777" w:rsidTr="00482FC3">
        <w:tc>
          <w:tcPr>
            <w:tcW w:w="2689" w:type="dxa"/>
            <w:shd w:val="clear" w:color="auto" w:fill="0778A5"/>
          </w:tcPr>
          <w:p w14:paraId="2082D74F" w14:textId="77777777" w:rsidR="007C586E" w:rsidRPr="006E71A7" w:rsidRDefault="007C586E" w:rsidP="00A3624E">
            <w:pPr>
              <w:rPr>
                <w:color w:val="FFFFFF" w:themeColor="background1"/>
                <w:lang w:val="en-US"/>
              </w:rPr>
            </w:pPr>
            <w:r w:rsidRPr="006E71A7">
              <w:rPr>
                <w:color w:val="FFFFFF" w:themeColor="background1"/>
                <w:lang w:val="en-US"/>
              </w:rPr>
              <w:t>Literal</w:t>
            </w:r>
          </w:p>
        </w:tc>
        <w:tc>
          <w:tcPr>
            <w:tcW w:w="6328" w:type="dxa"/>
            <w:shd w:val="clear" w:color="auto" w:fill="0778A5"/>
          </w:tcPr>
          <w:p w14:paraId="568AA480" w14:textId="77777777" w:rsidR="007C586E" w:rsidRPr="006E71A7" w:rsidRDefault="007C586E" w:rsidP="00A3624E">
            <w:pPr>
              <w:rPr>
                <w:color w:val="FFFFFF" w:themeColor="background1"/>
                <w:lang w:val="en-US"/>
              </w:rPr>
            </w:pPr>
            <w:r w:rsidRPr="006E71A7">
              <w:rPr>
                <w:color w:val="FFFFFF" w:themeColor="background1"/>
                <w:lang w:val="en-US"/>
              </w:rPr>
              <w:t>Explanation</w:t>
            </w:r>
          </w:p>
        </w:tc>
      </w:tr>
      <w:tr w:rsidR="007C586E" w:rsidRPr="001C00FD" w14:paraId="4872B11D" w14:textId="77777777" w:rsidTr="00A3624E">
        <w:tc>
          <w:tcPr>
            <w:tcW w:w="2689" w:type="dxa"/>
            <w:shd w:val="clear" w:color="auto" w:fill="FFFFFF" w:themeFill="background1"/>
          </w:tcPr>
          <w:p w14:paraId="61BBBD30" w14:textId="77777777" w:rsidR="007C586E" w:rsidRPr="006E71A7" w:rsidRDefault="007C586E" w:rsidP="00A3624E">
            <w:pPr>
              <w:rPr>
                <w:lang w:val="en-US"/>
              </w:rPr>
            </w:pPr>
            <w:proofErr w:type="spellStart"/>
            <w:r w:rsidRPr="006E71A7">
              <w:rPr>
                <w:lang w:val="en-US"/>
              </w:rPr>
              <w:t>CoManagedEntity</w:t>
            </w:r>
            <w:proofErr w:type="spellEnd"/>
          </w:p>
        </w:tc>
        <w:tc>
          <w:tcPr>
            <w:tcW w:w="6328" w:type="dxa"/>
            <w:shd w:val="clear" w:color="auto" w:fill="FFFFFF" w:themeFill="background1"/>
          </w:tcPr>
          <w:p w14:paraId="7A55CBA7" w14:textId="55164AB3" w:rsidR="007C586E" w:rsidRPr="00CE25AF" w:rsidRDefault="00F10866" w:rsidP="00A3624E">
            <w:pPr>
              <w:rPr>
                <w:lang w:val="en-US"/>
              </w:rPr>
            </w:pPr>
            <w:r w:rsidRPr="00CE25AF">
              <w:rPr>
                <w:lang w:val="en-US"/>
              </w:rPr>
              <w:t>T</w:t>
            </w:r>
            <w:r w:rsidR="007C586E" w:rsidRPr="00CE25AF">
              <w:rPr>
                <w:lang w:val="en-US"/>
              </w:rPr>
              <w:t xml:space="preserve">here is no separate </w:t>
            </w:r>
            <w:r w:rsidR="000F7E83" w:rsidRPr="00CE25AF">
              <w:rPr>
                <w:lang w:val="en-US"/>
              </w:rPr>
              <w:t>Asset Administration Shell</w:t>
            </w:r>
            <w:r w:rsidRPr="00CE25AF">
              <w:rPr>
                <w:lang w:val="en-US"/>
              </w:rPr>
              <w:t xml:space="preserve"> for co-managed entities</w:t>
            </w:r>
            <w:r w:rsidR="007C586E" w:rsidRPr="00CE25AF">
              <w:rPr>
                <w:lang w:val="en-US"/>
              </w:rPr>
              <w:t xml:space="preserve">. Co-managed entities need to be part of a self-managed entity. </w:t>
            </w:r>
          </w:p>
        </w:tc>
      </w:tr>
      <w:tr w:rsidR="007C586E" w:rsidRPr="001C00FD" w14:paraId="6199E9B1" w14:textId="77777777" w:rsidTr="00A3624E">
        <w:tc>
          <w:tcPr>
            <w:tcW w:w="2689" w:type="dxa"/>
            <w:shd w:val="clear" w:color="auto" w:fill="FFFFFF" w:themeFill="background1"/>
          </w:tcPr>
          <w:p w14:paraId="730191A7" w14:textId="77777777" w:rsidR="007C586E" w:rsidRPr="006E71A7" w:rsidRDefault="007C586E" w:rsidP="00A3624E">
            <w:pPr>
              <w:rPr>
                <w:lang w:val="en-US"/>
              </w:rPr>
            </w:pPr>
            <w:proofErr w:type="spellStart"/>
            <w:r w:rsidRPr="006E71A7">
              <w:rPr>
                <w:lang w:val="en-US"/>
              </w:rPr>
              <w:t>SelfManagedEntity</w:t>
            </w:r>
            <w:proofErr w:type="spellEnd"/>
          </w:p>
        </w:tc>
        <w:tc>
          <w:tcPr>
            <w:tcW w:w="6328" w:type="dxa"/>
            <w:shd w:val="clear" w:color="auto" w:fill="FFFFFF" w:themeFill="background1"/>
          </w:tcPr>
          <w:p w14:paraId="1E3DB7FE" w14:textId="746DC7A0" w:rsidR="007C586E" w:rsidRPr="00CE25AF" w:rsidRDefault="007C586E" w:rsidP="00A3624E">
            <w:pPr>
              <w:rPr>
                <w:lang w:val="en-US"/>
              </w:rPr>
            </w:pPr>
            <w:r w:rsidRPr="00CE25AF">
              <w:rPr>
                <w:lang w:val="en-US"/>
              </w:rPr>
              <w:t>Self-</w:t>
            </w:r>
            <w:r w:rsidR="00F10866" w:rsidRPr="00CE25AF">
              <w:rPr>
                <w:lang w:val="en-US"/>
              </w:rPr>
              <w:t>m</w:t>
            </w:r>
            <w:r w:rsidRPr="00CE25AF">
              <w:rPr>
                <w:lang w:val="en-US"/>
              </w:rPr>
              <w:t xml:space="preserve">anaged </w:t>
            </w:r>
            <w:r w:rsidR="00F10866" w:rsidRPr="00CE25AF">
              <w:rPr>
                <w:lang w:val="en-US"/>
              </w:rPr>
              <w:t>e</w:t>
            </w:r>
            <w:r w:rsidRPr="00CE25AF">
              <w:rPr>
                <w:lang w:val="en-US"/>
              </w:rPr>
              <w:t xml:space="preserve">ntities have their own </w:t>
            </w:r>
            <w:r w:rsidR="000F7E83" w:rsidRPr="00CE25AF">
              <w:rPr>
                <w:lang w:val="en-US"/>
              </w:rPr>
              <w:t xml:space="preserve">Asset Administration </w:t>
            </w:r>
            <w:r w:rsidR="00F10866" w:rsidRPr="00CE25AF">
              <w:rPr>
                <w:lang w:val="en-US"/>
              </w:rPr>
              <w:t>Shell but</w:t>
            </w:r>
            <w:r w:rsidRPr="00CE25AF">
              <w:rPr>
                <w:lang w:val="en-US"/>
              </w:rPr>
              <w:t xml:space="preserve"> can be part of a</w:t>
            </w:r>
            <w:r w:rsidR="000346EE" w:rsidRPr="00CE25AF">
              <w:rPr>
                <w:lang w:val="en-US"/>
              </w:rPr>
              <w:t>nother</w:t>
            </w:r>
            <w:r w:rsidRPr="00CE25AF">
              <w:rPr>
                <w:lang w:val="en-US"/>
              </w:rPr>
              <w:t xml:space="preserve"> composite self-managed entity. </w:t>
            </w:r>
          </w:p>
          <w:p w14:paraId="40C85CB9" w14:textId="54A61C21" w:rsidR="007C586E" w:rsidRPr="00CE25AF" w:rsidRDefault="007C586E" w:rsidP="00A3624E">
            <w:pPr>
              <w:rPr>
                <w:lang w:val="en-US"/>
              </w:rPr>
            </w:pPr>
            <w:r w:rsidRPr="00CE25AF">
              <w:rPr>
                <w:lang w:val="en-US"/>
              </w:rPr>
              <w:t xml:space="preserve">The asset of an I4.0 </w:t>
            </w:r>
            <w:r w:rsidRPr="006C5C0E">
              <w:rPr>
                <w:lang w:val="en-US"/>
              </w:rPr>
              <w:t>Component</w:t>
            </w:r>
            <w:r w:rsidRPr="00CE25AF">
              <w:rPr>
                <w:lang w:val="en-US"/>
              </w:rPr>
              <w:t xml:space="preserve"> is a self-managed entity</w:t>
            </w:r>
            <w:r w:rsidRPr="006C5C0E">
              <w:rPr>
                <w:lang w:val="en-US"/>
              </w:rPr>
              <w:t xml:space="preserve"> per definition</w:t>
            </w:r>
            <w:r w:rsidRPr="00CE25AF">
              <w:rPr>
                <w:lang w:val="en-US"/>
              </w:rPr>
              <w:t>.</w:t>
            </w:r>
          </w:p>
        </w:tc>
      </w:tr>
    </w:tbl>
    <w:p w14:paraId="68A705E3" w14:textId="77777777" w:rsidR="007C586E" w:rsidRPr="00CE25AF" w:rsidRDefault="007C586E" w:rsidP="007C586E">
      <w:pPr>
        <w:rPr>
          <w:lang w:val="en-US"/>
        </w:rPr>
      </w:pPr>
    </w:p>
    <w:p w14:paraId="4093ACD7" w14:textId="320B2726" w:rsidR="00034D50" w:rsidRPr="006E71A7" w:rsidRDefault="00482FC3" w:rsidP="00E805F8">
      <w:pPr>
        <w:pStyle w:val="Heading4"/>
        <w:numPr>
          <w:ilvl w:val="3"/>
          <w:numId w:val="53"/>
        </w:numPr>
        <w:rPr>
          <w:lang w:val="en-US"/>
        </w:rPr>
      </w:pPr>
      <w:bookmarkStart w:id="1818" w:name="_Toc54816000"/>
      <w:r w:rsidRPr="00CE25AF">
        <w:rPr>
          <w:lang w:val="en-US"/>
        </w:rPr>
        <w:lastRenderedPageBreak/>
        <w:t xml:space="preserve"> </w:t>
      </w:r>
      <w:r w:rsidR="00034D50" w:rsidRPr="006E71A7">
        <w:rPr>
          <w:lang w:val="en-US"/>
        </w:rPr>
        <w:t>Event Attributes</w:t>
      </w:r>
      <w:bookmarkEnd w:id="1818"/>
    </w:p>
    <w:p w14:paraId="7C5A7F68" w14:textId="23AD8BED" w:rsidR="00034D50" w:rsidRPr="00CE25AF" w:rsidRDefault="0076303B" w:rsidP="00110904">
      <w:pPr>
        <w:pStyle w:val="Caption"/>
      </w:pPr>
      <w:bookmarkStart w:id="1819" w:name="_Toc125537858"/>
      <w:r w:rsidRPr="00CE25AF">
        <w:rPr>
          <w:noProof/>
        </w:rPr>
        <w:drawing>
          <wp:anchor distT="0" distB="0" distL="114300" distR="114300" simplePos="0" relativeHeight="252736512" behindDoc="0" locked="0" layoutInCell="1" allowOverlap="1" wp14:anchorId="7968482E" wp14:editId="67314704">
            <wp:simplePos x="0" y="0"/>
            <wp:positionH relativeFrom="column">
              <wp:posOffset>931545</wp:posOffset>
            </wp:positionH>
            <wp:positionV relativeFrom="paragraph">
              <wp:posOffset>302895</wp:posOffset>
            </wp:positionV>
            <wp:extent cx="1606550" cy="781050"/>
            <wp:effectExtent l="0" t="0" r="0" b="0"/>
            <wp:wrapTopAndBottom/>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065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34D50" w:rsidRPr="00CE25AF">
        <w:t xml:space="preserve">Figure </w:t>
      </w:r>
      <w:r w:rsidR="00561536">
        <w:fldChar w:fldCharType="begin"/>
      </w:r>
      <w:r w:rsidR="00561536">
        <w:instrText xml:space="preserve"> SEQ Figure \* ARABIC </w:instrText>
      </w:r>
      <w:r w:rsidR="00561536">
        <w:fldChar w:fldCharType="separate"/>
      </w:r>
      <w:r w:rsidR="00F511DE">
        <w:rPr>
          <w:noProof/>
        </w:rPr>
        <w:t>35</w:t>
      </w:r>
      <w:r w:rsidR="00561536">
        <w:fldChar w:fldCharType="end"/>
      </w:r>
      <w:r w:rsidR="00034D50" w:rsidRPr="00CE25AF">
        <w:t xml:space="preserve"> Metamodel of Events</w:t>
      </w:r>
      <w:bookmarkEnd w:id="1819"/>
    </w:p>
    <w:p w14:paraId="36D6A7AD" w14:textId="6C361D1C" w:rsidR="00034D50" w:rsidRPr="00CE25AF" w:rsidRDefault="00034D50" w:rsidP="00110904">
      <w:pPr>
        <w:pStyle w:val="Caption"/>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2"/>
        <w:gridCol w:w="4540"/>
        <w:gridCol w:w="1560"/>
        <w:gridCol w:w="1275"/>
      </w:tblGrid>
      <w:tr w:rsidR="00034D50" w:rsidRPr="00CE25AF" w14:paraId="76BB59AE" w14:textId="77777777" w:rsidTr="00482FC3">
        <w:trPr>
          <w:trHeight w:val="243"/>
          <w:tblHeader/>
        </w:trPr>
        <w:tc>
          <w:tcPr>
            <w:tcW w:w="1692" w:type="dxa"/>
            <w:shd w:val="clear" w:color="auto" w:fill="0778A5"/>
          </w:tcPr>
          <w:p w14:paraId="63EB6B17" w14:textId="77777777" w:rsidR="00034D50" w:rsidRPr="006E71A7" w:rsidRDefault="00034D50" w:rsidP="003D42EC">
            <w:pPr>
              <w:rPr>
                <w:color w:val="FFFFFF" w:themeColor="background1"/>
                <w:lang w:val="en-US"/>
              </w:rPr>
            </w:pPr>
            <w:r w:rsidRPr="006E71A7">
              <w:rPr>
                <w:color w:val="FFFFFF" w:themeColor="background1"/>
                <w:lang w:val="en-US"/>
              </w:rPr>
              <w:t>Class:</w:t>
            </w:r>
          </w:p>
        </w:tc>
        <w:tc>
          <w:tcPr>
            <w:tcW w:w="7375" w:type="dxa"/>
            <w:gridSpan w:val="3"/>
          </w:tcPr>
          <w:p w14:paraId="597849FD" w14:textId="5D96089D" w:rsidR="00034D50" w:rsidRPr="006E71A7" w:rsidRDefault="00034D50" w:rsidP="003D42EC">
            <w:pPr>
              <w:rPr>
                <w:lang w:val="en-US"/>
              </w:rPr>
            </w:pPr>
            <w:proofErr w:type="spellStart"/>
            <w:r w:rsidRPr="006E71A7">
              <w:rPr>
                <w:lang w:val="en-US"/>
              </w:rPr>
              <w:t>Event</w:t>
            </w:r>
            <w:r w:rsidR="000B23F9" w:rsidRPr="006E71A7">
              <w:rPr>
                <w:lang w:val="en-US"/>
              </w:rPr>
              <w:t>Element</w:t>
            </w:r>
            <w:proofErr w:type="spellEnd"/>
            <w:r w:rsidRPr="006E71A7">
              <w:rPr>
                <w:lang w:val="en-US"/>
              </w:rPr>
              <w:t xml:space="preserve"> &lt;&lt;abstract</w:t>
            </w:r>
            <w:r w:rsidR="005433F5" w:rsidRPr="006E71A7">
              <w:rPr>
                <w:lang w:val="en-US"/>
              </w:rPr>
              <w:t>&gt;&gt;</w:t>
            </w:r>
            <w:r w:rsidR="00180AC4" w:rsidRPr="006E71A7">
              <w:rPr>
                <w:lang w:val="en-US"/>
              </w:rPr>
              <w:t xml:space="preserve"> </w:t>
            </w:r>
            <w:r w:rsidR="005433F5" w:rsidRPr="006E71A7">
              <w:rPr>
                <w:lang w:val="en-US"/>
              </w:rPr>
              <w:t>&lt;&lt;</w:t>
            </w:r>
            <w:r w:rsidR="00180AC4" w:rsidRPr="006E71A7">
              <w:rPr>
                <w:lang w:val="en-US"/>
              </w:rPr>
              <w:t>Experimental</w:t>
            </w:r>
            <w:r w:rsidRPr="006E71A7">
              <w:rPr>
                <w:lang w:val="en-US"/>
              </w:rPr>
              <w:t>&gt;&gt;</w:t>
            </w:r>
          </w:p>
        </w:tc>
      </w:tr>
      <w:tr w:rsidR="00034D50" w:rsidRPr="00CE25AF" w14:paraId="3B7E14D7" w14:textId="77777777" w:rsidTr="00482FC3">
        <w:tc>
          <w:tcPr>
            <w:tcW w:w="1692" w:type="dxa"/>
            <w:shd w:val="clear" w:color="auto" w:fill="0778A5"/>
          </w:tcPr>
          <w:p w14:paraId="0C6C6233" w14:textId="77777777" w:rsidR="00034D50" w:rsidRPr="006E71A7" w:rsidRDefault="00034D50" w:rsidP="003D42EC">
            <w:pPr>
              <w:rPr>
                <w:color w:val="FFFFFF" w:themeColor="background1"/>
                <w:lang w:val="en-US"/>
              </w:rPr>
            </w:pPr>
            <w:r w:rsidRPr="006E71A7">
              <w:rPr>
                <w:color w:val="FFFFFF" w:themeColor="background1"/>
                <w:lang w:val="en-US"/>
              </w:rPr>
              <w:t>Explanation:</w:t>
            </w:r>
          </w:p>
        </w:tc>
        <w:tc>
          <w:tcPr>
            <w:tcW w:w="7375" w:type="dxa"/>
            <w:gridSpan w:val="3"/>
          </w:tcPr>
          <w:p w14:paraId="584A752D" w14:textId="15FCD209" w:rsidR="00034D50" w:rsidRPr="006E71A7" w:rsidRDefault="00034D50" w:rsidP="00B330ED">
            <w:pPr>
              <w:rPr>
                <w:lang w:val="en-US"/>
              </w:rPr>
            </w:pPr>
            <w:r w:rsidRPr="006E71A7">
              <w:rPr>
                <w:lang w:val="en-US"/>
              </w:rPr>
              <w:t>An event</w:t>
            </w:r>
            <w:r w:rsidR="000B23F9" w:rsidRPr="006E71A7">
              <w:rPr>
                <w:lang w:val="en-US"/>
              </w:rPr>
              <w:t xml:space="preserve"> element</w:t>
            </w:r>
          </w:p>
        </w:tc>
      </w:tr>
      <w:tr w:rsidR="00034D50" w:rsidRPr="00CE25AF" w14:paraId="46970DDA" w14:textId="77777777" w:rsidTr="00482FC3">
        <w:tc>
          <w:tcPr>
            <w:tcW w:w="1692" w:type="dxa"/>
            <w:tcBorders>
              <w:bottom w:val="single" w:sz="4" w:space="0" w:color="auto"/>
            </w:tcBorders>
            <w:shd w:val="clear" w:color="auto" w:fill="0778A5"/>
          </w:tcPr>
          <w:p w14:paraId="6EF25F9C" w14:textId="77777777" w:rsidR="00034D50" w:rsidRPr="006E71A7" w:rsidRDefault="00034D50" w:rsidP="003D42EC">
            <w:pPr>
              <w:rPr>
                <w:color w:val="FFFFFF" w:themeColor="background1"/>
                <w:lang w:val="en-US"/>
              </w:rPr>
            </w:pPr>
            <w:r w:rsidRPr="006E71A7">
              <w:rPr>
                <w:color w:val="FFFFFF" w:themeColor="background1"/>
                <w:lang w:val="en-US"/>
              </w:rPr>
              <w:t>Inherits from:</w:t>
            </w:r>
          </w:p>
        </w:tc>
        <w:tc>
          <w:tcPr>
            <w:tcW w:w="7375" w:type="dxa"/>
            <w:gridSpan w:val="3"/>
            <w:tcBorders>
              <w:bottom w:val="single" w:sz="4" w:space="0" w:color="auto"/>
            </w:tcBorders>
          </w:tcPr>
          <w:p w14:paraId="634AC5E7" w14:textId="77777777" w:rsidR="00034D50" w:rsidRPr="006E71A7" w:rsidRDefault="00034D50" w:rsidP="003D42EC">
            <w:pPr>
              <w:rPr>
                <w:lang w:val="en-US"/>
              </w:rPr>
            </w:pPr>
            <w:proofErr w:type="spellStart"/>
            <w:r w:rsidRPr="006E71A7">
              <w:rPr>
                <w:lang w:val="en-US"/>
              </w:rPr>
              <w:t>SubmodelElement</w:t>
            </w:r>
            <w:proofErr w:type="spellEnd"/>
          </w:p>
        </w:tc>
      </w:tr>
      <w:tr w:rsidR="00482FC3" w:rsidRPr="00CE25AF" w14:paraId="1DFD8DD9" w14:textId="77777777" w:rsidTr="00482FC3">
        <w:tc>
          <w:tcPr>
            <w:tcW w:w="1692" w:type="dxa"/>
            <w:shd w:val="clear" w:color="auto" w:fill="0778A5"/>
          </w:tcPr>
          <w:p w14:paraId="2BFB435B" w14:textId="261F0290" w:rsidR="001A1979" w:rsidRPr="006E71A7" w:rsidRDefault="001A1979" w:rsidP="003D42EC">
            <w:pPr>
              <w:rPr>
                <w:color w:val="FFFFFF" w:themeColor="background1"/>
                <w:sz w:val="18"/>
                <w:lang w:val="en-US"/>
              </w:rPr>
            </w:pPr>
            <w:r w:rsidRPr="006E71A7">
              <w:rPr>
                <w:color w:val="FFFFFF" w:themeColor="background1"/>
                <w:lang w:val="en-US"/>
              </w:rPr>
              <w:t xml:space="preserve">Attribute </w:t>
            </w:r>
          </w:p>
        </w:tc>
        <w:tc>
          <w:tcPr>
            <w:tcW w:w="4540" w:type="dxa"/>
            <w:shd w:val="clear" w:color="auto" w:fill="0778A5"/>
          </w:tcPr>
          <w:p w14:paraId="6153C7C2" w14:textId="77777777" w:rsidR="001A1979" w:rsidRPr="006E71A7" w:rsidRDefault="001A1979" w:rsidP="003D42EC">
            <w:pPr>
              <w:rPr>
                <w:color w:val="FFFFFF" w:themeColor="background1"/>
                <w:lang w:val="en-US"/>
              </w:rPr>
            </w:pPr>
            <w:r w:rsidRPr="006E71A7">
              <w:rPr>
                <w:color w:val="FFFFFF" w:themeColor="background1"/>
                <w:lang w:val="en-US"/>
              </w:rPr>
              <w:t>Explanation</w:t>
            </w:r>
          </w:p>
        </w:tc>
        <w:tc>
          <w:tcPr>
            <w:tcW w:w="1560" w:type="dxa"/>
            <w:shd w:val="clear" w:color="auto" w:fill="0778A5"/>
          </w:tcPr>
          <w:p w14:paraId="6623452D" w14:textId="77777777" w:rsidR="001A1979" w:rsidRPr="006E71A7" w:rsidRDefault="001A1979" w:rsidP="003D42EC">
            <w:pPr>
              <w:rPr>
                <w:color w:val="FFFFFF" w:themeColor="background1"/>
                <w:lang w:val="en-US"/>
              </w:rPr>
            </w:pPr>
            <w:r w:rsidRPr="006E71A7">
              <w:rPr>
                <w:color w:val="FFFFFF" w:themeColor="background1"/>
                <w:lang w:val="en-US"/>
              </w:rPr>
              <w:t>Type</w:t>
            </w:r>
          </w:p>
        </w:tc>
        <w:tc>
          <w:tcPr>
            <w:tcW w:w="1275" w:type="dxa"/>
            <w:shd w:val="clear" w:color="auto" w:fill="0778A5"/>
          </w:tcPr>
          <w:p w14:paraId="12A34E3F" w14:textId="77777777" w:rsidR="001A1979" w:rsidRPr="006E71A7" w:rsidRDefault="001A1979" w:rsidP="003D42EC">
            <w:pPr>
              <w:rPr>
                <w:color w:val="FFFFFF" w:themeColor="background1"/>
                <w:lang w:val="en-US"/>
              </w:rPr>
            </w:pPr>
            <w:r w:rsidRPr="006E71A7">
              <w:rPr>
                <w:color w:val="FFFFFF" w:themeColor="background1"/>
                <w:lang w:val="en-US"/>
              </w:rPr>
              <w:t>Card.</w:t>
            </w:r>
          </w:p>
        </w:tc>
      </w:tr>
    </w:tbl>
    <w:p w14:paraId="3E87EBFD" w14:textId="65CFFC04" w:rsidR="00034D50" w:rsidRPr="006E71A7" w:rsidRDefault="00482FC3" w:rsidP="00E805F8">
      <w:pPr>
        <w:pStyle w:val="Heading4"/>
        <w:numPr>
          <w:ilvl w:val="3"/>
          <w:numId w:val="53"/>
        </w:numPr>
        <w:rPr>
          <w:lang w:val="en-US"/>
        </w:rPr>
      </w:pPr>
      <w:bookmarkStart w:id="1820" w:name="_Ref50994661"/>
      <w:bookmarkStart w:id="1821" w:name="_Toc54816001"/>
      <w:r w:rsidRPr="006E71A7">
        <w:rPr>
          <w:lang w:val="en-US"/>
        </w:rPr>
        <w:t xml:space="preserve"> </w:t>
      </w:r>
      <w:r w:rsidR="00034D50" w:rsidRPr="006E71A7">
        <w:rPr>
          <w:lang w:val="en-US"/>
        </w:rPr>
        <w:t>File Attributes</w:t>
      </w:r>
      <w:bookmarkEnd w:id="1820"/>
      <w:bookmarkEnd w:id="1821"/>
    </w:p>
    <w:p w14:paraId="7F752A04" w14:textId="64172082" w:rsidR="00034D50" w:rsidRPr="00CE25AF" w:rsidRDefault="0076303B" w:rsidP="00110904">
      <w:pPr>
        <w:pStyle w:val="Caption"/>
      </w:pPr>
      <w:bookmarkStart w:id="1822" w:name="_Toc125537859"/>
      <w:r w:rsidRPr="00CE25AF">
        <w:rPr>
          <w:noProof/>
        </w:rPr>
        <w:drawing>
          <wp:anchor distT="0" distB="0" distL="114300" distR="114300" simplePos="0" relativeHeight="252738560" behindDoc="0" locked="0" layoutInCell="1" allowOverlap="1" wp14:anchorId="4174DE52" wp14:editId="36B74EF3">
            <wp:simplePos x="0" y="0"/>
            <wp:positionH relativeFrom="column">
              <wp:posOffset>1390650</wp:posOffset>
            </wp:positionH>
            <wp:positionV relativeFrom="paragraph">
              <wp:posOffset>255905</wp:posOffset>
            </wp:positionV>
            <wp:extent cx="1390650" cy="889000"/>
            <wp:effectExtent l="0" t="0" r="0" b="0"/>
            <wp:wrapTopAndBottom/>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90650"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34D50" w:rsidRPr="00CE25AF">
        <w:t xml:space="preserve">Figure </w:t>
      </w:r>
      <w:r w:rsidR="00561536">
        <w:fldChar w:fldCharType="begin"/>
      </w:r>
      <w:r w:rsidR="00561536">
        <w:instrText xml:space="preserve"> SEQ Figure \* ARABIC </w:instrText>
      </w:r>
      <w:r w:rsidR="00561536">
        <w:fldChar w:fldCharType="separate"/>
      </w:r>
      <w:r w:rsidR="00F511DE">
        <w:rPr>
          <w:noProof/>
        </w:rPr>
        <w:t>36</w:t>
      </w:r>
      <w:r w:rsidR="00561536">
        <w:fldChar w:fldCharType="end"/>
      </w:r>
      <w:r w:rsidR="00034D50" w:rsidRPr="00CE25AF">
        <w:t xml:space="preserve"> </w:t>
      </w:r>
      <w:r w:rsidR="000C5E1E" w:rsidRPr="00CE25AF">
        <w:t>Metamodel of</w:t>
      </w:r>
      <w:r w:rsidR="00034D50" w:rsidRPr="00CE25AF">
        <w:t xml:space="preserve"> File </w:t>
      </w:r>
      <w:proofErr w:type="spellStart"/>
      <w:r w:rsidR="00034D50" w:rsidRPr="00CE25AF">
        <w:t>Submodel</w:t>
      </w:r>
      <w:proofErr w:type="spellEnd"/>
      <w:r w:rsidR="00034D50" w:rsidRPr="00CE25AF">
        <w:t xml:space="preserve"> Element</w:t>
      </w:r>
      <w:bookmarkEnd w:id="1822"/>
    </w:p>
    <w:p w14:paraId="4CD9C4E0" w14:textId="4A1E8977" w:rsidR="00034D50" w:rsidRPr="00CE25AF" w:rsidRDefault="00034D50" w:rsidP="006E71A7">
      <w:pPr>
        <w:pStyle w:val="Figure"/>
        <w:rPr>
          <w:lang w:val="en-US"/>
        </w:rPr>
      </w:pPr>
    </w:p>
    <w:p w14:paraId="5962B518" w14:textId="6B612B92" w:rsidR="00034D50" w:rsidRPr="00CE25AF" w:rsidRDefault="00034D50" w:rsidP="00034D50">
      <w:pPr>
        <w:rPr>
          <w:lang w:val="en-US"/>
        </w:rPr>
      </w:pPr>
      <w:r w:rsidRPr="00CE25AF">
        <w:rPr>
          <w:lang w:val="en-US"/>
        </w:rPr>
        <w:t xml:space="preserve">A media type (also MIME type and content type) is a two-part </w:t>
      </w:r>
      <w:r w:rsidR="00BA02F2" w:rsidRPr="00CE25AF">
        <w:rPr>
          <w:lang w:val="en-US"/>
        </w:rPr>
        <w:t>identifier</w:t>
      </w:r>
      <w:r w:rsidRPr="00CE25AF">
        <w:rPr>
          <w:lang w:val="en-US"/>
        </w:rPr>
        <w:t xml:space="preserve"> for file formats and format contents transmitted </w:t>
      </w:r>
      <w:r w:rsidR="00316351" w:rsidRPr="00CE25AF">
        <w:rPr>
          <w:lang w:val="en-US"/>
        </w:rPr>
        <w:t>via</w:t>
      </w:r>
      <w:r w:rsidRPr="00CE25AF">
        <w:rPr>
          <w:lang w:val="en-US"/>
        </w:rPr>
        <w:t xml:space="preserve"> the Internet. The Internet Assigned Numbers Authority (IANA) is the official authority for the standardization and publication of these classifications. </w:t>
      </w:r>
    </w:p>
    <w:p w14:paraId="54CD16C9" w14:textId="7A4D1417" w:rsidR="003B30BB" w:rsidRPr="00CE25AF" w:rsidRDefault="00316351" w:rsidP="006E71A7">
      <w:pPr>
        <w:pStyle w:val="NOTE"/>
        <w:ind w:left="284" w:firstLine="0"/>
        <w:rPr>
          <w:lang w:val="en-US"/>
        </w:rPr>
      </w:pPr>
      <w:r w:rsidRPr="00CE25AF">
        <w:rPr>
          <w:lang w:val="en-US"/>
        </w:rPr>
        <w:t>Note: f</w:t>
      </w:r>
      <w:r w:rsidR="003B30BB" w:rsidRPr="00CE25AF">
        <w:rPr>
          <w:lang w:val="en-US"/>
        </w:rPr>
        <w:t xml:space="preserve">or </w:t>
      </w:r>
      <w:r w:rsidRPr="00CE25AF">
        <w:rPr>
          <w:lang w:val="en-US"/>
        </w:rPr>
        <w:t xml:space="preserve">information on </w:t>
      </w:r>
      <w:r w:rsidR="003B30BB" w:rsidRPr="00CE25AF">
        <w:rPr>
          <w:lang w:val="en-US"/>
        </w:rPr>
        <w:t xml:space="preserve">handling supplementary external files in exchanging Asset Administration Shell specification in AASX package format see also </w:t>
      </w:r>
      <w:r w:rsidR="00DA1A43">
        <w:rPr>
          <w:lang w:val="en-US"/>
        </w:rPr>
        <w:t>P</w:t>
      </w:r>
      <w:r w:rsidR="003B30BB" w:rsidRPr="00CE25AF">
        <w:rPr>
          <w:lang w:val="en-US"/>
        </w:rPr>
        <w:t>art 1b of the series "Details of the Asset Administration Shell". An absolute path is used in case the file exists independently of the Asset Administration Shell. A relative path, relative to the package root</w:t>
      </w:r>
      <w:r w:rsidRPr="00CE25AF">
        <w:rPr>
          <w:lang w:val="en-US"/>
        </w:rPr>
        <w:t>,</w:t>
      </w:r>
      <w:r w:rsidR="003B30BB" w:rsidRPr="00CE25AF">
        <w:rPr>
          <w:lang w:val="en-US"/>
        </w:rPr>
        <w:t xml:space="preserve"> should be used if the file is part of </w:t>
      </w:r>
      <w:r w:rsidRPr="00CE25AF">
        <w:rPr>
          <w:lang w:val="en-US"/>
        </w:rPr>
        <w:t>a</w:t>
      </w:r>
      <w:r w:rsidR="003B30BB" w:rsidRPr="00CE25AF">
        <w:rPr>
          <w:lang w:val="en-US"/>
        </w:rPr>
        <w:t xml:space="preserve"> serialized package of the Asset Administration Shell.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4589"/>
        <w:gridCol w:w="1701"/>
        <w:gridCol w:w="1417"/>
      </w:tblGrid>
      <w:tr w:rsidR="00034D50" w:rsidRPr="00CE25AF" w14:paraId="01BD135A" w14:textId="77777777" w:rsidTr="00482FC3">
        <w:trPr>
          <w:trHeight w:val="243"/>
          <w:tblHeader/>
        </w:trPr>
        <w:tc>
          <w:tcPr>
            <w:tcW w:w="1502" w:type="dxa"/>
            <w:shd w:val="clear" w:color="auto" w:fill="0778A5"/>
          </w:tcPr>
          <w:p w14:paraId="7928F221" w14:textId="77777777" w:rsidR="00034D50" w:rsidRPr="006E71A7" w:rsidRDefault="00034D50" w:rsidP="003D42EC">
            <w:pPr>
              <w:rPr>
                <w:color w:val="FFFFFF" w:themeColor="background1"/>
                <w:lang w:val="en-US"/>
              </w:rPr>
            </w:pPr>
            <w:r w:rsidRPr="006E71A7">
              <w:rPr>
                <w:color w:val="FFFFFF" w:themeColor="background1"/>
                <w:lang w:val="en-US"/>
              </w:rPr>
              <w:t>Class:</w:t>
            </w:r>
          </w:p>
        </w:tc>
        <w:tc>
          <w:tcPr>
            <w:tcW w:w="7707" w:type="dxa"/>
            <w:gridSpan w:val="3"/>
          </w:tcPr>
          <w:p w14:paraId="32DDCAE2" w14:textId="77777777" w:rsidR="00034D50" w:rsidRPr="006E71A7" w:rsidRDefault="00034D50" w:rsidP="003D42EC">
            <w:pPr>
              <w:rPr>
                <w:lang w:val="en-US"/>
              </w:rPr>
            </w:pPr>
            <w:r w:rsidRPr="006E71A7">
              <w:rPr>
                <w:lang w:val="en-US"/>
              </w:rPr>
              <w:t>File</w:t>
            </w:r>
          </w:p>
        </w:tc>
      </w:tr>
      <w:tr w:rsidR="00034D50" w:rsidRPr="001C00FD" w14:paraId="2BEEE35B" w14:textId="77777777" w:rsidTr="00482FC3">
        <w:tc>
          <w:tcPr>
            <w:tcW w:w="1502" w:type="dxa"/>
            <w:shd w:val="clear" w:color="auto" w:fill="0778A5"/>
          </w:tcPr>
          <w:p w14:paraId="4D9C0F9A" w14:textId="77777777" w:rsidR="00034D50" w:rsidRPr="006E71A7" w:rsidRDefault="00034D50" w:rsidP="003D42EC">
            <w:pPr>
              <w:rPr>
                <w:color w:val="FFFFFF" w:themeColor="background1"/>
                <w:lang w:val="en-US"/>
              </w:rPr>
            </w:pPr>
            <w:r w:rsidRPr="006E71A7">
              <w:rPr>
                <w:color w:val="FFFFFF" w:themeColor="background1"/>
                <w:lang w:val="en-US"/>
              </w:rPr>
              <w:t>Explanation:</w:t>
            </w:r>
          </w:p>
        </w:tc>
        <w:tc>
          <w:tcPr>
            <w:tcW w:w="7707" w:type="dxa"/>
            <w:gridSpan w:val="3"/>
          </w:tcPr>
          <w:p w14:paraId="268A8A78" w14:textId="3CE5AB63" w:rsidR="009E5A40" w:rsidRPr="00CE25AF" w:rsidRDefault="00034D50">
            <w:pPr>
              <w:rPr>
                <w:lang w:val="en-US"/>
              </w:rPr>
            </w:pPr>
            <w:r w:rsidRPr="00CE25AF">
              <w:rPr>
                <w:lang w:val="en-US"/>
              </w:rPr>
              <w:t xml:space="preserve">A </w:t>
            </w:r>
            <w:r w:rsidR="00316351" w:rsidRPr="00CE25AF">
              <w:rPr>
                <w:lang w:val="en-US"/>
              </w:rPr>
              <w:t>f</w:t>
            </w:r>
            <w:r w:rsidRPr="00CE25AF">
              <w:rPr>
                <w:lang w:val="en-US"/>
              </w:rPr>
              <w:t>ile is a data element that represents an address to a file</w:t>
            </w:r>
            <w:r w:rsidR="00440C7A" w:rsidRPr="00CE25AF">
              <w:rPr>
                <w:lang w:val="en-US"/>
              </w:rPr>
              <w:t xml:space="preserve"> (a locator)</w:t>
            </w:r>
            <w:r w:rsidRPr="00CE25AF">
              <w:rPr>
                <w:lang w:val="en-US"/>
              </w:rPr>
              <w:t>. The value is a URI that can represent an absolute or relative path.</w:t>
            </w:r>
          </w:p>
        </w:tc>
      </w:tr>
      <w:tr w:rsidR="00034D50" w:rsidRPr="00CE25AF" w14:paraId="13BFD26E" w14:textId="77777777" w:rsidTr="00482FC3">
        <w:tc>
          <w:tcPr>
            <w:tcW w:w="1502" w:type="dxa"/>
            <w:tcBorders>
              <w:bottom w:val="single" w:sz="4" w:space="0" w:color="auto"/>
            </w:tcBorders>
            <w:shd w:val="clear" w:color="auto" w:fill="0778A5"/>
          </w:tcPr>
          <w:p w14:paraId="0694D1A9" w14:textId="77777777" w:rsidR="00034D50" w:rsidRPr="006E71A7" w:rsidRDefault="00034D50" w:rsidP="003D42EC">
            <w:pPr>
              <w:rPr>
                <w:color w:val="FFFFFF" w:themeColor="background1"/>
                <w:lang w:val="en-US"/>
              </w:rPr>
            </w:pPr>
            <w:r w:rsidRPr="006E71A7">
              <w:rPr>
                <w:color w:val="FFFFFF" w:themeColor="background1"/>
                <w:lang w:val="en-US"/>
              </w:rPr>
              <w:t>Inherits from:</w:t>
            </w:r>
          </w:p>
        </w:tc>
        <w:tc>
          <w:tcPr>
            <w:tcW w:w="7707" w:type="dxa"/>
            <w:gridSpan w:val="3"/>
            <w:tcBorders>
              <w:bottom w:val="single" w:sz="4" w:space="0" w:color="auto"/>
            </w:tcBorders>
          </w:tcPr>
          <w:p w14:paraId="163BEB55" w14:textId="328D788A" w:rsidR="00034D50" w:rsidRPr="006E71A7" w:rsidRDefault="005E2CA2" w:rsidP="003D42EC">
            <w:pPr>
              <w:rPr>
                <w:lang w:val="en-US"/>
              </w:rPr>
            </w:pPr>
            <w:proofErr w:type="spellStart"/>
            <w:r w:rsidRPr="006E71A7">
              <w:rPr>
                <w:lang w:val="en-US"/>
              </w:rPr>
              <w:t>Data</w:t>
            </w:r>
            <w:r w:rsidR="00034D50" w:rsidRPr="006E71A7">
              <w:rPr>
                <w:lang w:val="en-US"/>
              </w:rPr>
              <w:t>Element</w:t>
            </w:r>
            <w:proofErr w:type="spellEnd"/>
          </w:p>
        </w:tc>
      </w:tr>
      <w:tr w:rsidR="00482FC3" w:rsidRPr="00CE25AF" w14:paraId="66A1FE77" w14:textId="77777777" w:rsidTr="00482FC3">
        <w:tc>
          <w:tcPr>
            <w:tcW w:w="1502" w:type="dxa"/>
            <w:shd w:val="clear" w:color="auto" w:fill="0778A5"/>
          </w:tcPr>
          <w:p w14:paraId="40F8826E" w14:textId="785611F5" w:rsidR="001A1979" w:rsidRPr="006E71A7" w:rsidRDefault="001A1979" w:rsidP="003D42EC">
            <w:pPr>
              <w:rPr>
                <w:color w:val="FFFFFF" w:themeColor="background1"/>
                <w:sz w:val="18"/>
                <w:lang w:val="en-US"/>
              </w:rPr>
            </w:pPr>
            <w:r w:rsidRPr="006E71A7">
              <w:rPr>
                <w:color w:val="FFFFFF" w:themeColor="background1"/>
                <w:lang w:val="en-US"/>
              </w:rPr>
              <w:t xml:space="preserve">Attribute </w:t>
            </w:r>
          </w:p>
        </w:tc>
        <w:tc>
          <w:tcPr>
            <w:tcW w:w="4589" w:type="dxa"/>
            <w:shd w:val="clear" w:color="auto" w:fill="0778A5"/>
          </w:tcPr>
          <w:p w14:paraId="18B07FD8" w14:textId="77777777" w:rsidR="001A1979" w:rsidRPr="006E71A7" w:rsidRDefault="001A1979" w:rsidP="003D42EC">
            <w:pPr>
              <w:rPr>
                <w:color w:val="FFFFFF" w:themeColor="background1"/>
                <w:lang w:val="en-US"/>
              </w:rPr>
            </w:pPr>
            <w:r w:rsidRPr="006E71A7">
              <w:rPr>
                <w:color w:val="FFFFFF" w:themeColor="background1"/>
                <w:lang w:val="en-US"/>
              </w:rPr>
              <w:t>Explanation</w:t>
            </w:r>
          </w:p>
        </w:tc>
        <w:tc>
          <w:tcPr>
            <w:tcW w:w="1701" w:type="dxa"/>
            <w:shd w:val="clear" w:color="auto" w:fill="0778A5"/>
          </w:tcPr>
          <w:p w14:paraId="462538B1" w14:textId="77777777" w:rsidR="001A1979" w:rsidRPr="006E71A7" w:rsidRDefault="001A1979" w:rsidP="003D42EC">
            <w:pPr>
              <w:rPr>
                <w:color w:val="FFFFFF" w:themeColor="background1"/>
                <w:lang w:val="en-US"/>
              </w:rPr>
            </w:pPr>
            <w:r w:rsidRPr="006E71A7">
              <w:rPr>
                <w:color w:val="FFFFFF" w:themeColor="background1"/>
                <w:lang w:val="en-US"/>
              </w:rPr>
              <w:t>Type</w:t>
            </w:r>
          </w:p>
        </w:tc>
        <w:tc>
          <w:tcPr>
            <w:tcW w:w="1417" w:type="dxa"/>
            <w:shd w:val="clear" w:color="auto" w:fill="0778A5"/>
          </w:tcPr>
          <w:p w14:paraId="2570776B" w14:textId="77777777" w:rsidR="001A1979" w:rsidRPr="006E71A7" w:rsidRDefault="001A1979" w:rsidP="003D42EC">
            <w:pPr>
              <w:rPr>
                <w:color w:val="FFFFFF" w:themeColor="background1"/>
                <w:lang w:val="en-US"/>
              </w:rPr>
            </w:pPr>
            <w:r w:rsidRPr="006E71A7">
              <w:rPr>
                <w:color w:val="FFFFFF" w:themeColor="background1"/>
                <w:lang w:val="en-US"/>
              </w:rPr>
              <w:t>Card.</w:t>
            </w:r>
          </w:p>
        </w:tc>
      </w:tr>
      <w:tr w:rsidR="001A1979" w:rsidRPr="00CE25AF" w14:paraId="6B4ACE42" w14:textId="77777777" w:rsidTr="00F172C0">
        <w:tc>
          <w:tcPr>
            <w:tcW w:w="1502" w:type="dxa"/>
          </w:tcPr>
          <w:p w14:paraId="6FABF6B7" w14:textId="77777777" w:rsidR="001A1979" w:rsidRPr="006E71A7" w:rsidRDefault="001A1979" w:rsidP="003D42EC">
            <w:pPr>
              <w:rPr>
                <w:lang w:val="en-US"/>
              </w:rPr>
            </w:pPr>
            <w:r w:rsidRPr="006E71A7">
              <w:rPr>
                <w:lang w:val="en-US"/>
              </w:rPr>
              <w:t>value</w:t>
            </w:r>
          </w:p>
        </w:tc>
        <w:tc>
          <w:tcPr>
            <w:tcW w:w="4589" w:type="dxa"/>
          </w:tcPr>
          <w:p w14:paraId="3324C25E" w14:textId="51ECC8CF" w:rsidR="001A1979" w:rsidRPr="00CE25AF" w:rsidRDefault="001A1979" w:rsidP="003D42EC">
            <w:pPr>
              <w:rPr>
                <w:lang w:val="en-US"/>
              </w:rPr>
            </w:pPr>
            <w:r w:rsidRPr="00CE25AF">
              <w:rPr>
                <w:lang w:val="en-US"/>
              </w:rPr>
              <w:t>Path and name of the file (with file extension)</w:t>
            </w:r>
          </w:p>
          <w:p w14:paraId="24415B9A" w14:textId="77777777" w:rsidR="001A1979" w:rsidRPr="00CE25AF" w:rsidRDefault="001A1979" w:rsidP="003D42EC">
            <w:pPr>
              <w:rPr>
                <w:lang w:val="en-US"/>
              </w:rPr>
            </w:pPr>
            <w:r w:rsidRPr="00CE25AF">
              <w:rPr>
                <w:lang w:val="en-US"/>
              </w:rPr>
              <w:t xml:space="preserve">The path can be absolute or relative. </w:t>
            </w:r>
          </w:p>
        </w:tc>
        <w:tc>
          <w:tcPr>
            <w:tcW w:w="1701" w:type="dxa"/>
          </w:tcPr>
          <w:p w14:paraId="604B1C14" w14:textId="2E0AD5E3" w:rsidR="001A1979" w:rsidRPr="006E71A7" w:rsidRDefault="001A1979" w:rsidP="003D42EC">
            <w:pPr>
              <w:rPr>
                <w:lang w:val="en-US"/>
              </w:rPr>
            </w:pPr>
            <w:proofErr w:type="spellStart"/>
            <w:r w:rsidRPr="006E71A7">
              <w:rPr>
                <w:lang w:val="en-US"/>
              </w:rPr>
              <w:t>PathType</w:t>
            </w:r>
            <w:proofErr w:type="spellEnd"/>
          </w:p>
        </w:tc>
        <w:tc>
          <w:tcPr>
            <w:tcW w:w="1417" w:type="dxa"/>
          </w:tcPr>
          <w:p w14:paraId="4162184B" w14:textId="77777777" w:rsidR="001A1979" w:rsidRPr="006E71A7" w:rsidRDefault="001A1979" w:rsidP="003D42EC">
            <w:pPr>
              <w:rPr>
                <w:lang w:val="en-US"/>
              </w:rPr>
            </w:pPr>
            <w:r w:rsidRPr="006E71A7">
              <w:rPr>
                <w:lang w:val="en-US"/>
              </w:rPr>
              <w:t>0..1</w:t>
            </w:r>
          </w:p>
        </w:tc>
      </w:tr>
      <w:tr w:rsidR="001A1979" w:rsidRPr="00CE25AF" w14:paraId="4B4B4318" w14:textId="77777777" w:rsidTr="00F172C0">
        <w:tc>
          <w:tcPr>
            <w:tcW w:w="1502" w:type="dxa"/>
          </w:tcPr>
          <w:p w14:paraId="2FD7B217" w14:textId="7E50EAA9" w:rsidR="001A1979" w:rsidRPr="006E71A7" w:rsidRDefault="00A21C51" w:rsidP="003D42EC">
            <w:pPr>
              <w:rPr>
                <w:lang w:val="en-US"/>
              </w:rPr>
            </w:pPr>
            <w:proofErr w:type="spellStart"/>
            <w:r w:rsidRPr="006E71A7">
              <w:rPr>
                <w:lang w:val="en-US"/>
              </w:rPr>
              <w:t>contentType</w:t>
            </w:r>
            <w:proofErr w:type="spellEnd"/>
          </w:p>
        </w:tc>
        <w:tc>
          <w:tcPr>
            <w:tcW w:w="4589" w:type="dxa"/>
          </w:tcPr>
          <w:p w14:paraId="00D7D66E" w14:textId="03E090DC" w:rsidR="001A1979" w:rsidRPr="00CE25AF" w:rsidRDefault="00A21C51" w:rsidP="003D42EC">
            <w:pPr>
              <w:rPr>
                <w:lang w:val="en-US"/>
              </w:rPr>
            </w:pPr>
            <w:r w:rsidRPr="00CE25AF">
              <w:rPr>
                <w:lang w:val="en-US"/>
              </w:rPr>
              <w:t xml:space="preserve">Content </w:t>
            </w:r>
            <w:r w:rsidR="001A1979" w:rsidRPr="00CE25AF">
              <w:rPr>
                <w:lang w:val="en-US"/>
              </w:rPr>
              <w:t>type of the content of the file</w:t>
            </w:r>
          </w:p>
        </w:tc>
        <w:tc>
          <w:tcPr>
            <w:tcW w:w="1701" w:type="dxa"/>
          </w:tcPr>
          <w:p w14:paraId="7349E4AB" w14:textId="7281BC11" w:rsidR="001A1979" w:rsidRPr="006E71A7" w:rsidRDefault="00A21C51" w:rsidP="003D42EC">
            <w:pPr>
              <w:rPr>
                <w:lang w:val="en-US"/>
              </w:rPr>
            </w:pPr>
            <w:proofErr w:type="spellStart"/>
            <w:r w:rsidRPr="006E71A7">
              <w:rPr>
                <w:lang w:val="en-US"/>
              </w:rPr>
              <w:t>ContentType</w:t>
            </w:r>
            <w:proofErr w:type="spellEnd"/>
          </w:p>
        </w:tc>
        <w:tc>
          <w:tcPr>
            <w:tcW w:w="1417" w:type="dxa"/>
          </w:tcPr>
          <w:p w14:paraId="5F8D5037" w14:textId="77777777" w:rsidR="001A1979" w:rsidRPr="006E71A7" w:rsidRDefault="001A1979" w:rsidP="003D42EC">
            <w:pPr>
              <w:rPr>
                <w:lang w:val="en-US"/>
              </w:rPr>
            </w:pPr>
            <w:r w:rsidRPr="006E71A7">
              <w:rPr>
                <w:lang w:val="en-US"/>
              </w:rPr>
              <w:t>1</w:t>
            </w:r>
          </w:p>
        </w:tc>
      </w:tr>
    </w:tbl>
    <w:p w14:paraId="2159C5E3" w14:textId="77777777" w:rsidR="00034D50" w:rsidRPr="006E71A7" w:rsidRDefault="00034D50" w:rsidP="00034D50">
      <w:pPr>
        <w:rPr>
          <w:lang w:val="en-US"/>
        </w:rPr>
      </w:pPr>
    </w:p>
    <w:p w14:paraId="15BD9B9D" w14:textId="0F75DD4A" w:rsidR="005D59B4" w:rsidRPr="006E71A7" w:rsidRDefault="005D59B4" w:rsidP="00E805F8">
      <w:pPr>
        <w:pStyle w:val="Heading4"/>
        <w:numPr>
          <w:ilvl w:val="3"/>
          <w:numId w:val="53"/>
        </w:numPr>
        <w:rPr>
          <w:lang w:val="en-US"/>
        </w:rPr>
      </w:pPr>
      <w:bookmarkStart w:id="1823" w:name="_Toc54816002"/>
      <w:r w:rsidRPr="006E71A7">
        <w:rPr>
          <w:lang w:val="en-US"/>
        </w:rPr>
        <w:lastRenderedPageBreak/>
        <w:t>Multi</w:t>
      </w:r>
      <w:r w:rsidR="00591D8C" w:rsidRPr="006E71A7">
        <w:rPr>
          <w:lang w:val="en-US"/>
        </w:rPr>
        <w:t xml:space="preserve"> </w:t>
      </w:r>
      <w:r w:rsidRPr="006E71A7">
        <w:rPr>
          <w:lang w:val="en-US"/>
        </w:rPr>
        <w:t>Language</w:t>
      </w:r>
      <w:r w:rsidR="00591D8C" w:rsidRPr="006E71A7">
        <w:rPr>
          <w:lang w:val="en-US"/>
        </w:rPr>
        <w:t xml:space="preserve"> </w:t>
      </w:r>
      <w:r w:rsidRPr="006E71A7">
        <w:rPr>
          <w:lang w:val="en-US"/>
        </w:rPr>
        <w:t>Property Attributes</w:t>
      </w:r>
      <w:bookmarkEnd w:id="1823"/>
    </w:p>
    <w:p w14:paraId="2607A3F6" w14:textId="723A22D4" w:rsidR="00DE6AC6" w:rsidRPr="00CE25AF" w:rsidRDefault="0076303B" w:rsidP="00110904">
      <w:pPr>
        <w:pStyle w:val="Caption"/>
      </w:pPr>
      <w:bookmarkStart w:id="1824" w:name="_Toc125537860"/>
      <w:r w:rsidRPr="00CE25AF">
        <w:rPr>
          <w:noProof/>
        </w:rPr>
        <w:drawing>
          <wp:anchor distT="0" distB="0" distL="114300" distR="114300" simplePos="0" relativeHeight="252740608" behindDoc="0" locked="0" layoutInCell="1" allowOverlap="1" wp14:anchorId="4F0003B5" wp14:editId="11D00A76">
            <wp:simplePos x="0" y="0"/>
            <wp:positionH relativeFrom="column">
              <wp:posOffset>1119505</wp:posOffset>
            </wp:positionH>
            <wp:positionV relativeFrom="paragraph">
              <wp:posOffset>307975</wp:posOffset>
            </wp:positionV>
            <wp:extent cx="1974850" cy="889000"/>
            <wp:effectExtent l="0" t="0" r="0" b="0"/>
            <wp:wrapTopAndBottom/>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74850"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C9A" w:rsidRPr="00CE25AF">
        <w:t xml:space="preserve"> Figure</w:t>
      </w:r>
      <w:r w:rsidR="00DE6AC6" w:rsidRPr="00CE25AF">
        <w:t xml:space="preserve"> </w:t>
      </w:r>
      <w:r w:rsidR="00561536">
        <w:fldChar w:fldCharType="begin"/>
      </w:r>
      <w:r w:rsidR="00561536">
        <w:instrText xml:space="preserve"> SEQ Figure \* ARABIC </w:instrText>
      </w:r>
      <w:r w:rsidR="00561536">
        <w:fldChar w:fldCharType="separate"/>
      </w:r>
      <w:r w:rsidR="00F511DE">
        <w:rPr>
          <w:noProof/>
        </w:rPr>
        <w:t>37</w:t>
      </w:r>
      <w:r w:rsidR="00561536">
        <w:fldChar w:fldCharType="end"/>
      </w:r>
      <w:r w:rsidR="00DE6AC6" w:rsidRPr="00CE25AF">
        <w:t xml:space="preserve"> Metamodel </w:t>
      </w:r>
      <w:r w:rsidR="001F367B" w:rsidRPr="00CE25AF">
        <w:t>of</w:t>
      </w:r>
      <w:r w:rsidR="00DE6AC6" w:rsidRPr="00CE25AF">
        <w:t xml:space="preserve"> Multi</w:t>
      </w:r>
      <w:r w:rsidR="001F367B" w:rsidRPr="00CE25AF">
        <w:t xml:space="preserve"> </w:t>
      </w:r>
      <w:r w:rsidR="00DE6AC6" w:rsidRPr="00CE25AF">
        <w:t>Language</w:t>
      </w:r>
      <w:r w:rsidR="001F367B" w:rsidRPr="00CE25AF">
        <w:t xml:space="preserve"> </w:t>
      </w:r>
      <w:r w:rsidR="00DE6AC6" w:rsidRPr="00CE25AF">
        <w:t>Propert</w:t>
      </w:r>
      <w:r w:rsidR="001F367B" w:rsidRPr="00CE25AF">
        <w:t>ies</w:t>
      </w:r>
      <w:bookmarkEnd w:id="1824"/>
    </w:p>
    <w:p w14:paraId="0E29EA9D" w14:textId="0E97B105" w:rsidR="005D59B4" w:rsidRPr="00CE25AF" w:rsidRDefault="005D59B4" w:rsidP="006E71A7">
      <w:pPr>
        <w:pStyle w:val="Figure"/>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8"/>
        <w:gridCol w:w="4603"/>
        <w:gridCol w:w="1984"/>
        <w:gridCol w:w="992"/>
      </w:tblGrid>
      <w:tr w:rsidR="0020052E" w:rsidRPr="00CE25AF" w14:paraId="127840FB" w14:textId="77777777" w:rsidTr="00482FC3">
        <w:trPr>
          <w:trHeight w:val="243"/>
          <w:tblHeader/>
        </w:trPr>
        <w:tc>
          <w:tcPr>
            <w:tcW w:w="1488" w:type="dxa"/>
            <w:shd w:val="clear" w:color="auto" w:fill="0778A5"/>
          </w:tcPr>
          <w:p w14:paraId="791A3F21" w14:textId="77777777" w:rsidR="0020052E" w:rsidRPr="006E71A7" w:rsidRDefault="0020052E" w:rsidP="001B5277">
            <w:pPr>
              <w:rPr>
                <w:color w:val="FFFFFF" w:themeColor="background1"/>
                <w:lang w:val="en-US"/>
              </w:rPr>
            </w:pPr>
            <w:r w:rsidRPr="006E71A7">
              <w:rPr>
                <w:color w:val="FFFFFF" w:themeColor="background1"/>
                <w:lang w:val="en-US"/>
              </w:rPr>
              <w:t>Class:</w:t>
            </w:r>
          </w:p>
        </w:tc>
        <w:tc>
          <w:tcPr>
            <w:tcW w:w="7579" w:type="dxa"/>
            <w:gridSpan w:val="3"/>
          </w:tcPr>
          <w:p w14:paraId="7EF4DABB" w14:textId="77777777" w:rsidR="0020052E" w:rsidRPr="006E71A7" w:rsidRDefault="0020052E" w:rsidP="001B5277">
            <w:pPr>
              <w:rPr>
                <w:lang w:val="en-US"/>
              </w:rPr>
            </w:pPr>
            <w:proofErr w:type="spellStart"/>
            <w:r w:rsidRPr="006E71A7">
              <w:rPr>
                <w:lang w:val="en-US"/>
              </w:rPr>
              <w:t>MultiLanguageProperty</w:t>
            </w:r>
            <w:proofErr w:type="spellEnd"/>
          </w:p>
        </w:tc>
      </w:tr>
      <w:tr w:rsidR="0020052E" w:rsidRPr="001C00FD" w14:paraId="7AAE0E19" w14:textId="77777777" w:rsidTr="00482FC3">
        <w:tc>
          <w:tcPr>
            <w:tcW w:w="1488" w:type="dxa"/>
            <w:shd w:val="clear" w:color="auto" w:fill="0778A5"/>
          </w:tcPr>
          <w:p w14:paraId="2A619934" w14:textId="77777777" w:rsidR="0020052E" w:rsidRPr="006E71A7" w:rsidRDefault="0020052E" w:rsidP="001B5277">
            <w:pPr>
              <w:rPr>
                <w:color w:val="FFFFFF" w:themeColor="background1"/>
                <w:lang w:val="en-US"/>
              </w:rPr>
            </w:pPr>
            <w:r w:rsidRPr="006E71A7">
              <w:rPr>
                <w:color w:val="FFFFFF" w:themeColor="background1"/>
                <w:lang w:val="en-US"/>
              </w:rPr>
              <w:t>Explanation:</w:t>
            </w:r>
          </w:p>
        </w:tc>
        <w:tc>
          <w:tcPr>
            <w:tcW w:w="7579" w:type="dxa"/>
            <w:gridSpan w:val="3"/>
          </w:tcPr>
          <w:p w14:paraId="22AC64D0" w14:textId="0D61DE5E" w:rsidR="0020052E" w:rsidRPr="00CE25AF" w:rsidRDefault="0020052E" w:rsidP="001B5277">
            <w:pPr>
              <w:rPr>
                <w:lang w:val="en-US"/>
              </w:rPr>
            </w:pPr>
            <w:r w:rsidRPr="00CE25AF">
              <w:rPr>
                <w:lang w:val="en-US"/>
              </w:rPr>
              <w:t xml:space="preserve">A property is a data element that has a </w:t>
            </w:r>
            <w:r w:rsidR="005E4F2D" w:rsidRPr="00CE25AF">
              <w:rPr>
                <w:lang w:val="en-US"/>
              </w:rPr>
              <w:t>multi-language</w:t>
            </w:r>
            <w:r w:rsidRPr="00CE25AF">
              <w:rPr>
                <w:lang w:val="en-US"/>
              </w:rPr>
              <w:t xml:space="preserve"> value.</w:t>
            </w:r>
          </w:p>
          <w:p w14:paraId="7D3F2652" w14:textId="003FD749" w:rsidR="00766D09" w:rsidRPr="00CE25AF" w:rsidRDefault="005B39CB" w:rsidP="006534F2">
            <w:pPr>
              <w:pStyle w:val="Constraint"/>
              <w:framePr w:wrap="around"/>
              <w:rPr>
                <w:lang w:val="en-US"/>
              </w:rPr>
            </w:pPr>
            <w:r w:rsidRPr="00CE25AF">
              <w:rPr>
                <w:u w:val="single"/>
                <w:lang w:val="en-US"/>
              </w:rPr>
              <w:t>Constraint AAS</w:t>
            </w:r>
            <w:r w:rsidR="00001ABB" w:rsidRPr="00CE25AF">
              <w:rPr>
                <w:u w:val="single"/>
                <w:lang w:val="en-US"/>
              </w:rPr>
              <w:t>d-012</w:t>
            </w:r>
            <w:r w:rsidR="00001ABB" w:rsidRPr="00CE25AF">
              <w:rPr>
                <w:lang w:val="en-US"/>
              </w:rPr>
              <w:t xml:space="preserve">: </w:t>
            </w:r>
            <w:r w:rsidR="00316351" w:rsidRPr="00CE25AF">
              <w:rPr>
                <w:lang w:val="en-US"/>
              </w:rPr>
              <w:t>i</w:t>
            </w:r>
            <w:r w:rsidR="00001ABB" w:rsidRPr="00CE25AF">
              <w:rPr>
                <w:lang w:val="en-US"/>
              </w:rPr>
              <w:t xml:space="preserve">f both the </w:t>
            </w:r>
            <w:proofErr w:type="spellStart"/>
            <w:r w:rsidR="00001ABB" w:rsidRPr="00CE25AF">
              <w:rPr>
                <w:i/>
                <w:lang w:val="en-US"/>
              </w:rPr>
              <w:t>MultiLanguageProperty</w:t>
            </w:r>
            <w:proofErr w:type="spellEnd"/>
            <w:r w:rsidR="00001ABB" w:rsidRPr="00CE25AF">
              <w:rPr>
                <w:i/>
                <w:lang w:val="en-US"/>
              </w:rPr>
              <w:t>/value</w:t>
            </w:r>
            <w:r w:rsidR="00001ABB" w:rsidRPr="00CE25AF">
              <w:rPr>
                <w:lang w:val="en-US"/>
              </w:rPr>
              <w:t xml:space="preserve"> and the </w:t>
            </w:r>
            <w:proofErr w:type="spellStart"/>
            <w:r w:rsidR="00001ABB" w:rsidRPr="00CE25AF">
              <w:rPr>
                <w:i/>
                <w:lang w:val="en-US"/>
              </w:rPr>
              <w:t>MultiLanguageProperty</w:t>
            </w:r>
            <w:proofErr w:type="spellEnd"/>
            <w:r w:rsidR="00001ABB" w:rsidRPr="00CE25AF">
              <w:rPr>
                <w:i/>
                <w:lang w:val="en-US"/>
              </w:rPr>
              <w:t>/</w:t>
            </w:r>
            <w:proofErr w:type="spellStart"/>
            <w:r w:rsidR="00001ABB" w:rsidRPr="00CE25AF">
              <w:rPr>
                <w:i/>
                <w:lang w:val="en-US"/>
              </w:rPr>
              <w:t>valueId</w:t>
            </w:r>
            <w:proofErr w:type="spellEnd"/>
            <w:r w:rsidR="00001ABB" w:rsidRPr="00CE25AF">
              <w:rPr>
                <w:lang w:val="en-US"/>
              </w:rPr>
              <w:t xml:space="preserve"> are present</w:t>
            </w:r>
            <w:r w:rsidR="00316351" w:rsidRPr="00CE25AF">
              <w:rPr>
                <w:lang w:val="en-US"/>
              </w:rPr>
              <w:t xml:space="preserve">, the meaning must be the same </w:t>
            </w:r>
            <w:r w:rsidR="00001ABB" w:rsidRPr="00CE25AF">
              <w:rPr>
                <w:lang w:val="en-US"/>
              </w:rPr>
              <w:t>for each string in a specific language</w:t>
            </w:r>
            <w:r w:rsidR="00154AAB">
              <w:rPr>
                <w:lang w:val="en-US"/>
              </w:rPr>
              <w:t>,</w:t>
            </w:r>
            <w:r w:rsidR="00001ABB" w:rsidRPr="00CE25AF">
              <w:rPr>
                <w:lang w:val="en-US"/>
              </w:rPr>
              <w:t xml:space="preserve"> as specified in </w:t>
            </w:r>
            <w:proofErr w:type="spellStart"/>
            <w:r w:rsidR="00001ABB" w:rsidRPr="00CE25AF">
              <w:rPr>
                <w:i/>
                <w:lang w:val="en-US"/>
              </w:rPr>
              <w:t>MultiLanguageProperty</w:t>
            </w:r>
            <w:proofErr w:type="spellEnd"/>
            <w:r w:rsidR="00001ABB" w:rsidRPr="00CE25AF">
              <w:rPr>
                <w:i/>
                <w:lang w:val="en-US"/>
              </w:rPr>
              <w:t>/</w:t>
            </w:r>
            <w:proofErr w:type="spellStart"/>
            <w:r w:rsidR="00001ABB" w:rsidRPr="00CE25AF">
              <w:rPr>
                <w:i/>
                <w:lang w:val="en-US"/>
              </w:rPr>
              <w:t>valueId</w:t>
            </w:r>
            <w:proofErr w:type="spellEnd"/>
            <w:r w:rsidR="00001ABB" w:rsidRPr="00CE25AF">
              <w:rPr>
                <w:lang w:val="en-US"/>
              </w:rPr>
              <w:t>.</w:t>
            </w:r>
          </w:p>
        </w:tc>
      </w:tr>
      <w:tr w:rsidR="0020052E" w:rsidRPr="00CE25AF" w14:paraId="279C1290" w14:textId="77777777" w:rsidTr="00482FC3">
        <w:tc>
          <w:tcPr>
            <w:tcW w:w="1488" w:type="dxa"/>
            <w:tcBorders>
              <w:bottom w:val="single" w:sz="4" w:space="0" w:color="auto"/>
            </w:tcBorders>
            <w:shd w:val="clear" w:color="auto" w:fill="0778A5"/>
          </w:tcPr>
          <w:p w14:paraId="025FCE18" w14:textId="77777777" w:rsidR="0020052E" w:rsidRPr="006E71A7" w:rsidRDefault="0020052E" w:rsidP="001B5277">
            <w:pPr>
              <w:rPr>
                <w:color w:val="FFFFFF" w:themeColor="background1"/>
                <w:lang w:val="en-US"/>
              </w:rPr>
            </w:pPr>
            <w:r w:rsidRPr="006E71A7">
              <w:rPr>
                <w:color w:val="FFFFFF" w:themeColor="background1"/>
                <w:lang w:val="en-US"/>
              </w:rPr>
              <w:t>Inherits from:</w:t>
            </w:r>
          </w:p>
        </w:tc>
        <w:tc>
          <w:tcPr>
            <w:tcW w:w="7579" w:type="dxa"/>
            <w:gridSpan w:val="3"/>
            <w:tcBorders>
              <w:bottom w:val="single" w:sz="4" w:space="0" w:color="auto"/>
            </w:tcBorders>
          </w:tcPr>
          <w:p w14:paraId="30722FAF" w14:textId="77777777" w:rsidR="0020052E" w:rsidRPr="006E71A7" w:rsidRDefault="0020052E" w:rsidP="001B5277">
            <w:pPr>
              <w:rPr>
                <w:lang w:val="en-US"/>
              </w:rPr>
            </w:pPr>
            <w:proofErr w:type="spellStart"/>
            <w:r w:rsidRPr="006E71A7">
              <w:rPr>
                <w:lang w:val="en-US"/>
              </w:rPr>
              <w:t>DataElement</w:t>
            </w:r>
            <w:proofErr w:type="spellEnd"/>
          </w:p>
        </w:tc>
      </w:tr>
      <w:tr w:rsidR="00482FC3" w:rsidRPr="00CE25AF" w14:paraId="40823BF2" w14:textId="77777777" w:rsidTr="00482FC3">
        <w:tc>
          <w:tcPr>
            <w:tcW w:w="1488" w:type="dxa"/>
            <w:shd w:val="clear" w:color="auto" w:fill="0778A5"/>
          </w:tcPr>
          <w:p w14:paraId="2980DB75" w14:textId="616B9FC1" w:rsidR="001A1979" w:rsidRPr="006E71A7" w:rsidRDefault="001A1979" w:rsidP="001B5277">
            <w:pPr>
              <w:rPr>
                <w:color w:val="FFFFFF" w:themeColor="background1"/>
                <w:sz w:val="18"/>
                <w:lang w:val="en-US"/>
              </w:rPr>
            </w:pPr>
            <w:r w:rsidRPr="006E71A7">
              <w:rPr>
                <w:color w:val="FFFFFF" w:themeColor="background1"/>
                <w:lang w:val="en-US"/>
              </w:rPr>
              <w:t xml:space="preserve">Attribute </w:t>
            </w:r>
          </w:p>
        </w:tc>
        <w:tc>
          <w:tcPr>
            <w:tcW w:w="4603" w:type="dxa"/>
            <w:shd w:val="clear" w:color="auto" w:fill="0778A5"/>
          </w:tcPr>
          <w:p w14:paraId="4F6FD35F" w14:textId="77777777" w:rsidR="001A1979" w:rsidRPr="006E71A7" w:rsidRDefault="001A1979" w:rsidP="001B5277">
            <w:pPr>
              <w:rPr>
                <w:color w:val="FFFFFF" w:themeColor="background1"/>
                <w:lang w:val="en-US"/>
              </w:rPr>
            </w:pPr>
            <w:r w:rsidRPr="006E71A7">
              <w:rPr>
                <w:color w:val="FFFFFF" w:themeColor="background1"/>
                <w:lang w:val="en-US"/>
              </w:rPr>
              <w:t>Explanation</w:t>
            </w:r>
          </w:p>
        </w:tc>
        <w:tc>
          <w:tcPr>
            <w:tcW w:w="1984" w:type="dxa"/>
            <w:shd w:val="clear" w:color="auto" w:fill="0778A5"/>
          </w:tcPr>
          <w:p w14:paraId="100CC260" w14:textId="77777777" w:rsidR="001A1979" w:rsidRPr="006E71A7" w:rsidRDefault="001A1979" w:rsidP="001B5277">
            <w:pPr>
              <w:rPr>
                <w:color w:val="FFFFFF" w:themeColor="background1"/>
                <w:lang w:val="en-US"/>
              </w:rPr>
            </w:pPr>
            <w:r w:rsidRPr="006E71A7">
              <w:rPr>
                <w:color w:val="FFFFFF" w:themeColor="background1"/>
                <w:lang w:val="en-US"/>
              </w:rPr>
              <w:t>Type</w:t>
            </w:r>
          </w:p>
        </w:tc>
        <w:tc>
          <w:tcPr>
            <w:tcW w:w="992" w:type="dxa"/>
            <w:shd w:val="clear" w:color="auto" w:fill="0778A5"/>
          </w:tcPr>
          <w:p w14:paraId="3C346136" w14:textId="77777777" w:rsidR="001A1979" w:rsidRPr="006E71A7" w:rsidRDefault="001A1979" w:rsidP="001B5277">
            <w:pPr>
              <w:rPr>
                <w:color w:val="FFFFFF" w:themeColor="background1"/>
                <w:lang w:val="en-US"/>
              </w:rPr>
            </w:pPr>
            <w:r w:rsidRPr="006E71A7">
              <w:rPr>
                <w:color w:val="FFFFFF" w:themeColor="background1"/>
                <w:lang w:val="en-US"/>
              </w:rPr>
              <w:t>Card.</w:t>
            </w:r>
          </w:p>
        </w:tc>
      </w:tr>
      <w:tr w:rsidR="001A1979" w:rsidRPr="00CE25AF" w14:paraId="27A8BD7A" w14:textId="77777777" w:rsidTr="006C6A8F">
        <w:tc>
          <w:tcPr>
            <w:tcW w:w="1488" w:type="dxa"/>
          </w:tcPr>
          <w:p w14:paraId="5F4278E5" w14:textId="77777777" w:rsidR="001A1979" w:rsidRPr="006E71A7" w:rsidRDefault="001A1979" w:rsidP="001B5277">
            <w:pPr>
              <w:rPr>
                <w:lang w:val="en-US"/>
              </w:rPr>
            </w:pPr>
            <w:r w:rsidRPr="006E71A7">
              <w:rPr>
                <w:lang w:val="en-US"/>
              </w:rPr>
              <w:t>value</w:t>
            </w:r>
          </w:p>
        </w:tc>
        <w:tc>
          <w:tcPr>
            <w:tcW w:w="4603" w:type="dxa"/>
          </w:tcPr>
          <w:p w14:paraId="1424DC0F" w14:textId="7EDB9725" w:rsidR="001A1979" w:rsidRPr="00CE25AF" w:rsidRDefault="001A1979" w:rsidP="001B5277">
            <w:pPr>
              <w:rPr>
                <w:lang w:val="en-US"/>
              </w:rPr>
            </w:pPr>
            <w:r w:rsidRPr="00CE25AF">
              <w:rPr>
                <w:lang w:val="en-US"/>
              </w:rPr>
              <w:t>The value of the property instance</w:t>
            </w:r>
          </w:p>
        </w:tc>
        <w:tc>
          <w:tcPr>
            <w:tcW w:w="1984" w:type="dxa"/>
          </w:tcPr>
          <w:p w14:paraId="651AF062" w14:textId="3E21CC99" w:rsidR="001A1979" w:rsidRPr="006E71A7" w:rsidRDefault="00D26CA7" w:rsidP="001B5277">
            <w:pPr>
              <w:rPr>
                <w:lang w:val="en-US"/>
              </w:rPr>
            </w:pPr>
            <w:proofErr w:type="spellStart"/>
            <w:r w:rsidRPr="006E71A7">
              <w:rPr>
                <w:lang w:val="en-US"/>
              </w:rPr>
              <w:t>MultiLanguageTextType</w:t>
            </w:r>
            <w:proofErr w:type="spellEnd"/>
          </w:p>
        </w:tc>
        <w:tc>
          <w:tcPr>
            <w:tcW w:w="992" w:type="dxa"/>
          </w:tcPr>
          <w:p w14:paraId="606BEE7B" w14:textId="77777777" w:rsidR="001A1979" w:rsidRPr="006E71A7" w:rsidRDefault="001A1979" w:rsidP="001B5277">
            <w:pPr>
              <w:rPr>
                <w:lang w:val="en-US"/>
              </w:rPr>
            </w:pPr>
            <w:r w:rsidRPr="006E71A7">
              <w:rPr>
                <w:lang w:val="en-US"/>
              </w:rPr>
              <w:t>0..1</w:t>
            </w:r>
          </w:p>
        </w:tc>
      </w:tr>
      <w:tr w:rsidR="001A1979" w:rsidRPr="00CE25AF" w14:paraId="4BB7B379" w14:textId="77777777" w:rsidTr="006C6A8F">
        <w:tc>
          <w:tcPr>
            <w:tcW w:w="1488" w:type="dxa"/>
          </w:tcPr>
          <w:p w14:paraId="0F79AE2A" w14:textId="77777777" w:rsidR="001A1979" w:rsidRPr="006E71A7" w:rsidRDefault="001A1979" w:rsidP="001B5277">
            <w:pPr>
              <w:rPr>
                <w:lang w:val="en-US"/>
              </w:rPr>
            </w:pPr>
            <w:proofErr w:type="spellStart"/>
            <w:r w:rsidRPr="006E71A7">
              <w:rPr>
                <w:lang w:val="en-US"/>
              </w:rPr>
              <w:t>valueId</w:t>
            </w:r>
            <w:proofErr w:type="spellEnd"/>
          </w:p>
        </w:tc>
        <w:tc>
          <w:tcPr>
            <w:tcW w:w="4603" w:type="dxa"/>
          </w:tcPr>
          <w:p w14:paraId="7E1AE185" w14:textId="5F7EE7A0" w:rsidR="00506C75" w:rsidRPr="00CE25AF" w:rsidRDefault="001A1979" w:rsidP="001B5277">
            <w:pPr>
              <w:rPr>
                <w:lang w:val="en-US"/>
              </w:rPr>
            </w:pPr>
            <w:r w:rsidRPr="00CE25AF">
              <w:rPr>
                <w:lang w:val="en-US"/>
              </w:rPr>
              <w:t xml:space="preserve">Reference to the global unique </w:t>
            </w:r>
            <w:r w:rsidR="005E5DC1" w:rsidRPr="00CE25AF">
              <w:rPr>
                <w:lang w:val="en-US"/>
              </w:rPr>
              <w:t>ID</w:t>
            </w:r>
            <w:r w:rsidRPr="00CE25AF">
              <w:rPr>
                <w:lang w:val="en-US"/>
              </w:rPr>
              <w:t xml:space="preserve"> of a coded value.</w:t>
            </w:r>
          </w:p>
          <w:p w14:paraId="2961F18A" w14:textId="77777777" w:rsidR="00506C75" w:rsidRPr="00CE25AF" w:rsidRDefault="00506C75" w:rsidP="00506C75">
            <w:pPr>
              <w:rPr>
                <w:lang w:val="en-US"/>
              </w:rPr>
            </w:pPr>
          </w:p>
          <w:p w14:paraId="13974162" w14:textId="371F9505" w:rsidR="00506C75" w:rsidRPr="00CE25AF" w:rsidRDefault="00316351" w:rsidP="006E71A7">
            <w:pPr>
              <w:pStyle w:val="NOTE"/>
              <w:ind w:left="0" w:firstLine="0"/>
              <w:rPr>
                <w:lang w:val="en-US"/>
              </w:rPr>
            </w:pPr>
            <w:r w:rsidRPr="00CE25AF">
              <w:rPr>
                <w:lang w:val="en-US"/>
              </w:rPr>
              <w:t>Note: i</w:t>
            </w:r>
            <w:r w:rsidR="00506C75" w:rsidRPr="00CE25AF">
              <w:rPr>
                <w:lang w:val="en-US"/>
              </w:rPr>
              <w:t xml:space="preserve">t is recommended to use </w:t>
            </w:r>
            <w:r w:rsidR="00292D0D" w:rsidRPr="00CE25AF">
              <w:rPr>
                <w:lang w:val="en-US"/>
              </w:rPr>
              <w:t>an external</w:t>
            </w:r>
            <w:r w:rsidR="00506C75" w:rsidRPr="00CE25AF">
              <w:rPr>
                <w:lang w:val="en-US"/>
              </w:rPr>
              <w:t xml:space="preserve"> reference.</w:t>
            </w:r>
          </w:p>
        </w:tc>
        <w:tc>
          <w:tcPr>
            <w:tcW w:w="1984" w:type="dxa"/>
          </w:tcPr>
          <w:p w14:paraId="2CB3FCEF" w14:textId="0CD21B11" w:rsidR="001A1979" w:rsidRPr="006E71A7" w:rsidRDefault="001A1979" w:rsidP="001B5277">
            <w:pPr>
              <w:rPr>
                <w:lang w:val="en-US"/>
              </w:rPr>
            </w:pPr>
            <w:r w:rsidRPr="006E71A7">
              <w:rPr>
                <w:lang w:val="en-US"/>
              </w:rPr>
              <w:t>Reference</w:t>
            </w:r>
          </w:p>
        </w:tc>
        <w:tc>
          <w:tcPr>
            <w:tcW w:w="992" w:type="dxa"/>
          </w:tcPr>
          <w:p w14:paraId="2E96012C" w14:textId="77777777" w:rsidR="001A1979" w:rsidRPr="006E71A7" w:rsidRDefault="001A1979" w:rsidP="001B5277">
            <w:pPr>
              <w:rPr>
                <w:lang w:val="en-US"/>
              </w:rPr>
            </w:pPr>
            <w:r w:rsidRPr="006E71A7">
              <w:rPr>
                <w:lang w:val="en-US"/>
              </w:rPr>
              <w:t>0..1</w:t>
            </w:r>
          </w:p>
        </w:tc>
      </w:tr>
    </w:tbl>
    <w:p w14:paraId="616D1587" w14:textId="77777777" w:rsidR="0051572F" w:rsidRPr="006E71A7" w:rsidRDefault="0051572F" w:rsidP="001B5277">
      <w:pPr>
        <w:rPr>
          <w:lang w:val="en-US"/>
        </w:rPr>
      </w:pPr>
      <w:bookmarkStart w:id="1825" w:name="_Toc24356858"/>
      <w:bookmarkEnd w:id="1825"/>
    </w:p>
    <w:p w14:paraId="6282A6E1" w14:textId="77777777" w:rsidR="007C586E" w:rsidRPr="006E71A7" w:rsidRDefault="007C586E" w:rsidP="00E805F8">
      <w:pPr>
        <w:pStyle w:val="Heading4"/>
        <w:numPr>
          <w:ilvl w:val="3"/>
          <w:numId w:val="53"/>
        </w:numPr>
        <w:rPr>
          <w:lang w:val="en-US"/>
        </w:rPr>
      </w:pPr>
      <w:bookmarkStart w:id="1826" w:name="_Toc24314334"/>
      <w:bookmarkStart w:id="1827" w:name="_Toc24314337"/>
      <w:bookmarkStart w:id="1828" w:name="_Toc54816003"/>
      <w:bookmarkStart w:id="1829" w:name="_Toc510190051"/>
      <w:bookmarkStart w:id="1830" w:name="_Toc511579050"/>
      <w:bookmarkEnd w:id="1789"/>
      <w:bookmarkEnd w:id="1826"/>
      <w:bookmarkEnd w:id="1827"/>
      <w:r w:rsidRPr="006E71A7">
        <w:rPr>
          <w:lang w:val="en-US"/>
        </w:rPr>
        <w:t>Operation Attributes</w:t>
      </w:r>
      <w:bookmarkEnd w:id="1828"/>
    </w:p>
    <w:p w14:paraId="4948F5C1" w14:textId="7DC5E462" w:rsidR="007C586E" w:rsidRPr="00CE25AF" w:rsidRDefault="0076303B" w:rsidP="00110904">
      <w:pPr>
        <w:pStyle w:val="Caption"/>
      </w:pPr>
      <w:bookmarkStart w:id="1831" w:name="_Toc125537861"/>
      <w:r w:rsidRPr="00CE25AF">
        <w:rPr>
          <w:noProof/>
        </w:rPr>
        <w:drawing>
          <wp:anchor distT="0" distB="0" distL="114300" distR="114300" simplePos="0" relativeHeight="252742656" behindDoc="0" locked="0" layoutInCell="1" allowOverlap="1" wp14:anchorId="3C4885D2" wp14:editId="7D74F286">
            <wp:simplePos x="0" y="0"/>
            <wp:positionH relativeFrom="column">
              <wp:posOffset>638810</wp:posOffset>
            </wp:positionH>
            <wp:positionV relativeFrom="paragraph">
              <wp:posOffset>307975</wp:posOffset>
            </wp:positionV>
            <wp:extent cx="3575050" cy="1015365"/>
            <wp:effectExtent l="0" t="0" r="0" b="0"/>
            <wp:wrapTopAndBottom/>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5050" cy="101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7C586E" w:rsidRPr="00CE25AF">
        <w:t xml:space="preserve">Figure </w:t>
      </w:r>
      <w:r w:rsidR="00561536">
        <w:fldChar w:fldCharType="begin"/>
      </w:r>
      <w:r w:rsidR="00561536">
        <w:instrText xml:space="preserve"> SEQ Figure \* ARABIC </w:instrText>
      </w:r>
      <w:r w:rsidR="00561536">
        <w:fldChar w:fldCharType="separate"/>
      </w:r>
      <w:r w:rsidR="00F511DE">
        <w:rPr>
          <w:noProof/>
        </w:rPr>
        <w:t>38</w:t>
      </w:r>
      <w:r w:rsidR="00561536">
        <w:fldChar w:fldCharType="end"/>
      </w:r>
      <w:r w:rsidR="007C586E" w:rsidRPr="00CE25AF">
        <w:t xml:space="preserve"> Metamodel of Operations</w:t>
      </w:r>
      <w:bookmarkEnd w:id="1831"/>
    </w:p>
    <w:p w14:paraId="61F2CBB6" w14:textId="2ABCE9A7" w:rsidR="007C586E" w:rsidRPr="006E71A7" w:rsidRDefault="007C586E" w:rsidP="006E71A7">
      <w:pPr>
        <w:pStyle w:val="Figure"/>
        <w:rPr>
          <w:lang w:val="en-US"/>
        </w:rPr>
      </w:pPr>
      <w:r w:rsidRPr="006E71A7">
        <w:rPr>
          <w:lang w:val="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4235"/>
        <w:gridCol w:w="2410"/>
        <w:gridCol w:w="1134"/>
      </w:tblGrid>
      <w:tr w:rsidR="007C586E" w:rsidRPr="00CE25AF" w14:paraId="7AD8FD53" w14:textId="77777777" w:rsidTr="00482FC3">
        <w:trPr>
          <w:trHeight w:val="243"/>
          <w:tblHeader/>
        </w:trPr>
        <w:tc>
          <w:tcPr>
            <w:tcW w:w="1572" w:type="dxa"/>
            <w:shd w:val="clear" w:color="auto" w:fill="0778A5"/>
          </w:tcPr>
          <w:p w14:paraId="3A7DF583" w14:textId="77777777" w:rsidR="007C586E" w:rsidRPr="006E71A7" w:rsidRDefault="007C586E" w:rsidP="00A3624E">
            <w:pPr>
              <w:rPr>
                <w:color w:val="FFFFFF" w:themeColor="background1"/>
                <w:lang w:val="en-US"/>
              </w:rPr>
            </w:pPr>
            <w:r w:rsidRPr="006E71A7">
              <w:rPr>
                <w:color w:val="FFFFFF" w:themeColor="background1"/>
                <w:lang w:val="en-US"/>
              </w:rPr>
              <w:t>Class:</w:t>
            </w:r>
          </w:p>
        </w:tc>
        <w:tc>
          <w:tcPr>
            <w:tcW w:w="7779" w:type="dxa"/>
            <w:gridSpan w:val="3"/>
          </w:tcPr>
          <w:p w14:paraId="0D4067C1" w14:textId="77777777" w:rsidR="007C586E" w:rsidRPr="006E71A7" w:rsidRDefault="007C586E" w:rsidP="00A3624E">
            <w:pPr>
              <w:rPr>
                <w:lang w:val="en-US"/>
              </w:rPr>
            </w:pPr>
            <w:r w:rsidRPr="006E71A7">
              <w:rPr>
                <w:lang w:val="en-US"/>
              </w:rPr>
              <w:t>Operation</w:t>
            </w:r>
          </w:p>
        </w:tc>
      </w:tr>
      <w:tr w:rsidR="007C586E" w:rsidRPr="001C00FD" w14:paraId="5E3D166C" w14:textId="77777777" w:rsidTr="00482FC3">
        <w:tc>
          <w:tcPr>
            <w:tcW w:w="1572" w:type="dxa"/>
            <w:shd w:val="clear" w:color="auto" w:fill="0778A5"/>
          </w:tcPr>
          <w:p w14:paraId="717B4B6A" w14:textId="77777777" w:rsidR="007C586E" w:rsidRPr="006E71A7" w:rsidRDefault="007C586E" w:rsidP="00A3624E">
            <w:pPr>
              <w:rPr>
                <w:color w:val="FFFFFF" w:themeColor="background1"/>
                <w:lang w:val="en-US"/>
              </w:rPr>
            </w:pPr>
            <w:r w:rsidRPr="006E71A7">
              <w:rPr>
                <w:color w:val="FFFFFF" w:themeColor="background1"/>
                <w:lang w:val="en-US"/>
              </w:rPr>
              <w:t>Explanation:</w:t>
            </w:r>
          </w:p>
        </w:tc>
        <w:tc>
          <w:tcPr>
            <w:tcW w:w="7779" w:type="dxa"/>
            <w:gridSpan w:val="3"/>
          </w:tcPr>
          <w:p w14:paraId="0F383E46" w14:textId="77777777" w:rsidR="007C586E" w:rsidRPr="00CE25AF" w:rsidRDefault="007C586E" w:rsidP="00A3624E">
            <w:pPr>
              <w:rPr>
                <w:lang w:val="en-US"/>
              </w:rPr>
            </w:pPr>
            <w:r w:rsidRPr="00CE25AF">
              <w:rPr>
                <w:lang w:val="en-US"/>
              </w:rPr>
              <w:t xml:space="preserve">An operation is a </w:t>
            </w:r>
            <w:proofErr w:type="spellStart"/>
            <w:r w:rsidRPr="00CE25AF">
              <w:rPr>
                <w:lang w:val="en-US"/>
              </w:rPr>
              <w:t>submodel</w:t>
            </w:r>
            <w:proofErr w:type="spellEnd"/>
            <w:r w:rsidRPr="00CE25AF">
              <w:rPr>
                <w:lang w:val="en-US"/>
              </w:rPr>
              <w:t xml:space="preserve"> element with input and output variables.</w:t>
            </w:r>
          </w:p>
          <w:p w14:paraId="5364D49B" w14:textId="22082CB6" w:rsidR="00F84835" w:rsidRPr="00CE25AF" w:rsidRDefault="00F84835" w:rsidP="00A3624E">
            <w:pPr>
              <w:rPr>
                <w:lang w:val="en-US"/>
              </w:rPr>
            </w:pPr>
            <w:r w:rsidRPr="00CE25AF">
              <w:rPr>
                <w:u w:val="single"/>
                <w:lang w:val="en-US"/>
              </w:rPr>
              <w:t>Constraint AASd-134:</w:t>
            </w:r>
            <w:r w:rsidRPr="00CE25AF">
              <w:rPr>
                <w:lang w:val="en-US"/>
              </w:rPr>
              <w:t xml:space="preserve"> </w:t>
            </w:r>
            <w:r w:rsidR="00B62786">
              <w:rPr>
                <w:lang w:val="en-US"/>
              </w:rPr>
              <w:t>F</w:t>
            </w:r>
            <w:r w:rsidRPr="00CE25AF">
              <w:rPr>
                <w:lang w:val="en-US"/>
              </w:rPr>
              <w:t xml:space="preserve">or an </w:t>
            </w:r>
            <w:r w:rsidRPr="00CE25AF">
              <w:rPr>
                <w:i/>
                <w:iCs/>
                <w:lang w:val="en-US"/>
              </w:rPr>
              <w:t>Operation</w:t>
            </w:r>
            <w:r w:rsidR="00316351" w:rsidRPr="00CE25AF">
              <w:rPr>
                <w:i/>
                <w:iCs/>
                <w:lang w:val="en-US"/>
              </w:rPr>
              <w:t>,</w:t>
            </w:r>
            <w:r w:rsidRPr="00CE25AF">
              <w:rPr>
                <w:lang w:val="en-US"/>
              </w:rPr>
              <w:t xml:space="preserve"> the </w:t>
            </w:r>
            <w:proofErr w:type="spellStart"/>
            <w:r w:rsidRPr="00CE25AF">
              <w:rPr>
                <w:i/>
                <w:iCs/>
                <w:lang w:val="en-US"/>
              </w:rPr>
              <w:t>idShort</w:t>
            </w:r>
            <w:proofErr w:type="spellEnd"/>
            <w:r w:rsidRPr="00CE25AF">
              <w:rPr>
                <w:i/>
                <w:iCs/>
                <w:lang w:val="en-US"/>
              </w:rPr>
              <w:t xml:space="preserve"> </w:t>
            </w:r>
            <w:r w:rsidRPr="00CE25AF">
              <w:rPr>
                <w:lang w:val="en-US"/>
              </w:rPr>
              <w:t xml:space="preserve">of all </w:t>
            </w:r>
            <w:proofErr w:type="spellStart"/>
            <w:r w:rsidRPr="00CE25AF">
              <w:rPr>
                <w:i/>
                <w:iCs/>
                <w:lang w:val="en-US"/>
              </w:rPr>
              <w:t>inputVariable</w:t>
            </w:r>
            <w:proofErr w:type="spellEnd"/>
            <w:r w:rsidRPr="00CE25AF">
              <w:rPr>
                <w:i/>
                <w:iCs/>
                <w:lang w:val="en-US"/>
              </w:rPr>
              <w:t>/value</w:t>
            </w:r>
            <w:r w:rsidRPr="00CE25AF">
              <w:rPr>
                <w:lang w:val="en-US"/>
              </w:rPr>
              <w:t xml:space="preserve">, </w:t>
            </w:r>
            <w:proofErr w:type="spellStart"/>
            <w:r w:rsidRPr="00CE25AF">
              <w:rPr>
                <w:i/>
                <w:iCs/>
                <w:lang w:val="en-US"/>
              </w:rPr>
              <w:t>outputVariable</w:t>
            </w:r>
            <w:proofErr w:type="spellEnd"/>
            <w:r w:rsidRPr="00CE25AF">
              <w:rPr>
                <w:i/>
                <w:iCs/>
                <w:lang w:val="en-US"/>
              </w:rPr>
              <w:t>/value</w:t>
            </w:r>
            <w:r w:rsidR="00316351" w:rsidRPr="00CE25AF">
              <w:rPr>
                <w:i/>
                <w:iCs/>
                <w:lang w:val="en-US"/>
              </w:rPr>
              <w:t>,</w:t>
            </w:r>
            <w:r w:rsidRPr="00CE25AF">
              <w:rPr>
                <w:lang w:val="en-US"/>
              </w:rPr>
              <w:t xml:space="preserve"> and </w:t>
            </w:r>
            <w:proofErr w:type="spellStart"/>
            <w:r w:rsidRPr="00CE25AF">
              <w:rPr>
                <w:i/>
                <w:iCs/>
                <w:lang w:val="en-US"/>
              </w:rPr>
              <w:t>inoutputVariable</w:t>
            </w:r>
            <w:proofErr w:type="spellEnd"/>
            <w:r w:rsidRPr="00CE25AF">
              <w:rPr>
                <w:i/>
                <w:iCs/>
                <w:lang w:val="en-US"/>
              </w:rPr>
              <w:t>/value</w:t>
            </w:r>
            <w:r w:rsidRPr="00CE25AF">
              <w:rPr>
                <w:lang w:val="en-US"/>
              </w:rPr>
              <w:t xml:space="preserve"> shall be unique.</w:t>
            </w:r>
          </w:p>
        </w:tc>
      </w:tr>
      <w:tr w:rsidR="007C586E" w:rsidRPr="00CE25AF" w14:paraId="4BB32FAE" w14:textId="77777777" w:rsidTr="00482FC3">
        <w:tc>
          <w:tcPr>
            <w:tcW w:w="1572" w:type="dxa"/>
            <w:tcBorders>
              <w:bottom w:val="single" w:sz="4" w:space="0" w:color="auto"/>
            </w:tcBorders>
            <w:shd w:val="clear" w:color="auto" w:fill="0778A5"/>
          </w:tcPr>
          <w:p w14:paraId="68921E73" w14:textId="77777777" w:rsidR="007C586E" w:rsidRPr="006E71A7" w:rsidRDefault="007C586E" w:rsidP="00A3624E">
            <w:pPr>
              <w:rPr>
                <w:color w:val="FFFFFF" w:themeColor="background1"/>
                <w:lang w:val="en-US"/>
              </w:rPr>
            </w:pPr>
            <w:r w:rsidRPr="006E71A7">
              <w:rPr>
                <w:color w:val="FFFFFF" w:themeColor="background1"/>
                <w:lang w:val="en-US"/>
              </w:rPr>
              <w:t>Inherits from:</w:t>
            </w:r>
          </w:p>
        </w:tc>
        <w:tc>
          <w:tcPr>
            <w:tcW w:w="7779" w:type="dxa"/>
            <w:gridSpan w:val="3"/>
            <w:tcBorders>
              <w:bottom w:val="single" w:sz="4" w:space="0" w:color="auto"/>
            </w:tcBorders>
          </w:tcPr>
          <w:p w14:paraId="48A70D39" w14:textId="77777777" w:rsidR="007C586E" w:rsidRPr="006E71A7" w:rsidRDefault="007C586E" w:rsidP="00A3624E">
            <w:pPr>
              <w:rPr>
                <w:lang w:val="en-US"/>
              </w:rPr>
            </w:pPr>
            <w:proofErr w:type="spellStart"/>
            <w:r w:rsidRPr="006E71A7">
              <w:rPr>
                <w:lang w:val="en-US"/>
              </w:rPr>
              <w:t>SubmodelElement</w:t>
            </w:r>
            <w:proofErr w:type="spellEnd"/>
          </w:p>
        </w:tc>
      </w:tr>
      <w:tr w:rsidR="00482FC3" w:rsidRPr="00CE25AF" w14:paraId="5BAC504B" w14:textId="77777777" w:rsidTr="00482FC3">
        <w:tc>
          <w:tcPr>
            <w:tcW w:w="1572" w:type="dxa"/>
            <w:shd w:val="clear" w:color="auto" w:fill="0778A5"/>
          </w:tcPr>
          <w:p w14:paraId="3438F63C" w14:textId="3C84F615" w:rsidR="001A1979" w:rsidRPr="006E71A7" w:rsidRDefault="001A1979" w:rsidP="00A3624E">
            <w:pPr>
              <w:rPr>
                <w:color w:val="FFFFFF" w:themeColor="background1"/>
                <w:sz w:val="18"/>
                <w:lang w:val="en-US"/>
              </w:rPr>
            </w:pPr>
            <w:r w:rsidRPr="006E71A7">
              <w:rPr>
                <w:color w:val="FFFFFF" w:themeColor="background1"/>
                <w:sz w:val="18"/>
                <w:lang w:val="en-US"/>
              </w:rPr>
              <w:t>A</w:t>
            </w:r>
            <w:r w:rsidRPr="006E71A7">
              <w:rPr>
                <w:color w:val="FFFFFF" w:themeColor="background1"/>
                <w:lang w:val="en-US"/>
              </w:rPr>
              <w:t xml:space="preserve">ttribute </w:t>
            </w:r>
          </w:p>
        </w:tc>
        <w:tc>
          <w:tcPr>
            <w:tcW w:w="4235" w:type="dxa"/>
            <w:shd w:val="clear" w:color="auto" w:fill="0778A5"/>
          </w:tcPr>
          <w:p w14:paraId="084B3557" w14:textId="77777777" w:rsidR="001A1979" w:rsidRPr="006E71A7" w:rsidRDefault="001A1979" w:rsidP="00A3624E">
            <w:pPr>
              <w:rPr>
                <w:color w:val="FFFFFF" w:themeColor="background1"/>
                <w:lang w:val="en-US"/>
              </w:rPr>
            </w:pPr>
            <w:r w:rsidRPr="006E71A7">
              <w:rPr>
                <w:color w:val="FFFFFF" w:themeColor="background1"/>
                <w:lang w:val="en-US"/>
              </w:rPr>
              <w:t>Explanation</w:t>
            </w:r>
          </w:p>
        </w:tc>
        <w:tc>
          <w:tcPr>
            <w:tcW w:w="2410" w:type="dxa"/>
            <w:shd w:val="clear" w:color="auto" w:fill="0778A5"/>
          </w:tcPr>
          <w:p w14:paraId="484A0067" w14:textId="77777777" w:rsidR="001A1979" w:rsidRPr="006E71A7" w:rsidRDefault="001A1979" w:rsidP="00A3624E">
            <w:pPr>
              <w:rPr>
                <w:color w:val="FFFFFF" w:themeColor="background1"/>
                <w:lang w:val="en-US"/>
              </w:rPr>
            </w:pPr>
            <w:r w:rsidRPr="006E71A7">
              <w:rPr>
                <w:color w:val="FFFFFF" w:themeColor="background1"/>
                <w:lang w:val="en-US"/>
              </w:rPr>
              <w:t>Type</w:t>
            </w:r>
          </w:p>
        </w:tc>
        <w:tc>
          <w:tcPr>
            <w:tcW w:w="1134" w:type="dxa"/>
            <w:shd w:val="clear" w:color="auto" w:fill="0778A5"/>
          </w:tcPr>
          <w:p w14:paraId="0DB45EFA" w14:textId="77777777" w:rsidR="001A1979" w:rsidRPr="006E71A7" w:rsidRDefault="001A1979" w:rsidP="00A3624E">
            <w:pPr>
              <w:rPr>
                <w:color w:val="FFFFFF" w:themeColor="background1"/>
                <w:lang w:val="en-US"/>
              </w:rPr>
            </w:pPr>
            <w:r w:rsidRPr="006E71A7">
              <w:rPr>
                <w:color w:val="FFFFFF" w:themeColor="background1"/>
                <w:lang w:val="en-US"/>
              </w:rPr>
              <w:t>Card.</w:t>
            </w:r>
          </w:p>
        </w:tc>
      </w:tr>
      <w:tr w:rsidR="001A1979" w:rsidRPr="00CE25AF" w14:paraId="59F639A1" w14:textId="77777777" w:rsidTr="00DD0D23">
        <w:tc>
          <w:tcPr>
            <w:tcW w:w="1572" w:type="dxa"/>
          </w:tcPr>
          <w:p w14:paraId="7C914547" w14:textId="77777777" w:rsidR="001A1979" w:rsidRPr="006E71A7" w:rsidRDefault="001A1979" w:rsidP="00A3624E">
            <w:pPr>
              <w:rPr>
                <w:lang w:val="en-US"/>
              </w:rPr>
            </w:pPr>
            <w:proofErr w:type="spellStart"/>
            <w:r w:rsidRPr="006E71A7">
              <w:rPr>
                <w:lang w:val="en-US"/>
              </w:rPr>
              <w:t>inputVariable</w:t>
            </w:r>
            <w:proofErr w:type="spellEnd"/>
          </w:p>
        </w:tc>
        <w:tc>
          <w:tcPr>
            <w:tcW w:w="4235" w:type="dxa"/>
          </w:tcPr>
          <w:p w14:paraId="6C1BB48B" w14:textId="7DBD87A2" w:rsidR="001A1979" w:rsidRPr="00CE25AF" w:rsidRDefault="001A1979" w:rsidP="00A3624E">
            <w:pPr>
              <w:rPr>
                <w:lang w:val="en-US"/>
              </w:rPr>
            </w:pPr>
            <w:r w:rsidRPr="00CE25AF">
              <w:rPr>
                <w:lang w:val="en-US"/>
              </w:rPr>
              <w:t>Input parameter of the operation</w:t>
            </w:r>
          </w:p>
        </w:tc>
        <w:tc>
          <w:tcPr>
            <w:tcW w:w="2410" w:type="dxa"/>
          </w:tcPr>
          <w:p w14:paraId="7DEA2D28" w14:textId="77777777" w:rsidR="001A1979" w:rsidRPr="006E71A7" w:rsidRDefault="001A1979" w:rsidP="00A3624E">
            <w:pPr>
              <w:rPr>
                <w:lang w:val="en-US"/>
              </w:rPr>
            </w:pPr>
            <w:proofErr w:type="spellStart"/>
            <w:r w:rsidRPr="006E71A7">
              <w:rPr>
                <w:lang w:val="en-US"/>
              </w:rPr>
              <w:t>OperationVariable</w:t>
            </w:r>
            <w:proofErr w:type="spellEnd"/>
          </w:p>
        </w:tc>
        <w:tc>
          <w:tcPr>
            <w:tcW w:w="1134" w:type="dxa"/>
          </w:tcPr>
          <w:p w14:paraId="14CB6534" w14:textId="77777777" w:rsidR="001A1979" w:rsidRPr="006E71A7" w:rsidRDefault="001A1979" w:rsidP="00A3624E">
            <w:pPr>
              <w:rPr>
                <w:lang w:val="en-US"/>
              </w:rPr>
            </w:pPr>
            <w:r w:rsidRPr="006E71A7">
              <w:rPr>
                <w:lang w:val="en-US"/>
              </w:rPr>
              <w:t>0..*</w:t>
            </w:r>
          </w:p>
        </w:tc>
      </w:tr>
      <w:tr w:rsidR="001A1979" w:rsidRPr="00CE25AF" w14:paraId="5D4ADD96" w14:textId="77777777" w:rsidTr="00DD0D23">
        <w:tc>
          <w:tcPr>
            <w:tcW w:w="1572" w:type="dxa"/>
          </w:tcPr>
          <w:p w14:paraId="560DC91A" w14:textId="77777777" w:rsidR="001A1979" w:rsidRPr="006E71A7" w:rsidRDefault="001A1979" w:rsidP="00A3624E">
            <w:pPr>
              <w:rPr>
                <w:lang w:val="en-US"/>
              </w:rPr>
            </w:pPr>
            <w:proofErr w:type="spellStart"/>
            <w:r w:rsidRPr="006E71A7">
              <w:rPr>
                <w:lang w:val="en-US"/>
              </w:rPr>
              <w:t>outputVariable</w:t>
            </w:r>
            <w:proofErr w:type="spellEnd"/>
          </w:p>
        </w:tc>
        <w:tc>
          <w:tcPr>
            <w:tcW w:w="4235" w:type="dxa"/>
          </w:tcPr>
          <w:p w14:paraId="69E8CEB2" w14:textId="082C0A41" w:rsidR="001A1979" w:rsidRPr="00CE25AF" w:rsidRDefault="001A1979" w:rsidP="00A3624E">
            <w:pPr>
              <w:rPr>
                <w:lang w:val="en-US"/>
              </w:rPr>
            </w:pPr>
            <w:r w:rsidRPr="00CE25AF">
              <w:rPr>
                <w:lang w:val="en-US"/>
              </w:rPr>
              <w:t>Output parameter of the operation</w:t>
            </w:r>
          </w:p>
        </w:tc>
        <w:tc>
          <w:tcPr>
            <w:tcW w:w="2410" w:type="dxa"/>
          </w:tcPr>
          <w:p w14:paraId="234E8438" w14:textId="77777777" w:rsidR="001A1979" w:rsidRPr="006E71A7" w:rsidRDefault="001A1979" w:rsidP="00A3624E">
            <w:pPr>
              <w:rPr>
                <w:lang w:val="en-US"/>
              </w:rPr>
            </w:pPr>
            <w:proofErr w:type="spellStart"/>
            <w:r w:rsidRPr="006E71A7">
              <w:rPr>
                <w:lang w:val="en-US"/>
              </w:rPr>
              <w:t>OperationVariable</w:t>
            </w:r>
            <w:proofErr w:type="spellEnd"/>
          </w:p>
        </w:tc>
        <w:tc>
          <w:tcPr>
            <w:tcW w:w="1134" w:type="dxa"/>
          </w:tcPr>
          <w:p w14:paraId="3FACA536" w14:textId="77777777" w:rsidR="001A1979" w:rsidRPr="006E71A7" w:rsidRDefault="001A1979" w:rsidP="00A3624E">
            <w:pPr>
              <w:rPr>
                <w:lang w:val="en-US"/>
              </w:rPr>
            </w:pPr>
            <w:r w:rsidRPr="006E71A7">
              <w:rPr>
                <w:lang w:val="en-US"/>
              </w:rPr>
              <w:t>0..*</w:t>
            </w:r>
          </w:p>
        </w:tc>
      </w:tr>
      <w:tr w:rsidR="001A1979" w:rsidRPr="00CE25AF" w14:paraId="42AC2B60" w14:textId="77777777" w:rsidTr="00DD0D23">
        <w:tc>
          <w:tcPr>
            <w:tcW w:w="1572" w:type="dxa"/>
          </w:tcPr>
          <w:p w14:paraId="1C239C96" w14:textId="77777777" w:rsidR="001A1979" w:rsidRPr="006E71A7" w:rsidRDefault="001A1979" w:rsidP="00A3624E">
            <w:pPr>
              <w:rPr>
                <w:lang w:val="en-US"/>
              </w:rPr>
            </w:pPr>
            <w:proofErr w:type="spellStart"/>
            <w:r w:rsidRPr="006E71A7">
              <w:rPr>
                <w:lang w:val="en-US"/>
              </w:rPr>
              <w:lastRenderedPageBreak/>
              <w:t>inoutputVariable</w:t>
            </w:r>
            <w:proofErr w:type="spellEnd"/>
          </w:p>
        </w:tc>
        <w:tc>
          <w:tcPr>
            <w:tcW w:w="4235" w:type="dxa"/>
          </w:tcPr>
          <w:p w14:paraId="1D3AD8D9" w14:textId="64529442" w:rsidR="001A1979" w:rsidRPr="00CE25AF" w:rsidRDefault="001A1979" w:rsidP="00A3624E">
            <w:pPr>
              <w:rPr>
                <w:lang w:val="en-US"/>
              </w:rPr>
            </w:pPr>
            <w:r w:rsidRPr="00CE25AF">
              <w:rPr>
                <w:lang w:val="en-US"/>
              </w:rPr>
              <w:t>Parameter that is input and output of the operation</w:t>
            </w:r>
          </w:p>
        </w:tc>
        <w:tc>
          <w:tcPr>
            <w:tcW w:w="2410" w:type="dxa"/>
          </w:tcPr>
          <w:p w14:paraId="759DB2B4" w14:textId="77777777" w:rsidR="001A1979" w:rsidRPr="006E71A7" w:rsidRDefault="001A1979" w:rsidP="00A3624E">
            <w:pPr>
              <w:rPr>
                <w:lang w:val="en-US"/>
              </w:rPr>
            </w:pPr>
            <w:proofErr w:type="spellStart"/>
            <w:r w:rsidRPr="006E71A7">
              <w:rPr>
                <w:lang w:val="en-US"/>
              </w:rPr>
              <w:t>OperationVariable</w:t>
            </w:r>
            <w:proofErr w:type="spellEnd"/>
          </w:p>
        </w:tc>
        <w:tc>
          <w:tcPr>
            <w:tcW w:w="1134" w:type="dxa"/>
          </w:tcPr>
          <w:p w14:paraId="788C8A8D" w14:textId="77777777" w:rsidR="001A1979" w:rsidRPr="006E71A7" w:rsidRDefault="001A1979" w:rsidP="00A3624E">
            <w:pPr>
              <w:rPr>
                <w:lang w:val="en-US"/>
              </w:rPr>
            </w:pPr>
            <w:r w:rsidRPr="006E71A7">
              <w:rPr>
                <w:lang w:val="en-US"/>
              </w:rPr>
              <w:t>0..*</w:t>
            </w:r>
          </w:p>
        </w:tc>
      </w:tr>
    </w:tbl>
    <w:p w14:paraId="6208C7EE" w14:textId="77777777" w:rsidR="007C586E" w:rsidRPr="006E71A7" w:rsidRDefault="007C586E" w:rsidP="007C586E">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7"/>
        <w:gridCol w:w="3720"/>
        <w:gridCol w:w="2693"/>
        <w:gridCol w:w="997"/>
      </w:tblGrid>
      <w:tr w:rsidR="007C586E" w:rsidRPr="00CE25AF" w14:paraId="7122C8A4" w14:textId="77777777" w:rsidTr="00482FC3">
        <w:trPr>
          <w:trHeight w:val="243"/>
          <w:tblHeader/>
        </w:trPr>
        <w:tc>
          <w:tcPr>
            <w:tcW w:w="2087" w:type="dxa"/>
            <w:shd w:val="clear" w:color="auto" w:fill="0778A5"/>
          </w:tcPr>
          <w:p w14:paraId="05EAEF4C" w14:textId="77777777" w:rsidR="007C586E" w:rsidRPr="006E71A7" w:rsidRDefault="007C586E" w:rsidP="00A3624E">
            <w:pPr>
              <w:rPr>
                <w:color w:val="FFFFFF" w:themeColor="background1"/>
                <w:lang w:val="en-US"/>
              </w:rPr>
            </w:pPr>
            <w:r w:rsidRPr="006E71A7">
              <w:rPr>
                <w:color w:val="FFFFFF" w:themeColor="background1"/>
                <w:lang w:val="en-US"/>
              </w:rPr>
              <w:t>Class:</w:t>
            </w:r>
          </w:p>
        </w:tc>
        <w:tc>
          <w:tcPr>
            <w:tcW w:w="7410" w:type="dxa"/>
            <w:gridSpan w:val="3"/>
          </w:tcPr>
          <w:p w14:paraId="20EAF76D" w14:textId="77777777" w:rsidR="007C586E" w:rsidRPr="006E71A7" w:rsidRDefault="007C586E" w:rsidP="00A3624E">
            <w:pPr>
              <w:rPr>
                <w:lang w:val="en-US"/>
              </w:rPr>
            </w:pPr>
            <w:proofErr w:type="spellStart"/>
            <w:r w:rsidRPr="006E71A7">
              <w:rPr>
                <w:lang w:val="en-US"/>
              </w:rPr>
              <w:t>OperationVariable</w:t>
            </w:r>
            <w:proofErr w:type="spellEnd"/>
          </w:p>
        </w:tc>
      </w:tr>
      <w:tr w:rsidR="007C586E" w:rsidRPr="001C00FD" w14:paraId="7DE4E435" w14:textId="77777777" w:rsidTr="00482FC3">
        <w:tc>
          <w:tcPr>
            <w:tcW w:w="2087" w:type="dxa"/>
            <w:shd w:val="clear" w:color="auto" w:fill="0778A5"/>
          </w:tcPr>
          <w:p w14:paraId="5E7836AF" w14:textId="77777777" w:rsidR="007C586E" w:rsidRPr="006E71A7" w:rsidRDefault="007C586E" w:rsidP="00A3624E">
            <w:pPr>
              <w:rPr>
                <w:color w:val="FFFFFF" w:themeColor="background1"/>
                <w:lang w:val="en-US"/>
              </w:rPr>
            </w:pPr>
            <w:r w:rsidRPr="006E71A7">
              <w:rPr>
                <w:color w:val="FFFFFF" w:themeColor="background1"/>
                <w:lang w:val="en-US"/>
              </w:rPr>
              <w:t>Explanation:</w:t>
            </w:r>
          </w:p>
        </w:tc>
        <w:tc>
          <w:tcPr>
            <w:tcW w:w="7410" w:type="dxa"/>
            <w:gridSpan w:val="3"/>
          </w:tcPr>
          <w:p w14:paraId="44D6C232" w14:textId="561CA74A" w:rsidR="007C586E" w:rsidRPr="00CE25AF" w:rsidRDefault="00B04BE7" w:rsidP="00A3624E">
            <w:pPr>
              <w:rPr>
                <w:lang w:val="en-US"/>
              </w:rPr>
            </w:pPr>
            <w:r w:rsidRPr="00CE25AF">
              <w:rPr>
                <w:lang w:val="en-US"/>
              </w:rPr>
              <w:t>The value of an</w:t>
            </w:r>
            <w:r w:rsidR="007C586E" w:rsidRPr="00CE25AF">
              <w:rPr>
                <w:lang w:val="en-US"/>
              </w:rPr>
              <w:t xml:space="preserve"> operation variable is a </w:t>
            </w:r>
            <w:proofErr w:type="spellStart"/>
            <w:r w:rsidR="007C586E" w:rsidRPr="00CE25AF">
              <w:rPr>
                <w:lang w:val="en-US"/>
              </w:rPr>
              <w:t>submodel</w:t>
            </w:r>
            <w:proofErr w:type="spellEnd"/>
            <w:r w:rsidR="007C586E" w:rsidRPr="00CE25AF">
              <w:rPr>
                <w:lang w:val="en-US"/>
              </w:rPr>
              <w:t xml:space="preserve"> element that is used as input</w:t>
            </w:r>
            <w:r w:rsidRPr="00CE25AF">
              <w:rPr>
                <w:lang w:val="en-US"/>
              </w:rPr>
              <w:t xml:space="preserve"> and/or </w:t>
            </w:r>
            <w:r w:rsidR="007C586E" w:rsidRPr="00CE25AF">
              <w:rPr>
                <w:lang w:val="en-US"/>
              </w:rPr>
              <w:t>output variable of an operation.</w:t>
            </w:r>
          </w:p>
        </w:tc>
      </w:tr>
      <w:tr w:rsidR="007C586E" w:rsidRPr="00CE25AF" w14:paraId="53FC1EC3" w14:textId="77777777" w:rsidTr="00482FC3">
        <w:tc>
          <w:tcPr>
            <w:tcW w:w="2087" w:type="dxa"/>
            <w:tcBorders>
              <w:bottom w:val="single" w:sz="4" w:space="0" w:color="auto"/>
            </w:tcBorders>
            <w:shd w:val="clear" w:color="auto" w:fill="0778A5"/>
          </w:tcPr>
          <w:p w14:paraId="5113C29C" w14:textId="77777777" w:rsidR="007C586E" w:rsidRPr="006E71A7" w:rsidRDefault="007C586E" w:rsidP="00A3624E">
            <w:pPr>
              <w:rPr>
                <w:color w:val="FFFFFF" w:themeColor="background1"/>
                <w:lang w:val="en-US"/>
              </w:rPr>
            </w:pPr>
            <w:r w:rsidRPr="006E71A7">
              <w:rPr>
                <w:color w:val="FFFFFF" w:themeColor="background1"/>
                <w:lang w:val="en-US"/>
              </w:rPr>
              <w:t>Inherits from:</w:t>
            </w:r>
          </w:p>
        </w:tc>
        <w:tc>
          <w:tcPr>
            <w:tcW w:w="7410" w:type="dxa"/>
            <w:gridSpan w:val="3"/>
            <w:tcBorders>
              <w:bottom w:val="single" w:sz="4" w:space="0" w:color="auto"/>
            </w:tcBorders>
          </w:tcPr>
          <w:p w14:paraId="7E1DB029" w14:textId="77777777" w:rsidR="007C586E" w:rsidRPr="006E71A7" w:rsidRDefault="007C586E" w:rsidP="00A3624E">
            <w:pPr>
              <w:rPr>
                <w:lang w:val="en-US"/>
              </w:rPr>
            </w:pPr>
          </w:p>
        </w:tc>
      </w:tr>
      <w:tr w:rsidR="00482FC3" w:rsidRPr="00CE25AF" w14:paraId="18073BB1" w14:textId="77777777" w:rsidTr="00482FC3">
        <w:tc>
          <w:tcPr>
            <w:tcW w:w="2087" w:type="dxa"/>
            <w:shd w:val="clear" w:color="auto" w:fill="0778A5"/>
          </w:tcPr>
          <w:p w14:paraId="0A350113" w14:textId="53E14B56" w:rsidR="001A1979" w:rsidRPr="006E71A7" w:rsidRDefault="001A1979" w:rsidP="00A3624E">
            <w:pPr>
              <w:rPr>
                <w:color w:val="FFFFFF" w:themeColor="background1"/>
                <w:sz w:val="18"/>
                <w:lang w:val="en-US"/>
              </w:rPr>
            </w:pPr>
            <w:r w:rsidRPr="006E71A7">
              <w:rPr>
                <w:color w:val="FFFFFF" w:themeColor="background1"/>
                <w:lang w:val="en-US"/>
              </w:rPr>
              <w:t xml:space="preserve">Attribute </w:t>
            </w:r>
          </w:p>
        </w:tc>
        <w:tc>
          <w:tcPr>
            <w:tcW w:w="3720" w:type="dxa"/>
            <w:shd w:val="clear" w:color="auto" w:fill="0778A5"/>
          </w:tcPr>
          <w:p w14:paraId="2E76EE66" w14:textId="77777777" w:rsidR="001A1979" w:rsidRPr="006E71A7" w:rsidRDefault="001A1979" w:rsidP="00A3624E">
            <w:pPr>
              <w:rPr>
                <w:color w:val="FFFFFF" w:themeColor="background1"/>
                <w:lang w:val="en-US"/>
              </w:rPr>
            </w:pPr>
            <w:r w:rsidRPr="006E71A7">
              <w:rPr>
                <w:color w:val="FFFFFF" w:themeColor="background1"/>
                <w:lang w:val="en-US"/>
              </w:rPr>
              <w:t>Explanation</w:t>
            </w:r>
          </w:p>
        </w:tc>
        <w:tc>
          <w:tcPr>
            <w:tcW w:w="2693" w:type="dxa"/>
            <w:shd w:val="clear" w:color="auto" w:fill="0778A5"/>
          </w:tcPr>
          <w:p w14:paraId="23A4973F" w14:textId="77777777" w:rsidR="001A1979" w:rsidRPr="006E71A7" w:rsidRDefault="001A1979" w:rsidP="00A3624E">
            <w:pPr>
              <w:rPr>
                <w:color w:val="FFFFFF" w:themeColor="background1"/>
                <w:lang w:val="en-US"/>
              </w:rPr>
            </w:pPr>
            <w:r w:rsidRPr="006E71A7">
              <w:rPr>
                <w:color w:val="FFFFFF" w:themeColor="background1"/>
                <w:lang w:val="en-US"/>
              </w:rPr>
              <w:t>Type</w:t>
            </w:r>
          </w:p>
        </w:tc>
        <w:tc>
          <w:tcPr>
            <w:tcW w:w="997" w:type="dxa"/>
            <w:shd w:val="clear" w:color="auto" w:fill="0778A5"/>
          </w:tcPr>
          <w:p w14:paraId="68BF9014" w14:textId="77777777" w:rsidR="001A1979" w:rsidRPr="006E71A7" w:rsidRDefault="001A1979" w:rsidP="00A3624E">
            <w:pPr>
              <w:rPr>
                <w:color w:val="FFFFFF" w:themeColor="background1"/>
                <w:lang w:val="en-US"/>
              </w:rPr>
            </w:pPr>
            <w:r w:rsidRPr="006E71A7">
              <w:rPr>
                <w:color w:val="FFFFFF" w:themeColor="background1"/>
                <w:lang w:val="en-US"/>
              </w:rPr>
              <w:t>Card.</w:t>
            </w:r>
          </w:p>
        </w:tc>
      </w:tr>
      <w:tr w:rsidR="001A1979" w:rsidRPr="00CE25AF" w14:paraId="5E5662FB" w14:textId="77777777" w:rsidTr="009C54B5">
        <w:tc>
          <w:tcPr>
            <w:tcW w:w="2087" w:type="dxa"/>
          </w:tcPr>
          <w:p w14:paraId="6889A268" w14:textId="0513F591" w:rsidR="001A1979" w:rsidRPr="006E71A7" w:rsidRDefault="001A1979" w:rsidP="00A3624E">
            <w:pPr>
              <w:rPr>
                <w:lang w:val="en-US"/>
              </w:rPr>
            </w:pPr>
            <w:r w:rsidRPr="006E71A7">
              <w:rPr>
                <w:lang w:val="en-US"/>
              </w:rPr>
              <w:t>value</w:t>
            </w:r>
          </w:p>
        </w:tc>
        <w:tc>
          <w:tcPr>
            <w:tcW w:w="3720" w:type="dxa"/>
          </w:tcPr>
          <w:p w14:paraId="3D9CD36A" w14:textId="680C7E12" w:rsidR="001A1979" w:rsidRPr="00CE25AF" w:rsidRDefault="00EE3626" w:rsidP="000E4B6C">
            <w:pPr>
              <w:rPr>
                <w:lang w:val="en-US"/>
              </w:rPr>
            </w:pPr>
            <w:r w:rsidRPr="00CE25AF">
              <w:rPr>
                <w:lang w:val="en-US"/>
              </w:rPr>
              <w:t xml:space="preserve">Describes an argument or result of an operation via a </w:t>
            </w:r>
            <w:proofErr w:type="spellStart"/>
            <w:r w:rsidRPr="00CE25AF">
              <w:rPr>
                <w:lang w:val="en-US"/>
              </w:rPr>
              <w:t>submodel</w:t>
            </w:r>
            <w:proofErr w:type="spellEnd"/>
            <w:r w:rsidRPr="00CE25AF">
              <w:rPr>
                <w:lang w:val="en-US"/>
              </w:rPr>
              <w:t xml:space="preserve"> element</w:t>
            </w:r>
          </w:p>
        </w:tc>
        <w:tc>
          <w:tcPr>
            <w:tcW w:w="2693" w:type="dxa"/>
          </w:tcPr>
          <w:p w14:paraId="44675E41" w14:textId="77777777" w:rsidR="001A1979" w:rsidRPr="006E71A7" w:rsidRDefault="001A1979" w:rsidP="00A3624E">
            <w:pPr>
              <w:rPr>
                <w:lang w:val="en-US"/>
              </w:rPr>
            </w:pPr>
            <w:proofErr w:type="spellStart"/>
            <w:r w:rsidRPr="006E71A7">
              <w:rPr>
                <w:lang w:val="en-US"/>
              </w:rPr>
              <w:t>SubmodelElement</w:t>
            </w:r>
            <w:proofErr w:type="spellEnd"/>
          </w:p>
        </w:tc>
        <w:tc>
          <w:tcPr>
            <w:tcW w:w="997" w:type="dxa"/>
          </w:tcPr>
          <w:p w14:paraId="747F9A7B" w14:textId="77777777" w:rsidR="001A1979" w:rsidRPr="006E71A7" w:rsidRDefault="001A1979" w:rsidP="00A3624E">
            <w:pPr>
              <w:rPr>
                <w:lang w:val="en-US"/>
              </w:rPr>
            </w:pPr>
            <w:r w:rsidRPr="006E71A7">
              <w:rPr>
                <w:lang w:val="en-US"/>
              </w:rPr>
              <w:t>1</w:t>
            </w:r>
          </w:p>
        </w:tc>
      </w:tr>
    </w:tbl>
    <w:p w14:paraId="33203297" w14:textId="77777777" w:rsidR="007C586E" w:rsidRPr="006E71A7" w:rsidRDefault="007C586E" w:rsidP="007C586E">
      <w:pPr>
        <w:rPr>
          <w:lang w:val="en-US"/>
        </w:rPr>
      </w:pPr>
      <w:bookmarkStart w:id="1832" w:name="_Toc528162236"/>
      <w:bookmarkStart w:id="1833" w:name="_Toc528164049"/>
      <w:bookmarkStart w:id="1834" w:name="_Toc528786958"/>
      <w:bookmarkStart w:id="1835" w:name="_Toc528788136"/>
      <w:bookmarkStart w:id="1836" w:name="_Toc528162261"/>
      <w:bookmarkStart w:id="1837" w:name="_Toc528164074"/>
      <w:bookmarkStart w:id="1838" w:name="_Toc528786983"/>
      <w:bookmarkStart w:id="1839" w:name="_Toc528788161"/>
      <w:bookmarkStart w:id="1840" w:name="_Toc528162286"/>
      <w:bookmarkStart w:id="1841" w:name="_Toc528164099"/>
      <w:bookmarkStart w:id="1842" w:name="_Toc528787008"/>
      <w:bookmarkStart w:id="1843" w:name="_Toc528788186"/>
      <w:bookmarkStart w:id="1844" w:name="_Toc528162287"/>
      <w:bookmarkStart w:id="1845" w:name="_Toc528164100"/>
      <w:bookmarkStart w:id="1846" w:name="_Toc528787009"/>
      <w:bookmarkStart w:id="1847" w:name="_Toc528788187"/>
      <w:bookmarkStart w:id="1848" w:name="_Toc528162288"/>
      <w:bookmarkStart w:id="1849" w:name="_Toc528164101"/>
      <w:bookmarkStart w:id="1850" w:name="_Toc528787010"/>
      <w:bookmarkStart w:id="1851" w:name="_Toc528788188"/>
      <w:bookmarkStart w:id="1852" w:name="_Toc528162289"/>
      <w:bookmarkStart w:id="1853" w:name="_Toc528164102"/>
      <w:bookmarkStart w:id="1854" w:name="_Toc528787011"/>
      <w:bookmarkStart w:id="1855" w:name="_Toc528788189"/>
      <w:bookmarkStart w:id="1856" w:name="_Toc528162291"/>
      <w:bookmarkStart w:id="1857" w:name="_Toc528164104"/>
      <w:bookmarkStart w:id="1858" w:name="_Toc528787013"/>
      <w:bookmarkStart w:id="1859" w:name="_Toc528788191"/>
      <w:bookmarkStart w:id="1860" w:name="_Toc528162292"/>
      <w:bookmarkStart w:id="1861" w:name="_Toc528164105"/>
      <w:bookmarkStart w:id="1862" w:name="_Toc528787014"/>
      <w:bookmarkStart w:id="1863" w:name="_Toc528788192"/>
      <w:bookmarkStart w:id="1864" w:name="_Toc528162293"/>
      <w:bookmarkStart w:id="1865" w:name="_Toc528164106"/>
      <w:bookmarkStart w:id="1866" w:name="_Toc528787015"/>
      <w:bookmarkStart w:id="1867" w:name="_Toc528788193"/>
      <w:bookmarkStart w:id="1868" w:name="_Toc528162294"/>
      <w:bookmarkStart w:id="1869" w:name="_Toc528164107"/>
      <w:bookmarkStart w:id="1870" w:name="_Toc528787016"/>
      <w:bookmarkStart w:id="1871" w:name="_Toc528788194"/>
      <w:bookmarkStart w:id="1872" w:name="_Toc528162295"/>
      <w:bookmarkStart w:id="1873" w:name="_Toc528164108"/>
      <w:bookmarkStart w:id="1874" w:name="_Toc528787017"/>
      <w:bookmarkStart w:id="1875" w:name="_Toc528788195"/>
      <w:bookmarkStart w:id="1876" w:name="_Toc528162316"/>
      <w:bookmarkStart w:id="1877" w:name="_Toc528164129"/>
      <w:bookmarkStart w:id="1878" w:name="_Toc528787038"/>
      <w:bookmarkStart w:id="1879" w:name="_Toc528788216"/>
      <w:bookmarkStart w:id="1880" w:name="_Toc528162317"/>
      <w:bookmarkStart w:id="1881" w:name="_Toc528164130"/>
      <w:bookmarkStart w:id="1882" w:name="_Toc528787039"/>
      <w:bookmarkStart w:id="1883" w:name="_Toc528788217"/>
      <w:bookmarkStart w:id="1884" w:name="_Toc528162318"/>
      <w:bookmarkStart w:id="1885" w:name="_Toc528164131"/>
      <w:bookmarkStart w:id="1886" w:name="_Toc528787040"/>
      <w:bookmarkStart w:id="1887" w:name="_Toc528788218"/>
      <w:bookmarkStart w:id="1888" w:name="_Toc528162343"/>
      <w:bookmarkStart w:id="1889" w:name="_Toc528164156"/>
      <w:bookmarkStart w:id="1890" w:name="_Toc528787065"/>
      <w:bookmarkStart w:id="1891" w:name="_Toc528788243"/>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p>
    <w:p w14:paraId="7541AAE9" w14:textId="70FB8039" w:rsidR="007C586E" w:rsidRPr="00CE25AF" w:rsidRDefault="007C586E" w:rsidP="006E71A7">
      <w:pPr>
        <w:pStyle w:val="NOTE"/>
        <w:ind w:left="284" w:firstLine="0"/>
        <w:rPr>
          <w:lang w:val="en-US"/>
        </w:rPr>
      </w:pPr>
      <w:r w:rsidRPr="00CE25AF">
        <w:rPr>
          <w:lang w:val="en-US"/>
        </w:rPr>
        <w:t>Note</w:t>
      </w:r>
      <w:r w:rsidR="00316351" w:rsidRPr="00CE25AF">
        <w:rPr>
          <w:lang w:val="en-US"/>
        </w:rPr>
        <w:t xml:space="preserve"> 1</w:t>
      </w:r>
      <w:r w:rsidRPr="00CE25AF">
        <w:rPr>
          <w:lang w:val="en-US"/>
        </w:rPr>
        <w:t>:</w:t>
      </w:r>
      <w:r w:rsidR="00316351" w:rsidRPr="00CE25AF">
        <w:rPr>
          <w:lang w:val="en-US"/>
        </w:rPr>
        <w:t xml:space="preserve"> o</w:t>
      </w:r>
      <w:r w:rsidRPr="00CE25AF">
        <w:rPr>
          <w:lang w:val="en-US"/>
        </w:rPr>
        <w:t xml:space="preserve">perations typically specify the behavior of a component in terms of procedures. Hence, operations enable the specification of services with procedure-based interactions </w:t>
      </w:r>
      <w:r w:rsidR="00316351" w:rsidRPr="00CE25AF">
        <w:rPr>
          <w:lang w:val="en-US"/>
        </w:rPr>
        <w:t>[</w:t>
      </w:r>
      <w:r w:rsidRPr="00CE25AF">
        <w:rPr>
          <w:lang w:val="en-US"/>
        </w:rPr>
        <w:fldChar w:fldCharType="begin"/>
      </w:r>
      <w:r w:rsidRPr="00CE25AF">
        <w:rPr>
          <w:lang w:val="en-US"/>
        </w:rPr>
        <w:instrText xml:space="preserve"> REF DIN16593_32 \h </w:instrText>
      </w:r>
      <w:r w:rsidRPr="00CE25AF">
        <w:rPr>
          <w:lang w:val="en-US"/>
        </w:rPr>
      </w:r>
      <w:r w:rsidRPr="00CE25AF">
        <w:rPr>
          <w:lang w:val="en-US"/>
        </w:rPr>
        <w:fldChar w:fldCharType="separate"/>
      </w:r>
      <w:r w:rsidR="00F511DE" w:rsidRPr="00CE25AF">
        <w:rPr>
          <w:lang w:val="en-US"/>
        </w:rPr>
        <w:t>23]</w:t>
      </w:r>
      <w:r w:rsidRPr="00CE25AF">
        <w:rPr>
          <w:lang w:val="en-US"/>
        </w:rPr>
        <w:fldChar w:fldCharType="end"/>
      </w:r>
      <w:r w:rsidRPr="00CE25AF">
        <w:rPr>
          <w:lang w:val="en-US"/>
        </w:rPr>
        <w:t>.</w:t>
      </w:r>
    </w:p>
    <w:p w14:paraId="0F7CDE95" w14:textId="13CF993A" w:rsidR="001C755A" w:rsidRPr="00CE25AF" w:rsidRDefault="007C3ED6" w:rsidP="006E71A7">
      <w:pPr>
        <w:pStyle w:val="NOTE"/>
        <w:ind w:left="284" w:firstLine="0"/>
        <w:rPr>
          <w:lang w:val="en-US"/>
        </w:rPr>
      </w:pPr>
      <w:r w:rsidRPr="00CE25AF">
        <w:rPr>
          <w:lang w:val="en-US"/>
        </w:rPr>
        <w:t>Note</w:t>
      </w:r>
      <w:r w:rsidR="00316351" w:rsidRPr="00CE25AF">
        <w:rPr>
          <w:lang w:val="en-US"/>
        </w:rPr>
        <w:t xml:space="preserve"> 2</w:t>
      </w:r>
      <w:r w:rsidRPr="00CE25AF">
        <w:rPr>
          <w:lang w:val="en-US"/>
        </w:rPr>
        <w:t xml:space="preserve">: </w:t>
      </w:r>
      <w:proofErr w:type="spellStart"/>
      <w:r w:rsidR="00316351" w:rsidRPr="00CE25AF">
        <w:rPr>
          <w:lang w:val="en-US"/>
        </w:rPr>
        <w:t>O</w:t>
      </w:r>
      <w:r w:rsidRPr="00CE25AF">
        <w:rPr>
          <w:lang w:val="en-US"/>
        </w:rPr>
        <w:t>perationVariable</w:t>
      </w:r>
      <w:proofErr w:type="spellEnd"/>
      <w:r w:rsidRPr="00CE25AF">
        <w:rPr>
          <w:lang w:val="en-US"/>
        </w:rPr>
        <w:t xml:space="preserve"> is introduced as separate class to enable future extensions, e.g. for adding a default value</w:t>
      </w:r>
      <w:r w:rsidR="00316351" w:rsidRPr="00CE25AF">
        <w:rPr>
          <w:lang w:val="en-US"/>
        </w:rPr>
        <w:t xml:space="preserve"> or</w:t>
      </w:r>
      <w:r w:rsidRPr="00CE25AF">
        <w:rPr>
          <w:lang w:val="en-US"/>
        </w:rPr>
        <w:t xml:space="preserve"> cardinality (option/mandatory).</w:t>
      </w:r>
    </w:p>
    <w:p w14:paraId="5813ECD3" w14:textId="1A25EE68" w:rsidR="001C755A" w:rsidRPr="00CE25AF" w:rsidRDefault="001C755A" w:rsidP="006E71A7">
      <w:pPr>
        <w:pStyle w:val="NOTE"/>
        <w:ind w:left="284" w:firstLine="0"/>
        <w:rPr>
          <w:lang w:val="en-US"/>
        </w:rPr>
      </w:pPr>
      <w:r w:rsidRPr="00CE25AF">
        <w:rPr>
          <w:lang w:val="en-US"/>
        </w:rPr>
        <w:t>Note</w:t>
      </w:r>
      <w:r w:rsidR="00316351" w:rsidRPr="00CE25AF">
        <w:rPr>
          <w:lang w:val="en-US"/>
        </w:rPr>
        <w:t xml:space="preserve"> 3</w:t>
      </w:r>
      <w:r w:rsidRPr="00CE25AF">
        <w:rPr>
          <w:lang w:val="en-US"/>
        </w:rPr>
        <w:t xml:space="preserve">: </w:t>
      </w:r>
      <w:r w:rsidR="00316351" w:rsidRPr="00CE25AF">
        <w:rPr>
          <w:lang w:val="en-US"/>
        </w:rPr>
        <w:t>e</w:t>
      </w:r>
      <w:r w:rsidRPr="00CE25AF">
        <w:rPr>
          <w:lang w:val="en-US"/>
        </w:rPr>
        <w:t xml:space="preserve">ven if the </w:t>
      </w:r>
      <w:proofErr w:type="spellStart"/>
      <w:r w:rsidRPr="00CE25AF">
        <w:rPr>
          <w:lang w:val="en-US"/>
        </w:rPr>
        <w:t>submodel</w:t>
      </w:r>
      <w:proofErr w:type="spellEnd"/>
      <w:r w:rsidRPr="00CE25AF">
        <w:rPr>
          <w:lang w:val="en-US"/>
        </w:rPr>
        <w:t xml:space="preserve"> element </w:t>
      </w:r>
      <w:r w:rsidR="00316351" w:rsidRPr="00CE25AF">
        <w:rPr>
          <w:lang w:val="en-US"/>
        </w:rPr>
        <w:t xml:space="preserve">as </w:t>
      </w:r>
      <w:r w:rsidRPr="00CE25AF">
        <w:rPr>
          <w:lang w:val="en-US"/>
        </w:rPr>
        <w:t xml:space="preserve">the value of an input and an output variable have the same </w:t>
      </w:r>
      <w:proofErr w:type="spellStart"/>
      <w:r w:rsidRPr="00CE25AF">
        <w:rPr>
          <w:lang w:val="en-US"/>
        </w:rPr>
        <w:t>idShort</w:t>
      </w:r>
      <w:proofErr w:type="spellEnd"/>
      <w:r w:rsidR="00316351" w:rsidRPr="00CE25AF">
        <w:rPr>
          <w:lang w:val="en-US"/>
        </w:rPr>
        <w:t>,</w:t>
      </w:r>
      <w:r w:rsidRPr="00CE25AF">
        <w:rPr>
          <w:lang w:val="en-US"/>
        </w:rPr>
        <w:t xml:space="preserve"> this does not mean that they are identical or mapped to the same variable since </w:t>
      </w:r>
      <w:proofErr w:type="spellStart"/>
      <w:r w:rsidRPr="00CE25AF">
        <w:rPr>
          <w:lang w:val="en-US"/>
        </w:rPr>
        <w:t>OperationVariables</w:t>
      </w:r>
      <w:proofErr w:type="spellEnd"/>
      <w:r w:rsidRPr="00CE25AF">
        <w:rPr>
          <w:lang w:val="en-US"/>
        </w:rPr>
        <w:t xml:space="preserve"> are no </w:t>
      </w:r>
      <w:proofErr w:type="spellStart"/>
      <w:r w:rsidRPr="00CE25AF">
        <w:rPr>
          <w:lang w:val="en-US"/>
        </w:rPr>
        <w:t>referables</w:t>
      </w:r>
      <w:proofErr w:type="spellEnd"/>
      <w:r w:rsidRPr="00CE25AF">
        <w:rPr>
          <w:lang w:val="en-US"/>
        </w:rPr>
        <w:t xml:space="preserve">. The same </w:t>
      </w:r>
      <w:r w:rsidR="00316351" w:rsidRPr="00CE25AF">
        <w:rPr>
          <w:lang w:val="en-US"/>
        </w:rPr>
        <w:t>applies to</w:t>
      </w:r>
      <w:r w:rsidRPr="00CE25AF">
        <w:rPr>
          <w:lang w:val="en-US"/>
        </w:rPr>
        <w:t xml:space="preserve"> two input variables or an input variable and an </w:t>
      </w:r>
      <w:proofErr w:type="spellStart"/>
      <w:r w:rsidRPr="00CE25AF">
        <w:rPr>
          <w:lang w:val="en-US"/>
        </w:rPr>
        <w:t>inoutputVariable</w:t>
      </w:r>
      <w:proofErr w:type="spellEnd"/>
      <w:r w:rsidRPr="00CE25AF">
        <w:rPr>
          <w:lang w:val="en-US"/>
        </w:rPr>
        <w:t xml:space="preserve"> </w:t>
      </w:r>
      <w:proofErr w:type="spellStart"/>
      <w:r w:rsidRPr="00CE25AF">
        <w:rPr>
          <w:lang w:val="en-US"/>
        </w:rPr>
        <w:t>a.s.o</w:t>
      </w:r>
      <w:proofErr w:type="spellEnd"/>
      <w:r w:rsidRPr="00CE25AF">
        <w:rPr>
          <w:lang w:val="en-US"/>
        </w:rPr>
        <w:t>.</w:t>
      </w:r>
    </w:p>
    <w:p w14:paraId="72F88CDF" w14:textId="29BF76AA" w:rsidR="007C586E" w:rsidRPr="006E71A7" w:rsidRDefault="007C586E" w:rsidP="00E805F8">
      <w:pPr>
        <w:pStyle w:val="Heading4"/>
        <w:numPr>
          <w:ilvl w:val="3"/>
          <w:numId w:val="53"/>
        </w:numPr>
        <w:rPr>
          <w:lang w:val="en-US"/>
        </w:rPr>
      </w:pPr>
      <w:bookmarkStart w:id="1892" w:name="_Toc54816004"/>
      <w:bookmarkStart w:id="1893" w:name="_Ref91706955"/>
      <w:r w:rsidRPr="006E71A7">
        <w:rPr>
          <w:lang w:val="en-US"/>
        </w:rPr>
        <w:t>Property Attributes</w:t>
      </w:r>
      <w:bookmarkEnd w:id="1892"/>
      <w:bookmarkEnd w:id="1893"/>
    </w:p>
    <w:p w14:paraId="44412A71" w14:textId="07F479A3" w:rsidR="007C586E" w:rsidRPr="00CE25AF" w:rsidRDefault="0076303B" w:rsidP="00110904">
      <w:pPr>
        <w:pStyle w:val="Caption"/>
      </w:pPr>
      <w:bookmarkStart w:id="1894" w:name="_Toc125537862"/>
      <w:r w:rsidRPr="00CE25AF">
        <w:rPr>
          <w:noProof/>
        </w:rPr>
        <w:drawing>
          <wp:anchor distT="0" distB="0" distL="114300" distR="114300" simplePos="0" relativeHeight="252744704" behindDoc="0" locked="0" layoutInCell="1" allowOverlap="1" wp14:anchorId="61EE2901" wp14:editId="313229DE">
            <wp:simplePos x="0" y="0"/>
            <wp:positionH relativeFrom="column">
              <wp:posOffset>1201420</wp:posOffset>
            </wp:positionH>
            <wp:positionV relativeFrom="paragraph">
              <wp:posOffset>291465</wp:posOffset>
            </wp:positionV>
            <wp:extent cx="1778000" cy="1015365"/>
            <wp:effectExtent l="0" t="0" r="0" b="0"/>
            <wp:wrapTopAndBottom/>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78000" cy="101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7C586E" w:rsidRPr="00CE25AF">
        <w:t xml:space="preserve">Figure </w:t>
      </w:r>
      <w:r w:rsidR="00561536">
        <w:fldChar w:fldCharType="begin"/>
      </w:r>
      <w:r w:rsidR="00561536">
        <w:instrText xml:space="preserve"> SEQ Figure \* ARABIC </w:instrText>
      </w:r>
      <w:r w:rsidR="00561536">
        <w:fldChar w:fldCharType="separate"/>
      </w:r>
      <w:r w:rsidR="00F511DE">
        <w:rPr>
          <w:noProof/>
        </w:rPr>
        <w:t>39</w:t>
      </w:r>
      <w:r w:rsidR="00561536">
        <w:fldChar w:fldCharType="end"/>
      </w:r>
      <w:r w:rsidR="007C586E" w:rsidRPr="00CE25AF">
        <w:t xml:space="preserve"> Metamodel </w:t>
      </w:r>
      <w:r w:rsidR="00C66A3A" w:rsidRPr="00CE25AF">
        <w:t xml:space="preserve">of </w:t>
      </w:r>
      <w:r w:rsidR="007C586E" w:rsidRPr="00CE25AF">
        <w:t>Propert</w:t>
      </w:r>
      <w:r w:rsidR="0065367B" w:rsidRPr="00CE25AF">
        <w:t>ies</w:t>
      </w:r>
      <w:bookmarkEnd w:id="1894"/>
    </w:p>
    <w:p w14:paraId="13060C64" w14:textId="30EBFAEC" w:rsidR="007C586E" w:rsidRPr="006E71A7" w:rsidRDefault="007C586E" w:rsidP="006E71A7">
      <w:pPr>
        <w:pStyle w:val="Figure"/>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678"/>
        <w:gridCol w:w="2126"/>
        <w:gridCol w:w="850"/>
      </w:tblGrid>
      <w:tr w:rsidR="007C586E" w:rsidRPr="00CE25AF" w14:paraId="59AFD61B" w14:textId="77777777" w:rsidTr="004774D0">
        <w:trPr>
          <w:trHeight w:val="243"/>
          <w:tblHeader/>
        </w:trPr>
        <w:tc>
          <w:tcPr>
            <w:tcW w:w="1413" w:type="dxa"/>
            <w:shd w:val="clear" w:color="auto" w:fill="0778A5"/>
          </w:tcPr>
          <w:p w14:paraId="6A161BE9" w14:textId="77777777" w:rsidR="007C586E" w:rsidRPr="006E71A7" w:rsidRDefault="007C586E" w:rsidP="00A3624E">
            <w:pPr>
              <w:rPr>
                <w:color w:val="FFFFFF" w:themeColor="background1"/>
                <w:lang w:val="en-US"/>
              </w:rPr>
            </w:pPr>
            <w:r w:rsidRPr="006E71A7">
              <w:rPr>
                <w:color w:val="FFFFFF" w:themeColor="background1"/>
                <w:lang w:val="en-US"/>
              </w:rPr>
              <w:t>Class:</w:t>
            </w:r>
          </w:p>
        </w:tc>
        <w:tc>
          <w:tcPr>
            <w:tcW w:w="7654" w:type="dxa"/>
            <w:gridSpan w:val="3"/>
          </w:tcPr>
          <w:p w14:paraId="6D39B3B3" w14:textId="77777777" w:rsidR="007C586E" w:rsidRPr="006E71A7" w:rsidRDefault="007C586E" w:rsidP="00A3624E">
            <w:pPr>
              <w:rPr>
                <w:lang w:val="en-US"/>
              </w:rPr>
            </w:pPr>
            <w:r w:rsidRPr="006E71A7">
              <w:rPr>
                <w:lang w:val="en-US"/>
              </w:rPr>
              <w:t>Property</w:t>
            </w:r>
          </w:p>
        </w:tc>
      </w:tr>
      <w:tr w:rsidR="007C586E" w:rsidRPr="001C00FD" w14:paraId="7D526CA5" w14:textId="77777777" w:rsidTr="004774D0">
        <w:tc>
          <w:tcPr>
            <w:tcW w:w="1413" w:type="dxa"/>
            <w:shd w:val="clear" w:color="auto" w:fill="0778A5"/>
          </w:tcPr>
          <w:p w14:paraId="49B5C238" w14:textId="77777777" w:rsidR="007C586E" w:rsidRPr="006E71A7" w:rsidRDefault="007C586E" w:rsidP="00A3624E">
            <w:pPr>
              <w:rPr>
                <w:color w:val="FFFFFF" w:themeColor="background1"/>
                <w:lang w:val="en-US"/>
              </w:rPr>
            </w:pPr>
            <w:r w:rsidRPr="006E71A7">
              <w:rPr>
                <w:color w:val="FFFFFF" w:themeColor="background1"/>
                <w:lang w:val="en-US"/>
              </w:rPr>
              <w:t>Explanation:</w:t>
            </w:r>
          </w:p>
        </w:tc>
        <w:tc>
          <w:tcPr>
            <w:tcW w:w="7654" w:type="dxa"/>
            <w:gridSpan w:val="3"/>
          </w:tcPr>
          <w:p w14:paraId="5CE8B436" w14:textId="77777777" w:rsidR="007C586E" w:rsidRPr="00CE25AF" w:rsidRDefault="007C586E" w:rsidP="00A3624E">
            <w:pPr>
              <w:rPr>
                <w:lang w:val="en-US"/>
              </w:rPr>
            </w:pPr>
            <w:r w:rsidRPr="00CE25AF">
              <w:rPr>
                <w:lang w:val="en-US"/>
              </w:rPr>
              <w:t>A property is a data element that has a single value.</w:t>
            </w:r>
          </w:p>
          <w:p w14:paraId="69D72279" w14:textId="36F66E36" w:rsidR="007C586E" w:rsidRPr="00CE25AF" w:rsidRDefault="005B39CB" w:rsidP="00846118">
            <w:pPr>
              <w:rPr>
                <w:lang w:val="en-US"/>
              </w:rPr>
            </w:pPr>
            <w:r w:rsidRPr="00CE25AF">
              <w:rPr>
                <w:u w:val="single"/>
                <w:lang w:val="en-US"/>
              </w:rPr>
              <w:t>Constraint AAS</w:t>
            </w:r>
            <w:r w:rsidR="007C586E" w:rsidRPr="00CE25AF">
              <w:rPr>
                <w:u w:val="single"/>
                <w:lang w:val="en-US"/>
              </w:rPr>
              <w:t>d-007:</w:t>
            </w:r>
            <w:r w:rsidR="007C586E" w:rsidRPr="00CE25AF">
              <w:rPr>
                <w:lang w:val="en-US"/>
              </w:rPr>
              <w:t xml:space="preserve"> </w:t>
            </w:r>
            <w:r w:rsidR="00AB6A93">
              <w:rPr>
                <w:lang w:val="en-US"/>
              </w:rPr>
              <w:t>I</w:t>
            </w:r>
            <w:r w:rsidR="007C586E" w:rsidRPr="00CE25AF">
              <w:rPr>
                <w:lang w:val="en-US"/>
              </w:rPr>
              <w:t xml:space="preserve">f both the </w:t>
            </w:r>
            <w:r w:rsidR="007C586E" w:rsidRPr="00CE25AF">
              <w:rPr>
                <w:i/>
                <w:lang w:val="en-US"/>
              </w:rPr>
              <w:t>Property/value</w:t>
            </w:r>
            <w:r w:rsidR="007C586E" w:rsidRPr="00CE25AF">
              <w:rPr>
                <w:lang w:val="en-US"/>
              </w:rPr>
              <w:t xml:space="preserve"> and the </w:t>
            </w:r>
            <w:r w:rsidR="007C586E" w:rsidRPr="00CE25AF">
              <w:rPr>
                <w:i/>
                <w:lang w:val="en-US"/>
              </w:rPr>
              <w:t>Property/</w:t>
            </w:r>
            <w:proofErr w:type="spellStart"/>
            <w:r w:rsidR="007C586E" w:rsidRPr="00CE25AF">
              <w:rPr>
                <w:i/>
                <w:lang w:val="en-US"/>
              </w:rPr>
              <w:t>valueId</w:t>
            </w:r>
            <w:proofErr w:type="spellEnd"/>
            <w:r w:rsidR="007C586E" w:rsidRPr="00CE25AF">
              <w:rPr>
                <w:lang w:val="en-US"/>
              </w:rPr>
              <w:t xml:space="preserve"> are present</w:t>
            </w:r>
            <w:r w:rsidR="00316351" w:rsidRPr="00CE25AF">
              <w:rPr>
                <w:lang w:val="en-US"/>
              </w:rPr>
              <w:t>,</w:t>
            </w:r>
            <w:r w:rsidR="007C586E" w:rsidRPr="00CE25AF">
              <w:rPr>
                <w:lang w:val="en-US"/>
              </w:rPr>
              <w:t xml:space="preserve"> the value of </w:t>
            </w:r>
            <w:r w:rsidR="007C586E" w:rsidRPr="00CE25AF">
              <w:rPr>
                <w:i/>
                <w:lang w:val="en-US"/>
              </w:rPr>
              <w:t>Property/value</w:t>
            </w:r>
            <w:r w:rsidR="007C586E" w:rsidRPr="00CE25AF">
              <w:rPr>
                <w:lang w:val="en-US"/>
              </w:rPr>
              <w:t xml:space="preserve"> needs to be identical to the value of the referenced coded value in </w:t>
            </w:r>
            <w:r w:rsidR="007C586E" w:rsidRPr="00CE25AF">
              <w:rPr>
                <w:i/>
                <w:lang w:val="en-US"/>
              </w:rPr>
              <w:t>Property/</w:t>
            </w:r>
            <w:proofErr w:type="spellStart"/>
            <w:r w:rsidR="007C586E" w:rsidRPr="00CE25AF">
              <w:rPr>
                <w:i/>
                <w:lang w:val="en-US"/>
              </w:rPr>
              <w:t>valueId</w:t>
            </w:r>
            <w:proofErr w:type="spellEnd"/>
            <w:r w:rsidR="007C586E" w:rsidRPr="00CE25AF">
              <w:rPr>
                <w:lang w:val="en-US"/>
              </w:rPr>
              <w:t>.</w:t>
            </w:r>
          </w:p>
        </w:tc>
      </w:tr>
      <w:tr w:rsidR="007C586E" w:rsidRPr="00CE25AF" w14:paraId="50E2B64C" w14:textId="77777777" w:rsidTr="004774D0">
        <w:tc>
          <w:tcPr>
            <w:tcW w:w="1413" w:type="dxa"/>
            <w:tcBorders>
              <w:bottom w:val="single" w:sz="4" w:space="0" w:color="auto"/>
            </w:tcBorders>
            <w:shd w:val="clear" w:color="auto" w:fill="0778A5"/>
          </w:tcPr>
          <w:p w14:paraId="5E1EFD56" w14:textId="77777777" w:rsidR="007C586E" w:rsidRPr="006E71A7" w:rsidRDefault="007C586E" w:rsidP="00A3624E">
            <w:pPr>
              <w:rPr>
                <w:color w:val="FFFFFF" w:themeColor="background1"/>
                <w:lang w:val="en-US"/>
              </w:rPr>
            </w:pPr>
            <w:r w:rsidRPr="006E71A7">
              <w:rPr>
                <w:color w:val="FFFFFF" w:themeColor="background1"/>
                <w:lang w:val="en-US"/>
              </w:rPr>
              <w:t>Inherits from:</w:t>
            </w:r>
          </w:p>
        </w:tc>
        <w:tc>
          <w:tcPr>
            <w:tcW w:w="7654" w:type="dxa"/>
            <w:gridSpan w:val="3"/>
            <w:tcBorders>
              <w:bottom w:val="single" w:sz="4" w:space="0" w:color="auto"/>
            </w:tcBorders>
          </w:tcPr>
          <w:p w14:paraId="65E9AEC5" w14:textId="77777777" w:rsidR="007C586E" w:rsidRPr="006E71A7" w:rsidRDefault="007C586E" w:rsidP="00A3624E">
            <w:pPr>
              <w:rPr>
                <w:lang w:val="en-US"/>
              </w:rPr>
            </w:pPr>
            <w:proofErr w:type="spellStart"/>
            <w:r w:rsidRPr="006E71A7">
              <w:rPr>
                <w:lang w:val="en-US"/>
              </w:rPr>
              <w:t>DataElement</w:t>
            </w:r>
            <w:proofErr w:type="spellEnd"/>
          </w:p>
        </w:tc>
      </w:tr>
      <w:tr w:rsidR="00482FC3" w:rsidRPr="00CE25AF" w14:paraId="3AF5A336" w14:textId="77777777" w:rsidTr="004774D0">
        <w:tc>
          <w:tcPr>
            <w:tcW w:w="1413" w:type="dxa"/>
            <w:shd w:val="clear" w:color="auto" w:fill="0778A5"/>
          </w:tcPr>
          <w:p w14:paraId="24786FAE" w14:textId="548A91D1" w:rsidR="001A1979" w:rsidRPr="006E71A7" w:rsidRDefault="001A1979" w:rsidP="00A3624E">
            <w:pPr>
              <w:rPr>
                <w:color w:val="FFFFFF" w:themeColor="background1"/>
                <w:sz w:val="18"/>
                <w:lang w:val="en-US"/>
              </w:rPr>
            </w:pPr>
            <w:r w:rsidRPr="006E71A7">
              <w:rPr>
                <w:color w:val="FFFFFF" w:themeColor="background1"/>
                <w:lang w:val="en-US"/>
              </w:rPr>
              <w:t xml:space="preserve">Attribute </w:t>
            </w:r>
          </w:p>
        </w:tc>
        <w:tc>
          <w:tcPr>
            <w:tcW w:w="4678" w:type="dxa"/>
            <w:shd w:val="clear" w:color="auto" w:fill="0778A5"/>
          </w:tcPr>
          <w:p w14:paraId="3B613988" w14:textId="77777777" w:rsidR="001A1979" w:rsidRPr="006E71A7" w:rsidRDefault="001A1979" w:rsidP="00A3624E">
            <w:pPr>
              <w:rPr>
                <w:color w:val="FFFFFF" w:themeColor="background1"/>
                <w:lang w:val="en-US"/>
              </w:rPr>
            </w:pPr>
            <w:r w:rsidRPr="006E71A7">
              <w:rPr>
                <w:color w:val="FFFFFF" w:themeColor="background1"/>
                <w:lang w:val="en-US"/>
              </w:rPr>
              <w:t>Explanation</w:t>
            </w:r>
          </w:p>
        </w:tc>
        <w:tc>
          <w:tcPr>
            <w:tcW w:w="2126" w:type="dxa"/>
            <w:shd w:val="clear" w:color="auto" w:fill="0778A5"/>
          </w:tcPr>
          <w:p w14:paraId="1BE8EFA6" w14:textId="77777777" w:rsidR="001A1979" w:rsidRPr="006E71A7" w:rsidRDefault="001A1979" w:rsidP="00A3624E">
            <w:pPr>
              <w:rPr>
                <w:color w:val="FFFFFF" w:themeColor="background1"/>
                <w:lang w:val="en-US"/>
              </w:rPr>
            </w:pPr>
            <w:r w:rsidRPr="006E71A7">
              <w:rPr>
                <w:color w:val="FFFFFF" w:themeColor="background1"/>
                <w:lang w:val="en-US"/>
              </w:rPr>
              <w:t>Type</w:t>
            </w:r>
          </w:p>
        </w:tc>
        <w:tc>
          <w:tcPr>
            <w:tcW w:w="850" w:type="dxa"/>
            <w:shd w:val="clear" w:color="auto" w:fill="0778A5"/>
          </w:tcPr>
          <w:p w14:paraId="40E56237" w14:textId="77777777" w:rsidR="001A1979" w:rsidRPr="006E71A7" w:rsidRDefault="001A1979" w:rsidP="00A3624E">
            <w:pPr>
              <w:rPr>
                <w:color w:val="FFFFFF" w:themeColor="background1"/>
                <w:lang w:val="en-US"/>
              </w:rPr>
            </w:pPr>
            <w:r w:rsidRPr="006E71A7">
              <w:rPr>
                <w:color w:val="FFFFFF" w:themeColor="background1"/>
                <w:lang w:val="en-US"/>
              </w:rPr>
              <w:t>Card.</w:t>
            </w:r>
          </w:p>
        </w:tc>
      </w:tr>
      <w:tr w:rsidR="001A1979" w:rsidRPr="00CE25AF" w14:paraId="0E30480B" w14:textId="77777777" w:rsidTr="004774D0">
        <w:tc>
          <w:tcPr>
            <w:tcW w:w="1413" w:type="dxa"/>
          </w:tcPr>
          <w:p w14:paraId="7C83102D" w14:textId="6308ED38" w:rsidR="001A1979" w:rsidRPr="006E71A7" w:rsidRDefault="001A1979" w:rsidP="00A3624E">
            <w:pPr>
              <w:rPr>
                <w:lang w:val="en-US"/>
              </w:rPr>
            </w:pPr>
            <w:proofErr w:type="spellStart"/>
            <w:r w:rsidRPr="006E71A7">
              <w:rPr>
                <w:lang w:val="en-US"/>
              </w:rPr>
              <w:t>valueType</w:t>
            </w:r>
            <w:proofErr w:type="spellEnd"/>
          </w:p>
        </w:tc>
        <w:tc>
          <w:tcPr>
            <w:tcW w:w="4678" w:type="dxa"/>
          </w:tcPr>
          <w:p w14:paraId="4B108C14" w14:textId="0E1DB79E" w:rsidR="001A1979" w:rsidRPr="00CE25AF" w:rsidRDefault="001A1979" w:rsidP="00A3624E">
            <w:pPr>
              <w:rPr>
                <w:lang w:val="en-US"/>
              </w:rPr>
            </w:pPr>
            <w:r w:rsidRPr="00CE25AF">
              <w:rPr>
                <w:lang w:val="en-US"/>
              </w:rPr>
              <w:t>Data type of the value</w:t>
            </w:r>
            <w:r w:rsidR="00D54DF9" w:rsidRPr="00CE25AF">
              <w:rPr>
                <w:lang w:val="en-US"/>
              </w:rPr>
              <w:t xml:space="preserve"> attribute</w:t>
            </w:r>
          </w:p>
        </w:tc>
        <w:tc>
          <w:tcPr>
            <w:tcW w:w="2126" w:type="dxa"/>
          </w:tcPr>
          <w:p w14:paraId="54DAAD50" w14:textId="5B130985" w:rsidR="001A1979" w:rsidRPr="006E71A7" w:rsidRDefault="001A1979" w:rsidP="00A3624E">
            <w:pPr>
              <w:rPr>
                <w:lang w:val="en-US"/>
              </w:rPr>
            </w:pPr>
            <w:proofErr w:type="spellStart"/>
            <w:r w:rsidRPr="006E71A7">
              <w:rPr>
                <w:lang w:val="en-US"/>
              </w:rPr>
              <w:t>DataTypeDef</w:t>
            </w:r>
            <w:r w:rsidR="00AB0FC4" w:rsidRPr="006E71A7">
              <w:rPr>
                <w:lang w:val="en-US"/>
              </w:rPr>
              <w:t>Xsd</w:t>
            </w:r>
            <w:proofErr w:type="spellEnd"/>
          </w:p>
        </w:tc>
        <w:tc>
          <w:tcPr>
            <w:tcW w:w="850" w:type="dxa"/>
          </w:tcPr>
          <w:p w14:paraId="46CBA972" w14:textId="77777777" w:rsidR="001A1979" w:rsidRPr="006E71A7" w:rsidRDefault="001A1979" w:rsidP="00A3624E">
            <w:pPr>
              <w:rPr>
                <w:lang w:val="en-US"/>
              </w:rPr>
            </w:pPr>
            <w:r w:rsidRPr="006E71A7">
              <w:rPr>
                <w:lang w:val="en-US"/>
              </w:rPr>
              <w:t>1</w:t>
            </w:r>
          </w:p>
        </w:tc>
      </w:tr>
      <w:tr w:rsidR="001A1979" w:rsidRPr="00CE25AF" w14:paraId="58C5CE12" w14:textId="77777777" w:rsidTr="004774D0">
        <w:tc>
          <w:tcPr>
            <w:tcW w:w="1413" w:type="dxa"/>
          </w:tcPr>
          <w:p w14:paraId="6D48885D" w14:textId="77777777" w:rsidR="001A1979" w:rsidRPr="006E71A7" w:rsidRDefault="001A1979" w:rsidP="00A3624E">
            <w:pPr>
              <w:rPr>
                <w:lang w:val="en-US"/>
              </w:rPr>
            </w:pPr>
            <w:r w:rsidRPr="006E71A7">
              <w:rPr>
                <w:lang w:val="en-US"/>
              </w:rPr>
              <w:t>value</w:t>
            </w:r>
          </w:p>
        </w:tc>
        <w:tc>
          <w:tcPr>
            <w:tcW w:w="4678" w:type="dxa"/>
          </w:tcPr>
          <w:p w14:paraId="2FEBDD5C" w14:textId="381AD0A5" w:rsidR="001A1979" w:rsidRPr="00CE25AF" w:rsidRDefault="001A1979" w:rsidP="00A3624E">
            <w:pPr>
              <w:rPr>
                <w:lang w:val="en-US"/>
              </w:rPr>
            </w:pPr>
            <w:r w:rsidRPr="00CE25AF">
              <w:rPr>
                <w:lang w:val="en-US"/>
              </w:rPr>
              <w:t>The value of the property instance</w:t>
            </w:r>
          </w:p>
        </w:tc>
        <w:tc>
          <w:tcPr>
            <w:tcW w:w="2126" w:type="dxa"/>
          </w:tcPr>
          <w:p w14:paraId="0697EB37" w14:textId="77777777" w:rsidR="001A1979" w:rsidRPr="006E71A7" w:rsidRDefault="001A1979" w:rsidP="00A3624E">
            <w:pPr>
              <w:rPr>
                <w:lang w:val="en-US"/>
              </w:rPr>
            </w:pPr>
            <w:proofErr w:type="spellStart"/>
            <w:r w:rsidRPr="006E71A7">
              <w:rPr>
                <w:lang w:val="en-US"/>
              </w:rPr>
              <w:t>ValueDataType</w:t>
            </w:r>
            <w:proofErr w:type="spellEnd"/>
          </w:p>
        </w:tc>
        <w:tc>
          <w:tcPr>
            <w:tcW w:w="850" w:type="dxa"/>
          </w:tcPr>
          <w:p w14:paraId="39ADBA03" w14:textId="77777777" w:rsidR="001A1979" w:rsidRPr="006E71A7" w:rsidRDefault="001A1979" w:rsidP="00A3624E">
            <w:pPr>
              <w:rPr>
                <w:lang w:val="en-US"/>
              </w:rPr>
            </w:pPr>
            <w:r w:rsidRPr="006E71A7">
              <w:rPr>
                <w:lang w:val="en-US"/>
              </w:rPr>
              <w:t>0..1</w:t>
            </w:r>
          </w:p>
        </w:tc>
      </w:tr>
      <w:tr w:rsidR="001A1979" w:rsidRPr="00CE25AF" w14:paraId="1FACCF98" w14:textId="77777777" w:rsidTr="004774D0">
        <w:tc>
          <w:tcPr>
            <w:tcW w:w="1413" w:type="dxa"/>
          </w:tcPr>
          <w:p w14:paraId="377F5F3B" w14:textId="77777777" w:rsidR="001A1979" w:rsidRPr="006E71A7" w:rsidRDefault="001A1979" w:rsidP="00A3624E">
            <w:pPr>
              <w:rPr>
                <w:lang w:val="en-US"/>
              </w:rPr>
            </w:pPr>
            <w:proofErr w:type="spellStart"/>
            <w:r w:rsidRPr="006E71A7">
              <w:rPr>
                <w:lang w:val="en-US"/>
              </w:rPr>
              <w:t>valueId</w:t>
            </w:r>
            <w:proofErr w:type="spellEnd"/>
          </w:p>
        </w:tc>
        <w:tc>
          <w:tcPr>
            <w:tcW w:w="4678" w:type="dxa"/>
          </w:tcPr>
          <w:p w14:paraId="3ABD3449" w14:textId="38C90BDF" w:rsidR="001A1979" w:rsidRPr="00CE25AF" w:rsidRDefault="001A1979" w:rsidP="00A3624E">
            <w:pPr>
              <w:rPr>
                <w:lang w:val="en-US"/>
              </w:rPr>
            </w:pPr>
            <w:r w:rsidRPr="00CE25AF">
              <w:rPr>
                <w:lang w:val="en-US"/>
              </w:rPr>
              <w:t xml:space="preserve">Reference to the global unique </w:t>
            </w:r>
            <w:r w:rsidR="005E5DC1" w:rsidRPr="00CE25AF">
              <w:rPr>
                <w:lang w:val="en-US"/>
              </w:rPr>
              <w:t>ID</w:t>
            </w:r>
            <w:r w:rsidRPr="00CE25AF">
              <w:rPr>
                <w:lang w:val="en-US"/>
              </w:rPr>
              <w:t xml:space="preserve"> of a coded value </w:t>
            </w:r>
          </w:p>
          <w:p w14:paraId="07F3C6FB" w14:textId="13D93F48" w:rsidR="00506C75" w:rsidRPr="00CE25AF" w:rsidRDefault="00316351" w:rsidP="006E71A7">
            <w:pPr>
              <w:pStyle w:val="NOTE"/>
              <w:ind w:left="0" w:firstLine="0"/>
              <w:rPr>
                <w:lang w:val="en-US"/>
              </w:rPr>
            </w:pPr>
            <w:r w:rsidRPr="00CE25AF">
              <w:rPr>
                <w:lang w:val="en-US"/>
              </w:rPr>
              <w:t>Note: i</w:t>
            </w:r>
            <w:r w:rsidR="00506C75" w:rsidRPr="00CE25AF">
              <w:rPr>
                <w:lang w:val="en-US"/>
              </w:rPr>
              <w:t xml:space="preserve">t is recommended to use </w:t>
            </w:r>
            <w:r w:rsidR="00292D0D" w:rsidRPr="00CE25AF">
              <w:rPr>
                <w:lang w:val="en-US"/>
              </w:rPr>
              <w:t>an external</w:t>
            </w:r>
            <w:r w:rsidR="00506C75" w:rsidRPr="00CE25AF">
              <w:rPr>
                <w:lang w:val="en-US"/>
              </w:rPr>
              <w:t xml:space="preserve"> reference.</w:t>
            </w:r>
          </w:p>
        </w:tc>
        <w:tc>
          <w:tcPr>
            <w:tcW w:w="2126" w:type="dxa"/>
          </w:tcPr>
          <w:p w14:paraId="2E255165" w14:textId="26C0E57C" w:rsidR="001A1979" w:rsidRPr="006E71A7" w:rsidRDefault="001A1979" w:rsidP="00A3624E">
            <w:pPr>
              <w:rPr>
                <w:lang w:val="en-US"/>
              </w:rPr>
            </w:pPr>
            <w:r w:rsidRPr="006E71A7">
              <w:rPr>
                <w:lang w:val="en-US"/>
              </w:rPr>
              <w:t>Reference</w:t>
            </w:r>
          </w:p>
        </w:tc>
        <w:tc>
          <w:tcPr>
            <w:tcW w:w="850" w:type="dxa"/>
          </w:tcPr>
          <w:p w14:paraId="4E2FED3B" w14:textId="77777777" w:rsidR="001A1979" w:rsidRPr="006E71A7" w:rsidRDefault="001A1979" w:rsidP="00A3624E">
            <w:pPr>
              <w:rPr>
                <w:lang w:val="en-US"/>
              </w:rPr>
            </w:pPr>
            <w:r w:rsidRPr="006E71A7">
              <w:rPr>
                <w:lang w:val="en-US"/>
              </w:rPr>
              <w:t>0..1</w:t>
            </w:r>
          </w:p>
        </w:tc>
      </w:tr>
    </w:tbl>
    <w:p w14:paraId="43A4C7EB" w14:textId="77777777" w:rsidR="007C586E" w:rsidRPr="006E71A7" w:rsidRDefault="007C586E" w:rsidP="007C586E">
      <w:pPr>
        <w:rPr>
          <w:lang w:val="en-US"/>
        </w:rPr>
      </w:pPr>
    </w:p>
    <w:p w14:paraId="772B711A" w14:textId="7DA188DA" w:rsidR="007C586E" w:rsidRPr="006E71A7" w:rsidRDefault="007C586E" w:rsidP="00E805F8">
      <w:pPr>
        <w:pStyle w:val="Heading4"/>
        <w:numPr>
          <w:ilvl w:val="3"/>
          <w:numId w:val="53"/>
        </w:numPr>
        <w:rPr>
          <w:lang w:val="en-US"/>
        </w:rPr>
      </w:pPr>
      <w:bookmarkStart w:id="1895" w:name="_Toc54816005"/>
      <w:r w:rsidRPr="006E71A7">
        <w:rPr>
          <w:lang w:val="en-US"/>
        </w:rPr>
        <w:lastRenderedPageBreak/>
        <w:t>Range Attributes</w:t>
      </w:r>
      <w:bookmarkEnd w:id="1895"/>
    </w:p>
    <w:p w14:paraId="589EF0A0" w14:textId="1C5B3F82" w:rsidR="007C586E" w:rsidRPr="00CE25AF" w:rsidRDefault="0070121E" w:rsidP="00110904">
      <w:pPr>
        <w:pStyle w:val="Caption"/>
      </w:pPr>
      <w:bookmarkStart w:id="1896" w:name="_Toc125537863"/>
      <w:r w:rsidRPr="00CE25AF">
        <w:rPr>
          <w:noProof/>
        </w:rPr>
        <w:drawing>
          <wp:anchor distT="0" distB="0" distL="114300" distR="114300" simplePos="0" relativeHeight="252813312" behindDoc="0" locked="0" layoutInCell="1" allowOverlap="1" wp14:anchorId="004EBCD7" wp14:editId="707FFAD2">
            <wp:simplePos x="0" y="0"/>
            <wp:positionH relativeFrom="column">
              <wp:posOffset>1370965</wp:posOffset>
            </wp:positionH>
            <wp:positionV relativeFrom="paragraph">
              <wp:posOffset>263525</wp:posOffset>
            </wp:positionV>
            <wp:extent cx="1593850" cy="1162050"/>
            <wp:effectExtent l="0" t="0" r="0" b="0"/>
            <wp:wrapTopAndBottom/>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9385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C586E" w:rsidRPr="00CE25AF">
        <w:t xml:space="preserve">Figure </w:t>
      </w:r>
      <w:r w:rsidR="00561536">
        <w:fldChar w:fldCharType="begin"/>
      </w:r>
      <w:r w:rsidR="00561536">
        <w:instrText xml:space="preserve"> SEQ Figure \* ARABIC </w:instrText>
      </w:r>
      <w:r w:rsidR="00561536">
        <w:fldChar w:fldCharType="separate"/>
      </w:r>
      <w:r w:rsidR="00F511DE">
        <w:rPr>
          <w:noProof/>
        </w:rPr>
        <w:t>40</w:t>
      </w:r>
      <w:r w:rsidR="00561536">
        <w:fldChar w:fldCharType="end"/>
      </w:r>
      <w:r w:rsidR="007C586E" w:rsidRPr="00CE25AF">
        <w:t xml:space="preserve"> Metamodel </w:t>
      </w:r>
      <w:r w:rsidR="0043121F" w:rsidRPr="00CE25AF">
        <w:t xml:space="preserve">of </w:t>
      </w:r>
      <w:r w:rsidR="007C586E" w:rsidRPr="00CE25AF">
        <w:t>Range</w:t>
      </w:r>
      <w:r w:rsidR="0043121F" w:rsidRPr="00CE25AF">
        <w:t>s</w:t>
      </w:r>
      <w:bookmarkEnd w:id="1896"/>
    </w:p>
    <w:p w14:paraId="6481FF77" w14:textId="3A9A4188" w:rsidR="007C586E" w:rsidRPr="006E71A7" w:rsidRDefault="007C586E" w:rsidP="006E71A7">
      <w:pPr>
        <w:pStyle w:val="Figure"/>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4022"/>
        <w:gridCol w:w="1984"/>
        <w:gridCol w:w="1559"/>
      </w:tblGrid>
      <w:tr w:rsidR="007C586E" w:rsidRPr="00CE25AF" w14:paraId="72827B41" w14:textId="77777777" w:rsidTr="00482FC3">
        <w:trPr>
          <w:trHeight w:val="243"/>
          <w:tblHeader/>
        </w:trPr>
        <w:tc>
          <w:tcPr>
            <w:tcW w:w="1502" w:type="dxa"/>
            <w:shd w:val="clear" w:color="auto" w:fill="0778A5"/>
          </w:tcPr>
          <w:p w14:paraId="6A327429" w14:textId="77777777" w:rsidR="007C586E" w:rsidRPr="006E71A7" w:rsidRDefault="007C586E" w:rsidP="00A3624E">
            <w:pPr>
              <w:rPr>
                <w:color w:val="FFFFFF" w:themeColor="background1"/>
                <w:lang w:val="en-US"/>
              </w:rPr>
            </w:pPr>
            <w:r w:rsidRPr="006E71A7">
              <w:rPr>
                <w:color w:val="FFFFFF" w:themeColor="background1"/>
                <w:lang w:val="en-US"/>
              </w:rPr>
              <w:t>Class:</w:t>
            </w:r>
          </w:p>
        </w:tc>
        <w:tc>
          <w:tcPr>
            <w:tcW w:w="7565" w:type="dxa"/>
            <w:gridSpan w:val="3"/>
          </w:tcPr>
          <w:p w14:paraId="2C9F335F" w14:textId="1C940CC4" w:rsidR="007C586E" w:rsidRPr="006E71A7" w:rsidRDefault="007C586E" w:rsidP="00A3624E">
            <w:pPr>
              <w:rPr>
                <w:lang w:val="en-US"/>
              </w:rPr>
            </w:pPr>
            <w:r w:rsidRPr="006E71A7">
              <w:rPr>
                <w:lang w:val="en-US"/>
              </w:rPr>
              <w:t>Range</w:t>
            </w:r>
            <w:r w:rsidR="0070121E" w:rsidRPr="006E71A7">
              <w:rPr>
                <w:lang w:val="en-US"/>
              </w:rPr>
              <w:t xml:space="preserve"> &lt;&lt;Experimental&gt;&gt;</w:t>
            </w:r>
          </w:p>
        </w:tc>
      </w:tr>
      <w:tr w:rsidR="007C586E" w:rsidRPr="001C00FD" w14:paraId="36EED720" w14:textId="77777777" w:rsidTr="00482FC3">
        <w:tc>
          <w:tcPr>
            <w:tcW w:w="1502" w:type="dxa"/>
            <w:shd w:val="clear" w:color="auto" w:fill="0778A5"/>
          </w:tcPr>
          <w:p w14:paraId="12BF7237" w14:textId="77777777" w:rsidR="007C586E" w:rsidRPr="006E71A7" w:rsidRDefault="007C586E" w:rsidP="00A3624E">
            <w:pPr>
              <w:rPr>
                <w:color w:val="FFFFFF" w:themeColor="background1"/>
                <w:lang w:val="en-US"/>
              </w:rPr>
            </w:pPr>
            <w:r w:rsidRPr="006E71A7">
              <w:rPr>
                <w:color w:val="FFFFFF" w:themeColor="background1"/>
                <w:lang w:val="en-US"/>
              </w:rPr>
              <w:t>Explanation:</w:t>
            </w:r>
          </w:p>
        </w:tc>
        <w:tc>
          <w:tcPr>
            <w:tcW w:w="7565" w:type="dxa"/>
            <w:gridSpan w:val="3"/>
          </w:tcPr>
          <w:p w14:paraId="6E8D1F18" w14:textId="2B98CA65" w:rsidR="007C586E" w:rsidRPr="00CE25AF" w:rsidRDefault="007C586E" w:rsidP="00B97598">
            <w:pPr>
              <w:rPr>
                <w:lang w:val="en-US"/>
              </w:rPr>
            </w:pPr>
            <w:r w:rsidRPr="00CE25AF">
              <w:rPr>
                <w:lang w:val="en-US"/>
              </w:rPr>
              <w:t>A range data element is a data element that defines a range with min and max.</w:t>
            </w:r>
          </w:p>
        </w:tc>
      </w:tr>
      <w:tr w:rsidR="007C586E" w:rsidRPr="00CE25AF" w14:paraId="735E441F" w14:textId="77777777" w:rsidTr="00482FC3">
        <w:tc>
          <w:tcPr>
            <w:tcW w:w="1502" w:type="dxa"/>
            <w:tcBorders>
              <w:bottom w:val="single" w:sz="4" w:space="0" w:color="auto"/>
            </w:tcBorders>
            <w:shd w:val="clear" w:color="auto" w:fill="0778A5"/>
          </w:tcPr>
          <w:p w14:paraId="03BFC6C3" w14:textId="77777777" w:rsidR="007C586E" w:rsidRPr="006E71A7" w:rsidRDefault="007C586E" w:rsidP="00A3624E">
            <w:pPr>
              <w:rPr>
                <w:color w:val="FFFFFF" w:themeColor="background1"/>
                <w:lang w:val="en-US"/>
              </w:rPr>
            </w:pPr>
            <w:r w:rsidRPr="006E71A7">
              <w:rPr>
                <w:color w:val="FFFFFF" w:themeColor="background1"/>
                <w:lang w:val="en-US"/>
              </w:rPr>
              <w:t>Inherits from:</w:t>
            </w:r>
          </w:p>
        </w:tc>
        <w:tc>
          <w:tcPr>
            <w:tcW w:w="7565" w:type="dxa"/>
            <w:gridSpan w:val="3"/>
            <w:tcBorders>
              <w:bottom w:val="single" w:sz="4" w:space="0" w:color="auto"/>
            </w:tcBorders>
          </w:tcPr>
          <w:p w14:paraId="6F38DC09" w14:textId="77777777" w:rsidR="007C586E" w:rsidRPr="006E71A7" w:rsidRDefault="007C586E" w:rsidP="00A3624E">
            <w:pPr>
              <w:rPr>
                <w:lang w:val="en-US"/>
              </w:rPr>
            </w:pPr>
            <w:proofErr w:type="spellStart"/>
            <w:r w:rsidRPr="006E71A7">
              <w:rPr>
                <w:lang w:val="en-US"/>
              </w:rPr>
              <w:t>DataElement</w:t>
            </w:r>
            <w:proofErr w:type="spellEnd"/>
          </w:p>
        </w:tc>
      </w:tr>
      <w:tr w:rsidR="00482FC3" w:rsidRPr="00CE25AF" w14:paraId="60A01F08" w14:textId="77777777" w:rsidTr="00482FC3">
        <w:tc>
          <w:tcPr>
            <w:tcW w:w="1502" w:type="dxa"/>
            <w:shd w:val="clear" w:color="auto" w:fill="0778A5"/>
          </w:tcPr>
          <w:p w14:paraId="02684709" w14:textId="5A01EBEA" w:rsidR="001A1979" w:rsidRPr="006E71A7" w:rsidRDefault="001A1979" w:rsidP="00A3624E">
            <w:pPr>
              <w:rPr>
                <w:color w:val="FFFFFF" w:themeColor="background1"/>
                <w:sz w:val="18"/>
                <w:lang w:val="en-US"/>
              </w:rPr>
            </w:pPr>
            <w:r w:rsidRPr="006E71A7">
              <w:rPr>
                <w:color w:val="FFFFFF" w:themeColor="background1"/>
                <w:lang w:val="en-US"/>
              </w:rPr>
              <w:t xml:space="preserve">Attribute </w:t>
            </w:r>
          </w:p>
        </w:tc>
        <w:tc>
          <w:tcPr>
            <w:tcW w:w="4022" w:type="dxa"/>
            <w:shd w:val="clear" w:color="auto" w:fill="0778A5"/>
          </w:tcPr>
          <w:p w14:paraId="7579DBCA" w14:textId="77777777" w:rsidR="001A1979" w:rsidRPr="006E71A7" w:rsidRDefault="001A1979" w:rsidP="00A3624E">
            <w:pPr>
              <w:rPr>
                <w:color w:val="FFFFFF" w:themeColor="background1"/>
                <w:lang w:val="en-US"/>
              </w:rPr>
            </w:pPr>
            <w:r w:rsidRPr="006E71A7">
              <w:rPr>
                <w:color w:val="FFFFFF" w:themeColor="background1"/>
                <w:lang w:val="en-US"/>
              </w:rPr>
              <w:t>Explanation</w:t>
            </w:r>
          </w:p>
        </w:tc>
        <w:tc>
          <w:tcPr>
            <w:tcW w:w="1984" w:type="dxa"/>
            <w:shd w:val="clear" w:color="auto" w:fill="0778A5"/>
          </w:tcPr>
          <w:p w14:paraId="5EF1C513" w14:textId="77777777" w:rsidR="001A1979" w:rsidRPr="006E71A7" w:rsidRDefault="001A1979" w:rsidP="00A3624E">
            <w:pPr>
              <w:rPr>
                <w:color w:val="FFFFFF" w:themeColor="background1"/>
                <w:lang w:val="en-US"/>
              </w:rPr>
            </w:pPr>
            <w:r w:rsidRPr="006E71A7">
              <w:rPr>
                <w:color w:val="FFFFFF" w:themeColor="background1"/>
                <w:lang w:val="en-US"/>
              </w:rPr>
              <w:t>Type</w:t>
            </w:r>
          </w:p>
        </w:tc>
        <w:tc>
          <w:tcPr>
            <w:tcW w:w="1559" w:type="dxa"/>
            <w:shd w:val="clear" w:color="auto" w:fill="0778A5"/>
          </w:tcPr>
          <w:p w14:paraId="4E16ED72" w14:textId="77777777" w:rsidR="001A1979" w:rsidRPr="006E71A7" w:rsidRDefault="001A1979" w:rsidP="00A3624E">
            <w:pPr>
              <w:rPr>
                <w:color w:val="FFFFFF" w:themeColor="background1"/>
                <w:lang w:val="en-US"/>
              </w:rPr>
            </w:pPr>
            <w:r w:rsidRPr="006E71A7">
              <w:rPr>
                <w:color w:val="FFFFFF" w:themeColor="background1"/>
                <w:lang w:val="en-US"/>
              </w:rPr>
              <w:t>Card.</w:t>
            </w:r>
          </w:p>
        </w:tc>
      </w:tr>
      <w:tr w:rsidR="001A1979" w:rsidRPr="00CE25AF" w14:paraId="63DE25C0" w14:textId="77777777" w:rsidTr="00F172C0">
        <w:tc>
          <w:tcPr>
            <w:tcW w:w="1502" w:type="dxa"/>
          </w:tcPr>
          <w:p w14:paraId="79D34FF8" w14:textId="16C45DA1" w:rsidR="001A1979" w:rsidRPr="006E71A7" w:rsidRDefault="001A1979" w:rsidP="00A3624E">
            <w:pPr>
              <w:rPr>
                <w:lang w:val="en-US"/>
              </w:rPr>
            </w:pPr>
            <w:proofErr w:type="spellStart"/>
            <w:r w:rsidRPr="006E71A7">
              <w:rPr>
                <w:lang w:val="en-US"/>
              </w:rPr>
              <w:t>valueType</w:t>
            </w:r>
            <w:proofErr w:type="spellEnd"/>
          </w:p>
        </w:tc>
        <w:tc>
          <w:tcPr>
            <w:tcW w:w="4022" w:type="dxa"/>
          </w:tcPr>
          <w:p w14:paraId="3AAFC3AC" w14:textId="52B933D4" w:rsidR="001A1979" w:rsidRPr="00CE25AF" w:rsidRDefault="001A1979" w:rsidP="00A3624E">
            <w:pPr>
              <w:rPr>
                <w:lang w:val="en-US"/>
              </w:rPr>
            </w:pPr>
            <w:r w:rsidRPr="00CE25AF">
              <w:rPr>
                <w:lang w:val="en-US"/>
              </w:rPr>
              <w:t>Data type of the min und max</w:t>
            </w:r>
            <w:r w:rsidR="00D54DF9" w:rsidRPr="00CE25AF">
              <w:rPr>
                <w:lang w:val="en-US"/>
              </w:rPr>
              <w:t xml:space="preserve"> attributes</w:t>
            </w:r>
          </w:p>
        </w:tc>
        <w:tc>
          <w:tcPr>
            <w:tcW w:w="1984" w:type="dxa"/>
          </w:tcPr>
          <w:p w14:paraId="03F26A97" w14:textId="3F828946" w:rsidR="001A1979" w:rsidRPr="006E71A7" w:rsidRDefault="001A1979" w:rsidP="00A3624E">
            <w:pPr>
              <w:rPr>
                <w:lang w:val="en-US"/>
              </w:rPr>
            </w:pPr>
            <w:proofErr w:type="spellStart"/>
            <w:r w:rsidRPr="006E71A7">
              <w:rPr>
                <w:lang w:val="en-US"/>
              </w:rPr>
              <w:t>DataTypeDefXsd</w:t>
            </w:r>
            <w:proofErr w:type="spellEnd"/>
          </w:p>
        </w:tc>
        <w:tc>
          <w:tcPr>
            <w:tcW w:w="1559" w:type="dxa"/>
          </w:tcPr>
          <w:p w14:paraId="5C7732A1" w14:textId="77777777" w:rsidR="001A1979" w:rsidRPr="006E71A7" w:rsidRDefault="001A1979" w:rsidP="00A3624E">
            <w:pPr>
              <w:rPr>
                <w:lang w:val="en-US"/>
              </w:rPr>
            </w:pPr>
            <w:r w:rsidRPr="006E71A7">
              <w:rPr>
                <w:lang w:val="en-US"/>
              </w:rPr>
              <w:t>1</w:t>
            </w:r>
          </w:p>
        </w:tc>
      </w:tr>
      <w:tr w:rsidR="001A1979" w:rsidRPr="00CE25AF" w14:paraId="2515BD9E" w14:textId="77777777" w:rsidTr="00F172C0">
        <w:tc>
          <w:tcPr>
            <w:tcW w:w="1502" w:type="dxa"/>
          </w:tcPr>
          <w:p w14:paraId="5C5B19BB" w14:textId="77777777" w:rsidR="001A1979" w:rsidRPr="006E71A7" w:rsidRDefault="001A1979" w:rsidP="00A3624E">
            <w:pPr>
              <w:rPr>
                <w:lang w:val="en-US"/>
              </w:rPr>
            </w:pPr>
            <w:r w:rsidRPr="006E71A7">
              <w:rPr>
                <w:lang w:val="en-US"/>
              </w:rPr>
              <w:t>min</w:t>
            </w:r>
          </w:p>
        </w:tc>
        <w:tc>
          <w:tcPr>
            <w:tcW w:w="4022" w:type="dxa"/>
          </w:tcPr>
          <w:p w14:paraId="2DF6F2C0" w14:textId="32DF3958" w:rsidR="001A1979" w:rsidRPr="00CE25AF" w:rsidRDefault="001A1979" w:rsidP="00A3624E">
            <w:pPr>
              <w:rPr>
                <w:lang w:val="en-US"/>
              </w:rPr>
            </w:pPr>
            <w:r w:rsidRPr="00CE25AF">
              <w:rPr>
                <w:lang w:val="en-US"/>
              </w:rPr>
              <w:t>The minimum value of the range</w:t>
            </w:r>
          </w:p>
          <w:p w14:paraId="75CB8517" w14:textId="6CB6E129" w:rsidR="001A1979" w:rsidRPr="00CE25AF" w:rsidRDefault="001A1979" w:rsidP="00A3624E">
            <w:pPr>
              <w:rPr>
                <w:lang w:val="en-US"/>
              </w:rPr>
            </w:pPr>
            <w:r w:rsidRPr="00CE25AF">
              <w:rPr>
                <w:lang w:val="en-US"/>
              </w:rPr>
              <w:t>If the min value is missing, the value is assumed to be negative infinite.</w:t>
            </w:r>
          </w:p>
        </w:tc>
        <w:tc>
          <w:tcPr>
            <w:tcW w:w="1984" w:type="dxa"/>
          </w:tcPr>
          <w:p w14:paraId="1BBDBF4A" w14:textId="77777777" w:rsidR="001A1979" w:rsidRPr="006E71A7" w:rsidRDefault="001A1979" w:rsidP="00A3624E">
            <w:pPr>
              <w:rPr>
                <w:lang w:val="en-US"/>
              </w:rPr>
            </w:pPr>
            <w:proofErr w:type="spellStart"/>
            <w:r w:rsidRPr="006E71A7">
              <w:rPr>
                <w:lang w:val="en-US"/>
              </w:rPr>
              <w:t>ValueDataType</w:t>
            </w:r>
            <w:proofErr w:type="spellEnd"/>
          </w:p>
        </w:tc>
        <w:tc>
          <w:tcPr>
            <w:tcW w:w="1559" w:type="dxa"/>
          </w:tcPr>
          <w:p w14:paraId="5C3CD720" w14:textId="77777777" w:rsidR="001A1979" w:rsidRPr="006E71A7" w:rsidRDefault="001A1979" w:rsidP="00A3624E">
            <w:pPr>
              <w:rPr>
                <w:lang w:val="en-US"/>
              </w:rPr>
            </w:pPr>
            <w:r w:rsidRPr="006E71A7">
              <w:rPr>
                <w:lang w:val="en-US"/>
              </w:rPr>
              <w:t>0..1</w:t>
            </w:r>
          </w:p>
        </w:tc>
      </w:tr>
      <w:tr w:rsidR="001A1979" w:rsidRPr="00CE25AF" w14:paraId="4FB4FAD1" w14:textId="77777777" w:rsidTr="00F172C0">
        <w:tc>
          <w:tcPr>
            <w:tcW w:w="1502" w:type="dxa"/>
          </w:tcPr>
          <w:p w14:paraId="4E182BD1" w14:textId="77777777" w:rsidR="001A1979" w:rsidRPr="006E71A7" w:rsidRDefault="001A1979" w:rsidP="00A3624E">
            <w:pPr>
              <w:rPr>
                <w:lang w:val="en-US"/>
              </w:rPr>
            </w:pPr>
            <w:r w:rsidRPr="006E71A7">
              <w:rPr>
                <w:lang w:val="en-US"/>
              </w:rPr>
              <w:t>max</w:t>
            </w:r>
          </w:p>
        </w:tc>
        <w:tc>
          <w:tcPr>
            <w:tcW w:w="4022" w:type="dxa"/>
          </w:tcPr>
          <w:p w14:paraId="1055CD77" w14:textId="2D4AB782" w:rsidR="001A1979" w:rsidRPr="00CE25AF" w:rsidRDefault="001A1979" w:rsidP="00A3624E">
            <w:pPr>
              <w:rPr>
                <w:lang w:val="en-US"/>
              </w:rPr>
            </w:pPr>
            <w:r w:rsidRPr="00CE25AF">
              <w:rPr>
                <w:lang w:val="en-US"/>
              </w:rPr>
              <w:t>The maximum value of the range</w:t>
            </w:r>
          </w:p>
          <w:p w14:paraId="1E0658D5" w14:textId="23B4BEF8" w:rsidR="001A1979" w:rsidRPr="00CE25AF" w:rsidRDefault="001A1979" w:rsidP="00A3624E">
            <w:pPr>
              <w:rPr>
                <w:lang w:val="en-US"/>
              </w:rPr>
            </w:pPr>
            <w:r w:rsidRPr="00CE25AF">
              <w:rPr>
                <w:lang w:val="en-US"/>
              </w:rPr>
              <w:t>If the max value is missing, the value is assumed to be positive infinite.</w:t>
            </w:r>
          </w:p>
        </w:tc>
        <w:tc>
          <w:tcPr>
            <w:tcW w:w="1984" w:type="dxa"/>
          </w:tcPr>
          <w:p w14:paraId="748A98BA" w14:textId="77777777" w:rsidR="001A1979" w:rsidRPr="006E71A7" w:rsidRDefault="001A1979" w:rsidP="00A3624E">
            <w:pPr>
              <w:rPr>
                <w:lang w:val="en-US"/>
              </w:rPr>
            </w:pPr>
            <w:proofErr w:type="spellStart"/>
            <w:r w:rsidRPr="006E71A7">
              <w:rPr>
                <w:lang w:val="en-US"/>
              </w:rPr>
              <w:t>ValueDataType</w:t>
            </w:r>
            <w:proofErr w:type="spellEnd"/>
          </w:p>
        </w:tc>
        <w:tc>
          <w:tcPr>
            <w:tcW w:w="1559" w:type="dxa"/>
          </w:tcPr>
          <w:p w14:paraId="414A052A" w14:textId="77777777" w:rsidR="001A1979" w:rsidRPr="006E71A7" w:rsidRDefault="001A1979" w:rsidP="00A3624E">
            <w:pPr>
              <w:rPr>
                <w:lang w:val="en-US"/>
              </w:rPr>
            </w:pPr>
            <w:r w:rsidRPr="006E71A7">
              <w:rPr>
                <w:lang w:val="en-US"/>
              </w:rPr>
              <w:t>0..1</w:t>
            </w:r>
          </w:p>
        </w:tc>
      </w:tr>
    </w:tbl>
    <w:p w14:paraId="6D07069B" w14:textId="77777777" w:rsidR="007C586E" w:rsidRPr="006E71A7" w:rsidRDefault="007C586E" w:rsidP="007C586E">
      <w:pPr>
        <w:rPr>
          <w:lang w:val="en-US"/>
        </w:rPr>
      </w:pPr>
    </w:p>
    <w:p w14:paraId="59A2872D" w14:textId="2E2540AB" w:rsidR="007C586E" w:rsidRPr="006E71A7" w:rsidRDefault="00CE2790" w:rsidP="00E805F8">
      <w:pPr>
        <w:pStyle w:val="Heading4"/>
        <w:numPr>
          <w:ilvl w:val="3"/>
          <w:numId w:val="53"/>
        </w:numPr>
        <w:rPr>
          <w:lang w:val="en-US"/>
        </w:rPr>
      </w:pPr>
      <w:bookmarkStart w:id="1897" w:name="_Toc54816006"/>
      <w:bookmarkStart w:id="1898" w:name="_Toc510190053"/>
      <w:bookmarkStart w:id="1899" w:name="_Toc511579051"/>
      <w:bookmarkStart w:id="1900" w:name="_Toc510190052"/>
      <w:r w:rsidRPr="006E71A7">
        <w:rPr>
          <w:lang w:val="en-US"/>
        </w:rPr>
        <w:t>R</w:t>
      </w:r>
      <w:r w:rsidR="007C586E" w:rsidRPr="006E71A7">
        <w:rPr>
          <w:lang w:val="en-US"/>
        </w:rPr>
        <w:t>eference Element Attributes</w:t>
      </w:r>
      <w:bookmarkEnd w:id="1897"/>
    </w:p>
    <w:p w14:paraId="4B28BD09" w14:textId="22BC3128" w:rsidR="007C586E" w:rsidRPr="00CE25AF" w:rsidRDefault="0076303B" w:rsidP="00110904">
      <w:pPr>
        <w:pStyle w:val="Caption"/>
      </w:pPr>
      <w:bookmarkStart w:id="1901" w:name="_Toc125537864"/>
      <w:r w:rsidRPr="00CE25AF">
        <w:rPr>
          <w:noProof/>
        </w:rPr>
        <w:drawing>
          <wp:anchor distT="0" distB="0" distL="114300" distR="114300" simplePos="0" relativeHeight="252748800" behindDoc="0" locked="0" layoutInCell="1" allowOverlap="1" wp14:anchorId="6235F335" wp14:editId="647610B2">
            <wp:simplePos x="0" y="0"/>
            <wp:positionH relativeFrom="column">
              <wp:posOffset>1535430</wp:posOffset>
            </wp:positionH>
            <wp:positionV relativeFrom="paragraph">
              <wp:posOffset>296545</wp:posOffset>
            </wp:positionV>
            <wp:extent cx="1390650" cy="908050"/>
            <wp:effectExtent l="0" t="0" r="0" b="0"/>
            <wp:wrapTopAndBottom/>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90650" cy="90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C586E" w:rsidRPr="00CE25AF">
        <w:t xml:space="preserve">Figure </w:t>
      </w:r>
      <w:r w:rsidR="00561536">
        <w:fldChar w:fldCharType="begin"/>
      </w:r>
      <w:r w:rsidR="00561536">
        <w:instrText xml:space="preserve"> SEQ Figure \* ARABIC </w:instrText>
      </w:r>
      <w:r w:rsidR="00561536">
        <w:fldChar w:fldCharType="separate"/>
      </w:r>
      <w:r w:rsidR="00F511DE">
        <w:rPr>
          <w:noProof/>
        </w:rPr>
        <w:t>41</w:t>
      </w:r>
      <w:r w:rsidR="00561536">
        <w:fldChar w:fldCharType="end"/>
      </w:r>
      <w:r w:rsidR="007C586E" w:rsidRPr="00CE25AF">
        <w:t xml:space="preserve"> Metamodel </w:t>
      </w:r>
      <w:r w:rsidR="0043121F" w:rsidRPr="00CE25AF">
        <w:t>of</w:t>
      </w:r>
      <w:r w:rsidR="007C586E" w:rsidRPr="00CE25AF">
        <w:t xml:space="preserve"> Reference</w:t>
      </w:r>
      <w:r w:rsidR="0043121F" w:rsidRPr="00CE25AF">
        <w:t xml:space="preserve"> </w:t>
      </w:r>
      <w:r w:rsidR="007C586E" w:rsidRPr="00CE25AF">
        <w:t>Element</w:t>
      </w:r>
      <w:r w:rsidR="0043121F" w:rsidRPr="00CE25AF">
        <w:t>s</w:t>
      </w:r>
      <w:bookmarkEnd w:id="1901"/>
    </w:p>
    <w:p w14:paraId="74E8ED7D" w14:textId="6D10B4EB" w:rsidR="007C586E" w:rsidRPr="00CE25AF" w:rsidRDefault="007C586E" w:rsidP="006E71A7">
      <w:pPr>
        <w:pStyle w:val="Figure"/>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4872"/>
        <w:gridCol w:w="1276"/>
        <w:gridCol w:w="1417"/>
      </w:tblGrid>
      <w:tr w:rsidR="007C586E" w:rsidRPr="00CE25AF" w14:paraId="42F1D6EE" w14:textId="77777777" w:rsidTr="00482FC3">
        <w:trPr>
          <w:trHeight w:val="243"/>
          <w:tblHeader/>
        </w:trPr>
        <w:tc>
          <w:tcPr>
            <w:tcW w:w="1502" w:type="dxa"/>
            <w:shd w:val="clear" w:color="auto" w:fill="0778A5"/>
          </w:tcPr>
          <w:p w14:paraId="26EBD1D8" w14:textId="77777777" w:rsidR="007C586E" w:rsidRPr="006E71A7" w:rsidRDefault="007C586E" w:rsidP="00A3624E">
            <w:pPr>
              <w:rPr>
                <w:color w:val="FFFFFF" w:themeColor="background1"/>
                <w:lang w:val="en-US"/>
              </w:rPr>
            </w:pPr>
            <w:r w:rsidRPr="006E71A7">
              <w:rPr>
                <w:color w:val="FFFFFF" w:themeColor="background1"/>
                <w:lang w:val="en-US"/>
              </w:rPr>
              <w:t>Class:</w:t>
            </w:r>
          </w:p>
        </w:tc>
        <w:tc>
          <w:tcPr>
            <w:tcW w:w="7565" w:type="dxa"/>
            <w:gridSpan w:val="3"/>
          </w:tcPr>
          <w:p w14:paraId="3FDE01A4" w14:textId="77777777" w:rsidR="007C586E" w:rsidRPr="006E71A7" w:rsidRDefault="007C586E" w:rsidP="00A3624E">
            <w:pPr>
              <w:rPr>
                <w:lang w:val="en-US"/>
              </w:rPr>
            </w:pPr>
            <w:proofErr w:type="spellStart"/>
            <w:r w:rsidRPr="006E71A7">
              <w:rPr>
                <w:lang w:val="en-US"/>
              </w:rPr>
              <w:t>ReferenceElement</w:t>
            </w:r>
            <w:proofErr w:type="spellEnd"/>
            <w:r w:rsidRPr="006E71A7">
              <w:rPr>
                <w:lang w:val="en-US"/>
              </w:rPr>
              <w:t xml:space="preserve"> </w:t>
            </w:r>
          </w:p>
        </w:tc>
      </w:tr>
      <w:tr w:rsidR="007C586E" w:rsidRPr="001C00FD" w14:paraId="6DF81BBF" w14:textId="77777777" w:rsidTr="00482FC3">
        <w:tc>
          <w:tcPr>
            <w:tcW w:w="1502" w:type="dxa"/>
            <w:shd w:val="clear" w:color="auto" w:fill="0778A5"/>
          </w:tcPr>
          <w:p w14:paraId="52CF46F2" w14:textId="77777777" w:rsidR="007C586E" w:rsidRPr="006E71A7" w:rsidRDefault="007C586E" w:rsidP="00A3624E">
            <w:pPr>
              <w:rPr>
                <w:color w:val="FFFFFF" w:themeColor="background1"/>
                <w:lang w:val="en-US"/>
              </w:rPr>
            </w:pPr>
            <w:r w:rsidRPr="006E71A7">
              <w:rPr>
                <w:color w:val="FFFFFF" w:themeColor="background1"/>
                <w:lang w:val="en-US"/>
              </w:rPr>
              <w:t>Explanation:</w:t>
            </w:r>
          </w:p>
        </w:tc>
        <w:tc>
          <w:tcPr>
            <w:tcW w:w="7565" w:type="dxa"/>
            <w:gridSpan w:val="3"/>
          </w:tcPr>
          <w:p w14:paraId="0C03198E" w14:textId="33055868" w:rsidR="00346367" w:rsidRPr="00CE25AF" w:rsidRDefault="007C586E" w:rsidP="0079415B">
            <w:pPr>
              <w:rPr>
                <w:lang w:val="en-US"/>
              </w:rPr>
            </w:pPr>
            <w:r w:rsidRPr="00CE25AF">
              <w:rPr>
                <w:lang w:val="en-US"/>
              </w:rPr>
              <w:t xml:space="preserve">A reference element is a data element that defines a logical reference to another element within the same or another </w:t>
            </w:r>
            <w:r w:rsidR="000F7E83" w:rsidRPr="00CE25AF">
              <w:rPr>
                <w:lang w:val="en-US"/>
              </w:rPr>
              <w:t>Asset Administration Shell</w:t>
            </w:r>
            <w:r w:rsidRPr="00CE25AF">
              <w:rPr>
                <w:lang w:val="en-US"/>
              </w:rPr>
              <w:t xml:space="preserve"> or a reference to an external object or entity.</w:t>
            </w:r>
          </w:p>
        </w:tc>
      </w:tr>
      <w:tr w:rsidR="007C586E" w:rsidRPr="00CE25AF" w14:paraId="4848AB49" w14:textId="77777777" w:rsidTr="00482FC3">
        <w:tc>
          <w:tcPr>
            <w:tcW w:w="1502" w:type="dxa"/>
            <w:tcBorders>
              <w:bottom w:val="single" w:sz="4" w:space="0" w:color="auto"/>
            </w:tcBorders>
            <w:shd w:val="clear" w:color="auto" w:fill="0778A5"/>
          </w:tcPr>
          <w:p w14:paraId="624D734F" w14:textId="77777777" w:rsidR="007C586E" w:rsidRPr="006E71A7" w:rsidRDefault="007C586E" w:rsidP="00A3624E">
            <w:pPr>
              <w:rPr>
                <w:color w:val="FFFFFF" w:themeColor="background1"/>
                <w:lang w:val="en-US"/>
              </w:rPr>
            </w:pPr>
            <w:r w:rsidRPr="006E71A7">
              <w:rPr>
                <w:color w:val="FFFFFF" w:themeColor="background1"/>
                <w:lang w:val="en-US"/>
              </w:rPr>
              <w:t>Inherits from:</w:t>
            </w:r>
          </w:p>
        </w:tc>
        <w:tc>
          <w:tcPr>
            <w:tcW w:w="7565" w:type="dxa"/>
            <w:gridSpan w:val="3"/>
            <w:tcBorders>
              <w:bottom w:val="single" w:sz="4" w:space="0" w:color="auto"/>
            </w:tcBorders>
          </w:tcPr>
          <w:p w14:paraId="504D8087" w14:textId="77777777" w:rsidR="007C586E" w:rsidRPr="006E71A7" w:rsidRDefault="007C586E" w:rsidP="00A3624E">
            <w:pPr>
              <w:rPr>
                <w:lang w:val="en-US"/>
              </w:rPr>
            </w:pPr>
            <w:proofErr w:type="spellStart"/>
            <w:r w:rsidRPr="006E71A7">
              <w:rPr>
                <w:lang w:val="en-US"/>
              </w:rPr>
              <w:t>DataElement</w:t>
            </w:r>
            <w:proofErr w:type="spellEnd"/>
          </w:p>
        </w:tc>
      </w:tr>
      <w:tr w:rsidR="00482FC3" w:rsidRPr="00CE25AF" w14:paraId="54CE0A63" w14:textId="77777777" w:rsidTr="00482FC3">
        <w:tc>
          <w:tcPr>
            <w:tcW w:w="1502" w:type="dxa"/>
            <w:shd w:val="clear" w:color="auto" w:fill="0778A5"/>
          </w:tcPr>
          <w:p w14:paraId="26DFED1B" w14:textId="4D264E99" w:rsidR="001A1979" w:rsidRPr="006E71A7" w:rsidRDefault="001A1979" w:rsidP="00A3624E">
            <w:pPr>
              <w:rPr>
                <w:color w:val="FFFFFF" w:themeColor="background1"/>
                <w:sz w:val="18"/>
                <w:lang w:val="en-US"/>
              </w:rPr>
            </w:pPr>
            <w:r w:rsidRPr="006E71A7">
              <w:rPr>
                <w:color w:val="FFFFFF" w:themeColor="background1"/>
                <w:lang w:val="en-US"/>
              </w:rPr>
              <w:t xml:space="preserve">Attribute </w:t>
            </w:r>
          </w:p>
        </w:tc>
        <w:tc>
          <w:tcPr>
            <w:tcW w:w="4872" w:type="dxa"/>
            <w:shd w:val="clear" w:color="auto" w:fill="0778A5"/>
          </w:tcPr>
          <w:p w14:paraId="7797F9A0" w14:textId="77777777" w:rsidR="001A1979" w:rsidRPr="006E71A7" w:rsidRDefault="001A1979" w:rsidP="00A3624E">
            <w:pPr>
              <w:rPr>
                <w:color w:val="FFFFFF" w:themeColor="background1"/>
                <w:lang w:val="en-US"/>
              </w:rPr>
            </w:pPr>
            <w:r w:rsidRPr="006E71A7">
              <w:rPr>
                <w:color w:val="FFFFFF" w:themeColor="background1"/>
                <w:lang w:val="en-US"/>
              </w:rPr>
              <w:t>Explanation</w:t>
            </w:r>
          </w:p>
        </w:tc>
        <w:tc>
          <w:tcPr>
            <w:tcW w:w="1276" w:type="dxa"/>
            <w:shd w:val="clear" w:color="auto" w:fill="0778A5"/>
          </w:tcPr>
          <w:p w14:paraId="1C5060A5" w14:textId="77777777" w:rsidR="001A1979" w:rsidRPr="006E71A7" w:rsidRDefault="001A1979" w:rsidP="00A3624E">
            <w:pPr>
              <w:rPr>
                <w:color w:val="FFFFFF" w:themeColor="background1"/>
                <w:lang w:val="en-US"/>
              </w:rPr>
            </w:pPr>
            <w:r w:rsidRPr="006E71A7">
              <w:rPr>
                <w:color w:val="FFFFFF" w:themeColor="background1"/>
                <w:lang w:val="en-US"/>
              </w:rPr>
              <w:t>Type</w:t>
            </w:r>
          </w:p>
        </w:tc>
        <w:tc>
          <w:tcPr>
            <w:tcW w:w="1417" w:type="dxa"/>
            <w:shd w:val="clear" w:color="auto" w:fill="0778A5"/>
          </w:tcPr>
          <w:p w14:paraId="38F2C721" w14:textId="77777777" w:rsidR="001A1979" w:rsidRPr="006E71A7" w:rsidRDefault="001A1979" w:rsidP="00A3624E">
            <w:pPr>
              <w:rPr>
                <w:color w:val="FFFFFF" w:themeColor="background1"/>
                <w:lang w:val="en-US"/>
              </w:rPr>
            </w:pPr>
            <w:r w:rsidRPr="006E71A7">
              <w:rPr>
                <w:color w:val="FFFFFF" w:themeColor="background1"/>
                <w:lang w:val="en-US"/>
              </w:rPr>
              <w:t>Card.</w:t>
            </w:r>
          </w:p>
        </w:tc>
      </w:tr>
      <w:tr w:rsidR="000416B6" w:rsidRPr="00CE25AF" w14:paraId="13C6C336" w14:textId="77777777" w:rsidTr="009C54B5">
        <w:tc>
          <w:tcPr>
            <w:tcW w:w="1502" w:type="dxa"/>
            <w:shd w:val="clear" w:color="auto" w:fill="auto"/>
          </w:tcPr>
          <w:p w14:paraId="6119EFF6" w14:textId="7907FF81" w:rsidR="000416B6" w:rsidRPr="006E71A7" w:rsidRDefault="000416B6" w:rsidP="00A3624E">
            <w:pPr>
              <w:rPr>
                <w:lang w:val="en-US"/>
              </w:rPr>
            </w:pPr>
            <w:r w:rsidRPr="006E71A7">
              <w:rPr>
                <w:lang w:val="en-US"/>
              </w:rPr>
              <w:t>value</w:t>
            </w:r>
          </w:p>
        </w:tc>
        <w:tc>
          <w:tcPr>
            <w:tcW w:w="4872" w:type="dxa"/>
            <w:shd w:val="clear" w:color="auto" w:fill="auto"/>
          </w:tcPr>
          <w:p w14:paraId="3B178EDA" w14:textId="53B2D389" w:rsidR="000416B6" w:rsidRPr="00CE25AF" w:rsidRDefault="00474FA9" w:rsidP="00A3624E">
            <w:pPr>
              <w:rPr>
                <w:lang w:val="en-US"/>
              </w:rPr>
            </w:pPr>
            <w:r w:rsidRPr="00CE25AF">
              <w:rPr>
                <w:lang w:val="en-US"/>
              </w:rPr>
              <w:t xml:space="preserve">External </w:t>
            </w:r>
            <w:r w:rsidR="000416B6" w:rsidRPr="00CE25AF">
              <w:rPr>
                <w:lang w:val="en-US"/>
              </w:rPr>
              <w:t xml:space="preserve">reference to an external object or entity or a logical reference to another element within the same or another </w:t>
            </w:r>
            <w:r w:rsidR="000F7E83" w:rsidRPr="00CE25AF">
              <w:rPr>
                <w:lang w:val="en-US"/>
              </w:rPr>
              <w:t>Asset Administration Shell</w:t>
            </w:r>
            <w:r w:rsidR="000416B6" w:rsidRPr="00CE25AF">
              <w:rPr>
                <w:lang w:val="en-US"/>
              </w:rPr>
              <w:t xml:space="preserve"> (i.e. a model reference to a </w:t>
            </w:r>
            <w:r w:rsidR="000416B6" w:rsidRPr="00CE25AF">
              <w:rPr>
                <w:i/>
                <w:iCs/>
                <w:lang w:val="en-US"/>
              </w:rPr>
              <w:t>Referable</w:t>
            </w:r>
            <w:r w:rsidR="000416B6" w:rsidRPr="00CE25AF">
              <w:rPr>
                <w:lang w:val="en-US"/>
              </w:rPr>
              <w:t>)</w:t>
            </w:r>
          </w:p>
        </w:tc>
        <w:tc>
          <w:tcPr>
            <w:tcW w:w="1276" w:type="dxa"/>
            <w:shd w:val="clear" w:color="auto" w:fill="auto"/>
          </w:tcPr>
          <w:p w14:paraId="11D01CE9" w14:textId="2C4447C5" w:rsidR="000416B6" w:rsidRPr="006E71A7" w:rsidRDefault="000416B6" w:rsidP="00A3624E">
            <w:pPr>
              <w:rPr>
                <w:lang w:val="en-US"/>
              </w:rPr>
            </w:pPr>
            <w:r w:rsidRPr="006E71A7">
              <w:rPr>
                <w:lang w:val="en-US"/>
              </w:rPr>
              <w:t>Reference</w:t>
            </w:r>
          </w:p>
        </w:tc>
        <w:tc>
          <w:tcPr>
            <w:tcW w:w="1417" w:type="dxa"/>
            <w:shd w:val="clear" w:color="auto" w:fill="auto"/>
          </w:tcPr>
          <w:p w14:paraId="77F1D6B5" w14:textId="7CB8324C" w:rsidR="000416B6" w:rsidRPr="006E71A7" w:rsidRDefault="000416B6" w:rsidP="00A3624E">
            <w:pPr>
              <w:rPr>
                <w:lang w:val="en-US"/>
              </w:rPr>
            </w:pPr>
            <w:r w:rsidRPr="006E71A7">
              <w:rPr>
                <w:lang w:val="en-US"/>
              </w:rPr>
              <w:t>0..1</w:t>
            </w:r>
          </w:p>
        </w:tc>
      </w:tr>
    </w:tbl>
    <w:p w14:paraId="205A2EEF" w14:textId="77777777" w:rsidR="007C586E" w:rsidRPr="006E71A7" w:rsidRDefault="007C586E" w:rsidP="007C586E">
      <w:pPr>
        <w:rPr>
          <w:lang w:val="en-US"/>
        </w:rPr>
      </w:pPr>
    </w:p>
    <w:p w14:paraId="3EC74038" w14:textId="009A0EB5" w:rsidR="007C586E" w:rsidRPr="00CE25AF" w:rsidRDefault="007C586E" w:rsidP="007C586E">
      <w:pPr>
        <w:rPr>
          <w:bCs/>
          <w:lang w:val="en-US"/>
        </w:rPr>
      </w:pPr>
      <w:r w:rsidRPr="00CE25AF">
        <w:rPr>
          <w:lang w:val="en-US"/>
        </w:rPr>
        <w:t>For more information on references</w:t>
      </w:r>
      <w:r w:rsidR="00B32727" w:rsidRPr="00CE25AF">
        <w:rPr>
          <w:lang w:val="en-US"/>
        </w:rPr>
        <w:t>,</w:t>
      </w:r>
      <w:r w:rsidRPr="00CE25AF">
        <w:rPr>
          <w:lang w:val="en-US"/>
        </w:rPr>
        <w:t xml:space="preserve"> see </w:t>
      </w:r>
      <w:r w:rsidRPr="006C5C0E">
        <w:rPr>
          <w:lang w:val="en-US"/>
        </w:rPr>
        <w:t>Clause</w:t>
      </w:r>
      <w:r w:rsidRPr="00CE25AF">
        <w:rPr>
          <w:lang w:val="en-US"/>
        </w:rPr>
        <w:t xml:space="preserve"> </w:t>
      </w:r>
      <w:r w:rsidRPr="006E71A7">
        <w:rPr>
          <w:lang w:val="en-US"/>
        </w:rPr>
        <w:fldChar w:fldCharType="begin"/>
      </w:r>
      <w:r w:rsidRPr="00CE25AF">
        <w:rPr>
          <w:lang w:val="en-US"/>
        </w:rPr>
        <w:instrText xml:space="preserve"> REF _Ref528785984 \r \h  \* MERGEFORMAT </w:instrText>
      </w:r>
      <w:r w:rsidRPr="006E71A7">
        <w:rPr>
          <w:lang w:val="en-US"/>
        </w:rPr>
      </w:r>
      <w:r w:rsidRPr="006E71A7">
        <w:rPr>
          <w:lang w:val="en-US"/>
        </w:rPr>
        <w:fldChar w:fldCharType="separate"/>
      </w:r>
      <w:r w:rsidR="00F511DE">
        <w:rPr>
          <w:lang w:val="en-US"/>
        </w:rPr>
        <w:t>5.3.9</w:t>
      </w:r>
      <w:r w:rsidRPr="006E71A7">
        <w:rPr>
          <w:lang w:val="en-US"/>
        </w:rPr>
        <w:fldChar w:fldCharType="end"/>
      </w:r>
      <w:r w:rsidRPr="00CE25AF">
        <w:rPr>
          <w:lang w:val="en-US"/>
        </w:rPr>
        <w:t>.</w:t>
      </w:r>
    </w:p>
    <w:p w14:paraId="0C850719" w14:textId="2D75C021" w:rsidR="007C586E" w:rsidRPr="006E71A7" w:rsidRDefault="007C586E" w:rsidP="00E805F8">
      <w:pPr>
        <w:pStyle w:val="Heading4"/>
        <w:numPr>
          <w:ilvl w:val="3"/>
          <w:numId w:val="53"/>
        </w:numPr>
        <w:rPr>
          <w:lang w:val="en-US"/>
        </w:rPr>
      </w:pPr>
      <w:bookmarkStart w:id="1902" w:name="_Toc54816007"/>
      <w:r w:rsidRPr="006E71A7">
        <w:rPr>
          <w:lang w:val="en-US"/>
        </w:rPr>
        <w:lastRenderedPageBreak/>
        <w:t xml:space="preserve">Relationship </w:t>
      </w:r>
      <w:r w:rsidR="00820799" w:rsidRPr="006E71A7">
        <w:rPr>
          <w:lang w:val="en-US"/>
        </w:rPr>
        <w:t xml:space="preserve">Element </w:t>
      </w:r>
      <w:r w:rsidRPr="006E71A7">
        <w:rPr>
          <w:lang w:val="en-US"/>
        </w:rPr>
        <w:t>Attributes</w:t>
      </w:r>
      <w:bookmarkEnd w:id="1902"/>
    </w:p>
    <w:p w14:paraId="666DF217" w14:textId="4740B154" w:rsidR="007C586E" w:rsidRPr="00CE25AF" w:rsidRDefault="0076303B" w:rsidP="00110904">
      <w:pPr>
        <w:pStyle w:val="Caption"/>
      </w:pPr>
      <w:bookmarkStart w:id="1903" w:name="_Toc125537865"/>
      <w:r w:rsidRPr="00CE25AF">
        <w:rPr>
          <w:noProof/>
        </w:rPr>
        <w:drawing>
          <wp:anchor distT="0" distB="0" distL="114300" distR="114300" simplePos="0" relativeHeight="252750848" behindDoc="0" locked="0" layoutInCell="1" allowOverlap="1" wp14:anchorId="492CCF2E" wp14:editId="410B3530">
            <wp:simplePos x="0" y="0"/>
            <wp:positionH relativeFrom="column">
              <wp:posOffset>1699260</wp:posOffset>
            </wp:positionH>
            <wp:positionV relativeFrom="paragraph">
              <wp:posOffset>314960</wp:posOffset>
            </wp:positionV>
            <wp:extent cx="1263650" cy="889000"/>
            <wp:effectExtent l="0" t="0" r="0" b="0"/>
            <wp:wrapTopAndBottom/>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263650"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586E" w:rsidRPr="00CE25AF">
        <w:t xml:space="preserve">Figure </w:t>
      </w:r>
      <w:r w:rsidR="00561536">
        <w:fldChar w:fldCharType="begin"/>
      </w:r>
      <w:r w:rsidR="00561536">
        <w:instrText xml:space="preserve"> SEQ Figure \* ARABIC </w:instrText>
      </w:r>
      <w:r w:rsidR="00561536">
        <w:fldChar w:fldCharType="separate"/>
      </w:r>
      <w:r w:rsidR="00F511DE">
        <w:rPr>
          <w:noProof/>
        </w:rPr>
        <w:t>42</w:t>
      </w:r>
      <w:r w:rsidR="00561536">
        <w:fldChar w:fldCharType="end"/>
      </w:r>
      <w:r w:rsidR="007C586E" w:rsidRPr="00CE25AF">
        <w:t xml:space="preserve"> Metamodel </w:t>
      </w:r>
      <w:r w:rsidR="0043121F" w:rsidRPr="00CE25AF">
        <w:t xml:space="preserve">of </w:t>
      </w:r>
      <w:r w:rsidR="007C586E" w:rsidRPr="00CE25AF">
        <w:t>Relationship Elements</w:t>
      </w:r>
      <w:bookmarkEnd w:id="1903"/>
    </w:p>
    <w:p w14:paraId="06FEEBE2" w14:textId="03B815A6" w:rsidR="007C586E" w:rsidRPr="006E71A7" w:rsidRDefault="00ED2A94" w:rsidP="000E1055">
      <w:pPr>
        <w:rPr>
          <w:lang w:val="en-US"/>
        </w:rPr>
      </w:pPr>
      <w:r w:rsidRPr="006E71A7">
        <w:rPr>
          <w:lang w:val="en-US"/>
        </w:rPr>
        <w:t>.</w:t>
      </w:r>
      <w:r w:rsidR="0076303B" w:rsidRPr="006E71A7">
        <w:rPr>
          <w:lang w:val="en-US"/>
        </w:rPr>
        <w:t xml:space="preserve"> </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5768"/>
        <w:gridCol w:w="1841"/>
        <w:gridCol w:w="708"/>
      </w:tblGrid>
      <w:tr w:rsidR="007C586E" w:rsidRPr="00CE25AF" w14:paraId="5878B9DB" w14:textId="77777777" w:rsidTr="00482FC3">
        <w:trPr>
          <w:trHeight w:val="243"/>
          <w:tblHeader/>
        </w:trPr>
        <w:tc>
          <w:tcPr>
            <w:tcW w:w="1301" w:type="dxa"/>
            <w:shd w:val="clear" w:color="auto" w:fill="0778A5"/>
          </w:tcPr>
          <w:p w14:paraId="7CABF85E" w14:textId="77777777" w:rsidR="007C586E" w:rsidRPr="006E71A7" w:rsidRDefault="007C586E" w:rsidP="00A3624E">
            <w:pPr>
              <w:rPr>
                <w:color w:val="FFFFFF" w:themeColor="background1"/>
                <w:lang w:val="en-US"/>
              </w:rPr>
            </w:pPr>
            <w:r w:rsidRPr="006E71A7">
              <w:rPr>
                <w:color w:val="FFFFFF" w:themeColor="background1"/>
                <w:lang w:val="en-US"/>
              </w:rPr>
              <w:t>Class:</w:t>
            </w:r>
          </w:p>
        </w:tc>
        <w:tc>
          <w:tcPr>
            <w:tcW w:w="8333" w:type="dxa"/>
            <w:gridSpan w:val="3"/>
          </w:tcPr>
          <w:p w14:paraId="6C6421FC" w14:textId="77777777" w:rsidR="007C586E" w:rsidRPr="006E71A7" w:rsidRDefault="007C586E" w:rsidP="00A3624E">
            <w:pPr>
              <w:rPr>
                <w:lang w:val="en-US"/>
              </w:rPr>
            </w:pPr>
            <w:proofErr w:type="spellStart"/>
            <w:r w:rsidRPr="006E71A7">
              <w:rPr>
                <w:lang w:val="en-US"/>
              </w:rPr>
              <w:t>RelationshipElement</w:t>
            </w:r>
            <w:proofErr w:type="spellEnd"/>
          </w:p>
        </w:tc>
      </w:tr>
      <w:tr w:rsidR="007C586E" w:rsidRPr="001C00FD" w14:paraId="09F5D5B5" w14:textId="77777777" w:rsidTr="00482FC3">
        <w:tc>
          <w:tcPr>
            <w:tcW w:w="1301" w:type="dxa"/>
            <w:shd w:val="clear" w:color="auto" w:fill="0778A5"/>
          </w:tcPr>
          <w:p w14:paraId="2A7EE365" w14:textId="77777777" w:rsidR="007C586E" w:rsidRPr="00A05F86" w:rsidRDefault="007C586E" w:rsidP="00A3624E">
            <w:pPr>
              <w:rPr>
                <w:color w:val="FFFFFF" w:themeColor="background1"/>
                <w:lang w:val="en-US"/>
              </w:rPr>
            </w:pPr>
            <w:r w:rsidRPr="00A05F86">
              <w:rPr>
                <w:color w:val="FFFFFF" w:themeColor="background1"/>
                <w:lang w:val="en-US"/>
              </w:rPr>
              <w:t>Explanation:</w:t>
            </w:r>
          </w:p>
        </w:tc>
        <w:tc>
          <w:tcPr>
            <w:tcW w:w="8333" w:type="dxa"/>
            <w:gridSpan w:val="3"/>
          </w:tcPr>
          <w:p w14:paraId="04389697" w14:textId="32A8DF72" w:rsidR="007C586E" w:rsidRPr="00CE25AF" w:rsidRDefault="007C586E" w:rsidP="00FC2A01">
            <w:pPr>
              <w:rPr>
                <w:lang w:val="en-US"/>
              </w:rPr>
            </w:pPr>
            <w:r w:rsidRPr="00CE25AF">
              <w:rPr>
                <w:lang w:val="en-US"/>
              </w:rPr>
              <w:t>A relationship element is used to define a relationship between two elements</w:t>
            </w:r>
            <w:r w:rsidR="00BF382C" w:rsidRPr="00CE25AF">
              <w:rPr>
                <w:lang w:val="en-US"/>
              </w:rPr>
              <w:t xml:space="preserve"> being either referable (model reference) or external (</w:t>
            </w:r>
            <w:r w:rsidR="00474FA9" w:rsidRPr="00CE25AF">
              <w:rPr>
                <w:lang w:val="en-US"/>
              </w:rPr>
              <w:t xml:space="preserve">external </w:t>
            </w:r>
            <w:r w:rsidR="00BF382C" w:rsidRPr="00CE25AF">
              <w:rPr>
                <w:lang w:val="en-US"/>
              </w:rPr>
              <w:t>reference).</w:t>
            </w:r>
          </w:p>
        </w:tc>
      </w:tr>
      <w:tr w:rsidR="007C586E" w:rsidRPr="00CE25AF" w14:paraId="00C5D864" w14:textId="77777777" w:rsidTr="00482FC3">
        <w:tc>
          <w:tcPr>
            <w:tcW w:w="1301" w:type="dxa"/>
            <w:shd w:val="clear" w:color="auto" w:fill="0778A5"/>
          </w:tcPr>
          <w:p w14:paraId="371432BB" w14:textId="77777777" w:rsidR="007C586E" w:rsidRPr="00A05F86" w:rsidRDefault="007C586E" w:rsidP="00A3624E">
            <w:pPr>
              <w:rPr>
                <w:color w:val="FFFFFF" w:themeColor="background1"/>
                <w:lang w:val="en-US"/>
              </w:rPr>
            </w:pPr>
            <w:r w:rsidRPr="00A05F86">
              <w:rPr>
                <w:color w:val="FFFFFF" w:themeColor="background1"/>
                <w:lang w:val="en-US"/>
              </w:rPr>
              <w:t>Inherits from:</w:t>
            </w:r>
          </w:p>
        </w:tc>
        <w:tc>
          <w:tcPr>
            <w:tcW w:w="8333" w:type="dxa"/>
            <w:gridSpan w:val="3"/>
          </w:tcPr>
          <w:p w14:paraId="1CEB0FB2" w14:textId="77777777" w:rsidR="007C586E" w:rsidRPr="00A05F86" w:rsidRDefault="007C586E" w:rsidP="00A3624E">
            <w:pPr>
              <w:rPr>
                <w:lang w:val="en-US"/>
              </w:rPr>
            </w:pPr>
            <w:proofErr w:type="spellStart"/>
            <w:r w:rsidRPr="00A05F86">
              <w:rPr>
                <w:lang w:val="en-US"/>
              </w:rPr>
              <w:t>SubmodelElement</w:t>
            </w:r>
            <w:proofErr w:type="spellEnd"/>
          </w:p>
        </w:tc>
      </w:tr>
      <w:tr w:rsidR="00482FC3" w:rsidRPr="00CE25AF" w14:paraId="7CAE6098" w14:textId="77777777" w:rsidTr="00482FC3">
        <w:tc>
          <w:tcPr>
            <w:tcW w:w="1301" w:type="dxa"/>
            <w:shd w:val="clear" w:color="auto" w:fill="0778A5"/>
          </w:tcPr>
          <w:p w14:paraId="410B14B3" w14:textId="1A968A8E" w:rsidR="001A1979" w:rsidRPr="00A05F86" w:rsidRDefault="001A1979" w:rsidP="00A3624E">
            <w:pPr>
              <w:rPr>
                <w:color w:val="FFFFFF" w:themeColor="background1"/>
                <w:sz w:val="18"/>
                <w:lang w:val="en-US"/>
              </w:rPr>
            </w:pPr>
            <w:r w:rsidRPr="00A05F86">
              <w:rPr>
                <w:color w:val="FFFFFF" w:themeColor="background1"/>
                <w:lang w:val="en-US"/>
              </w:rPr>
              <w:t xml:space="preserve">Attribute </w:t>
            </w:r>
          </w:p>
        </w:tc>
        <w:tc>
          <w:tcPr>
            <w:tcW w:w="5782" w:type="dxa"/>
            <w:shd w:val="clear" w:color="auto" w:fill="0778A5"/>
          </w:tcPr>
          <w:p w14:paraId="6125DC7C" w14:textId="77777777" w:rsidR="001A1979" w:rsidRPr="00A05F86" w:rsidRDefault="001A1979" w:rsidP="00A3624E">
            <w:pPr>
              <w:rPr>
                <w:color w:val="FFFFFF" w:themeColor="background1"/>
                <w:lang w:val="en-US"/>
              </w:rPr>
            </w:pPr>
            <w:r w:rsidRPr="00A05F86">
              <w:rPr>
                <w:color w:val="FFFFFF" w:themeColor="background1"/>
                <w:lang w:val="en-US"/>
              </w:rPr>
              <w:t>Explanation</w:t>
            </w:r>
          </w:p>
        </w:tc>
        <w:tc>
          <w:tcPr>
            <w:tcW w:w="1843" w:type="dxa"/>
            <w:shd w:val="clear" w:color="auto" w:fill="0778A5"/>
          </w:tcPr>
          <w:p w14:paraId="048874F7" w14:textId="77777777" w:rsidR="001A1979" w:rsidRPr="00A05F86" w:rsidRDefault="001A1979" w:rsidP="00A3624E">
            <w:pPr>
              <w:rPr>
                <w:color w:val="FFFFFF" w:themeColor="background1"/>
                <w:lang w:val="en-US"/>
              </w:rPr>
            </w:pPr>
            <w:r w:rsidRPr="00A05F86">
              <w:rPr>
                <w:color w:val="FFFFFF" w:themeColor="background1"/>
                <w:lang w:val="en-US"/>
              </w:rPr>
              <w:t>Type</w:t>
            </w:r>
          </w:p>
        </w:tc>
        <w:tc>
          <w:tcPr>
            <w:tcW w:w="708" w:type="dxa"/>
            <w:shd w:val="clear" w:color="auto" w:fill="0778A5"/>
          </w:tcPr>
          <w:p w14:paraId="3612720E" w14:textId="77777777" w:rsidR="001A1979" w:rsidRPr="00A05F86" w:rsidRDefault="001A1979" w:rsidP="00A3624E">
            <w:pPr>
              <w:rPr>
                <w:color w:val="FFFFFF" w:themeColor="background1"/>
                <w:lang w:val="en-US"/>
              </w:rPr>
            </w:pPr>
            <w:r w:rsidRPr="00A05F86">
              <w:rPr>
                <w:color w:val="FFFFFF" w:themeColor="background1"/>
                <w:lang w:val="en-US"/>
              </w:rPr>
              <w:t>Card.</w:t>
            </w:r>
          </w:p>
        </w:tc>
      </w:tr>
      <w:tr w:rsidR="00BF382C" w:rsidRPr="00CE25AF" w14:paraId="16585DFA" w14:textId="77777777" w:rsidTr="009C54B5">
        <w:tc>
          <w:tcPr>
            <w:tcW w:w="1301" w:type="dxa"/>
          </w:tcPr>
          <w:p w14:paraId="48BCB26F" w14:textId="1C4E33B1" w:rsidR="001A1979" w:rsidRPr="00A05F86" w:rsidRDefault="001A1979" w:rsidP="00A3624E">
            <w:pPr>
              <w:rPr>
                <w:lang w:val="en-US"/>
              </w:rPr>
            </w:pPr>
            <w:r w:rsidRPr="00A05F86">
              <w:rPr>
                <w:lang w:val="en-US"/>
              </w:rPr>
              <w:t>first</w:t>
            </w:r>
          </w:p>
        </w:tc>
        <w:tc>
          <w:tcPr>
            <w:tcW w:w="5782" w:type="dxa"/>
          </w:tcPr>
          <w:p w14:paraId="0A16390C" w14:textId="2176A8D6" w:rsidR="001A1979" w:rsidRPr="00CE25AF" w:rsidRDefault="001A1979" w:rsidP="00A3624E">
            <w:pPr>
              <w:rPr>
                <w:lang w:val="en-US"/>
              </w:rPr>
            </w:pPr>
            <w:r w:rsidRPr="00CE25AF">
              <w:rPr>
                <w:lang w:val="en-US"/>
              </w:rPr>
              <w:t>Reference to the first element in the relationship taking the role of the subject</w:t>
            </w:r>
          </w:p>
        </w:tc>
        <w:tc>
          <w:tcPr>
            <w:tcW w:w="1843" w:type="dxa"/>
          </w:tcPr>
          <w:p w14:paraId="11974A58" w14:textId="750604CF" w:rsidR="001A1979" w:rsidRPr="00A05F86" w:rsidRDefault="00BF382C" w:rsidP="00A3624E">
            <w:pPr>
              <w:rPr>
                <w:lang w:val="en-US"/>
              </w:rPr>
            </w:pPr>
            <w:r w:rsidRPr="00A05F86">
              <w:rPr>
                <w:lang w:val="en-US"/>
              </w:rPr>
              <w:t>Reference</w:t>
            </w:r>
          </w:p>
        </w:tc>
        <w:tc>
          <w:tcPr>
            <w:tcW w:w="708" w:type="dxa"/>
          </w:tcPr>
          <w:p w14:paraId="0229BD86" w14:textId="77777777" w:rsidR="001A1979" w:rsidRPr="00A05F86" w:rsidRDefault="001A1979" w:rsidP="00A3624E">
            <w:pPr>
              <w:rPr>
                <w:lang w:val="en-US"/>
              </w:rPr>
            </w:pPr>
            <w:r w:rsidRPr="00A05F86">
              <w:rPr>
                <w:lang w:val="en-US"/>
              </w:rPr>
              <w:t>1</w:t>
            </w:r>
          </w:p>
        </w:tc>
      </w:tr>
      <w:tr w:rsidR="00BF382C" w:rsidRPr="00CE25AF" w14:paraId="3E50B3E5" w14:textId="77777777" w:rsidTr="009C54B5">
        <w:tc>
          <w:tcPr>
            <w:tcW w:w="1301" w:type="dxa"/>
          </w:tcPr>
          <w:p w14:paraId="5719FE50" w14:textId="509F196A" w:rsidR="001A1979" w:rsidRPr="00A05F86" w:rsidRDefault="001A1979" w:rsidP="00A3624E">
            <w:pPr>
              <w:rPr>
                <w:lang w:val="en-US"/>
              </w:rPr>
            </w:pPr>
            <w:r w:rsidRPr="00A05F86">
              <w:rPr>
                <w:lang w:val="en-US"/>
              </w:rPr>
              <w:t>second</w:t>
            </w:r>
          </w:p>
        </w:tc>
        <w:tc>
          <w:tcPr>
            <w:tcW w:w="5782" w:type="dxa"/>
          </w:tcPr>
          <w:p w14:paraId="1B3E2047" w14:textId="376ADE99" w:rsidR="001A1979" w:rsidRPr="00CE25AF" w:rsidRDefault="001A1979" w:rsidP="00A3624E">
            <w:pPr>
              <w:rPr>
                <w:lang w:val="en-US"/>
              </w:rPr>
            </w:pPr>
            <w:r w:rsidRPr="00CE25AF">
              <w:rPr>
                <w:lang w:val="en-US"/>
              </w:rPr>
              <w:t>Reference to the second element in the relationship taking the role of the object</w:t>
            </w:r>
          </w:p>
        </w:tc>
        <w:tc>
          <w:tcPr>
            <w:tcW w:w="1843" w:type="dxa"/>
          </w:tcPr>
          <w:p w14:paraId="3968F5C5" w14:textId="50F57CA1" w:rsidR="001A1979" w:rsidRPr="00A05F86" w:rsidRDefault="00BF382C" w:rsidP="00A3624E">
            <w:pPr>
              <w:rPr>
                <w:lang w:val="en-US"/>
              </w:rPr>
            </w:pPr>
            <w:r w:rsidRPr="00A05F86">
              <w:rPr>
                <w:lang w:val="en-US"/>
              </w:rPr>
              <w:t>Reference</w:t>
            </w:r>
          </w:p>
        </w:tc>
        <w:tc>
          <w:tcPr>
            <w:tcW w:w="708" w:type="dxa"/>
          </w:tcPr>
          <w:p w14:paraId="1FC75D3D" w14:textId="77777777" w:rsidR="001A1979" w:rsidRPr="00A05F86" w:rsidRDefault="001A1979" w:rsidP="00A3624E">
            <w:pPr>
              <w:rPr>
                <w:lang w:val="en-US"/>
              </w:rPr>
            </w:pPr>
            <w:r w:rsidRPr="00A05F86">
              <w:rPr>
                <w:lang w:val="en-US"/>
              </w:rPr>
              <w:t>1</w:t>
            </w:r>
          </w:p>
        </w:tc>
      </w:tr>
    </w:tbl>
    <w:p w14:paraId="24B353CD" w14:textId="77777777" w:rsidR="00011F12" w:rsidRPr="00A05F86" w:rsidRDefault="00011F12" w:rsidP="00E805F8">
      <w:pPr>
        <w:pStyle w:val="Heading4"/>
        <w:numPr>
          <w:ilvl w:val="3"/>
          <w:numId w:val="53"/>
        </w:numPr>
        <w:rPr>
          <w:lang w:val="en-US"/>
        </w:rPr>
      </w:pPr>
      <w:bookmarkStart w:id="1904" w:name="_Toc54816008"/>
      <w:bookmarkEnd w:id="1898"/>
      <w:bookmarkEnd w:id="1899"/>
      <w:bookmarkEnd w:id="1900"/>
      <w:proofErr w:type="spellStart"/>
      <w:r w:rsidRPr="00A05F86">
        <w:rPr>
          <w:lang w:val="en-US"/>
        </w:rPr>
        <w:t>Submodel</w:t>
      </w:r>
      <w:proofErr w:type="spellEnd"/>
      <w:r w:rsidRPr="00A05F86">
        <w:rPr>
          <w:lang w:val="en-US"/>
        </w:rPr>
        <w:t xml:space="preserve"> Element Collection Attributes</w:t>
      </w:r>
    </w:p>
    <w:p w14:paraId="0EA2A66F" w14:textId="6C6988B6" w:rsidR="00011F12" w:rsidRPr="00CE25AF" w:rsidRDefault="0076303B" w:rsidP="00110904">
      <w:pPr>
        <w:pStyle w:val="Caption"/>
      </w:pPr>
      <w:bookmarkStart w:id="1905" w:name="_Toc125537866"/>
      <w:r w:rsidRPr="00CE25AF">
        <w:rPr>
          <w:noProof/>
        </w:rPr>
        <w:drawing>
          <wp:anchor distT="0" distB="0" distL="114300" distR="114300" simplePos="0" relativeHeight="252752896" behindDoc="0" locked="0" layoutInCell="1" allowOverlap="1" wp14:anchorId="764721A3" wp14:editId="7A83FC44">
            <wp:simplePos x="0" y="0"/>
            <wp:positionH relativeFrom="column">
              <wp:posOffset>1441450</wp:posOffset>
            </wp:positionH>
            <wp:positionV relativeFrom="paragraph">
              <wp:posOffset>307975</wp:posOffset>
            </wp:positionV>
            <wp:extent cx="1739900" cy="2178050"/>
            <wp:effectExtent l="0" t="0" r="0" b="0"/>
            <wp:wrapTopAndBottom/>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39900" cy="217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11F12" w:rsidRPr="00CE25AF">
        <w:t xml:space="preserve">Figure </w:t>
      </w:r>
      <w:r w:rsidR="00561536">
        <w:fldChar w:fldCharType="begin"/>
      </w:r>
      <w:r w:rsidR="00561536">
        <w:instrText xml:space="preserve"> SEQ Figure \* ARABIC </w:instrText>
      </w:r>
      <w:r w:rsidR="00561536">
        <w:fldChar w:fldCharType="separate"/>
      </w:r>
      <w:r w:rsidR="00F511DE">
        <w:rPr>
          <w:noProof/>
        </w:rPr>
        <w:t>43</w:t>
      </w:r>
      <w:r w:rsidR="00561536">
        <w:fldChar w:fldCharType="end"/>
      </w:r>
      <w:r w:rsidR="00011F12" w:rsidRPr="00CE25AF">
        <w:t xml:space="preserve"> </w:t>
      </w:r>
      <w:r w:rsidR="000C5E1E" w:rsidRPr="00CE25AF">
        <w:t>Metamodel of</w:t>
      </w:r>
      <w:r w:rsidR="00011F12" w:rsidRPr="00CE25AF">
        <w:t xml:space="preserve"> </w:t>
      </w:r>
      <w:proofErr w:type="spellStart"/>
      <w:r w:rsidR="00011F12" w:rsidRPr="00CE25AF">
        <w:t>Submodel</w:t>
      </w:r>
      <w:proofErr w:type="spellEnd"/>
      <w:r w:rsidR="00011F12" w:rsidRPr="00CE25AF">
        <w:t xml:space="preserve"> Element </w:t>
      </w:r>
      <w:r w:rsidR="0085679B" w:rsidRPr="00CE25AF">
        <w:t>Collections</w:t>
      </w:r>
      <w:bookmarkEnd w:id="1905"/>
    </w:p>
    <w:p w14:paraId="10D7A454" w14:textId="466CC52F" w:rsidR="00011F12" w:rsidRPr="00CE25AF" w:rsidRDefault="00011F12" w:rsidP="00011F12">
      <w:pPr>
        <w:rPr>
          <w:lang w:val="en-US"/>
        </w:rPr>
      </w:pPr>
    </w:p>
    <w:p w14:paraId="3BC7E03D" w14:textId="4E35E44B" w:rsidR="00011F12" w:rsidRPr="00CE25AF" w:rsidRDefault="00011F12" w:rsidP="00011F12">
      <w:pPr>
        <w:rPr>
          <w:lang w:val="en-US"/>
        </w:rPr>
      </w:pPr>
      <w:proofErr w:type="spellStart"/>
      <w:r w:rsidRPr="00CE25AF">
        <w:rPr>
          <w:lang w:val="en-US"/>
        </w:rPr>
        <w:t>Submodel</w:t>
      </w:r>
      <w:proofErr w:type="spellEnd"/>
      <w:r w:rsidRPr="00CE25AF">
        <w:rPr>
          <w:lang w:val="en-US"/>
        </w:rPr>
        <w:t xml:space="preserve"> Element Collections are used for </w:t>
      </w:r>
      <w:r w:rsidR="00F84BB8" w:rsidRPr="00CE25AF">
        <w:rPr>
          <w:lang w:val="en-US"/>
        </w:rPr>
        <w:t xml:space="preserve">complex elements </w:t>
      </w:r>
      <w:r w:rsidRPr="00CE25AF">
        <w:rPr>
          <w:lang w:val="en-US"/>
        </w:rPr>
        <w:t>with a</w:t>
      </w:r>
      <w:r w:rsidR="002F5793" w:rsidRPr="00CE25AF">
        <w:rPr>
          <w:lang w:val="en-US"/>
        </w:rPr>
        <w:t xml:space="preserve"> typically</w:t>
      </w:r>
      <w:r w:rsidRPr="00CE25AF">
        <w:rPr>
          <w:lang w:val="en-US"/>
        </w:rPr>
        <w:t xml:space="preserve"> fixed set of properties with unique names. </w:t>
      </w:r>
      <w:bookmarkStart w:id="1906" w:name="_Hlk119573330"/>
      <w:r w:rsidR="002F5793" w:rsidRPr="00CE25AF">
        <w:rPr>
          <w:lang w:val="en-US"/>
        </w:rPr>
        <w:t xml:space="preserve">This set of properties is typically predefined by the semantic definition (referenced via </w:t>
      </w:r>
      <w:proofErr w:type="spellStart"/>
      <w:r w:rsidR="002F5793" w:rsidRPr="00CE25AF">
        <w:rPr>
          <w:i/>
          <w:iCs/>
          <w:lang w:val="en-US"/>
        </w:rPr>
        <w:t>semanticId</w:t>
      </w:r>
      <w:proofErr w:type="spellEnd"/>
      <w:r w:rsidR="002F5793" w:rsidRPr="00CE25AF">
        <w:rPr>
          <w:lang w:val="en-US"/>
        </w:rPr>
        <w:t xml:space="preserve">) of the </w:t>
      </w:r>
      <w:proofErr w:type="spellStart"/>
      <w:r w:rsidR="002F5793" w:rsidRPr="00CE25AF">
        <w:rPr>
          <w:lang w:val="en-US"/>
        </w:rPr>
        <w:t>submodel</w:t>
      </w:r>
      <w:proofErr w:type="spellEnd"/>
      <w:r w:rsidR="002F5793" w:rsidRPr="00CE25AF">
        <w:rPr>
          <w:lang w:val="en-US"/>
        </w:rPr>
        <w:t xml:space="preserve"> element collection. </w:t>
      </w:r>
      <w:bookmarkEnd w:id="1906"/>
      <w:r w:rsidRPr="00CE25AF">
        <w:rPr>
          <w:lang w:val="en-US"/>
        </w:rPr>
        <w:t>Each property within the collection</w:t>
      </w:r>
      <w:r w:rsidR="002F5793" w:rsidRPr="00CE25AF">
        <w:rPr>
          <w:lang w:val="en-US"/>
        </w:rPr>
        <w:t xml:space="preserve"> itself</w:t>
      </w:r>
      <w:r w:rsidRPr="00CE25AF">
        <w:rPr>
          <w:lang w:val="en-US"/>
        </w:rPr>
        <w:t xml:space="preserve"> should have clearly defined semantics. </w:t>
      </w:r>
    </w:p>
    <w:p w14:paraId="7DF26710" w14:textId="0483DE93" w:rsidR="00011F12" w:rsidRPr="00CE25AF" w:rsidRDefault="00B32727" w:rsidP="00A05F86">
      <w:pPr>
        <w:pStyle w:val="NOTE"/>
        <w:ind w:left="284" w:firstLine="0"/>
        <w:rPr>
          <w:lang w:val="en-US"/>
        </w:rPr>
      </w:pPr>
      <w:r w:rsidRPr="00CE25AF">
        <w:rPr>
          <w:lang w:val="en-US"/>
        </w:rPr>
        <w:t xml:space="preserve">Note: </w:t>
      </w:r>
      <w:r w:rsidR="00011F12" w:rsidRPr="00CE25AF">
        <w:rPr>
          <w:lang w:val="en-US"/>
        </w:rPr>
        <w:t xml:space="preserve">the different elements of a </w:t>
      </w:r>
      <w:proofErr w:type="spellStart"/>
      <w:r w:rsidR="00011F12" w:rsidRPr="00CE25AF">
        <w:rPr>
          <w:lang w:val="en-US"/>
        </w:rPr>
        <w:t>submodel</w:t>
      </w:r>
      <w:proofErr w:type="spellEnd"/>
      <w:r w:rsidR="00011F12" w:rsidRPr="00CE25AF">
        <w:rPr>
          <w:lang w:val="en-US"/>
        </w:rPr>
        <w:t xml:space="preserve"> element </w:t>
      </w:r>
      <w:r w:rsidR="00F84BB8" w:rsidRPr="00CE25AF">
        <w:rPr>
          <w:lang w:val="en-US"/>
        </w:rPr>
        <w:t>collection</w:t>
      </w:r>
      <w:r w:rsidR="00011F12" w:rsidRPr="00CE25AF">
        <w:rPr>
          <w:lang w:val="en-US"/>
        </w:rPr>
        <w:t xml:space="preserve"> </w:t>
      </w:r>
      <w:r w:rsidRPr="00CE25AF">
        <w:rPr>
          <w:lang w:val="en-US"/>
        </w:rPr>
        <w:t xml:space="preserve">do not have to </w:t>
      </w:r>
      <w:r w:rsidR="00011F12" w:rsidRPr="00CE25AF">
        <w:rPr>
          <w:lang w:val="en-US"/>
        </w:rPr>
        <w:t xml:space="preserve">have different </w:t>
      </w:r>
      <w:proofErr w:type="spellStart"/>
      <w:r w:rsidR="00011F12" w:rsidRPr="00CE25AF">
        <w:rPr>
          <w:i/>
          <w:iCs/>
          <w:lang w:val="en-US"/>
        </w:rPr>
        <w:t>semanticId</w:t>
      </w:r>
      <w:r w:rsidR="00011F12" w:rsidRPr="00CE25AF">
        <w:rPr>
          <w:lang w:val="en-US"/>
        </w:rPr>
        <w:t>s</w:t>
      </w:r>
      <w:proofErr w:type="spellEnd"/>
      <w:r w:rsidR="00011F12" w:rsidRPr="00CE25AF">
        <w:rPr>
          <w:lang w:val="en-US"/>
        </w:rPr>
        <w:t xml:space="preserve">. However, in these cases the usage of a </w:t>
      </w:r>
      <w:proofErr w:type="spellStart"/>
      <w:r w:rsidR="00011F12" w:rsidRPr="00CE25AF">
        <w:rPr>
          <w:i/>
          <w:iCs/>
          <w:lang w:val="en-US"/>
        </w:rPr>
        <w:t>SubmodelElementList</w:t>
      </w:r>
      <w:proofErr w:type="spellEnd"/>
      <w:r w:rsidR="00011F12" w:rsidRPr="00CE25AF">
        <w:rPr>
          <w:lang w:val="en-US"/>
        </w:rPr>
        <w:t xml:space="preserve"> should be considered.</w:t>
      </w:r>
    </w:p>
    <w:p w14:paraId="5768C806" w14:textId="73C12D31" w:rsidR="00011F12" w:rsidRPr="00CE25AF" w:rsidRDefault="00011F12" w:rsidP="00011F12">
      <w:pPr>
        <w:rPr>
          <w:lang w:val="en-US"/>
        </w:rPr>
      </w:pPr>
      <w:r w:rsidRPr="00CE25AF">
        <w:rPr>
          <w:lang w:val="en-US"/>
        </w:rPr>
        <w:t xml:space="preserve">Example: </w:t>
      </w:r>
      <w:bookmarkStart w:id="1907" w:name="_Hlk119573351"/>
      <w:r w:rsidR="00B32727" w:rsidRPr="00CE25AF">
        <w:rPr>
          <w:lang w:val="en-US"/>
        </w:rPr>
        <w:t>a</w:t>
      </w:r>
      <w:r w:rsidRPr="00CE25AF">
        <w:rPr>
          <w:lang w:val="en-US"/>
        </w:rPr>
        <w:t xml:space="preserve"> single document has a predefined set of properties like title, version, author</w:t>
      </w:r>
      <w:r w:rsidR="00B32727" w:rsidRPr="00CE25AF">
        <w:rPr>
          <w:lang w:val="en-US"/>
        </w:rPr>
        <w:t>,</w:t>
      </w:r>
      <w:r w:rsidRPr="00CE25AF">
        <w:rPr>
          <w:lang w:val="en-US"/>
        </w:rPr>
        <w:t xml:space="preserve"> etc. They logically belong to </w:t>
      </w:r>
      <w:r w:rsidR="00A24E82" w:rsidRPr="00CE25AF">
        <w:rPr>
          <w:lang w:val="en-US"/>
        </w:rPr>
        <w:t>a</w:t>
      </w:r>
      <w:r w:rsidRPr="00CE25AF">
        <w:rPr>
          <w:lang w:val="en-US"/>
        </w:rPr>
        <w:t xml:space="preserve"> document. So a single document is represented by a </w:t>
      </w:r>
      <w:proofErr w:type="spellStart"/>
      <w:r w:rsidRPr="00CE25AF">
        <w:rPr>
          <w:i/>
          <w:iCs/>
          <w:lang w:val="en-US"/>
        </w:rPr>
        <w:t>SubmodelElementCollection</w:t>
      </w:r>
      <w:proofErr w:type="spellEnd"/>
      <w:r w:rsidRPr="00CE25AF">
        <w:rPr>
          <w:lang w:val="en-US"/>
        </w:rPr>
        <w:t xml:space="preserve">. </w:t>
      </w:r>
      <w:r w:rsidR="00B32727" w:rsidRPr="00CE25AF">
        <w:rPr>
          <w:lang w:val="en-US"/>
        </w:rPr>
        <w:t>An</w:t>
      </w:r>
      <w:r w:rsidR="00B32727" w:rsidRPr="00A05F86">
        <w:rPr>
          <w:lang w:val="en-US"/>
        </w:rPr>
        <w:t xml:space="preserve"> asset </w:t>
      </w:r>
      <w:r w:rsidR="00B32727" w:rsidRPr="00CE25AF">
        <w:rPr>
          <w:lang w:val="en-US"/>
        </w:rPr>
        <w:t xml:space="preserve">usually has </w:t>
      </w:r>
      <w:r w:rsidR="00B93DFF" w:rsidRPr="00CE25AF">
        <w:rPr>
          <w:lang w:val="en-US"/>
        </w:rPr>
        <w:t>many different documents available like operating instructions, safety instructions</w:t>
      </w:r>
      <w:r w:rsidR="00B32727" w:rsidRPr="00CE25AF">
        <w:rPr>
          <w:lang w:val="en-US"/>
        </w:rPr>
        <w:t>,</w:t>
      </w:r>
      <w:r w:rsidR="00B93DFF" w:rsidRPr="00CE25AF">
        <w:rPr>
          <w:lang w:val="en-US"/>
        </w:rPr>
        <w:t xml:space="preserve"> etc.</w:t>
      </w:r>
      <w:r w:rsidR="00B93DFF" w:rsidRPr="00CE25AF">
        <w:rPr>
          <w:color w:val="FF0000"/>
          <w:lang w:val="en-US"/>
        </w:rPr>
        <w:t xml:space="preserve"> </w:t>
      </w:r>
      <w:r w:rsidRPr="00CE25AF">
        <w:rPr>
          <w:lang w:val="en-US"/>
        </w:rPr>
        <w:t xml:space="preserve">The set of </w:t>
      </w:r>
      <w:r w:rsidRPr="00CE25AF">
        <w:rPr>
          <w:lang w:val="en-US"/>
        </w:rPr>
        <w:lastRenderedPageBreak/>
        <w:t xml:space="preserve">all documents is represented by a </w:t>
      </w:r>
      <w:proofErr w:type="spellStart"/>
      <w:r w:rsidRPr="00CE25AF">
        <w:rPr>
          <w:i/>
          <w:iCs/>
          <w:lang w:val="en-US"/>
        </w:rPr>
        <w:t>SubmodelElementList</w:t>
      </w:r>
      <w:proofErr w:type="spellEnd"/>
      <w:r w:rsidR="00A04202" w:rsidRPr="00CE25AF">
        <w:rPr>
          <w:i/>
          <w:iCs/>
          <w:lang w:val="en-US"/>
        </w:rPr>
        <w:t xml:space="preserve"> </w:t>
      </w:r>
      <w:r w:rsidR="00A04202" w:rsidRPr="00CE25AF">
        <w:rPr>
          <w:lang w:val="en-US"/>
        </w:rPr>
        <w:t xml:space="preserve">(see </w:t>
      </w:r>
      <w:r w:rsidR="00A04202" w:rsidRPr="00A04202">
        <w:rPr>
          <w:lang w:val="en-US"/>
        </w:rPr>
        <w:t>Clause</w:t>
      </w:r>
      <w:r w:rsidR="00A04202" w:rsidRPr="00CE25AF">
        <w:rPr>
          <w:lang w:val="en-US"/>
        </w:rPr>
        <w:t xml:space="preserve"> </w:t>
      </w:r>
      <w:r w:rsidR="00A04202" w:rsidRPr="00CE25AF">
        <w:rPr>
          <w:i/>
          <w:iCs/>
          <w:lang w:val="en-US"/>
        </w:rPr>
        <w:fldChar w:fldCharType="begin"/>
      </w:r>
      <w:r w:rsidR="00A04202" w:rsidRPr="00CE25AF">
        <w:rPr>
          <w:i/>
          <w:iCs/>
          <w:lang w:val="en-US"/>
        </w:rPr>
        <w:instrText xml:space="preserve"> REF _Ref113744065 \r \h </w:instrText>
      </w:r>
      <w:r w:rsidR="00A04202" w:rsidRPr="00CE25AF">
        <w:rPr>
          <w:i/>
          <w:iCs/>
          <w:lang w:val="en-US"/>
        </w:rPr>
      </w:r>
      <w:r w:rsidR="00A04202" w:rsidRPr="00CE25AF">
        <w:rPr>
          <w:i/>
          <w:iCs/>
          <w:lang w:val="en-US"/>
        </w:rPr>
        <w:fldChar w:fldCharType="separate"/>
      </w:r>
      <w:r w:rsidR="00F511DE">
        <w:rPr>
          <w:i/>
          <w:iCs/>
          <w:lang w:val="en-US"/>
        </w:rPr>
        <w:t>5.3.7.17</w:t>
      </w:r>
      <w:r w:rsidR="00A04202" w:rsidRPr="00CE25AF">
        <w:rPr>
          <w:i/>
          <w:iCs/>
          <w:lang w:val="en-US"/>
        </w:rPr>
        <w:fldChar w:fldCharType="end"/>
      </w:r>
      <w:r w:rsidR="00A04202" w:rsidRPr="00CE25AF">
        <w:rPr>
          <w:i/>
          <w:iCs/>
          <w:lang w:val="en-US"/>
        </w:rPr>
        <w:t>)</w:t>
      </w:r>
      <w:r w:rsidRPr="00CE25AF">
        <w:rPr>
          <w:lang w:val="en-US"/>
        </w:rPr>
        <w:t xml:space="preserve">. </w:t>
      </w:r>
      <w:r w:rsidR="00B32727" w:rsidRPr="00CE25AF">
        <w:rPr>
          <w:lang w:val="en-US"/>
        </w:rPr>
        <w:t>I</w:t>
      </w:r>
      <w:r w:rsidRPr="00CE25AF">
        <w:rPr>
          <w:lang w:val="en-US"/>
        </w:rPr>
        <w:t xml:space="preserve">n this </w:t>
      </w:r>
      <w:r w:rsidR="00B93DFF" w:rsidRPr="00CE25AF">
        <w:rPr>
          <w:lang w:val="en-US"/>
        </w:rPr>
        <w:t>case</w:t>
      </w:r>
      <w:r w:rsidR="00B32727" w:rsidRPr="00CE25AF">
        <w:rPr>
          <w:lang w:val="en-US"/>
        </w:rPr>
        <w:t>,</w:t>
      </w:r>
      <w:r w:rsidR="00B93DFF" w:rsidRPr="00CE25AF">
        <w:rPr>
          <w:lang w:val="en-US"/>
        </w:rPr>
        <w:t xml:space="preserve"> </w:t>
      </w:r>
      <w:r w:rsidRPr="00CE25AF">
        <w:rPr>
          <w:lang w:val="en-US"/>
        </w:rPr>
        <w:t xml:space="preserve">we have a </w:t>
      </w:r>
      <w:proofErr w:type="spellStart"/>
      <w:r w:rsidRPr="00CE25AF">
        <w:rPr>
          <w:i/>
          <w:iCs/>
          <w:lang w:val="en-US"/>
        </w:rPr>
        <w:t>SubmodelElementList</w:t>
      </w:r>
      <w:proofErr w:type="spellEnd"/>
      <w:r w:rsidRPr="00CE25AF">
        <w:rPr>
          <w:lang w:val="en-US"/>
        </w:rPr>
        <w:t xml:space="preserve"> of </w:t>
      </w:r>
      <w:proofErr w:type="spellStart"/>
      <w:r w:rsidRPr="00CE25AF">
        <w:rPr>
          <w:i/>
          <w:iCs/>
          <w:lang w:val="en-US"/>
        </w:rPr>
        <w:t>SubmodelElementCollection</w:t>
      </w:r>
      <w:r w:rsidRPr="00CE25AF">
        <w:rPr>
          <w:lang w:val="en-US"/>
        </w:rPr>
        <w:t>s</w:t>
      </w:r>
      <w:proofErr w:type="spellEnd"/>
      <w:r w:rsidRPr="00CE25AF">
        <w:rPr>
          <w:lang w:val="en-US"/>
        </w:rPr>
        <w:t xml:space="preserve">. </w:t>
      </w:r>
    </w:p>
    <w:bookmarkEnd w:id="1907"/>
    <w:p w14:paraId="69CE67B7" w14:textId="24694AF8" w:rsidR="00011F12" w:rsidRPr="00CE25AF" w:rsidRDefault="003101D9" w:rsidP="00A05F86">
      <w:pPr>
        <w:pStyle w:val="NOTE"/>
        <w:ind w:left="284" w:firstLine="0"/>
        <w:rPr>
          <w:lang w:val="en-US"/>
        </w:rPr>
      </w:pPr>
      <w:r w:rsidRPr="00CE25AF">
        <w:rPr>
          <w:lang w:val="en-US"/>
        </w:rPr>
        <w:t xml:space="preserve">Note: </w:t>
      </w:r>
      <w:r w:rsidR="00B32727" w:rsidRPr="00CE25AF">
        <w:rPr>
          <w:lang w:val="en-US"/>
        </w:rPr>
        <w:t>t</w:t>
      </w:r>
      <w:r w:rsidR="008C31D5" w:rsidRPr="00CE25AF">
        <w:rPr>
          <w:lang w:val="en-US"/>
        </w:rPr>
        <w:t xml:space="preserve">he elements within a </w:t>
      </w:r>
      <w:proofErr w:type="spellStart"/>
      <w:r w:rsidR="008C31D5" w:rsidRPr="00CE25AF">
        <w:rPr>
          <w:lang w:val="en-US"/>
        </w:rPr>
        <w:t>submodel</w:t>
      </w:r>
      <w:proofErr w:type="spellEnd"/>
      <w:r w:rsidR="008C31D5" w:rsidRPr="00CE25AF">
        <w:rPr>
          <w:lang w:val="en-US"/>
        </w:rPr>
        <w:t xml:space="preserve"> element collection are not ordered. Every element has a unique ID (its "</w:t>
      </w:r>
      <w:proofErr w:type="spellStart"/>
      <w:r w:rsidR="008C31D5" w:rsidRPr="00CE25AF">
        <w:rPr>
          <w:lang w:val="en-US"/>
        </w:rPr>
        <w:t>idShort</w:t>
      </w:r>
      <w:proofErr w:type="spellEnd"/>
      <w:r w:rsidR="008C31D5" w:rsidRPr="00CE25AF">
        <w:rPr>
          <w:lang w:val="en-US"/>
        </w:rPr>
        <w:t xml:space="preserve">"). However, it is recommended to adhere to the order defined in the </w:t>
      </w:r>
      <w:proofErr w:type="spellStart"/>
      <w:r w:rsidR="008C31D5" w:rsidRPr="00CE25AF">
        <w:rPr>
          <w:lang w:val="en-US"/>
        </w:rPr>
        <w:t>submodel</w:t>
      </w:r>
      <w:proofErr w:type="spellEnd"/>
      <w:r w:rsidR="008C31D5" w:rsidRPr="00CE25AF">
        <w:rPr>
          <w:lang w:val="en-US"/>
        </w:rPr>
        <w:t xml:space="preserve"> template.</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4291"/>
        <w:gridCol w:w="2410"/>
        <w:gridCol w:w="1417"/>
      </w:tblGrid>
      <w:tr w:rsidR="00011F12" w:rsidRPr="00CE25AF" w14:paraId="1366EAE4" w14:textId="77777777" w:rsidTr="00482FC3">
        <w:trPr>
          <w:trHeight w:val="243"/>
          <w:tblHeader/>
        </w:trPr>
        <w:tc>
          <w:tcPr>
            <w:tcW w:w="1516" w:type="dxa"/>
            <w:shd w:val="clear" w:color="auto" w:fill="0778A5"/>
          </w:tcPr>
          <w:p w14:paraId="2E6DDA02" w14:textId="77777777" w:rsidR="00011F12" w:rsidRPr="00A05F86" w:rsidRDefault="00011F12" w:rsidP="00B26E10">
            <w:pPr>
              <w:rPr>
                <w:color w:val="FFFFFF" w:themeColor="background1"/>
                <w:lang w:val="en-US"/>
              </w:rPr>
            </w:pPr>
            <w:r w:rsidRPr="00CE25AF">
              <w:rPr>
                <w:color w:val="FFFFFF" w:themeColor="background1"/>
                <w:lang w:val="en-US"/>
              </w:rPr>
              <w:t xml:space="preserve"> </w:t>
            </w:r>
            <w:r w:rsidRPr="00A05F86">
              <w:rPr>
                <w:color w:val="FFFFFF" w:themeColor="background1"/>
                <w:lang w:val="en-US"/>
              </w:rPr>
              <w:t>Class:</w:t>
            </w:r>
          </w:p>
        </w:tc>
        <w:tc>
          <w:tcPr>
            <w:tcW w:w="8118" w:type="dxa"/>
            <w:gridSpan w:val="3"/>
          </w:tcPr>
          <w:p w14:paraId="4751423D" w14:textId="77777777" w:rsidR="00011F12" w:rsidRPr="00A05F86" w:rsidRDefault="00011F12" w:rsidP="00B26E10">
            <w:pPr>
              <w:rPr>
                <w:lang w:val="en-US"/>
              </w:rPr>
            </w:pPr>
            <w:proofErr w:type="spellStart"/>
            <w:r w:rsidRPr="00A05F86">
              <w:rPr>
                <w:lang w:val="en-US"/>
              </w:rPr>
              <w:t>SubmodelElementCollection</w:t>
            </w:r>
            <w:proofErr w:type="spellEnd"/>
          </w:p>
        </w:tc>
      </w:tr>
      <w:tr w:rsidR="00011F12" w:rsidRPr="00C51190" w14:paraId="4FC54044" w14:textId="77777777" w:rsidTr="00482FC3">
        <w:tc>
          <w:tcPr>
            <w:tcW w:w="1516" w:type="dxa"/>
            <w:shd w:val="clear" w:color="auto" w:fill="0778A5"/>
          </w:tcPr>
          <w:p w14:paraId="6E4DE04D" w14:textId="77777777" w:rsidR="00011F12" w:rsidRPr="00A05F86" w:rsidRDefault="00011F12" w:rsidP="00B26E10">
            <w:pPr>
              <w:rPr>
                <w:color w:val="FFFFFF" w:themeColor="background1"/>
                <w:lang w:val="en-US"/>
              </w:rPr>
            </w:pPr>
            <w:r w:rsidRPr="00A05F86">
              <w:rPr>
                <w:color w:val="FFFFFF" w:themeColor="background1"/>
                <w:lang w:val="en-US"/>
              </w:rPr>
              <w:t>Explanation:</w:t>
            </w:r>
          </w:p>
        </w:tc>
        <w:tc>
          <w:tcPr>
            <w:tcW w:w="8118" w:type="dxa"/>
            <w:gridSpan w:val="3"/>
          </w:tcPr>
          <w:p w14:paraId="3CA2E202" w14:textId="4372957B" w:rsidR="00011F12" w:rsidRPr="00CE25AF" w:rsidRDefault="00011F12" w:rsidP="00B26E10">
            <w:pPr>
              <w:rPr>
                <w:lang w:val="en-US"/>
              </w:rPr>
            </w:pPr>
            <w:r w:rsidRPr="00CE25AF">
              <w:rPr>
                <w:lang w:val="en-US"/>
              </w:rPr>
              <w:t xml:space="preserve">A </w:t>
            </w:r>
            <w:proofErr w:type="spellStart"/>
            <w:r w:rsidRPr="00CE25AF">
              <w:rPr>
                <w:lang w:val="en-US"/>
              </w:rPr>
              <w:t>submodel</w:t>
            </w:r>
            <w:proofErr w:type="spellEnd"/>
            <w:r w:rsidRPr="00CE25AF">
              <w:rPr>
                <w:lang w:val="en-US"/>
              </w:rPr>
              <w:t xml:space="preserve"> element collection is a kind of struct, i.e.</w:t>
            </w:r>
            <w:r w:rsidR="004C0EFC" w:rsidRPr="00CE25AF">
              <w:rPr>
                <w:lang w:val="en-US"/>
              </w:rPr>
              <w:t xml:space="preserve"> </w:t>
            </w:r>
            <w:r w:rsidRPr="00CE25AF">
              <w:rPr>
                <w:lang w:val="en-US"/>
              </w:rPr>
              <w:t xml:space="preserve">a logical encapsulation of multiple named values. </w:t>
            </w:r>
          </w:p>
        </w:tc>
      </w:tr>
      <w:tr w:rsidR="00011F12" w:rsidRPr="00CE25AF" w14:paraId="75CA859E" w14:textId="77777777" w:rsidTr="00482FC3">
        <w:tc>
          <w:tcPr>
            <w:tcW w:w="1516" w:type="dxa"/>
            <w:tcBorders>
              <w:bottom w:val="single" w:sz="4" w:space="0" w:color="auto"/>
            </w:tcBorders>
            <w:shd w:val="clear" w:color="auto" w:fill="0778A5"/>
          </w:tcPr>
          <w:p w14:paraId="5D3F4CDD" w14:textId="77777777" w:rsidR="00011F12" w:rsidRPr="00A05F86" w:rsidRDefault="00011F12" w:rsidP="00B26E10">
            <w:pPr>
              <w:rPr>
                <w:color w:val="FFFFFF" w:themeColor="background1"/>
                <w:lang w:val="en-US"/>
              </w:rPr>
            </w:pPr>
            <w:r w:rsidRPr="00A05F86">
              <w:rPr>
                <w:color w:val="FFFFFF" w:themeColor="background1"/>
                <w:lang w:val="en-US"/>
              </w:rPr>
              <w:t>Inherits from:</w:t>
            </w:r>
          </w:p>
        </w:tc>
        <w:tc>
          <w:tcPr>
            <w:tcW w:w="8118" w:type="dxa"/>
            <w:gridSpan w:val="3"/>
            <w:tcBorders>
              <w:bottom w:val="single" w:sz="4" w:space="0" w:color="auto"/>
            </w:tcBorders>
          </w:tcPr>
          <w:p w14:paraId="6074A428" w14:textId="77777777" w:rsidR="00011F12" w:rsidRPr="00A05F86" w:rsidRDefault="00011F12" w:rsidP="00B26E10">
            <w:pPr>
              <w:rPr>
                <w:lang w:val="en-US"/>
              </w:rPr>
            </w:pPr>
            <w:proofErr w:type="spellStart"/>
            <w:r w:rsidRPr="00A05F86">
              <w:rPr>
                <w:lang w:val="en-US"/>
              </w:rPr>
              <w:t>SubmodelElement</w:t>
            </w:r>
            <w:proofErr w:type="spellEnd"/>
          </w:p>
        </w:tc>
      </w:tr>
      <w:tr w:rsidR="00482FC3" w:rsidRPr="00CE25AF" w14:paraId="191ADA85" w14:textId="77777777" w:rsidTr="00482FC3">
        <w:tc>
          <w:tcPr>
            <w:tcW w:w="1516" w:type="dxa"/>
            <w:shd w:val="clear" w:color="auto" w:fill="0778A5"/>
          </w:tcPr>
          <w:p w14:paraId="7574FE99" w14:textId="77777777" w:rsidR="00011F12" w:rsidRPr="00A05F86" w:rsidRDefault="00011F12" w:rsidP="00B26E10">
            <w:pPr>
              <w:rPr>
                <w:color w:val="FFFFFF" w:themeColor="background1"/>
                <w:sz w:val="18"/>
                <w:lang w:val="en-US"/>
              </w:rPr>
            </w:pPr>
            <w:r w:rsidRPr="00A05F86">
              <w:rPr>
                <w:color w:val="FFFFFF" w:themeColor="background1"/>
                <w:lang w:val="en-US"/>
              </w:rPr>
              <w:t xml:space="preserve">Attribute </w:t>
            </w:r>
          </w:p>
        </w:tc>
        <w:tc>
          <w:tcPr>
            <w:tcW w:w="4291" w:type="dxa"/>
            <w:shd w:val="clear" w:color="auto" w:fill="0778A5"/>
          </w:tcPr>
          <w:p w14:paraId="24582BB2" w14:textId="77777777" w:rsidR="00011F12" w:rsidRPr="00A05F86" w:rsidRDefault="00011F12" w:rsidP="00B26E10">
            <w:pPr>
              <w:rPr>
                <w:color w:val="FFFFFF" w:themeColor="background1"/>
                <w:lang w:val="en-US"/>
              </w:rPr>
            </w:pPr>
            <w:r w:rsidRPr="00A05F86">
              <w:rPr>
                <w:color w:val="FFFFFF" w:themeColor="background1"/>
                <w:lang w:val="en-US"/>
              </w:rPr>
              <w:t>Explanation</w:t>
            </w:r>
          </w:p>
        </w:tc>
        <w:tc>
          <w:tcPr>
            <w:tcW w:w="2410" w:type="dxa"/>
            <w:shd w:val="clear" w:color="auto" w:fill="0778A5"/>
          </w:tcPr>
          <w:p w14:paraId="659105BB" w14:textId="77777777" w:rsidR="00011F12" w:rsidRPr="00A05F86" w:rsidRDefault="00011F12" w:rsidP="00B26E10">
            <w:pPr>
              <w:rPr>
                <w:color w:val="FFFFFF" w:themeColor="background1"/>
                <w:lang w:val="en-US"/>
              </w:rPr>
            </w:pPr>
            <w:r w:rsidRPr="00A05F86">
              <w:rPr>
                <w:color w:val="FFFFFF" w:themeColor="background1"/>
                <w:lang w:val="en-US"/>
              </w:rPr>
              <w:t>Type</w:t>
            </w:r>
          </w:p>
        </w:tc>
        <w:tc>
          <w:tcPr>
            <w:tcW w:w="1417" w:type="dxa"/>
            <w:shd w:val="clear" w:color="auto" w:fill="0778A5"/>
          </w:tcPr>
          <w:p w14:paraId="0795CE60" w14:textId="77777777" w:rsidR="00011F12" w:rsidRPr="00A05F86" w:rsidRDefault="00011F12" w:rsidP="00B26E10">
            <w:pPr>
              <w:rPr>
                <w:color w:val="FFFFFF" w:themeColor="background1"/>
                <w:lang w:val="en-US"/>
              </w:rPr>
            </w:pPr>
            <w:r w:rsidRPr="00A05F86">
              <w:rPr>
                <w:color w:val="FFFFFF" w:themeColor="background1"/>
                <w:lang w:val="en-US"/>
              </w:rPr>
              <w:t>Card.</w:t>
            </w:r>
          </w:p>
        </w:tc>
      </w:tr>
      <w:tr w:rsidR="00011F12" w:rsidRPr="00CE25AF" w14:paraId="10F4B6FB" w14:textId="77777777" w:rsidTr="00B26E10">
        <w:tc>
          <w:tcPr>
            <w:tcW w:w="1516" w:type="dxa"/>
          </w:tcPr>
          <w:p w14:paraId="363DE926" w14:textId="77777777" w:rsidR="00011F12" w:rsidRPr="00A05F86" w:rsidRDefault="00011F12" w:rsidP="00B26E10">
            <w:pPr>
              <w:rPr>
                <w:lang w:val="en-US"/>
              </w:rPr>
            </w:pPr>
            <w:r w:rsidRPr="00A05F86">
              <w:rPr>
                <w:lang w:val="en-US"/>
              </w:rPr>
              <w:t>value</w:t>
            </w:r>
          </w:p>
        </w:tc>
        <w:tc>
          <w:tcPr>
            <w:tcW w:w="4291" w:type="dxa"/>
          </w:tcPr>
          <w:p w14:paraId="00261F90" w14:textId="651323F2" w:rsidR="00011F12" w:rsidRPr="00CE25AF" w:rsidRDefault="00011F12" w:rsidP="00B26E10">
            <w:pPr>
              <w:rPr>
                <w:lang w:val="en-US"/>
              </w:rPr>
            </w:pPr>
            <w:proofErr w:type="spellStart"/>
            <w:r w:rsidRPr="00CE25AF">
              <w:rPr>
                <w:lang w:val="en-US"/>
              </w:rPr>
              <w:t>Submodel</w:t>
            </w:r>
            <w:proofErr w:type="spellEnd"/>
            <w:r w:rsidRPr="00CE25AF">
              <w:rPr>
                <w:lang w:val="en-US"/>
              </w:rPr>
              <w:t xml:space="preserve"> element contained in the collection</w:t>
            </w:r>
          </w:p>
        </w:tc>
        <w:tc>
          <w:tcPr>
            <w:tcW w:w="2410" w:type="dxa"/>
          </w:tcPr>
          <w:p w14:paraId="51959919" w14:textId="77777777" w:rsidR="00011F12" w:rsidRPr="00A05F86" w:rsidRDefault="00011F12" w:rsidP="00B26E10">
            <w:pPr>
              <w:rPr>
                <w:lang w:val="en-US"/>
              </w:rPr>
            </w:pPr>
            <w:proofErr w:type="spellStart"/>
            <w:r w:rsidRPr="00A05F86">
              <w:rPr>
                <w:lang w:val="en-US"/>
              </w:rPr>
              <w:t>SubmodelElement</w:t>
            </w:r>
            <w:proofErr w:type="spellEnd"/>
          </w:p>
        </w:tc>
        <w:tc>
          <w:tcPr>
            <w:tcW w:w="1417" w:type="dxa"/>
          </w:tcPr>
          <w:p w14:paraId="731F405A" w14:textId="77777777" w:rsidR="00011F12" w:rsidRPr="00A05F86" w:rsidRDefault="00011F12" w:rsidP="00B26E10">
            <w:pPr>
              <w:rPr>
                <w:lang w:val="en-US"/>
              </w:rPr>
            </w:pPr>
            <w:r w:rsidRPr="00A05F86">
              <w:rPr>
                <w:lang w:val="en-US"/>
              </w:rPr>
              <w:t>0..*</w:t>
            </w:r>
          </w:p>
        </w:tc>
      </w:tr>
    </w:tbl>
    <w:p w14:paraId="50785617" w14:textId="78604100" w:rsidR="004F0223" w:rsidRPr="00A05F86" w:rsidRDefault="004F0223" w:rsidP="00E805F8">
      <w:pPr>
        <w:pStyle w:val="Heading4"/>
        <w:numPr>
          <w:ilvl w:val="3"/>
          <w:numId w:val="53"/>
        </w:numPr>
        <w:rPr>
          <w:lang w:val="en-US"/>
        </w:rPr>
      </w:pPr>
      <w:bookmarkStart w:id="1908" w:name="_Ref113744065"/>
      <w:proofErr w:type="spellStart"/>
      <w:r w:rsidRPr="00A05F86">
        <w:rPr>
          <w:lang w:val="en-US"/>
        </w:rPr>
        <w:t>Submodel</w:t>
      </w:r>
      <w:proofErr w:type="spellEnd"/>
      <w:r w:rsidRPr="00A05F86">
        <w:rPr>
          <w:lang w:val="en-US"/>
        </w:rPr>
        <w:t xml:space="preserve"> Element List Attributes</w:t>
      </w:r>
      <w:bookmarkEnd w:id="1908"/>
    </w:p>
    <w:p w14:paraId="338B7F68" w14:textId="618F029C" w:rsidR="004F0223" w:rsidRPr="00CE25AF" w:rsidRDefault="0076303B" w:rsidP="00110904">
      <w:pPr>
        <w:pStyle w:val="Caption"/>
      </w:pPr>
      <w:bookmarkStart w:id="1909" w:name="_Toc125537867"/>
      <w:r w:rsidRPr="00CE25AF">
        <w:rPr>
          <w:noProof/>
        </w:rPr>
        <w:drawing>
          <wp:anchor distT="0" distB="0" distL="114300" distR="114300" simplePos="0" relativeHeight="252754944" behindDoc="0" locked="0" layoutInCell="1" allowOverlap="1" wp14:anchorId="5F7AC9AB" wp14:editId="09533FCB">
            <wp:simplePos x="0" y="0"/>
            <wp:positionH relativeFrom="column">
              <wp:posOffset>1482725</wp:posOffset>
            </wp:positionH>
            <wp:positionV relativeFrom="paragraph">
              <wp:posOffset>302895</wp:posOffset>
            </wp:positionV>
            <wp:extent cx="2470150" cy="2990850"/>
            <wp:effectExtent l="0" t="0" r="0" b="0"/>
            <wp:wrapTopAndBottom/>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0150" cy="2990850"/>
                    </a:xfrm>
                    <a:prstGeom prst="rect">
                      <a:avLst/>
                    </a:prstGeom>
                    <a:noFill/>
                    <a:ln>
                      <a:noFill/>
                    </a:ln>
                  </pic:spPr>
                </pic:pic>
              </a:graphicData>
            </a:graphic>
            <wp14:sizeRelH relativeFrom="page">
              <wp14:pctWidth>0</wp14:pctWidth>
            </wp14:sizeRelH>
            <wp14:sizeRelV relativeFrom="page">
              <wp14:pctHeight>0</wp14:pctHeight>
            </wp14:sizeRelV>
          </wp:anchor>
        </w:drawing>
      </w:r>
      <w:r w:rsidR="004F0223" w:rsidRPr="00CE25AF">
        <w:t xml:space="preserve">Figure </w:t>
      </w:r>
      <w:r w:rsidR="00561536">
        <w:fldChar w:fldCharType="begin"/>
      </w:r>
      <w:r w:rsidR="00561536">
        <w:instrText xml:space="preserve"> SEQ Figure \* ARABIC </w:instrText>
      </w:r>
      <w:r w:rsidR="00561536">
        <w:fldChar w:fldCharType="separate"/>
      </w:r>
      <w:r w:rsidR="00F511DE">
        <w:rPr>
          <w:noProof/>
        </w:rPr>
        <w:t>44</w:t>
      </w:r>
      <w:r w:rsidR="00561536">
        <w:fldChar w:fldCharType="end"/>
      </w:r>
      <w:r w:rsidR="004F0223" w:rsidRPr="00CE25AF">
        <w:t xml:space="preserve"> </w:t>
      </w:r>
      <w:r w:rsidR="000C5E1E" w:rsidRPr="00CE25AF">
        <w:t>Metamodel of</w:t>
      </w:r>
      <w:r w:rsidR="004F0223" w:rsidRPr="00CE25AF">
        <w:t xml:space="preserve"> </w:t>
      </w:r>
      <w:proofErr w:type="spellStart"/>
      <w:r w:rsidR="004F0223" w:rsidRPr="00CE25AF">
        <w:t>Submodel</w:t>
      </w:r>
      <w:proofErr w:type="spellEnd"/>
      <w:r w:rsidR="004F0223" w:rsidRPr="00CE25AF">
        <w:t xml:space="preserve"> Element Lists</w:t>
      </w:r>
      <w:bookmarkEnd w:id="1909"/>
    </w:p>
    <w:p w14:paraId="53E410F7" w14:textId="4FB02475" w:rsidR="00A03BAA" w:rsidRPr="00CE25AF" w:rsidRDefault="00A03BAA" w:rsidP="000E4B6C">
      <w:pPr>
        <w:rPr>
          <w:lang w:val="en-US"/>
        </w:rPr>
      </w:pPr>
    </w:p>
    <w:p w14:paraId="653164DE" w14:textId="43AED589" w:rsidR="001A7BCC" w:rsidRPr="00CE25AF" w:rsidRDefault="001A7BCC" w:rsidP="004F0223">
      <w:pPr>
        <w:rPr>
          <w:lang w:val="en-US"/>
        </w:rPr>
      </w:pPr>
      <w:proofErr w:type="spellStart"/>
      <w:r w:rsidRPr="00CE25AF">
        <w:rPr>
          <w:lang w:val="en-US"/>
        </w:rPr>
        <w:t>Submodel</w:t>
      </w:r>
      <w:proofErr w:type="spellEnd"/>
      <w:r w:rsidRPr="00CE25AF">
        <w:rPr>
          <w:lang w:val="en-US"/>
        </w:rPr>
        <w:t xml:space="preserve"> </w:t>
      </w:r>
      <w:r w:rsidR="006254BC" w:rsidRPr="00CE25AF">
        <w:rPr>
          <w:lang w:val="en-US"/>
        </w:rPr>
        <w:t>e</w:t>
      </w:r>
      <w:r w:rsidRPr="00CE25AF">
        <w:rPr>
          <w:lang w:val="en-US"/>
        </w:rPr>
        <w:t xml:space="preserve">lement </w:t>
      </w:r>
      <w:r w:rsidR="006254BC" w:rsidRPr="00CE25AF">
        <w:rPr>
          <w:lang w:val="en-US"/>
        </w:rPr>
        <w:t>l</w:t>
      </w:r>
      <w:r w:rsidRPr="00CE25AF">
        <w:rPr>
          <w:lang w:val="en-US"/>
        </w:rPr>
        <w:t>ists are used for sets (i.e. unordered collections without duplicates), ordered lists (i.e. ordered collections that may contain duplicates), bag</w:t>
      </w:r>
      <w:r w:rsidR="00362523" w:rsidRPr="00CE25AF">
        <w:rPr>
          <w:lang w:val="en-US"/>
        </w:rPr>
        <w:t>s</w:t>
      </w:r>
      <w:r w:rsidRPr="00CE25AF">
        <w:rPr>
          <w:lang w:val="en-US"/>
        </w:rPr>
        <w:t xml:space="preserve"> (i.e. unordered collections that may contain duplicates)</w:t>
      </w:r>
      <w:r w:rsidR="006254BC" w:rsidRPr="00CE25AF">
        <w:rPr>
          <w:lang w:val="en-US"/>
        </w:rPr>
        <w:t xml:space="preserve">, and </w:t>
      </w:r>
      <w:r w:rsidRPr="00CE25AF">
        <w:rPr>
          <w:lang w:val="en-US"/>
        </w:rPr>
        <w:t xml:space="preserve">ordered sets (i.e. ordered collections without duplicates). </w:t>
      </w:r>
    </w:p>
    <w:p w14:paraId="525A613A" w14:textId="314CAFC6" w:rsidR="005F56B5" w:rsidRPr="00CE25AF" w:rsidRDefault="005F56B5" w:rsidP="00C72010">
      <w:pPr>
        <w:pStyle w:val="NOTE"/>
        <w:rPr>
          <w:lang w:val="en-US"/>
        </w:rPr>
      </w:pPr>
      <w:r w:rsidRPr="00CE25AF">
        <w:rPr>
          <w:lang w:val="en-US"/>
        </w:rPr>
        <w:t xml:space="preserve">Note: </w:t>
      </w:r>
      <w:r w:rsidR="006254BC" w:rsidRPr="00CE25AF">
        <w:rPr>
          <w:lang w:val="en-US"/>
        </w:rPr>
        <w:t xml:space="preserve">there is no </w:t>
      </w:r>
      <w:proofErr w:type="spellStart"/>
      <w:r w:rsidR="006254BC" w:rsidRPr="00CE25AF">
        <w:rPr>
          <w:i/>
          <w:iCs/>
          <w:lang w:val="en-US"/>
        </w:rPr>
        <w:t>idShort</w:t>
      </w:r>
      <w:proofErr w:type="spellEnd"/>
      <w:r w:rsidR="006254BC" w:rsidRPr="00CE25AF">
        <w:rPr>
          <w:lang w:val="en-US"/>
        </w:rPr>
        <w:t xml:space="preserve"> f</w:t>
      </w:r>
      <w:r w:rsidRPr="00CE25AF">
        <w:rPr>
          <w:lang w:val="en-US"/>
        </w:rPr>
        <w:t xml:space="preserve">or </w:t>
      </w:r>
      <w:proofErr w:type="spellStart"/>
      <w:r w:rsidRPr="00CE25AF">
        <w:rPr>
          <w:lang w:val="en-US"/>
        </w:rPr>
        <w:t>submodel</w:t>
      </w:r>
      <w:proofErr w:type="spellEnd"/>
      <w:r w:rsidRPr="00CE25AF">
        <w:rPr>
          <w:lang w:val="en-US"/>
        </w:rPr>
        <w:t xml:space="preserve"> elements in lists (see Constraint AASd-120).</w:t>
      </w:r>
    </w:p>
    <w:p w14:paraId="2D52197C" w14:textId="60A56A98" w:rsidR="00B74329" w:rsidRPr="00CE25AF" w:rsidRDefault="00B74329" w:rsidP="00B74329">
      <w:pPr>
        <w:rPr>
          <w:lang w:val="en-US"/>
        </w:rPr>
      </w:pPr>
      <w:proofErr w:type="spellStart"/>
      <w:r w:rsidRPr="00CE25AF">
        <w:rPr>
          <w:lang w:val="en-US"/>
        </w:rPr>
        <w:t>Submodel</w:t>
      </w:r>
      <w:proofErr w:type="spellEnd"/>
      <w:r w:rsidRPr="00CE25AF">
        <w:rPr>
          <w:lang w:val="en-US"/>
        </w:rPr>
        <w:t xml:space="preserve"> </w:t>
      </w:r>
      <w:r w:rsidR="006254BC" w:rsidRPr="00CE25AF">
        <w:rPr>
          <w:lang w:val="en-US"/>
        </w:rPr>
        <w:t>e</w:t>
      </w:r>
      <w:r w:rsidRPr="00CE25AF">
        <w:rPr>
          <w:lang w:val="en-US"/>
        </w:rPr>
        <w:t xml:space="preserve">lement </w:t>
      </w:r>
      <w:r w:rsidR="006254BC" w:rsidRPr="00CE25AF">
        <w:rPr>
          <w:lang w:val="en-US"/>
        </w:rPr>
        <w:t>l</w:t>
      </w:r>
      <w:r w:rsidRPr="00CE25AF">
        <w:rPr>
          <w:lang w:val="en-US"/>
        </w:rPr>
        <w:t xml:space="preserve">ists are also used to create multi-dimensional arrays. </w:t>
      </w:r>
      <w:r w:rsidR="006254BC" w:rsidRPr="00CE25AF">
        <w:rPr>
          <w:lang w:val="en-US"/>
        </w:rPr>
        <w:t>A</w:t>
      </w:r>
      <w:r w:rsidRPr="00CE25AF">
        <w:rPr>
          <w:lang w:val="en-US"/>
        </w:rPr>
        <w:t xml:space="preserve"> two-dimensional array list[3][5] with </w:t>
      </w:r>
      <w:r w:rsidRPr="00CE25AF">
        <w:rPr>
          <w:i/>
          <w:iCs/>
          <w:lang w:val="en-US"/>
        </w:rPr>
        <w:t>Property</w:t>
      </w:r>
      <w:r w:rsidRPr="00CE25AF">
        <w:rPr>
          <w:lang w:val="en-US"/>
        </w:rPr>
        <w:t xml:space="preserve"> values would be realized like </w:t>
      </w:r>
      <w:r w:rsidR="006254BC" w:rsidRPr="00CE25AF">
        <w:rPr>
          <w:lang w:val="en-US"/>
        </w:rPr>
        <w:t>follows</w:t>
      </w:r>
      <w:r w:rsidRPr="00CE25AF">
        <w:rPr>
          <w:lang w:val="en-US"/>
        </w:rPr>
        <w:t xml:space="preserve">: </w:t>
      </w:r>
      <w:r w:rsidR="006254BC" w:rsidRPr="00CE25AF">
        <w:rPr>
          <w:lang w:val="en-US"/>
        </w:rPr>
        <w:t>t</w:t>
      </w:r>
      <w:r w:rsidRPr="00CE25AF">
        <w:rPr>
          <w:lang w:val="en-US"/>
        </w:rPr>
        <w:t xml:space="preserve">he first </w:t>
      </w:r>
      <w:proofErr w:type="spellStart"/>
      <w:r w:rsidRPr="00CE25AF">
        <w:rPr>
          <w:lang w:val="en-US"/>
        </w:rPr>
        <w:t>submodel</w:t>
      </w:r>
      <w:proofErr w:type="spellEnd"/>
      <w:r w:rsidRPr="00CE25AF">
        <w:rPr>
          <w:lang w:val="en-US"/>
        </w:rPr>
        <w:t xml:space="preserve"> element list would contain </w:t>
      </w:r>
      <w:r w:rsidR="00B47377" w:rsidRPr="00CE25AF">
        <w:rPr>
          <w:lang w:val="en-US"/>
        </w:rPr>
        <w:t>three</w:t>
      </w:r>
      <w:r w:rsidRPr="00CE25AF">
        <w:rPr>
          <w:lang w:val="en-US"/>
        </w:rPr>
        <w:t xml:space="preserve"> </w:t>
      </w:r>
      <w:proofErr w:type="spellStart"/>
      <w:r w:rsidRPr="00CE25AF">
        <w:rPr>
          <w:i/>
          <w:iCs/>
          <w:lang w:val="en-US"/>
        </w:rPr>
        <w:t>SubmodelElementList</w:t>
      </w:r>
      <w:proofErr w:type="spellEnd"/>
      <w:r w:rsidRPr="00CE25AF">
        <w:rPr>
          <w:lang w:val="en-US"/>
        </w:rPr>
        <w:t xml:space="preserve"> elements. </w:t>
      </w:r>
      <w:r w:rsidR="006254BC" w:rsidRPr="00CE25AF">
        <w:rPr>
          <w:lang w:val="en-US"/>
        </w:rPr>
        <w:t>E</w:t>
      </w:r>
      <w:r w:rsidRPr="00CE25AF">
        <w:rPr>
          <w:lang w:val="en-US"/>
        </w:rPr>
        <w:t xml:space="preserve">ach of these </w:t>
      </w:r>
      <w:r w:rsidR="002D3E97" w:rsidRPr="00CE25AF">
        <w:rPr>
          <w:lang w:val="en-US"/>
        </w:rPr>
        <w:t>three</w:t>
      </w:r>
      <w:r w:rsidRPr="00CE25AF">
        <w:rPr>
          <w:lang w:val="en-US"/>
        </w:rPr>
        <w:t xml:space="preserve"> </w:t>
      </w:r>
      <w:proofErr w:type="spellStart"/>
      <w:r w:rsidRPr="00CE25AF">
        <w:rPr>
          <w:i/>
          <w:iCs/>
          <w:lang w:val="en-US"/>
        </w:rPr>
        <w:t>SubmodelElementList</w:t>
      </w:r>
      <w:r w:rsidR="006254BC" w:rsidRPr="00CE25AF">
        <w:rPr>
          <w:i/>
          <w:iCs/>
          <w:lang w:val="en-US"/>
        </w:rPr>
        <w:t>s</w:t>
      </w:r>
      <w:proofErr w:type="spellEnd"/>
      <w:r w:rsidRPr="00CE25AF">
        <w:rPr>
          <w:i/>
          <w:iCs/>
          <w:lang w:val="en-US"/>
        </w:rPr>
        <w:t xml:space="preserve"> </w:t>
      </w:r>
      <w:r w:rsidR="006254BC" w:rsidRPr="00CE25AF">
        <w:rPr>
          <w:lang w:val="en-US"/>
        </w:rPr>
        <w:t>would contain</w:t>
      </w:r>
      <w:r w:rsidR="006254BC" w:rsidRPr="00CE25AF">
        <w:rPr>
          <w:i/>
          <w:iCs/>
          <w:lang w:val="en-US"/>
        </w:rPr>
        <w:t xml:space="preserve"> </w:t>
      </w:r>
      <w:r w:rsidRPr="00CE25AF">
        <w:rPr>
          <w:lang w:val="en-US"/>
        </w:rPr>
        <w:t xml:space="preserve">5 single </w:t>
      </w:r>
      <w:r w:rsidR="007849BA" w:rsidRPr="00CE25AF">
        <w:rPr>
          <w:i/>
          <w:iCs/>
          <w:lang w:val="en-US"/>
        </w:rPr>
        <w:t>P</w:t>
      </w:r>
      <w:r w:rsidRPr="00CE25AF">
        <w:rPr>
          <w:i/>
          <w:iCs/>
          <w:lang w:val="en-US"/>
        </w:rPr>
        <w:t>roperty</w:t>
      </w:r>
      <w:r w:rsidRPr="00CE25AF">
        <w:rPr>
          <w:lang w:val="en-US"/>
        </w:rPr>
        <w:t xml:space="preserve"> </w:t>
      </w:r>
      <w:r w:rsidR="007849BA" w:rsidRPr="00CE25AF">
        <w:rPr>
          <w:lang w:val="en-US"/>
        </w:rPr>
        <w:t>elements</w:t>
      </w:r>
      <w:r w:rsidRPr="00CE25AF">
        <w:rPr>
          <w:lang w:val="en-US"/>
        </w:rPr>
        <w:t xml:space="preserve">. The </w:t>
      </w:r>
      <w:proofErr w:type="spellStart"/>
      <w:r w:rsidRPr="002F482E">
        <w:rPr>
          <w:i/>
          <w:iCs/>
          <w:lang w:val="en-US"/>
        </w:rPr>
        <w:t>semanticId</w:t>
      </w:r>
      <w:proofErr w:type="spellEnd"/>
      <w:r w:rsidRPr="00CE25AF">
        <w:rPr>
          <w:lang w:val="en-US"/>
        </w:rPr>
        <w:t xml:space="preserve"> of the contained properties would be the same for all lists in the first list, i.e. </w:t>
      </w:r>
      <w:proofErr w:type="spellStart"/>
      <w:r w:rsidR="00B32A58" w:rsidRPr="00CE25AF">
        <w:rPr>
          <w:i/>
          <w:iCs/>
          <w:lang w:val="en-US"/>
        </w:rPr>
        <w:t>semanticIdListElement</w:t>
      </w:r>
      <w:proofErr w:type="spellEnd"/>
      <w:r w:rsidRPr="00CE25AF">
        <w:rPr>
          <w:lang w:val="en-US"/>
        </w:rPr>
        <w:t xml:space="preserve"> would be identical for all three lists contained in the first list. The </w:t>
      </w:r>
      <w:proofErr w:type="spellStart"/>
      <w:r w:rsidRPr="00CE25AF">
        <w:rPr>
          <w:i/>
          <w:iCs/>
          <w:lang w:val="en-US"/>
        </w:rPr>
        <w:t>semanticId</w:t>
      </w:r>
      <w:proofErr w:type="spellEnd"/>
      <w:r w:rsidRPr="00CE25AF">
        <w:rPr>
          <w:lang w:val="en-US"/>
        </w:rPr>
        <w:t xml:space="preserve"> of the three contained lists would differ depending on the dimension it represents. In case of complex values in the array</w:t>
      </w:r>
      <w:r w:rsidR="006254BC" w:rsidRPr="00CE25AF">
        <w:rPr>
          <w:lang w:val="en-US"/>
        </w:rPr>
        <w:t>,</w:t>
      </w:r>
      <w:r w:rsidRPr="00CE25AF">
        <w:rPr>
          <w:lang w:val="en-US"/>
        </w:rPr>
        <w:t xml:space="preserve"> a </w:t>
      </w:r>
      <w:proofErr w:type="spellStart"/>
      <w:r w:rsidR="00024130" w:rsidRPr="00CE25AF">
        <w:rPr>
          <w:i/>
          <w:iCs/>
          <w:lang w:val="en-US"/>
        </w:rPr>
        <w:t>SubmodelElementCollection</w:t>
      </w:r>
      <w:proofErr w:type="spellEnd"/>
      <w:r w:rsidRPr="00CE25AF">
        <w:rPr>
          <w:i/>
          <w:iCs/>
          <w:lang w:val="en-US"/>
        </w:rPr>
        <w:t xml:space="preserve"> </w:t>
      </w:r>
      <w:r w:rsidRPr="00CE25AF">
        <w:rPr>
          <w:lang w:val="en-US"/>
        </w:rPr>
        <w:t>would be used as values in the leaf lists.</w:t>
      </w:r>
    </w:p>
    <w:p w14:paraId="23060FB6" w14:textId="7CF4ADD2" w:rsidR="00667476" w:rsidRPr="00CE25AF" w:rsidRDefault="006254BC" w:rsidP="000E4B6C">
      <w:pPr>
        <w:rPr>
          <w:lang w:val="en-US"/>
        </w:rPr>
      </w:pPr>
      <w:r w:rsidRPr="00CE25AF">
        <w:rPr>
          <w:lang w:val="en-US"/>
        </w:rPr>
        <w:t>Similarly,</w:t>
      </w:r>
      <w:r w:rsidR="00667476" w:rsidRPr="00CE25AF">
        <w:rPr>
          <w:lang w:val="en-US"/>
        </w:rPr>
        <w:t xml:space="preserve"> a table with </w:t>
      </w:r>
      <w:r w:rsidR="002D3E97" w:rsidRPr="00CE25AF">
        <w:rPr>
          <w:lang w:val="en-US"/>
        </w:rPr>
        <w:t>three</w:t>
      </w:r>
      <w:r w:rsidR="00667476" w:rsidRPr="00CE25AF">
        <w:rPr>
          <w:lang w:val="en-US"/>
        </w:rPr>
        <w:t xml:space="preserve"> columns can be represented. In this case a </w:t>
      </w:r>
      <w:proofErr w:type="spellStart"/>
      <w:r w:rsidR="00024130" w:rsidRPr="00CE25AF">
        <w:rPr>
          <w:i/>
          <w:iCs/>
          <w:lang w:val="en-US"/>
        </w:rPr>
        <w:t>SubmodelElementCollection</w:t>
      </w:r>
      <w:proofErr w:type="spellEnd"/>
      <w:r w:rsidR="00BF4CF5" w:rsidRPr="00CE25AF">
        <w:rPr>
          <w:i/>
          <w:iCs/>
          <w:lang w:val="en-US"/>
        </w:rPr>
        <w:t xml:space="preserve"> </w:t>
      </w:r>
      <w:r w:rsidR="00667476" w:rsidRPr="00CE25AF">
        <w:rPr>
          <w:lang w:val="en-US"/>
        </w:rPr>
        <w:t xml:space="preserve">with </w:t>
      </w:r>
      <w:r w:rsidR="00634E44" w:rsidRPr="00CE25AF">
        <w:rPr>
          <w:lang w:val="en-US"/>
        </w:rPr>
        <w:t>three</w:t>
      </w:r>
      <w:r w:rsidR="00667476" w:rsidRPr="00CE25AF">
        <w:rPr>
          <w:lang w:val="en-US"/>
        </w:rPr>
        <w:t xml:space="preserve"> </w:t>
      </w:r>
      <w:proofErr w:type="spellStart"/>
      <w:r w:rsidR="00667476" w:rsidRPr="00CE25AF">
        <w:rPr>
          <w:i/>
          <w:iCs/>
          <w:lang w:val="en-US"/>
        </w:rPr>
        <w:t>SubmodelElementLists</w:t>
      </w:r>
      <w:proofErr w:type="spellEnd"/>
      <w:r w:rsidR="00667476" w:rsidRPr="00CE25AF">
        <w:rPr>
          <w:lang w:val="en-US"/>
        </w:rPr>
        <w:t xml:space="preserve"> would be contained</w:t>
      </w:r>
      <w:r w:rsidRPr="00CE25AF">
        <w:rPr>
          <w:lang w:val="en-US"/>
        </w:rPr>
        <w:t xml:space="preserve"> and t</w:t>
      </w:r>
      <w:r w:rsidR="00667476" w:rsidRPr="00CE25AF">
        <w:rPr>
          <w:lang w:val="en-US"/>
        </w:rPr>
        <w:t xml:space="preserve">he </w:t>
      </w:r>
      <w:proofErr w:type="spellStart"/>
      <w:r w:rsidR="00667476" w:rsidRPr="00CE25AF">
        <w:rPr>
          <w:i/>
          <w:iCs/>
          <w:lang w:val="en-US"/>
        </w:rPr>
        <w:t>semanticId</w:t>
      </w:r>
      <w:proofErr w:type="spellEnd"/>
      <w:r w:rsidR="00667476" w:rsidRPr="00CE25AF">
        <w:rPr>
          <w:lang w:val="en-US"/>
        </w:rPr>
        <w:t xml:space="preserve"> as well as the </w:t>
      </w:r>
      <w:proofErr w:type="spellStart"/>
      <w:r w:rsidR="00B32A58" w:rsidRPr="00CE25AF">
        <w:rPr>
          <w:i/>
          <w:iCs/>
          <w:lang w:val="en-US"/>
        </w:rPr>
        <w:t>semanticIdListElement</w:t>
      </w:r>
      <w:proofErr w:type="spellEnd"/>
      <w:r w:rsidR="00667476" w:rsidRPr="00CE25AF">
        <w:rPr>
          <w:lang w:val="en-US"/>
        </w:rPr>
        <w:t xml:space="preserve"> for the three columns </w:t>
      </w:r>
      <w:r w:rsidRPr="00CE25AF">
        <w:rPr>
          <w:lang w:val="en-US"/>
        </w:rPr>
        <w:t xml:space="preserve">would </w:t>
      </w:r>
      <w:r w:rsidR="00667476" w:rsidRPr="00CE25AF">
        <w:rPr>
          <w:lang w:val="en-US"/>
        </w:rPr>
        <w:t>differ.</w:t>
      </w:r>
    </w:p>
    <w:p w14:paraId="2EB82944" w14:textId="0856C156" w:rsidR="002814C0" w:rsidRPr="00CE25AF" w:rsidRDefault="006254BC" w:rsidP="000E4B6C">
      <w:pPr>
        <w:rPr>
          <w:lang w:val="en-US"/>
        </w:rPr>
      </w:pPr>
      <w:r w:rsidRPr="00CE25AF">
        <w:rPr>
          <w:lang w:val="en-US"/>
        </w:rPr>
        <w:lastRenderedPageBreak/>
        <w:t>Matching strategies for semantic IDs are explained i</w:t>
      </w:r>
      <w:r w:rsidR="0051031B" w:rsidRPr="00CE25AF">
        <w:rPr>
          <w:lang w:val="en-US"/>
        </w:rPr>
        <w:t xml:space="preserve">n </w:t>
      </w:r>
      <w:r w:rsidR="0082767B">
        <w:rPr>
          <w:lang w:val="en-US"/>
        </w:rPr>
        <w:t>C</w:t>
      </w:r>
      <w:r w:rsidR="00881932" w:rsidRPr="00CE25AF">
        <w:rPr>
          <w:lang w:val="en-US"/>
        </w:rPr>
        <w:t>lause</w:t>
      </w:r>
      <w:r w:rsidR="002814C0" w:rsidRPr="00CE25AF">
        <w:rPr>
          <w:lang w:val="en-US"/>
        </w:rPr>
        <w:t xml:space="preserve"> </w:t>
      </w:r>
      <w:r w:rsidR="002814C0" w:rsidRPr="00CE25AF">
        <w:rPr>
          <w:lang w:val="en-US"/>
        </w:rPr>
        <w:fldChar w:fldCharType="begin"/>
      </w:r>
      <w:r w:rsidR="002814C0" w:rsidRPr="00CE25AF">
        <w:rPr>
          <w:lang w:val="en-US"/>
        </w:rPr>
        <w:instrText xml:space="preserve"> REF _Ref82894694 \r \h </w:instrText>
      </w:r>
      <w:r w:rsidR="002814C0" w:rsidRPr="00CE25AF">
        <w:rPr>
          <w:lang w:val="en-US"/>
        </w:rPr>
      </w:r>
      <w:r w:rsidR="002814C0" w:rsidRPr="00CE25AF">
        <w:rPr>
          <w:lang w:val="en-US"/>
        </w:rPr>
        <w:fldChar w:fldCharType="separate"/>
      </w:r>
      <w:r w:rsidR="00F511DE">
        <w:rPr>
          <w:lang w:val="en-US"/>
        </w:rPr>
        <w:t>4.4.1</w:t>
      </w:r>
      <w:r w:rsidR="002814C0" w:rsidRPr="00CE25AF">
        <w:rPr>
          <w:lang w:val="en-US"/>
        </w:rPr>
        <w:fldChar w:fldCharType="end"/>
      </w:r>
      <w:r w:rsidR="00647870" w:rsidRPr="00CE25AF">
        <w:rPr>
          <w:lang w:val="en-US"/>
        </w:rPr>
        <w:t>.</w:t>
      </w:r>
    </w:p>
    <w:p w14:paraId="0B886CEE" w14:textId="486FAADF" w:rsidR="006533B5" w:rsidRPr="00CE25AF" w:rsidRDefault="006533B5" w:rsidP="004F0223">
      <w:pPr>
        <w:rPr>
          <w:lang w:val="en-US"/>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828"/>
        <w:gridCol w:w="1984"/>
        <w:gridCol w:w="992"/>
      </w:tblGrid>
      <w:tr w:rsidR="006533B5" w:rsidRPr="00CE25AF" w14:paraId="780035ED" w14:textId="77777777" w:rsidTr="00482FC3">
        <w:trPr>
          <w:trHeight w:val="243"/>
          <w:tblHeader/>
        </w:trPr>
        <w:tc>
          <w:tcPr>
            <w:tcW w:w="2830" w:type="dxa"/>
            <w:shd w:val="clear" w:color="auto" w:fill="0778A5"/>
          </w:tcPr>
          <w:p w14:paraId="677620D6" w14:textId="77777777" w:rsidR="006533B5" w:rsidRPr="00A05F86" w:rsidRDefault="006533B5" w:rsidP="00003F50">
            <w:pPr>
              <w:rPr>
                <w:color w:val="FFFFFF" w:themeColor="background1"/>
                <w:lang w:val="en-US"/>
              </w:rPr>
            </w:pPr>
            <w:r w:rsidRPr="00A05F86">
              <w:rPr>
                <w:color w:val="FFFFFF" w:themeColor="background1"/>
                <w:lang w:val="en-US"/>
              </w:rPr>
              <w:t>Class:</w:t>
            </w:r>
          </w:p>
        </w:tc>
        <w:tc>
          <w:tcPr>
            <w:tcW w:w="6804" w:type="dxa"/>
            <w:gridSpan w:val="3"/>
          </w:tcPr>
          <w:p w14:paraId="39D69433" w14:textId="307295A7" w:rsidR="006533B5" w:rsidRPr="00A05F86" w:rsidRDefault="006533B5" w:rsidP="00003F50">
            <w:pPr>
              <w:rPr>
                <w:lang w:val="en-US"/>
              </w:rPr>
            </w:pPr>
            <w:proofErr w:type="spellStart"/>
            <w:r w:rsidRPr="00A05F86">
              <w:rPr>
                <w:lang w:val="en-US"/>
              </w:rPr>
              <w:t>SubmodelElementList</w:t>
            </w:r>
            <w:proofErr w:type="spellEnd"/>
          </w:p>
        </w:tc>
      </w:tr>
      <w:tr w:rsidR="006533B5" w:rsidRPr="00C51190" w14:paraId="46A4CF1A" w14:textId="77777777" w:rsidTr="00482FC3">
        <w:tc>
          <w:tcPr>
            <w:tcW w:w="2830" w:type="dxa"/>
            <w:shd w:val="clear" w:color="auto" w:fill="0778A5"/>
          </w:tcPr>
          <w:p w14:paraId="3B21B74A" w14:textId="77777777" w:rsidR="006533B5" w:rsidRPr="00A05F86" w:rsidRDefault="006533B5" w:rsidP="006533B5">
            <w:pPr>
              <w:rPr>
                <w:color w:val="FFFFFF" w:themeColor="background1"/>
                <w:lang w:val="en-US"/>
              </w:rPr>
            </w:pPr>
            <w:r w:rsidRPr="00A05F86">
              <w:rPr>
                <w:color w:val="FFFFFF" w:themeColor="background1"/>
                <w:lang w:val="en-US"/>
              </w:rPr>
              <w:t>Explanation:</w:t>
            </w:r>
          </w:p>
        </w:tc>
        <w:tc>
          <w:tcPr>
            <w:tcW w:w="6804" w:type="dxa"/>
            <w:gridSpan w:val="3"/>
          </w:tcPr>
          <w:p w14:paraId="4BE20D8F" w14:textId="2F488702" w:rsidR="006533B5" w:rsidRPr="00CE25AF" w:rsidRDefault="006533B5" w:rsidP="00A475CC">
            <w:pPr>
              <w:rPr>
                <w:lang w:val="en-US"/>
              </w:rPr>
            </w:pPr>
            <w:r w:rsidRPr="00CE25AF">
              <w:rPr>
                <w:lang w:val="en-US"/>
              </w:rPr>
              <w:t xml:space="preserve">A </w:t>
            </w:r>
            <w:proofErr w:type="spellStart"/>
            <w:r w:rsidRPr="00CE25AF">
              <w:rPr>
                <w:lang w:val="en-US"/>
              </w:rPr>
              <w:t>submodel</w:t>
            </w:r>
            <w:proofErr w:type="spellEnd"/>
            <w:r w:rsidRPr="00CE25AF">
              <w:rPr>
                <w:lang w:val="en-US"/>
              </w:rPr>
              <w:t xml:space="preserve"> element list is an ordered </w:t>
            </w:r>
            <w:r w:rsidR="00011F12" w:rsidRPr="00CE25AF">
              <w:rPr>
                <w:lang w:val="en-US"/>
              </w:rPr>
              <w:t xml:space="preserve">list </w:t>
            </w:r>
            <w:r w:rsidRPr="00CE25AF">
              <w:rPr>
                <w:lang w:val="en-US"/>
              </w:rPr>
              <w:t xml:space="preserve">of </w:t>
            </w:r>
            <w:proofErr w:type="spellStart"/>
            <w:r w:rsidRPr="00CE25AF">
              <w:rPr>
                <w:lang w:val="en-US"/>
              </w:rPr>
              <w:t>submodel</w:t>
            </w:r>
            <w:proofErr w:type="spellEnd"/>
            <w:r w:rsidRPr="00CE25AF">
              <w:rPr>
                <w:lang w:val="en-US"/>
              </w:rPr>
              <w:t xml:space="preserve"> elements. </w:t>
            </w:r>
          </w:p>
          <w:p w14:paraId="0C702428" w14:textId="08BBA328" w:rsidR="00125C2C" w:rsidRPr="00CE25AF" w:rsidRDefault="00125C2C" w:rsidP="00A05F86">
            <w:pPr>
              <w:pStyle w:val="NOTE"/>
              <w:ind w:left="284" w:firstLine="0"/>
              <w:rPr>
                <w:lang w:val="en-US"/>
              </w:rPr>
            </w:pPr>
            <w:r w:rsidRPr="00CE25AF">
              <w:rPr>
                <w:lang w:val="en-US"/>
              </w:rPr>
              <w:t xml:space="preserve">Note: </w:t>
            </w:r>
            <w:r w:rsidR="006254BC" w:rsidRPr="00CE25AF">
              <w:rPr>
                <w:lang w:val="en-US"/>
              </w:rPr>
              <w:t>t</w:t>
            </w:r>
            <w:r w:rsidRPr="00CE25AF">
              <w:rPr>
                <w:lang w:val="en-US"/>
              </w:rPr>
              <w:t>he list is ordered although the ordering might not be relevant (see attribute "</w:t>
            </w:r>
            <w:proofErr w:type="spellStart"/>
            <w:r w:rsidRPr="00CE25AF">
              <w:rPr>
                <w:lang w:val="en-US"/>
              </w:rPr>
              <w:t>orderRelevant</w:t>
            </w:r>
            <w:proofErr w:type="spellEnd"/>
            <w:r w:rsidRPr="00CE25AF">
              <w:rPr>
                <w:lang w:val="en-US"/>
              </w:rPr>
              <w:t>".)</w:t>
            </w:r>
          </w:p>
          <w:p w14:paraId="76C7AE1B" w14:textId="5743A19B" w:rsidR="00011F12" w:rsidRPr="00CE25AF" w:rsidRDefault="00011F12" w:rsidP="00A475CC">
            <w:pPr>
              <w:rPr>
                <w:lang w:val="en-US"/>
              </w:rPr>
            </w:pPr>
            <w:r w:rsidRPr="00CE25AF">
              <w:rPr>
                <w:lang w:val="en-US"/>
              </w:rPr>
              <w:t>The numbering starts with Zero (0).</w:t>
            </w:r>
          </w:p>
          <w:p w14:paraId="6B89C00E" w14:textId="120EDCDC" w:rsidR="006669B6" w:rsidRPr="00CE25AF" w:rsidRDefault="005B39CB" w:rsidP="00412680">
            <w:pPr>
              <w:jc w:val="left"/>
              <w:rPr>
                <w:lang w:val="en-US"/>
              </w:rPr>
            </w:pPr>
            <w:r w:rsidRPr="00CE25AF">
              <w:rPr>
                <w:u w:val="single"/>
                <w:lang w:val="en-US"/>
              </w:rPr>
              <w:t>Constraint AAS</w:t>
            </w:r>
            <w:r w:rsidR="006669B6" w:rsidRPr="00CE25AF">
              <w:rPr>
                <w:u w:val="single"/>
                <w:lang w:val="en-US"/>
              </w:rPr>
              <w:t>d-107:</w:t>
            </w:r>
            <w:r w:rsidR="006669B6" w:rsidRPr="00CE25AF">
              <w:rPr>
                <w:lang w:val="en-US"/>
              </w:rPr>
              <w:t xml:space="preserve"> </w:t>
            </w:r>
            <w:r w:rsidR="00AB6A93">
              <w:rPr>
                <w:lang w:val="en-US"/>
              </w:rPr>
              <w:t>I</w:t>
            </w:r>
            <w:r w:rsidR="006669B6" w:rsidRPr="00CE25AF">
              <w:rPr>
                <w:lang w:val="en-US"/>
              </w:rPr>
              <w:t xml:space="preserve">f a first level child element in a </w:t>
            </w:r>
            <w:proofErr w:type="spellStart"/>
            <w:r w:rsidR="006669B6" w:rsidRPr="00CE25AF">
              <w:rPr>
                <w:i/>
                <w:iCs/>
                <w:lang w:val="en-US"/>
              </w:rPr>
              <w:t>SubmodelElementList</w:t>
            </w:r>
            <w:proofErr w:type="spellEnd"/>
            <w:r w:rsidR="006669B6" w:rsidRPr="00CE25AF">
              <w:rPr>
                <w:lang w:val="en-US"/>
              </w:rPr>
              <w:t xml:space="preserve"> has a </w:t>
            </w:r>
            <w:proofErr w:type="spellStart"/>
            <w:r w:rsidR="006669B6" w:rsidRPr="00CE25AF">
              <w:rPr>
                <w:lang w:val="en-US"/>
              </w:rPr>
              <w:t>semanticId</w:t>
            </w:r>
            <w:proofErr w:type="spellEnd"/>
            <w:r w:rsidR="006254BC" w:rsidRPr="00CE25AF">
              <w:rPr>
                <w:lang w:val="en-US"/>
              </w:rPr>
              <w:t>,</w:t>
            </w:r>
            <w:r w:rsidR="006669B6" w:rsidRPr="00CE25AF">
              <w:rPr>
                <w:lang w:val="en-US"/>
              </w:rPr>
              <w:t xml:space="preserve"> it shall be identical to </w:t>
            </w:r>
            <w:proofErr w:type="spellStart"/>
            <w:r w:rsidR="006669B6" w:rsidRPr="00CE25AF">
              <w:rPr>
                <w:i/>
                <w:iCs/>
                <w:lang w:val="en-US"/>
              </w:rPr>
              <w:t>SubmodelElementList</w:t>
            </w:r>
            <w:proofErr w:type="spellEnd"/>
            <w:r w:rsidR="006669B6" w:rsidRPr="00CE25AF">
              <w:rPr>
                <w:i/>
                <w:iCs/>
                <w:lang w:val="en-US"/>
              </w:rPr>
              <w:t>/</w:t>
            </w:r>
            <w:proofErr w:type="spellStart"/>
            <w:r w:rsidR="006669B6" w:rsidRPr="00CE25AF">
              <w:rPr>
                <w:i/>
                <w:iCs/>
                <w:lang w:val="en-US"/>
              </w:rPr>
              <w:t>semanticIdListElement</w:t>
            </w:r>
            <w:proofErr w:type="spellEnd"/>
            <w:r w:rsidR="006669B6" w:rsidRPr="00CE25AF">
              <w:rPr>
                <w:lang w:val="en-US"/>
              </w:rPr>
              <w:t xml:space="preserve">. </w:t>
            </w:r>
          </w:p>
          <w:p w14:paraId="1E99CE20" w14:textId="7A429EDB" w:rsidR="006669B6" w:rsidRPr="00CE25AF" w:rsidRDefault="005B39CB" w:rsidP="00412680">
            <w:pPr>
              <w:jc w:val="left"/>
              <w:rPr>
                <w:lang w:val="en-US"/>
              </w:rPr>
            </w:pPr>
            <w:r w:rsidRPr="00CE25AF">
              <w:rPr>
                <w:u w:val="single"/>
                <w:lang w:val="en-US"/>
              </w:rPr>
              <w:t>Constraint AAS</w:t>
            </w:r>
            <w:r w:rsidR="006669B6" w:rsidRPr="00CE25AF">
              <w:rPr>
                <w:u w:val="single"/>
                <w:lang w:val="en-US"/>
              </w:rPr>
              <w:t>d-114:</w:t>
            </w:r>
            <w:r w:rsidR="006669B6" w:rsidRPr="00CE25AF">
              <w:rPr>
                <w:lang w:val="en-US"/>
              </w:rPr>
              <w:t xml:space="preserve"> </w:t>
            </w:r>
            <w:r w:rsidR="00AB6A93">
              <w:rPr>
                <w:lang w:val="en-US"/>
              </w:rPr>
              <w:t>I</w:t>
            </w:r>
            <w:r w:rsidR="006669B6" w:rsidRPr="00CE25AF">
              <w:rPr>
                <w:lang w:val="en-US"/>
              </w:rPr>
              <w:t xml:space="preserve">f two first level child elements in a </w:t>
            </w:r>
            <w:proofErr w:type="spellStart"/>
            <w:r w:rsidR="006669B6" w:rsidRPr="00CE25AF">
              <w:rPr>
                <w:i/>
                <w:iCs/>
                <w:lang w:val="en-US"/>
              </w:rPr>
              <w:t>SubmodelElementList</w:t>
            </w:r>
            <w:proofErr w:type="spellEnd"/>
            <w:r w:rsidR="006669B6" w:rsidRPr="00CE25AF">
              <w:rPr>
                <w:i/>
                <w:iCs/>
                <w:lang w:val="en-US"/>
              </w:rPr>
              <w:t xml:space="preserve"> </w:t>
            </w:r>
            <w:r w:rsidR="006669B6" w:rsidRPr="00CE25AF">
              <w:rPr>
                <w:lang w:val="en-US"/>
              </w:rPr>
              <w:t xml:space="preserve">have a </w:t>
            </w:r>
            <w:proofErr w:type="spellStart"/>
            <w:r w:rsidR="006669B6" w:rsidRPr="00CE25AF">
              <w:rPr>
                <w:i/>
                <w:iCs/>
                <w:lang w:val="en-US"/>
              </w:rPr>
              <w:t>semanticId</w:t>
            </w:r>
            <w:proofErr w:type="spellEnd"/>
            <w:r w:rsidR="006254BC" w:rsidRPr="00CE25AF">
              <w:rPr>
                <w:lang w:val="en-US"/>
              </w:rPr>
              <w:t>,</w:t>
            </w:r>
            <w:r w:rsidR="006669B6" w:rsidRPr="00CE25AF">
              <w:rPr>
                <w:lang w:val="en-US"/>
              </w:rPr>
              <w:t xml:space="preserve"> they shall be identical. </w:t>
            </w:r>
          </w:p>
          <w:p w14:paraId="1C3B6C6F" w14:textId="67A0F3D1" w:rsidR="006669B6" w:rsidRPr="00CE25AF" w:rsidRDefault="005B39CB" w:rsidP="00412680">
            <w:pPr>
              <w:jc w:val="left"/>
              <w:rPr>
                <w:lang w:val="en-US"/>
              </w:rPr>
            </w:pPr>
            <w:r w:rsidRPr="00CE25AF">
              <w:rPr>
                <w:u w:val="single"/>
                <w:lang w:val="en-US"/>
              </w:rPr>
              <w:t>Constraint AAS</w:t>
            </w:r>
            <w:r w:rsidR="006669B6" w:rsidRPr="00CE25AF">
              <w:rPr>
                <w:u w:val="single"/>
                <w:lang w:val="en-US"/>
              </w:rPr>
              <w:t>d-115:</w:t>
            </w:r>
            <w:r w:rsidR="006669B6" w:rsidRPr="00CE25AF">
              <w:rPr>
                <w:lang w:val="en-US"/>
              </w:rPr>
              <w:t xml:space="preserve"> </w:t>
            </w:r>
            <w:r w:rsidR="00AB6A93">
              <w:rPr>
                <w:lang w:val="en-US"/>
              </w:rPr>
              <w:t>I</w:t>
            </w:r>
            <w:r w:rsidR="006669B6" w:rsidRPr="00CE25AF">
              <w:rPr>
                <w:lang w:val="en-US"/>
              </w:rPr>
              <w:t xml:space="preserve">f a first level child element in a </w:t>
            </w:r>
            <w:proofErr w:type="spellStart"/>
            <w:r w:rsidR="006669B6" w:rsidRPr="00CE25AF">
              <w:rPr>
                <w:i/>
                <w:iCs/>
                <w:lang w:val="en-US"/>
              </w:rPr>
              <w:t>SubmodelElementList</w:t>
            </w:r>
            <w:proofErr w:type="spellEnd"/>
            <w:r w:rsidR="006669B6" w:rsidRPr="00CE25AF">
              <w:rPr>
                <w:i/>
                <w:iCs/>
                <w:lang w:val="en-US"/>
              </w:rPr>
              <w:t xml:space="preserve"> </w:t>
            </w:r>
            <w:r w:rsidR="006669B6" w:rsidRPr="00CE25AF">
              <w:rPr>
                <w:lang w:val="en-US"/>
              </w:rPr>
              <w:t xml:space="preserve">does not specify a </w:t>
            </w:r>
            <w:proofErr w:type="spellStart"/>
            <w:r w:rsidR="006669B6" w:rsidRPr="00CE25AF">
              <w:rPr>
                <w:i/>
                <w:iCs/>
                <w:lang w:val="en-US"/>
              </w:rPr>
              <w:t>semanticId</w:t>
            </w:r>
            <w:proofErr w:type="spellEnd"/>
            <w:r w:rsidR="006254BC" w:rsidRPr="00CE25AF">
              <w:rPr>
                <w:lang w:val="en-US"/>
              </w:rPr>
              <w:t>,</w:t>
            </w:r>
            <w:r w:rsidR="006669B6" w:rsidRPr="00CE25AF">
              <w:rPr>
                <w:lang w:val="en-US"/>
              </w:rPr>
              <w:t xml:space="preserve"> the value is assumed to be identical to </w:t>
            </w:r>
            <w:proofErr w:type="spellStart"/>
            <w:r w:rsidR="006669B6" w:rsidRPr="00CE25AF">
              <w:rPr>
                <w:i/>
                <w:iCs/>
                <w:lang w:val="en-US"/>
              </w:rPr>
              <w:t>SubmodelElementList</w:t>
            </w:r>
            <w:proofErr w:type="spellEnd"/>
            <w:r w:rsidR="006669B6" w:rsidRPr="00CE25AF">
              <w:rPr>
                <w:i/>
                <w:iCs/>
                <w:lang w:val="en-US"/>
              </w:rPr>
              <w:t>/</w:t>
            </w:r>
            <w:proofErr w:type="spellStart"/>
            <w:r w:rsidR="006669B6" w:rsidRPr="00CE25AF">
              <w:rPr>
                <w:i/>
                <w:iCs/>
                <w:lang w:val="en-US"/>
              </w:rPr>
              <w:t>semanticIdListElement</w:t>
            </w:r>
            <w:proofErr w:type="spellEnd"/>
            <w:r w:rsidR="006669B6" w:rsidRPr="00CE25AF">
              <w:rPr>
                <w:lang w:val="en-US"/>
              </w:rPr>
              <w:t>.</w:t>
            </w:r>
          </w:p>
          <w:p w14:paraId="0CAF4EBB" w14:textId="16A5117D" w:rsidR="006669B6" w:rsidRPr="00CE25AF" w:rsidRDefault="005B39CB" w:rsidP="00412680">
            <w:pPr>
              <w:jc w:val="left"/>
              <w:rPr>
                <w:lang w:val="en-US"/>
              </w:rPr>
            </w:pPr>
            <w:r w:rsidRPr="00CE25AF">
              <w:rPr>
                <w:u w:val="single"/>
                <w:lang w:val="en-US"/>
              </w:rPr>
              <w:t>Constraint AAS</w:t>
            </w:r>
            <w:r w:rsidR="006669B6" w:rsidRPr="00CE25AF">
              <w:rPr>
                <w:u w:val="single"/>
                <w:lang w:val="en-US"/>
              </w:rPr>
              <w:t>d-108:</w:t>
            </w:r>
            <w:r w:rsidR="006669B6" w:rsidRPr="00CE25AF">
              <w:rPr>
                <w:lang w:val="en-US"/>
              </w:rPr>
              <w:t xml:space="preserve"> </w:t>
            </w:r>
            <w:r w:rsidR="00AB6A93">
              <w:rPr>
                <w:lang w:val="en-US"/>
              </w:rPr>
              <w:t>A</w:t>
            </w:r>
            <w:r w:rsidR="006669B6" w:rsidRPr="00CE25AF">
              <w:rPr>
                <w:lang w:val="en-US"/>
              </w:rPr>
              <w:t xml:space="preserve">ll first level child elements in a </w:t>
            </w:r>
            <w:proofErr w:type="spellStart"/>
            <w:r w:rsidR="006669B6" w:rsidRPr="00CE25AF">
              <w:rPr>
                <w:i/>
                <w:iCs/>
                <w:lang w:val="en-US"/>
              </w:rPr>
              <w:t>SubmodelElementList</w:t>
            </w:r>
            <w:proofErr w:type="spellEnd"/>
            <w:r w:rsidR="006669B6" w:rsidRPr="00CE25AF">
              <w:rPr>
                <w:lang w:val="en-US"/>
              </w:rPr>
              <w:t xml:space="preserve"> shall have the same </w:t>
            </w:r>
            <w:proofErr w:type="spellStart"/>
            <w:r w:rsidR="006669B6" w:rsidRPr="00CE25AF">
              <w:rPr>
                <w:lang w:val="en-US"/>
              </w:rPr>
              <w:t>submodel</w:t>
            </w:r>
            <w:proofErr w:type="spellEnd"/>
            <w:r w:rsidR="006669B6" w:rsidRPr="00CE25AF">
              <w:rPr>
                <w:lang w:val="en-US"/>
              </w:rPr>
              <w:t xml:space="preserve"> element type as specified in </w:t>
            </w:r>
            <w:proofErr w:type="spellStart"/>
            <w:r w:rsidR="006669B6" w:rsidRPr="00CE25AF">
              <w:rPr>
                <w:i/>
                <w:iCs/>
                <w:lang w:val="en-US"/>
              </w:rPr>
              <w:t>SubmodelElementList</w:t>
            </w:r>
            <w:proofErr w:type="spellEnd"/>
            <w:r w:rsidR="006669B6" w:rsidRPr="00CE25AF">
              <w:rPr>
                <w:i/>
                <w:iCs/>
                <w:lang w:val="en-US"/>
              </w:rPr>
              <w:t>/</w:t>
            </w:r>
            <w:proofErr w:type="spellStart"/>
            <w:r w:rsidR="006669B6" w:rsidRPr="00CE25AF">
              <w:rPr>
                <w:i/>
                <w:iCs/>
                <w:lang w:val="en-US"/>
              </w:rPr>
              <w:t>typeValueListElement</w:t>
            </w:r>
            <w:proofErr w:type="spellEnd"/>
            <w:r w:rsidR="006669B6" w:rsidRPr="00CE25AF">
              <w:rPr>
                <w:lang w:val="en-US"/>
              </w:rPr>
              <w:t>.</w:t>
            </w:r>
          </w:p>
          <w:p w14:paraId="57467FE1" w14:textId="61B5A821" w:rsidR="006669B6" w:rsidRPr="00CE25AF" w:rsidRDefault="005B39CB" w:rsidP="00412680">
            <w:pPr>
              <w:jc w:val="left"/>
              <w:rPr>
                <w:lang w:val="en-US"/>
              </w:rPr>
            </w:pPr>
            <w:r w:rsidRPr="00CE25AF">
              <w:rPr>
                <w:u w:val="single"/>
                <w:lang w:val="en-US"/>
              </w:rPr>
              <w:t>Constraint AAS</w:t>
            </w:r>
            <w:r w:rsidR="006669B6" w:rsidRPr="00CE25AF">
              <w:rPr>
                <w:u w:val="single"/>
                <w:lang w:val="en-US"/>
              </w:rPr>
              <w:t>d-109:</w:t>
            </w:r>
            <w:r w:rsidR="006669B6" w:rsidRPr="00CE25AF">
              <w:rPr>
                <w:lang w:val="en-US"/>
              </w:rPr>
              <w:t xml:space="preserve"> </w:t>
            </w:r>
            <w:r w:rsidR="00AB6A93">
              <w:rPr>
                <w:lang w:val="en-US"/>
              </w:rPr>
              <w:t>I</w:t>
            </w:r>
            <w:r w:rsidR="006669B6" w:rsidRPr="00CE25AF">
              <w:rPr>
                <w:lang w:val="en-US"/>
              </w:rPr>
              <w:t xml:space="preserve">f </w:t>
            </w:r>
            <w:proofErr w:type="spellStart"/>
            <w:r w:rsidR="006669B6" w:rsidRPr="00CE25AF">
              <w:rPr>
                <w:i/>
                <w:iCs/>
                <w:lang w:val="en-US"/>
              </w:rPr>
              <w:t>SubmodelElementList</w:t>
            </w:r>
            <w:proofErr w:type="spellEnd"/>
            <w:r w:rsidR="006669B6" w:rsidRPr="00CE25AF">
              <w:rPr>
                <w:i/>
                <w:iCs/>
                <w:lang w:val="en-US"/>
              </w:rPr>
              <w:t>/</w:t>
            </w:r>
            <w:proofErr w:type="spellStart"/>
            <w:r w:rsidR="006669B6" w:rsidRPr="00CE25AF">
              <w:rPr>
                <w:i/>
                <w:iCs/>
                <w:lang w:val="en-US"/>
              </w:rPr>
              <w:t>typeValueListElement</w:t>
            </w:r>
            <w:proofErr w:type="spellEnd"/>
            <w:r w:rsidR="006669B6" w:rsidRPr="00CE25AF">
              <w:rPr>
                <w:lang w:val="en-US"/>
              </w:rPr>
              <w:t xml:space="preserve"> </w:t>
            </w:r>
            <w:r w:rsidR="006254BC" w:rsidRPr="00CE25AF">
              <w:rPr>
                <w:lang w:val="en-US"/>
              </w:rPr>
              <w:t xml:space="preserve">is </w:t>
            </w:r>
            <w:r w:rsidR="006669B6" w:rsidRPr="00CE25AF">
              <w:rPr>
                <w:lang w:val="en-US"/>
              </w:rPr>
              <w:t xml:space="preserve">equal to </w:t>
            </w:r>
            <w:r w:rsidR="006669B6" w:rsidRPr="00CE25AF">
              <w:rPr>
                <w:i/>
                <w:iCs/>
                <w:lang w:val="en-US"/>
              </w:rPr>
              <w:t>Property</w:t>
            </w:r>
            <w:r w:rsidR="006669B6" w:rsidRPr="00CE25AF">
              <w:rPr>
                <w:lang w:val="en-US"/>
              </w:rPr>
              <w:t xml:space="preserve"> or </w:t>
            </w:r>
            <w:r w:rsidR="006669B6" w:rsidRPr="00CE25AF">
              <w:rPr>
                <w:i/>
                <w:iCs/>
                <w:lang w:val="en-US"/>
              </w:rPr>
              <w:t>Range</w:t>
            </w:r>
            <w:r w:rsidR="006254BC" w:rsidRPr="00CE25AF">
              <w:rPr>
                <w:i/>
                <w:iCs/>
                <w:lang w:val="en-US"/>
              </w:rPr>
              <w:t>,</w:t>
            </w:r>
            <w:r w:rsidR="006669B6" w:rsidRPr="00CE25AF">
              <w:rPr>
                <w:lang w:val="en-US"/>
              </w:rPr>
              <w:t xml:space="preserve"> </w:t>
            </w:r>
            <w:proofErr w:type="spellStart"/>
            <w:r w:rsidR="006669B6" w:rsidRPr="00CE25AF">
              <w:rPr>
                <w:i/>
                <w:iCs/>
                <w:lang w:val="en-US"/>
              </w:rPr>
              <w:t>SubmodelElementList</w:t>
            </w:r>
            <w:proofErr w:type="spellEnd"/>
            <w:r w:rsidR="006669B6" w:rsidRPr="00CE25AF">
              <w:rPr>
                <w:i/>
                <w:iCs/>
                <w:lang w:val="en-US"/>
              </w:rPr>
              <w:t>/</w:t>
            </w:r>
            <w:proofErr w:type="spellStart"/>
            <w:r w:rsidR="006669B6" w:rsidRPr="00CE25AF">
              <w:rPr>
                <w:i/>
                <w:iCs/>
                <w:lang w:val="en-US"/>
              </w:rPr>
              <w:t>valueTypeListElement</w:t>
            </w:r>
            <w:proofErr w:type="spellEnd"/>
            <w:r w:rsidR="006669B6" w:rsidRPr="00CE25AF">
              <w:rPr>
                <w:lang w:val="en-US"/>
              </w:rPr>
              <w:t xml:space="preserve"> shall be set and all first level child elements in the </w:t>
            </w:r>
            <w:proofErr w:type="spellStart"/>
            <w:r w:rsidR="006669B6" w:rsidRPr="00CE25AF">
              <w:rPr>
                <w:i/>
                <w:iCs/>
                <w:lang w:val="en-US"/>
              </w:rPr>
              <w:t>SubmodelElementList</w:t>
            </w:r>
            <w:proofErr w:type="spellEnd"/>
            <w:r w:rsidR="006669B6" w:rsidRPr="00CE25AF">
              <w:rPr>
                <w:lang w:val="en-US"/>
              </w:rPr>
              <w:t xml:space="preserve"> shall have the value type as specified in </w:t>
            </w:r>
            <w:proofErr w:type="spellStart"/>
            <w:r w:rsidR="006669B6" w:rsidRPr="00CE25AF">
              <w:rPr>
                <w:i/>
                <w:iCs/>
                <w:lang w:val="en-US"/>
              </w:rPr>
              <w:t>SubmodelElementList</w:t>
            </w:r>
            <w:proofErr w:type="spellEnd"/>
            <w:r w:rsidR="006669B6" w:rsidRPr="00CE25AF">
              <w:rPr>
                <w:i/>
                <w:iCs/>
                <w:lang w:val="en-US"/>
              </w:rPr>
              <w:t>/</w:t>
            </w:r>
            <w:proofErr w:type="spellStart"/>
            <w:r w:rsidR="006669B6" w:rsidRPr="00CE25AF">
              <w:rPr>
                <w:i/>
                <w:iCs/>
                <w:lang w:val="en-US"/>
              </w:rPr>
              <w:t>valueTypeListElement</w:t>
            </w:r>
            <w:proofErr w:type="spellEnd"/>
            <w:r w:rsidR="006669B6" w:rsidRPr="00CE25AF">
              <w:rPr>
                <w:lang w:val="en-US"/>
              </w:rPr>
              <w:t>.</w:t>
            </w:r>
          </w:p>
        </w:tc>
      </w:tr>
      <w:tr w:rsidR="006533B5" w:rsidRPr="00CE25AF" w14:paraId="39FB4A45" w14:textId="77777777" w:rsidTr="00482FC3">
        <w:tc>
          <w:tcPr>
            <w:tcW w:w="2830" w:type="dxa"/>
            <w:tcBorders>
              <w:bottom w:val="single" w:sz="4" w:space="0" w:color="auto"/>
            </w:tcBorders>
            <w:shd w:val="clear" w:color="auto" w:fill="0778A5"/>
          </w:tcPr>
          <w:p w14:paraId="3BA9F5A8" w14:textId="77777777" w:rsidR="006533B5" w:rsidRPr="00A05F86" w:rsidRDefault="006533B5" w:rsidP="006533B5">
            <w:pPr>
              <w:rPr>
                <w:color w:val="FFFFFF" w:themeColor="background1"/>
                <w:lang w:val="en-US"/>
              </w:rPr>
            </w:pPr>
            <w:r w:rsidRPr="00A05F86">
              <w:rPr>
                <w:color w:val="FFFFFF" w:themeColor="background1"/>
                <w:lang w:val="en-US"/>
              </w:rPr>
              <w:t>Inherits from:</w:t>
            </w:r>
          </w:p>
        </w:tc>
        <w:tc>
          <w:tcPr>
            <w:tcW w:w="6804" w:type="dxa"/>
            <w:gridSpan w:val="3"/>
            <w:tcBorders>
              <w:bottom w:val="single" w:sz="4" w:space="0" w:color="auto"/>
            </w:tcBorders>
          </w:tcPr>
          <w:p w14:paraId="02420660" w14:textId="77777777" w:rsidR="006533B5" w:rsidRPr="00A05F86" w:rsidRDefault="006533B5" w:rsidP="006533B5">
            <w:pPr>
              <w:rPr>
                <w:lang w:val="en-US"/>
              </w:rPr>
            </w:pPr>
            <w:proofErr w:type="spellStart"/>
            <w:r w:rsidRPr="00A05F86">
              <w:rPr>
                <w:lang w:val="en-US"/>
              </w:rPr>
              <w:t>SubmodelElement</w:t>
            </w:r>
            <w:proofErr w:type="spellEnd"/>
          </w:p>
        </w:tc>
      </w:tr>
      <w:tr w:rsidR="00482FC3" w:rsidRPr="00CE25AF" w14:paraId="293DB7B9" w14:textId="77777777" w:rsidTr="00482FC3">
        <w:tc>
          <w:tcPr>
            <w:tcW w:w="2830" w:type="dxa"/>
            <w:shd w:val="clear" w:color="auto" w:fill="0778A5"/>
          </w:tcPr>
          <w:p w14:paraId="785D1826" w14:textId="28D80D30" w:rsidR="001A1979" w:rsidRPr="00A05F86" w:rsidRDefault="001A1979" w:rsidP="006533B5">
            <w:pPr>
              <w:rPr>
                <w:color w:val="FFFFFF" w:themeColor="background1"/>
                <w:sz w:val="18"/>
                <w:lang w:val="en-US"/>
              </w:rPr>
            </w:pPr>
            <w:r w:rsidRPr="00A05F86">
              <w:rPr>
                <w:color w:val="FFFFFF" w:themeColor="background1"/>
                <w:lang w:val="en-US"/>
              </w:rPr>
              <w:t xml:space="preserve">Attribute </w:t>
            </w:r>
          </w:p>
        </w:tc>
        <w:tc>
          <w:tcPr>
            <w:tcW w:w="3828" w:type="dxa"/>
            <w:shd w:val="clear" w:color="auto" w:fill="0778A5"/>
          </w:tcPr>
          <w:p w14:paraId="26746DE8" w14:textId="77777777" w:rsidR="001A1979" w:rsidRPr="00A05F86" w:rsidRDefault="001A1979" w:rsidP="006533B5">
            <w:pPr>
              <w:rPr>
                <w:color w:val="FFFFFF" w:themeColor="background1"/>
                <w:lang w:val="en-US"/>
              </w:rPr>
            </w:pPr>
            <w:r w:rsidRPr="00A05F86">
              <w:rPr>
                <w:color w:val="FFFFFF" w:themeColor="background1"/>
                <w:lang w:val="en-US"/>
              </w:rPr>
              <w:t>Explanation</w:t>
            </w:r>
          </w:p>
        </w:tc>
        <w:tc>
          <w:tcPr>
            <w:tcW w:w="1984" w:type="dxa"/>
            <w:shd w:val="clear" w:color="auto" w:fill="0778A5"/>
          </w:tcPr>
          <w:p w14:paraId="5BA919BF" w14:textId="77777777" w:rsidR="001A1979" w:rsidRPr="00A05F86" w:rsidRDefault="001A1979" w:rsidP="006533B5">
            <w:pPr>
              <w:rPr>
                <w:color w:val="FFFFFF" w:themeColor="background1"/>
                <w:lang w:val="en-US"/>
              </w:rPr>
            </w:pPr>
            <w:r w:rsidRPr="00A05F86">
              <w:rPr>
                <w:color w:val="FFFFFF" w:themeColor="background1"/>
                <w:lang w:val="en-US"/>
              </w:rPr>
              <w:t>Type</w:t>
            </w:r>
          </w:p>
        </w:tc>
        <w:tc>
          <w:tcPr>
            <w:tcW w:w="992" w:type="dxa"/>
            <w:shd w:val="clear" w:color="auto" w:fill="0778A5"/>
          </w:tcPr>
          <w:p w14:paraId="1AB19214" w14:textId="77777777" w:rsidR="001A1979" w:rsidRPr="00A05F86" w:rsidRDefault="001A1979" w:rsidP="006533B5">
            <w:pPr>
              <w:rPr>
                <w:color w:val="FFFFFF" w:themeColor="background1"/>
                <w:lang w:val="en-US"/>
              </w:rPr>
            </w:pPr>
            <w:r w:rsidRPr="00A05F86">
              <w:rPr>
                <w:color w:val="FFFFFF" w:themeColor="background1"/>
                <w:lang w:val="en-US"/>
              </w:rPr>
              <w:t>Card.</w:t>
            </w:r>
          </w:p>
        </w:tc>
      </w:tr>
      <w:tr w:rsidR="001A1979" w:rsidRPr="00CE25AF" w14:paraId="7F767225" w14:textId="77777777" w:rsidTr="00F172C0">
        <w:tc>
          <w:tcPr>
            <w:tcW w:w="2830" w:type="dxa"/>
          </w:tcPr>
          <w:p w14:paraId="15CB5DE9" w14:textId="60175BD5" w:rsidR="001A1979" w:rsidRPr="00A05F86" w:rsidRDefault="001A1979" w:rsidP="006533B5">
            <w:pPr>
              <w:rPr>
                <w:lang w:val="en-US"/>
              </w:rPr>
            </w:pPr>
            <w:proofErr w:type="spellStart"/>
            <w:r w:rsidRPr="00A05F86">
              <w:rPr>
                <w:lang w:val="en-US"/>
              </w:rPr>
              <w:t>orderRelevant</w:t>
            </w:r>
            <w:proofErr w:type="spellEnd"/>
          </w:p>
        </w:tc>
        <w:tc>
          <w:tcPr>
            <w:tcW w:w="3828" w:type="dxa"/>
          </w:tcPr>
          <w:p w14:paraId="14A68A71" w14:textId="3E51F617" w:rsidR="001A1979" w:rsidRPr="00CE25AF" w:rsidRDefault="001A1979" w:rsidP="006533B5">
            <w:pPr>
              <w:rPr>
                <w:lang w:val="en-US"/>
              </w:rPr>
            </w:pPr>
            <w:r w:rsidRPr="00CE25AF">
              <w:rPr>
                <w:lang w:val="en-US"/>
              </w:rPr>
              <w:t xml:space="preserve">Defines whether order in list is relevant. If </w:t>
            </w:r>
            <w:proofErr w:type="spellStart"/>
            <w:r w:rsidRPr="00CE25AF">
              <w:rPr>
                <w:i/>
                <w:iCs/>
                <w:lang w:val="en-US"/>
              </w:rPr>
              <w:t>orderRelevant</w:t>
            </w:r>
            <w:proofErr w:type="spellEnd"/>
            <w:r w:rsidRPr="00CE25AF">
              <w:rPr>
                <w:lang w:val="en-US"/>
              </w:rPr>
              <w:t xml:space="preserve"> = </w:t>
            </w:r>
            <w:r w:rsidR="006254BC" w:rsidRPr="00CE25AF">
              <w:rPr>
                <w:lang w:val="en-US"/>
              </w:rPr>
              <w:t>f</w:t>
            </w:r>
            <w:r w:rsidRPr="00CE25AF">
              <w:rPr>
                <w:lang w:val="en-US"/>
              </w:rPr>
              <w:t>alse</w:t>
            </w:r>
            <w:r w:rsidR="006254BC" w:rsidRPr="00CE25AF">
              <w:rPr>
                <w:lang w:val="en-US"/>
              </w:rPr>
              <w:t xml:space="preserve">, </w:t>
            </w:r>
            <w:r w:rsidRPr="00CE25AF">
              <w:rPr>
                <w:lang w:val="en-US"/>
              </w:rPr>
              <w:t>the list represent</w:t>
            </w:r>
            <w:r w:rsidR="006254BC" w:rsidRPr="00CE25AF">
              <w:rPr>
                <w:lang w:val="en-US"/>
              </w:rPr>
              <w:t>s</w:t>
            </w:r>
            <w:r w:rsidRPr="00CE25AF">
              <w:rPr>
                <w:lang w:val="en-US"/>
              </w:rPr>
              <w:t xml:space="preserve"> a set or a bag.</w:t>
            </w:r>
          </w:p>
          <w:p w14:paraId="35DE6B9E" w14:textId="4EEA4445" w:rsidR="001A1979" w:rsidRPr="00A05F86" w:rsidRDefault="001A1979" w:rsidP="006533B5">
            <w:pPr>
              <w:rPr>
                <w:lang w:val="en-US"/>
              </w:rPr>
            </w:pPr>
            <w:r w:rsidRPr="00A05F86">
              <w:rPr>
                <w:lang w:val="en-US"/>
              </w:rPr>
              <w:t>Default: True</w:t>
            </w:r>
          </w:p>
        </w:tc>
        <w:tc>
          <w:tcPr>
            <w:tcW w:w="1984" w:type="dxa"/>
          </w:tcPr>
          <w:p w14:paraId="30D35A2D" w14:textId="766E8D25" w:rsidR="001A1979" w:rsidRPr="00A05F86" w:rsidRDefault="001A1979" w:rsidP="006533B5">
            <w:pPr>
              <w:rPr>
                <w:lang w:val="en-US"/>
              </w:rPr>
            </w:pPr>
            <w:proofErr w:type="spellStart"/>
            <w:r w:rsidRPr="00A05F86">
              <w:rPr>
                <w:lang w:val="en-US"/>
              </w:rPr>
              <w:t>boolean</w:t>
            </w:r>
            <w:proofErr w:type="spellEnd"/>
          </w:p>
        </w:tc>
        <w:tc>
          <w:tcPr>
            <w:tcW w:w="992" w:type="dxa"/>
          </w:tcPr>
          <w:p w14:paraId="5C85435F" w14:textId="01A0FA98" w:rsidR="001A1979" w:rsidRPr="00A05F86" w:rsidRDefault="001A1979" w:rsidP="006533B5">
            <w:pPr>
              <w:rPr>
                <w:lang w:val="en-US"/>
              </w:rPr>
            </w:pPr>
            <w:r w:rsidRPr="00A05F86">
              <w:rPr>
                <w:lang w:val="en-US"/>
              </w:rPr>
              <w:t>0..1</w:t>
            </w:r>
          </w:p>
        </w:tc>
      </w:tr>
      <w:tr w:rsidR="001A1979" w:rsidRPr="00CE25AF" w14:paraId="20B45646" w14:textId="77777777" w:rsidTr="00F172C0">
        <w:tc>
          <w:tcPr>
            <w:tcW w:w="2830" w:type="dxa"/>
          </w:tcPr>
          <w:p w14:paraId="3FBE0ADD" w14:textId="77777777" w:rsidR="001A1979" w:rsidRPr="00A05F86" w:rsidRDefault="001A1979" w:rsidP="006533B5">
            <w:pPr>
              <w:rPr>
                <w:lang w:val="en-US"/>
              </w:rPr>
            </w:pPr>
            <w:r w:rsidRPr="00A05F86">
              <w:rPr>
                <w:lang w:val="en-US"/>
              </w:rPr>
              <w:t>value</w:t>
            </w:r>
          </w:p>
        </w:tc>
        <w:tc>
          <w:tcPr>
            <w:tcW w:w="3828" w:type="dxa"/>
          </w:tcPr>
          <w:p w14:paraId="78B38986" w14:textId="6CACDBBC" w:rsidR="001A1979" w:rsidRPr="00CE25AF" w:rsidRDefault="001A1979" w:rsidP="002045B5">
            <w:pPr>
              <w:rPr>
                <w:lang w:val="en-US"/>
              </w:rPr>
            </w:pPr>
            <w:proofErr w:type="spellStart"/>
            <w:r w:rsidRPr="00CE25AF">
              <w:rPr>
                <w:lang w:val="en-US"/>
              </w:rPr>
              <w:t>Submodel</w:t>
            </w:r>
            <w:proofErr w:type="spellEnd"/>
            <w:r w:rsidRPr="00CE25AF">
              <w:rPr>
                <w:lang w:val="en-US"/>
              </w:rPr>
              <w:t xml:space="preserve"> element contained in the list</w:t>
            </w:r>
          </w:p>
        </w:tc>
        <w:tc>
          <w:tcPr>
            <w:tcW w:w="1984" w:type="dxa"/>
          </w:tcPr>
          <w:p w14:paraId="1AAFDBE8" w14:textId="77777777" w:rsidR="001A1979" w:rsidRPr="00A05F86" w:rsidRDefault="001A1979" w:rsidP="006533B5">
            <w:pPr>
              <w:rPr>
                <w:lang w:val="en-US"/>
              </w:rPr>
            </w:pPr>
            <w:proofErr w:type="spellStart"/>
            <w:r w:rsidRPr="00A05F86">
              <w:rPr>
                <w:lang w:val="en-US"/>
              </w:rPr>
              <w:t>SubmodelElement</w:t>
            </w:r>
            <w:proofErr w:type="spellEnd"/>
          </w:p>
        </w:tc>
        <w:tc>
          <w:tcPr>
            <w:tcW w:w="992" w:type="dxa"/>
          </w:tcPr>
          <w:p w14:paraId="38D3641C" w14:textId="77777777" w:rsidR="001A1979" w:rsidRPr="00A05F86" w:rsidRDefault="001A1979" w:rsidP="006533B5">
            <w:pPr>
              <w:rPr>
                <w:lang w:val="en-US"/>
              </w:rPr>
            </w:pPr>
            <w:r w:rsidRPr="00A05F86">
              <w:rPr>
                <w:lang w:val="en-US"/>
              </w:rPr>
              <w:t>0..*</w:t>
            </w:r>
          </w:p>
        </w:tc>
      </w:tr>
      <w:tr w:rsidR="001A1979" w:rsidRPr="00CE25AF" w14:paraId="1EA23799" w14:textId="77777777" w:rsidTr="00F172C0">
        <w:tc>
          <w:tcPr>
            <w:tcW w:w="2830" w:type="dxa"/>
          </w:tcPr>
          <w:p w14:paraId="6F5700DC" w14:textId="037EB0B9" w:rsidR="001A1979" w:rsidRPr="00A05F86" w:rsidRDefault="001A1979" w:rsidP="006533B5">
            <w:pPr>
              <w:rPr>
                <w:lang w:val="en-US"/>
              </w:rPr>
            </w:pPr>
            <w:proofErr w:type="spellStart"/>
            <w:r w:rsidRPr="00A05F86">
              <w:rPr>
                <w:lang w:val="en-US"/>
              </w:rPr>
              <w:t>semanticIdListElement</w:t>
            </w:r>
            <w:proofErr w:type="spellEnd"/>
          </w:p>
        </w:tc>
        <w:tc>
          <w:tcPr>
            <w:tcW w:w="3828" w:type="dxa"/>
          </w:tcPr>
          <w:p w14:paraId="7B9A60C9" w14:textId="2E7577FA" w:rsidR="001A1979" w:rsidRPr="00CE25AF" w:rsidRDefault="001A1979">
            <w:pPr>
              <w:rPr>
                <w:lang w:val="en-US"/>
              </w:rPr>
            </w:pPr>
            <w:r w:rsidRPr="00CE25AF">
              <w:rPr>
                <w:lang w:val="en-US"/>
              </w:rPr>
              <w:t xml:space="preserve">Semantic </w:t>
            </w:r>
            <w:r w:rsidR="00480BDF" w:rsidRPr="00CE25AF">
              <w:rPr>
                <w:lang w:val="en-US"/>
              </w:rPr>
              <w:t>ID</w:t>
            </w:r>
            <w:r w:rsidRPr="00CE25AF">
              <w:rPr>
                <w:lang w:val="en-US"/>
              </w:rPr>
              <w:t xml:space="preserve"> </w:t>
            </w:r>
            <w:r w:rsidR="006254BC" w:rsidRPr="00CE25AF">
              <w:rPr>
                <w:lang w:val="en-US"/>
              </w:rPr>
              <w:t xml:space="preserve">which </w:t>
            </w:r>
            <w:r w:rsidRPr="00CE25AF">
              <w:rPr>
                <w:lang w:val="en-US"/>
              </w:rPr>
              <w:t xml:space="preserve">the </w:t>
            </w:r>
            <w:proofErr w:type="spellStart"/>
            <w:r w:rsidRPr="00CE25AF">
              <w:rPr>
                <w:lang w:val="en-US"/>
              </w:rPr>
              <w:t>submodel</w:t>
            </w:r>
            <w:proofErr w:type="spellEnd"/>
            <w:r w:rsidRPr="00CE25AF">
              <w:rPr>
                <w:lang w:val="en-US"/>
              </w:rPr>
              <w:t xml:space="preserve"> elements contained in the list match</w:t>
            </w:r>
          </w:p>
          <w:p w14:paraId="2A944E68" w14:textId="77777777" w:rsidR="00506C75" w:rsidRPr="00CE25AF" w:rsidRDefault="00506C75" w:rsidP="00506C75">
            <w:pPr>
              <w:rPr>
                <w:lang w:val="en-US"/>
              </w:rPr>
            </w:pPr>
          </w:p>
          <w:p w14:paraId="77C8D92D" w14:textId="6D916063" w:rsidR="00506C75" w:rsidRPr="00CE25AF" w:rsidRDefault="006254BC" w:rsidP="00A05F86">
            <w:pPr>
              <w:pStyle w:val="NOTE"/>
              <w:ind w:left="284" w:firstLine="0"/>
              <w:rPr>
                <w:lang w:val="en-US"/>
              </w:rPr>
            </w:pPr>
            <w:r w:rsidRPr="00CE25AF">
              <w:rPr>
                <w:lang w:val="en-US"/>
              </w:rPr>
              <w:t>Note: i</w:t>
            </w:r>
            <w:r w:rsidR="00506C75" w:rsidRPr="00CE25AF">
              <w:rPr>
                <w:lang w:val="en-US"/>
              </w:rPr>
              <w:t xml:space="preserve">t is recommended to use </w:t>
            </w:r>
            <w:r w:rsidR="00474FA9" w:rsidRPr="00CE25AF">
              <w:rPr>
                <w:lang w:val="en-US"/>
              </w:rPr>
              <w:t>an external</w:t>
            </w:r>
            <w:r w:rsidR="00506C75" w:rsidRPr="00CE25AF">
              <w:rPr>
                <w:lang w:val="en-US"/>
              </w:rPr>
              <w:t xml:space="preserve"> reference.</w:t>
            </w:r>
          </w:p>
        </w:tc>
        <w:tc>
          <w:tcPr>
            <w:tcW w:w="1984" w:type="dxa"/>
          </w:tcPr>
          <w:p w14:paraId="6F408ADB" w14:textId="0C29792A" w:rsidR="001A1979" w:rsidRPr="00A05F86" w:rsidRDefault="00506C75" w:rsidP="006533B5">
            <w:pPr>
              <w:rPr>
                <w:lang w:val="en-US"/>
              </w:rPr>
            </w:pPr>
            <w:r w:rsidRPr="00A05F86">
              <w:rPr>
                <w:lang w:val="en-US"/>
              </w:rPr>
              <w:t>Reference</w:t>
            </w:r>
          </w:p>
        </w:tc>
        <w:tc>
          <w:tcPr>
            <w:tcW w:w="992" w:type="dxa"/>
          </w:tcPr>
          <w:p w14:paraId="3BC56436" w14:textId="3409B346" w:rsidR="001A1979" w:rsidRPr="00A05F86" w:rsidRDefault="001A1979" w:rsidP="006533B5">
            <w:pPr>
              <w:rPr>
                <w:lang w:val="en-US"/>
              </w:rPr>
            </w:pPr>
            <w:r w:rsidRPr="00A05F86">
              <w:rPr>
                <w:lang w:val="en-US"/>
              </w:rPr>
              <w:t>0..1</w:t>
            </w:r>
          </w:p>
        </w:tc>
      </w:tr>
      <w:tr w:rsidR="001A1979" w:rsidRPr="00CE25AF" w14:paraId="3ED25721" w14:textId="77777777" w:rsidTr="00F172C0">
        <w:tc>
          <w:tcPr>
            <w:tcW w:w="2830" w:type="dxa"/>
          </w:tcPr>
          <w:p w14:paraId="536D4919" w14:textId="50DB9827" w:rsidR="001A1979" w:rsidRPr="00A05F86" w:rsidRDefault="001A1979" w:rsidP="006533B5">
            <w:pPr>
              <w:rPr>
                <w:lang w:val="en-US"/>
              </w:rPr>
            </w:pPr>
            <w:proofErr w:type="spellStart"/>
            <w:r w:rsidRPr="00A05F86">
              <w:rPr>
                <w:lang w:val="en-US"/>
              </w:rPr>
              <w:t>typeValueListElement</w:t>
            </w:r>
            <w:proofErr w:type="spellEnd"/>
          </w:p>
        </w:tc>
        <w:tc>
          <w:tcPr>
            <w:tcW w:w="3828" w:type="dxa"/>
          </w:tcPr>
          <w:p w14:paraId="229A20EC" w14:textId="179C473D" w:rsidR="001A1979" w:rsidRPr="00CE25AF" w:rsidRDefault="001A1979" w:rsidP="006533B5">
            <w:pPr>
              <w:rPr>
                <w:lang w:val="en-US"/>
              </w:rPr>
            </w:pPr>
            <w:r w:rsidRPr="00CE25AF">
              <w:rPr>
                <w:lang w:val="en-US"/>
              </w:rPr>
              <w:t xml:space="preserve">The </w:t>
            </w:r>
            <w:proofErr w:type="spellStart"/>
            <w:r w:rsidRPr="00CE25AF">
              <w:rPr>
                <w:lang w:val="en-US"/>
              </w:rPr>
              <w:t>submodel</w:t>
            </w:r>
            <w:proofErr w:type="spellEnd"/>
            <w:r w:rsidRPr="00CE25AF">
              <w:rPr>
                <w:lang w:val="en-US"/>
              </w:rPr>
              <w:t xml:space="preserve"> element type of the </w:t>
            </w:r>
            <w:proofErr w:type="spellStart"/>
            <w:r w:rsidRPr="00CE25AF">
              <w:rPr>
                <w:lang w:val="en-US"/>
              </w:rPr>
              <w:t>submodel</w:t>
            </w:r>
            <w:proofErr w:type="spellEnd"/>
            <w:r w:rsidRPr="00CE25AF">
              <w:rPr>
                <w:lang w:val="en-US"/>
              </w:rPr>
              <w:t xml:space="preserve"> elements contained in the list</w:t>
            </w:r>
          </w:p>
        </w:tc>
        <w:tc>
          <w:tcPr>
            <w:tcW w:w="1984" w:type="dxa"/>
          </w:tcPr>
          <w:p w14:paraId="0DEDB33D" w14:textId="49BBA1ED" w:rsidR="001A1979" w:rsidRPr="00A05F86" w:rsidRDefault="006C6CE1" w:rsidP="006533B5">
            <w:pPr>
              <w:rPr>
                <w:lang w:val="en-US"/>
              </w:rPr>
            </w:pPr>
            <w:proofErr w:type="spellStart"/>
            <w:r w:rsidRPr="00A05F86">
              <w:rPr>
                <w:lang w:val="en-US"/>
              </w:rPr>
              <w:t>Aas</w:t>
            </w:r>
            <w:r w:rsidR="001A1979" w:rsidRPr="00A05F86">
              <w:rPr>
                <w:lang w:val="en-US"/>
              </w:rPr>
              <w:t>Submodel</w:t>
            </w:r>
            <w:r w:rsidR="00DA401B" w:rsidRPr="00A05F86">
              <w:rPr>
                <w:lang w:val="en-US"/>
              </w:rPr>
              <w:t>Element</w:t>
            </w:r>
            <w:r w:rsidRPr="00A05F86">
              <w:rPr>
                <w:lang w:val="en-US"/>
              </w:rPr>
              <w:t>s</w:t>
            </w:r>
            <w:proofErr w:type="spellEnd"/>
          </w:p>
        </w:tc>
        <w:tc>
          <w:tcPr>
            <w:tcW w:w="992" w:type="dxa"/>
          </w:tcPr>
          <w:p w14:paraId="2800B952" w14:textId="300591FB" w:rsidR="001A1979" w:rsidRPr="00A05F86" w:rsidRDefault="001A1979" w:rsidP="006533B5">
            <w:pPr>
              <w:rPr>
                <w:lang w:val="en-US"/>
              </w:rPr>
            </w:pPr>
            <w:r w:rsidRPr="00A05F86">
              <w:rPr>
                <w:lang w:val="en-US"/>
              </w:rPr>
              <w:t>1</w:t>
            </w:r>
          </w:p>
        </w:tc>
      </w:tr>
      <w:tr w:rsidR="001A1979" w:rsidRPr="00CE25AF" w14:paraId="7D021800" w14:textId="77777777" w:rsidTr="00F172C0">
        <w:tc>
          <w:tcPr>
            <w:tcW w:w="2830" w:type="dxa"/>
          </w:tcPr>
          <w:p w14:paraId="492D08E3" w14:textId="1558D3D9" w:rsidR="001A1979" w:rsidRPr="00A05F86" w:rsidRDefault="001A1979" w:rsidP="006533B5">
            <w:pPr>
              <w:rPr>
                <w:lang w:val="en-US"/>
              </w:rPr>
            </w:pPr>
            <w:proofErr w:type="spellStart"/>
            <w:r w:rsidRPr="00A05F86">
              <w:rPr>
                <w:lang w:val="en-US"/>
              </w:rPr>
              <w:t>valueTypeListElement</w:t>
            </w:r>
            <w:proofErr w:type="spellEnd"/>
          </w:p>
        </w:tc>
        <w:tc>
          <w:tcPr>
            <w:tcW w:w="3828" w:type="dxa"/>
          </w:tcPr>
          <w:p w14:paraId="5FBABE82" w14:textId="522FE065" w:rsidR="001A1979" w:rsidRPr="00CE25AF" w:rsidRDefault="001A1979" w:rsidP="006669B6">
            <w:pPr>
              <w:rPr>
                <w:lang w:val="en-US"/>
              </w:rPr>
            </w:pPr>
            <w:r w:rsidRPr="00CE25AF">
              <w:rPr>
                <w:lang w:val="en-US"/>
              </w:rPr>
              <w:t xml:space="preserve">The value type of the </w:t>
            </w:r>
            <w:proofErr w:type="spellStart"/>
            <w:r w:rsidRPr="00CE25AF">
              <w:rPr>
                <w:lang w:val="en-US"/>
              </w:rPr>
              <w:t>submodel</w:t>
            </w:r>
            <w:proofErr w:type="spellEnd"/>
            <w:r w:rsidRPr="00CE25AF">
              <w:rPr>
                <w:lang w:val="en-US"/>
              </w:rPr>
              <w:t xml:space="preserve"> element contained in the list</w:t>
            </w:r>
          </w:p>
        </w:tc>
        <w:tc>
          <w:tcPr>
            <w:tcW w:w="1984" w:type="dxa"/>
          </w:tcPr>
          <w:p w14:paraId="1A2B7D76" w14:textId="30162600" w:rsidR="001A1979" w:rsidRPr="00A05F86" w:rsidRDefault="001A1979" w:rsidP="006533B5">
            <w:pPr>
              <w:rPr>
                <w:lang w:val="en-US"/>
              </w:rPr>
            </w:pPr>
            <w:proofErr w:type="spellStart"/>
            <w:r w:rsidRPr="00A05F86">
              <w:rPr>
                <w:lang w:val="en-US"/>
              </w:rPr>
              <w:t>DataTypeDef</w:t>
            </w:r>
            <w:r w:rsidR="00BB4986" w:rsidRPr="00A05F86">
              <w:rPr>
                <w:lang w:val="en-US"/>
              </w:rPr>
              <w:t>Xsd</w:t>
            </w:r>
            <w:proofErr w:type="spellEnd"/>
          </w:p>
        </w:tc>
        <w:tc>
          <w:tcPr>
            <w:tcW w:w="992" w:type="dxa"/>
          </w:tcPr>
          <w:p w14:paraId="63097609" w14:textId="3561D9A7" w:rsidR="001A1979" w:rsidRPr="00A05F86" w:rsidRDefault="001A1979" w:rsidP="006533B5">
            <w:pPr>
              <w:rPr>
                <w:lang w:val="en-US"/>
              </w:rPr>
            </w:pPr>
            <w:r w:rsidRPr="00A05F86">
              <w:rPr>
                <w:lang w:val="en-US"/>
              </w:rPr>
              <w:t>0..1</w:t>
            </w:r>
          </w:p>
        </w:tc>
      </w:tr>
    </w:tbl>
    <w:p w14:paraId="7EFB1682" w14:textId="77777777" w:rsidR="006533B5" w:rsidRPr="00A05F86" w:rsidRDefault="006533B5" w:rsidP="004F0223">
      <w:pPr>
        <w:rPr>
          <w:lang w:val="en-US"/>
        </w:rPr>
      </w:pPr>
    </w:p>
    <w:p w14:paraId="52B1C359" w14:textId="4C525D36" w:rsidR="007B356E" w:rsidRPr="00A05F86" w:rsidRDefault="007B356E" w:rsidP="004E069D">
      <w:pPr>
        <w:pStyle w:val="Heading3"/>
        <w:numPr>
          <w:ilvl w:val="2"/>
          <w:numId w:val="53"/>
        </w:numPr>
        <w:rPr>
          <w:lang w:val="en-US"/>
        </w:rPr>
      </w:pPr>
      <w:bookmarkStart w:id="1910" w:name="_Toc54816009"/>
      <w:bookmarkStart w:id="1911" w:name="_Toc125227918"/>
      <w:bookmarkStart w:id="1912" w:name="_Toc125537705"/>
      <w:bookmarkStart w:id="1913" w:name="_Toc511579053"/>
      <w:bookmarkStart w:id="1914" w:name="_Ref523138195"/>
      <w:bookmarkStart w:id="1915" w:name="_Ref523138202"/>
      <w:bookmarkStart w:id="1916" w:name="_Ref528786310"/>
      <w:bookmarkStart w:id="1917" w:name="_Ref528786320"/>
      <w:bookmarkStart w:id="1918" w:name="_Ref529106070"/>
      <w:bookmarkStart w:id="1919" w:name="_Ref529106487"/>
      <w:bookmarkStart w:id="1920" w:name="_Toc510190054"/>
      <w:bookmarkEnd w:id="1829"/>
      <w:bookmarkEnd w:id="1830"/>
      <w:bookmarkEnd w:id="1904"/>
      <w:r w:rsidRPr="00A05F86">
        <w:rPr>
          <w:lang w:val="en-US"/>
        </w:rPr>
        <w:lastRenderedPageBreak/>
        <w:t>Concept Description Attributes</w:t>
      </w:r>
      <w:bookmarkEnd w:id="1910"/>
      <w:bookmarkEnd w:id="1911"/>
      <w:bookmarkEnd w:id="1912"/>
    </w:p>
    <w:p w14:paraId="08A011AA" w14:textId="52129945" w:rsidR="007B356E" w:rsidRPr="00CE25AF" w:rsidRDefault="0076303B" w:rsidP="00110904">
      <w:pPr>
        <w:pStyle w:val="Caption"/>
      </w:pPr>
      <w:bookmarkStart w:id="1921" w:name="_Toc125537868"/>
      <w:r w:rsidRPr="00CE25AF">
        <w:rPr>
          <w:noProof/>
        </w:rPr>
        <w:drawing>
          <wp:anchor distT="0" distB="0" distL="114300" distR="114300" simplePos="0" relativeHeight="252756992" behindDoc="0" locked="0" layoutInCell="1" allowOverlap="1" wp14:anchorId="0B0839D0" wp14:editId="50571D9F">
            <wp:simplePos x="0" y="0"/>
            <wp:positionH relativeFrom="column">
              <wp:posOffset>1207135</wp:posOffset>
            </wp:positionH>
            <wp:positionV relativeFrom="paragraph">
              <wp:posOffset>319405</wp:posOffset>
            </wp:positionV>
            <wp:extent cx="1778000" cy="876300"/>
            <wp:effectExtent l="0" t="0" r="0" b="0"/>
            <wp:wrapTopAndBottom/>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78000"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56E" w:rsidRPr="00CE25AF">
        <w:t xml:space="preserve">Figure </w:t>
      </w:r>
      <w:r w:rsidR="00561536">
        <w:fldChar w:fldCharType="begin"/>
      </w:r>
      <w:r w:rsidR="00561536">
        <w:instrText xml:space="preserve"> SEQ Figure \* ARABIC </w:instrText>
      </w:r>
      <w:r w:rsidR="00561536">
        <w:fldChar w:fldCharType="separate"/>
      </w:r>
      <w:r w:rsidR="00F511DE">
        <w:rPr>
          <w:noProof/>
        </w:rPr>
        <w:t>45</w:t>
      </w:r>
      <w:r w:rsidR="00561536">
        <w:fldChar w:fldCharType="end"/>
      </w:r>
      <w:r w:rsidR="007B356E" w:rsidRPr="00CE25AF">
        <w:t xml:space="preserve"> Metamodel of Concept Descriptions</w:t>
      </w:r>
      <w:bookmarkEnd w:id="1921"/>
    </w:p>
    <w:p w14:paraId="7FD2628C" w14:textId="76490F3C" w:rsidR="007B356E" w:rsidRPr="00CE25AF" w:rsidRDefault="007B356E" w:rsidP="007B356E">
      <w:pPr>
        <w:jc w:val="center"/>
        <w:rPr>
          <w:lang w:val="en-US"/>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5535"/>
        <w:gridCol w:w="1700"/>
        <w:gridCol w:w="850"/>
      </w:tblGrid>
      <w:tr w:rsidR="007B356E" w:rsidRPr="00CE25AF" w14:paraId="49558526" w14:textId="77777777" w:rsidTr="00482FC3">
        <w:trPr>
          <w:trHeight w:val="243"/>
          <w:tblHeader/>
        </w:trPr>
        <w:tc>
          <w:tcPr>
            <w:tcW w:w="1549" w:type="dxa"/>
            <w:shd w:val="clear" w:color="auto" w:fill="0778A5"/>
          </w:tcPr>
          <w:p w14:paraId="451B931D" w14:textId="77777777" w:rsidR="007B356E" w:rsidRPr="00A05F86" w:rsidRDefault="007B356E" w:rsidP="00A3624E">
            <w:pPr>
              <w:rPr>
                <w:color w:val="FFFFFF" w:themeColor="background1"/>
                <w:lang w:val="en-US"/>
              </w:rPr>
            </w:pPr>
            <w:r w:rsidRPr="00A05F86">
              <w:rPr>
                <w:color w:val="FFFFFF" w:themeColor="background1"/>
                <w:lang w:val="en-US"/>
              </w:rPr>
              <w:t>Class:</w:t>
            </w:r>
          </w:p>
        </w:tc>
        <w:tc>
          <w:tcPr>
            <w:tcW w:w="8085" w:type="dxa"/>
            <w:gridSpan w:val="3"/>
          </w:tcPr>
          <w:p w14:paraId="4DE79BEC" w14:textId="77777777" w:rsidR="007B356E" w:rsidRPr="00A05F86" w:rsidRDefault="007B356E" w:rsidP="00A3624E">
            <w:pPr>
              <w:rPr>
                <w:lang w:val="en-US"/>
              </w:rPr>
            </w:pPr>
            <w:proofErr w:type="spellStart"/>
            <w:r w:rsidRPr="00A05F86">
              <w:rPr>
                <w:lang w:val="en-US"/>
              </w:rPr>
              <w:t>ConceptDescription</w:t>
            </w:r>
            <w:proofErr w:type="spellEnd"/>
          </w:p>
        </w:tc>
      </w:tr>
      <w:tr w:rsidR="007B356E" w:rsidRPr="00C51190" w14:paraId="44F1FA12" w14:textId="77777777" w:rsidTr="00482FC3">
        <w:tc>
          <w:tcPr>
            <w:tcW w:w="1549" w:type="dxa"/>
            <w:shd w:val="clear" w:color="auto" w:fill="0778A5"/>
          </w:tcPr>
          <w:p w14:paraId="70E1E987" w14:textId="77777777" w:rsidR="007B356E" w:rsidRPr="00A05F86" w:rsidRDefault="007B356E" w:rsidP="00A3624E">
            <w:pPr>
              <w:rPr>
                <w:color w:val="FFFFFF" w:themeColor="background1"/>
                <w:lang w:val="en-US"/>
              </w:rPr>
            </w:pPr>
            <w:r w:rsidRPr="00A05F86">
              <w:rPr>
                <w:color w:val="FFFFFF" w:themeColor="background1"/>
                <w:lang w:val="en-US"/>
              </w:rPr>
              <w:t>Explanation:</w:t>
            </w:r>
          </w:p>
        </w:tc>
        <w:tc>
          <w:tcPr>
            <w:tcW w:w="8085" w:type="dxa"/>
            <w:gridSpan w:val="3"/>
          </w:tcPr>
          <w:p w14:paraId="25C8E15F" w14:textId="77777777" w:rsidR="007B356E" w:rsidRPr="00CE25AF" w:rsidRDefault="007B356E" w:rsidP="00A3624E">
            <w:pPr>
              <w:rPr>
                <w:lang w:val="en-US"/>
              </w:rPr>
            </w:pPr>
            <w:r w:rsidRPr="00CE25AF">
              <w:rPr>
                <w:lang w:val="en-US"/>
              </w:rPr>
              <w:t>The semantics of a property or other elements that may have a semantic description is defined by a concept description.</w:t>
            </w:r>
          </w:p>
          <w:p w14:paraId="583D5BA7" w14:textId="6D21AE72" w:rsidR="007B356E" w:rsidRPr="00CE25AF" w:rsidRDefault="007B356E" w:rsidP="004774D0">
            <w:pPr>
              <w:rPr>
                <w:lang w:val="en-US"/>
              </w:rPr>
            </w:pPr>
            <w:r w:rsidRPr="00CE25AF">
              <w:rPr>
                <w:lang w:val="en-US"/>
              </w:rPr>
              <w:t>The description of the concept should follow a standardized schema (realized as data specification template).</w:t>
            </w:r>
          </w:p>
        </w:tc>
      </w:tr>
      <w:tr w:rsidR="007B356E" w:rsidRPr="00CE25AF" w14:paraId="0332A5BC" w14:textId="77777777" w:rsidTr="00482FC3">
        <w:tc>
          <w:tcPr>
            <w:tcW w:w="1549" w:type="dxa"/>
            <w:tcBorders>
              <w:bottom w:val="single" w:sz="4" w:space="0" w:color="auto"/>
            </w:tcBorders>
            <w:shd w:val="clear" w:color="auto" w:fill="0778A5"/>
          </w:tcPr>
          <w:p w14:paraId="12136DAB" w14:textId="77777777" w:rsidR="007B356E" w:rsidRPr="00A05F86" w:rsidRDefault="007B356E" w:rsidP="00A3624E">
            <w:pPr>
              <w:rPr>
                <w:color w:val="FFFFFF" w:themeColor="background1"/>
                <w:lang w:val="en-US"/>
              </w:rPr>
            </w:pPr>
            <w:r w:rsidRPr="00A05F86">
              <w:rPr>
                <w:color w:val="FFFFFF" w:themeColor="background1"/>
                <w:lang w:val="en-US"/>
              </w:rPr>
              <w:t>Inherits from:</w:t>
            </w:r>
          </w:p>
        </w:tc>
        <w:tc>
          <w:tcPr>
            <w:tcW w:w="8085" w:type="dxa"/>
            <w:gridSpan w:val="3"/>
            <w:tcBorders>
              <w:bottom w:val="single" w:sz="4" w:space="0" w:color="auto"/>
            </w:tcBorders>
          </w:tcPr>
          <w:p w14:paraId="0E62E688" w14:textId="7959A412" w:rsidR="007B356E" w:rsidRPr="00A05F86" w:rsidRDefault="007B356E" w:rsidP="00A3624E">
            <w:pPr>
              <w:rPr>
                <w:lang w:val="en-US"/>
              </w:rPr>
            </w:pPr>
            <w:r w:rsidRPr="00A05F86">
              <w:rPr>
                <w:lang w:val="en-US"/>
              </w:rPr>
              <w:t xml:space="preserve">Identifiable; </w:t>
            </w:r>
            <w:proofErr w:type="spellStart"/>
            <w:r w:rsidRPr="00A05F86">
              <w:rPr>
                <w:lang w:val="en-US"/>
              </w:rPr>
              <w:t>HasDataSpecification</w:t>
            </w:r>
            <w:proofErr w:type="spellEnd"/>
          </w:p>
        </w:tc>
      </w:tr>
      <w:tr w:rsidR="00482FC3" w:rsidRPr="00CE25AF" w14:paraId="111F4470" w14:textId="77777777" w:rsidTr="00482FC3">
        <w:tc>
          <w:tcPr>
            <w:tcW w:w="1549" w:type="dxa"/>
            <w:shd w:val="clear" w:color="auto" w:fill="0778A5"/>
          </w:tcPr>
          <w:p w14:paraId="490CC4DC" w14:textId="49C8A866" w:rsidR="001A1979" w:rsidRPr="00A05F86" w:rsidRDefault="001A1979" w:rsidP="00A3624E">
            <w:pPr>
              <w:rPr>
                <w:color w:val="FFFFFF" w:themeColor="background1"/>
                <w:lang w:val="en-US"/>
              </w:rPr>
            </w:pPr>
            <w:r w:rsidRPr="00A05F86">
              <w:rPr>
                <w:color w:val="FFFFFF" w:themeColor="background1"/>
                <w:lang w:val="en-US"/>
              </w:rPr>
              <w:t xml:space="preserve">Attribute </w:t>
            </w:r>
          </w:p>
        </w:tc>
        <w:tc>
          <w:tcPr>
            <w:tcW w:w="5535" w:type="dxa"/>
            <w:shd w:val="clear" w:color="auto" w:fill="0778A5"/>
          </w:tcPr>
          <w:p w14:paraId="09E9022C" w14:textId="77777777" w:rsidR="001A1979" w:rsidRPr="00A05F86" w:rsidRDefault="001A1979" w:rsidP="00A3624E">
            <w:pPr>
              <w:rPr>
                <w:color w:val="FFFFFF" w:themeColor="background1"/>
                <w:lang w:val="en-US"/>
              </w:rPr>
            </w:pPr>
            <w:r w:rsidRPr="00A05F86">
              <w:rPr>
                <w:color w:val="FFFFFF" w:themeColor="background1"/>
                <w:lang w:val="en-US"/>
              </w:rPr>
              <w:t>Explanation</w:t>
            </w:r>
          </w:p>
        </w:tc>
        <w:tc>
          <w:tcPr>
            <w:tcW w:w="1700" w:type="dxa"/>
            <w:shd w:val="clear" w:color="auto" w:fill="0778A5"/>
          </w:tcPr>
          <w:p w14:paraId="4B04F8B9" w14:textId="77777777" w:rsidR="001A1979" w:rsidRPr="00A05F86" w:rsidRDefault="001A1979" w:rsidP="00A3624E">
            <w:pPr>
              <w:rPr>
                <w:color w:val="FFFFFF" w:themeColor="background1"/>
                <w:lang w:val="en-US"/>
              </w:rPr>
            </w:pPr>
            <w:r w:rsidRPr="00A05F86">
              <w:rPr>
                <w:color w:val="FFFFFF" w:themeColor="background1"/>
                <w:lang w:val="en-US"/>
              </w:rPr>
              <w:t>Type</w:t>
            </w:r>
          </w:p>
        </w:tc>
        <w:tc>
          <w:tcPr>
            <w:tcW w:w="850" w:type="dxa"/>
            <w:shd w:val="clear" w:color="auto" w:fill="0778A5"/>
          </w:tcPr>
          <w:p w14:paraId="1815A31D" w14:textId="77777777" w:rsidR="001A1979" w:rsidRPr="00A05F86" w:rsidRDefault="001A1979" w:rsidP="00A3624E">
            <w:pPr>
              <w:rPr>
                <w:color w:val="FFFFFF" w:themeColor="background1"/>
                <w:lang w:val="en-US"/>
              </w:rPr>
            </w:pPr>
            <w:r w:rsidRPr="00A05F86">
              <w:rPr>
                <w:color w:val="FFFFFF" w:themeColor="background1"/>
                <w:lang w:val="en-US"/>
              </w:rPr>
              <w:t>Card.</w:t>
            </w:r>
          </w:p>
        </w:tc>
      </w:tr>
      <w:tr w:rsidR="001A1979" w:rsidRPr="00CE25AF" w14:paraId="75D86F30" w14:textId="77777777" w:rsidTr="009C3F5A">
        <w:tc>
          <w:tcPr>
            <w:tcW w:w="1549" w:type="dxa"/>
            <w:shd w:val="clear" w:color="auto" w:fill="auto"/>
          </w:tcPr>
          <w:p w14:paraId="7791394D" w14:textId="77777777" w:rsidR="001A1979" w:rsidRPr="00A05F86" w:rsidRDefault="001A1979" w:rsidP="00A3624E">
            <w:pPr>
              <w:rPr>
                <w:lang w:val="en-US"/>
              </w:rPr>
            </w:pPr>
            <w:proofErr w:type="spellStart"/>
            <w:r w:rsidRPr="00A05F86">
              <w:rPr>
                <w:lang w:val="en-US"/>
              </w:rPr>
              <w:t>isCaseOf</w:t>
            </w:r>
            <w:proofErr w:type="spellEnd"/>
          </w:p>
        </w:tc>
        <w:tc>
          <w:tcPr>
            <w:tcW w:w="5535" w:type="dxa"/>
            <w:shd w:val="clear" w:color="auto" w:fill="auto"/>
          </w:tcPr>
          <w:p w14:paraId="19503D28" w14:textId="63819279" w:rsidR="001A1979" w:rsidRPr="00CE25AF" w:rsidRDefault="001A1979" w:rsidP="00A3624E">
            <w:pPr>
              <w:rPr>
                <w:lang w:val="en-US"/>
              </w:rPr>
            </w:pPr>
            <w:r w:rsidRPr="00CE25AF">
              <w:rPr>
                <w:lang w:val="en-US"/>
              </w:rPr>
              <w:t>Reference to an external definition the concept is compatible to or was derived from</w:t>
            </w:r>
          </w:p>
          <w:p w14:paraId="03094936" w14:textId="77777777" w:rsidR="00506C75" w:rsidRPr="00CE25AF" w:rsidRDefault="00506C75" w:rsidP="00506C75">
            <w:pPr>
              <w:rPr>
                <w:lang w:val="en-US"/>
              </w:rPr>
            </w:pPr>
          </w:p>
          <w:p w14:paraId="20468A71" w14:textId="0685248D" w:rsidR="00506C75" w:rsidRPr="00CE25AF" w:rsidRDefault="0030262D" w:rsidP="00A05F86">
            <w:pPr>
              <w:pStyle w:val="NOTE"/>
              <w:ind w:left="284" w:firstLine="0"/>
              <w:rPr>
                <w:lang w:val="en-US"/>
              </w:rPr>
            </w:pPr>
            <w:r w:rsidRPr="00CE25AF">
              <w:rPr>
                <w:lang w:val="en-US"/>
              </w:rPr>
              <w:t>Note: i</w:t>
            </w:r>
            <w:r w:rsidR="00506C75" w:rsidRPr="00CE25AF">
              <w:rPr>
                <w:lang w:val="en-US"/>
              </w:rPr>
              <w:t xml:space="preserve">t is recommended to use </w:t>
            </w:r>
            <w:r w:rsidR="00474FA9" w:rsidRPr="00CE25AF">
              <w:rPr>
                <w:lang w:val="en-US"/>
              </w:rPr>
              <w:t>an external</w:t>
            </w:r>
            <w:r w:rsidR="00506C75" w:rsidRPr="00CE25AF">
              <w:rPr>
                <w:lang w:val="en-US"/>
              </w:rPr>
              <w:t xml:space="preserve"> reference</w:t>
            </w:r>
            <w:r w:rsidR="00592B76" w:rsidRPr="00CE25AF">
              <w:rPr>
                <w:lang w:val="en-US"/>
              </w:rPr>
              <w:t xml:space="preserve">, i.e. </w:t>
            </w:r>
            <w:r w:rsidR="00592B76" w:rsidRPr="00CE25AF">
              <w:rPr>
                <w:i/>
                <w:iCs/>
                <w:lang w:val="en-US"/>
              </w:rPr>
              <w:t>Reference/</w:t>
            </w:r>
            <w:r w:rsidR="007F2B49" w:rsidRPr="00CE25AF">
              <w:rPr>
                <w:i/>
                <w:iCs/>
                <w:lang w:val="en-US"/>
              </w:rPr>
              <w:t xml:space="preserve">type </w:t>
            </w:r>
            <w:r w:rsidR="00592B76" w:rsidRPr="00CE25AF">
              <w:rPr>
                <w:i/>
                <w:iCs/>
                <w:lang w:val="en-US"/>
              </w:rPr>
              <w:t xml:space="preserve">= </w:t>
            </w:r>
            <w:proofErr w:type="spellStart"/>
            <w:r w:rsidR="007F2B49" w:rsidRPr="00CE25AF">
              <w:rPr>
                <w:i/>
                <w:iCs/>
                <w:lang w:val="en-US"/>
              </w:rPr>
              <w:t>External</w:t>
            </w:r>
            <w:r w:rsidR="00592B76" w:rsidRPr="00CE25AF">
              <w:rPr>
                <w:i/>
                <w:iCs/>
                <w:lang w:val="en-US"/>
              </w:rPr>
              <w:t>Reference</w:t>
            </w:r>
            <w:proofErr w:type="spellEnd"/>
            <w:r w:rsidR="00506C75" w:rsidRPr="00CE25AF">
              <w:rPr>
                <w:lang w:val="en-US"/>
              </w:rPr>
              <w:t>.</w:t>
            </w:r>
          </w:p>
          <w:p w14:paraId="6FF6A81F" w14:textId="77777777" w:rsidR="00506C75" w:rsidRPr="00CE25AF" w:rsidRDefault="00506C75" w:rsidP="00506C75">
            <w:pPr>
              <w:rPr>
                <w:lang w:val="en-US"/>
              </w:rPr>
            </w:pPr>
          </w:p>
          <w:p w14:paraId="3646D683" w14:textId="382E6E3B" w:rsidR="001A1979" w:rsidRPr="00CE25AF" w:rsidRDefault="001A1979" w:rsidP="00A05F86">
            <w:pPr>
              <w:pStyle w:val="NOTE"/>
              <w:ind w:left="284" w:firstLine="0"/>
              <w:rPr>
                <w:lang w:val="en-US"/>
              </w:rPr>
            </w:pPr>
            <w:r w:rsidRPr="00CE25AF">
              <w:rPr>
                <w:lang w:val="en-US"/>
              </w:rPr>
              <w:t xml:space="preserve">Note: </w:t>
            </w:r>
            <w:r w:rsidR="0007556C">
              <w:rPr>
                <w:lang w:val="en-US"/>
              </w:rPr>
              <w:t xml:space="preserve">compare </w:t>
            </w:r>
            <w:r w:rsidR="0030262D" w:rsidRPr="00CE25AF">
              <w:rPr>
                <w:lang w:val="en-US"/>
              </w:rPr>
              <w:t>with</w:t>
            </w:r>
            <w:r w:rsidRPr="00CE25AF">
              <w:rPr>
                <w:lang w:val="en-US"/>
              </w:rPr>
              <w:t xml:space="preserve"> is-case-of relationship in ISO 13584-32 &amp; IEC EN 61360 </w:t>
            </w:r>
          </w:p>
        </w:tc>
        <w:tc>
          <w:tcPr>
            <w:tcW w:w="1700" w:type="dxa"/>
            <w:shd w:val="clear" w:color="auto" w:fill="auto"/>
          </w:tcPr>
          <w:p w14:paraId="56A03528" w14:textId="7F6874D4" w:rsidR="001A1979" w:rsidRPr="00A05F86" w:rsidRDefault="00506C75" w:rsidP="00A3624E">
            <w:pPr>
              <w:rPr>
                <w:lang w:val="en-US"/>
              </w:rPr>
            </w:pPr>
            <w:r w:rsidRPr="00A05F86">
              <w:rPr>
                <w:lang w:val="en-US"/>
              </w:rPr>
              <w:t>Reference</w:t>
            </w:r>
          </w:p>
        </w:tc>
        <w:tc>
          <w:tcPr>
            <w:tcW w:w="850" w:type="dxa"/>
            <w:shd w:val="clear" w:color="auto" w:fill="auto"/>
          </w:tcPr>
          <w:p w14:paraId="156C467A" w14:textId="77777777" w:rsidR="001A1979" w:rsidRPr="00A05F86" w:rsidRDefault="001A1979" w:rsidP="00A3624E">
            <w:pPr>
              <w:rPr>
                <w:lang w:val="en-US"/>
              </w:rPr>
            </w:pPr>
            <w:r w:rsidRPr="00A05F86">
              <w:rPr>
                <w:lang w:val="en-US"/>
              </w:rPr>
              <w:t>0..*</w:t>
            </w:r>
          </w:p>
        </w:tc>
      </w:tr>
    </w:tbl>
    <w:p w14:paraId="0B2E7F79" w14:textId="77777777" w:rsidR="007B356E" w:rsidRPr="00A05F86" w:rsidRDefault="007B356E" w:rsidP="007B356E">
      <w:pPr>
        <w:rPr>
          <w:lang w:val="en-US"/>
        </w:rPr>
      </w:pPr>
    </w:p>
    <w:p w14:paraId="11DD0254" w14:textId="0DF57ED8" w:rsidR="007B356E" w:rsidRPr="00CE25AF" w:rsidRDefault="007B356E" w:rsidP="007B356E">
      <w:pPr>
        <w:rPr>
          <w:lang w:val="en-US"/>
        </w:rPr>
      </w:pPr>
      <w:r w:rsidRPr="00CE25AF">
        <w:rPr>
          <w:lang w:val="en-US"/>
        </w:rPr>
        <w:t xml:space="preserve">Different types of </w:t>
      </w:r>
      <w:proofErr w:type="spellStart"/>
      <w:r w:rsidRPr="00CE25AF">
        <w:rPr>
          <w:lang w:val="en-US"/>
        </w:rPr>
        <w:t>submodel</w:t>
      </w:r>
      <w:proofErr w:type="spellEnd"/>
      <w:r w:rsidRPr="00CE25AF">
        <w:rPr>
          <w:lang w:val="en-US"/>
        </w:rPr>
        <w:t xml:space="preserve"> elements require different attributes </w:t>
      </w:r>
      <w:r w:rsidR="0030262D" w:rsidRPr="00CE25AF">
        <w:rPr>
          <w:lang w:val="en-US"/>
        </w:rPr>
        <w:t>to describe</w:t>
      </w:r>
      <w:r w:rsidRPr="00CE25AF">
        <w:rPr>
          <w:lang w:val="en-US"/>
        </w:rPr>
        <w:t xml:space="preserve"> the</w:t>
      </w:r>
      <w:r w:rsidR="0030262D" w:rsidRPr="00CE25AF">
        <w:rPr>
          <w:lang w:val="en-US"/>
        </w:rPr>
        <w:t>ir</w:t>
      </w:r>
      <w:r w:rsidRPr="00CE25AF">
        <w:rPr>
          <w:lang w:val="en-US"/>
        </w:rPr>
        <w:t xml:space="preserve"> semantics. This is why a concept description has at least one data specification template associated with it. </w:t>
      </w:r>
      <w:r w:rsidR="0030262D" w:rsidRPr="00CE25AF">
        <w:rPr>
          <w:lang w:val="en-US"/>
        </w:rPr>
        <w:t>This template defines the attributes needed to describe the semantics.</w:t>
      </w:r>
    </w:p>
    <w:p w14:paraId="66AEFAEC" w14:textId="38115285" w:rsidR="007B356E" w:rsidRPr="00CE25AF" w:rsidRDefault="007B356E" w:rsidP="007B356E">
      <w:pPr>
        <w:rPr>
          <w:lang w:val="en-US"/>
        </w:rPr>
      </w:pPr>
      <w:r w:rsidRPr="00CE25AF">
        <w:rPr>
          <w:lang w:val="en-US"/>
        </w:rPr>
        <w:t xml:space="preserve">See </w:t>
      </w:r>
      <w:r w:rsidRPr="006C5C0E">
        <w:rPr>
          <w:lang w:val="en-US"/>
        </w:rPr>
        <w:t>Clause</w:t>
      </w:r>
      <w:r w:rsidRPr="00CE25AF">
        <w:rPr>
          <w:lang w:val="en-US"/>
        </w:rPr>
        <w:t xml:space="preserve"> </w:t>
      </w:r>
      <w:r w:rsidRPr="00A05F86">
        <w:rPr>
          <w:lang w:val="en-US"/>
        </w:rPr>
        <w:fldChar w:fldCharType="begin"/>
      </w:r>
      <w:r w:rsidRPr="00CE25AF">
        <w:rPr>
          <w:lang w:val="en-US"/>
        </w:rPr>
        <w:instrText xml:space="preserve"> REF _Ref528831864 \r \h </w:instrText>
      </w:r>
      <w:r w:rsidRPr="00A05F86">
        <w:rPr>
          <w:lang w:val="en-US"/>
        </w:rPr>
      </w:r>
      <w:r w:rsidRPr="00A05F86">
        <w:rPr>
          <w:lang w:val="en-US"/>
        </w:rPr>
        <w:fldChar w:fldCharType="separate"/>
      </w:r>
      <w:r w:rsidR="00F511DE">
        <w:rPr>
          <w:lang w:val="en-US"/>
        </w:rPr>
        <w:t>5.3.11.3</w:t>
      </w:r>
      <w:r w:rsidRPr="00A05F86">
        <w:rPr>
          <w:lang w:val="en-US"/>
        </w:rPr>
        <w:fldChar w:fldCharType="end"/>
      </w:r>
      <w:r w:rsidRPr="00CE25AF">
        <w:rPr>
          <w:lang w:val="en-US"/>
        </w:rPr>
        <w:t xml:space="preserve"> for predefined data specification templates.</w:t>
      </w:r>
    </w:p>
    <w:p w14:paraId="6E465E25" w14:textId="1D827A35" w:rsidR="00BB2BCD" w:rsidRPr="00A05F86" w:rsidRDefault="0076303B" w:rsidP="004E069D">
      <w:pPr>
        <w:pStyle w:val="Heading3"/>
        <w:numPr>
          <w:ilvl w:val="2"/>
          <w:numId w:val="53"/>
        </w:numPr>
        <w:rPr>
          <w:lang w:val="en-US"/>
        </w:rPr>
      </w:pPr>
      <w:bookmarkStart w:id="1922" w:name="_Toc89548336"/>
      <w:bookmarkStart w:id="1923" w:name="_Toc89548337"/>
      <w:bookmarkStart w:id="1924" w:name="_Toc89548338"/>
      <w:bookmarkStart w:id="1925" w:name="_Toc89548339"/>
      <w:bookmarkStart w:id="1926" w:name="_Toc89548340"/>
      <w:bookmarkStart w:id="1927" w:name="_Toc511284245"/>
      <w:bookmarkStart w:id="1928" w:name="_Toc511289664"/>
      <w:bookmarkStart w:id="1929" w:name="_Toc511290766"/>
      <w:bookmarkStart w:id="1930" w:name="_Toc511290888"/>
      <w:bookmarkStart w:id="1931" w:name="_Toc511291113"/>
      <w:bookmarkStart w:id="1932" w:name="_Toc511291235"/>
      <w:bookmarkStart w:id="1933" w:name="_Toc511291357"/>
      <w:bookmarkStart w:id="1934" w:name="_Toc511291479"/>
      <w:bookmarkStart w:id="1935" w:name="_Toc511291601"/>
      <w:bookmarkStart w:id="1936" w:name="_Toc511291723"/>
      <w:bookmarkStart w:id="1937" w:name="_Toc511291892"/>
      <w:bookmarkStart w:id="1938" w:name="_Toc511292014"/>
      <w:bookmarkStart w:id="1939" w:name="_Toc25415125"/>
      <w:bookmarkStart w:id="1940" w:name="_Toc25416867"/>
      <w:bookmarkStart w:id="1941" w:name="_Toc89548363"/>
      <w:bookmarkStart w:id="1942" w:name="_Toc89548364"/>
      <w:bookmarkStart w:id="1943" w:name="_Toc528162346"/>
      <w:bookmarkStart w:id="1944" w:name="_Toc528164159"/>
      <w:bookmarkStart w:id="1945" w:name="_Toc528162347"/>
      <w:bookmarkStart w:id="1946" w:name="_Toc528164160"/>
      <w:bookmarkStart w:id="1947" w:name="_Toc528162348"/>
      <w:bookmarkStart w:id="1948" w:name="_Toc528164161"/>
      <w:bookmarkStart w:id="1949" w:name="_Toc528162349"/>
      <w:bookmarkStart w:id="1950" w:name="_Toc528164162"/>
      <w:bookmarkStart w:id="1951" w:name="_Toc528162375"/>
      <w:bookmarkStart w:id="1952" w:name="_Toc528164188"/>
      <w:bookmarkStart w:id="1953" w:name="_Toc528162376"/>
      <w:bookmarkStart w:id="1954" w:name="_Toc528164189"/>
      <w:bookmarkStart w:id="1955" w:name="_Toc528162408"/>
      <w:bookmarkStart w:id="1956" w:name="_Toc528164221"/>
      <w:bookmarkStart w:id="1957" w:name="_Toc528162409"/>
      <w:bookmarkStart w:id="1958" w:name="_Toc528164222"/>
      <w:bookmarkStart w:id="1959" w:name="_Toc528162410"/>
      <w:bookmarkStart w:id="1960" w:name="_Toc528164223"/>
      <w:bookmarkStart w:id="1961" w:name="_Toc528162411"/>
      <w:bookmarkStart w:id="1962" w:name="_Toc528164224"/>
      <w:bookmarkStart w:id="1963" w:name="_Toc528162413"/>
      <w:bookmarkStart w:id="1964" w:name="_Toc528164226"/>
      <w:bookmarkStart w:id="1965" w:name="_Toc528162445"/>
      <w:bookmarkStart w:id="1966" w:name="_Toc528164258"/>
      <w:bookmarkStart w:id="1967" w:name="_Toc528162446"/>
      <w:bookmarkStart w:id="1968" w:name="_Toc528164259"/>
      <w:bookmarkStart w:id="1969" w:name="_Toc510166974"/>
      <w:bookmarkStart w:id="1970" w:name="_Toc510170111"/>
      <w:bookmarkStart w:id="1971" w:name="_Toc510188552"/>
      <w:bookmarkStart w:id="1972" w:name="_Toc510188645"/>
      <w:bookmarkStart w:id="1973" w:name="_Toc510189135"/>
      <w:bookmarkStart w:id="1974" w:name="_Toc510189962"/>
      <w:bookmarkStart w:id="1975" w:name="_Toc510190058"/>
      <w:bookmarkStart w:id="1976" w:name="_Toc125227919"/>
      <w:bookmarkStart w:id="1977" w:name="_Toc125537706"/>
      <w:bookmarkStart w:id="1978" w:name="_Toc511579057"/>
      <w:bookmarkStart w:id="1979" w:name="_Ref516834424"/>
      <w:bookmarkStart w:id="1980" w:name="_Ref528785984"/>
      <w:bookmarkStart w:id="1981" w:name="_Ref37014963"/>
      <w:bookmarkStart w:id="1982" w:name="_Ref37014968"/>
      <w:bookmarkStart w:id="1983" w:name="_Toc510190059"/>
      <w:bookmarkStart w:id="1984" w:name="_Ref51171021"/>
      <w:bookmarkStart w:id="1985" w:name="_Toc54816011"/>
      <w:bookmarkStart w:id="1986" w:name="_Ref56192546"/>
      <w:bookmarkStart w:id="1987" w:name="_Toc510190060"/>
      <w:bookmarkEnd w:id="1913"/>
      <w:bookmarkEnd w:id="1914"/>
      <w:bookmarkEnd w:id="1915"/>
      <w:bookmarkEnd w:id="1916"/>
      <w:bookmarkEnd w:id="1917"/>
      <w:bookmarkEnd w:id="1918"/>
      <w:bookmarkEnd w:id="1919"/>
      <w:bookmarkEnd w:id="1920"/>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r w:rsidRPr="00CE25AF">
        <w:rPr>
          <w:noProof/>
          <w:lang w:val="en-US"/>
        </w:rPr>
        <w:drawing>
          <wp:anchor distT="0" distB="0" distL="114300" distR="114300" simplePos="0" relativeHeight="252759040" behindDoc="0" locked="0" layoutInCell="1" allowOverlap="1" wp14:anchorId="0877B8F9" wp14:editId="75046608">
            <wp:simplePos x="0" y="0"/>
            <wp:positionH relativeFrom="column">
              <wp:posOffset>509270</wp:posOffset>
            </wp:positionH>
            <wp:positionV relativeFrom="paragraph">
              <wp:posOffset>618490</wp:posOffset>
            </wp:positionV>
            <wp:extent cx="4003040" cy="1802765"/>
            <wp:effectExtent l="0" t="0" r="0" b="0"/>
            <wp:wrapTopAndBottom/>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03040" cy="1802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482E">
        <w:rPr>
          <w:noProof/>
          <w:lang w:val="en-US"/>
        </w:rPr>
        <mc:AlternateContent>
          <mc:Choice Requires="wps">
            <w:drawing>
              <wp:anchor distT="0" distB="0" distL="114300" distR="114300" simplePos="0" relativeHeight="252341248" behindDoc="0" locked="0" layoutInCell="1" allowOverlap="1" wp14:anchorId="4A006D35" wp14:editId="144FE3B7">
                <wp:simplePos x="0" y="0"/>
                <wp:positionH relativeFrom="column">
                  <wp:posOffset>0</wp:posOffset>
                </wp:positionH>
                <wp:positionV relativeFrom="paragraph">
                  <wp:posOffset>295910</wp:posOffset>
                </wp:positionV>
                <wp:extent cx="5408930" cy="457200"/>
                <wp:effectExtent l="0" t="0" r="1270" b="0"/>
                <wp:wrapTopAndBottom/>
                <wp:docPr id="498" name="Textfeld 498"/>
                <wp:cNvGraphicFramePr/>
                <a:graphic xmlns:a="http://schemas.openxmlformats.org/drawingml/2006/main">
                  <a:graphicData uri="http://schemas.microsoft.com/office/word/2010/wordprocessingShape">
                    <wps:wsp>
                      <wps:cNvSpPr txBox="1"/>
                      <wps:spPr>
                        <a:xfrm>
                          <a:off x="0" y="0"/>
                          <a:ext cx="5408930" cy="457200"/>
                        </a:xfrm>
                        <a:prstGeom prst="rect">
                          <a:avLst/>
                        </a:prstGeom>
                        <a:solidFill>
                          <a:prstClr val="white"/>
                        </a:solidFill>
                        <a:ln>
                          <a:noFill/>
                        </a:ln>
                      </wps:spPr>
                      <wps:txbx>
                        <w:txbxContent>
                          <w:p w14:paraId="6573EB26" w14:textId="7DA49D51" w:rsidR="00BB2BCD" w:rsidRPr="00003247" w:rsidRDefault="00BB2BCD" w:rsidP="00110904">
                            <w:pPr>
                              <w:pStyle w:val="Caption"/>
                              <w:rPr>
                                <w:noProof/>
                              </w:rPr>
                            </w:pPr>
                            <w:bookmarkStart w:id="1988" w:name="_Toc125537869"/>
                            <w:r>
                              <w:t xml:space="preserve">Figure </w:t>
                            </w:r>
                            <w:r w:rsidR="00561536">
                              <w:fldChar w:fldCharType="begin"/>
                            </w:r>
                            <w:r w:rsidR="00561536">
                              <w:instrText xml:space="preserve"> SEQ Figure \* ARABIC </w:instrText>
                            </w:r>
                            <w:r w:rsidR="00561536">
                              <w:fldChar w:fldCharType="separate"/>
                            </w:r>
                            <w:r w:rsidR="00F511DE">
                              <w:rPr>
                                <w:noProof/>
                              </w:rPr>
                              <w:t>46</w:t>
                            </w:r>
                            <w:r w:rsidR="00561536">
                              <w:fldChar w:fldCharType="end"/>
                            </w:r>
                            <w:r>
                              <w:t xml:space="preserve"> Metamodel for Environment</w:t>
                            </w:r>
                            <w:bookmarkEnd w:id="19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A006D35" id="Textfeld 498" o:spid="_x0000_s1035" type="#_x0000_t202" style="position:absolute;left:0;text-align:left;margin-left:0;margin-top:23.3pt;width:425.9pt;height:36pt;z-index:25234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" stroked="f">
                <v:textbox inset="0,0,0,0">
                  <w:txbxContent>
                    <w:p w14:paraId="6573EB26" w14:textId="7DA49D51" w:rsidR="00BB2BCD" w:rsidRPr="00003247" w:rsidRDefault="00BB2BCD" w:rsidP="00110904">
                      <w:pPr>
                        <w:pStyle w:val="Caption"/>
                        <w:rPr>
                          <w:noProof/>
                        </w:rPr>
                      </w:pPr>
                      <w:bookmarkStart w:id="1998" w:name="_Toc125537869"/>
                      <w:r>
                        <w:t xml:space="preserve">Figure </w:t>
                      </w:r>
                      <w:r w:rsidR="00561536">
                        <w:fldChar w:fldCharType="begin"/>
                      </w:r>
                      <w:r w:rsidR="00561536">
                        <w:instrText xml:space="preserve"> SEQ Figure \* ARABIC </w:instrText>
                      </w:r>
                      <w:r w:rsidR="00561536">
                        <w:fldChar w:fldCharType="separate"/>
                      </w:r>
                      <w:r w:rsidR="00F511DE">
                        <w:rPr>
                          <w:noProof/>
                        </w:rPr>
                        <w:t>46</w:t>
                      </w:r>
                      <w:r w:rsidR="00561536">
                        <w:fldChar w:fldCharType="end"/>
                      </w:r>
                      <w:r>
                        <w:t xml:space="preserve"> Metamodel for Environment</w:t>
                      </w:r>
                      <w:bookmarkEnd w:id="1998"/>
                    </w:p>
                  </w:txbxContent>
                </v:textbox>
                <w10:wrap type="topAndBottom"/>
              </v:shape>
            </w:pict>
          </mc:Fallback>
        </mc:AlternateContent>
      </w:r>
      <w:r w:rsidR="00BB2BCD" w:rsidRPr="00A05F86">
        <w:rPr>
          <w:lang w:val="en-US"/>
        </w:rPr>
        <w:t>Environment</w:t>
      </w:r>
      <w:bookmarkEnd w:id="1976"/>
      <w:bookmarkEnd w:id="1977"/>
    </w:p>
    <w:p w14:paraId="0A56276C" w14:textId="2686A5C5" w:rsidR="0076303B" w:rsidRPr="00CE25AF" w:rsidRDefault="0076303B" w:rsidP="00C72010">
      <w:pPr>
        <w:rPr>
          <w:lang w:val="en-US"/>
        </w:rPr>
      </w:pPr>
    </w:p>
    <w:p w14:paraId="601C8946" w14:textId="53ABEA6F" w:rsidR="00BB2BCD" w:rsidRPr="00CE25AF" w:rsidRDefault="00E10F61" w:rsidP="00482FC3">
      <w:pPr>
        <w:pStyle w:val="NOTE"/>
        <w:ind w:left="284" w:firstLine="0"/>
        <w:rPr>
          <w:lang w:val="en-US"/>
        </w:rPr>
      </w:pPr>
      <w:r w:rsidRPr="00CE25AF">
        <w:rPr>
          <w:lang w:val="en-US"/>
        </w:rPr>
        <w:lastRenderedPageBreak/>
        <w:t xml:space="preserve">Note: </w:t>
      </w:r>
      <w:r w:rsidRPr="00CE25AF">
        <w:rPr>
          <w:i/>
          <w:iCs/>
          <w:lang w:val="en-US"/>
        </w:rPr>
        <w:t>Environment</w:t>
      </w:r>
      <w:r w:rsidRPr="00CE25AF">
        <w:rPr>
          <w:lang w:val="en-US"/>
        </w:rPr>
        <w:t xml:space="preserve"> is not an identifiable or referable element. It is introduced to enable file transfer as well as serialization.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3873"/>
        <w:gridCol w:w="2429"/>
        <w:gridCol w:w="921"/>
      </w:tblGrid>
      <w:tr w:rsidR="00BB2BCD" w:rsidRPr="00CE25AF" w14:paraId="66D388A6" w14:textId="77777777" w:rsidTr="00482FC3">
        <w:trPr>
          <w:trHeight w:val="243"/>
          <w:tblHeader/>
        </w:trPr>
        <w:tc>
          <w:tcPr>
            <w:tcW w:w="2227" w:type="dxa"/>
            <w:shd w:val="clear" w:color="auto" w:fill="0778A5"/>
          </w:tcPr>
          <w:p w14:paraId="1C73D045" w14:textId="77777777" w:rsidR="00BB2BCD" w:rsidRPr="00A05F86" w:rsidRDefault="00BB2BCD" w:rsidP="000554F5">
            <w:pPr>
              <w:rPr>
                <w:color w:val="FFFFFF" w:themeColor="background1"/>
                <w:lang w:val="en-US"/>
              </w:rPr>
            </w:pPr>
            <w:r w:rsidRPr="00A05F86">
              <w:rPr>
                <w:color w:val="FFFFFF" w:themeColor="background1"/>
                <w:lang w:val="en-US"/>
              </w:rPr>
              <w:t>Class:</w:t>
            </w:r>
          </w:p>
        </w:tc>
        <w:tc>
          <w:tcPr>
            <w:tcW w:w="7402" w:type="dxa"/>
            <w:gridSpan w:val="3"/>
          </w:tcPr>
          <w:p w14:paraId="2209A389" w14:textId="1D00A021" w:rsidR="00BB2BCD" w:rsidRPr="00A05F86" w:rsidRDefault="00BB2BCD" w:rsidP="000554F5">
            <w:pPr>
              <w:rPr>
                <w:lang w:val="en-US"/>
              </w:rPr>
            </w:pPr>
            <w:r w:rsidRPr="00A05F86">
              <w:rPr>
                <w:lang w:val="en-US"/>
              </w:rPr>
              <w:t>Environment</w:t>
            </w:r>
          </w:p>
        </w:tc>
      </w:tr>
      <w:tr w:rsidR="00BB2BCD" w:rsidRPr="00C51190" w14:paraId="019E5B76" w14:textId="77777777" w:rsidTr="00482FC3">
        <w:tc>
          <w:tcPr>
            <w:tcW w:w="2227" w:type="dxa"/>
            <w:shd w:val="clear" w:color="auto" w:fill="0778A5"/>
          </w:tcPr>
          <w:p w14:paraId="5C2E25E4" w14:textId="77777777" w:rsidR="00BB2BCD" w:rsidRPr="00A05F86" w:rsidRDefault="00BB2BCD" w:rsidP="000554F5">
            <w:pPr>
              <w:rPr>
                <w:color w:val="FFFFFF" w:themeColor="background1"/>
                <w:lang w:val="en-US"/>
              </w:rPr>
            </w:pPr>
            <w:r w:rsidRPr="00A05F86">
              <w:rPr>
                <w:color w:val="FFFFFF" w:themeColor="background1"/>
                <w:lang w:val="en-US"/>
              </w:rPr>
              <w:t>Explanation:</w:t>
            </w:r>
          </w:p>
        </w:tc>
        <w:tc>
          <w:tcPr>
            <w:tcW w:w="7402" w:type="dxa"/>
            <w:gridSpan w:val="3"/>
          </w:tcPr>
          <w:p w14:paraId="717070A5" w14:textId="230F303B" w:rsidR="00BB2BCD" w:rsidRPr="00CE25AF" w:rsidRDefault="00BB2BCD" w:rsidP="000554F5">
            <w:pPr>
              <w:rPr>
                <w:lang w:val="en-US"/>
              </w:rPr>
            </w:pPr>
            <w:r w:rsidRPr="00CE25AF">
              <w:rPr>
                <w:lang w:val="en-US"/>
              </w:rPr>
              <w:t xml:space="preserve">Container for the sets of different </w:t>
            </w:r>
            <w:proofErr w:type="spellStart"/>
            <w:r w:rsidRPr="00CE25AF">
              <w:rPr>
                <w:lang w:val="en-US"/>
              </w:rPr>
              <w:t>identi</w:t>
            </w:r>
            <w:r w:rsidR="008C3EF9" w:rsidRPr="00CE25AF">
              <w:rPr>
                <w:lang w:val="en-US"/>
              </w:rPr>
              <w:t>fi</w:t>
            </w:r>
            <w:r w:rsidRPr="00CE25AF">
              <w:rPr>
                <w:lang w:val="en-US"/>
              </w:rPr>
              <w:t>ables</w:t>
            </w:r>
            <w:proofErr w:type="spellEnd"/>
          </w:p>
        </w:tc>
      </w:tr>
      <w:tr w:rsidR="00BB2BCD" w:rsidRPr="00CE25AF" w14:paraId="418A43F9" w14:textId="77777777" w:rsidTr="00482FC3">
        <w:tc>
          <w:tcPr>
            <w:tcW w:w="2227" w:type="dxa"/>
            <w:tcBorders>
              <w:bottom w:val="single" w:sz="4" w:space="0" w:color="auto"/>
            </w:tcBorders>
            <w:shd w:val="clear" w:color="auto" w:fill="0778A5"/>
          </w:tcPr>
          <w:p w14:paraId="3327788A" w14:textId="77777777" w:rsidR="00BB2BCD" w:rsidRPr="00A05F86" w:rsidRDefault="00BB2BCD" w:rsidP="000554F5">
            <w:pPr>
              <w:rPr>
                <w:color w:val="FFFFFF" w:themeColor="background1"/>
                <w:lang w:val="en-US"/>
              </w:rPr>
            </w:pPr>
            <w:r w:rsidRPr="00A05F86">
              <w:rPr>
                <w:color w:val="FFFFFF" w:themeColor="background1"/>
                <w:lang w:val="en-US"/>
              </w:rPr>
              <w:t>Inherits from:</w:t>
            </w:r>
          </w:p>
        </w:tc>
        <w:tc>
          <w:tcPr>
            <w:tcW w:w="7402" w:type="dxa"/>
            <w:gridSpan w:val="3"/>
            <w:tcBorders>
              <w:bottom w:val="single" w:sz="4" w:space="0" w:color="auto"/>
            </w:tcBorders>
          </w:tcPr>
          <w:p w14:paraId="0C48023B" w14:textId="77777777" w:rsidR="00BB2BCD" w:rsidRPr="00A05F86" w:rsidRDefault="00BB2BCD" w:rsidP="000554F5">
            <w:pPr>
              <w:rPr>
                <w:lang w:val="en-US"/>
              </w:rPr>
            </w:pPr>
            <w:r w:rsidRPr="00A05F86">
              <w:rPr>
                <w:lang w:val="en-US"/>
              </w:rPr>
              <w:t>Reference</w:t>
            </w:r>
          </w:p>
        </w:tc>
      </w:tr>
      <w:tr w:rsidR="00482FC3" w:rsidRPr="00CE25AF" w14:paraId="49B5503A" w14:textId="77777777" w:rsidTr="00482FC3">
        <w:tc>
          <w:tcPr>
            <w:tcW w:w="2227" w:type="dxa"/>
            <w:shd w:val="clear" w:color="auto" w:fill="0778A5"/>
          </w:tcPr>
          <w:p w14:paraId="705E81EE" w14:textId="77777777" w:rsidR="00BB2BCD" w:rsidRPr="00A05F86" w:rsidRDefault="00BB2BCD" w:rsidP="000554F5">
            <w:pPr>
              <w:rPr>
                <w:color w:val="FFFFFF" w:themeColor="background1"/>
                <w:sz w:val="18"/>
                <w:lang w:val="en-US"/>
              </w:rPr>
            </w:pPr>
            <w:r w:rsidRPr="00A05F86">
              <w:rPr>
                <w:color w:val="FFFFFF" w:themeColor="background1"/>
                <w:lang w:val="en-US"/>
              </w:rPr>
              <w:t xml:space="preserve">Attribute </w:t>
            </w:r>
          </w:p>
        </w:tc>
        <w:tc>
          <w:tcPr>
            <w:tcW w:w="4171" w:type="dxa"/>
            <w:shd w:val="clear" w:color="auto" w:fill="0778A5"/>
          </w:tcPr>
          <w:p w14:paraId="74AB8124" w14:textId="77777777" w:rsidR="00BB2BCD" w:rsidRPr="00A05F86" w:rsidRDefault="00BB2BCD" w:rsidP="000554F5">
            <w:pPr>
              <w:rPr>
                <w:color w:val="FFFFFF" w:themeColor="background1"/>
                <w:lang w:val="en-US"/>
              </w:rPr>
            </w:pPr>
            <w:r w:rsidRPr="00A05F86">
              <w:rPr>
                <w:color w:val="FFFFFF" w:themeColor="background1"/>
                <w:lang w:val="en-US"/>
              </w:rPr>
              <w:t>Explanation</w:t>
            </w:r>
          </w:p>
        </w:tc>
        <w:tc>
          <w:tcPr>
            <w:tcW w:w="2283" w:type="dxa"/>
            <w:shd w:val="clear" w:color="auto" w:fill="0778A5"/>
          </w:tcPr>
          <w:p w14:paraId="728641AE" w14:textId="77777777" w:rsidR="00BB2BCD" w:rsidRPr="00A05F86" w:rsidRDefault="00BB2BCD" w:rsidP="000554F5">
            <w:pPr>
              <w:rPr>
                <w:color w:val="FFFFFF" w:themeColor="background1"/>
                <w:lang w:val="en-US"/>
              </w:rPr>
            </w:pPr>
            <w:r w:rsidRPr="00A05F86">
              <w:rPr>
                <w:color w:val="FFFFFF" w:themeColor="background1"/>
                <w:lang w:val="en-US"/>
              </w:rPr>
              <w:t>Type</w:t>
            </w:r>
          </w:p>
        </w:tc>
        <w:tc>
          <w:tcPr>
            <w:tcW w:w="948" w:type="dxa"/>
            <w:shd w:val="clear" w:color="auto" w:fill="0778A5"/>
          </w:tcPr>
          <w:p w14:paraId="239296F1" w14:textId="77777777" w:rsidR="00BB2BCD" w:rsidRPr="00A05F86" w:rsidRDefault="00BB2BCD" w:rsidP="000554F5">
            <w:pPr>
              <w:rPr>
                <w:color w:val="FFFFFF" w:themeColor="background1"/>
                <w:lang w:val="en-US"/>
              </w:rPr>
            </w:pPr>
            <w:r w:rsidRPr="00A05F86">
              <w:rPr>
                <w:color w:val="FFFFFF" w:themeColor="background1"/>
                <w:lang w:val="en-US"/>
              </w:rPr>
              <w:t>Card.</w:t>
            </w:r>
          </w:p>
        </w:tc>
      </w:tr>
      <w:tr w:rsidR="00BB2BCD" w:rsidRPr="00CE25AF" w14:paraId="02AC7268" w14:textId="77777777" w:rsidTr="009C54B5">
        <w:tc>
          <w:tcPr>
            <w:tcW w:w="2227" w:type="dxa"/>
            <w:shd w:val="clear" w:color="auto" w:fill="auto"/>
          </w:tcPr>
          <w:p w14:paraId="4BD38F25" w14:textId="45B672B6" w:rsidR="00BB2BCD" w:rsidRPr="00A05F86" w:rsidRDefault="00BB2BCD" w:rsidP="000554F5">
            <w:pPr>
              <w:rPr>
                <w:lang w:val="en-US"/>
              </w:rPr>
            </w:pPr>
            <w:proofErr w:type="spellStart"/>
            <w:r w:rsidRPr="00A05F86">
              <w:rPr>
                <w:lang w:val="en-US"/>
              </w:rPr>
              <w:t>assetAdministrationShell</w:t>
            </w:r>
            <w:proofErr w:type="spellEnd"/>
          </w:p>
        </w:tc>
        <w:tc>
          <w:tcPr>
            <w:tcW w:w="4171" w:type="dxa"/>
            <w:shd w:val="clear" w:color="auto" w:fill="auto"/>
          </w:tcPr>
          <w:p w14:paraId="17FF41FC" w14:textId="75D83027" w:rsidR="00BB2BCD" w:rsidRPr="00A05F86" w:rsidRDefault="00BB2BCD" w:rsidP="000554F5">
            <w:pPr>
              <w:rPr>
                <w:lang w:val="en-US"/>
              </w:rPr>
            </w:pPr>
            <w:r w:rsidRPr="00A05F86">
              <w:rPr>
                <w:lang w:val="en-US"/>
              </w:rPr>
              <w:t xml:space="preserve">Asset </w:t>
            </w:r>
            <w:r w:rsidR="008C3307" w:rsidRPr="00CE25AF">
              <w:rPr>
                <w:lang w:val="en-US"/>
              </w:rPr>
              <w:t>A</w:t>
            </w:r>
            <w:r w:rsidRPr="00CE25AF">
              <w:rPr>
                <w:lang w:val="en-US"/>
              </w:rPr>
              <w:t xml:space="preserve">dministration </w:t>
            </w:r>
            <w:r w:rsidR="008C3307" w:rsidRPr="00CE25AF">
              <w:rPr>
                <w:lang w:val="en-US"/>
              </w:rPr>
              <w:t>S</w:t>
            </w:r>
            <w:r w:rsidRPr="00CE25AF">
              <w:rPr>
                <w:lang w:val="en-US"/>
              </w:rPr>
              <w:t>hell</w:t>
            </w:r>
          </w:p>
        </w:tc>
        <w:tc>
          <w:tcPr>
            <w:tcW w:w="2283" w:type="dxa"/>
            <w:shd w:val="clear" w:color="auto" w:fill="auto"/>
          </w:tcPr>
          <w:p w14:paraId="36931A51" w14:textId="6B7615CE" w:rsidR="00BB2BCD" w:rsidRPr="00A05F86" w:rsidRDefault="00BB2BCD" w:rsidP="000554F5">
            <w:pPr>
              <w:rPr>
                <w:lang w:val="en-US"/>
              </w:rPr>
            </w:pPr>
            <w:proofErr w:type="spellStart"/>
            <w:r w:rsidRPr="00A05F86">
              <w:rPr>
                <w:lang w:val="en-US"/>
              </w:rPr>
              <w:t>AssetAdministrationShell</w:t>
            </w:r>
            <w:proofErr w:type="spellEnd"/>
          </w:p>
        </w:tc>
        <w:tc>
          <w:tcPr>
            <w:tcW w:w="948" w:type="dxa"/>
            <w:shd w:val="clear" w:color="auto" w:fill="auto"/>
          </w:tcPr>
          <w:p w14:paraId="446570FD" w14:textId="2E920627" w:rsidR="00BB2BCD" w:rsidRPr="00A05F86" w:rsidRDefault="00BB2BCD" w:rsidP="000554F5">
            <w:pPr>
              <w:rPr>
                <w:lang w:val="en-US"/>
              </w:rPr>
            </w:pPr>
            <w:r w:rsidRPr="00A05F86">
              <w:rPr>
                <w:lang w:val="en-US"/>
              </w:rPr>
              <w:t>0..*</w:t>
            </w:r>
          </w:p>
        </w:tc>
      </w:tr>
      <w:tr w:rsidR="00BB2BCD" w:rsidRPr="00CE25AF" w14:paraId="7DC96B1B" w14:textId="77777777" w:rsidTr="009C54B5">
        <w:tc>
          <w:tcPr>
            <w:tcW w:w="2227" w:type="dxa"/>
            <w:shd w:val="clear" w:color="auto" w:fill="auto"/>
          </w:tcPr>
          <w:p w14:paraId="5C9B5C1D" w14:textId="09CE908A" w:rsidR="00BB2BCD" w:rsidRPr="00A05F86" w:rsidRDefault="00BB2BCD" w:rsidP="000554F5">
            <w:pPr>
              <w:rPr>
                <w:lang w:val="en-US"/>
              </w:rPr>
            </w:pPr>
            <w:proofErr w:type="spellStart"/>
            <w:r w:rsidRPr="00A05F86">
              <w:rPr>
                <w:lang w:val="en-US"/>
              </w:rPr>
              <w:t>submodel</w:t>
            </w:r>
            <w:proofErr w:type="spellEnd"/>
          </w:p>
        </w:tc>
        <w:tc>
          <w:tcPr>
            <w:tcW w:w="4171" w:type="dxa"/>
            <w:shd w:val="clear" w:color="auto" w:fill="auto"/>
          </w:tcPr>
          <w:p w14:paraId="4F29B4C7" w14:textId="065A22E2" w:rsidR="00BB2BCD" w:rsidRPr="00A05F86" w:rsidRDefault="00BB2BCD" w:rsidP="000554F5">
            <w:pPr>
              <w:rPr>
                <w:lang w:val="en-US"/>
              </w:rPr>
            </w:pPr>
            <w:proofErr w:type="spellStart"/>
            <w:r w:rsidRPr="00A05F86">
              <w:rPr>
                <w:lang w:val="en-US"/>
              </w:rPr>
              <w:t>Submodel</w:t>
            </w:r>
            <w:proofErr w:type="spellEnd"/>
          </w:p>
        </w:tc>
        <w:tc>
          <w:tcPr>
            <w:tcW w:w="2283" w:type="dxa"/>
            <w:shd w:val="clear" w:color="auto" w:fill="auto"/>
          </w:tcPr>
          <w:p w14:paraId="0E092245" w14:textId="1AEE0149" w:rsidR="00BB2BCD" w:rsidRPr="00A05F86" w:rsidRDefault="00BB2BCD" w:rsidP="000554F5">
            <w:pPr>
              <w:rPr>
                <w:lang w:val="en-US"/>
              </w:rPr>
            </w:pPr>
            <w:proofErr w:type="spellStart"/>
            <w:r w:rsidRPr="00A05F86">
              <w:rPr>
                <w:lang w:val="en-US"/>
              </w:rPr>
              <w:t>Submodel</w:t>
            </w:r>
            <w:proofErr w:type="spellEnd"/>
          </w:p>
        </w:tc>
        <w:tc>
          <w:tcPr>
            <w:tcW w:w="948" w:type="dxa"/>
            <w:shd w:val="clear" w:color="auto" w:fill="auto"/>
          </w:tcPr>
          <w:p w14:paraId="0F745ABB" w14:textId="3F536A42" w:rsidR="00BB2BCD" w:rsidRPr="00A05F86" w:rsidRDefault="00BB2BCD" w:rsidP="000554F5">
            <w:pPr>
              <w:rPr>
                <w:lang w:val="en-US"/>
              </w:rPr>
            </w:pPr>
            <w:r w:rsidRPr="00A05F86">
              <w:rPr>
                <w:lang w:val="en-US"/>
              </w:rPr>
              <w:t>0..*</w:t>
            </w:r>
          </w:p>
        </w:tc>
      </w:tr>
      <w:tr w:rsidR="00BB2BCD" w:rsidRPr="00CE25AF" w14:paraId="321D565A" w14:textId="77777777" w:rsidTr="009C54B5">
        <w:tc>
          <w:tcPr>
            <w:tcW w:w="2227" w:type="dxa"/>
            <w:shd w:val="clear" w:color="auto" w:fill="auto"/>
          </w:tcPr>
          <w:p w14:paraId="1DBF97CF" w14:textId="71509A4D" w:rsidR="00BB2BCD" w:rsidRPr="00A05F86" w:rsidRDefault="00BB2BCD" w:rsidP="000554F5">
            <w:pPr>
              <w:rPr>
                <w:lang w:val="en-US"/>
              </w:rPr>
            </w:pPr>
            <w:proofErr w:type="spellStart"/>
            <w:r w:rsidRPr="00A05F86">
              <w:rPr>
                <w:lang w:val="en-US"/>
              </w:rPr>
              <w:t>conceptDescription</w:t>
            </w:r>
            <w:proofErr w:type="spellEnd"/>
          </w:p>
        </w:tc>
        <w:tc>
          <w:tcPr>
            <w:tcW w:w="4171" w:type="dxa"/>
            <w:shd w:val="clear" w:color="auto" w:fill="auto"/>
          </w:tcPr>
          <w:p w14:paraId="5A2FB158" w14:textId="22F0EB7A" w:rsidR="00BB2BCD" w:rsidRPr="00A05F86" w:rsidRDefault="00BB2BCD" w:rsidP="000554F5">
            <w:pPr>
              <w:rPr>
                <w:lang w:val="en-US"/>
              </w:rPr>
            </w:pPr>
            <w:r w:rsidRPr="00A05F86">
              <w:rPr>
                <w:lang w:val="en-US"/>
              </w:rPr>
              <w:t>Concept description</w:t>
            </w:r>
          </w:p>
        </w:tc>
        <w:tc>
          <w:tcPr>
            <w:tcW w:w="2283" w:type="dxa"/>
            <w:shd w:val="clear" w:color="auto" w:fill="auto"/>
          </w:tcPr>
          <w:p w14:paraId="72B3724E" w14:textId="53D68AA5" w:rsidR="00BB2BCD" w:rsidRPr="00A05F86" w:rsidRDefault="00BB2BCD" w:rsidP="000554F5">
            <w:pPr>
              <w:rPr>
                <w:lang w:val="en-US"/>
              </w:rPr>
            </w:pPr>
            <w:proofErr w:type="spellStart"/>
            <w:r w:rsidRPr="00A05F86">
              <w:rPr>
                <w:lang w:val="en-US"/>
              </w:rPr>
              <w:t>ConceptDescription</w:t>
            </w:r>
            <w:proofErr w:type="spellEnd"/>
          </w:p>
        </w:tc>
        <w:tc>
          <w:tcPr>
            <w:tcW w:w="948" w:type="dxa"/>
            <w:shd w:val="clear" w:color="auto" w:fill="auto"/>
          </w:tcPr>
          <w:p w14:paraId="69350568" w14:textId="34BB6E13" w:rsidR="00BB2BCD" w:rsidRPr="00A05F86" w:rsidRDefault="00BB2BCD" w:rsidP="000554F5">
            <w:pPr>
              <w:rPr>
                <w:lang w:val="en-US"/>
              </w:rPr>
            </w:pPr>
            <w:r w:rsidRPr="00A05F86">
              <w:rPr>
                <w:lang w:val="en-US"/>
              </w:rPr>
              <w:t>0..*</w:t>
            </w:r>
          </w:p>
        </w:tc>
      </w:tr>
    </w:tbl>
    <w:p w14:paraId="5DCE9BBE" w14:textId="77777777" w:rsidR="00BB2BCD" w:rsidRPr="00A05F86" w:rsidRDefault="00BB2BCD" w:rsidP="009C54B5">
      <w:pPr>
        <w:rPr>
          <w:lang w:val="en-US"/>
        </w:rPr>
      </w:pPr>
    </w:p>
    <w:p w14:paraId="3B222841" w14:textId="4B8FFF6A" w:rsidR="00553051" w:rsidRPr="00A05F86" w:rsidRDefault="009F13A1" w:rsidP="004E069D">
      <w:pPr>
        <w:pStyle w:val="Heading3"/>
        <w:numPr>
          <w:ilvl w:val="2"/>
          <w:numId w:val="53"/>
        </w:numPr>
        <w:rPr>
          <w:lang w:val="en-US"/>
        </w:rPr>
      </w:pPr>
      <w:bookmarkStart w:id="1989" w:name="_Ref113806011"/>
      <w:bookmarkStart w:id="1990" w:name="_Toc125227920"/>
      <w:bookmarkStart w:id="1991" w:name="_Toc125537707"/>
      <w:r w:rsidRPr="00A05F86">
        <w:rPr>
          <w:lang w:val="en-US"/>
        </w:rPr>
        <w:t xml:space="preserve">Referencing </w:t>
      </w:r>
      <w:r w:rsidR="003939F9" w:rsidRPr="00A05F86">
        <w:rPr>
          <w:lang w:val="en-US"/>
        </w:rPr>
        <w:t xml:space="preserve">in Asset </w:t>
      </w:r>
      <w:r w:rsidR="0089433B" w:rsidRPr="00A05F86">
        <w:rPr>
          <w:lang w:val="en-US"/>
        </w:rPr>
        <w:t>Administration Shell</w:t>
      </w:r>
      <w:r w:rsidRPr="00A05F86">
        <w:rPr>
          <w:lang w:val="en-US"/>
        </w:rPr>
        <w:t>s</w:t>
      </w:r>
      <w:bookmarkEnd w:id="1978"/>
      <w:bookmarkEnd w:id="1979"/>
      <w:bookmarkEnd w:id="1980"/>
      <w:bookmarkEnd w:id="1981"/>
      <w:bookmarkEnd w:id="1982"/>
      <w:bookmarkEnd w:id="1983"/>
      <w:bookmarkEnd w:id="1984"/>
      <w:bookmarkEnd w:id="1985"/>
      <w:bookmarkEnd w:id="1986"/>
      <w:bookmarkEnd w:id="1989"/>
      <w:bookmarkEnd w:id="1990"/>
      <w:bookmarkEnd w:id="1991"/>
    </w:p>
    <w:p w14:paraId="126905E4" w14:textId="717ECE82" w:rsidR="007F269C" w:rsidRPr="00A05F86" w:rsidRDefault="007F269C" w:rsidP="00E805F8">
      <w:pPr>
        <w:pStyle w:val="Heading4"/>
        <w:numPr>
          <w:ilvl w:val="3"/>
          <w:numId w:val="53"/>
        </w:numPr>
        <w:rPr>
          <w:lang w:val="en-US"/>
        </w:rPr>
      </w:pPr>
      <w:r w:rsidRPr="00A05F86">
        <w:rPr>
          <w:lang w:val="en-US"/>
        </w:rPr>
        <w:t>Overview</w:t>
      </w:r>
    </w:p>
    <w:p w14:paraId="26CF37C1" w14:textId="7156234F" w:rsidR="000B65FB" w:rsidRPr="00CE25AF" w:rsidRDefault="008C3307" w:rsidP="000B65FB">
      <w:pPr>
        <w:rPr>
          <w:lang w:val="en-US"/>
        </w:rPr>
      </w:pPr>
      <w:r w:rsidRPr="00CE25AF">
        <w:rPr>
          <w:lang w:val="en-US"/>
        </w:rPr>
        <w:t xml:space="preserve">To date,  </w:t>
      </w:r>
      <w:r w:rsidR="000B65FB" w:rsidRPr="00CE25AF">
        <w:rPr>
          <w:lang w:val="en-US"/>
        </w:rPr>
        <w:t xml:space="preserve">two </w:t>
      </w:r>
      <w:r w:rsidR="007F269C" w:rsidRPr="00CE25AF">
        <w:rPr>
          <w:lang w:val="en-US"/>
        </w:rPr>
        <w:t>kinds of references</w:t>
      </w:r>
      <w:r w:rsidR="007F269C" w:rsidRPr="006C5C0E">
        <w:rPr>
          <w:lang w:val="en-US"/>
        </w:rPr>
        <w:t xml:space="preserve"> are distinguished: references</w:t>
      </w:r>
      <w:r w:rsidRPr="00CE25AF">
        <w:rPr>
          <w:lang w:val="en-US"/>
        </w:rPr>
        <w:t xml:space="preserve"> </w:t>
      </w:r>
      <w:r w:rsidR="007F269C" w:rsidRPr="00CE25AF">
        <w:rPr>
          <w:lang w:val="en-US"/>
        </w:rPr>
        <w:t>to external objects or entities (</w:t>
      </w:r>
      <w:r w:rsidR="00474FA9" w:rsidRPr="00CE25AF">
        <w:rPr>
          <w:lang w:val="en-US"/>
        </w:rPr>
        <w:t xml:space="preserve">external </w:t>
      </w:r>
      <w:r w:rsidR="000B65FB" w:rsidRPr="00CE25AF">
        <w:rPr>
          <w:lang w:val="en-US"/>
        </w:rPr>
        <w:t>r</w:t>
      </w:r>
      <w:r w:rsidR="007F269C" w:rsidRPr="00CE25AF">
        <w:rPr>
          <w:lang w:val="en-US"/>
        </w:rPr>
        <w:t xml:space="preserve">eference) and </w:t>
      </w:r>
      <w:r w:rsidR="007F269C" w:rsidRPr="006C5C0E">
        <w:rPr>
          <w:lang w:val="en-US"/>
        </w:rPr>
        <w:t>references</w:t>
      </w:r>
      <w:r w:rsidRPr="00CE25AF">
        <w:rPr>
          <w:lang w:val="en-US"/>
        </w:rPr>
        <w:t xml:space="preserve"> </w:t>
      </w:r>
      <w:r w:rsidR="007F269C" w:rsidRPr="00CE25AF">
        <w:rPr>
          <w:lang w:val="en-US"/>
        </w:rPr>
        <w:t>to model element</w:t>
      </w:r>
      <w:r w:rsidRPr="00CE25AF">
        <w:rPr>
          <w:lang w:val="en-US"/>
        </w:rPr>
        <w:t>s</w:t>
      </w:r>
      <w:r w:rsidR="007F269C" w:rsidRPr="00CE25AF">
        <w:rPr>
          <w:lang w:val="en-US"/>
        </w:rPr>
        <w:t xml:space="preserve"> of the same or </w:t>
      </w:r>
      <w:r w:rsidR="000B65FB" w:rsidRPr="00CE25AF">
        <w:rPr>
          <w:lang w:val="en-US"/>
        </w:rPr>
        <w:t>an</w:t>
      </w:r>
      <w:r w:rsidR="007F269C" w:rsidRPr="00CE25AF">
        <w:rPr>
          <w:lang w:val="en-US"/>
        </w:rPr>
        <w:t xml:space="preserve">other </w:t>
      </w:r>
      <w:r w:rsidR="003702DB" w:rsidRPr="00CE25AF">
        <w:rPr>
          <w:lang w:val="en-US"/>
        </w:rPr>
        <w:t>Asset Administration Shell</w:t>
      </w:r>
      <w:r w:rsidR="007F269C" w:rsidRPr="00CE25AF">
        <w:rPr>
          <w:lang w:val="en-US"/>
        </w:rPr>
        <w:t xml:space="preserve"> (</w:t>
      </w:r>
      <w:r w:rsidR="000B65FB" w:rsidRPr="00CE25AF">
        <w:rPr>
          <w:lang w:val="en-US"/>
        </w:rPr>
        <w:t>m</w:t>
      </w:r>
      <w:r w:rsidR="007F269C" w:rsidRPr="00CE25AF">
        <w:rPr>
          <w:lang w:val="en-US"/>
        </w:rPr>
        <w:t xml:space="preserve">odel </w:t>
      </w:r>
      <w:r w:rsidR="000B65FB" w:rsidRPr="00CE25AF">
        <w:rPr>
          <w:lang w:val="en-US"/>
        </w:rPr>
        <w:t>r</w:t>
      </w:r>
      <w:r w:rsidR="007F269C" w:rsidRPr="00CE25AF">
        <w:rPr>
          <w:lang w:val="en-US"/>
        </w:rPr>
        <w:t>eference).</w:t>
      </w:r>
      <w:r w:rsidR="000B65FB" w:rsidRPr="00CE25AF">
        <w:rPr>
          <w:lang w:val="en-US"/>
        </w:rPr>
        <w:t xml:space="preserve"> Model references are also used for metamodel inherent relationships like </w:t>
      </w:r>
      <w:proofErr w:type="spellStart"/>
      <w:r w:rsidR="000B65FB" w:rsidRPr="00CE25AF">
        <w:rPr>
          <w:lang w:val="en-US"/>
        </w:rPr>
        <w:t>submodels</w:t>
      </w:r>
      <w:proofErr w:type="spellEnd"/>
      <w:r w:rsidR="000B65FB" w:rsidRPr="00CE25AF">
        <w:rPr>
          <w:lang w:val="en-US"/>
        </w:rPr>
        <w:t xml:space="preserve"> of an </w:t>
      </w:r>
      <w:r w:rsidR="004334F4" w:rsidRPr="00CE25AF">
        <w:rPr>
          <w:lang w:val="en-US"/>
        </w:rPr>
        <w:t>Asset</w:t>
      </w:r>
      <w:r w:rsidRPr="00CE25AF">
        <w:rPr>
          <w:lang w:val="en-US"/>
        </w:rPr>
        <w:t xml:space="preserve"> </w:t>
      </w:r>
      <w:r w:rsidR="004334F4" w:rsidRPr="00CE25AF">
        <w:rPr>
          <w:lang w:val="en-US"/>
        </w:rPr>
        <w:t>Admi</w:t>
      </w:r>
      <w:r w:rsidR="00271522" w:rsidRPr="00CE25AF">
        <w:rPr>
          <w:lang w:val="en-US"/>
        </w:rPr>
        <w:t>nist</w:t>
      </w:r>
      <w:r w:rsidR="004334F4" w:rsidRPr="00CE25AF">
        <w:rPr>
          <w:lang w:val="en-US"/>
        </w:rPr>
        <w:t>ration</w:t>
      </w:r>
      <w:r w:rsidRPr="00CE25AF">
        <w:rPr>
          <w:lang w:val="en-US"/>
        </w:rPr>
        <w:t xml:space="preserve"> </w:t>
      </w:r>
      <w:r w:rsidR="004334F4" w:rsidRPr="00CE25AF">
        <w:rPr>
          <w:lang w:val="en-US"/>
        </w:rPr>
        <w:t xml:space="preserve">Shell </w:t>
      </w:r>
      <w:r w:rsidR="000B65FB" w:rsidRPr="00CE25AF">
        <w:rPr>
          <w:lang w:val="en-US"/>
        </w:rPr>
        <w:t xml:space="preserve">(notation see </w:t>
      </w:r>
      <w:r w:rsidR="000B65FB" w:rsidRPr="00A05F86">
        <w:rPr>
          <w:lang w:val="en-US"/>
        </w:rPr>
        <w:fldChar w:fldCharType="begin"/>
      </w:r>
      <w:r w:rsidR="000B65FB" w:rsidRPr="00CE25AF">
        <w:rPr>
          <w:lang w:val="en-US"/>
        </w:rPr>
        <w:instrText xml:space="preserve"> REF _Ref103182738 \r \h </w:instrText>
      </w:r>
      <w:r w:rsidR="000B65FB" w:rsidRPr="00A05F86">
        <w:rPr>
          <w:lang w:val="en-US"/>
        </w:rPr>
      </w:r>
      <w:r w:rsidR="000B65FB" w:rsidRPr="00A05F86">
        <w:rPr>
          <w:lang w:val="en-US"/>
        </w:rPr>
        <w:fldChar w:fldCharType="separate"/>
      </w:r>
      <w:r w:rsidR="00F511DE">
        <w:rPr>
          <w:lang w:val="en-US"/>
        </w:rPr>
        <w:t>0</w:t>
      </w:r>
      <w:r w:rsidR="000B65FB" w:rsidRPr="00A05F86">
        <w:rPr>
          <w:lang w:val="en-US"/>
        </w:rPr>
        <w:fldChar w:fldCharType="end"/>
      </w:r>
      <w:r w:rsidR="000B65FB" w:rsidRPr="00CE25AF">
        <w:rPr>
          <w:lang w:val="en-US"/>
        </w:rPr>
        <w:t>).</w:t>
      </w:r>
    </w:p>
    <w:p w14:paraId="797FFB8D" w14:textId="4BE52B2A" w:rsidR="007F269C" w:rsidRPr="00CE25AF" w:rsidRDefault="000B65FB" w:rsidP="000B65FB">
      <w:pPr>
        <w:rPr>
          <w:lang w:val="en-US"/>
        </w:rPr>
      </w:pPr>
      <w:r w:rsidRPr="00CE25AF">
        <w:rPr>
          <w:lang w:val="en-US"/>
        </w:rPr>
        <w:t>A</w:t>
      </w:r>
      <w:r w:rsidR="00474FA9" w:rsidRPr="00CE25AF">
        <w:rPr>
          <w:lang w:val="en-US"/>
        </w:rPr>
        <w:t>n external</w:t>
      </w:r>
      <w:r w:rsidRPr="00CE25AF">
        <w:rPr>
          <w:lang w:val="en-US"/>
        </w:rPr>
        <w:t xml:space="preserve"> reference is a unique identifier. The identifier can be a concatenation of different identifiers, </w:t>
      </w:r>
      <w:r w:rsidR="008C3307" w:rsidRPr="00CE25AF">
        <w:rPr>
          <w:lang w:val="en-US"/>
        </w:rPr>
        <w:t>r</w:t>
      </w:r>
      <w:r w:rsidRPr="00CE25AF">
        <w:rPr>
          <w:lang w:val="en-US"/>
        </w:rPr>
        <w:t xml:space="preserve">epresenting </w:t>
      </w:r>
      <w:r w:rsidR="008C3307" w:rsidRPr="00CE25AF">
        <w:rPr>
          <w:lang w:val="en-US"/>
        </w:rPr>
        <w:t xml:space="preserve">e.g. </w:t>
      </w:r>
      <w:r w:rsidRPr="00CE25AF">
        <w:rPr>
          <w:lang w:val="en-US"/>
        </w:rPr>
        <w:t>an IRDI path.</w:t>
      </w:r>
    </w:p>
    <w:p w14:paraId="51CEC076" w14:textId="2B1F63EE" w:rsidR="00D70FED" w:rsidRPr="00CE25AF" w:rsidRDefault="00D70FED" w:rsidP="00A05F86">
      <w:pPr>
        <w:pStyle w:val="NOTE"/>
        <w:ind w:left="284" w:firstLine="0"/>
        <w:rPr>
          <w:lang w:val="en-US"/>
        </w:rPr>
      </w:pPr>
      <w:r w:rsidRPr="00CE25AF">
        <w:rPr>
          <w:lang w:val="en-US"/>
        </w:rPr>
        <w:t xml:space="preserve">Note: </w:t>
      </w:r>
      <w:r w:rsidR="008C3307" w:rsidRPr="00CE25AF">
        <w:rPr>
          <w:lang w:val="en-US"/>
        </w:rPr>
        <w:t>r</w:t>
      </w:r>
      <w:r w:rsidRPr="00CE25AF">
        <w:rPr>
          <w:lang w:val="en-US"/>
        </w:rPr>
        <w:t xml:space="preserve">eferences should not be mixed up with locators. Even URLs can be used as identifiers and do not necessarily describe a resource that can be accessed. </w:t>
      </w:r>
    </w:p>
    <w:p w14:paraId="5A2FF953" w14:textId="6F830764" w:rsidR="008440B9" w:rsidRPr="00CE25AF" w:rsidRDefault="008440B9" w:rsidP="009C54B5">
      <w:pPr>
        <w:rPr>
          <w:lang w:val="en-US"/>
        </w:rPr>
      </w:pPr>
    </w:p>
    <w:p w14:paraId="4E9D8AB4" w14:textId="7FD6DB4A" w:rsidR="00C92C38" w:rsidRPr="00A05F86" w:rsidRDefault="00C92C38" w:rsidP="00E805F8">
      <w:pPr>
        <w:pStyle w:val="Heading4"/>
        <w:numPr>
          <w:ilvl w:val="3"/>
          <w:numId w:val="53"/>
        </w:numPr>
        <w:rPr>
          <w:lang w:val="en-US"/>
        </w:rPr>
      </w:pPr>
      <w:r w:rsidRPr="00A05F86">
        <w:rPr>
          <w:lang w:val="en-US"/>
        </w:rPr>
        <w:t>Reference Attributes</w:t>
      </w:r>
    </w:p>
    <w:p w14:paraId="0CDEEBCB" w14:textId="33B45AE5" w:rsidR="00C92C38" w:rsidRPr="00CE25AF" w:rsidRDefault="0076303B" w:rsidP="00110904">
      <w:pPr>
        <w:pStyle w:val="Caption"/>
      </w:pPr>
      <w:bookmarkStart w:id="1992" w:name="_Toc125537870"/>
      <w:r w:rsidRPr="00CE25AF">
        <w:rPr>
          <w:noProof/>
        </w:rPr>
        <w:drawing>
          <wp:anchor distT="0" distB="0" distL="114300" distR="114300" simplePos="0" relativeHeight="252761088" behindDoc="0" locked="0" layoutInCell="1" allowOverlap="1" wp14:anchorId="3DD9DD4D" wp14:editId="6D8F2BE0">
            <wp:simplePos x="0" y="0"/>
            <wp:positionH relativeFrom="column">
              <wp:posOffset>779145</wp:posOffset>
            </wp:positionH>
            <wp:positionV relativeFrom="paragraph">
              <wp:posOffset>302260</wp:posOffset>
            </wp:positionV>
            <wp:extent cx="3409950" cy="1974850"/>
            <wp:effectExtent l="0" t="0" r="0" b="0"/>
            <wp:wrapTopAndBottom/>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09950" cy="197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C38" w:rsidRPr="00CE25AF">
        <w:t xml:space="preserve">Figure </w:t>
      </w:r>
      <w:r w:rsidR="00561536">
        <w:fldChar w:fldCharType="begin"/>
      </w:r>
      <w:r w:rsidR="00561536">
        <w:instrText xml:space="preserve"> SEQ Figure \* ARABIC </w:instrText>
      </w:r>
      <w:r w:rsidR="00561536">
        <w:fldChar w:fldCharType="separate"/>
      </w:r>
      <w:r w:rsidR="00F511DE">
        <w:rPr>
          <w:noProof/>
        </w:rPr>
        <w:t>47</w:t>
      </w:r>
      <w:r w:rsidR="00561536">
        <w:fldChar w:fldCharType="end"/>
      </w:r>
      <w:r w:rsidR="00C92C38" w:rsidRPr="00CE25AF">
        <w:t xml:space="preserve"> </w:t>
      </w:r>
      <w:r w:rsidR="000C5E1E" w:rsidRPr="00CE25AF">
        <w:t>Metamodel of</w:t>
      </w:r>
      <w:r w:rsidR="00C92C38" w:rsidRPr="00CE25AF">
        <w:t xml:space="preserve"> Reference</w:t>
      </w:r>
      <w:bookmarkEnd w:id="1992"/>
    </w:p>
    <w:p w14:paraId="15FB8005" w14:textId="2C435674" w:rsidR="0025229A" w:rsidRPr="00CE25AF" w:rsidRDefault="0025229A" w:rsidP="00C72010">
      <w:pPr>
        <w:rPr>
          <w:lang w:val="en-US"/>
        </w:rPr>
      </w:pPr>
    </w:p>
    <w:p w14:paraId="28D488BC" w14:textId="5CB13AD7" w:rsidR="00C92C38" w:rsidRPr="00CE25AF" w:rsidRDefault="008C3307" w:rsidP="006E71A7">
      <w:pPr>
        <w:pStyle w:val="Figure"/>
        <w:rPr>
          <w:lang w:val="en-US"/>
        </w:rPr>
      </w:pPr>
      <w:r w:rsidRPr="00CE25AF">
        <w:rPr>
          <w:lang w:val="en-US"/>
        </w:rPr>
        <w:lastRenderedPageBreak/>
        <w:t xml:space="preserve">See </w:t>
      </w:r>
      <w:r w:rsidR="0082767B">
        <w:rPr>
          <w:lang w:val="en-US"/>
        </w:rPr>
        <w:t>C</w:t>
      </w:r>
      <w:r w:rsidRPr="00CE25AF">
        <w:rPr>
          <w:lang w:val="en-US"/>
        </w:rPr>
        <w:t xml:space="preserve">lause </w:t>
      </w:r>
      <w:r w:rsidRPr="007C14E8">
        <w:rPr>
          <w:lang w:val="en-US"/>
        </w:rPr>
        <w:fldChar w:fldCharType="begin"/>
      </w:r>
      <w:r w:rsidRPr="00CE25AF">
        <w:rPr>
          <w:lang w:val="en-US"/>
        </w:rPr>
        <w:instrText xml:space="preserve"> REF _Ref115206588 \r \h </w:instrText>
      </w:r>
      <w:r w:rsidRPr="007C14E8">
        <w:rPr>
          <w:lang w:val="en-US"/>
        </w:rPr>
      </w:r>
      <w:r w:rsidRPr="007C14E8">
        <w:rPr>
          <w:lang w:val="en-US"/>
        </w:rPr>
        <w:fldChar w:fldCharType="separate"/>
      </w:r>
      <w:r w:rsidR="00F511DE">
        <w:rPr>
          <w:lang w:val="en-US"/>
        </w:rPr>
        <w:t>4.4.2</w:t>
      </w:r>
      <w:r w:rsidRPr="007C14E8">
        <w:rPr>
          <w:lang w:val="en-US"/>
        </w:rPr>
        <w:fldChar w:fldCharType="end"/>
      </w:r>
      <w:r w:rsidR="002F482E">
        <w:rPr>
          <w:lang w:val="en-US"/>
        </w:rPr>
        <w:t xml:space="preserve"> </w:t>
      </w:r>
      <w:r w:rsidRPr="00CE25AF">
        <w:rPr>
          <w:lang w:val="en-US"/>
        </w:rPr>
        <w:t>f</w:t>
      </w:r>
      <w:r w:rsidR="00C2497E" w:rsidRPr="00CE25AF">
        <w:rPr>
          <w:lang w:val="en-US"/>
        </w:rPr>
        <w:t xml:space="preserve">or </w:t>
      </w:r>
      <w:r w:rsidRPr="00CE25AF">
        <w:rPr>
          <w:lang w:val="en-US"/>
        </w:rPr>
        <w:t>r</w:t>
      </w:r>
      <w:r w:rsidR="00C2497E" w:rsidRPr="00CE25AF">
        <w:rPr>
          <w:lang w:val="en-US"/>
        </w:rPr>
        <w:t>eference matching.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7"/>
        <w:gridCol w:w="4253"/>
        <w:gridCol w:w="1984"/>
        <w:gridCol w:w="1146"/>
      </w:tblGrid>
      <w:tr w:rsidR="00C92C38" w:rsidRPr="00CE25AF" w14:paraId="3A38CD20" w14:textId="77777777" w:rsidTr="00482FC3">
        <w:trPr>
          <w:tblHeader/>
        </w:trPr>
        <w:tc>
          <w:tcPr>
            <w:tcW w:w="1838" w:type="dxa"/>
            <w:shd w:val="clear" w:color="auto" w:fill="0778A5"/>
          </w:tcPr>
          <w:p w14:paraId="7C8E5B1A" w14:textId="77777777" w:rsidR="00C92C38" w:rsidRPr="007C14E8" w:rsidRDefault="00C92C38" w:rsidP="00DB0485">
            <w:pPr>
              <w:rPr>
                <w:color w:val="FFFFFF" w:themeColor="background1"/>
                <w:lang w:val="en-US"/>
              </w:rPr>
            </w:pPr>
            <w:r w:rsidRPr="007C14E8">
              <w:rPr>
                <w:color w:val="FFFFFF" w:themeColor="background1"/>
                <w:lang w:val="en-US"/>
              </w:rPr>
              <w:t>Class:</w:t>
            </w:r>
          </w:p>
        </w:tc>
        <w:tc>
          <w:tcPr>
            <w:tcW w:w="7383" w:type="dxa"/>
            <w:gridSpan w:val="3"/>
          </w:tcPr>
          <w:p w14:paraId="7C49E73B" w14:textId="77777777" w:rsidR="00C92C38" w:rsidRPr="007C14E8" w:rsidRDefault="00C92C38" w:rsidP="00DB0485">
            <w:pPr>
              <w:rPr>
                <w:lang w:val="en-US"/>
              </w:rPr>
            </w:pPr>
            <w:r w:rsidRPr="007C14E8">
              <w:rPr>
                <w:lang w:val="en-US"/>
              </w:rPr>
              <w:t>Reference</w:t>
            </w:r>
          </w:p>
        </w:tc>
      </w:tr>
      <w:tr w:rsidR="00C92C38" w:rsidRPr="00C51190" w14:paraId="3F2F482E" w14:textId="77777777" w:rsidTr="00482FC3">
        <w:trPr>
          <w:tblHeader/>
        </w:trPr>
        <w:tc>
          <w:tcPr>
            <w:tcW w:w="1838" w:type="dxa"/>
            <w:shd w:val="clear" w:color="auto" w:fill="0778A5"/>
          </w:tcPr>
          <w:p w14:paraId="302226DB" w14:textId="77777777" w:rsidR="00C92C38" w:rsidRPr="007C14E8" w:rsidRDefault="00C92C38" w:rsidP="00DB0485">
            <w:pPr>
              <w:rPr>
                <w:color w:val="FFFFFF" w:themeColor="background1"/>
                <w:lang w:val="en-US"/>
              </w:rPr>
            </w:pPr>
            <w:r w:rsidRPr="007C14E8">
              <w:rPr>
                <w:color w:val="FFFFFF" w:themeColor="background1"/>
                <w:lang w:val="en-US"/>
              </w:rPr>
              <w:t>Explanation:</w:t>
            </w:r>
          </w:p>
        </w:tc>
        <w:tc>
          <w:tcPr>
            <w:tcW w:w="7383" w:type="dxa"/>
            <w:gridSpan w:val="3"/>
          </w:tcPr>
          <w:p w14:paraId="29397E6B" w14:textId="76E3479C" w:rsidR="00C92C38" w:rsidRPr="00CE25AF" w:rsidRDefault="00C92C38" w:rsidP="00DB0485">
            <w:pPr>
              <w:rPr>
                <w:lang w:val="en-US"/>
              </w:rPr>
            </w:pPr>
            <w:r w:rsidRPr="00CE25AF">
              <w:rPr>
                <w:lang w:val="en-US"/>
              </w:rPr>
              <w:t xml:space="preserve">Reference to either a model element of the same or another </w:t>
            </w:r>
            <w:r w:rsidR="000F7E83" w:rsidRPr="00CE25AF">
              <w:rPr>
                <w:lang w:val="en-US"/>
              </w:rPr>
              <w:t>Asset Administration Shell</w:t>
            </w:r>
            <w:r w:rsidRPr="00CE25AF">
              <w:rPr>
                <w:lang w:val="en-US"/>
              </w:rPr>
              <w:t xml:space="preserve"> or to an external entity</w:t>
            </w:r>
          </w:p>
          <w:p w14:paraId="1DB3A710" w14:textId="1ECF5714" w:rsidR="00C92C38" w:rsidRPr="00CE25AF" w:rsidRDefault="00C92C38" w:rsidP="00DB0485">
            <w:pPr>
              <w:rPr>
                <w:lang w:val="en-US"/>
              </w:rPr>
            </w:pPr>
            <w:r w:rsidRPr="00CE25AF">
              <w:rPr>
                <w:lang w:val="en-US"/>
              </w:rPr>
              <w:t>A model reference is an ordered list of keys, each key referencing an element. The complete list of keys may</w:t>
            </w:r>
            <w:r w:rsidR="003E2E65" w:rsidRPr="00CE25AF">
              <w:rPr>
                <w:lang w:val="en-US"/>
              </w:rPr>
              <w:t>,</w:t>
            </w:r>
            <w:r w:rsidRPr="00CE25AF">
              <w:rPr>
                <w:lang w:val="en-US"/>
              </w:rPr>
              <w:t xml:space="preserve"> for example</w:t>
            </w:r>
            <w:r w:rsidR="003E2E65" w:rsidRPr="00CE25AF">
              <w:rPr>
                <w:lang w:val="en-US"/>
              </w:rPr>
              <w:t>,</w:t>
            </w:r>
            <w:r w:rsidRPr="00CE25AF">
              <w:rPr>
                <w:lang w:val="en-US"/>
              </w:rPr>
              <w:t xml:space="preserve"> be concatenated to a path that gives unique access to an element.</w:t>
            </w:r>
          </w:p>
          <w:p w14:paraId="101CE2A3" w14:textId="11356502" w:rsidR="00C92C38" w:rsidRPr="00CE25AF" w:rsidRDefault="00C92C38" w:rsidP="00DB0485">
            <w:pPr>
              <w:rPr>
                <w:lang w:val="en-US"/>
              </w:rPr>
            </w:pPr>
            <w:r w:rsidRPr="00CE25AF">
              <w:rPr>
                <w:lang w:val="en-US"/>
              </w:rPr>
              <w:t>A</w:t>
            </w:r>
            <w:r w:rsidR="00474FA9" w:rsidRPr="00CE25AF">
              <w:rPr>
                <w:lang w:val="en-US"/>
              </w:rPr>
              <w:t>n external</w:t>
            </w:r>
            <w:r w:rsidRPr="00CE25AF">
              <w:rPr>
                <w:lang w:val="en-US"/>
              </w:rPr>
              <w:t xml:space="preserve"> reference is a re</w:t>
            </w:r>
            <w:r w:rsidR="00A24E82" w:rsidRPr="00CE25AF">
              <w:rPr>
                <w:lang w:val="en-US"/>
              </w:rPr>
              <w:t>fe</w:t>
            </w:r>
            <w:r w:rsidRPr="00CE25AF">
              <w:rPr>
                <w:lang w:val="en-US"/>
              </w:rPr>
              <w:t>rence to an external entity.</w:t>
            </w:r>
          </w:p>
        </w:tc>
      </w:tr>
      <w:tr w:rsidR="00C92C38" w:rsidRPr="00CE25AF" w14:paraId="757F0D8D" w14:textId="77777777" w:rsidTr="00482FC3">
        <w:trPr>
          <w:tblHeader/>
        </w:trPr>
        <w:tc>
          <w:tcPr>
            <w:tcW w:w="1838" w:type="dxa"/>
            <w:tcBorders>
              <w:bottom w:val="single" w:sz="4" w:space="0" w:color="auto"/>
            </w:tcBorders>
            <w:shd w:val="clear" w:color="auto" w:fill="0778A5"/>
          </w:tcPr>
          <w:p w14:paraId="13F0D2B2" w14:textId="77777777" w:rsidR="00C92C38" w:rsidRPr="007C14E8" w:rsidRDefault="00C92C38" w:rsidP="00DB0485">
            <w:pPr>
              <w:rPr>
                <w:color w:val="FFFFFF" w:themeColor="background1"/>
                <w:lang w:val="en-US"/>
              </w:rPr>
            </w:pPr>
            <w:r w:rsidRPr="007C14E8">
              <w:rPr>
                <w:color w:val="FFFFFF" w:themeColor="background1"/>
                <w:lang w:val="en-US"/>
              </w:rPr>
              <w:t>Inherits from:</w:t>
            </w:r>
          </w:p>
        </w:tc>
        <w:tc>
          <w:tcPr>
            <w:tcW w:w="7383" w:type="dxa"/>
            <w:gridSpan w:val="3"/>
            <w:tcBorders>
              <w:bottom w:val="single" w:sz="4" w:space="0" w:color="auto"/>
            </w:tcBorders>
          </w:tcPr>
          <w:p w14:paraId="18CFC32B" w14:textId="392927D5" w:rsidR="00C92C38" w:rsidRPr="007C14E8" w:rsidRDefault="007C7773" w:rsidP="00DB0485">
            <w:pPr>
              <w:rPr>
                <w:lang w:val="en-US"/>
              </w:rPr>
            </w:pPr>
            <w:r w:rsidRPr="007C14E8">
              <w:rPr>
                <w:lang w:val="en-US"/>
              </w:rPr>
              <w:t>--</w:t>
            </w:r>
          </w:p>
        </w:tc>
      </w:tr>
      <w:tr w:rsidR="00482FC3" w:rsidRPr="00CE25AF" w14:paraId="7F6AE98D" w14:textId="77777777" w:rsidTr="00482FC3">
        <w:trPr>
          <w:trHeight w:val="719"/>
          <w:tblHeader/>
        </w:trPr>
        <w:tc>
          <w:tcPr>
            <w:tcW w:w="1838" w:type="dxa"/>
            <w:shd w:val="clear" w:color="auto" w:fill="0778A5"/>
          </w:tcPr>
          <w:p w14:paraId="2637DE9F" w14:textId="77777777" w:rsidR="00C92C38" w:rsidRPr="007C14E8" w:rsidRDefault="00C92C38" w:rsidP="00DB0485">
            <w:pPr>
              <w:rPr>
                <w:color w:val="FFFFFF" w:themeColor="background1"/>
                <w:sz w:val="18"/>
                <w:lang w:val="en-US"/>
              </w:rPr>
            </w:pPr>
            <w:r w:rsidRPr="007C14E8">
              <w:rPr>
                <w:color w:val="FFFFFF" w:themeColor="background1"/>
                <w:lang w:val="en-US"/>
              </w:rPr>
              <w:t xml:space="preserve">Attribute </w:t>
            </w:r>
          </w:p>
        </w:tc>
        <w:tc>
          <w:tcPr>
            <w:tcW w:w="4253" w:type="dxa"/>
            <w:shd w:val="clear" w:color="auto" w:fill="0778A5"/>
          </w:tcPr>
          <w:p w14:paraId="4864521A" w14:textId="77777777" w:rsidR="00C92C38" w:rsidRPr="007C14E8" w:rsidRDefault="00C92C38" w:rsidP="00DB0485">
            <w:pPr>
              <w:rPr>
                <w:color w:val="FFFFFF" w:themeColor="background1"/>
                <w:lang w:val="en-US"/>
              </w:rPr>
            </w:pPr>
            <w:r w:rsidRPr="007C14E8">
              <w:rPr>
                <w:color w:val="FFFFFF" w:themeColor="background1"/>
                <w:lang w:val="en-US"/>
              </w:rPr>
              <w:t>Explanation</w:t>
            </w:r>
          </w:p>
        </w:tc>
        <w:tc>
          <w:tcPr>
            <w:tcW w:w="1984" w:type="dxa"/>
            <w:shd w:val="clear" w:color="auto" w:fill="0778A5"/>
          </w:tcPr>
          <w:p w14:paraId="4BAE8F34" w14:textId="77777777" w:rsidR="00C92C38" w:rsidRPr="007C14E8" w:rsidRDefault="00C92C38" w:rsidP="00DB0485">
            <w:pPr>
              <w:rPr>
                <w:color w:val="FFFFFF" w:themeColor="background1"/>
                <w:lang w:val="en-US"/>
              </w:rPr>
            </w:pPr>
            <w:r w:rsidRPr="007C14E8">
              <w:rPr>
                <w:color w:val="FFFFFF" w:themeColor="background1"/>
                <w:lang w:val="en-US"/>
              </w:rPr>
              <w:t>Type</w:t>
            </w:r>
          </w:p>
        </w:tc>
        <w:tc>
          <w:tcPr>
            <w:tcW w:w="1146" w:type="dxa"/>
            <w:shd w:val="clear" w:color="auto" w:fill="0778A5"/>
          </w:tcPr>
          <w:p w14:paraId="02B89CFB" w14:textId="77777777" w:rsidR="00C92C38" w:rsidRPr="007C14E8" w:rsidRDefault="00C92C38" w:rsidP="00DB0485">
            <w:pPr>
              <w:rPr>
                <w:color w:val="FFFFFF" w:themeColor="background1"/>
                <w:lang w:val="en-US"/>
              </w:rPr>
            </w:pPr>
            <w:r w:rsidRPr="007C14E8">
              <w:rPr>
                <w:color w:val="FFFFFF" w:themeColor="background1"/>
                <w:lang w:val="en-US"/>
              </w:rPr>
              <w:t>Card.</w:t>
            </w:r>
          </w:p>
        </w:tc>
      </w:tr>
      <w:tr w:rsidR="00C92C38" w:rsidRPr="00CE25AF" w14:paraId="5392E3A5" w14:textId="77777777" w:rsidTr="00DB0485">
        <w:trPr>
          <w:tblHeader/>
        </w:trPr>
        <w:tc>
          <w:tcPr>
            <w:tcW w:w="1838" w:type="dxa"/>
            <w:shd w:val="clear" w:color="auto" w:fill="auto"/>
          </w:tcPr>
          <w:p w14:paraId="438EB20C" w14:textId="77777777" w:rsidR="00C92C38" w:rsidRPr="007C14E8" w:rsidRDefault="00C92C38" w:rsidP="00DB0485">
            <w:pPr>
              <w:rPr>
                <w:lang w:val="en-US"/>
              </w:rPr>
            </w:pPr>
            <w:r w:rsidRPr="007C14E8">
              <w:rPr>
                <w:lang w:val="en-US"/>
              </w:rPr>
              <w:t>type</w:t>
            </w:r>
          </w:p>
        </w:tc>
        <w:tc>
          <w:tcPr>
            <w:tcW w:w="4253" w:type="dxa"/>
            <w:shd w:val="clear" w:color="auto" w:fill="auto"/>
          </w:tcPr>
          <w:p w14:paraId="54514F73" w14:textId="1F3FF40E" w:rsidR="00C92C38" w:rsidRPr="00CE25AF" w:rsidRDefault="00C92C38" w:rsidP="00DB0485">
            <w:pPr>
              <w:rPr>
                <w:lang w:val="en-US"/>
              </w:rPr>
            </w:pPr>
            <w:r w:rsidRPr="00CE25AF">
              <w:rPr>
                <w:lang w:val="en-US"/>
              </w:rPr>
              <w:t>Type of the reference</w:t>
            </w:r>
          </w:p>
          <w:p w14:paraId="4E61C77E" w14:textId="3BC7EE1F" w:rsidR="00C92C38" w:rsidRPr="00CE25AF" w:rsidRDefault="00C92C38" w:rsidP="00DB0485">
            <w:pPr>
              <w:rPr>
                <w:lang w:val="en-US"/>
              </w:rPr>
            </w:pPr>
            <w:r w:rsidRPr="00CE25AF">
              <w:rPr>
                <w:lang w:val="en-US"/>
              </w:rPr>
              <w:t>Denotes whether reference is a</w:t>
            </w:r>
            <w:r w:rsidR="00D32D5F" w:rsidRPr="00CE25AF">
              <w:rPr>
                <w:lang w:val="en-US"/>
              </w:rPr>
              <w:t>n</w:t>
            </w:r>
            <w:r w:rsidRPr="00CE25AF">
              <w:rPr>
                <w:lang w:val="en-US"/>
              </w:rPr>
              <w:t xml:space="preserve"> </w:t>
            </w:r>
            <w:r w:rsidR="00D32D5F" w:rsidRPr="00CE25AF">
              <w:rPr>
                <w:lang w:val="en-US"/>
              </w:rPr>
              <w:t>external</w:t>
            </w:r>
            <w:r w:rsidRPr="00CE25AF">
              <w:rPr>
                <w:lang w:val="en-US"/>
              </w:rPr>
              <w:t xml:space="preserve"> reference or a model reference</w:t>
            </w:r>
          </w:p>
        </w:tc>
        <w:tc>
          <w:tcPr>
            <w:tcW w:w="1984" w:type="dxa"/>
            <w:shd w:val="clear" w:color="auto" w:fill="auto"/>
          </w:tcPr>
          <w:p w14:paraId="182F0903" w14:textId="77777777" w:rsidR="00C92C38" w:rsidRPr="007C14E8" w:rsidRDefault="00C92C38" w:rsidP="00DB0485">
            <w:pPr>
              <w:rPr>
                <w:lang w:val="en-US"/>
              </w:rPr>
            </w:pPr>
            <w:proofErr w:type="spellStart"/>
            <w:r w:rsidRPr="007C14E8">
              <w:rPr>
                <w:lang w:val="en-US"/>
              </w:rPr>
              <w:t>ReferenceTypes</w:t>
            </w:r>
            <w:proofErr w:type="spellEnd"/>
          </w:p>
        </w:tc>
        <w:tc>
          <w:tcPr>
            <w:tcW w:w="1146" w:type="dxa"/>
            <w:shd w:val="clear" w:color="auto" w:fill="auto"/>
          </w:tcPr>
          <w:p w14:paraId="5F798291" w14:textId="77777777" w:rsidR="00C92C38" w:rsidRPr="007C14E8" w:rsidRDefault="00C92C38" w:rsidP="00DB0485">
            <w:pPr>
              <w:rPr>
                <w:lang w:val="en-US"/>
              </w:rPr>
            </w:pPr>
            <w:r w:rsidRPr="007C14E8">
              <w:rPr>
                <w:lang w:val="en-US"/>
              </w:rPr>
              <w:t>1</w:t>
            </w:r>
          </w:p>
        </w:tc>
      </w:tr>
      <w:tr w:rsidR="00C92C38" w:rsidRPr="00CE25AF" w14:paraId="2E518891" w14:textId="77777777" w:rsidTr="00DB0485">
        <w:trPr>
          <w:tblHeader/>
        </w:trPr>
        <w:tc>
          <w:tcPr>
            <w:tcW w:w="1838" w:type="dxa"/>
            <w:shd w:val="clear" w:color="auto" w:fill="auto"/>
          </w:tcPr>
          <w:p w14:paraId="45340B28" w14:textId="77777777" w:rsidR="00C92C38" w:rsidRPr="007C14E8" w:rsidRDefault="00C92C38" w:rsidP="00DB0485">
            <w:pPr>
              <w:rPr>
                <w:lang w:val="en-US"/>
              </w:rPr>
            </w:pPr>
            <w:proofErr w:type="spellStart"/>
            <w:r w:rsidRPr="007C14E8">
              <w:rPr>
                <w:lang w:val="en-US"/>
              </w:rPr>
              <w:t>referredSemanticId</w:t>
            </w:r>
            <w:proofErr w:type="spellEnd"/>
          </w:p>
        </w:tc>
        <w:tc>
          <w:tcPr>
            <w:tcW w:w="4253" w:type="dxa"/>
            <w:shd w:val="clear" w:color="auto" w:fill="auto"/>
          </w:tcPr>
          <w:p w14:paraId="4ABF2FD5" w14:textId="23E51488" w:rsidR="00C92C38" w:rsidRPr="00CE25AF" w:rsidRDefault="00242770" w:rsidP="00DB0485">
            <w:pPr>
              <w:rPr>
                <w:lang w:val="en-US"/>
              </w:rPr>
            </w:pPr>
            <w:r w:rsidRPr="00CE25AF">
              <w:rPr>
                <w:lang w:val="en-US"/>
              </w:rPr>
              <w:t>Expected s</w:t>
            </w:r>
            <w:r w:rsidR="00C92C38" w:rsidRPr="00CE25AF">
              <w:rPr>
                <w:lang w:val="en-US"/>
              </w:rPr>
              <w:t>emantic</w:t>
            </w:r>
            <w:r w:rsidRPr="00CE25AF">
              <w:rPr>
                <w:lang w:val="en-US"/>
              </w:rPr>
              <w:t xml:space="preserve"> ID</w:t>
            </w:r>
            <w:r w:rsidR="00C92C38" w:rsidRPr="00CE25AF">
              <w:rPr>
                <w:lang w:val="en-US"/>
              </w:rPr>
              <w:t xml:space="preserve"> of the referenced model element (</w:t>
            </w:r>
            <w:r w:rsidR="00C92C38" w:rsidRPr="00CE25AF">
              <w:rPr>
                <w:i/>
                <w:iCs/>
                <w:lang w:val="en-US"/>
              </w:rPr>
              <w:t>Reference/type=</w:t>
            </w:r>
            <w:proofErr w:type="spellStart"/>
            <w:r w:rsidR="00C92C38" w:rsidRPr="00CE25AF">
              <w:rPr>
                <w:i/>
                <w:iCs/>
                <w:lang w:val="en-US"/>
              </w:rPr>
              <w:t>ModelReference</w:t>
            </w:r>
            <w:proofErr w:type="spellEnd"/>
            <w:r w:rsidR="00C92C38" w:rsidRPr="00CE25AF">
              <w:rPr>
                <w:lang w:val="en-US"/>
              </w:rPr>
              <w:t>)</w:t>
            </w:r>
            <w:r w:rsidR="008C3307" w:rsidRPr="00CE25AF">
              <w:rPr>
                <w:lang w:val="en-US"/>
              </w:rPr>
              <w:t>;</w:t>
            </w:r>
            <w:r w:rsidR="00297039">
              <w:rPr>
                <w:lang w:val="en-US"/>
              </w:rPr>
              <w:t xml:space="preserve"> </w:t>
            </w:r>
            <w:r w:rsidR="008C3307" w:rsidRPr="00CE25AF">
              <w:rPr>
                <w:lang w:val="en-US"/>
              </w:rPr>
              <w:t>there typically is no semantic ID f</w:t>
            </w:r>
            <w:r w:rsidR="00C92C38" w:rsidRPr="00CE25AF">
              <w:rPr>
                <w:lang w:val="en-US"/>
              </w:rPr>
              <w:t xml:space="preserve">or </w:t>
            </w:r>
            <w:proofErr w:type="spellStart"/>
            <w:r w:rsidR="008C3307" w:rsidRPr="00CE25AF">
              <w:rPr>
                <w:lang w:val="en-US"/>
              </w:rPr>
              <w:t>for</w:t>
            </w:r>
            <w:proofErr w:type="spellEnd"/>
            <w:r w:rsidR="008C3307" w:rsidRPr="00CE25AF">
              <w:rPr>
                <w:lang w:val="en-US"/>
              </w:rPr>
              <w:t xml:space="preserve"> the referenced object of </w:t>
            </w:r>
            <w:r w:rsidR="00D32D5F" w:rsidRPr="00CE25AF">
              <w:rPr>
                <w:lang w:val="en-US"/>
              </w:rPr>
              <w:t xml:space="preserve">external </w:t>
            </w:r>
            <w:r w:rsidR="00C92C38" w:rsidRPr="00CE25AF">
              <w:rPr>
                <w:lang w:val="en-US"/>
              </w:rPr>
              <w:t>references</w:t>
            </w:r>
            <w:r w:rsidR="00C82085" w:rsidRPr="00CE25AF">
              <w:rPr>
                <w:lang w:val="en-US"/>
              </w:rPr>
              <w:t xml:space="preserve"> </w:t>
            </w:r>
            <w:r w:rsidR="00C82085" w:rsidRPr="00CE25AF">
              <w:rPr>
                <w:i/>
                <w:iCs/>
                <w:lang w:val="en-US"/>
              </w:rPr>
              <w:t>(Reference/Type=</w:t>
            </w:r>
            <w:proofErr w:type="spellStart"/>
            <w:r w:rsidR="00C82085" w:rsidRPr="00CE25AF">
              <w:rPr>
                <w:i/>
                <w:iCs/>
                <w:lang w:val="en-US"/>
              </w:rPr>
              <w:t>ExternalReference</w:t>
            </w:r>
            <w:proofErr w:type="spellEnd"/>
            <w:r w:rsidR="00C82085" w:rsidRPr="00CE25AF">
              <w:rPr>
                <w:i/>
                <w:iCs/>
                <w:lang w:val="en-US"/>
              </w:rPr>
              <w:t>)</w:t>
            </w:r>
            <w:r w:rsidR="00324DF5" w:rsidRPr="00CE25AF">
              <w:rPr>
                <w:lang w:val="en-US"/>
              </w:rPr>
              <w:t>.</w:t>
            </w:r>
          </w:p>
          <w:p w14:paraId="5F49CE4E" w14:textId="79C3FAE4" w:rsidR="002657FB" w:rsidRPr="00CE25AF" w:rsidRDefault="002657FB" w:rsidP="007C14E8">
            <w:pPr>
              <w:pStyle w:val="NOTE"/>
              <w:ind w:left="284" w:firstLine="0"/>
              <w:rPr>
                <w:lang w:val="en-US"/>
              </w:rPr>
            </w:pPr>
            <w:r w:rsidRPr="00CE25AF">
              <w:rPr>
                <w:lang w:val="en-US"/>
              </w:rPr>
              <w:t>Note</w:t>
            </w:r>
            <w:r w:rsidR="008C3307" w:rsidRPr="00CE25AF">
              <w:rPr>
                <w:lang w:val="en-US"/>
              </w:rPr>
              <w:t xml:space="preserve"> 1</w:t>
            </w:r>
            <w:r w:rsidRPr="00CE25AF">
              <w:rPr>
                <w:lang w:val="en-US"/>
              </w:rPr>
              <w:t xml:space="preserve">: </w:t>
            </w:r>
            <w:r w:rsidR="008C3307" w:rsidRPr="00CE25AF">
              <w:rPr>
                <w:lang w:val="en-US"/>
              </w:rPr>
              <w:t>i</w:t>
            </w:r>
            <w:r w:rsidR="00C82085" w:rsidRPr="00CE25AF">
              <w:rPr>
                <w:lang w:val="en-US"/>
              </w:rPr>
              <w:t>f Reference/</w:t>
            </w:r>
            <w:proofErr w:type="spellStart"/>
            <w:r w:rsidR="00C82085" w:rsidRPr="00CE25AF">
              <w:rPr>
                <w:lang w:val="en-US"/>
              </w:rPr>
              <w:t>referredSemanticId</w:t>
            </w:r>
            <w:proofErr w:type="spellEnd"/>
            <w:r w:rsidR="00C82085" w:rsidRPr="00CE25AF">
              <w:rPr>
                <w:lang w:val="en-US"/>
              </w:rPr>
              <w:t xml:space="preserve"> is defined</w:t>
            </w:r>
            <w:r w:rsidR="008C3307" w:rsidRPr="00CE25AF">
              <w:rPr>
                <w:lang w:val="en-US"/>
              </w:rPr>
              <w:t xml:space="preserve">, </w:t>
            </w:r>
            <w:r w:rsidR="00C82085" w:rsidRPr="00CE25AF">
              <w:rPr>
                <w:lang w:val="en-US"/>
              </w:rPr>
              <w:t xml:space="preserve">the </w:t>
            </w:r>
            <w:proofErr w:type="spellStart"/>
            <w:r w:rsidR="00C82085" w:rsidRPr="00CE25AF">
              <w:rPr>
                <w:lang w:val="en-US"/>
              </w:rPr>
              <w:t>semanticId</w:t>
            </w:r>
            <w:proofErr w:type="spellEnd"/>
            <w:r w:rsidR="00C82085" w:rsidRPr="00CE25AF">
              <w:rPr>
                <w:lang w:val="en-US"/>
              </w:rPr>
              <w:t xml:space="preserve"> of the model element referenced should have a matching semantic ID.</w:t>
            </w:r>
            <w:r w:rsidRPr="00CE25AF">
              <w:rPr>
                <w:lang w:val="en-US"/>
              </w:rPr>
              <w:t xml:space="preserve"> If </w:t>
            </w:r>
            <w:r w:rsidR="008C3307" w:rsidRPr="00CE25AF">
              <w:rPr>
                <w:lang w:val="en-US"/>
              </w:rPr>
              <w:t>this is not the case,</w:t>
            </w:r>
            <w:r w:rsidRPr="00CE25AF">
              <w:rPr>
                <w:lang w:val="en-US"/>
              </w:rPr>
              <w:t xml:space="preserve"> a validator should raise a warning.</w:t>
            </w:r>
          </w:p>
          <w:p w14:paraId="789CCBAE" w14:textId="32EDB9EC" w:rsidR="00506C75" w:rsidRPr="00CE25AF" w:rsidRDefault="002657FB" w:rsidP="007C14E8">
            <w:pPr>
              <w:pStyle w:val="NOTE"/>
              <w:ind w:left="284" w:firstLine="0"/>
              <w:rPr>
                <w:lang w:val="en-US"/>
              </w:rPr>
            </w:pPr>
            <w:r w:rsidRPr="00CE25AF">
              <w:rPr>
                <w:lang w:val="en-US"/>
              </w:rPr>
              <w:t>Note</w:t>
            </w:r>
            <w:r w:rsidR="008C3307" w:rsidRPr="00CE25AF">
              <w:rPr>
                <w:lang w:val="en-US"/>
              </w:rPr>
              <w:t xml:space="preserve"> 2</w:t>
            </w:r>
            <w:r w:rsidRPr="00CE25AF">
              <w:rPr>
                <w:lang w:val="en-US"/>
              </w:rPr>
              <w:t xml:space="preserve">: </w:t>
            </w:r>
            <w:r w:rsidR="008C3307" w:rsidRPr="00CE25AF">
              <w:rPr>
                <w:lang w:val="en-US"/>
              </w:rPr>
              <w:t>i</w:t>
            </w:r>
            <w:r w:rsidR="00506C75" w:rsidRPr="00CE25AF">
              <w:rPr>
                <w:lang w:val="en-US"/>
              </w:rPr>
              <w:t xml:space="preserve">t is recommended to use </w:t>
            </w:r>
            <w:r w:rsidR="00474FA9" w:rsidRPr="00CE25AF">
              <w:rPr>
                <w:lang w:val="en-US"/>
              </w:rPr>
              <w:t>an external</w:t>
            </w:r>
            <w:r w:rsidR="00506C75" w:rsidRPr="00CE25AF">
              <w:rPr>
                <w:lang w:val="en-US"/>
              </w:rPr>
              <w:t xml:space="preserve"> reference</w:t>
            </w:r>
            <w:r w:rsidRPr="00CE25AF">
              <w:rPr>
                <w:lang w:val="en-US"/>
              </w:rPr>
              <w:t xml:space="preserve"> for the semantic ID expected from the referenced model element.</w:t>
            </w:r>
          </w:p>
        </w:tc>
        <w:tc>
          <w:tcPr>
            <w:tcW w:w="1984" w:type="dxa"/>
            <w:shd w:val="clear" w:color="auto" w:fill="auto"/>
          </w:tcPr>
          <w:p w14:paraId="323EBD5C" w14:textId="6245B2CA" w:rsidR="00C92C38" w:rsidRPr="007C14E8" w:rsidRDefault="00506C75" w:rsidP="00DB0485">
            <w:pPr>
              <w:rPr>
                <w:lang w:val="en-US"/>
              </w:rPr>
            </w:pPr>
            <w:r w:rsidRPr="007C14E8">
              <w:rPr>
                <w:lang w:val="en-US"/>
              </w:rPr>
              <w:t>Reference</w:t>
            </w:r>
          </w:p>
        </w:tc>
        <w:tc>
          <w:tcPr>
            <w:tcW w:w="1146" w:type="dxa"/>
            <w:shd w:val="clear" w:color="auto" w:fill="auto"/>
          </w:tcPr>
          <w:p w14:paraId="2BF342AC" w14:textId="77777777" w:rsidR="00C92C38" w:rsidRPr="007C14E8" w:rsidRDefault="00C92C38" w:rsidP="00DB0485">
            <w:pPr>
              <w:rPr>
                <w:lang w:val="en-US"/>
              </w:rPr>
            </w:pPr>
            <w:r w:rsidRPr="007C14E8">
              <w:rPr>
                <w:lang w:val="en-US"/>
              </w:rPr>
              <w:t>0..1</w:t>
            </w:r>
          </w:p>
        </w:tc>
      </w:tr>
      <w:tr w:rsidR="00C92C38" w:rsidRPr="00CE25AF" w14:paraId="1CFAD705" w14:textId="77777777" w:rsidTr="00DB0485">
        <w:trPr>
          <w:tblHeader/>
        </w:trPr>
        <w:tc>
          <w:tcPr>
            <w:tcW w:w="1838" w:type="dxa"/>
            <w:shd w:val="clear" w:color="auto" w:fill="auto"/>
          </w:tcPr>
          <w:p w14:paraId="08F0F27A" w14:textId="77777777" w:rsidR="00C92C38" w:rsidRPr="007C14E8" w:rsidRDefault="00C92C38" w:rsidP="00DB0485">
            <w:pPr>
              <w:rPr>
                <w:lang w:val="en-US"/>
              </w:rPr>
            </w:pPr>
            <w:r w:rsidRPr="007C14E8">
              <w:rPr>
                <w:lang w:val="en-US"/>
              </w:rPr>
              <w:t>key &lt;&lt;ordered&gt;&gt;</w:t>
            </w:r>
          </w:p>
        </w:tc>
        <w:tc>
          <w:tcPr>
            <w:tcW w:w="4253" w:type="dxa"/>
            <w:shd w:val="clear" w:color="auto" w:fill="auto"/>
          </w:tcPr>
          <w:p w14:paraId="1E92F6F5" w14:textId="7AF604CB" w:rsidR="00C92C38" w:rsidRPr="00CE25AF" w:rsidRDefault="00C92C38" w:rsidP="00DB0485">
            <w:pPr>
              <w:rPr>
                <w:lang w:val="en-US"/>
              </w:rPr>
            </w:pPr>
            <w:r w:rsidRPr="00CE25AF">
              <w:rPr>
                <w:lang w:val="en-US"/>
              </w:rPr>
              <w:t>Unique reference in its name space</w:t>
            </w:r>
          </w:p>
        </w:tc>
        <w:tc>
          <w:tcPr>
            <w:tcW w:w="1984" w:type="dxa"/>
            <w:shd w:val="clear" w:color="auto" w:fill="auto"/>
          </w:tcPr>
          <w:p w14:paraId="0718D72B" w14:textId="77777777" w:rsidR="00C92C38" w:rsidRPr="007C14E8" w:rsidRDefault="00C92C38" w:rsidP="00DB0485">
            <w:pPr>
              <w:rPr>
                <w:lang w:val="en-US"/>
              </w:rPr>
            </w:pPr>
            <w:r w:rsidRPr="007C14E8">
              <w:rPr>
                <w:lang w:val="en-US"/>
              </w:rPr>
              <w:t>Key</w:t>
            </w:r>
          </w:p>
        </w:tc>
        <w:tc>
          <w:tcPr>
            <w:tcW w:w="1146" w:type="dxa"/>
            <w:shd w:val="clear" w:color="auto" w:fill="auto"/>
          </w:tcPr>
          <w:p w14:paraId="5F034F02" w14:textId="77777777" w:rsidR="00C92C38" w:rsidRPr="007C14E8" w:rsidRDefault="00C92C38" w:rsidP="00DB0485">
            <w:pPr>
              <w:rPr>
                <w:lang w:val="en-US"/>
              </w:rPr>
            </w:pPr>
            <w:r w:rsidRPr="007C14E8">
              <w:rPr>
                <w:lang w:val="en-US"/>
              </w:rPr>
              <w:t>1..*</w:t>
            </w:r>
          </w:p>
        </w:tc>
      </w:tr>
    </w:tbl>
    <w:p w14:paraId="2B0B5C0A" w14:textId="0B953365" w:rsidR="007B3EEC" w:rsidRPr="00CE25AF" w:rsidRDefault="007B3EEC" w:rsidP="007B3EE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237"/>
      </w:tblGrid>
      <w:tr w:rsidR="007B3EEC" w:rsidRPr="00CE25AF" w14:paraId="79385475" w14:textId="77777777" w:rsidTr="00CA689D">
        <w:trPr>
          <w:tblHeader/>
        </w:trPr>
        <w:tc>
          <w:tcPr>
            <w:tcW w:w="2689" w:type="dxa"/>
            <w:shd w:val="clear" w:color="auto" w:fill="0778A5"/>
          </w:tcPr>
          <w:p w14:paraId="6DD6BB94" w14:textId="77777777" w:rsidR="007B3EEC" w:rsidRPr="007C14E8" w:rsidRDefault="007B3EEC" w:rsidP="00CA689D">
            <w:pPr>
              <w:rPr>
                <w:color w:val="FFFFFF" w:themeColor="background1"/>
                <w:lang w:val="en-US"/>
              </w:rPr>
            </w:pPr>
            <w:r w:rsidRPr="007C14E8">
              <w:rPr>
                <w:color w:val="FFFFFF" w:themeColor="background1"/>
                <w:lang w:val="en-US"/>
              </w:rPr>
              <w:t>Enumeration:</w:t>
            </w:r>
          </w:p>
        </w:tc>
        <w:tc>
          <w:tcPr>
            <w:tcW w:w="6237" w:type="dxa"/>
          </w:tcPr>
          <w:p w14:paraId="61E715B3" w14:textId="25CE0116" w:rsidR="007B3EEC" w:rsidRPr="007C14E8" w:rsidRDefault="007B3EEC" w:rsidP="00CA689D">
            <w:pPr>
              <w:rPr>
                <w:lang w:val="en-US"/>
              </w:rPr>
            </w:pPr>
            <w:proofErr w:type="spellStart"/>
            <w:r w:rsidRPr="007C14E8">
              <w:rPr>
                <w:lang w:val="en-US"/>
              </w:rPr>
              <w:t>ReferenceTypes</w:t>
            </w:r>
            <w:proofErr w:type="spellEnd"/>
          </w:p>
        </w:tc>
      </w:tr>
      <w:tr w:rsidR="007B3EEC" w:rsidRPr="00C51190" w14:paraId="69578285" w14:textId="77777777" w:rsidTr="00CA689D">
        <w:tc>
          <w:tcPr>
            <w:tcW w:w="2689" w:type="dxa"/>
            <w:shd w:val="clear" w:color="auto" w:fill="0778A5"/>
          </w:tcPr>
          <w:p w14:paraId="010D03F2" w14:textId="77777777" w:rsidR="007B3EEC" w:rsidRPr="007C14E8" w:rsidRDefault="007B3EEC" w:rsidP="00CA689D">
            <w:pPr>
              <w:rPr>
                <w:color w:val="FFFFFF" w:themeColor="background1"/>
                <w:lang w:val="en-US"/>
              </w:rPr>
            </w:pPr>
            <w:r w:rsidRPr="007C14E8">
              <w:rPr>
                <w:color w:val="FFFFFF" w:themeColor="background1"/>
                <w:lang w:val="en-US"/>
              </w:rPr>
              <w:t>Explanation:</w:t>
            </w:r>
          </w:p>
        </w:tc>
        <w:tc>
          <w:tcPr>
            <w:tcW w:w="6237" w:type="dxa"/>
          </w:tcPr>
          <w:p w14:paraId="6B5CFCB4" w14:textId="4D2E4D28" w:rsidR="007B3EEC" w:rsidRPr="00CE25AF" w:rsidRDefault="007B3EEC" w:rsidP="00CA689D">
            <w:pPr>
              <w:rPr>
                <w:lang w:val="en-US"/>
              </w:rPr>
            </w:pPr>
            <w:r w:rsidRPr="00CE25AF">
              <w:rPr>
                <w:lang w:val="en-US"/>
              </w:rPr>
              <w:t>Enumeration for denoting whether an element is a</w:t>
            </w:r>
            <w:r w:rsidR="008C3307" w:rsidRPr="00CE25AF">
              <w:rPr>
                <w:lang w:val="en-US"/>
              </w:rPr>
              <w:t>n</w:t>
            </w:r>
            <w:r w:rsidRPr="00CE25AF">
              <w:rPr>
                <w:lang w:val="en-US"/>
              </w:rPr>
              <w:t xml:space="preserve"> </w:t>
            </w:r>
            <w:r w:rsidR="005E09BA" w:rsidRPr="00CE25AF">
              <w:rPr>
                <w:lang w:val="en-US"/>
              </w:rPr>
              <w:t>external</w:t>
            </w:r>
            <w:r w:rsidRPr="00CE25AF">
              <w:rPr>
                <w:lang w:val="en-US"/>
              </w:rPr>
              <w:t xml:space="preserve"> or model reference</w:t>
            </w:r>
          </w:p>
        </w:tc>
      </w:tr>
      <w:tr w:rsidR="007B3EEC" w:rsidRPr="00CE25AF" w14:paraId="50AC726B" w14:textId="77777777" w:rsidTr="00CA689D">
        <w:tc>
          <w:tcPr>
            <w:tcW w:w="2689" w:type="dxa"/>
            <w:tcBorders>
              <w:bottom w:val="single" w:sz="4" w:space="0" w:color="auto"/>
            </w:tcBorders>
            <w:shd w:val="clear" w:color="auto" w:fill="0778A5"/>
          </w:tcPr>
          <w:p w14:paraId="5D371ABB" w14:textId="77777777" w:rsidR="007B3EEC" w:rsidRPr="007C14E8" w:rsidRDefault="007B3EEC" w:rsidP="00CA689D">
            <w:pPr>
              <w:rPr>
                <w:color w:val="FFFFFF" w:themeColor="background1"/>
                <w:lang w:val="en-US"/>
              </w:rPr>
            </w:pPr>
            <w:r w:rsidRPr="007C14E8">
              <w:rPr>
                <w:color w:val="FFFFFF" w:themeColor="background1"/>
                <w:lang w:val="en-US"/>
              </w:rPr>
              <w:t>Set of:</w:t>
            </w:r>
          </w:p>
        </w:tc>
        <w:tc>
          <w:tcPr>
            <w:tcW w:w="6237" w:type="dxa"/>
            <w:tcBorders>
              <w:bottom w:val="single" w:sz="4" w:space="0" w:color="auto"/>
            </w:tcBorders>
          </w:tcPr>
          <w:p w14:paraId="26095FC9" w14:textId="77777777" w:rsidR="007B3EEC" w:rsidRPr="007C14E8" w:rsidRDefault="007B3EEC" w:rsidP="00CA689D">
            <w:pPr>
              <w:rPr>
                <w:lang w:val="en-US"/>
              </w:rPr>
            </w:pPr>
            <w:r w:rsidRPr="007C14E8">
              <w:rPr>
                <w:lang w:val="en-US"/>
              </w:rPr>
              <w:t>--</w:t>
            </w:r>
          </w:p>
        </w:tc>
      </w:tr>
      <w:tr w:rsidR="007B3EEC" w:rsidRPr="00CE25AF" w14:paraId="71140D59" w14:textId="77777777" w:rsidTr="00CA689D">
        <w:tc>
          <w:tcPr>
            <w:tcW w:w="2689" w:type="dxa"/>
            <w:shd w:val="clear" w:color="auto" w:fill="0778A5"/>
          </w:tcPr>
          <w:p w14:paraId="02AE48E5" w14:textId="77777777" w:rsidR="007B3EEC" w:rsidRPr="007C14E8" w:rsidRDefault="007B3EEC" w:rsidP="00CA689D">
            <w:pPr>
              <w:rPr>
                <w:color w:val="FFFFFF" w:themeColor="background1"/>
                <w:lang w:val="en-US"/>
              </w:rPr>
            </w:pPr>
            <w:r w:rsidRPr="007C14E8">
              <w:rPr>
                <w:color w:val="FFFFFF" w:themeColor="background1"/>
                <w:lang w:val="en-US"/>
              </w:rPr>
              <w:t>Literal</w:t>
            </w:r>
          </w:p>
        </w:tc>
        <w:tc>
          <w:tcPr>
            <w:tcW w:w="6237" w:type="dxa"/>
            <w:shd w:val="clear" w:color="auto" w:fill="0778A5"/>
          </w:tcPr>
          <w:p w14:paraId="732F1A62" w14:textId="77777777" w:rsidR="007B3EEC" w:rsidRPr="007C14E8" w:rsidRDefault="007B3EEC" w:rsidP="00CA689D">
            <w:pPr>
              <w:rPr>
                <w:color w:val="FFFFFF" w:themeColor="background1"/>
                <w:lang w:val="en-US"/>
              </w:rPr>
            </w:pPr>
            <w:r w:rsidRPr="007C14E8">
              <w:rPr>
                <w:color w:val="FFFFFF" w:themeColor="background1"/>
                <w:lang w:val="en-US"/>
              </w:rPr>
              <w:t>Explanation</w:t>
            </w:r>
          </w:p>
        </w:tc>
      </w:tr>
      <w:tr w:rsidR="007B3EEC" w:rsidRPr="00CE25AF" w14:paraId="50AF067C" w14:textId="77777777" w:rsidTr="00CA689D">
        <w:tc>
          <w:tcPr>
            <w:tcW w:w="2689" w:type="dxa"/>
            <w:shd w:val="clear" w:color="auto" w:fill="FFFFFF" w:themeFill="background1"/>
          </w:tcPr>
          <w:p w14:paraId="295107E5" w14:textId="030AE294" w:rsidR="007B3EEC" w:rsidRPr="007C14E8" w:rsidRDefault="005E09BA" w:rsidP="00CA689D">
            <w:pPr>
              <w:rPr>
                <w:lang w:val="en-US"/>
              </w:rPr>
            </w:pPr>
            <w:proofErr w:type="spellStart"/>
            <w:r w:rsidRPr="007C14E8">
              <w:rPr>
                <w:lang w:val="en-US"/>
              </w:rPr>
              <w:t>External</w:t>
            </w:r>
            <w:r w:rsidR="007B3EEC" w:rsidRPr="007C14E8">
              <w:rPr>
                <w:lang w:val="en-US"/>
              </w:rPr>
              <w:t>Reference</w:t>
            </w:r>
            <w:proofErr w:type="spellEnd"/>
          </w:p>
        </w:tc>
        <w:tc>
          <w:tcPr>
            <w:tcW w:w="6237" w:type="dxa"/>
            <w:shd w:val="clear" w:color="auto" w:fill="FFFFFF" w:themeFill="background1"/>
          </w:tcPr>
          <w:p w14:paraId="731D9376" w14:textId="66A507AD" w:rsidR="007B3EEC" w:rsidRPr="007C14E8" w:rsidRDefault="005E09BA" w:rsidP="00C72010">
            <w:pPr>
              <w:rPr>
                <w:lang w:val="en-US"/>
              </w:rPr>
            </w:pPr>
            <w:r w:rsidRPr="007C14E8">
              <w:rPr>
                <w:lang w:val="en-US"/>
              </w:rPr>
              <w:t>External</w:t>
            </w:r>
            <w:r w:rsidR="007B3EEC" w:rsidRPr="007C14E8">
              <w:rPr>
                <w:lang w:val="en-US"/>
              </w:rPr>
              <w:t xml:space="preserve"> reference</w:t>
            </w:r>
          </w:p>
        </w:tc>
      </w:tr>
      <w:tr w:rsidR="007B3EEC" w:rsidRPr="00CE25AF" w14:paraId="65BEF2C8" w14:textId="77777777" w:rsidTr="00CA689D">
        <w:tc>
          <w:tcPr>
            <w:tcW w:w="2689" w:type="dxa"/>
            <w:shd w:val="clear" w:color="auto" w:fill="FFFFFF" w:themeFill="background1"/>
          </w:tcPr>
          <w:p w14:paraId="65989D2F" w14:textId="414EDA5C" w:rsidR="007B3EEC" w:rsidRPr="007C14E8" w:rsidRDefault="007B3EEC" w:rsidP="00CA689D">
            <w:pPr>
              <w:rPr>
                <w:lang w:val="en-US"/>
              </w:rPr>
            </w:pPr>
            <w:proofErr w:type="spellStart"/>
            <w:r w:rsidRPr="007C14E8">
              <w:rPr>
                <w:lang w:val="en-US"/>
              </w:rPr>
              <w:t>ModelReference</w:t>
            </w:r>
            <w:proofErr w:type="spellEnd"/>
          </w:p>
        </w:tc>
        <w:tc>
          <w:tcPr>
            <w:tcW w:w="6237" w:type="dxa"/>
            <w:shd w:val="clear" w:color="auto" w:fill="FFFFFF" w:themeFill="background1"/>
          </w:tcPr>
          <w:p w14:paraId="696F167F" w14:textId="55FF98BB" w:rsidR="007B3EEC" w:rsidRPr="007C14E8" w:rsidRDefault="007B3EEC" w:rsidP="00C72010">
            <w:pPr>
              <w:rPr>
                <w:lang w:val="en-US"/>
              </w:rPr>
            </w:pPr>
            <w:r w:rsidRPr="007C14E8">
              <w:rPr>
                <w:lang w:val="en-US"/>
              </w:rPr>
              <w:t>Model reference</w:t>
            </w:r>
          </w:p>
        </w:tc>
      </w:tr>
    </w:tbl>
    <w:p w14:paraId="2EBD5D42" w14:textId="77777777" w:rsidR="0076303B" w:rsidRPr="007C14E8" w:rsidRDefault="0076303B">
      <w:pPr>
        <w:rPr>
          <w:lang w:val="en-US"/>
        </w:rPr>
      </w:pPr>
    </w:p>
    <w:p w14:paraId="24278F17" w14:textId="29467523" w:rsidR="00117639" w:rsidRPr="007C14E8" w:rsidRDefault="00AB6A93" w:rsidP="00E805F8">
      <w:pPr>
        <w:pStyle w:val="Heading4"/>
        <w:numPr>
          <w:ilvl w:val="3"/>
          <w:numId w:val="53"/>
        </w:numPr>
        <w:rPr>
          <w:lang w:val="en-US"/>
        </w:rPr>
      </w:pPr>
      <w:r w:rsidRPr="00CE25AF">
        <w:rPr>
          <w:noProof/>
          <w:lang w:val="en-US"/>
        </w:rPr>
        <w:lastRenderedPageBreak/>
        <w:drawing>
          <wp:anchor distT="0" distB="0" distL="114300" distR="114300" simplePos="0" relativeHeight="252763136" behindDoc="0" locked="0" layoutInCell="1" allowOverlap="1" wp14:anchorId="5AD24109" wp14:editId="1F41A040">
            <wp:simplePos x="0" y="0"/>
            <wp:positionH relativeFrom="column">
              <wp:posOffset>-7620</wp:posOffset>
            </wp:positionH>
            <wp:positionV relativeFrom="paragraph">
              <wp:posOffset>770890</wp:posOffset>
            </wp:positionV>
            <wp:extent cx="3174365" cy="3683000"/>
            <wp:effectExtent l="0" t="0" r="0" b="0"/>
            <wp:wrapTopAndBottom/>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74365" cy="368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7639" w:rsidRPr="007C14E8">
        <w:rPr>
          <w:lang w:val="en-US"/>
        </w:rPr>
        <w:t>Key Attributes</w:t>
      </w:r>
    </w:p>
    <w:p w14:paraId="616F85E4" w14:textId="0F088088" w:rsidR="00765A68" w:rsidRPr="00CE25AF" w:rsidRDefault="00AB6A93" w:rsidP="00C72010">
      <w:pPr>
        <w:rPr>
          <w:lang w:val="en-US"/>
        </w:rPr>
      </w:pPr>
      <w:r w:rsidRPr="007C14E8">
        <w:rPr>
          <w:noProof/>
          <w:lang w:val="en-US"/>
        </w:rPr>
        <mc:AlternateContent>
          <mc:Choice Requires="wps">
            <w:drawing>
              <wp:anchor distT="0" distB="0" distL="114300" distR="114300" simplePos="0" relativeHeight="252585984" behindDoc="0" locked="0" layoutInCell="1" allowOverlap="1" wp14:anchorId="3B38A261" wp14:editId="476B0DD8">
                <wp:simplePos x="0" y="0"/>
                <wp:positionH relativeFrom="column">
                  <wp:posOffset>129540</wp:posOffset>
                </wp:positionH>
                <wp:positionV relativeFrom="paragraph">
                  <wp:posOffset>280035</wp:posOffset>
                </wp:positionV>
                <wp:extent cx="3493135" cy="635"/>
                <wp:effectExtent l="0" t="0" r="0" b="0"/>
                <wp:wrapTopAndBottom/>
                <wp:docPr id="450" name="Text Box 450"/>
                <wp:cNvGraphicFramePr/>
                <a:graphic xmlns:a="http://schemas.openxmlformats.org/drawingml/2006/main">
                  <a:graphicData uri="http://schemas.microsoft.com/office/word/2010/wordprocessingShape">
                    <wps:wsp>
                      <wps:cNvSpPr txBox="1"/>
                      <wps:spPr>
                        <a:xfrm>
                          <a:off x="0" y="0"/>
                          <a:ext cx="3493135" cy="635"/>
                        </a:xfrm>
                        <a:prstGeom prst="rect">
                          <a:avLst/>
                        </a:prstGeom>
                        <a:solidFill>
                          <a:prstClr val="white"/>
                        </a:solidFill>
                        <a:ln>
                          <a:noFill/>
                        </a:ln>
                      </wps:spPr>
                      <wps:txbx>
                        <w:txbxContent>
                          <w:p w14:paraId="3640EFC9" w14:textId="692FA779" w:rsidR="00A06BD4" w:rsidRPr="00CB3BE7" w:rsidRDefault="00A06BD4" w:rsidP="00110904">
                            <w:pPr>
                              <w:pStyle w:val="Caption"/>
                              <w:rPr>
                                <w:rFonts w:cs="Times New Roman"/>
                                <w:noProof/>
                                <w:szCs w:val="20"/>
                              </w:rPr>
                            </w:pPr>
                            <w:bookmarkStart w:id="1993" w:name="_Toc125537871"/>
                            <w:r>
                              <w:t xml:space="preserve">Figure </w:t>
                            </w:r>
                            <w:r w:rsidR="00561536">
                              <w:fldChar w:fldCharType="begin"/>
                            </w:r>
                            <w:r w:rsidR="00561536">
                              <w:instrText xml:space="preserve"> SEQ Figure \* ARABIC </w:instrText>
                            </w:r>
                            <w:r w:rsidR="00561536">
                              <w:fldChar w:fldCharType="separate"/>
                            </w:r>
                            <w:r w:rsidR="00F511DE">
                              <w:rPr>
                                <w:noProof/>
                              </w:rPr>
                              <w:t>48</w:t>
                            </w:r>
                            <w:r w:rsidR="00561536">
                              <w:fldChar w:fldCharType="end"/>
                            </w:r>
                            <w:r>
                              <w:t xml:space="preserve"> Metamodel of Keys</w:t>
                            </w:r>
                            <w:bookmarkEnd w:id="19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8A261" id="Text Box 450" o:spid="_x0000_s1036" type="#_x0000_t202" style="position:absolute;left:0;text-align:left;margin-left:10.2pt;margin-top:22.05pt;width:275.05pt;height:.05pt;z-index:25258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M1VGQIAAEAEAAAOAAAAZHJzL2Uyb0RvYy54bWysU8Fu2zAMvQ/YPwi6L06ardi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" stroked="f">
                <v:textbox style="mso-fit-shape-to-text:t" inset="0,0,0,0">
                  <w:txbxContent>
                    <w:p w14:paraId="3640EFC9" w14:textId="692FA779" w:rsidR="00A06BD4" w:rsidRPr="00CB3BE7" w:rsidRDefault="00A06BD4" w:rsidP="00110904">
                      <w:pPr>
                        <w:pStyle w:val="Caption"/>
                        <w:rPr>
                          <w:rFonts w:cs="Times New Roman"/>
                          <w:noProof/>
                          <w:szCs w:val="20"/>
                        </w:rPr>
                      </w:pPr>
                      <w:bookmarkStart w:id="2004" w:name="_Toc125537871"/>
                      <w:r>
                        <w:t xml:space="preserve">Figure </w:t>
                      </w:r>
                      <w:r w:rsidR="00561536">
                        <w:fldChar w:fldCharType="begin"/>
                      </w:r>
                      <w:r w:rsidR="00561536">
                        <w:instrText xml:space="preserve"> SEQ Figure \* ARABIC </w:instrText>
                      </w:r>
                      <w:r w:rsidR="00561536">
                        <w:fldChar w:fldCharType="separate"/>
                      </w:r>
                      <w:r w:rsidR="00F511DE">
                        <w:rPr>
                          <w:noProof/>
                        </w:rPr>
                        <w:t>48</w:t>
                      </w:r>
                      <w:r w:rsidR="00561536">
                        <w:fldChar w:fldCharType="end"/>
                      </w:r>
                      <w:r>
                        <w:t xml:space="preserve"> Metamodel of Keys</w:t>
                      </w:r>
                      <w:bookmarkEnd w:id="2004"/>
                    </w:p>
                  </w:txbxContent>
                </v:textbox>
                <w10:wrap type="topAndBottom"/>
              </v:shape>
            </w:pict>
          </mc:Fallback>
        </mc:AlternateContent>
      </w:r>
    </w:p>
    <w:p w14:paraId="4EA70BC4" w14:textId="062EDAAE" w:rsidR="005A1D4E" w:rsidRPr="00CE25AF" w:rsidRDefault="005A1D4E">
      <w:pPr>
        <w:rPr>
          <w:lang w:val="en-US"/>
        </w:rPr>
      </w:pPr>
      <w:r w:rsidRPr="00CE25AF">
        <w:rPr>
          <w:lang w:val="en-US"/>
        </w:rPr>
        <w:t>Keys are used to define references (</w:t>
      </w:r>
      <w:r w:rsidRPr="00CE25AF">
        <w:rPr>
          <w:i/>
          <w:iCs/>
          <w:lang w:val="en-US"/>
        </w:rPr>
        <w:t>Reference</w:t>
      </w:r>
      <w:r w:rsidRPr="00CE25AF">
        <w:rPr>
          <w:lang w:val="en-US"/>
        </w:rPr>
        <w:t>).</w:t>
      </w:r>
    </w:p>
    <w:p w14:paraId="19740367" w14:textId="1FAEDEE5" w:rsidR="00A06BD4" w:rsidRPr="00CE25AF" w:rsidRDefault="00CD096C">
      <w:pPr>
        <w:rPr>
          <w:lang w:val="en-US"/>
        </w:rPr>
      </w:pPr>
      <w:r w:rsidRPr="00CE25AF">
        <w:rPr>
          <w:lang w:val="en-US"/>
        </w:rPr>
        <w:fldChar w:fldCharType="begin"/>
      </w:r>
      <w:r w:rsidRPr="00CE25AF">
        <w:rPr>
          <w:lang w:val="en-US"/>
        </w:rPr>
        <w:instrText xml:space="preserve"> REF _Ref120199369 \h </w:instrText>
      </w:r>
      <w:r w:rsidRPr="00CE25AF">
        <w:rPr>
          <w:lang w:val="en-US"/>
        </w:rPr>
      </w:r>
      <w:r w:rsidRPr="00CE25AF">
        <w:rPr>
          <w:lang w:val="en-US"/>
        </w:rPr>
        <w:fldChar w:fldCharType="separate"/>
      </w:r>
      <w:r w:rsidR="00F511DE" w:rsidRPr="00CE25AF">
        <w:t xml:space="preserve">Figure </w:t>
      </w:r>
      <w:r w:rsidR="00F511DE">
        <w:rPr>
          <w:noProof/>
        </w:rPr>
        <w:t>49</w:t>
      </w:r>
      <w:r w:rsidRPr="00CE25AF">
        <w:rPr>
          <w:lang w:val="en-US"/>
        </w:rPr>
        <w:fldChar w:fldCharType="end"/>
      </w:r>
      <w:r w:rsidR="006C472B" w:rsidRPr="00CE25AF">
        <w:rPr>
          <w:lang w:val="en-US"/>
        </w:rPr>
        <w:t xml:space="preserve"> presents</w:t>
      </w:r>
      <w:r w:rsidRPr="00CE25AF">
        <w:rPr>
          <w:lang w:val="en-US"/>
        </w:rPr>
        <w:t xml:space="preserve"> </w:t>
      </w:r>
      <w:r w:rsidR="00094EC9" w:rsidRPr="00CE25AF">
        <w:rPr>
          <w:lang w:val="en-US"/>
        </w:rPr>
        <w:t>a logical model of key types.</w:t>
      </w:r>
      <w:r w:rsidR="006C472B" w:rsidRPr="00CE25AF">
        <w:rPr>
          <w:lang w:val="en-US"/>
        </w:rPr>
        <w:t xml:space="preserve"> </w:t>
      </w:r>
      <w:r w:rsidR="00B14643" w:rsidRPr="00CE25AF">
        <w:rPr>
          <w:lang w:val="en-US"/>
        </w:rPr>
        <w:t xml:space="preserve">These logical enumerations are used </w:t>
      </w:r>
      <w:r w:rsidR="006C472B" w:rsidRPr="00CE25AF">
        <w:rPr>
          <w:lang w:val="en-US"/>
        </w:rPr>
        <w:t>to formulate</w:t>
      </w:r>
      <w:r w:rsidR="00B14643" w:rsidRPr="00CE25AF">
        <w:rPr>
          <w:lang w:val="en-US"/>
        </w:rPr>
        <w:t xml:space="preserve"> constraints.</w:t>
      </w:r>
    </w:p>
    <w:p w14:paraId="42C9938C" w14:textId="4EFDFC28" w:rsidR="00117639" w:rsidRPr="00CE25AF" w:rsidRDefault="00185F05" w:rsidP="00110904">
      <w:pPr>
        <w:pStyle w:val="Caption"/>
      </w:pPr>
      <w:bookmarkStart w:id="1994" w:name="_Ref103183599"/>
      <w:bookmarkStart w:id="1995" w:name="_Ref120199369"/>
      <w:bookmarkStart w:id="1996" w:name="_Toc125537872"/>
      <w:r w:rsidRPr="00CE25AF">
        <w:rPr>
          <w:noProof/>
        </w:rPr>
        <w:lastRenderedPageBreak/>
        <w:drawing>
          <wp:anchor distT="0" distB="0" distL="114300" distR="114300" simplePos="0" relativeHeight="252765184" behindDoc="0" locked="0" layoutInCell="1" allowOverlap="1" wp14:anchorId="0A1FF616" wp14:editId="2E2FD9FF">
            <wp:simplePos x="0" y="0"/>
            <wp:positionH relativeFrom="column">
              <wp:posOffset>-16510</wp:posOffset>
            </wp:positionH>
            <wp:positionV relativeFrom="paragraph">
              <wp:posOffset>278765</wp:posOffset>
            </wp:positionV>
            <wp:extent cx="5941695" cy="4966970"/>
            <wp:effectExtent l="0" t="0" r="0" b="0"/>
            <wp:wrapTopAndBottom/>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1695" cy="4966970"/>
                    </a:xfrm>
                    <a:prstGeom prst="rect">
                      <a:avLst/>
                    </a:prstGeom>
                    <a:noFill/>
                    <a:ln>
                      <a:noFill/>
                    </a:ln>
                  </pic:spPr>
                </pic:pic>
              </a:graphicData>
            </a:graphic>
            <wp14:sizeRelH relativeFrom="page">
              <wp14:pctWidth>0</wp14:pctWidth>
            </wp14:sizeRelH>
            <wp14:sizeRelV relativeFrom="page">
              <wp14:pctHeight>0</wp14:pctHeight>
            </wp14:sizeRelV>
          </wp:anchor>
        </w:drawing>
      </w:r>
      <w:r w:rsidR="00117639" w:rsidRPr="00CE25AF">
        <w:t xml:space="preserve">Figure </w:t>
      </w:r>
      <w:r w:rsidR="00561536">
        <w:fldChar w:fldCharType="begin"/>
      </w:r>
      <w:r w:rsidR="00561536">
        <w:instrText xml:space="preserve"> SEQ Figure \* ARABIC </w:instrText>
      </w:r>
      <w:r w:rsidR="00561536">
        <w:fldChar w:fldCharType="separate"/>
      </w:r>
      <w:r w:rsidR="00F511DE">
        <w:rPr>
          <w:noProof/>
        </w:rPr>
        <w:t>49</w:t>
      </w:r>
      <w:r w:rsidR="00561536">
        <w:fldChar w:fldCharType="end"/>
      </w:r>
      <w:bookmarkEnd w:id="1994"/>
      <w:bookmarkEnd w:id="1995"/>
      <w:r w:rsidR="00117639" w:rsidRPr="00CE25AF">
        <w:t xml:space="preserve"> </w:t>
      </w:r>
      <w:r w:rsidR="009B58A5" w:rsidRPr="00CE25AF">
        <w:t>Logical Model</w:t>
      </w:r>
      <w:r w:rsidR="00117639" w:rsidRPr="00CE25AF">
        <w:t xml:space="preserve"> for Keys of References</w:t>
      </w:r>
      <w:r w:rsidR="00A06BD4" w:rsidRPr="00CE25AF">
        <w:t xml:space="preserve"> (non</w:t>
      </w:r>
      <w:r w:rsidR="00085004" w:rsidRPr="00CE25AF">
        <w:t>-</w:t>
      </w:r>
      <w:r w:rsidR="00A06BD4" w:rsidRPr="00CE25AF">
        <w:t>normative)</w:t>
      </w:r>
      <w:bookmarkEnd w:id="1996"/>
    </w:p>
    <w:p w14:paraId="24DAEB7F" w14:textId="3AB52D29" w:rsidR="00594652" w:rsidRPr="00CE25AF" w:rsidRDefault="00594652" w:rsidP="00C72010">
      <w:pPr>
        <w:rPr>
          <w:lang w:val="en-US"/>
        </w:rPr>
      </w:pPr>
    </w:p>
    <w:p w14:paraId="31D934B8" w14:textId="53CAC62D" w:rsidR="006C4A7C" w:rsidRPr="00CE25AF" w:rsidRDefault="0076303B" w:rsidP="00110904">
      <w:pPr>
        <w:pStyle w:val="Caption"/>
      </w:pPr>
      <w:bookmarkStart w:id="1997" w:name="_Toc125537873"/>
      <w:r w:rsidRPr="00CE25AF">
        <w:rPr>
          <w:noProof/>
        </w:rPr>
        <w:lastRenderedPageBreak/>
        <w:drawing>
          <wp:anchor distT="0" distB="0" distL="114300" distR="114300" simplePos="0" relativeHeight="252767232" behindDoc="0" locked="0" layoutInCell="1" allowOverlap="1" wp14:anchorId="24A32898" wp14:editId="6A68D6EE">
            <wp:simplePos x="0" y="0"/>
            <wp:positionH relativeFrom="column">
              <wp:posOffset>1353820</wp:posOffset>
            </wp:positionH>
            <wp:positionV relativeFrom="paragraph">
              <wp:posOffset>264160</wp:posOffset>
            </wp:positionV>
            <wp:extent cx="1562100" cy="3683000"/>
            <wp:effectExtent l="0" t="0" r="0" b="0"/>
            <wp:wrapTopAndBottom/>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62100" cy="368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4A7C" w:rsidRPr="00CE25AF">
        <w:t xml:space="preserve">Figure </w:t>
      </w:r>
      <w:r w:rsidR="00561536">
        <w:fldChar w:fldCharType="begin"/>
      </w:r>
      <w:r w:rsidR="00561536">
        <w:instrText xml:space="preserve"> SEQ Figure \* ARABIC </w:instrText>
      </w:r>
      <w:r w:rsidR="00561536">
        <w:fldChar w:fldCharType="separate"/>
      </w:r>
      <w:r w:rsidR="00F511DE">
        <w:rPr>
          <w:noProof/>
        </w:rPr>
        <w:t>50</w:t>
      </w:r>
      <w:r w:rsidR="00561536">
        <w:fldChar w:fldCharType="end"/>
      </w:r>
      <w:r w:rsidR="006C4A7C" w:rsidRPr="00CE25AF">
        <w:t xml:space="preserve"> </w:t>
      </w:r>
      <w:r w:rsidR="000C5E1E" w:rsidRPr="00CE25AF">
        <w:t>Metamodel of</w:t>
      </w:r>
      <w:r w:rsidR="006C4A7C" w:rsidRPr="00CE25AF">
        <w:t xml:space="preserve"> </w:t>
      </w:r>
      <w:proofErr w:type="spellStart"/>
      <w:r w:rsidR="006C4A7C" w:rsidRPr="00CE25AF">
        <w:t>KeyTypes</w:t>
      </w:r>
      <w:proofErr w:type="spellEnd"/>
      <w:r w:rsidR="006C4A7C" w:rsidRPr="00CE25AF">
        <w:t xml:space="preserve"> Enumeration</w:t>
      </w:r>
      <w:bookmarkEnd w:id="1997"/>
    </w:p>
    <w:p w14:paraId="756215A3" w14:textId="2A827901" w:rsidR="00916A7C" w:rsidRPr="00CE25AF" w:rsidRDefault="0076303B" w:rsidP="00C72010">
      <w:pPr>
        <w:rPr>
          <w:lang w:val="en-US"/>
        </w:rPr>
      </w:pPr>
      <w:r w:rsidRPr="007C14E8">
        <w:rPr>
          <w:noProof/>
          <w:lang w:val="en-US"/>
        </w:rPr>
        <w:drawing>
          <wp:anchor distT="0" distB="0" distL="114300" distR="114300" simplePos="0" relativeHeight="252769280" behindDoc="0" locked="0" layoutInCell="1" allowOverlap="1" wp14:anchorId="62FB323C" wp14:editId="5A8164A8">
            <wp:simplePos x="0" y="0"/>
            <wp:positionH relativeFrom="column">
              <wp:posOffset>1828800</wp:posOffset>
            </wp:positionH>
            <wp:positionV relativeFrom="paragraph">
              <wp:posOffset>4184015</wp:posOffset>
            </wp:positionV>
            <wp:extent cx="1548765" cy="2794000"/>
            <wp:effectExtent l="0" t="0" r="0" b="0"/>
            <wp:wrapTopAndBottom/>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48765" cy="279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15C5" w:rsidRPr="007C14E8">
        <w:rPr>
          <w:noProof/>
          <w:lang w:val="en-US"/>
        </w:rPr>
        <mc:AlternateContent>
          <mc:Choice Requires="wps">
            <w:drawing>
              <wp:anchor distT="0" distB="0" distL="114300" distR="114300" simplePos="0" relativeHeight="252650496" behindDoc="0" locked="0" layoutInCell="1" allowOverlap="1" wp14:anchorId="25375F2B" wp14:editId="1DAC4C98">
                <wp:simplePos x="0" y="0"/>
                <wp:positionH relativeFrom="column">
                  <wp:posOffset>630555</wp:posOffset>
                </wp:positionH>
                <wp:positionV relativeFrom="paragraph">
                  <wp:posOffset>3795395</wp:posOffset>
                </wp:positionV>
                <wp:extent cx="3736975" cy="612140"/>
                <wp:effectExtent l="0" t="0" r="0" b="0"/>
                <wp:wrapTopAndBottom/>
                <wp:docPr id="487" name="Text Box 487"/>
                <wp:cNvGraphicFramePr/>
                <a:graphic xmlns:a="http://schemas.openxmlformats.org/drawingml/2006/main">
                  <a:graphicData uri="http://schemas.microsoft.com/office/word/2010/wordprocessingShape">
                    <wps:wsp>
                      <wps:cNvSpPr txBox="1"/>
                      <wps:spPr>
                        <a:xfrm>
                          <a:off x="0" y="0"/>
                          <a:ext cx="3736975" cy="612140"/>
                        </a:xfrm>
                        <a:prstGeom prst="rect">
                          <a:avLst/>
                        </a:prstGeom>
                        <a:solidFill>
                          <a:prstClr val="white"/>
                        </a:solidFill>
                        <a:ln>
                          <a:noFill/>
                        </a:ln>
                      </wps:spPr>
                      <wps:txbx>
                        <w:txbxContent>
                          <w:p w14:paraId="79323361" w14:textId="018FAAA9" w:rsidR="00916A7C" w:rsidRPr="008E6D9C" w:rsidRDefault="00916A7C" w:rsidP="00110904">
                            <w:pPr>
                              <w:pStyle w:val="Caption"/>
                              <w:rPr>
                                <w:noProof/>
                              </w:rPr>
                            </w:pPr>
                            <w:bookmarkStart w:id="1998" w:name="_Toc125537874"/>
                            <w:r>
                              <w:t xml:space="preserve">Figure </w:t>
                            </w:r>
                            <w:r w:rsidR="00561536">
                              <w:fldChar w:fldCharType="begin"/>
                            </w:r>
                            <w:r w:rsidR="00561536">
                              <w:instrText xml:space="preserve"> SEQ Figure \* ARABIC </w:instrText>
                            </w:r>
                            <w:r w:rsidR="00561536">
                              <w:fldChar w:fldCharType="separate"/>
                            </w:r>
                            <w:r w:rsidR="00F511DE">
                              <w:rPr>
                                <w:noProof/>
                              </w:rPr>
                              <w:t>51</w:t>
                            </w:r>
                            <w:r w:rsidR="00561536">
                              <w:fldChar w:fldCharType="end"/>
                            </w:r>
                            <w:r w:rsidR="00DD0F59">
                              <w:t xml:space="preserve"> Metamodel of</w:t>
                            </w:r>
                            <w:r w:rsidR="00EA35FF">
                              <w:t xml:space="preserve"> </w:t>
                            </w:r>
                            <w:proofErr w:type="spellStart"/>
                            <w:r>
                              <w:t>AasSubmodelElements</w:t>
                            </w:r>
                            <w:proofErr w:type="spellEnd"/>
                            <w:r w:rsidR="00DD0F59">
                              <w:t xml:space="preserve"> Enumeration</w:t>
                            </w:r>
                            <w:bookmarkEnd w:id="19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75F2B" id="Text Box 487" o:spid="_x0000_s1037" type="#_x0000_t202" style="position:absolute;left:0;text-align:left;margin-left:49.65pt;margin-top:298.85pt;width:294.25pt;height:48.2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" stroked="f">
                <v:textbox inset="0,0,0,0">
                  <w:txbxContent>
                    <w:p w14:paraId="79323361" w14:textId="018FAAA9" w:rsidR="00916A7C" w:rsidRPr="008E6D9C" w:rsidRDefault="00916A7C" w:rsidP="00110904">
                      <w:pPr>
                        <w:pStyle w:val="Caption"/>
                        <w:rPr>
                          <w:noProof/>
                        </w:rPr>
                      </w:pPr>
                      <w:bookmarkStart w:id="2010" w:name="_Toc125537874"/>
                      <w:r>
                        <w:t xml:space="preserve">Figure </w:t>
                      </w:r>
                      <w:r w:rsidR="00561536">
                        <w:fldChar w:fldCharType="begin"/>
                      </w:r>
                      <w:r w:rsidR="00561536">
                        <w:instrText xml:space="preserve"> SEQ Figure \* ARABIC </w:instrText>
                      </w:r>
                      <w:r w:rsidR="00561536">
                        <w:fldChar w:fldCharType="separate"/>
                      </w:r>
                      <w:r w:rsidR="00F511DE">
                        <w:rPr>
                          <w:noProof/>
                        </w:rPr>
                        <w:t>51</w:t>
                      </w:r>
                      <w:r w:rsidR="00561536">
                        <w:fldChar w:fldCharType="end"/>
                      </w:r>
                      <w:r w:rsidR="00DD0F59">
                        <w:t xml:space="preserve"> Metamodel of</w:t>
                      </w:r>
                      <w:r w:rsidR="00EA35FF">
                        <w:t xml:space="preserve"> </w:t>
                      </w:r>
                      <w:proofErr w:type="spellStart"/>
                      <w:r>
                        <w:t>AasSubmodelElements</w:t>
                      </w:r>
                      <w:proofErr w:type="spellEnd"/>
                      <w:r w:rsidR="00DD0F59">
                        <w:t xml:space="preserve"> Enumeration</w:t>
                      </w:r>
                      <w:bookmarkEnd w:id="2010"/>
                    </w:p>
                  </w:txbxContent>
                </v:textbox>
                <w10:wrap type="topAndBottom"/>
              </v:shape>
            </w:pict>
          </mc:Fallback>
        </mc:AlternateContent>
      </w:r>
    </w:p>
    <w:p w14:paraId="21679DA2" w14:textId="7659F8F4" w:rsidR="006C4A7C" w:rsidRPr="00CE25AF" w:rsidRDefault="006C4A7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4590"/>
        <w:gridCol w:w="1984"/>
        <w:gridCol w:w="1134"/>
      </w:tblGrid>
      <w:tr w:rsidR="00C92C38" w:rsidRPr="00CE25AF" w14:paraId="7D56F96C" w14:textId="77777777" w:rsidTr="00482FC3">
        <w:trPr>
          <w:trHeight w:val="243"/>
          <w:tblHeader/>
        </w:trPr>
        <w:tc>
          <w:tcPr>
            <w:tcW w:w="1501" w:type="dxa"/>
            <w:shd w:val="clear" w:color="auto" w:fill="0778A5"/>
          </w:tcPr>
          <w:p w14:paraId="0F6D1C8B" w14:textId="77777777" w:rsidR="00C92C38" w:rsidRPr="007C14E8" w:rsidRDefault="00C92C38" w:rsidP="00DB0485">
            <w:pPr>
              <w:rPr>
                <w:color w:val="FFFFFF" w:themeColor="background1"/>
                <w:lang w:val="en-US"/>
              </w:rPr>
            </w:pPr>
            <w:r w:rsidRPr="007C14E8">
              <w:rPr>
                <w:color w:val="FFFFFF" w:themeColor="background1"/>
                <w:lang w:val="en-US"/>
              </w:rPr>
              <w:t>Class:</w:t>
            </w:r>
          </w:p>
        </w:tc>
        <w:tc>
          <w:tcPr>
            <w:tcW w:w="7708" w:type="dxa"/>
            <w:gridSpan w:val="3"/>
          </w:tcPr>
          <w:p w14:paraId="67ECAA87" w14:textId="21DD1E33" w:rsidR="00C92C38" w:rsidRPr="007C14E8" w:rsidRDefault="00C92C38" w:rsidP="00DB0485">
            <w:pPr>
              <w:rPr>
                <w:lang w:val="en-US"/>
              </w:rPr>
            </w:pPr>
            <w:r w:rsidRPr="007C14E8">
              <w:rPr>
                <w:lang w:val="en-US"/>
              </w:rPr>
              <w:t>Key</w:t>
            </w:r>
          </w:p>
        </w:tc>
      </w:tr>
      <w:tr w:rsidR="00C92C38" w:rsidRPr="00C51190" w14:paraId="45754B5C" w14:textId="77777777" w:rsidTr="00482FC3">
        <w:tc>
          <w:tcPr>
            <w:tcW w:w="1501" w:type="dxa"/>
            <w:shd w:val="clear" w:color="auto" w:fill="0778A5"/>
          </w:tcPr>
          <w:p w14:paraId="0CAB9228" w14:textId="77777777" w:rsidR="00C92C38" w:rsidRPr="007C14E8" w:rsidRDefault="00C92C38" w:rsidP="00DB0485">
            <w:pPr>
              <w:rPr>
                <w:color w:val="FFFFFF" w:themeColor="background1"/>
                <w:lang w:val="en-US"/>
              </w:rPr>
            </w:pPr>
            <w:r w:rsidRPr="007C14E8">
              <w:rPr>
                <w:color w:val="FFFFFF" w:themeColor="background1"/>
                <w:lang w:val="en-US"/>
              </w:rPr>
              <w:t>Explanation:</w:t>
            </w:r>
          </w:p>
        </w:tc>
        <w:tc>
          <w:tcPr>
            <w:tcW w:w="7708" w:type="dxa"/>
            <w:gridSpan w:val="3"/>
          </w:tcPr>
          <w:p w14:paraId="2D12CDFE" w14:textId="14F0F7C9" w:rsidR="00C92C38" w:rsidRPr="00CE25AF" w:rsidRDefault="00C92C38" w:rsidP="00DB0485">
            <w:pPr>
              <w:rPr>
                <w:lang w:val="en-US"/>
              </w:rPr>
            </w:pPr>
            <w:r w:rsidRPr="00CE25AF">
              <w:rPr>
                <w:lang w:val="en-US"/>
              </w:rPr>
              <w:t>A key is a reference to an element by its ID</w:t>
            </w:r>
          </w:p>
        </w:tc>
      </w:tr>
      <w:tr w:rsidR="00C92C38" w:rsidRPr="00CE25AF" w14:paraId="5E4E82E3" w14:textId="77777777" w:rsidTr="00482FC3">
        <w:tc>
          <w:tcPr>
            <w:tcW w:w="1501" w:type="dxa"/>
            <w:tcBorders>
              <w:bottom w:val="single" w:sz="4" w:space="0" w:color="auto"/>
            </w:tcBorders>
            <w:shd w:val="clear" w:color="auto" w:fill="0778A5"/>
          </w:tcPr>
          <w:p w14:paraId="3FD8EA34" w14:textId="77777777" w:rsidR="00C92C38" w:rsidRPr="007C14E8" w:rsidRDefault="00C92C38" w:rsidP="00DB0485">
            <w:pPr>
              <w:rPr>
                <w:color w:val="FFFFFF" w:themeColor="background1"/>
                <w:lang w:val="en-US"/>
              </w:rPr>
            </w:pPr>
            <w:r w:rsidRPr="007C14E8">
              <w:rPr>
                <w:color w:val="FFFFFF" w:themeColor="background1"/>
                <w:lang w:val="en-US"/>
              </w:rPr>
              <w:t>Inherits from:</w:t>
            </w:r>
          </w:p>
        </w:tc>
        <w:tc>
          <w:tcPr>
            <w:tcW w:w="7708" w:type="dxa"/>
            <w:gridSpan w:val="3"/>
            <w:tcBorders>
              <w:bottom w:val="single" w:sz="4" w:space="0" w:color="auto"/>
            </w:tcBorders>
          </w:tcPr>
          <w:p w14:paraId="7F9DA84D" w14:textId="7D20B57F" w:rsidR="00C92C38" w:rsidRPr="007C14E8" w:rsidRDefault="00DE5C55" w:rsidP="00DB0485">
            <w:pPr>
              <w:rPr>
                <w:lang w:val="en-US"/>
              </w:rPr>
            </w:pPr>
            <w:r w:rsidRPr="007C14E8">
              <w:rPr>
                <w:lang w:val="en-US"/>
              </w:rPr>
              <w:t>--</w:t>
            </w:r>
          </w:p>
        </w:tc>
      </w:tr>
      <w:tr w:rsidR="00482FC3" w:rsidRPr="00CE25AF" w14:paraId="7C2EBB10" w14:textId="77777777" w:rsidTr="00482FC3">
        <w:tc>
          <w:tcPr>
            <w:tcW w:w="1501" w:type="dxa"/>
            <w:shd w:val="clear" w:color="auto" w:fill="0778A5"/>
          </w:tcPr>
          <w:p w14:paraId="0500347B" w14:textId="77777777" w:rsidR="00C92C38" w:rsidRPr="007C14E8" w:rsidRDefault="00C92C38" w:rsidP="00DB0485">
            <w:pPr>
              <w:rPr>
                <w:color w:val="FFFFFF" w:themeColor="background1"/>
                <w:sz w:val="18"/>
                <w:lang w:val="en-US"/>
              </w:rPr>
            </w:pPr>
            <w:r w:rsidRPr="007C14E8">
              <w:rPr>
                <w:color w:val="FFFFFF" w:themeColor="background1"/>
                <w:lang w:val="en-US"/>
              </w:rPr>
              <w:t xml:space="preserve">Attribute </w:t>
            </w:r>
          </w:p>
        </w:tc>
        <w:tc>
          <w:tcPr>
            <w:tcW w:w="4590" w:type="dxa"/>
            <w:shd w:val="clear" w:color="auto" w:fill="0778A5"/>
          </w:tcPr>
          <w:p w14:paraId="73EA0961" w14:textId="115A0E9A" w:rsidR="00C92C38" w:rsidRPr="007C14E8" w:rsidRDefault="00C92C38" w:rsidP="00DB0485">
            <w:pPr>
              <w:rPr>
                <w:color w:val="FFFFFF" w:themeColor="background1"/>
                <w:lang w:val="en-US"/>
              </w:rPr>
            </w:pPr>
            <w:r w:rsidRPr="007C14E8">
              <w:rPr>
                <w:color w:val="FFFFFF" w:themeColor="background1"/>
                <w:lang w:val="en-US"/>
              </w:rPr>
              <w:t>Explanation</w:t>
            </w:r>
          </w:p>
        </w:tc>
        <w:tc>
          <w:tcPr>
            <w:tcW w:w="1984" w:type="dxa"/>
            <w:shd w:val="clear" w:color="auto" w:fill="0778A5"/>
          </w:tcPr>
          <w:p w14:paraId="7476BF01" w14:textId="77777777" w:rsidR="00C92C38" w:rsidRPr="007C14E8" w:rsidRDefault="00C92C38" w:rsidP="00DB0485">
            <w:pPr>
              <w:rPr>
                <w:color w:val="FFFFFF" w:themeColor="background1"/>
                <w:lang w:val="en-US"/>
              </w:rPr>
            </w:pPr>
            <w:r w:rsidRPr="007C14E8">
              <w:rPr>
                <w:color w:val="FFFFFF" w:themeColor="background1"/>
                <w:lang w:val="en-US"/>
              </w:rPr>
              <w:t>Type</w:t>
            </w:r>
          </w:p>
        </w:tc>
        <w:tc>
          <w:tcPr>
            <w:tcW w:w="1134" w:type="dxa"/>
            <w:shd w:val="clear" w:color="auto" w:fill="0778A5"/>
          </w:tcPr>
          <w:p w14:paraId="0A8A7171" w14:textId="77777777" w:rsidR="00C92C38" w:rsidRPr="007C14E8" w:rsidRDefault="00C92C38" w:rsidP="00DB0485">
            <w:pPr>
              <w:rPr>
                <w:color w:val="FFFFFF" w:themeColor="background1"/>
                <w:lang w:val="en-US"/>
              </w:rPr>
            </w:pPr>
            <w:r w:rsidRPr="007C14E8">
              <w:rPr>
                <w:color w:val="FFFFFF" w:themeColor="background1"/>
                <w:lang w:val="en-US"/>
              </w:rPr>
              <w:t>Card.</w:t>
            </w:r>
          </w:p>
        </w:tc>
      </w:tr>
      <w:tr w:rsidR="00C92C38" w:rsidRPr="00CE25AF" w14:paraId="7BDD42A2" w14:textId="77777777" w:rsidTr="00DB0485">
        <w:tc>
          <w:tcPr>
            <w:tcW w:w="1501" w:type="dxa"/>
            <w:shd w:val="clear" w:color="auto" w:fill="auto"/>
          </w:tcPr>
          <w:p w14:paraId="27CB4BCD" w14:textId="77777777" w:rsidR="00C92C38" w:rsidRPr="007C14E8" w:rsidRDefault="00C92C38" w:rsidP="00DB0485">
            <w:pPr>
              <w:rPr>
                <w:lang w:val="en-US"/>
              </w:rPr>
            </w:pPr>
            <w:r w:rsidRPr="007C14E8">
              <w:rPr>
                <w:lang w:val="en-US"/>
              </w:rPr>
              <w:t>type</w:t>
            </w:r>
          </w:p>
        </w:tc>
        <w:tc>
          <w:tcPr>
            <w:tcW w:w="4590" w:type="dxa"/>
            <w:shd w:val="clear" w:color="auto" w:fill="auto"/>
          </w:tcPr>
          <w:p w14:paraId="3D27BC08" w14:textId="166CB111" w:rsidR="00C92C38" w:rsidRPr="00CE25AF" w:rsidRDefault="00C92C38" w:rsidP="00DB0485">
            <w:pPr>
              <w:rPr>
                <w:lang w:val="en-US"/>
              </w:rPr>
            </w:pPr>
            <w:r w:rsidRPr="00CE25AF">
              <w:rPr>
                <w:lang w:val="en-US"/>
              </w:rPr>
              <w:t>Denotes which kind of entity is referenced</w:t>
            </w:r>
          </w:p>
          <w:p w14:paraId="0A5BF1FA" w14:textId="7FC34CEB" w:rsidR="004D689C" w:rsidRPr="00CE25AF" w:rsidRDefault="004D689C" w:rsidP="00DB0485">
            <w:pPr>
              <w:rPr>
                <w:lang w:val="en-US"/>
              </w:rPr>
            </w:pPr>
            <w:r w:rsidRPr="00CE25AF">
              <w:rPr>
                <w:lang w:val="en-US"/>
              </w:rPr>
              <w:lastRenderedPageBreak/>
              <w:t>I</w:t>
            </w:r>
            <w:r w:rsidR="006C472B" w:rsidRPr="00CE25AF">
              <w:rPr>
                <w:lang w:val="en-US"/>
              </w:rPr>
              <w:t>f</w:t>
            </w:r>
            <w:r w:rsidRPr="00CE25AF">
              <w:rPr>
                <w:lang w:val="en-US"/>
              </w:rPr>
              <w:t xml:space="preserve"> </w:t>
            </w:r>
            <w:r w:rsidR="00D32D5F" w:rsidRPr="00CE25AF">
              <w:rPr>
                <w:i/>
                <w:iCs/>
                <w:lang w:val="en-US"/>
              </w:rPr>
              <w:t>Key/</w:t>
            </w:r>
            <w:r w:rsidRPr="00CE25AF">
              <w:rPr>
                <w:i/>
                <w:iCs/>
                <w:lang w:val="en-US"/>
              </w:rPr>
              <w:t xml:space="preserve">type = </w:t>
            </w:r>
            <w:proofErr w:type="spellStart"/>
            <w:r w:rsidRPr="00CE25AF">
              <w:rPr>
                <w:i/>
                <w:iCs/>
                <w:lang w:val="en-US"/>
              </w:rPr>
              <w:t>GlobalReference</w:t>
            </w:r>
            <w:proofErr w:type="spellEnd"/>
            <w:r w:rsidR="006C472B" w:rsidRPr="00CE25AF">
              <w:rPr>
                <w:i/>
                <w:iCs/>
                <w:lang w:val="en-US"/>
              </w:rPr>
              <w:t>,</w:t>
            </w:r>
            <w:r w:rsidRPr="00CE25AF">
              <w:rPr>
                <w:i/>
                <w:iCs/>
                <w:lang w:val="en-US"/>
              </w:rPr>
              <w:t xml:space="preserve"> </w:t>
            </w:r>
            <w:r w:rsidRPr="00CE25AF">
              <w:rPr>
                <w:lang w:val="en-US"/>
              </w:rPr>
              <w:t>the key represents a reference to a source that can be globally identified.</w:t>
            </w:r>
          </w:p>
          <w:p w14:paraId="178675E9" w14:textId="22A2C3AA" w:rsidR="004D689C" w:rsidRPr="00CE25AF" w:rsidRDefault="00C92C38" w:rsidP="00DB0485">
            <w:pPr>
              <w:rPr>
                <w:lang w:val="en-US"/>
              </w:rPr>
            </w:pPr>
            <w:r w:rsidRPr="00CE25AF">
              <w:rPr>
                <w:lang w:val="en-US"/>
              </w:rPr>
              <w:t>I</w:t>
            </w:r>
            <w:r w:rsidR="006C472B" w:rsidRPr="00CE25AF">
              <w:rPr>
                <w:lang w:val="en-US"/>
              </w:rPr>
              <w:t>f</w:t>
            </w:r>
            <w:r w:rsidRPr="00CE25AF">
              <w:rPr>
                <w:lang w:val="en-US"/>
              </w:rPr>
              <w:t xml:space="preserve"> </w:t>
            </w:r>
            <w:r w:rsidR="00D32D5F" w:rsidRPr="00CE25AF">
              <w:rPr>
                <w:i/>
                <w:iCs/>
                <w:lang w:val="en-US"/>
              </w:rPr>
              <w:t>Key/</w:t>
            </w:r>
            <w:r w:rsidRPr="00CE25AF">
              <w:rPr>
                <w:i/>
                <w:iCs/>
                <w:lang w:val="en-US"/>
              </w:rPr>
              <w:t xml:space="preserve">type = </w:t>
            </w:r>
            <w:proofErr w:type="spellStart"/>
            <w:r w:rsidRPr="00CE25AF">
              <w:rPr>
                <w:i/>
                <w:iCs/>
                <w:lang w:val="en-US"/>
              </w:rPr>
              <w:t>Fragment</w:t>
            </w:r>
            <w:r w:rsidR="00FB3BBD" w:rsidRPr="00CE25AF">
              <w:rPr>
                <w:i/>
                <w:iCs/>
                <w:lang w:val="en-US"/>
              </w:rPr>
              <w:t>Reference</w:t>
            </w:r>
            <w:proofErr w:type="spellEnd"/>
            <w:r w:rsidR="006C472B" w:rsidRPr="00CE25AF">
              <w:rPr>
                <w:i/>
                <w:iCs/>
                <w:lang w:val="en-US"/>
              </w:rPr>
              <w:t>,</w:t>
            </w:r>
            <w:r w:rsidRPr="00CE25AF">
              <w:rPr>
                <w:lang w:val="en-US"/>
              </w:rPr>
              <w:t xml:space="preserve"> the key represents a bookmark or a similar local identifier within its parent element as specified by the key that precedes this key. </w:t>
            </w:r>
          </w:p>
          <w:p w14:paraId="24327BBD" w14:textId="1FA53070" w:rsidR="00C92C38" w:rsidRPr="007C14E8" w:rsidRDefault="00C92C38" w:rsidP="00DB0485">
            <w:pPr>
              <w:rPr>
                <w:lang w:val="en-US"/>
              </w:rPr>
            </w:pPr>
            <w:r w:rsidRPr="00CE25AF">
              <w:rPr>
                <w:lang w:val="en-US"/>
              </w:rPr>
              <w:t>In all other cases</w:t>
            </w:r>
            <w:r w:rsidR="006C472B" w:rsidRPr="00CE25AF">
              <w:rPr>
                <w:lang w:val="en-US"/>
              </w:rPr>
              <w:t>,</w:t>
            </w:r>
            <w:r w:rsidRPr="00CE25AF">
              <w:rPr>
                <w:lang w:val="en-US"/>
              </w:rPr>
              <w:t xml:space="preserve"> the key references a model element of the same or another </w:t>
            </w:r>
            <w:r w:rsidR="000F7E83" w:rsidRPr="00CE25AF">
              <w:rPr>
                <w:lang w:val="en-US"/>
              </w:rPr>
              <w:t>Asset Administration Shell</w:t>
            </w:r>
            <w:r w:rsidRPr="00CE25AF">
              <w:rPr>
                <w:lang w:val="en-US"/>
              </w:rPr>
              <w:t xml:space="preserve">. </w:t>
            </w:r>
            <w:r w:rsidRPr="007C14E8">
              <w:rPr>
                <w:lang w:val="en-US"/>
              </w:rPr>
              <w:t>The name of the model element is explicitly listed.</w:t>
            </w:r>
          </w:p>
        </w:tc>
        <w:tc>
          <w:tcPr>
            <w:tcW w:w="1984" w:type="dxa"/>
            <w:shd w:val="clear" w:color="auto" w:fill="auto"/>
          </w:tcPr>
          <w:p w14:paraId="3FC1D894" w14:textId="77777777" w:rsidR="00C92C38" w:rsidRPr="007C14E8" w:rsidRDefault="00C92C38" w:rsidP="00DB0485">
            <w:pPr>
              <w:rPr>
                <w:lang w:val="en-US"/>
              </w:rPr>
            </w:pPr>
            <w:proofErr w:type="spellStart"/>
            <w:r w:rsidRPr="007C14E8">
              <w:rPr>
                <w:lang w:val="en-US"/>
              </w:rPr>
              <w:lastRenderedPageBreak/>
              <w:t>KeyElements</w:t>
            </w:r>
            <w:proofErr w:type="spellEnd"/>
          </w:p>
        </w:tc>
        <w:tc>
          <w:tcPr>
            <w:tcW w:w="1134" w:type="dxa"/>
            <w:shd w:val="clear" w:color="auto" w:fill="auto"/>
          </w:tcPr>
          <w:p w14:paraId="0A9E7438" w14:textId="77777777" w:rsidR="00C92C38" w:rsidRPr="007C14E8" w:rsidRDefault="00C92C38" w:rsidP="00DB0485">
            <w:pPr>
              <w:rPr>
                <w:lang w:val="en-US"/>
              </w:rPr>
            </w:pPr>
            <w:r w:rsidRPr="007C14E8">
              <w:rPr>
                <w:lang w:val="en-US"/>
              </w:rPr>
              <w:t>1</w:t>
            </w:r>
          </w:p>
        </w:tc>
      </w:tr>
      <w:tr w:rsidR="00C92C38" w:rsidRPr="00CE25AF" w14:paraId="29C31100" w14:textId="77777777" w:rsidTr="00DB0485">
        <w:tc>
          <w:tcPr>
            <w:tcW w:w="1501" w:type="dxa"/>
            <w:shd w:val="clear" w:color="auto" w:fill="auto"/>
          </w:tcPr>
          <w:p w14:paraId="72524D31" w14:textId="77777777" w:rsidR="00C92C38" w:rsidRPr="007C14E8" w:rsidRDefault="00C92C38" w:rsidP="00DB0485">
            <w:pPr>
              <w:rPr>
                <w:lang w:val="en-US"/>
              </w:rPr>
            </w:pPr>
            <w:r w:rsidRPr="007C14E8">
              <w:rPr>
                <w:lang w:val="en-US"/>
              </w:rPr>
              <w:t>value</w:t>
            </w:r>
          </w:p>
        </w:tc>
        <w:tc>
          <w:tcPr>
            <w:tcW w:w="4590" w:type="dxa"/>
            <w:shd w:val="clear" w:color="auto" w:fill="auto"/>
          </w:tcPr>
          <w:p w14:paraId="5A6832E1" w14:textId="460FD597" w:rsidR="00C92C38" w:rsidRPr="00CE25AF" w:rsidRDefault="00C92C38" w:rsidP="00DB0485">
            <w:pPr>
              <w:rPr>
                <w:lang w:val="en-US"/>
              </w:rPr>
            </w:pPr>
            <w:r w:rsidRPr="00CE25AF">
              <w:rPr>
                <w:lang w:val="en-US"/>
              </w:rPr>
              <w:t>The key value, for example an IRDI or an URI</w:t>
            </w:r>
          </w:p>
        </w:tc>
        <w:tc>
          <w:tcPr>
            <w:tcW w:w="1984" w:type="dxa"/>
            <w:shd w:val="clear" w:color="auto" w:fill="auto"/>
          </w:tcPr>
          <w:p w14:paraId="6A74D919" w14:textId="66C0732B" w:rsidR="00C92C38" w:rsidRPr="007C14E8" w:rsidRDefault="0025229A" w:rsidP="00DB0485">
            <w:pPr>
              <w:rPr>
                <w:lang w:val="en-US"/>
              </w:rPr>
            </w:pPr>
            <w:r w:rsidRPr="007C14E8">
              <w:rPr>
                <w:lang w:val="en-US"/>
              </w:rPr>
              <w:t>Identifier</w:t>
            </w:r>
          </w:p>
        </w:tc>
        <w:tc>
          <w:tcPr>
            <w:tcW w:w="1134" w:type="dxa"/>
            <w:shd w:val="clear" w:color="auto" w:fill="auto"/>
          </w:tcPr>
          <w:p w14:paraId="1FB97B7C" w14:textId="77777777" w:rsidR="00C92C38" w:rsidRPr="007C14E8" w:rsidRDefault="00C92C38" w:rsidP="00DB0485">
            <w:pPr>
              <w:rPr>
                <w:lang w:val="en-US"/>
              </w:rPr>
            </w:pPr>
            <w:r w:rsidRPr="007C14E8">
              <w:rPr>
                <w:lang w:val="en-US"/>
              </w:rPr>
              <w:t>1</w:t>
            </w:r>
          </w:p>
        </w:tc>
      </w:tr>
    </w:tbl>
    <w:p w14:paraId="3B6FF562" w14:textId="01C36AD4" w:rsidR="00C92C38" w:rsidRPr="007C14E8" w:rsidRDefault="00C92C38" w:rsidP="00C92C38">
      <w:pPr>
        <w:pStyle w:val="Spiegelstriche"/>
        <w:ind w:left="1287"/>
        <w:rPr>
          <w:lang w:val="en-US"/>
        </w:rPr>
      </w:pPr>
    </w:p>
    <w:p w14:paraId="512575E9" w14:textId="304B3C99" w:rsidR="00C92C38" w:rsidRPr="00CE25AF" w:rsidRDefault="006C472B" w:rsidP="00C92C38">
      <w:pPr>
        <w:rPr>
          <w:lang w:val="en-US"/>
        </w:rPr>
      </w:pPr>
      <w:r w:rsidRPr="00CE25AF">
        <w:rPr>
          <w:lang w:val="en-US"/>
        </w:rPr>
        <w:t>An e</w:t>
      </w:r>
      <w:r w:rsidR="00C92C38" w:rsidRPr="00CE25AF">
        <w:rPr>
          <w:lang w:val="en-US"/>
        </w:rPr>
        <w:t xml:space="preserve">xample for using a </w:t>
      </w:r>
      <w:proofErr w:type="spellStart"/>
      <w:r w:rsidR="00C92C38" w:rsidRPr="00CE25AF">
        <w:rPr>
          <w:i/>
          <w:iCs/>
          <w:lang w:val="en-US"/>
        </w:rPr>
        <w:t>FragmentId</w:t>
      </w:r>
      <w:proofErr w:type="spellEnd"/>
      <w:r w:rsidR="00F068FA" w:rsidRPr="00CE25AF">
        <w:rPr>
          <w:lang w:val="en-US"/>
        </w:rPr>
        <w:t xml:space="preserve"> as type of a key</w:t>
      </w:r>
      <w:r w:rsidRPr="00CE25AF">
        <w:rPr>
          <w:lang w:val="en-US"/>
        </w:rPr>
        <w:t xml:space="preserve"> is</w:t>
      </w:r>
      <w:r w:rsidR="00F068FA" w:rsidRPr="00CE25AF">
        <w:rPr>
          <w:lang w:val="en-US"/>
        </w:rPr>
        <w:t xml:space="preserve"> a</w:t>
      </w:r>
      <w:r w:rsidR="00C92C38" w:rsidRPr="00CE25AF">
        <w:rPr>
          <w:lang w:val="en-US"/>
        </w:rPr>
        <w:t xml:space="preserve"> reference to an element within a file that is part of an </w:t>
      </w:r>
      <w:r w:rsidR="003702DB" w:rsidRPr="00CE25AF">
        <w:rPr>
          <w:lang w:val="en-US"/>
        </w:rPr>
        <w:t>Asset Administration Shell</w:t>
      </w:r>
      <w:r w:rsidR="00C92C38" w:rsidRPr="00CE25AF">
        <w:rPr>
          <w:lang w:val="en-US"/>
        </w:rPr>
        <w:t xml:space="preserve"> </w:t>
      </w:r>
      <w:proofErr w:type="spellStart"/>
      <w:r w:rsidR="00C92C38" w:rsidRPr="00CE25AF">
        <w:rPr>
          <w:lang w:val="en-US"/>
        </w:rPr>
        <w:t>aasx</w:t>
      </w:r>
      <w:proofErr w:type="spellEnd"/>
      <w:r w:rsidR="00C92C38" w:rsidRPr="00CE25AF">
        <w:rPr>
          <w:lang w:val="en-US"/>
        </w:rPr>
        <w:t xml:space="preserve"> package.</w:t>
      </w:r>
    </w:p>
    <w:p w14:paraId="25294629" w14:textId="1B782353" w:rsidR="00C92C38" w:rsidRPr="00CE25AF" w:rsidRDefault="00C92C38" w:rsidP="00C92C38">
      <w:pPr>
        <w:pStyle w:val="Spiegelstriche"/>
        <w:ind w:left="1287"/>
        <w:rPr>
          <w:lang w:val="en-US"/>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3"/>
        <w:gridCol w:w="6813"/>
      </w:tblGrid>
      <w:tr w:rsidR="00C92C38" w:rsidRPr="00CE25AF" w14:paraId="012748DA" w14:textId="77777777" w:rsidTr="0007556C">
        <w:trPr>
          <w:tblHeader/>
        </w:trPr>
        <w:tc>
          <w:tcPr>
            <w:tcW w:w="2963" w:type="dxa"/>
            <w:shd w:val="clear" w:color="auto" w:fill="0778A5"/>
          </w:tcPr>
          <w:p w14:paraId="3B75568E" w14:textId="77777777" w:rsidR="00C92C38" w:rsidRPr="007C14E8" w:rsidRDefault="00C92C38" w:rsidP="00DB0485">
            <w:pPr>
              <w:rPr>
                <w:color w:val="FFFFFF" w:themeColor="background1"/>
                <w:lang w:val="en-US"/>
              </w:rPr>
            </w:pPr>
            <w:r w:rsidRPr="007C14E8">
              <w:rPr>
                <w:color w:val="FFFFFF" w:themeColor="background1"/>
                <w:lang w:val="en-US"/>
              </w:rPr>
              <w:t>Enumeration:</w:t>
            </w:r>
          </w:p>
        </w:tc>
        <w:tc>
          <w:tcPr>
            <w:tcW w:w="6813" w:type="dxa"/>
          </w:tcPr>
          <w:p w14:paraId="1F866040" w14:textId="2009AF88" w:rsidR="00C92C38" w:rsidRPr="007C14E8" w:rsidRDefault="00C92C38" w:rsidP="00DB0485">
            <w:pPr>
              <w:rPr>
                <w:lang w:val="en-US"/>
              </w:rPr>
            </w:pPr>
            <w:proofErr w:type="spellStart"/>
            <w:r w:rsidRPr="007C14E8">
              <w:rPr>
                <w:lang w:val="en-US"/>
              </w:rPr>
              <w:t>Key</w:t>
            </w:r>
            <w:r w:rsidR="009B58A5" w:rsidRPr="007C14E8">
              <w:rPr>
                <w:lang w:val="en-US"/>
              </w:rPr>
              <w:t>Types</w:t>
            </w:r>
            <w:proofErr w:type="spellEnd"/>
          </w:p>
        </w:tc>
      </w:tr>
      <w:tr w:rsidR="00C92C38" w:rsidRPr="00C51190" w14:paraId="12765E36" w14:textId="77777777" w:rsidTr="0007556C">
        <w:trPr>
          <w:tblHeader/>
        </w:trPr>
        <w:tc>
          <w:tcPr>
            <w:tcW w:w="2963" w:type="dxa"/>
            <w:tcBorders>
              <w:bottom w:val="single" w:sz="4" w:space="0" w:color="auto"/>
            </w:tcBorders>
            <w:shd w:val="clear" w:color="auto" w:fill="0778A5"/>
          </w:tcPr>
          <w:p w14:paraId="5B227F40" w14:textId="5A79CB26" w:rsidR="00C92C38" w:rsidRPr="007C14E8" w:rsidRDefault="00C92C38" w:rsidP="00DB0485">
            <w:pPr>
              <w:rPr>
                <w:color w:val="FFFFFF" w:themeColor="background1"/>
                <w:lang w:val="en-US"/>
              </w:rPr>
            </w:pPr>
            <w:r w:rsidRPr="007C14E8">
              <w:rPr>
                <w:color w:val="FFFFFF" w:themeColor="background1"/>
                <w:lang w:val="en-US"/>
              </w:rPr>
              <w:t>Explanation:</w:t>
            </w:r>
          </w:p>
        </w:tc>
        <w:tc>
          <w:tcPr>
            <w:tcW w:w="6813" w:type="dxa"/>
            <w:tcBorders>
              <w:bottom w:val="single" w:sz="4" w:space="0" w:color="auto"/>
            </w:tcBorders>
          </w:tcPr>
          <w:p w14:paraId="5578B2F6" w14:textId="28FC864A" w:rsidR="00C92C38" w:rsidRPr="00CE25AF" w:rsidRDefault="00C92C38" w:rsidP="00DB0485">
            <w:pPr>
              <w:rPr>
                <w:lang w:val="en-US"/>
              </w:rPr>
            </w:pPr>
            <w:r w:rsidRPr="00CE25AF">
              <w:rPr>
                <w:lang w:val="en-US"/>
              </w:rPr>
              <w:t>Enumeration of different key value types within a key</w:t>
            </w:r>
          </w:p>
        </w:tc>
      </w:tr>
      <w:tr w:rsidR="00C92C38" w:rsidRPr="00CE25AF" w14:paraId="45310186" w14:textId="77777777" w:rsidTr="0007556C">
        <w:trPr>
          <w:tblHeader/>
        </w:trPr>
        <w:tc>
          <w:tcPr>
            <w:tcW w:w="2963" w:type="dxa"/>
            <w:tcBorders>
              <w:bottom w:val="single" w:sz="4" w:space="0" w:color="auto"/>
            </w:tcBorders>
            <w:shd w:val="clear" w:color="auto" w:fill="0778A5"/>
          </w:tcPr>
          <w:p w14:paraId="62090519" w14:textId="77777777" w:rsidR="00C92C38" w:rsidRPr="007C14E8" w:rsidRDefault="00C92C38" w:rsidP="00DB0485">
            <w:pPr>
              <w:rPr>
                <w:color w:val="FFFFFF" w:themeColor="background1"/>
                <w:lang w:val="en-US"/>
              </w:rPr>
            </w:pPr>
            <w:r w:rsidRPr="007C14E8">
              <w:rPr>
                <w:color w:val="FFFFFF" w:themeColor="background1"/>
                <w:lang w:val="en-US"/>
              </w:rPr>
              <w:t>Set of:</w:t>
            </w:r>
          </w:p>
        </w:tc>
        <w:tc>
          <w:tcPr>
            <w:tcW w:w="6813" w:type="dxa"/>
            <w:tcBorders>
              <w:bottom w:val="single" w:sz="4" w:space="0" w:color="auto"/>
            </w:tcBorders>
          </w:tcPr>
          <w:p w14:paraId="0F1574DD" w14:textId="000F36CE" w:rsidR="00C92C38" w:rsidRPr="007C14E8" w:rsidRDefault="009B58A5" w:rsidP="00DB0485">
            <w:pPr>
              <w:rPr>
                <w:lang w:val="en-US"/>
              </w:rPr>
            </w:pPr>
            <w:proofErr w:type="spellStart"/>
            <w:r w:rsidRPr="007C14E8">
              <w:rPr>
                <w:lang w:val="en-US"/>
              </w:rPr>
              <w:t>FragementKeys</w:t>
            </w:r>
            <w:proofErr w:type="spellEnd"/>
            <w:r w:rsidR="001C755A" w:rsidRPr="007C14E8">
              <w:rPr>
                <w:lang w:val="en-US"/>
              </w:rPr>
              <w:t xml:space="preserve">; </w:t>
            </w:r>
            <w:proofErr w:type="spellStart"/>
            <w:r w:rsidR="001C755A" w:rsidRPr="007C14E8">
              <w:rPr>
                <w:lang w:val="en-US"/>
              </w:rPr>
              <w:t>AasReferables</w:t>
            </w:r>
            <w:proofErr w:type="spellEnd"/>
            <w:r w:rsidR="001C755A" w:rsidRPr="007C14E8">
              <w:rPr>
                <w:lang w:val="en-US"/>
              </w:rPr>
              <w:t>,</w:t>
            </w:r>
            <w:r w:rsidRPr="007C14E8">
              <w:rPr>
                <w:lang w:val="en-US"/>
              </w:rPr>
              <w:t xml:space="preserve"> </w:t>
            </w:r>
            <w:proofErr w:type="spellStart"/>
            <w:r w:rsidRPr="007C14E8">
              <w:rPr>
                <w:lang w:val="en-US"/>
              </w:rPr>
              <w:t>GloballyIdentifiables</w:t>
            </w:r>
            <w:proofErr w:type="spellEnd"/>
          </w:p>
        </w:tc>
      </w:tr>
      <w:tr w:rsidR="00482FC3" w:rsidRPr="00CE25AF" w14:paraId="29A8903F" w14:textId="77777777" w:rsidTr="0007556C">
        <w:trPr>
          <w:tblHeader/>
        </w:trPr>
        <w:tc>
          <w:tcPr>
            <w:tcW w:w="2963" w:type="dxa"/>
            <w:shd w:val="clear" w:color="auto" w:fill="0778A5"/>
          </w:tcPr>
          <w:p w14:paraId="04145736" w14:textId="77777777" w:rsidR="00C92C38" w:rsidRPr="007C14E8" w:rsidRDefault="00C92C38" w:rsidP="00DB0485">
            <w:pPr>
              <w:rPr>
                <w:color w:val="FFFFFF" w:themeColor="background1"/>
                <w:lang w:val="en-US"/>
              </w:rPr>
            </w:pPr>
            <w:r w:rsidRPr="007C14E8">
              <w:rPr>
                <w:color w:val="FFFFFF" w:themeColor="background1"/>
                <w:lang w:val="en-US"/>
              </w:rPr>
              <w:t>Literal</w:t>
            </w:r>
          </w:p>
        </w:tc>
        <w:tc>
          <w:tcPr>
            <w:tcW w:w="6813" w:type="dxa"/>
            <w:shd w:val="clear" w:color="auto" w:fill="0778A5"/>
          </w:tcPr>
          <w:p w14:paraId="1B626AD1" w14:textId="587C0DBE" w:rsidR="00C92C38" w:rsidRPr="007C14E8" w:rsidRDefault="00C92C38" w:rsidP="00DB0485">
            <w:pPr>
              <w:rPr>
                <w:color w:val="FFFFFF" w:themeColor="background1"/>
                <w:lang w:val="en-US"/>
              </w:rPr>
            </w:pPr>
            <w:r w:rsidRPr="007C14E8">
              <w:rPr>
                <w:color w:val="FFFFFF" w:themeColor="background1"/>
                <w:lang w:val="en-US"/>
              </w:rPr>
              <w:t>Explanation</w:t>
            </w:r>
          </w:p>
        </w:tc>
      </w:tr>
      <w:tr w:rsidR="009B58A5" w:rsidRPr="00CE25AF" w14:paraId="6BE1603E" w14:textId="77777777" w:rsidTr="0007556C">
        <w:tc>
          <w:tcPr>
            <w:tcW w:w="2963" w:type="dxa"/>
            <w:shd w:val="clear" w:color="auto" w:fill="auto"/>
          </w:tcPr>
          <w:p w14:paraId="35BB8DBD" w14:textId="2AFC227D" w:rsidR="009B58A5" w:rsidRPr="00CE25AF" w:rsidRDefault="009B58A5" w:rsidP="00C72010">
            <w:pPr>
              <w:pStyle w:val="Spiegelstriche"/>
              <w:rPr>
                <w:lang w:val="en-US"/>
              </w:rPr>
            </w:pPr>
            <w:proofErr w:type="spellStart"/>
            <w:r w:rsidRPr="00CE25AF">
              <w:rPr>
                <w:lang w:val="en-US"/>
              </w:rPr>
              <w:t>AnnotatedRelationshipElement</w:t>
            </w:r>
            <w:proofErr w:type="spellEnd"/>
          </w:p>
        </w:tc>
        <w:tc>
          <w:tcPr>
            <w:tcW w:w="6813" w:type="dxa"/>
            <w:shd w:val="clear" w:color="auto" w:fill="auto"/>
          </w:tcPr>
          <w:p w14:paraId="77394A39" w14:textId="25C3D1E1" w:rsidR="009B58A5" w:rsidRPr="00CE25AF" w:rsidRDefault="009B58A5">
            <w:pPr>
              <w:pStyle w:val="Spiegelstriche"/>
              <w:rPr>
                <w:lang w:val="en-US"/>
              </w:rPr>
            </w:pPr>
            <w:r w:rsidRPr="00CE25AF">
              <w:rPr>
                <w:lang w:val="en-US"/>
              </w:rPr>
              <w:t>Annotated relationship element</w:t>
            </w:r>
          </w:p>
        </w:tc>
      </w:tr>
      <w:tr w:rsidR="00A94FA9" w:rsidRPr="00CE25AF" w14:paraId="4244DFB4" w14:textId="77777777" w:rsidTr="0007556C">
        <w:tc>
          <w:tcPr>
            <w:tcW w:w="2963" w:type="dxa"/>
            <w:shd w:val="clear" w:color="auto" w:fill="auto"/>
          </w:tcPr>
          <w:p w14:paraId="60249A59" w14:textId="2074A33B" w:rsidR="00A94FA9" w:rsidRPr="00CE25AF" w:rsidRDefault="00A94FA9" w:rsidP="00C72010">
            <w:pPr>
              <w:pStyle w:val="Spiegelstriche"/>
              <w:rPr>
                <w:lang w:val="en-US"/>
              </w:rPr>
            </w:pPr>
            <w:proofErr w:type="spellStart"/>
            <w:r w:rsidRPr="00CE25AF">
              <w:rPr>
                <w:lang w:val="en-US"/>
              </w:rPr>
              <w:t>AssetAdministrationShell</w:t>
            </w:r>
            <w:proofErr w:type="spellEnd"/>
          </w:p>
        </w:tc>
        <w:tc>
          <w:tcPr>
            <w:tcW w:w="6813" w:type="dxa"/>
            <w:shd w:val="clear" w:color="auto" w:fill="auto"/>
          </w:tcPr>
          <w:p w14:paraId="77423700" w14:textId="0E1EDC82" w:rsidR="00A94FA9" w:rsidRPr="00CE25AF" w:rsidRDefault="00A94FA9">
            <w:pPr>
              <w:pStyle w:val="Spiegelstriche"/>
              <w:rPr>
                <w:lang w:val="en-US"/>
              </w:rPr>
            </w:pPr>
            <w:r w:rsidRPr="00CE25AF">
              <w:rPr>
                <w:lang w:val="en-US"/>
              </w:rPr>
              <w:t xml:space="preserve">Asset </w:t>
            </w:r>
            <w:r w:rsidR="006C472B" w:rsidRPr="00CE25AF">
              <w:rPr>
                <w:lang w:val="en-US"/>
              </w:rPr>
              <w:t>A</w:t>
            </w:r>
            <w:r w:rsidRPr="00CE25AF">
              <w:rPr>
                <w:lang w:val="en-US"/>
              </w:rPr>
              <w:t xml:space="preserve">dministration </w:t>
            </w:r>
            <w:r w:rsidR="006C472B" w:rsidRPr="00CE25AF">
              <w:rPr>
                <w:lang w:val="en-US"/>
              </w:rPr>
              <w:t>S</w:t>
            </w:r>
            <w:r w:rsidRPr="00CE25AF">
              <w:rPr>
                <w:lang w:val="en-US"/>
              </w:rPr>
              <w:t>hell</w:t>
            </w:r>
          </w:p>
        </w:tc>
      </w:tr>
      <w:tr w:rsidR="00A94FA9" w:rsidRPr="00CE25AF" w14:paraId="6DB8C1E0" w14:textId="77777777" w:rsidTr="0007556C">
        <w:tc>
          <w:tcPr>
            <w:tcW w:w="2963" w:type="dxa"/>
            <w:shd w:val="clear" w:color="auto" w:fill="auto"/>
          </w:tcPr>
          <w:p w14:paraId="6EE2D23D" w14:textId="0AC77886" w:rsidR="00A94FA9" w:rsidRPr="00CE25AF" w:rsidRDefault="00A94FA9" w:rsidP="00C72010">
            <w:pPr>
              <w:pStyle w:val="Spiegelstriche"/>
              <w:rPr>
                <w:lang w:val="en-US"/>
              </w:rPr>
            </w:pPr>
            <w:proofErr w:type="spellStart"/>
            <w:r w:rsidRPr="00CE25AF">
              <w:rPr>
                <w:lang w:val="en-US"/>
              </w:rPr>
              <w:t>BasicEventElement</w:t>
            </w:r>
            <w:proofErr w:type="spellEnd"/>
          </w:p>
        </w:tc>
        <w:tc>
          <w:tcPr>
            <w:tcW w:w="6813" w:type="dxa"/>
            <w:shd w:val="clear" w:color="auto" w:fill="auto"/>
          </w:tcPr>
          <w:p w14:paraId="0EA8685F" w14:textId="022BDB2E" w:rsidR="00A94FA9" w:rsidRPr="00CE25AF" w:rsidRDefault="00A94FA9">
            <w:pPr>
              <w:pStyle w:val="Spiegelstriche"/>
              <w:rPr>
                <w:lang w:val="en-US"/>
              </w:rPr>
            </w:pPr>
            <w:r w:rsidRPr="00CE25AF">
              <w:rPr>
                <w:lang w:val="en-US"/>
              </w:rPr>
              <w:t>Basic event element</w:t>
            </w:r>
          </w:p>
        </w:tc>
      </w:tr>
      <w:tr w:rsidR="00A94FA9" w:rsidRPr="00CE25AF" w14:paraId="32130CAC" w14:textId="77777777" w:rsidTr="0007556C">
        <w:tc>
          <w:tcPr>
            <w:tcW w:w="2963" w:type="dxa"/>
            <w:shd w:val="clear" w:color="auto" w:fill="auto"/>
          </w:tcPr>
          <w:p w14:paraId="7D1269BB" w14:textId="76417B23" w:rsidR="00A94FA9" w:rsidRPr="00CE25AF" w:rsidRDefault="00A94FA9" w:rsidP="00C72010">
            <w:pPr>
              <w:pStyle w:val="Spiegelstriche"/>
              <w:rPr>
                <w:lang w:val="en-US"/>
              </w:rPr>
            </w:pPr>
            <w:r w:rsidRPr="00CE25AF">
              <w:rPr>
                <w:lang w:val="en-US"/>
              </w:rPr>
              <w:t>Blob</w:t>
            </w:r>
          </w:p>
        </w:tc>
        <w:tc>
          <w:tcPr>
            <w:tcW w:w="6813" w:type="dxa"/>
            <w:shd w:val="clear" w:color="auto" w:fill="auto"/>
          </w:tcPr>
          <w:p w14:paraId="466F2CB6" w14:textId="77777777" w:rsidR="00A94FA9" w:rsidRPr="00CE25AF" w:rsidRDefault="00A94FA9">
            <w:pPr>
              <w:pStyle w:val="Spiegelstriche"/>
              <w:rPr>
                <w:lang w:val="en-US"/>
              </w:rPr>
            </w:pPr>
            <w:r w:rsidRPr="00CE25AF">
              <w:rPr>
                <w:lang w:val="en-US"/>
              </w:rPr>
              <w:t>Blob</w:t>
            </w:r>
          </w:p>
        </w:tc>
      </w:tr>
      <w:tr w:rsidR="00A94FA9" w:rsidRPr="00CE25AF" w14:paraId="24834606" w14:textId="77777777" w:rsidTr="0007556C">
        <w:tc>
          <w:tcPr>
            <w:tcW w:w="2963" w:type="dxa"/>
            <w:shd w:val="clear" w:color="auto" w:fill="auto"/>
          </w:tcPr>
          <w:p w14:paraId="1FD9F20F" w14:textId="77777777" w:rsidR="00A94FA9" w:rsidRPr="00CE25AF" w:rsidRDefault="00A94FA9" w:rsidP="00C72010">
            <w:pPr>
              <w:pStyle w:val="Spiegelstriche"/>
              <w:rPr>
                <w:lang w:val="en-US"/>
              </w:rPr>
            </w:pPr>
            <w:r w:rsidRPr="00CE25AF">
              <w:rPr>
                <w:lang w:val="en-US"/>
              </w:rPr>
              <w:t>Capability</w:t>
            </w:r>
          </w:p>
        </w:tc>
        <w:tc>
          <w:tcPr>
            <w:tcW w:w="6813" w:type="dxa"/>
            <w:shd w:val="clear" w:color="auto" w:fill="auto"/>
          </w:tcPr>
          <w:p w14:paraId="0727FF8C" w14:textId="77777777" w:rsidR="00A94FA9" w:rsidRPr="00CE25AF" w:rsidRDefault="00A94FA9">
            <w:pPr>
              <w:pStyle w:val="Spiegelstriche"/>
              <w:rPr>
                <w:lang w:val="en-US"/>
              </w:rPr>
            </w:pPr>
            <w:r w:rsidRPr="00CE25AF">
              <w:rPr>
                <w:lang w:val="en-US"/>
              </w:rPr>
              <w:t>Capability</w:t>
            </w:r>
          </w:p>
        </w:tc>
      </w:tr>
      <w:tr w:rsidR="00A94FA9" w:rsidRPr="00CE25AF" w14:paraId="072607EB" w14:textId="77777777" w:rsidTr="0007556C">
        <w:tc>
          <w:tcPr>
            <w:tcW w:w="2963" w:type="dxa"/>
            <w:shd w:val="clear" w:color="auto" w:fill="auto"/>
          </w:tcPr>
          <w:p w14:paraId="19BB6CF7" w14:textId="3C9BC862" w:rsidR="00A94FA9" w:rsidRPr="00CE25AF" w:rsidRDefault="00A94FA9" w:rsidP="00C72010">
            <w:pPr>
              <w:pStyle w:val="Spiegelstriche"/>
              <w:rPr>
                <w:lang w:val="en-US"/>
              </w:rPr>
            </w:pPr>
            <w:proofErr w:type="spellStart"/>
            <w:r w:rsidRPr="00CE25AF">
              <w:rPr>
                <w:lang w:val="en-US"/>
              </w:rPr>
              <w:t>ConceptDescription</w:t>
            </w:r>
            <w:proofErr w:type="spellEnd"/>
          </w:p>
        </w:tc>
        <w:tc>
          <w:tcPr>
            <w:tcW w:w="6813" w:type="dxa"/>
            <w:shd w:val="clear" w:color="auto" w:fill="auto"/>
          </w:tcPr>
          <w:p w14:paraId="465006EA" w14:textId="3F632DD8" w:rsidR="00A94FA9" w:rsidRPr="00CE25AF" w:rsidRDefault="00A94FA9">
            <w:pPr>
              <w:pStyle w:val="Spiegelstriche"/>
              <w:rPr>
                <w:lang w:val="en-US"/>
              </w:rPr>
            </w:pPr>
            <w:r w:rsidRPr="00CE25AF">
              <w:rPr>
                <w:lang w:val="en-US"/>
              </w:rPr>
              <w:t>Concept Description</w:t>
            </w:r>
          </w:p>
        </w:tc>
      </w:tr>
      <w:tr w:rsidR="00A94FA9" w:rsidRPr="00C51190" w14:paraId="09906413" w14:textId="77777777" w:rsidTr="0007556C">
        <w:tc>
          <w:tcPr>
            <w:tcW w:w="2963" w:type="dxa"/>
            <w:shd w:val="clear" w:color="auto" w:fill="auto"/>
          </w:tcPr>
          <w:p w14:paraId="42244731" w14:textId="77777777" w:rsidR="00A94FA9" w:rsidRPr="00CE25AF" w:rsidRDefault="00A94FA9" w:rsidP="00C72010">
            <w:pPr>
              <w:pStyle w:val="Spiegelstriche"/>
              <w:rPr>
                <w:lang w:val="en-US"/>
              </w:rPr>
            </w:pPr>
            <w:proofErr w:type="spellStart"/>
            <w:r w:rsidRPr="00CE25AF">
              <w:rPr>
                <w:lang w:val="en-US"/>
              </w:rPr>
              <w:t>DataElement</w:t>
            </w:r>
            <w:proofErr w:type="spellEnd"/>
          </w:p>
        </w:tc>
        <w:tc>
          <w:tcPr>
            <w:tcW w:w="6813" w:type="dxa"/>
            <w:shd w:val="clear" w:color="auto" w:fill="auto"/>
          </w:tcPr>
          <w:p w14:paraId="04CBF2C1" w14:textId="138B6E5C" w:rsidR="00A94FA9" w:rsidRPr="00CE25AF" w:rsidRDefault="00A94FA9">
            <w:pPr>
              <w:pStyle w:val="Spiegelstriche"/>
              <w:rPr>
                <w:lang w:val="en-US"/>
              </w:rPr>
            </w:pPr>
            <w:r w:rsidRPr="00CE25AF">
              <w:rPr>
                <w:lang w:val="en-US"/>
              </w:rPr>
              <w:t>Data Element</w:t>
            </w:r>
          </w:p>
          <w:p w14:paraId="1F2C8253" w14:textId="6284F711" w:rsidR="00A94FA9" w:rsidRPr="00CE25AF" w:rsidRDefault="00A94FA9" w:rsidP="0002055A">
            <w:pPr>
              <w:pStyle w:val="NOTE"/>
              <w:rPr>
                <w:lang w:val="en-US"/>
              </w:rPr>
            </w:pPr>
            <w:r w:rsidRPr="00CE25AF">
              <w:rPr>
                <w:lang w:val="en-US"/>
              </w:rPr>
              <w:t xml:space="preserve">Note: </w:t>
            </w:r>
            <w:r w:rsidR="006C472B" w:rsidRPr="00CE25AF">
              <w:rPr>
                <w:lang w:val="en-US"/>
              </w:rPr>
              <w:t>d</w:t>
            </w:r>
            <w:r w:rsidRPr="00CE25AF">
              <w:rPr>
                <w:lang w:val="en-US"/>
              </w:rPr>
              <w:t xml:space="preserve">ata </w:t>
            </w:r>
            <w:r w:rsidR="006C472B" w:rsidRPr="00CE25AF">
              <w:rPr>
                <w:lang w:val="en-US"/>
              </w:rPr>
              <w:t>e</w:t>
            </w:r>
            <w:r w:rsidRPr="00CE25AF">
              <w:rPr>
                <w:lang w:val="en-US"/>
              </w:rPr>
              <w:t>lement</w:t>
            </w:r>
            <w:r w:rsidR="006C472B" w:rsidRPr="00CE25AF">
              <w:rPr>
                <w:lang w:val="en-US"/>
              </w:rPr>
              <w:t xml:space="preserve">s are </w:t>
            </w:r>
            <w:r w:rsidRPr="00CE25AF">
              <w:rPr>
                <w:lang w:val="en-US"/>
              </w:rPr>
              <w:t>abstract, i.e. if a key uses "</w:t>
            </w:r>
            <w:proofErr w:type="spellStart"/>
            <w:r w:rsidRPr="00CE25AF">
              <w:rPr>
                <w:lang w:val="en-US"/>
              </w:rPr>
              <w:t>DataElement</w:t>
            </w:r>
            <w:proofErr w:type="spellEnd"/>
            <w:r w:rsidRPr="00CE25AF">
              <w:rPr>
                <w:lang w:val="en-US"/>
              </w:rPr>
              <w:t>"</w:t>
            </w:r>
            <w:r w:rsidR="006C472B" w:rsidRPr="00CE25AF">
              <w:rPr>
                <w:lang w:val="en-US"/>
              </w:rPr>
              <w:t>,</w:t>
            </w:r>
            <w:r w:rsidRPr="00CE25AF">
              <w:rPr>
                <w:lang w:val="en-US"/>
              </w:rPr>
              <w:t xml:space="preserve"> the reference may be a </w:t>
            </w:r>
            <w:r w:rsidR="006C472B" w:rsidRPr="00CE25AF">
              <w:rPr>
                <w:lang w:val="en-US"/>
              </w:rPr>
              <w:t>p</w:t>
            </w:r>
            <w:r w:rsidRPr="00CE25AF">
              <w:rPr>
                <w:lang w:val="en-US"/>
              </w:rPr>
              <w:t xml:space="preserve">roperty, </w:t>
            </w:r>
            <w:r w:rsidR="006C472B" w:rsidRPr="00CE25AF">
              <w:rPr>
                <w:lang w:val="en-US"/>
              </w:rPr>
              <w:t>f</w:t>
            </w:r>
            <w:r w:rsidRPr="00CE25AF">
              <w:rPr>
                <w:lang w:val="en-US"/>
              </w:rPr>
              <w:t>ile</w:t>
            </w:r>
            <w:r w:rsidR="006C472B" w:rsidRPr="00CE25AF">
              <w:rPr>
                <w:lang w:val="en-US"/>
              </w:rPr>
              <w:t>,</w:t>
            </w:r>
            <w:r w:rsidRPr="00CE25AF">
              <w:rPr>
                <w:lang w:val="en-US"/>
              </w:rPr>
              <w:t xml:space="preserve"> etc.</w:t>
            </w:r>
          </w:p>
        </w:tc>
      </w:tr>
      <w:tr w:rsidR="00A94FA9" w:rsidRPr="00CE25AF" w14:paraId="227AC92F" w14:textId="77777777" w:rsidTr="0007556C">
        <w:tc>
          <w:tcPr>
            <w:tcW w:w="2963" w:type="dxa"/>
            <w:shd w:val="clear" w:color="auto" w:fill="auto"/>
          </w:tcPr>
          <w:p w14:paraId="035BF00B" w14:textId="77777777" w:rsidR="00A94FA9" w:rsidRPr="00CE25AF" w:rsidRDefault="00A94FA9" w:rsidP="00C72010">
            <w:pPr>
              <w:pStyle w:val="Spiegelstriche"/>
              <w:rPr>
                <w:lang w:val="en-US"/>
              </w:rPr>
            </w:pPr>
            <w:r w:rsidRPr="00CE25AF">
              <w:rPr>
                <w:lang w:val="en-US"/>
              </w:rPr>
              <w:t>Entity</w:t>
            </w:r>
          </w:p>
        </w:tc>
        <w:tc>
          <w:tcPr>
            <w:tcW w:w="6813" w:type="dxa"/>
            <w:shd w:val="clear" w:color="auto" w:fill="auto"/>
          </w:tcPr>
          <w:p w14:paraId="79147FE1" w14:textId="77777777" w:rsidR="00A94FA9" w:rsidRPr="00CE25AF" w:rsidRDefault="00A94FA9">
            <w:pPr>
              <w:pStyle w:val="Spiegelstriche"/>
              <w:rPr>
                <w:lang w:val="en-US"/>
              </w:rPr>
            </w:pPr>
            <w:r w:rsidRPr="00CE25AF">
              <w:rPr>
                <w:lang w:val="en-US"/>
              </w:rPr>
              <w:t>Entity</w:t>
            </w:r>
          </w:p>
        </w:tc>
      </w:tr>
      <w:tr w:rsidR="00A94FA9" w:rsidRPr="00C51190" w14:paraId="07094269" w14:textId="77777777" w:rsidTr="0007556C">
        <w:trPr>
          <w:trHeight w:val="846"/>
        </w:trPr>
        <w:tc>
          <w:tcPr>
            <w:tcW w:w="2963" w:type="dxa"/>
            <w:shd w:val="clear" w:color="auto" w:fill="auto"/>
          </w:tcPr>
          <w:p w14:paraId="5B84E005" w14:textId="77777777" w:rsidR="00A94FA9" w:rsidRPr="007C14E8" w:rsidRDefault="00A94FA9" w:rsidP="00A94FA9">
            <w:pPr>
              <w:rPr>
                <w:lang w:val="en-US"/>
              </w:rPr>
            </w:pPr>
            <w:proofErr w:type="spellStart"/>
            <w:r w:rsidRPr="007C14E8">
              <w:rPr>
                <w:lang w:val="en-US"/>
              </w:rPr>
              <w:t>EventElement</w:t>
            </w:r>
            <w:proofErr w:type="spellEnd"/>
          </w:p>
        </w:tc>
        <w:tc>
          <w:tcPr>
            <w:tcW w:w="6813" w:type="dxa"/>
            <w:shd w:val="clear" w:color="auto" w:fill="auto"/>
          </w:tcPr>
          <w:p w14:paraId="139318C1" w14:textId="77777777" w:rsidR="00A94FA9" w:rsidRPr="00CE25AF" w:rsidRDefault="00A94FA9" w:rsidP="00A94FA9">
            <w:pPr>
              <w:pStyle w:val="Spiegelstriche"/>
              <w:rPr>
                <w:lang w:val="en-US"/>
              </w:rPr>
            </w:pPr>
            <w:r w:rsidRPr="00CE25AF">
              <w:rPr>
                <w:lang w:val="en-US"/>
              </w:rPr>
              <w:t>Event</w:t>
            </w:r>
          </w:p>
          <w:p w14:paraId="0D295E09" w14:textId="6ED627C3" w:rsidR="00A94FA9" w:rsidRPr="00CE25AF" w:rsidRDefault="00A94FA9" w:rsidP="00A94FA9">
            <w:pPr>
              <w:pStyle w:val="NOTE"/>
              <w:rPr>
                <w:lang w:val="en-US"/>
              </w:rPr>
            </w:pPr>
            <w:r w:rsidRPr="00CE25AF">
              <w:rPr>
                <w:lang w:val="en-US"/>
              </w:rPr>
              <w:t xml:space="preserve">Note: </w:t>
            </w:r>
            <w:r w:rsidR="006C472B" w:rsidRPr="00CE25AF">
              <w:rPr>
                <w:lang w:val="en-US"/>
              </w:rPr>
              <w:t>e</w:t>
            </w:r>
            <w:r w:rsidRPr="00CE25AF">
              <w:rPr>
                <w:lang w:val="en-US"/>
              </w:rPr>
              <w:t>vent element is abstract.</w:t>
            </w:r>
          </w:p>
        </w:tc>
      </w:tr>
      <w:tr w:rsidR="00A94FA9" w:rsidRPr="00CE25AF" w14:paraId="21BAEBB6" w14:textId="77777777" w:rsidTr="0007556C">
        <w:tc>
          <w:tcPr>
            <w:tcW w:w="2963" w:type="dxa"/>
            <w:shd w:val="clear" w:color="auto" w:fill="auto"/>
          </w:tcPr>
          <w:p w14:paraId="09456008" w14:textId="77777777" w:rsidR="00A94FA9" w:rsidRPr="007C14E8" w:rsidRDefault="00A94FA9" w:rsidP="00A94FA9">
            <w:pPr>
              <w:rPr>
                <w:lang w:val="en-US"/>
              </w:rPr>
            </w:pPr>
            <w:r w:rsidRPr="007C14E8">
              <w:rPr>
                <w:lang w:val="en-US"/>
              </w:rPr>
              <w:t>File</w:t>
            </w:r>
          </w:p>
        </w:tc>
        <w:tc>
          <w:tcPr>
            <w:tcW w:w="6813" w:type="dxa"/>
            <w:shd w:val="clear" w:color="auto" w:fill="auto"/>
          </w:tcPr>
          <w:p w14:paraId="4581DAFD" w14:textId="77777777" w:rsidR="00A94FA9" w:rsidRPr="007C14E8" w:rsidRDefault="00A94FA9" w:rsidP="00A94FA9">
            <w:pPr>
              <w:pStyle w:val="Spiegelstriche"/>
              <w:rPr>
                <w:lang w:val="en-US"/>
              </w:rPr>
            </w:pPr>
            <w:r w:rsidRPr="007C14E8">
              <w:rPr>
                <w:lang w:val="en-US"/>
              </w:rPr>
              <w:t>File</w:t>
            </w:r>
          </w:p>
        </w:tc>
      </w:tr>
      <w:tr w:rsidR="00A94FA9" w:rsidRPr="00C51190" w14:paraId="3535750F" w14:textId="77777777" w:rsidTr="0007556C">
        <w:tc>
          <w:tcPr>
            <w:tcW w:w="2963" w:type="dxa"/>
            <w:shd w:val="clear" w:color="auto" w:fill="auto"/>
          </w:tcPr>
          <w:p w14:paraId="692DA7DD" w14:textId="6B517F4F" w:rsidR="00A94FA9" w:rsidRPr="007C14E8" w:rsidRDefault="00A94FA9" w:rsidP="00A94FA9">
            <w:pPr>
              <w:rPr>
                <w:lang w:val="en-US"/>
              </w:rPr>
            </w:pPr>
            <w:proofErr w:type="spellStart"/>
            <w:r w:rsidRPr="007C14E8">
              <w:rPr>
                <w:lang w:val="en-US"/>
              </w:rPr>
              <w:t>FragmentReference</w:t>
            </w:r>
            <w:proofErr w:type="spellEnd"/>
          </w:p>
        </w:tc>
        <w:tc>
          <w:tcPr>
            <w:tcW w:w="6813" w:type="dxa"/>
            <w:shd w:val="clear" w:color="auto" w:fill="auto"/>
          </w:tcPr>
          <w:p w14:paraId="178DC7C4" w14:textId="308DEDEA" w:rsidR="00A94FA9" w:rsidRPr="00CE25AF" w:rsidRDefault="00A94FA9" w:rsidP="00A94FA9">
            <w:pPr>
              <w:pStyle w:val="Spiegelstriche"/>
              <w:rPr>
                <w:lang w:val="en-US"/>
              </w:rPr>
            </w:pPr>
            <w:r w:rsidRPr="00CE25AF">
              <w:rPr>
                <w:lang w:val="en-US"/>
              </w:rPr>
              <w:t>Bookmark or a similar local identifier of a subordinate part of a primary resource</w:t>
            </w:r>
          </w:p>
        </w:tc>
      </w:tr>
      <w:tr w:rsidR="00A94FA9" w:rsidRPr="00CE25AF" w14:paraId="571CDD65" w14:textId="77777777" w:rsidTr="0007556C">
        <w:tc>
          <w:tcPr>
            <w:tcW w:w="2963" w:type="dxa"/>
            <w:shd w:val="clear" w:color="auto" w:fill="auto"/>
          </w:tcPr>
          <w:p w14:paraId="34E954B3" w14:textId="5220FABD" w:rsidR="00A94FA9" w:rsidRPr="007C14E8" w:rsidRDefault="00A94FA9" w:rsidP="00A94FA9">
            <w:pPr>
              <w:rPr>
                <w:lang w:val="en-US"/>
              </w:rPr>
            </w:pPr>
            <w:proofErr w:type="spellStart"/>
            <w:r w:rsidRPr="007C14E8">
              <w:rPr>
                <w:lang w:val="en-US"/>
              </w:rPr>
              <w:t>GlobalReference</w:t>
            </w:r>
            <w:proofErr w:type="spellEnd"/>
          </w:p>
        </w:tc>
        <w:tc>
          <w:tcPr>
            <w:tcW w:w="6813" w:type="dxa"/>
            <w:shd w:val="clear" w:color="auto" w:fill="auto"/>
          </w:tcPr>
          <w:p w14:paraId="76633609" w14:textId="564016C6" w:rsidR="00A94FA9" w:rsidRPr="00CE25AF" w:rsidRDefault="00A94FA9" w:rsidP="00A94FA9">
            <w:pPr>
              <w:pStyle w:val="Spiegelstriche"/>
              <w:rPr>
                <w:lang w:val="en-US"/>
              </w:rPr>
            </w:pPr>
            <w:r w:rsidRPr="007C14E8">
              <w:rPr>
                <w:lang w:val="en-US"/>
              </w:rPr>
              <w:t>Global reference</w:t>
            </w:r>
          </w:p>
        </w:tc>
      </w:tr>
      <w:tr w:rsidR="00A94FA9" w:rsidRPr="00C51190" w14:paraId="4A80CC9C" w14:textId="77777777" w:rsidTr="0007556C">
        <w:tc>
          <w:tcPr>
            <w:tcW w:w="2963" w:type="dxa"/>
            <w:shd w:val="clear" w:color="auto" w:fill="auto"/>
          </w:tcPr>
          <w:p w14:paraId="31EE1167" w14:textId="2CE94D67" w:rsidR="00A94FA9" w:rsidRPr="007C14E8" w:rsidRDefault="00A94FA9" w:rsidP="00A94FA9">
            <w:pPr>
              <w:rPr>
                <w:lang w:val="en-US"/>
              </w:rPr>
            </w:pPr>
            <w:r w:rsidRPr="007C14E8">
              <w:rPr>
                <w:lang w:val="en-US"/>
              </w:rPr>
              <w:t>Identifiable</w:t>
            </w:r>
          </w:p>
        </w:tc>
        <w:tc>
          <w:tcPr>
            <w:tcW w:w="6813" w:type="dxa"/>
            <w:shd w:val="clear" w:color="auto" w:fill="auto"/>
          </w:tcPr>
          <w:p w14:paraId="0D4B26FD" w14:textId="77777777" w:rsidR="00A94FA9" w:rsidRPr="00CE25AF" w:rsidRDefault="00A94FA9" w:rsidP="00A94FA9">
            <w:pPr>
              <w:pStyle w:val="Spiegelstriche"/>
              <w:rPr>
                <w:lang w:val="en-US"/>
              </w:rPr>
            </w:pPr>
            <w:r w:rsidRPr="00CE25AF">
              <w:rPr>
                <w:lang w:val="en-US"/>
              </w:rPr>
              <w:t>Identifiable</w:t>
            </w:r>
          </w:p>
          <w:p w14:paraId="151E67CC" w14:textId="366D8E4C" w:rsidR="00A94FA9" w:rsidRPr="00CE25AF" w:rsidRDefault="00A94FA9" w:rsidP="002F482E">
            <w:pPr>
              <w:pStyle w:val="NOTE"/>
              <w:rPr>
                <w:lang w:val="en-US"/>
              </w:rPr>
            </w:pPr>
            <w:r w:rsidRPr="00CE25AF">
              <w:rPr>
                <w:lang w:val="en-US"/>
              </w:rPr>
              <w:t xml:space="preserve">Note: </w:t>
            </w:r>
            <w:r w:rsidR="006C472B" w:rsidRPr="00CE25AF">
              <w:rPr>
                <w:lang w:val="en-US"/>
              </w:rPr>
              <w:t>i</w:t>
            </w:r>
            <w:r w:rsidRPr="00CE25AF">
              <w:rPr>
                <w:lang w:val="en-US"/>
              </w:rPr>
              <w:t xml:space="preserve">dentifiable is abstract, i.e. if a key uses "Identifiable" the reference may be an Asset Administration Shell, a </w:t>
            </w:r>
            <w:proofErr w:type="spellStart"/>
            <w:r w:rsidR="006C472B" w:rsidRPr="00CE25AF">
              <w:rPr>
                <w:lang w:val="en-US"/>
              </w:rPr>
              <w:t>s</w:t>
            </w:r>
            <w:r w:rsidRPr="00CE25AF">
              <w:rPr>
                <w:lang w:val="en-US"/>
              </w:rPr>
              <w:t>ubmodel</w:t>
            </w:r>
            <w:proofErr w:type="spellEnd"/>
            <w:r w:rsidRPr="00CE25AF">
              <w:rPr>
                <w:lang w:val="en-US"/>
              </w:rPr>
              <w:t xml:space="preserve"> or a </w:t>
            </w:r>
            <w:r w:rsidR="006C472B" w:rsidRPr="00CE25AF">
              <w:rPr>
                <w:lang w:val="en-US"/>
              </w:rPr>
              <w:t>c</w:t>
            </w:r>
            <w:r w:rsidRPr="00CE25AF">
              <w:rPr>
                <w:lang w:val="en-US"/>
              </w:rPr>
              <w:t xml:space="preserve">oncept </w:t>
            </w:r>
            <w:r w:rsidR="006C472B" w:rsidRPr="00CE25AF">
              <w:rPr>
                <w:lang w:val="en-US"/>
              </w:rPr>
              <w:t>d</w:t>
            </w:r>
            <w:r w:rsidRPr="00CE25AF">
              <w:rPr>
                <w:lang w:val="en-US"/>
              </w:rPr>
              <w:t>escription.</w:t>
            </w:r>
          </w:p>
        </w:tc>
      </w:tr>
      <w:tr w:rsidR="00A94FA9" w:rsidRPr="00C51190" w14:paraId="62200D2D" w14:textId="77777777" w:rsidTr="0007556C">
        <w:tc>
          <w:tcPr>
            <w:tcW w:w="2963" w:type="dxa"/>
            <w:shd w:val="clear" w:color="auto" w:fill="auto"/>
          </w:tcPr>
          <w:p w14:paraId="1AF169C1" w14:textId="77777777" w:rsidR="00A94FA9" w:rsidRPr="007C14E8" w:rsidRDefault="00A94FA9" w:rsidP="00A94FA9">
            <w:pPr>
              <w:rPr>
                <w:lang w:val="en-US"/>
              </w:rPr>
            </w:pPr>
            <w:proofErr w:type="spellStart"/>
            <w:r w:rsidRPr="007C14E8">
              <w:rPr>
                <w:lang w:val="en-US"/>
              </w:rPr>
              <w:lastRenderedPageBreak/>
              <w:t>MultiLanguageProperty</w:t>
            </w:r>
            <w:proofErr w:type="spellEnd"/>
          </w:p>
        </w:tc>
        <w:tc>
          <w:tcPr>
            <w:tcW w:w="6813" w:type="dxa"/>
            <w:shd w:val="clear" w:color="auto" w:fill="auto"/>
          </w:tcPr>
          <w:p w14:paraId="3A72D347" w14:textId="77777777" w:rsidR="00A94FA9" w:rsidRPr="00CE25AF" w:rsidRDefault="00A94FA9" w:rsidP="00A94FA9">
            <w:pPr>
              <w:pStyle w:val="Spiegelstriche"/>
              <w:rPr>
                <w:lang w:val="en-US"/>
              </w:rPr>
            </w:pPr>
            <w:r w:rsidRPr="00CE25AF">
              <w:rPr>
                <w:lang w:val="en-US"/>
              </w:rPr>
              <w:t>Property with a value that can be provided in multiple languages</w:t>
            </w:r>
          </w:p>
        </w:tc>
      </w:tr>
      <w:tr w:rsidR="00A94FA9" w:rsidRPr="00CE25AF" w14:paraId="1EA4734E" w14:textId="77777777" w:rsidTr="0007556C">
        <w:tc>
          <w:tcPr>
            <w:tcW w:w="2963" w:type="dxa"/>
            <w:shd w:val="clear" w:color="auto" w:fill="auto"/>
          </w:tcPr>
          <w:p w14:paraId="02A67502" w14:textId="77777777" w:rsidR="00A94FA9" w:rsidRPr="007C14E8" w:rsidRDefault="00A94FA9" w:rsidP="00A94FA9">
            <w:pPr>
              <w:rPr>
                <w:lang w:val="en-US"/>
              </w:rPr>
            </w:pPr>
            <w:r w:rsidRPr="007C14E8">
              <w:rPr>
                <w:lang w:val="en-US"/>
              </w:rPr>
              <w:t>Operation</w:t>
            </w:r>
          </w:p>
        </w:tc>
        <w:tc>
          <w:tcPr>
            <w:tcW w:w="6813" w:type="dxa"/>
            <w:shd w:val="clear" w:color="auto" w:fill="auto"/>
          </w:tcPr>
          <w:p w14:paraId="46E3724B" w14:textId="77777777" w:rsidR="00A94FA9" w:rsidRPr="007C14E8" w:rsidRDefault="00A94FA9" w:rsidP="00A94FA9">
            <w:pPr>
              <w:pStyle w:val="Spiegelstriche"/>
              <w:rPr>
                <w:lang w:val="en-US"/>
              </w:rPr>
            </w:pPr>
            <w:r w:rsidRPr="007C14E8">
              <w:rPr>
                <w:lang w:val="en-US"/>
              </w:rPr>
              <w:t>Operation</w:t>
            </w:r>
          </w:p>
        </w:tc>
      </w:tr>
      <w:tr w:rsidR="00A94FA9" w:rsidRPr="00CE25AF" w14:paraId="40F64828" w14:textId="77777777" w:rsidTr="0007556C">
        <w:tc>
          <w:tcPr>
            <w:tcW w:w="2963" w:type="dxa"/>
            <w:shd w:val="clear" w:color="auto" w:fill="auto"/>
          </w:tcPr>
          <w:p w14:paraId="25E82977" w14:textId="77777777" w:rsidR="00A94FA9" w:rsidRPr="007C14E8" w:rsidRDefault="00A94FA9" w:rsidP="00A94FA9">
            <w:pPr>
              <w:rPr>
                <w:lang w:val="en-US"/>
              </w:rPr>
            </w:pPr>
            <w:r w:rsidRPr="007C14E8">
              <w:rPr>
                <w:lang w:val="en-US"/>
              </w:rPr>
              <w:t>Property</w:t>
            </w:r>
          </w:p>
        </w:tc>
        <w:tc>
          <w:tcPr>
            <w:tcW w:w="6813" w:type="dxa"/>
            <w:shd w:val="clear" w:color="auto" w:fill="auto"/>
          </w:tcPr>
          <w:p w14:paraId="568B8190" w14:textId="77777777" w:rsidR="00A94FA9" w:rsidRPr="007C14E8" w:rsidRDefault="00A94FA9" w:rsidP="00A94FA9">
            <w:pPr>
              <w:pStyle w:val="Spiegelstriche"/>
              <w:rPr>
                <w:lang w:val="en-US"/>
              </w:rPr>
            </w:pPr>
            <w:r w:rsidRPr="007C14E8">
              <w:rPr>
                <w:lang w:val="en-US"/>
              </w:rPr>
              <w:t>Property</w:t>
            </w:r>
          </w:p>
        </w:tc>
      </w:tr>
      <w:tr w:rsidR="00A94FA9" w:rsidRPr="00C51190" w14:paraId="46EBA340" w14:textId="77777777" w:rsidTr="0007556C">
        <w:tc>
          <w:tcPr>
            <w:tcW w:w="2963" w:type="dxa"/>
            <w:shd w:val="clear" w:color="auto" w:fill="auto"/>
          </w:tcPr>
          <w:p w14:paraId="433AEE03" w14:textId="77777777" w:rsidR="00A94FA9" w:rsidRPr="007C14E8" w:rsidRDefault="00A94FA9" w:rsidP="00A94FA9">
            <w:pPr>
              <w:rPr>
                <w:lang w:val="en-US"/>
              </w:rPr>
            </w:pPr>
            <w:r w:rsidRPr="007C14E8">
              <w:rPr>
                <w:lang w:val="en-US"/>
              </w:rPr>
              <w:t>Range</w:t>
            </w:r>
          </w:p>
        </w:tc>
        <w:tc>
          <w:tcPr>
            <w:tcW w:w="6813" w:type="dxa"/>
            <w:shd w:val="clear" w:color="auto" w:fill="auto"/>
          </w:tcPr>
          <w:p w14:paraId="46C9CDDE" w14:textId="77777777" w:rsidR="00A94FA9" w:rsidRPr="00CE25AF" w:rsidRDefault="00A94FA9" w:rsidP="00A94FA9">
            <w:pPr>
              <w:pStyle w:val="Spiegelstriche"/>
              <w:rPr>
                <w:lang w:val="en-US"/>
              </w:rPr>
            </w:pPr>
            <w:r w:rsidRPr="00CE25AF">
              <w:rPr>
                <w:lang w:val="en-US"/>
              </w:rPr>
              <w:t>Range with min and max</w:t>
            </w:r>
          </w:p>
        </w:tc>
      </w:tr>
      <w:tr w:rsidR="00A94FA9" w:rsidRPr="00C51190" w14:paraId="64ED69E7" w14:textId="77777777" w:rsidTr="0007556C">
        <w:tc>
          <w:tcPr>
            <w:tcW w:w="2963" w:type="dxa"/>
            <w:shd w:val="clear" w:color="auto" w:fill="auto"/>
          </w:tcPr>
          <w:p w14:paraId="4CA8C9BF" w14:textId="1CF51E8D" w:rsidR="00A94FA9" w:rsidRPr="007C14E8" w:rsidRDefault="00A94FA9" w:rsidP="00A94FA9">
            <w:pPr>
              <w:rPr>
                <w:lang w:val="en-US"/>
              </w:rPr>
            </w:pPr>
            <w:r w:rsidRPr="007C14E8">
              <w:rPr>
                <w:lang w:val="en-US"/>
              </w:rPr>
              <w:t>Referable</w:t>
            </w:r>
          </w:p>
        </w:tc>
        <w:tc>
          <w:tcPr>
            <w:tcW w:w="6813" w:type="dxa"/>
            <w:shd w:val="clear" w:color="auto" w:fill="auto"/>
          </w:tcPr>
          <w:p w14:paraId="02A1CABD" w14:textId="77777777" w:rsidR="00A94FA9" w:rsidRPr="00CE25AF" w:rsidRDefault="00A94FA9" w:rsidP="00A94FA9">
            <w:pPr>
              <w:pStyle w:val="Spiegelstriche"/>
              <w:rPr>
                <w:lang w:val="en-US"/>
              </w:rPr>
            </w:pPr>
            <w:r w:rsidRPr="00CE25AF">
              <w:rPr>
                <w:lang w:val="en-US"/>
              </w:rPr>
              <w:t>Referable</w:t>
            </w:r>
          </w:p>
          <w:p w14:paraId="13EB5B07" w14:textId="77777777" w:rsidR="00A94FA9" w:rsidRPr="00CE25AF" w:rsidRDefault="00A94FA9" w:rsidP="00A94FA9">
            <w:pPr>
              <w:pStyle w:val="Spiegelstriche"/>
              <w:rPr>
                <w:lang w:val="en-US"/>
              </w:rPr>
            </w:pPr>
          </w:p>
          <w:p w14:paraId="02507D8E" w14:textId="302EA295" w:rsidR="00A94FA9" w:rsidRPr="00CE25AF" w:rsidRDefault="00A94FA9" w:rsidP="007C14E8">
            <w:pPr>
              <w:pStyle w:val="NOTE"/>
              <w:ind w:left="284" w:firstLine="0"/>
              <w:rPr>
                <w:lang w:val="en-US"/>
              </w:rPr>
            </w:pPr>
            <w:r w:rsidRPr="00CE25AF">
              <w:rPr>
                <w:lang w:val="en-US"/>
              </w:rPr>
              <w:t xml:space="preserve">Note: </w:t>
            </w:r>
            <w:proofErr w:type="spellStart"/>
            <w:r w:rsidR="006C472B" w:rsidRPr="00CE25AF">
              <w:rPr>
                <w:lang w:val="en-US"/>
              </w:rPr>
              <w:t>r</w:t>
            </w:r>
            <w:r w:rsidRPr="00CE25AF">
              <w:rPr>
                <w:lang w:val="en-US"/>
              </w:rPr>
              <w:t>eferable</w:t>
            </w:r>
            <w:r w:rsidR="006C472B" w:rsidRPr="00CE25AF">
              <w:rPr>
                <w:lang w:val="en-US"/>
              </w:rPr>
              <w:t>s</w:t>
            </w:r>
            <w:proofErr w:type="spellEnd"/>
            <w:r w:rsidR="006C472B" w:rsidRPr="00CE25AF">
              <w:rPr>
                <w:lang w:val="en-US"/>
              </w:rPr>
              <w:t xml:space="preserve"> are</w:t>
            </w:r>
            <w:r w:rsidRPr="00CE25AF">
              <w:rPr>
                <w:lang w:val="en-US"/>
              </w:rPr>
              <w:t xml:space="preserve"> abstract, i.e. if a key uses "Referable"</w:t>
            </w:r>
            <w:r w:rsidR="00E8553C" w:rsidRPr="00CE25AF">
              <w:rPr>
                <w:lang w:val="en-US"/>
              </w:rPr>
              <w:t>,</w:t>
            </w:r>
            <w:r w:rsidRPr="00CE25AF">
              <w:rPr>
                <w:lang w:val="en-US"/>
              </w:rPr>
              <w:t xml:space="preserve"> the reference may be an Asset Administration Shell, a </w:t>
            </w:r>
            <w:r w:rsidR="00E8553C" w:rsidRPr="00CE25AF">
              <w:rPr>
                <w:lang w:val="en-US"/>
              </w:rPr>
              <w:t>p</w:t>
            </w:r>
            <w:r w:rsidRPr="00CE25AF">
              <w:rPr>
                <w:lang w:val="en-US"/>
              </w:rPr>
              <w:t>roperty</w:t>
            </w:r>
            <w:r w:rsidR="00E8553C" w:rsidRPr="00CE25AF">
              <w:rPr>
                <w:lang w:val="en-US"/>
              </w:rPr>
              <w:t>,</w:t>
            </w:r>
            <w:r w:rsidRPr="00CE25AF">
              <w:rPr>
                <w:lang w:val="en-US"/>
              </w:rPr>
              <w:t xml:space="preserve"> etc.</w:t>
            </w:r>
          </w:p>
        </w:tc>
      </w:tr>
      <w:tr w:rsidR="00A94FA9" w:rsidRPr="00CE25AF" w14:paraId="04F508E1" w14:textId="77777777" w:rsidTr="0007556C">
        <w:tc>
          <w:tcPr>
            <w:tcW w:w="2963" w:type="dxa"/>
            <w:shd w:val="clear" w:color="auto" w:fill="auto"/>
          </w:tcPr>
          <w:p w14:paraId="58E2B3C7" w14:textId="77777777" w:rsidR="00A94FA9" w:rsidRPr="007C14E8" w:rsidRDefault="00A94FA9" w:rsidP="00A94FA9">
            <w:pPr>
              <w:rPr>
                <w:lang w:val="en-US"/>
              </w:rPr>
            </w:pPr>
            <w:proofErr w:type="spellStart"/>
            <w:r w:rsidRPr="007C14E8">
              <w:rPr>
                <w:lang w:val="en-US"/>
              </w:rPr>
              <w:t>ReferenceElement</w:t>
            </w:r>
            <w:proofErr w:type="spellEnd"/>
          </w:p>
        </w:tc>
        <w:tc>
          <w:tcPr>
            <w:tcW w:w="6813" w:type="dxa"/>
            <w:shd w:val="clear" w:color="auto" w:fill="auto"/>
          </w:tcPr>
          <w:p w14:paraId="0C17B7DB" w14:textId="77777777" w:rsidR="00A94FA9" w:rsidRPr="007C14E8" w:rsidRDefault="00A94FA9" w:rsidP="00A94FA9">
            <w:pPr>
              <w:pStyle w:val="Spiegelstriche"/>
              <w:rPr>
                <w:lang w:val="en-US"/>
              </w:rPr>
            </w:pPr>
            <w:r w:rsidRPr="007C14E8">
              <w:rPr>
                <w:lang w:val="en-US"/>
              </w:rPr>
              <w:t>Reference</w:t>
            </w:r>
          </w:p>
        </w:tc>
      </w:tr>
      <w:tr w:rsidR="00A94FA9" w:rsidRPr="00CE25AF" w14:paraId="4F953BB4" w14:textId="77777777" w:rsidTr="0007556C">
        <w:tc>
          <w:tcPr>
            <w:tcW w:w="2963" w:type="dxa"/>
            <w:shd w:val="clear" w:color="auto" w:fill="auto"/>
          </w:tcPr>
          <w:p w14:paraId="47625BAE" w14:textId="77777777" w:rsidR="00A94FA9" w:rsidRPr="007C14E8" w:rsidRDefault="00A94FA9" w:rsidP="00A94FA9">
            <w:pPr>
              <w:rPr>
                <w:lang w:val="en-US"/>
              </w:rPr>
            </w:pPr>
            <w:proofErr w:type="spellStart"/>
            <w:r w:rsidRPr="007C14E8">
              <w:rPr>
                <w:lang w:val="en-US"/>
              </w:rPr>
              <w:t>RelationshipElement</w:t>
            </w:r>
            <w:proofErr w:type="spellEnd"/>
          </w:p>
        </w:tc>
        <w:tc>
          <w:tcPr>
            <w:tcW w:w="6813" w:type="dxa"/>
            <w:shd w:val="clear" w:color="auto" w:fill="auto"/>
          </w:tcPr>
          <w:p w14:paraId="2364080A" w14:textId="77777777" w:rsidR="00A94FA9" w:rsidRPr="007C14E8" w:rsidRDefault="00A94FA9" w:rsidP="00A94FA9">
            <w:pPr>
              <w:pStyle w:val="Spiegelstriche"/>
              <w:rPr>
                <w:lang w:val="en-US"/>
              </w:rPr>
            </w:pPr>
            <w:r w:rsidRPr="007C14E8">
              <w:rPr>
                <w:lang w:val="en-US"/>
              </w:rPr>
              <w:t>Relationship</w:t>
            </w:r>
          </w:p>
        </w:tc>
      </w:tr>
      <w:tr w:rsidR="00A94FA9" w:rsidRPr="00CE25AF" w14:paraId="391543BA" w14:textId="77777777" w:rsidTr="0007556C">
        <w:tc>
          <w:tcPr>
            <w:tcW w:w="2963" w:type="dxa"/>
            <w:shd w:val="clear" w:color="auto" w:fill="auto"/>
          </w:tcPr>
          <w:p w14:paraId="46D8E8F6" w14:textId="46ABAB1E" w:rsidR="00A94FA9" w:rsidRPr="007C14E8" w:rsidRDefault="00A94FA9" w:rsidP="00A94FA9">
            <w:pPr>
              <w:rPr>
                <w:lang w:val="en-US"/>
              </w:rPr>
            </w:pPr>
            <w:proofErr w:type="spellStart"/>
            <w:r w:rsidRPr="007C14E8">
              <w:rPr>
                <w:lang w:val="en-US"/>
              </w:rPr>
              <w:t>Submodel</w:t>
            </w:r>
            <w:proofErr w:type="spellEnd"/>
          </w:p>
        </w:tc>
        <w:tc>
          <w:tcPr>
            <w:tcW w:w="6813" w:type="dxa"/>
            <w:shd w:val="clear" w:color="auto" w:fill="auto"/>
          </w:tcPr>
          <w:p w14:paraId="0A6E007C" w14:textId="42D06575" w:rsidR="00A94FA9" w:rsidRPr="00CE25AF" w:rsidRDefault="00A94FA9" w:rsidP="00A94FA9">
            <w:pPr>
              <w:pStyle w:val="Spiegelstriche"/>
              <w:rPr>
                <w:lang w:val="en-US"/>
              </w:rPr>
            </w:pPr>
            <w:proofErr w:type="spellStart"/>
            <w:r w:rsidRPr="007C14E8">
              <w:rPr>
                <w:lang w:val="en-US"/>
              </w:rPr>
              <w:t>Submodel</w:t>
            </w:r>
            <w:proofErr w:type="spellEnd"/>
          </w:p>
        </w:tc>
      </w:tr>
      <w:tr w:rsidR="00A94FA9" w:rsidRPr="00C51190" w14:paraId="7A2EC01F" w14:textId="77777777" w:rsidTr="0007556C">
        <w:tc>
          <w:tcPr>
            <w:tcW w:w="2963" w:type="dxa"/>
            <w:shd w:val="clear" w:color="auto" w:fill="auto"/>
          </w:tcPr>
          <w:p w14:paraId="6BC5AA11" w14:textId="77777777" w:rsidR="00A94FA9" w:rsidRPr="007C14E8" w:rsidRDefault="00A94FA9" w:rsidP="00A94FA9">
            <w:pPr>
              <w:rPr>
                <w:lang w:val="en-US"/>
              </w:rPr>
            </w:pPr>
            <w:proofErr w:type="spellStart"/>
            <w:r w:rsidRPr="007C14E8">
              <w:rPr>
                <w:lang w:val="en-US"/>
              </w:rPr>
              <w:t>SubmodelElement</w:t>
            </w:r>
            <w:proofErr w:type="spellEnd"/>
          </w:p>
        </w:tc>
        <w:tc>
          <w:tcPr>
            <w:tcW w:w="6813" w:type="dxa"/>
            <w:shd w:val="clear" w:color="auto" w:fill="auto"/>
          </w:tcPr>
          <w:p w14:paraId="191A4E3B" w14:textId="24E12442" w:rsidR="00A94FA9" w:rsidRPr="00CE25AF" w:rsidRDefault="00A94FA9" w:rsidP="00A94FA9">
            <w:pPr>
              <w:pStyle w:val="Spiegelstriche"/>
              <w:rPr>
                <w:i/>
                <w:lang w:val="en-US"/>
              </w:rPr>
            </w:pPr>
            <w:proofErr w:type="spellStart"/>
            <w:r w:rsidRPr="00CE25AF">
              <w:rPr>
                <w:lang w:val="en-US"/>
              </w:rPr>
              <w:t>Submodel</w:t>
            </w:r>
            <w:proofErr w:type="spellEnd"/>
            <w:r w:rsidRPr="00CE25AF">
              <w:rPr>
                <w:lang w:val="en-US"/>
              </w:rPr>
              <w:t xml:space="preserve"> element</w:t>
            </w:r>
          </w:p>
          <w:p w14:paraId="2137F13F" w14:textId="598F3DD8" w:rsidR="00A94FA9" w:rsidRPr="00CE25AF" w:rsidRDefault="00A94FA9" w:rsidP="007C14E8">
            <w:pPr>
              <w:pStyle w:val="NOTE"/>
              <w:ind w:left="284" w:firstLine="0"/>
              <w:rPr>
                <w:lang w:val="en-US"/>
              </w:rPr>
            </w:pPr>
            <w:r w:rsidRPr="00CE25AF">
              <w:rPr>
                <w:lang w:val="en-US"/>
              </w:rPr>
              <w:t xml:space="preserve">Note: </w:t>
            </w:r>
            <w:proofErr w:type="spellStart"/>
            <w:r w:rsidR="00E8553C" w:rsidRPr="00CE25AF">
              <w:rPr>
                <w:lang w:val="en-US"/>
              </w:rPr>
              <w:t>s</w:t>
            </w:r>
            <w:r w:rsidRPr="00CE25AF">
              <w:rPr>
                <w:lang w:val="en-US"/>
              </w:rPr>
              <w:t>ubmodel</w:t>
            </w:r>
            <w:proofErr w:type="spellEnd"/>
            <w:r w:rsidRPr="00CE25AF">
              <w:rPr>
                <w:lang w:val="en-US"/>
              </w:rPr>
              <w:t xml:space="preserve"> </w:t>
            </w:r>
            <w:r w:rsidR="00E8553C" w:rsidRPr="00CE25AF">
              <w:rPr>
                <w:lang w:val="en-US"/>
              </w:rPr>
              <w:t>e</w:t>
            </w:r>
            <w:r w:rsidRPr="00CE25AF">
              <w:rPr>
                <w:lang w:val="en-US"/>
              </w:rPr>
              <w:t>lement</w:t>
            </w:r>
            <w:r w:rsidR="00E8553C" w:rsidRPr="00CE25AF">
              <w:rPr>
                <w:lang w:val="en-US"/>
              </w:rPr>
              <w:t>s are</w:t>
            </w:r>
            <w:r w:rsidRPr="00CE25AF">
              <w:rPr>
                <w:lang w:val="en-US"/>
              </w:rPr>
              <w:t xml:space="preserve"> abstract, i.e. if a key uses "</w:t>
            </w:r>
            <w:proofErr w:type="spellStart"/>
            <w:r w:rsidRPr="00CE25AF">
              <w:rPr>
                <w:lang w:val="en-US"/>
              </w:rPr>
              <w:t>SubmodelElement</w:t>
            </w:r>
            <w:proofErr w:type="spellEnd"/>
            <w:r w:rsidRPr="00CE25AF">
              <w:rPr>
                <w:lang w:val="en-US"/>
              </w:rPr>
              <w:t>"</w:t>
            </w:r>
            <w:r w:rsidR="00E8553C" w:rsidRPr="00CE25AF">
              <w:rPr>
                <w:lang w:val="en-US"/>
              </w:rPr>
              <w:t>,</w:t>
            </w:r>
            <w:r w:rsidRPr="00CE25AF">
              <w:rPr>
                <w:lang w:val="en-US"/>
              </w:rPr>
              <w:t xml:space="preserve"> the reference may be a </w:t>
            </w:r>
            <w:r w:rsidR="00E8553C" w:rsidRPr="00CE25AF">
              <w:rPr>
                <w:lang w:val="en-US"/>
              </w:rPr>
              <w:t>p</w:t>
            </w:r>
            <w:r w:rsidRPr="00CE25AF">
              <w:rPr>
                <w:lang w:val="en-US"/>
              </w:rPr>
              <w:t xml:space="preserve">roperty, a </w:t>
            </w:r>
            <w:proofErr w:type="spellStart"/>
            <w:r w:rsidR="002F482E">
              <w:rPr>
                <w:lang w:val="en-US"/>
              </w:rPr>
              <w:t>s</w:t>
            </w:r>
            <w:r w:rsidRPr="00CE25AF">
              <w:rPr>
                <w:lang w:val="en-US"/>
              </w:rPr>
              <w:t>ub</w:t>
            </w:r>
            <w:r w:rsidR="002F482E">
              <w:rPr>
                <w:lang w:val="en-US"/>
              </w:rPr>
              <w:t>m</w:t>
            </w:r>
            <w:r w:rsidRPr="00CE25AF">
              <w:rPr>
                <w:lang w:val="en-US"/>
              </w:rPr>
              <w:t>odel</w:t>
            </w:r>
            <w:proofErr w:type="spellEnd"/>
            <w:r w:rsidR="002F482E">
              <w:rPr>
                <w:lang w:val="en-US"/>
              </w:rPr>
              <w:t xml:space="preserve"> e</w:t>
            </w:r>
            <w:r w:rsidRPr="00CE25AF">
              <w:rPr>
                <w:lang w:val="en-US"/>
              </w:rPr>
              <w:t>lement</w:t>
            </w:r>
            <w:r w:rsidR="002F482E">
              <w:rPr>
                <w:lang w:val="en-US"/>
              </w:rPr>
              <w:t xml:space="preserve"> l</w:t>
            </w:r>
            <w:r w:rsidRPr="00CE25AF">
              <w:rPr>
                <w:lang w:val="en-US"/>
              </w:rPr>
              <w:t xml:space="preserve">ist, an </w:t>
            </w:r>
            <w:r w:rsidR="00E8553C" w:rsidRPr="00CE25AF">
              <w:rPr>
                <w:lang w:val="en-US"/>
              </w:rPr>
              <w:t>o</w:t>
            </w:r>
            <w:r w:rsidRPr="00CE25AF">
              <w:rPr>
                <w:lang w:val="en-US"/>
              </w:rPr>
              <w:t>peration</w:t>
            </w:r>
            <w:r w:rsidR="00E8553C" w:rsidRPr="00CE25AF">
              <w:rPr>
                <w:lang w:val="en-US"/>
              </w:rPr>
              <w:t>,</w:t>
            </w:r>
            <w:r w:rsidRPr="00CE25AF">
              <w:rPr>
                <w:lang w:val="en-US"/>
              </w:rPr>
              <w:t xml:space="preserve"> etc.</w:t>
            </w:r>
          </w:p>
        </w:tc>
      </w:tr>
      <w:tr w:rsidR="00A94FA9" w:rsidRPr="00CE25AF" w14:paraId="061F10DA" w14:textId="77777777" w:rsidTr="0007556C">
        <w:tc>
          <w:tcPr>
            <w:tcW w:w="2963" w:type="dxa"/>
            <w:shd w:val="clear" w:color="auto" w:fill="auto"/>
          </w:tcPr>
          <w:p w14:paraId="713A8EB6" w14:textId="6EDC65E8" w:rsidR="00A94FA9" w:rsidRPr="007C14E8" w:rsidRDefault="00A94FA9" w:rsidP="00A94FA9">
            <w:pPr>
              <w:rPr>
                <w:lang w:val="en-US"/>
              </w:rPr>
            </w:pPr>
            <w:proofErr w:type="spellStart"/>
            <w:r w:rsidRPr="007C14E8">
              <w:rPr>
                <w:lang w:val="en-US"/>
              </w:rPr>
              <w:t>SubmodelElementCollection</w:t>
            </w:r>
            <w:proofErr w:type="spellEnd"/>
          </w:p>
        </w:tc>
        <w:tc>
          <w:tcPr>
            <w:tcW w:w="6813" w:type="dxa"/>
            <w:shd w:val="clear" w:color="auto" w:fill="auto"/>
          </w:tcPr>
          <w:p w14:paraId="6E81D6EC" w14:textId="183E605B" w:rsidR="00A94FA9" w:rsidRPr="007C14E8" w:rsidRDefault="00A94FA9" w:rsidP="00A94FA9">
            <w:pPr>
              <w:pStyle w:val="Spiegelstriche"/>
              <w:rPr>
                <w:lang w:val="en-US"/>
              </w:rPr>
            </w:pPr>
            <w:r w:rsidRPr="007C14E8">
              <w:rPr>
                <w:lang w:val="en-US"/>
              </w:rPr>
              <w:t xml:space="preserve">Struct of </w:t>
            </w:r>
            <w:proofErr w:type="spellStart"/>
            <w:r w:rsidRPr="007C14E8">
              <w:rPr>
                <w:lang w:val="en-US"/>
              </w:rPr>
              <w:t>submodel</w:t>
            </w:r>
            <w:proofErr w:type="spellEnd"/>
            <w:r w:rsidRPr="007C14E8">
              <w:rPr>
                <w:lang w:val="en-US"/>
              </w:rPr>
              <w:t xml:space="preserve"> elements</w:t>
            </w:r>
          </w:p>
        </w:tc>
      </w:tr>
      <w:tr w:rsidR="00A94FA9" w:rsidRPr="00CE25AF" w14:paraId="490AF24F" w14:textId="77777777" w:rsidTr="0007556C">
        <w:tc>
          <w:tcPr>
            <w:tcW w:w="2963" w:type="dxa"/>
            <w:shd w:val="clear" w:color="auto" w:fill="auto"/>
          </w:tcPr>
          <w:p w14:paraId="6E8D54FA" w14:textId="77777777" w:rsidR="00A94FA9" w:rsidRPr="007C14E8" w:rsidRDefault="00A94FA9" w:rsidP="00A94FA9">
            <w:pPr>
              <w:rPr>
                <w:lang w:val="en-US"/>
              </w:rPr>
            </w:pPr>
            <w:proofErr w:type="spellStart"/>
            <w:r w:rsidRPr="007C14E8">
              <w:rPr>
                <w:lang w:val="en-US"/>
              </w:rPr>
              <w:t>SubmodelElementList</w:t>
            </w:r>
            <w:proofErr w:type="spellEnd"/>
          </w:p>
        </w:tc>
        <w:tc>
          <w:tcPr>
            <w:tcW w:w="6813" w:type="dxa"/>
            <w:shd w:val="clear" w:color="auto" w:fill="auto"/>
          </w:tcPr>
          <w:p w14:paraId="3F01F46E" w14:textId="63311500" w:rsidR="00A94FA9" w:rsidRPr="007C14E8" w:rsidRDefault="00A94FA9" w:rsidP="00A94FA9">
            <w:pPr>
              <w:pStyle w:val="Spiegelstriche"/>
              <w:rPr>
                <w:lang w:val="en-US"/>
              </w:rPr>
            </w:pPr>
            <w:r w:rsidRPr="007C14E8">
              <w:rPr>
                <w:lang w:val="en-US"/>
              </w:rPr>
              <w:t xml:space="preserve">List of </w:t>
            </w:r>
            <w:proofErr w:type="spellStart"/>
            <w:r w:rsidRPr="007C14E8">
              <w:rPr>
                <w:lang w:val="en-US"/>
              </w:rPr>
              <w:t>submodel</w:t>
            </w:r>
            <w:proofErr w:type="spellEnd"/>
            <w:r w:rsidRPr="007C14E8">
              <w:rPr>
                <w:lang w:val="en-US"/>
              </w:rPr>
              <w:t xml:space="preserve"> elements</w:t>
            </w:r>
          </w:p>
        </w:tc>
      </w:tr>
    </w:tbl>
    <w:p w14:paraId="6E179929" w14:textId="35981E95" w:rsidR="00C92C38" w:rsidRPr="007C14E8" w:rsidRDefault="00C92C38" w:rsidP="00C92C38">
      <w:pPr>
        <w:pStyle w:val="Spiegelstriche"/>
        <w:ind w:left="1287"/>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3"/>
        <w:gridCol w:w="6328"/>
      </w:tblGrid>
      <w:tr w:rsidR="00B820D4" w:rsidRPr="00CE25AF" w14:paraId="4E2073B2" w14:textId="77777777" w:rsidTr="00442671">
        <w:trPr>
          <w:tblHeader/>
        </w:trPr>
        <w:tc>
          <w:tcPr>
            <w:tcW w:w="2963" w:type="dxa"/>
            <w:shd w:val="clear" w:color="auto" w:fill="0778A5"/>
          </w:tcPr>
          <w:p w14:paraId="6DEFD9E6" w14:textId="77777777" w:rsidR="00B820D4" w:rsidRPr="007C14E8" w:rsidRDefault="00B820D4" w:rsidP="000D18E5">
            <w:pPr>
              <w:rPr>
                <w:color w:val="FFFFFF" w:themeColor="background1"/>
                <w:lang w:val="en-US"/>
              </w:rPr>
            </w:pPr>
            <w:r w:rsidRPr="007C14E8">
              <w:rPr>
                <w:color w:val="FFFFFF" w:themeColor="background1"/>
                <w:lang w:val="en-US"/>
              </w:rPr>
              <w:t>Enumeration:</w:t>
            </w:r>
          </w:p>
        </w:tc>
        <w:tc>
          <w:tcPr>
            <w:tcW w:w="6328" w:type="dxa"/>
          </w:tcPr>
          <w:p w14:paraId="25872EF0" w14:textId="2BAFA10A" w:rsidR="00B820D4" w:rsidRPr="007C14E8" w:rsidRDefault="00B820D4" w:rsidP="000D18E5">
            <w:pPr>
              <w:rPr>
                <w:lang w:val="en-US"/>
              </w:rPr>
            </w:pPr>
            <w:proofErr w:type="spellStart"/>
            <w:r w:rsidRPr="007C14E8">
              <w:rPr>
                <w:lang w:val="en-US"/>
              </w:rPr>
              <w:t>FragmentKeys</w:t>
            </w:r>
            <w:proofErr w:type="spellEnd"/>
          </w:p>
        </w:tc>
      </w:tr>
      <w:tr w:rsidR="00B820D4" w:rsidRPr="00C51190" w14:paraId="1229826D" w14:textId="77777777" w:rsidTr="00442671">
        <w:trPr>
          <w:tblHeader/>
        </w:trPr>
        <w:tc>
          <w:tcPr>
            <w:tcW w:w="2963" w:type="dxa"/>
            <w:tcBorders>
              <w:bottom w:val="single" w:sz="4" w:space="0" w:color="auto"/>
            </w:tcBorders>
            <w:shd w:val="clear" w:color="auto" w:fill="0778A5"/>
          </w:tcPr>
          <w:p w14:paraId="4E034A95" w14:textId="77777777" w:rsidR="00B820D4" w:rsidRPr="007C14E8" w:rsidRDefault="00B820D4" w:rsidP="000D18E5">
            <w:pPr>
              <w:rPr>
                <w:color w:val="FFFFFF" w:themeColor="background1"/>
                <w:lang w:val="en-US"/>
              </w:rPr>
            </w:pPr>
            <w:r w:rsidRPr="007C14E8">
              <w:rPr>
                <w:color w:val="FFFFFF" w:themeColor="background1"/>
                <w:lang w:val="en-US"/>
              </w:rPr>
              <w:t>Explanation:</w:t>
            </w:r>
          </w:p>
        </w:tc>
        <w:tc>
          <w:tcPr>
            <w:tcW w:w="6328" w:type="dxa"/>
            <w:tcBorders>
              <w:bottom w:val="single" w:sz="4" w:space="0" w:color="auto"/>
            </w:tcBorders>
          </w:tcPr>
          <w:p w14:paraId="304AA4D9" w14:textId="235A0C34" w:rsidR="00B820D4" w:rsidRPr="00CE25AF" w:rsidRDefault="00B820D4" w:rsidP="000D18E5">
            <w:pPr>
              <w:rPr>
                <w:lang w:val="en-US"/>
              </w:rPr>
            </w:pPr>
            <w:r w:rsidRPr="00CE25AF">
              <w:rPr>
                <w:lang w:val="en-US"/>
              </w:rPr>
              <w:t>Enumeration of different fragment key value types within a key</w:t>
            </w:r>
          </w:p>
          <w:p w14:paraId="5A0DE794" w14:textId="77777777" w:rsidR="002E2652" w:rsidRPr="00CE25AF" w:rsidRDefault="002E2652" w:rsidP="002E2652">
            <w:pPr>
              <w:rPr>
                <w:lang w:val="en-US"/>
              </w:rPr>
            </w:pPr>
          </w:p>
          <w:p w14:paraId="6F510494" w14:textId="14332C72" w:rsidR="002E2652" w:rsidRPr="00CE25AF" w:rsidRDefault="00E8553C" w:rsidP="00C72010">
            <w:pPr>
              <w:pStyle w:val="NOTE"/>
              <w:rPr>
                <w:lang w:val="en-US"/>
              </w:rPr>
            </w:pPr>
            <w:r w:rsidRPr="00CE25AF">
              <w:rPr>
                <w:lang w:val="en-US"/>
              </w:rPr>
              <w:t>Note: n</w:t>
            </w:r>
            <w:r w:rsidR="002E2652" w:rsidRPr="00CE25AF">
              <w:rPr>
                <w:lang w:val="en-US"/>
              </w:rPr>
              <w:t>ot used as type but in constraints.</w:t>
            </w:r>
          </w:p>
        </w:tc>
      </w:tr>
      <w:tr w:rsidR="00B820D4" w:rsidRPr="00CE25AF" w14:paraId="46FC13DC" w14:textId="77777777" w:rsidTr="00442671">
        <w:trPr>
          <w:tblHeader/>
        </w:trPr>
        <w:tc>
          <w:tcPr>
            <w:tcW w:w="2963" w:type="dxa"/>
            <w:tcBorders>
              <w:bottom w:val="single" w:sz="4" w:space="0" w:color="auto"/>
            </w:tcBorders>
            <w:shd w:val="clear" w:color="auto" w:fill="0778A5"/>
          </w:tcPr>
          <w:p w14:paraId="5D7D4F5C" w14:textId="77777777" w:rsidR="00B820D4" w:rsidRPr="007C14E8" w:rsidRDefault="00B820D4" w:rsidP="000D18E5">
            <w:pPr>
              <w:rPr>
                <w:color w:val="FFFFFF" w:themeColor="background1"/>
                <w:lang w:val="en-US"/>
              </w:rPr>
            </w:pPr>
            <w:r w:rsidRPr="007C14E8">
              <w:rPr>
                <w:color w:val="FFFFFF" w:themeColor="background1"/>
                <w:lang w:val="en-US"/>
              </w:rPr>
              <w:t>Set of:</w:t>
            </w:r>
          </w:p>
        </w:tc>
        <w:tc>
          <w:tcPr>
            <w:tcW w:w="6328" w:type="dxa"/>
            <w:tcBorders>
              <w:bottom w:val="single" w:sz="4" w:space="0" w:color="auto"/>
            </w:tcBorders>
          </w:tcPr>
          <w:p w14:paraId="2B5A6C5E" w14:textId="30390643" w:rsidR="00B820D4" w:rsidRPr="007C14E8" w:rsidRDefault="00B820D4" w:rsidP="000D18E5">
            <w:pPr>
              <w:rPr>
                <w:lang w:val="en-US"/>
              </w:rPr>
            </w:pPr>
            <w:proofErr w:type="spellStart"/>
            <w:r w:rsidRPr="007C14E8">
              <w:rPr>
                <w:lang w:val="en-US"/>
              </w:rPr>
              <w:t>AASReferableNonIdentifiables</w:t>
            </w:r>
            <w:proofErr w:type="spellEnd"/>
            <w:r w:rsidRPr="007C14E8">
              <w:rPr>
                <w:lang w:val="en-US"/>
              </w:rPr>
              <w:t xml:space="preserve">, </w:t>
            </w:r>
            <w:proofErr w:type="spellStart"/>
            <w:r w:rsidRPr="007C14E8">
              <w:rPr>
                <w:lang w:val="en-US"/>
              </w:rPr>
              <w:t>GenericFragmentKeys</w:t>
            </w:r>
            <w:proofErr w:type="spellEnd"/>
          </w:p>
        </w:tc>
      </w:tr>
      <w:tr w:rsidR="00482FC3" w:rsidRPr="00CE25AF" w14:paraId="3301DE40" w14:textId="77777777" w:rsidTr="00442671">
        <w:trPr>
          <w:tblHeader/>
        </w:trPr>
        <w:tc>
          <w:tcPr>
            <w:tcW w:w="2963" w:type="dxa"/>
            <w:shd w:val="clear" w:color="auto" w:fill="0778A5"/>
          </w:tcPr>
          <w:p w14:paraId="4F92C439" w14:textId="77777777" w:rsidR="00B820D4" w:rsidRPr="007C14E8" w:rsidRDefault="00B820D4" w:rsidP="000D18E5">
            <w:pPr>
              <w:rPr>
                <w:color w:val="FFFFFF" w:themeColor="background1"/>
                <w:lang w:val="en-US"/>
              </w:rPr>
            </w:pPr>
            <w:r w:rsidRPr="007C14E8">
              <w:rPr>
                <w:color w:val="FFFFFF" w:themeColor="background1"/>
                <w:lang w:val="en-US"/>
              </w:rPr>
              <w:t>Literal</w:t>
            </w:r>
          </w:p>
        </w:tc>
        <w:tc>
          <w:tcPr>
            <w:tcW w:w="6328" w:type="dxa"/>
            <w:shd w:val="clear" w:color="auto" w:fill="0778A5"/>
          </w:tcPr>
          <w:p w14:paraId="4C7EAEB9" w14:textId="77777777" w:rsidR="00B820D4" w:rsidRPr="007C14E8" w:rsidRDefault="00B820D4" w:rsidP="000D18E5">
            <w:pPr>
              <w:rPr>
                <w:color w:val="FFFFFF" w:themeColor="background1"/>
                <w:lang w:val="en-US"/>
              </w:rPr>
            </w:pPr>
            <w:r w:rsidRPr="007C14E8">
              <w:rPr>
                <w:color w:val="FFFFFF" w:themeColor="background1"/>
                <w:lang w:val="en-US"/>
              </w:rPr>
              <w:t>Explanation</w:t>
            </w:r>
          </w:p>
        </w:tc>
      </w:tr>
      <w:tr w:rsidR="00B820D4" w:rsidRPr="00CE25AF" w14:paraId="6EE6B9D9" w14:textId="77777777" w:rsidTr="00C72010">
        <w:tc>
          <w:tcPr>
            <w:tcW w:w="2963" w:type="dxa"/>
            <w:shd w:val="clear" w:color="auto" w:fill="auto"/>
          </w:tcPr>
          <w:p w14:paraId="6E1D2900" w14:textId="77777777" w:rsidR="00B820D4" w:rsidRPr="007C14E8" w:rsidRDefault="00B820D4" w:rsidP="000D18E5">
            <w:pPr>
              <w:rPr>
                <w:lang w:val="en-US"/>
              </w:rPr>
            </w:pPr>
            <w:proofErr w:type="spellStart"/>
            <w:r w:rsidRPr="007C14E8">
              <w:rPr>
                <w:lang w:val="en-US"/>
              </w:rPr>
              <w:t>AnnotatedRelationshipElement</w:t>
            </w:r>
            <w:proofErr w:type="spellEnd"/>
          </w:p>
        </w:tc>
        <w:tc>
          <w:tcPr>
            <w:tcW w:w="6328" w:type="dxa"/>
            <w:shd w:val="clear" w:color="auto" w:fill="auto"/>
          </w:tcPr>
          <w:p w14:paraId="6FBADE15" w14:textId="77777777" w:rsidR="00B820D4" w:rsidRPr="007C14E8" w:rsidRDefault="00B820D4" w:rsidP="000D18E5">
            <w:pPr>
              <w:pStyle w:val="Spiegelstriche"/>
              <w:rPr>
                <w:lang w:val="en-US"/>
              </w:rPr>
            </w:pPr>
            <w:r w:rsidRPr="007C14E8">
              <w:rPr>
                <w:lang w:val="en-US"/>
              </w:rPr>
              <w:t>Annotated relationship element</w:t>
            </w:r>
          </w:p>
        </w:tc>
      </w:tr>
      <w:tr w:rsidR="00B820D4" w:rsidRPr="00CE25AF" w14:paraId="233AB7DC" w14:textId="77777777" w:rsidTr="00C72010">
        <w:tc>
          <w:tcPr>
            <w:tcW w:w="2963" w:type="dxa"/>
            <w:shd w:val="clear" w:color="auto" w:fill="auto"/>
          </w:tcPr>
          <w:p w14:paraId="24749B2A" w14:textId="77777777" w:rsidR="00B820D4" w:rsidRPr="007C14E8" w:rsidRDefault="00B820D4" w:rsidP="000D18E5">
            <w:pPr>
              <w:rPr>
                <w:lang w:val="en-US"/>
              </w:rPr>
            </w:pPr>
            <w:proofErr w:type="spellStart"/>
            <w:r w:rsidRPr="007C14E8">
              <w:rPr>
                <w:lang w:val="en-US"/>
              </w:rPr>
              <w:t>BasicEventElement</w:t>
            </w:r>
            <w:proofErr w:type="spellEnd"/>
          </w:p>
        </w:tc>
        <w:tc>
          <w:tcPr>
            <w:tcW w:w="6328" w:type="dxa"/>
            <w:shd w:val="clear" w:color="auto" w:fill="auto"/>
          </w:tcPr>
          <w:p w14:paraId="2871724D" w14:textId="77777777" w:rsidR="00B820D4" w:rsidRPr="007C14E8" w:rsidRDefault="00B820D4" w:rsidP="000D18E5">
            <w:pPr>
              <w:pStyle w:val="Spiegelstriche"/>
              <w:rPr>
                <w:lang w:val="en-US"/>
              </w:rPr>
            </w:pPr>
            <w:r w:rsidRPr="007C14E8">
              <w:rPr>
                <w:lang w:val="en-US"/>
              </w:rPr>
              <w:t>Basic event element</w:t>
            </w:r>
          </w:p>
        </w:tc>
      </w:tr>
      <w:tr w:rsidR="00B820D4" w:rsidRPr="00CE25AF" w14:paraId="1335F541" w14:textId="77777777" w:rsidTr="00C72010">
        <w:tc>
          <w:tcPr>
            <w:tcW w:w="2963" w:type="dxa"/>
            <w:shd w:val="clear" w:color="auto" w:fill="auto"/>
          </w:tcPr>
          <w:p w14:paraId="1EAC3C21" w14:textId="77777777" w:rsidR="00B820D4" w:rsidRPr="007C14E8" w:rsidRDefault="00B820D4" w:rsidP="000D18E5">
            <w:pPr>
              <w:rPr>
                <w:lang w:val="en-US"/>
              </w:rPr>
            </w:pPr>
            <w:r w:rsidRPr="007C14E8">
              <w:rPr>
                <w:lang w:val="en-US"/>
              </w:rPr>
              <w:t>Blob</w:t>
            </w:r>
          </w:p>
        </w:tc>
        <w:tc>
          <w:tcPr>
            <w:tcW w:w="6328" w:type="dxa"/>
            <w:shd w:val="clear" w:color="auto" w:fill="auto"/>
          </w:tcPr>
          <w:p w14:paraId="508B8339" w14:textId="77777777" w:rsidR="00B820D4" w:rsidRPr="007C14E8" w:rsidRDefault="00B820D4" w:rsidP="000D18E5">
            <w:pPr>
              <w:pStyle w:val="Spiegelstriche"/>
              <w:rPr>
                <w:lang w:val="en-US"/>
              </w:rPr>
            </w:pPr>
            <w:r w:rsidRPr="007C14E8">
              <w:rPr>
                <w:lang w:val="en-US"/>
              </w:rPr>
              <w:t>Blob</w:t>
            </w:r>
          </w:p>
        </w:tc>
      </w:tr>
      <w:tr w:rsidR="00B820D4" w:rsidRPr="00CE25AF" w14:paraId="321A344E" w14:textId="77777777" w:rsidTr="00C72010">
        <w:tc>
          <w:tcPr>
            <w:tcW w:w="2963" w:type="dxa"/>
            <w:shd w:val="clear" w:color="auto" w:fill="auto"/>
          </w:tcPr>
          <w:p w14:paraId="180E8666" w14:textId="77777777" w:rsidR="00B820D4" w:rsidRPr="007C14E8" w:rsidRDefault="00B820D4" w:rsidP="000D18E5">
            <w:pPr>
              <w:rPr>
                <w:lang w:val="en-US"/>
              </w:rPr>
            </w:pPr>
            <w:r w:rsidRPr="007C14E8">
              <w:rPr>
                <w:lang w:val="en-US"/>
              </w:rPr>
              <w:t>Capability</w:t>
            </w:r>
          </w:p>
        </w:tc>
        <w:tc>
          <w:tcPr>
            <w:tcW w:w="6328" w:type="dxa"/>
            <w:shd w:val="clear" w:color="auto" w:fill="auto"/>
          </w:tcPr>
          <w:p w14:paraId="0046AAFC" w14:textId="77777777" w:rsidR="00B820D4" w:rsidRPr="007C14E8" w:rsidRDefault="00B820D4" w:rsidP="000D18E5">
            <w:pPr>
              <w:pStyle w:val="Spiegelstriche"/>
              <w:rPr>
                <w:lang w:val="en-US"/>
              </w:rPr>
            </w:pPr>
            <w:r w:rsidRPr="007C14E8">
              <w:rPr>
                <w:lang w:val="en-US"/>
              </w:rPr>
              <w:t>Capability</w:t>
            </w:r>
          </w:p>
        </w:tc>
      </w:tr>
      <w:tr w:rsidR="00B820D4" w:rsidRPr="00C51190" w14:paraId="5BA8B15B" w14:textId="77777777" w:rsidTr="00C72010">
        <w:tc>
          <w:tcPr>
            <w:tcW w:w="2963" w:type="dxa"/>
            <w:shd w:val="clear" w:color="auto" w:fill="auto"/>
          </w:tcPr>
          <w:p w14:paraId="32555500" w14:textId="77777777" w:rsidR="00B820D4" w:rsidRPr="007C14E8" w:rsidRDefault="00B820D4" w:rsidP="000D18E5">
            <w:pPr>
              <w:rPr>
                <w:lang w:val="en-US"/>
              </w:rPr>
            </w:pPr>
            <w:proofErr w:type="spellStart"/>
            <w:r w:rsidRPr="007C14E8">
              <w:rPr>
                <w:lang w:val="en-US"/>
              </w:rPr>
              <w:t>DataElement</w:t>
            </w:r>
            <w:proofErr w:type="spellEnd"/>
          </w:p>
        </w:tc>
        <w:tc>
          <w:tcPr>
            <w:tcW w:w="6328" w:type="dxa"/>
            <w:shd w:val="clear" w:color="auto" w:fill="auto"/>
          </w:tcPr>
          <w:p w14:paraId="0EAABFDD" w14:textId="109413BD" w:rsidR="00B820D4" w:rsidRPr="00CE25AF" w:rsidRDefault="00B820D4" w:rsidP="000D18E5">
            <w:pPr>
              <w:pStyle w:val="Spiegelstriche"/>
              <w:rPr>
                <w:i/>
                <w:lang w:val="en-US"/>
              </w:rPr>
            </w:pPr>
            <w:r w:rsidRPr="00CE25AF">
              <w:rPr>
                <w:lang w:val="en-US"/>
              </w:rPr>
              <w:t xml:space="preserve">Data </w:t>
            </w:r>
            <w:r w:rsidR="00D83C36" w:rsidRPr="00CE25AF">
              <w:rPr>
                <w:lang w:val="en-US"/>
              </w:rPr>
              <w:t>e</w:t>
            </w:r>
            <w:r w:rsidRPr="00CE25AF">
              <w:rPr>
                <w:lang w:val="en-US"/>
              </w:rPr>
              <w:t>lement</w:t>
            </w:r>
          </w:p>
          <w:p w14:paraId="478F331D" w14:textId="64BD9CF0" w:rsidR="00B820D4" w:rsidRPr="00CE25AF" w:rsidRDefault="00B820D4" w:rsidP="007C14E8">
            <w:pPr>
              <w:pStyle w:val="NOTE"/>
              <w:ind w:left="284" w:firstLine="0"/>
              <w:rPr>
                <w:lang w:val="en-US"/>
              </w:rPr>
            </w:pPr>
            <w:r w:rsidRPr="00CE25AF">
              <w:rPr>
                <w:lang w:val="en-US"/>
              </w:rPr>
              <w:t xml:space="preserve">Note: </w:t>
            </w:r>
            <w:r w:rsidR="00E8553C" w:rsidRPr="00CE25AF">
              <w:rPr>
                <w:lang w:val="en-US"/>
              </w:rPr>
              <w:t>d</w:t>
            </w:r>
            <w:r w:rsidRPr="00CE25AF">
              <w:rPr>
                <w:lang w:val="en-US"/>
              </w:rPr>
              <w:t xml:space="preserve">ata </w:t>
            </w:r>
            <w:r w:rsidR="00E8553C" w:rsidRPr="00CE25AF">
              <w:rPr>
                <w:lang w:val="en-US"/>
              </w:rPr>
              <w:t>e</w:t>
            </w:r>
            <w:r w:rsidRPr="00CE25AF">
              <w:rPr>
                <w:lang w:val="en-US"/>
              </w:rPr>
              <w:t>lement</w:t>
            </w:r>
            <w:r w:rsidR="00E8553C" w:rsidRPr="00CE25AF">
              <w:rPr>
                <w:lang w:val="en-US"/>
              </w:rPr>
              <w:t>s are</w:t>
            </w:r>
            <w:r w:rsidRPr="00CE25AF">
              <w:rPr>
                <w:lang w:val="en-US"/>
              </w:rPr>
              <w:t xml:space="preserve"> abstract, i.e. if a key uses </w:t>
            </w:r>
            <w:r w:rsidR="00F639CD" w:rsidRPr="00CE25AF">
              <w:rPr>
                <w:lang w:val="en-US"/>
              </w:rPr>
              <w:t>"</w:t>
            </w:r>
            <w:proofErr w:type="spellStart"/>
            <w:r w:rsidRPr="00CE25AF">
              <w:rPr>
                <w:lang w:val="en-US"/>
              </w:rPr>
              <w:t>DataElement</w:t>
            </w:r>
            <w:proofErr w:type="spellEnd"/>
            <w:r w:rsidR="00F639CD" w:rsidRPr="00CE25AF">
              <w:rPr>
                <w:lang w:val="en-US"/>
              </w:rPr>
              <w:t>"</w:t>
            </w:r>
            <w:r w:rsidR="00E8553C" w:rsidRPr="00CE25AF">
              <w:rPr>
                <w:lang w:val="en-US"/>
              </w:rPr>
              <w:t>,</w:t>
            </w:r>
            <w:r w:rsidRPr="00CE25AF">
              <w:rPr>
                <w:lang w:val="en-US"/>
              </w:rPr>
              <w:t xml:space="preserve"> the reference may be a </w:t>
            </w:r>
            <w:r w:rsidR="00E8553C" w:rsidRPr="00CE25AF">
              <w:rPr>
                <w:lang w:val="en-US"/>
              </w:rPr>
              <w:t>p</w:t>
            </w:r>
            <w:r w:rsidRPr="00CE25AF">
              <w:rPr>
                <w:lang w:val="en-US"/>
              </w:rPr>
              <w:t xml:space="preserve">roperty, a </w:t>
            </w:r>
            <w:r w:rsidR="00E8553C" w:rsidRPr="00CE25AF">
              <w:rPr>
                <w:lang w:val="en-US"/>
              </w:rPr>
              <w:t>f</w:t>
            </w:r>
            <w:r w:rsidRPr="00CE25AF">
              <w:rPr>
                <w:lang w:val="en-US"/>
              </w:rPr>
              <w:t>ile</w:t>
            </w:r>
            <w:r w:rsidR="00E8553C" w:rsidRPr="00CE25AF">
              <w:rPr>
                <w:lang w:val="en-US"/>
              </w:rPr>
              <w:t>,</w:t>
            </w:r>
            <w:r w:rsidRPr="00CE25AF">
              <w:rPr>
                <w:lang w:val="en-US"/>
              </w:rPr>
              <w:t xml:space="preserve"> etc.</w:t>
            </w:r>
          </w:p>
        </w:tc>
      </w:tr>
      <w:tr w:rsidR="00B820D4" w:rsidRPr="00CE25AF" w14:paraId="5A8654ED" w14:textId="77777777" w:rsidTr="00C72010">
        <w:tc>
          <w:tcPr>
            <w:tcW w:w="2963" w:type="dxa"/>
            <w:shd w:val="clear" w:color="auto" w:fill="auto"/>
          </w:tcPr>
          <w:p w14:paraId="71A8D762" w14:textId="77777777" w:rsidR="00B820D4" w:rsidRPr="007C14E8" w:rsidRDefault="00B820D4" w:rsidP="000D18E5">
            <w:pPr>
              <w:rPr>
                <w:lang w:val="en-US"/>
              </w:rPr>
            </w:pPr>
            <w:r w:rsidRPr="007C14E8">
              <w:rPr>
                <w:lang w:val="en-US"/>
              </w:rPr>
              <w:t>Entity</w:t>
            </w:r>
          </w:p>
        </w:tc>
        <w:tc>
          <w:tcPr>
            <w:tcW w:w="6328" w:type="dxa"/>
            <w:shd w:val="clear" w:color="auto" w:fill="auto"/>
          </w:tcPr>
          <w:p w14:paraId="755BB6F2" w14:textId="77777777" w:rsidR="00B820D4" w:rsidRPr="007C14E8" w:rsidRDefault="00B820D4" w:rsidP="000D18E5">
            <w:pPr>
              <w:pStyle w:val="Spiegelstriche"/>
              <w:rPr>
                <w:lang w:val="en-US"/>
              </w:rPr>
            </w:pPr>
            <w:r w:rsidRPr="007C14E8">
              <w:rPr>
                <w:lang w:val="en-US"/>
              </w:rPr>
              <w:t>Entity</w:t>
            </w:r>
          </w:p>
        </w:tc>
      </w:tr>
      <w:tr w:rsidR="00B820D4" w:rsidRPr="00C51190" w14:paraId="31027A31" w14:textId="77777777" w:rsidTr="00C72010">
        <w:tc>
          <w:tcPr>
            <w:tcW w:w="2963" w:type="dxa"/>
            <w:shd w:val="clear" w:color="auto" w:fill="auto"/>
          </w:tcPr>
          <w:p w14:paraId="6E750167" w14:textId="77777777" w:rsidR="00B820D4" w:rsidRPr="007C14E8" w:rsidRDefault="00B820D4" w:rsidP="000D18E5">
            <w:pPr>
              <w:rPr>
                <w:lang w:val="en-US"/>
              </w:rPr>
            </w:pPr>
            <w:proofErr w:type="spellStart"/>
            <w:r w:rsidRPr="007C14E8">
              <w:rPr>
                <w:lang w:val="en-US"/>
              </w:rPr>
              <w:lastRenderedPageBreak/>
              <w:t>EventElement</w:t>
            </w:r>
            <w:proofErr w:type="spellEnd"/>
          </w:p>
        </w:tc>
        <w:tc>
          <w:tcPr>
            <w:tcW w:w="6328" w:type="dxa"/>
            <w:shd w:val="clear" w:color="auto" w:fill="auto"/>
          </w:tcPr>
          <w:p w14:paraId="19C3CF8C" w14:textId="77777777" w:rsidR="00B820D4" w:rsidRPr="00CE25AF" w:rsidRDefault="00B820D4" w:rsidP="000D18E5">
            <w:pPr>
              <w:pStyle w:val="Spiegelstriche"/>
              <w:rPr>
                <w:lang w:val="en-US"/>
              </w:rPr>
            </w:pPr>
            <w:r w:rsidRPr="00CE25AF">
              <w:rPr>
                <w:lang w:val="en-US"/>
              </w:rPr>
              <w:t>Event</w:t>
            </w:r>
          </w:p>
          <w:p w14:paraId="07FDDC8B" w14:textId="02037F97" w:rsidR="00B820D4" w:rsidRPr="00CE25AF" w:rsidRDefault="00B820D4" w:rsidP="000D18E5">
            <w:pPr>
              <w:pStyle w:val="NOTE"/>
              <w:rPr>
                <w:lang w:val="en-US"/>
              </w:rPr>
            </w:pPr>
            <w:r w:rsidRPr="00CE25AF">
              <w:rPr>
                <w:lang w:val="en-US"/>
              </w:rPr>
              <w:t xml:space="preserve">Note: </w:t>
            </w:r>
            <w:r w:rsidR="00E8553C" w:rsidRPr="00CE25AF">
              <w:rPr>
                <w:lang w:val="en-US"/>
              </w:rPr>
              <w:t>e</w:t>
            </w:r>
            <w:r w:rsidRPr="00CE25AF">
              <w:rPr>
                <w:lang w:val="en-US"/>
              </w:rPr>
              <w:t>vent element</w:t>
            </w:r>
            <w:r w:rsidR="00E8553C" w:rsidRPr="00CE25AF">
              <w:rPr>
                <w:lang w:val="en-US"/>
              </w:rPr>
              <w:t>s are</w:t>
            </w:r>
            <w:r w:rsidRPr="00CE25AF">
              <w:rPr>
                <w:lang w:val="en-US"/>
              </w:rPr>
              <w:t xml:space="preserve"> abstract.</w:t>
            </w:r>
          </w:p>
        </w:tc>
      </w:tr>
      <w:tr w:rsidR="00B820D4" w:rsidRPr="00CE25AF" w14:paraId="09CD084C" w14:textId="77777777" w:rsidTr="00C72010">
        <w:tc>
          <w:tcPr>
            <w:tcW w:w="2963" w:type="dxa"/>
            <w:shd w:val="clear" w:color="auto" w:fill="auto"/>
          </w:tcPr>
          <w:p w14:paraId="47167E65" w14:textId="77777777" w:rsidR="00B820D4" w:rsidRPr="007C14E8" w:rsidRDefault="00B820D4" w:rsidP="000D18E5">
            <w:pPr>
              <w:rPr>
                <w:lang w:val="en-US"/>
              </w:rPr>
            </w:pPr>
            <w:r w:rsidRPr="007C14E8">
              <w:rPr>
                <w:lang w:val="en-US"/>
              </w:rPr>
              <w:t>File</w:t>
            </w:r>
          </w:p>
        </w:tc>
        <w:tc>
          <w:tcPr>
            <w:tcW w:w="6328" w:type="dxa"/>
            <w:shd w:val="clear" w:color="auto" w:fill="auto"/>
          </w:tcPr>
          <w:p w14:paraId="44FBC54E" w14:textId="77777777" w:rsidR="00B820D4" w:rsidRPr="007C14E8" w:rsidRDefault="00B820D4" w:rsidP="000D18E5">
            <w:pPr>
              <w:pStyle w:val="Spiegelstriche"/>
              <w:rPr>
                <w:lang w:val="en-US"/>
              </w:rPr>
            </w:pPr>
            <w:r w:rsidRPr="007C14E8">
              <w:rPr>
                <w:lang w:val="en-US"/>
              </w:rPr>
              <w:t>File</w:t>
            </w:r>
          </w:p>
        </w:tc>
      </w:tr>
      <w:tr w:rsidR="00442671" w:rsidRPr="00C51190" w14:paraId="0EFED003" w14:textId="77777777" w:rsidTr="00C72010">
        <w:tc>
          <w:tcPr>
            <w:tcW w:w="2963" w:type="dxa"/>
            <w:shd w:val="clear" w:color="auto" w:fill="auto"/>
          </w:tcPr>
          <w:p w14:paraId="1097D509" w14:textId="4AD4644E" w:rsidR="00442671" w:rsidRPr="007C14E8" w:rsidRDefault="00442671" w:rsidP="00442671">
            <w:pPr>
              <w:rPr>
                <w:lang w:val="en-US"/>
              </w:rPr>
            </w:pPr>
            <w:proofErr w:type="spellStart"/>
            <w:r w:rsidRPr="007C14E8">
              <w:rPr>
                <w:lang w:val="en-US"/>
              </w:rPr>
              <w:t>FragmentReference</w:t>
            </w:r>
            <w:proofErr w:type="spellEnd"/>
          </w:p>
        </w:tc>
        <w:tc>
          <w:tcPr>
            <w:tcW w:w="6328" w:type="dxa"/>
            <w:shd w:val="clear" w:color="auto" w:fill="auto"/>
          </w:tcPr>
          <w:p w14:paraId="2BD46A4D" w14:textId="5118F314" w:rsidR="00442671" w:rsidRPr="00CE25AF" w:rsidRDefault="00442671" w:rsidP="00442671">
            <w:pPr>
              <w:pStyle w:val="Spiegelstriche"/>
              <w:rPr>
                <w:lang w:val="en-US"/>
              </w:rPr>
            </w:pPr>
            <w:r w:rsidRPr="00CE25AF">
              <w:rPr>
                <w:lang w:val="en-US"/>
              </w:rPr>
              <w:t>Bookmark or a similar local identifier of a subordinate part of a primary resource</w:t>
            </w:r>
          </w:p>
        </w:tc>
      </w:tr>
      <w:tr w:rsidR="00442671" w:rsidRPr="00C51190" w14:paraId="0761F863" w14:textId="77777777" w:rsidTr="00C72010">
        <w:tc>
          <w:tcPr>
            <w:tcW w:w="2963" w:type="dxa"/>
            <w:shd w:val="clear" w:color="auto" w:fill="auto"/>
          </w:tcPr>
          <w:p w14:paraId="19C3FF9D" w14:textId="77777777" w:rsidR="00442671" w:rsidRPr="007C14E8" w:rsidRDefault="00442671" w:rsidP="00442671">
            <w:pPr>
              <w:rPr>
                <w:lang w:val="en-US"/>
              </w:rPr>
            </w:pPr>
            <w:proofErr w:type="spellStart"/>
            <w:r w:rsidRPr="007C14E8">
              <w:rPr>
                <w:lang w:val="en-US"/>
              </w:rPr>
              <w:t>MultiLanguageProperty</w:t>
            </w:r>
            <w:proofErr w:type="spellEnd"/>
          </w:p>
        </w:tc>
        <w:tc>
          <w:tcPr>
            <w:tcW w:w="6328" w:type="dxa"/>
            <w:shd w:val="clear" w:color="auto" w:fill="auto"/>
          </w:tcPr>
          <w:p w14:paraId="0F31DFC3" w14:textId="77777777" w:rsidR="00442671" w:rsidRPr="00CE25AF" w:rsidRDefault="00442671" w:rsidP="00442671">
            <w:pPr>
              <w:pStyle w:val="Spiegelstriche"/>
              <w:rPr>
                <w:lang w:val="en-US"/>
              </w:rPr>
            </w:pPr>
            <w:r w:rsidRPr="00CE25AF">
              <w:rPr>
                <w:lang w:val="en-US"/>
              </w:rPr>
              <w:t>Property with a value that can be provided in multiple languages</w:t>
            </w:r>
          </w:p>
        </w:tc>
      </w:tr>
      <w:tr w:rsidR="00442671" w:rsidRPr="00CE25AF" w14:paraId="18E318B8" w14:textId="77777777" w:rsidTr="00C72010">
        <w:tc>
          <w:tcPr>
            <w:tcW w:w="2963" w:type="dxa"/>
            <w:shd w:val="clear" w:color="auto" w:fill="auto"/>
          </w:tcPr>
          <w:p w14:paraId="54829873" w14:textId="77777777" w:rsidR="00442671" w:rsidRPr="007C14E8" w:rsidRDefault="00442671" w:rsidP="00442671">
            <w:pPr>
              <w:rPr>
                <w:lang w:val="en-US"/>
              </w:rPr>
            </w:pPr>
            <w:r w:rsidRPr="007C14E8">
              <w:rPr>
                <w:lang w:val="en-US"/>
              </w:rPr>
              <w:t>Operation</w:t>
            </w:r>
          </w:p>
        </w:tc>
        <w:tc>
          <w:tcPr>
            <w:tcW w:w="6328" w:type="dxa"/>
            <w:shd w:val="clear" w:color="auto" w:fill="auto"/>
          </w:tcPr>
          <w:p w14:paraId="311F4D3E" w14:textId="77777777" w:rsidR="00442671" w:rsidRPr="007C14E8" w:rsidRDefault="00442671" w:rsidP="00442671">
            <w:pPr>
              <w:pStyle w:val="Spiegelstriche"/>
              <w:rPr>
                <w:lang w:val="en-US"/>
              </w:rPr>
            </w:pPr>
            <w:r w:rsidRPr="007C14E8">
              <w:rPr>
                <w:lang w:val="en-US"/>
              </w:rPr>
              <w:t>Operation</w:t>
            </w:r>
          </w:p>
        </w:tc>
      </w:tr>
      <w:tr w:rsidR="00442671" w:rsidRPr="00CE25AF" w14:paraId="04B909D9" w14:textId="77777777" w:rsidTr="00C72010">
        <w:tc>
          <w:tcPr>
            <w:tcW w:w="2963" w:type="dxa"/>
            <w:shd w:val="clear" w:color="auto" w:fill="auto"/>
          </w:tcPr>
          <w:p w14:paraId="5B381279" w14:textId="77777777" w:rsidR="00442671" w:rsidRPr="007C14E8" w:rsidRDefault="00442671" w:rsidP="00442671">
            <w:pPr>
              <w:rPr>
                <w:lang w:val="en-US"/>
              </w:rPr>
            </w:pPr>
            <w:r w:rsidRPr="007C14E8">
              <w:rPr>
                <w:lang w:val="en-US"/>
              </w:rPr>
              <w:t>Property</w:t>
            </w:r>
          </w:p>
        </w:tc>
        <w:tc>
          <w:tcPr>
            <w:tcW w:w="6328" w:type="dxa"/>
            <w:shd w:val="clear" w:color="auto" w:fill="auto"/>
          </w:tcPr>
          <w:p w14:paraId="11299EAD" w14:textId="77777777" w:rsidR="00442671" w:rsidRPr="007C14E8" w:rsidRDefault="00442671" w:rsidP="00442671">
            <w:pPr>
              <w:pStyle w:val="Spiegelstriche"/>
              <w:rPr>
                <w:lang w:val="en-US"/>
              </w:rPr>
            </w:pPr>
            <w:r w:rsidRPr="007C14E8">
              <w:rPr>
                <w:lang w:val="en-US"/>
              </w:rPr>
              <w:t>Property</w:t>
            </w:r>
          </w:p>
        </w:tc>
      </w:tr>
      <w:tr w:rsidR="00442671" w:rsidRPr="00C51190" w14:paraId="3026ECC1" w14:textId="77777777" w:rsidTr="00C72010">
        <w:tc>
          <w:tcPr>
            <w:tcW w:w="2963" w:type="dxa"/>
            <w:shd w:val="clear" w:color="auto" w:fill="auto"/>
          </w:tcPr>
          <w:p w14:paraId="49BB89BF" w14:textId="77777777" w:rsidR="00442671" w:rsidRPr="007C14E8" w:rsidRDefault="00442671" w:rsidP="00442671">
            <w:pPr>
              <w:rPr>
                <w:lang w:val="en-US"/>
              </w:rPr>
            </w:pPr>
            <w:r w:rsidRPr="007C14E8">
              <w:rPr>
                <w:lang w:val="en-US"/>
              </w:rPr>
              <w:t>Range</w:t>
            </w:r>
          </w:p>
        </w:tc>
        <w:tc>
          <w:tcPr>
            <w:tcW w:w="6328" w:type="dxa"/>
            <w:shd w:val="clear" w:color="auto" w:fill="auto"/>
          </w:tcPr>
          <w:p w14:paraId="3AA03BE7" w14:textId="77777777" w:rsidR="00442671" w:rsidRPr="00CE25AF" w:rsidRDefault="00442671" w:rsidP="00442671">
            <w:pPr>
              <w:pStyle w:val="Spiegelstriche"/>
              <w:rPr>
                <w:lang w:val="en-US"/>
              </w:rPr>
            </w:pPr>
            <w:r w:rsidRPr="00CE25AF">
              <w:rPr>
                <w:lang w:val="en-US"/>
              </w:rPr>
              <w:t>Range with min and max</w:t>
            </w:r>
          </w:p>
        </w:tc>
      </w:tr>
      <w:tr w:rsidR="00442671" w:rsidRPr="00CE25AF" w14:paraId="7CF65D9B" w14:textId="77777777" w:rsidTr="00C72010">
        <w:tc>
          <w:tcPr>
            <w:tcW w:w="2963" w:type="dxa"/>
            <w:shd w:val="clear" w:color="auto" w:fill="auto"/>
          </w:tcPr>
          <w:p w14:paraId="605567CD" w14:textId="77777777" w:rsidR="00442671" w:rsidRPr="007C14E8" w:rsidRDefault="00442671" w:rsidP="00442671">
            <w:pPr>
              <w:rPr>
                <w:lang w:val="en-US"/>
              </w:rPr>
            </w:pPr>
            <w:proofErr w:type="spellStart"/>
            <w:r w:rsidRPr="007C14E8">
              <w:rPr>
                <w:lang w:val="en-US"/>
              </w:rPr>
              <w:t>ReferenceElement</w:t>
            </w:r>
            <w:proofErr w:type="spellEnd"/>
          </w:p>
        </w:tc>
        <w:tc>
          <w:tcPr>
            <w:tcW w:w="6328" w:type="dxa"/>
            <w:shd w:val="clear" w:color="auto" w:fill="auto"/>
          </w:tcPr>
          <w:p w14:paraId="477C0C72" w14:textId="77777777" w:rsidR="00442671" w:rsidRPr="007C14E8" w:rsidRDefault="00442671" w:rsidP="00442671">
            <w:pPr>
              <w:pStyle w:val="Spiegelstriche"/>
              <w:rPr>
                <w:lang w:val="en-US"/>
              </w:rPr>
            </w:pPr>
            <w:r w:rsidRPr="007C14E8">
              <w:rPr>
                <w:lang w:val="en-US"/>
              </w:rPr>
              <w:t>Reference</w:t>
            </w:r>
          </w:p>
        </w:tc>
      </w:tr>
      <w:tr w:rsidR="00442671" w:rsidRPr="00CE25AF" w14:paraId="6C661D6A" w14:textId="77777777" w:rsidTr="00C72010">
        <w:tc>
          <w:tcPr>
            <w:tcW w:w="2963" w:type="dxa"/>
            <w:shd w:val="clear" w:color="auto" w:fill="auto"/>
          </w:tcPr>
          <w:p w14:paraId="12720E9A" w14:textId="77777777" w:rsidR="00442671" w:rsidRPr="007C14E8" w:rsidRDefault="00442671" w:rsidP="00442671">
            <w:pPr>
              <w:rPr>
                <w:lang w:val="en-US"/>
              </w:rPr>
            </w:pPr>
            <w:proofErr w:type="spellStart"/>
            <w:r w:rsidRPr="007C14E8">
              <w:rPr>
                <w:lang w:val="en-US"/>
              </w:rPr>
              <w:t>RelationshipElement</w:t>
            </w:r>
            <w:proofErr w:type="spellEnd"/>
          </w:p>
        </w:tc>
        <w:tc>
          <w:tcPr>
            <w:tcW w:w="6328" w:type="dxa"/>
            <w:shd w:val="clear" w:color="auto" w:fill="auto"/>
          </w:tcPr>
          <w:p w14:paraId="3CA6F732" w14:textId="77777777" w:rsidR="00442671" w:rsidRPr="007C14E8" w:rsidRDefault="00442671" w:rsidP="00442671">
            <w:pPr>
              <w:pStyle w:val="Spiegelstriche"/>
              <w:rPr>
                <w:lang w:val="en-US"/>
              </w:rPr>
            </w:pPr>
            <w:r w:rsidRPr="007C14E8">
              <w:rPr>
                <w:lang w:val="en-US"/>
              </w:rPr>
              <w:t>Relationship</w:t>
            </w:r>
          </w:p>
        </w:tc>
      </w:tr>
      <w:tr w:rsidR="00442671" w:rsidRPr="00C51190" w14:paraId="318A93B2" w14:textId="77777777" w:rsidTr="00C72010">
        <w:tc>
          <w:tcPr>
            <w:tcW w:w="2963" w:type="dxa"/>
            <w:shd w:val="clear" w:color="auto" w:fill="auto"/>
          </w:tcPr>
          <w:p w14:paraId="24836D10" w14:textId="77777777" w:rsidR="00442671" w:rsidRPr="007C14E8" w:rsidRDefault="00442671" w:rsidP="00442671">
            <w:pPr>
              <w:rPr>
                <w:lang w:val="en-US"/>
              </w:rPr>
            </w:pPr>
            <w:proofErr w:type="spellStart"/>
            <w:r w:rsidRPr="007C14E8">
              <w:rPr>
                <w:lang w:val="en-US"/>
              </w:rPr>
              <w:t>SubmodelElement</w:t>
            </w:r>
            <w:proofErr w:type="spellEnd"/>
          </w:p>
        </w:tc>
        <w:tc>
          <w:tcPr>
            <w:tcW w:w="6328" w:type="dxa"/>
            <w:shd w:val="clear" w:color="auto" w:fill="auto"/>
          </w:tcPr>
          <w:p w14:paraId="60FBB489" w14:textId="77777777" w:rsidR="00442671" w:rsidRPr="00CE25AF" w:rsidRDefault="00442671" w:rsidP="00442671">
            <w:pPr>
              <w:pStyle w:val="Spiegelstriche"/>
              <w:rPr>
                <w:i/>
                <w:lang w:val="en-US"/>
              </w:rPr>
            </w:pPr>
            <w:proofErr w:type="spellStart"/>
            <w:r w:rsidRPr="00CE25AF">
              <w:rPr>
                <w:lang w:val="en-US"/>
              </w:rPr>
              <w:t>Submodel</w:t>
            </w:r>
            <w:proofErr w:type="spellEnd"/>
            <w:r w:rsidRPr="00CE25AF">
              <w:rPr>
                <w:lang w:val="en-US"/>
              </w:rPr>
              <w:t xml:space="preserve"> element</w:t>
            </w:r>
          </w:p>
          <w:p w14:paraId="3349CEAD" w14:textId="48977FDE" w:rsidR="00442671" w:rsidRPr="00CE25AF" w:rsidRDefault="00442671" w:rsidP="007C14E8">
            <w:pPr>
              <w:pStyle w:val="NOTE"/>
              <w:ind w:left="284" w:firstLine="0"/>
              <w:rPr>
                <w:lang w:val="en-US"/>
              </w:rPr>
            </w:pPr>
            <w:r w:rsidRPr="00CE25AF">
              <w:rPr>
                <w:lang w:val="en-US"/>
              </w:rPr>
              <w:t>Note:</w:t>
            </w:r>
            <w:r w:rsidR="00933D69" w:rsidRPr="00CE25AF">
              <w:rPr>
                <w:lang w:val="en-US"/>
              </w:rPr>
              <w:t xml:space="preserve"> </w:t>
            </w:r>
            <w:proofErr w:type="spellStart"/>
            <w:r w:rsidR="00933D69" w:rsidRPr="00CE25AF">
              <w:rPr>
                <w:lang w:val="en-US"/>
              </w:rPr>
              <w:t>s</w:t>
            </w:r>
            <w:r w:rsidRPr="00CE25AF">
              <w:rPr>
                <w:lang w:val="en-US"/>
              </w:rPr>
              <w:t>ubmodel</w:t>
            </w:r>
            <w:proofErr w:type="spellEnd"/>
            <w:r w:rsidRPr="00CE25AF">
              <w:rPr>
                <w:lang w:val="en-US"/>
              </w:rPr>
              <w:t xml:space="preserve"> </w:t>
            </w:r>
            <w:r w:rsidR="00933D69" w:rsidRPr="00CE25AF">
              <w:rPr>
                <w:lang w:val="en-US"/>
              </w:rPr>
              <w:t>e</w:t>
            </w:r>
            <w:r w:rsidRPr="00CE25AF">
              <w:rPr>
                <w:lang w:val="en-US"/>
              </w:rPr>
              <w:t>lement</w:t>
            </w:r>
            <w:r w:rsidR="00933D69" w:rsidRPr="00CE25AF">
              <w:rPr>
                <w:lang w:val="en-US"/>
              </w:rPr>
              <w:t>s</w:t>
            </w:r>
            <w:r w:rsidRPr="00CE25AF">
              <w:rPr>
                <w:lang w:val="en-US"/>
              </w:rPr>
              <w:t xml:space="preserve"> </w:t>
            </w:r>
            <w:r w:rsidR="00933D69" w:rsidRPr="00CE25AF">
              <w:rPr>
                <w:lang w:val="en-US"/>
              </w:rPr>
              <w:t>are</w:t>
            </w:r>
            <w:r w:rsidRPr="00CE25AF">
              <w:rPr>
                <w:lang w:val="en-US"/>
              </w:rPr>
              <w:t xml:space="preserve"> abstract, i.e. if a key uses "</w:t>
            </w:r>
            <w:proofErr w:type="spellStart"/>
            <w:r w:rsidRPr="00CE25AF">
              <w:rPr>
                <w:lang w:val="en-US"/>
              </w:rPr>
              <w:t>SubmodelElement</w:t>
            </w:r>
            <w:proofErr w:type="spellEnd"/>
            <w:r w:rsidRPr="00CE25AF">
              <w:rPr>
                <w:lang w:val="en-US"/>
              </w:rPr>
              <w:t>"</w:t>
            </w:r>
            <w:r w:rsidR="00933D69" w:rsidRPr="00CE25AF">
              <w:rPr>
                <w:lang w:val="en-US"/>
              </w:rPr>
              <w:t>,</w:t>
            </w:r>
            <w:r w:rsidRPr="00CE25AF">
              <w:rPr>
                <w:lang w:val="en-US"/>
              </w:rPr>
              <w:t xml:space="preserve"> the reference may be a </w:t>
            </w:r>
            <w:r w:rsidR="00933D69" w:rsidRPr="00CE25AF">
              <w:rPr>
                <w:lang w:val="en-US"/>
              </w:rPr>
              <w:t>p</w:t>
            </w:r>
            <w:r w:rsidRPr="00CE25AF">
              <w:rPr>
                <w:lang w:val="en-US"/>
              </w:rPr>
              <w:t xml:space="preserve">roperty, a </w:t>
            </w:r>
            <w:proofErr w:type="spellStart"/>
            <w:r w:rsidR="002F482E">
              <w:rPr>
                <w:lang w:val="en-US"/>
              </w:rPr>
              <w:t>s</w:t>
            </w:r>
            <w:r w:rsidRPr="00CE25AF">
              <w:rPr>
                <w:lang w:val="en-US"/>
              </w:rPr>
              <w:t>ubmodel</w:t>
            </w:r>
            <w:proofErr w:type="spellEnd"/>
            <w:r w:rsidR="002F482E">
              <w:rPr>
                <w:lang w:val="en-US"/>
              </w:rPr>
              <w:t xml:space="preserve"> e</w:t>
            </w:r>
            <w:r w:rsidRPr="00CE25AF">
              <w:rPr>
                <w:lang w:val="en-US"/>
              </w:rPr>
              <w:t>lement</w:t>
            </w:r>
            <w:r w:rsidR="002F482E">
              <w:rPr>
                <w:lang w:val="en-US"/>
              </w:rPr>
              <w:t xml:space="preserve"> l</w:t>
            </w:r>
            <w:r w:rsidRPr="00CE25AF">
              <w:rPr>
                <w:lang w:val="en-US"/>
              </w:rPr>
              <w:t xml:space="preserve">ist, an </w:t>
            </w:r>
            <w:r w:rsidR="00933D69" w:rsidRPr="00CE25AF">
              <w:rPr>
                <w:lang w:val="en-US"/>
              </w:rPr>
              <w:t>o</w:t>
            </w:r>
            <w:r w:rsidRPr="00CE25AF">
              <w:rPr>
                <w:lang w:val="en-US"/>
              </w:rPr>
              <w:t>peration</w:t>
            </w:r>
            <w:r w:rsidR="00933D69" w:rsidRPr="00CE25AF">
              <w:rPr>
                <w:lang w:val="en-US"/>
              </w:rPr>
              <w:t>,</w:t>
            </w:r>
            <w:r w:rsidRPr="00CE25AF">
              <w:rPr>
                <w:lang w:val="en-US"/>
              </w:rPr>
              <w:t xml:space="preserve"> etc.</w:t>
            </w:r>
          </w:p>
        </w:tc>
      </w:tr>
      <w:tr w:rsidR="00442671" w:rsidRPr="00CE25AF" w14:paraId="176422C6" w14:textId="77777777" w:rsidTr="00C72010">
        <w:tc>
          <w:tcPr>
            <w:tcW w:w="2963" w:type="dxa"/>
            <w:shd w:val="clear" w:color="auto" w:fill="auto"/>
          </w:tcPr>
          <w:p w14:paraId="2A24161C" w14:textId="77777777" w:rsidR="00442671" w:rsidRPr="007C14E8" w:rsidRDefault="00442671" w:rsidP="00442671">
            <w:pPr>
              <w:rPr>
                <w:lang w:val="en-US"/>
              </w:rPr>
            </w:pPr>
            <w:proofErr w:type="spellStart"/>
            <w:r w:rsidRPr="007C14E8">
              <w:rPr>
                <w:lang w:val="en-US"/>
              </w:rPr>
              <w:t>SubmodelElementCollection</w:t>
            </w:r>
            <w:proofErr w:type="spellEnd"/>
          </w:p>
        </w:tc>
        <w:tc>
          <w:tcPr>
            <w:tcW w:w="6328" w:type="dxa"/>
            <w:shd w:val="clear" w:color="auto" w:fill="auto"/>
          </w:tcPr>
          <w:p w14:paraId="4570E73F" w14:textId="77777777" w:rsidR="00442671" w:rsidRPr="007C14E8" w:rsidRDefault="00442671" w:rsidP="00442671">
            <w:pPr>
              <w:pStyle w:val="Spiegelstriche"/>
              <w:rPr>
                <w:lang w:val="en-US"/>
              </w:rPr>
            </w:pPr>
            <w:r w:rsidRPr="007C14E8">
              <w:rPr>
                <w:lang w:val="en-US"/>
              </w:rPr>
              <w:t xml:space="preserve">Struct of </w:t>
            </w:r>
            <w:proofErr w:type="spellStart"/>
            <w:r w:rsidRPr="007C14E8">
              <w:rPr>
                <w:lang w:val="en-US"/>
              </w:rPr>
              <w:t>submodel</w:t>
            </w:r>
            <w:proofErr w:type="spellEnd"/>
            <w:r w:rsidRPr="007C14E8">
              <w:rPr>
                <w:lang w:val="en-US"/>
              </w:rPr>
              <w:t xml:space="preserve"> elements</w:t>
            </w:r>
          </w:p>
        </w:tc>
      </w:tr>
      <w:tr w:rsidR="00442671" w:rsidRPr="00CE25AF" w14:paraId="38820A38" w14:textId="77777777" w:rsidTr="00C72010">
        <w:tc>
          <w:tcPr>
            <w:tcW w:w="2963" w:type="dxa"/>
            <w:shd w:val="clear" w:color="auto" w:fill="auto"/>
          </w:tcPr>
          <w:p w14:paraId="2C60259A" w14:textId="7F5F7193" w:rsidR="00442671" w:rsidRPr="007C14E8" w:rsidRDefault="00442671" w:rsidP="00442671">
            <w:pPr>
              <w:rPr>
                <w:lang w:val="en-US"/>
              </w:rPr>
            </w:pPr>
            <w:proofErr w:type="spellStart"/>
            <w:r w:rsidRPr="007C14E8">
              <w:rPr>
                <w:lang w:val="en-US"/>
              </w:rPr>
              <w:t>SubmodelElementList</w:t>
            </w:r>
            <w:proofErr w:type="spellEnd"/>
          </w:p>
        </w:tc>
        <w:tc>
          <w:tcPr>
            <w:tcW w:w="6328" w:type="dxa"/>
            <w:shd w:val="clear" w:color="auto" w:fill="auto"/>
          </w:tcPr>
          <w:p w14:paraId="7F8F5377" w14:textId="0B9500AD" w:rsidR="00442671" w:rsidRPr="007C14E8" w:rsidRDefault="00442671" w:rsidP="00442671">
            <w:pPr>
              <w:pStyle w:val="Spiegelstriche"/>
              <w:rPr>
                <w:lang w:val="en-US"/>
              </w:rPr>
            </w:pPr>
            <w:r w:rsidRPr="007C14E8">
              <w:rPr>
                <w:lang w:val="en-US"/>
              </w:rPr>
              <w:t xml:space="preserve">List of </w:t>
            </w:r>
            <w:proofErr w:type="spellStart"/>
            <w:r w:rsidRPr="007C14E8">
              <w:rPr>
                <w:lang w:val="en-US"/>
              </w:rPr>
              <w:t>submodel</w:t>
            </w:r>
            <w:proofErr w:type="spellEnd"/>
            <w:r w:rsidRPr="007C14E8">
              <w:rPr>
                <w:lang w:val="en-US"/>
              </w:rPr>
              <w:t xml:space="preserve"> elements</w:t>
            </w:r>
          </w:p>
        </w:tc>
      </w:tr>
    </w:tbl>
    <w:p w14:paraId="1A5BA126" w14:textId="457B5A66" w:rsidR="00C92C38" w:rsidRPr="007C14E8" w:rsidRDefault="00C92C38" w:rsidP="00C92C38">
      <w:pPr>
        <w:pStyle w:val="Spiegelstriche"/>
        <w:ind w:left="1287"/>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gridCol w:w="6328"/>
      </w:tblGrid>
      <w:tr w:rsidR="00B820D4" w:rsidRPr="00CE25AF" w14:paraId="10E2303E" w14:textId="77777777" w:rsidTr="00482FC3">
        <w:trPr>
          <w:tblHeader/>
        </w:trPr>
        <w:tc>
          <w:tcPr>
            <w:tcW w:w="2838" w:type="dxa"/>
            <w:shd w:val="clear" w:color="auto" w:fill="0778A5"/>
          </w:tcPr>
          <w:p w14:paraId="0F6FA895" w14:textId="77777777" w:rsidR="00B820D4" w:rsidRPr="007C14E8" w:rsidRDefault="00B820D4" w:rsidP="000D18E5">
            <w:pPr>
              <w:rPr>
                <w:color w:val="FFFFFF" w:themeColor="background1"/>
                <w:lang w:val="en-US"/>
              </w:rPr>
            </w:pPr>
            <w:r w:rsidRPr="007C14E8">
              <w:rPr>
                <w:color w:val="FFFFFF" w:themeColor="background1"/>
                <w:lang w:val="en-US"/>
              </w:rPr>
              <w:t>Enumeration:</w:t>
            </w:r>
          </w:p>
        </w:tc>
        <w:tc>
          <w:tcPr>
            <w:tcW w:w="6328" w:type="dxa"/>
          </w:tcPr>
          <w:p w14:paraId="49A31825" w14:textId="44D44634" w:rsidR="00B820D4" w:rsidRPr="007C14E8" w:rsidRDefault="00B820D4" w:rsidP="000D18E5">
            <w:pPr>
              <w:rPr>
                <w:lang w:val="en-US"/>
              </w:rPr>
            </w:pPr>
            <w:proofErr w:type="spellStart"/>
            <w:r w:rsidRPr="007C14E8">
              <w:rPr>
                <w:lang w:val="en-US"/>
              </w:rPr>
              <w:t>GloballyIdentifiables</w:t>
            </w:r>
            <w:proofErr w:type="spellEnd"/>
          </w:p>
        </w:tc>
      </w:tr>
      <w:tr w:rsidR="00B820D4" w:rsidRPr="00C51190" w14:paraId="163B514F" w14:textId="77777777" w:rsidTr="00482FC3">
        <w:trPr>
          <w:tblHeader/>
        </w:trPr>
        <w:tc>
          <w:tcPr>
            <w:tcW w:w="2838" w:type="dxa"/>
            <w:tcBorders>
              <w:bottom w:val="single" w:sz="4" w:space="0" w:color="auto"/>
            </w:tcBorders>
            <w:shd w:val="clear" w:color="auto" w:fill="0778A5"/>
          </w:tcPr>
          <w:p w14:paraId="5061641C" w14:textId="77777777" w:rsidR="00B820D4" w:rsidRPr="007C14E8" w:rsidRDefault="00B820D4" w:rsidP="000D18E5">
            <w:pPr>
              <w:rPr>
                <w:color w:val="FFFFFF" w:themeColor="background1"/>
                <w:lang w:val="en-US"/>
              </w:rPr>
            </w:pPr>
            <w:r w:rsidRPr="007C14E8">
              <w:rPr>
                <w:color w:val="FFFFFF" w:themeColor="background1"/>
                <w:lang w:val="en-US"/>
              </w:rPr>
              <w:t>Explanation:</w:t>
            </w:r>
          </w:p>
        </w:tc>
        <w:tc>
          <w:tcPr>
            <w:tcW w:w="6328" w:type="dxa"/>
            <w:tcBorders>
              <w:bottom w:val="single" w:sz="4" w:space="0" w:color="auto"/>
            </w:tcBorders>
          </w:tcPr>
          <w:p w14:paraId="3A400CAB" w14:textId="36BF0D9A" w:rsidR="00B820D4" w:rsidRPr="00CE25AF" w:rsidRDefault="00B820D4" w:rsidP="000D18E5">
            <w:pPr>
              <w:rPr>
                <w:lang w:val="en-US"/>
              </w:rPr>
            </w:pPr>
            <w:r w:rsidRPr="00CE25AF">
              <w:rPr>
                <w:lang w:val="en-US"/>
              </w:rPr>
              <w:t>Enumeration of different key value types within a key</w:t>
            </w:r>
          </w:p>
          <w:p w14:paraId="4632C913" w14:textId="77777777" w:rsidR="002E2652" w:rsidRPr="00CE25AF" w:rsidRDefault="002E2652" w:rsidP="002E2652">
            <w:pPr>
              <w:rPr>
                <w:lang w:val="en-US"/>
              </w:rPr>
            </w:pPr>
          </w:p>
          <w:p w14:paraId="434A58BE" w14:textId="50D22ADD" w:rsidR="002E2652" w:rsidRPr="00CE25AF" w:rsidRDefault="00933D69" w:rsidP="00C72010">
            <w:pPr>
              <w:pStyle w:val="NOTE"/>
              <w:rPr>
                <w:lang w:val="en-US"/>
              </w:rPr>
            </w:pPr>
            <w:r w:rsidRPr="00CE25AF">
              <w:rPr>
                <w:lang w:val="en-US"/>
              </w:rPr>
              <w:t>Note: n</w:t>
            </w:r>
            <w:r w:rsidR="002E2652" w:rsidRPr="00CE25AF">
              <w:rPr>
                <w:lang w:val="en-US"/>
              </w:rPr>
              <w:t>ot used as type but in constraints.</w:t>
            </w:r>
          </w:p>
        </w:tc>
      </w:tr>
      <w:tr w:rsidR="00B820D4" w:rsidRPr="00CE25AF" w14:paraId="439C4B6E" w14:textId="77777777" w:rsidTr="00482FC3">
        <w:trPr>
          <w:tblHeader/>
        </w:trPr>
        <w:tc>
          <w:tcPr>
            <w:tcW w:w="2838" w:type="dxa"/>
            <w:tcBorders>
              <w:bottom w:val="single" w:sz="4" w:space="0" w:color="auto"/>
            </w:tcBorders>
            <w:shd w:val="clear" w:color="auto" w:fill="0778A5"/>
          </w:tcPr>
          <w:p w14:paraId="7CAB06D5" w14:textId="77777777" w:rsidR="00B820D4" w:rsidRPr="007C14E8" w:rsidRDefault="00B820D4" w:rsidP="000D18E5">
            <w:pPr>
              <w:rPr>
                <w:color w:val="FFFFFF" w:themeColor="background1"/>
                <w:lang w:val="en-US"/>
              </w:rPr>
            </w:pPr>
            <w:r w:rsidRPr="007C14E8">
              <w:rPr>
                <w:color w:val="FFFFFF" w:themeColor="background1"/>
                <w:lang w:val="en-US"/>
              </w:rPr>
              <w:t>Set of:</w:t>
            </w:r>
          </w:p>
        </w:tc>
        <w:tc>
          <w:tcPr>
            <w:tcW w:w="6328" w:type="dxa"/>
            <w:tcBorders>
              <w:bottom w:val="single" w:sz="4" w:space="0" w:color="auto"/>
            </w:tcBorders>
          </w:tcPr>
          <w:p w14:paraId="48320FFD" w14:textId="750FAD42" w:rsidR="00B820D4" w:rsidRPr="007C14E8" w:rsidRDefault="00B820D4" w:rsidP="000D18E5">
            <w:pPr>
              <w:rPr>
                <w:lang w:val="en-US"/>
              </w:rPr>
            </w:pPr>
            <w:proofErr w:type="spellStart"/>
            <w:r w:rsidRPr="007C14E8">
              <w:rPr>
                <w:lang w:val="en-US"/>
              </w:rPr>
              <w:t>A</w:t>
            </w:r>
            <w:r w:rsidR="00AB3708" w:rsidRPr="007C14E8">
              <w:rPr>
                <w:lang w:val="en-US"/>
              </w:rPr>
              <w:t>as</w:t>
            </w:r>
            <w:r w:rsidRPr="007C14E8">
              <w:rPr>
                <w:lang w:val="en-US"/>
              </w:rPr>
              <w:t>Identifiables</w:t>
            </w:r>
            <w:proofErr w:type="spellEnd"/>
            <w:r w:rsidRPr="007C14E8">
              <w:rPr>
                <w:lang w:val="en-US"/>
              </w:rPr>
              <w:t xml:space="preserve">, </w:t>
            </w:r>
            <w:proofErr w:type="spellStart"/>
            <w:r w:rsidRPr="007C14E8">
              <w:rPr>
                <w:lang w:val="en-US"/>
              </w:rPr>
              <w:t>GenericGloballyIdentifiables</w:t>
            </w:r>
            <w:proofErr w:type="spellEnd"/>
          </w:p>
        </w:tc>
      </w:tr>
      <w:tr w:rsidR="00482FC3" w:rsidRPr="00CE25AF" w14:paraId="6186C550" w14:textId="77777777" w:rsidTr="00482FC3">
        <w:trPr>
          <w:tblHeader/>
        </w:trPr>
        <w:tc>
          <w:tcPr>
            <w:tcW w:w="2838" w:type="dxa"/>
            <w:shd w:val="clear" w:color="auto" w:fill="0778A5"/>
          </w:tcPr>
          <w:p w14:paraId="5E0691BA" w14:textId="77777777" w:rsidR="00B820D4" w:rsidRPr="007C14E8" w:rsidRDefault="00B820D4" w:rsidP="000D18E5">
            <w:pPr>
              <w:rPr>
                <w:color w:val="FFFFFF" w:themeColor="background1"/>
                <w:lang w:val="en-US"/>
              </w:rPr>
            </w:pPr>
            <w:r w:rsidRPr="007C14E8">
              <w:rPr>
                <w:color w:val="FFFFFF" w:themeColor="background1"/>
                <w:lang w:val="en-US"/>
              </w:rPr>
              <w:t>Literal</w:t>
            </w:r>
          </w:p>
        </w:tc>
        <w:tc>
          <w:tcPr>
            <w:tcW w:w="6328" w:type="dxa"/>
            <w:shd w:val="clear" w:color="auto" w:fill="0778A5"/>
          </w:tcPr>
          <w:p w14:paraId="3D117373" w14:textId="77777777" w:rsidR="00B820D4" w:rsidRPr="007C14E8" w:rsidRDefault="00B820D4" w:rsidP="000D18E5">
            <w:pPr>
              <w:rPr>
                <w:color w:val="FFFFFF" w:themeColor="background1"/>
                <w:lang w:val="en-US"/>
              </w:rPr>
            </w:pPr>
            <w:r w:rsidRPr="007C14E8">
              <w:rPr>
                <w:color w:val="FFFFFF" w:themeColor="background1"/>
                <w:lang w:val="en-US"/>
              </w:rPr>
              <w:t>Explanation</w:t>
            </w:r>
          </w:p>
        </w:tc>
      </w:tr>
      <w:tr w:rsidR="00B820D4" w:rsidRPr="00CE25AF" w14:paraId="6F3A75F8" w14:textId="77777777" w:rsidTr="00C72010">
        <w:tc>
          <w:tcPr>
            <w:tcW w:w="2838" w:type="dxa"/>
            <w:shd w:val="clear" w:color="auto" w:fill="auto"/>
          </w:tcPr>
          <w:p w14:paraId="6509F548" w14:textId="77777777" w:rsidR="00B820D4" w:rsidRPr="007C14E8" w:rsidRDefault="00B820D4" w:rsidP="000D18E5">
            <w:pPr>
              <w:rPr>
                <w:lang w:val="en-US"/>
              </w:rPr>
            </w:pPr>
            <w:proofErr w:type="spellStart"/>
            <w:r w:rsidRPr="007C14E8">
              <w:rPr>
                <w:lang w:val="en-US"/>
              </w:rPr>
              <w:t>AssetAdministrationShell</w:t>
            </w:r>
            <w:proofErr w:type="spellEnd"/>
          </w:p>
        </w:tc>
        <w:tc>
          <w:tcPr>
            <w:tcW w:w="6328" w:type="dxa"/>
            <w:shd w:val="clear" w:color="auto" w:fill="auto"/>
          </w:tcPr>
          <w:p w14:paraId="4A13A8AB" w14:textId="251516CB" w:rsidR="00B820D4" w:rsidRPr="007C14E8" w:rsidRDefault="00B820D4" w:rsidP="000D18E5">
            <w:pPr>
              <w:pStyle w:val="Spiegelstriche"/>
              <w:rPr>
                <w:lang w:val="en-US"/>
              </w:rPr>
            </w:pPr>
            <w:r w:rsidRPr="007C14E8">
              <w:rPr>
                <w:lang w:val="en-US"/>
              </w:rPr>
              <w:t xml:space="preserve">Asset </w:t>
            </w:r>
            <w:r w:rsidR="00933D69" w:rsidRPr="00CE25AF">
              <w:rPr>
                <w:lang w:val="en-US"/>
              </w:rPr>
              <w:t>A</w:t>
            </w:r>
            <w:r w:rsidRPr="00CE25AF">
              <w:rPr>
                <w:lang w:val="en-US"/>
              </w:rPr>
              <w:t xml:space="preserve">dministration </w:t>
            </w:r>
            <w:r w:rsidR="00933D69" w:rsidRPr="00CE25AF">
              <w:rPr>
                <w:lang w:val="en-US"/>
              </w:rPr>
              <w:t>S</w:t>
            </w:r>
            <w:r w:rsidRPr="00CE25AF">
              <w:rPr>
                <w:lang w:val="en-US"/>
              </w:rPr>
              <w:t>hell</w:t>
            </w:r>
          </w:p>
        </w:tc>
      </w:tr>
      <w:tr w:rsidR="00B820D4" w:rsidRPr="00CE25AF" w14:paraId="4DEF94B4" w14:textId="77777777" w:rsidTr="00C72010">
        <w:tc>
          <w:tcPr>
            <w:tcW w:w="2838" w:type="dxa"/>
            <w:shd w:val="clear" w:color="auto" w:fill="auto"/>
          </w:tcPr>
          <w:p w14:paraId="30CCA0BC" w14:textId="77777777" w:rsidR="00B820D4" w:rsidRPr="007C14E8" w:rsidRDefault="00B820D4" w:rsidP="000D18E5">
            <w:pPr>
              <w:rPr>
                <w:lang w:val="en-US"/>
              </w:rPr>
            </w:pPr>
            <w:proofErr w:type="spellStart"/>
            <w:r w:rsidRPr="007C14E8">
              <w:rPr>
                <w:lang w:val="en-US"/>
              </w:rPr>
              <w:t>ConceptDescription</w:t>
            </w:r>
            <w:proofErr w:type="spellEnd"/>
          </w:p>
        </w:tc>
        <w:tc>
          <w:tcPr>
            <w:tcW w:w="6328" w:type="dxa"/>
            <w:shd w:val="clear" w:color="auto" w:fill="auto"/>
          </w:tcPr>
          <w:p w14:paraId="353F06AB" w14:textId="3BDF1C73" w:rsidR="00B820D4" w:rsidRPr="007C14E8" w:rsidRDefault="00B820D4" w:rsidP="000D18E5">
            <w:pPr>
              <w:pStyle w:val="Spiegelstriche"/>
              <w:rPr>
                <w:lang w:val="en-US"/>
              </w:rPr>
            </w:pPr>
            <w:r w:rsidRPr="007C14E8">
              <w:rPr>
                <w:lang w:val="en-US"/>
              </w:rPr>
              <w:t xml:space="preserve">Concept </w:t>
            </w:r>
            <w:r w:rsidR="00933D69" w:rsidRPr="00CE25AF">
              <w:rPr>
                <w:lang w:val="en-US"/>
              </w:rPr>
              <w:t>d</w:t>
            </w:r>
            <w:r w:rsidRPr="00CE25AF">
              <w:rPr>
                <w:lang w:val="en-US"/>
              </w:rPr>
              <w:t>escription</w:t>
            </w:r>
          </w:p>
        </w:tc>
      </w:tr>
      <w:tr w:rsidR="00442671" w:rsidRPr="00CE25AF" w14:paraId="37FDF005" w14:textId="77777777" w:rsidTr="00C72010">
        <w:tc>
          <w:tcPr>
            <w:tcW w:w="2838" w:type="dxa"/>
            <w:shd w:val="clear" w:color="auto" w:fill="auto"/>
          </w:tcPr>
          <w:p w14:paraId="2336066A" w14:textId="73372F9C" w:rsidR="00442671" w:rsidRPr="007C14E8" w:rsidRDefault="00442671" w:rsidP="00442671">
            <w:pPr>
              <w:rPr>
                <w:lang w:val="en-US"/>
              </w:rPr>
            </w:pPr>
            <w:proofErr w:type="spellStart"/>
            <w:r w:rsidRPr="007C14E8">
              <w:rPr>
                <w:lang w:val="en-US"/>
              </w:rPr>
              <w:t>GlobalReference</w:t>
            </w:r>
            <w:proofErr w:type="spellEnd"/>
          </w:p>
        </w:tc>
        <w:tc>
          <w:tcPr>
            <w:tcW w:w="6328" w:type="dxa"/>
            <w:shd w:val="clear" w:color="auto" w:fill="auto"/>
          </w:tcPr>
          <w:p w14:paraId="6AA0DAFC" w14:textId="272A6FE8" w:rsidR="00442671" w:rsidRPr="007C14E8" w:rsidRDefault="00442671" w:rsidP="00442671">
            <w:pPr>
              <w:pStyle w:val="Spiegelstriche"/>
              <w:rPr>
                <w:lang w:val="en-US"/>
              </w:rPr>
            </w:pPr>
            <w:r w:rsidRPr="007C14E8">
              <w:rPr>
                <w:lang w:val="en-US"/>
              </w:rPr>
              <w:t>Global reference</w:t>
            </w:r>
          </w:p>
        </w:tc>
      </w:tr>
      <w:tr w:rsidR="00442671" w:rsidRPr="00C51190" w14:paraId="44894C31" w14:textId="77777777" w:rsidTr="00C72010">
        <w:tc>
          <w:tcPr>
            <w:tcW w:w="2838" w:type="dxa"/>
            <w:shd w:val="clear" w:color="auto" w:fill="auto"/>
          </w:tcPr>
          <w:p w14:paraId="42F8019C" w14:textId="4CE14BA3" w:rsidR="00442671" w:rsidRPr="007C14E8" w:rsidRDefault="00442671" w:rsidP="00442671">
            <w:pPr>
              <w:rPr>
                <w:lang w:val="en-US"/>
              </w:rPr>
            </w:pPr>
            <w:r w:rsidRPr="007C14E8">
              <w:rPr>
                <w:lang w:val="en-US"/>
              </w:rPr>
              <w:t>Identifiable</w:t>
            </w:r>
          </w:p>
        </w:tc>
        <w:tc>
          <w:tcPr>
            <w:tcW w:w="6328" w:type="dxa"/>
            <w:shd w:val="clear" w:color="auto" w:fill="auto"/>
          </w:tcPr>
          <w:p w14:paraId="3899D66E" w14:textId="1E123F35" w:rsidR="00442671" w:rsidRPr="00CE25AF" w:rsidRDefault="00442671" w:rsidP="00442671">
            <w:pPr>
              <w:pStyle w:val="Spiegelstriche"/>
              <w:rPr>
                <w:lang w:val="en-US"/>
              </w:rPr>
            </w:pPr>
            <w:r w:rsidRPr="00CE25AF">
              <w:rPr>
                <w:lang w:val="en-US"/>
              </w:rPr>
              <w:t>Identifiable</w:t>
            </w:r>
          </w:p>
          <w:p w14:paraId="3F6298B6" w14:textId="4E2DE7E8" w:rsidR="00442671" w:rsidRPr="00CE25AF" w:rsidRDefault="00442671" w:rsidP="007C14E8">
            <w:pPr>
              <w:pStyle w:val="NOTE"/>
              <w:ind w:left="284" w:firstLine="0"/>
              <w:rPr>
                <w:lang w:val="en-US"/>
              </w:rPr>
            </w:pPr>
            <w:r w:rsidRPr="00CE25AF">
              <w:rPr>
                <w:lang w:val="en-US"/>
              </w:rPr>
              <w:lastRenderedPageBreak/>
              <w:t xml:space="preserve">Note: </w:t>
            </w:r>
            <w:proofErr w:type="spellStart"/>
            <w:r w:rsidR="00933D69" w:rsidRPr="00CE25AF">
              <w:rPr>
                <w:lang w:val="en-US"/>
              </w:rPr>
              <w:t>i</w:t>
            </w:r>
            <w:r w:rsidRPr="00CE25AF">
              <w:rPr>
                <w:lang w:val="en-US"/>
              </w:rPr>
              <w:t>dentifiable</w:t>
            </w:r>
            <w:r w:rsidR="00933D69" w:rsidRPr="00CE25AF">
              <w:rPr>
                <w:lang w:val="en-US"/>
              </w:rPr>
              <w:t>s</w:t>
            </w:r>
            <w:proofErr w:type="spellEnd"/>
            <w:r w:rsidR="00933D69" w:rsidRPr="00CE25AF">
              <w:rPr>
                <w:lang w:val="en-US"/>
              </w:rPr>
              <w:t xml:space="preserve"> are </w:t>
            </w:r>
            <w:r w:rsidRPr="00CE25AF">
              <w:rPr>
                <w:lang w:val="en-US"/>
              </w:rPr>
              <w:t>abstract, i.e. if a key uses "Identifiable"</w:t>
            </w:r>
            <w:r w:rsidR="00933D69" w:rsidRPr="00CE25AF">
              <w:rPr>
                <w:lang w:val="en-US"/>
              </w:rPr>
              <w:t>,</w:t>
            </w:r>
            <w:r w:rsidRPr="00CE25AF">
              <w:rPr>
                <w:lang w:val="en-US"/>
              </w:rPr>
              <w:t xml:space="preserve"> the reference may be an Asset Administration Shell, a </w:t>
            </w:r>
            <w:proofErr w:type="spellStart"/>
            <w:r w:rsidR="00933D69" w:rsidRPr="00CE25AF">
              <w:rPr>
                <w:lang w:val="en-US"/>
              </w:rPr>
              <w:t>s</w:t>
            </w:r>
            <w:r w:rsidRPr="00CE25AF">
              <w:rPr>
                <w:lang w:val="en-US"/>
              </w:rPr>
              <w:t>ubmodel</w:t>
            </w:r>
            <w:proofErr w:type="spellEnd"/>
            <w:r w:rsidR="00933D69" w:rsidRPr="00CE25AF">
              <w:rPr>
                <w:lang w:val="en-US"/>
              </w:rPr>
              <w:t>,</w:t>
            </w:r>
            <w:r w:rsidRPr="00CE25AF">
              <w:rPr>
                <w:lang w:val="en-US"/>
              </w:rPr>
              <w:t xml:space="preserve"> or a </w:t>
            </w:r>
            <w:r w:rsidR="00933D69" w:rsidRPr="00CE25AF">
              <w:rPr>
                <w:lang w:val="en-US"/>
              </w:rPr>
              <w:t>c</w:t>
            </w:r>
            <w:r w:rsidRPr="00CE25AF">
              <w:rPr>
                <w:lang w:val="en-US"/>
              </w:rPr>
              <w:t xml:space="preserve">oncept </w:t>
            </w:r>
            <w:r w:rsidR="00933D69" w:rsidRPr="00CE25AF">
              <w:rPr>
                <w:lang w:val="en-US"/>
              </w:rPr>
              <w:t>d</w:t>
            </w:r>
            <w:r w:rsidRPr="00CE25AF">
              <w:rPr>
                <w:lang w:val="en-US"/>
              </w:rPr>
              <w:t>escription.</w:t>
            </w:r>
          </w:p>
        </w:tc>
      </w:tr>
      <w:tr w:rsidR="00442671" w:rsidRPr="00CE25AF" w14:paraId="3F392F4B" w14:textId="77777777" w:rsidTr="00C72010">
        <w:tc>
          <w:tcPr>
            <w:tcW w:w="2838" w:type="dxa"/>
            <w:shd w:val="clear" w:color="auto" w:fill="auto"/>
          </w:tcPr>
          <w:p w14:paraId="7B289B46" w14:textId="77777777" w:rsidR="00442671" w:rsidRPr="007C14E8" w:rsidRDefault="00442671" w:rsidP="00442671">
            <w:pPr>
              <w:rPr>
                <w:lang w:val="en-US"/>
              </w:rPr>
            </w:pPr>
            <w:proofErr w:type="spellStart"/>
            <w:r w:rsidRPr="007C14E8">
              <w:rPr>
                <w:lang w:val="en-US"/>
              </w:rPr>
              <w:lastRenderedPageBreak/>
              <w:t>Submodel</w:t>
            </w:r>
            <w:proofErr w:type="spellEnd"/>
          </w:p>
        </w:tc>
        <w:tc>
          <w:tcPr>
            <w:tcW w:w="6328" w:type="dxa"/>
            <w:shd w:val="clear" w:color="auto" w:fill="auto"/>
          </w:tcPr>
          <w:p w14:paraId="5FD9BD1F" w14:textId="77777777" w:rsidR="00442671" w:rsidRPr="007C14E8" w:rsidRDefault="00442671" w:rsidP="00442671">
            <w:pPr>
              <w:pStyle w:val="Spiegelstriche"/>
              <w:rPr>
                <w:lang w:val="en-US"/>
              </w:rPr>
            </w:pPr>
            <w:proofErr w:type="spellStart"/>
            <w:r w:rsidRPr="007C14E8">
              <w:rPr>
                <w:lang w:val="en-US"/>
              </w:rPr>
              <w:t>Submodel</w:t>
            </w:r>
            <w:proofErr w:type="spellEnd"/>
          </w:p>
        </w:tc>
      </w:tr>
    </w:tbl>
    <w:p w14:paraId="2847E0A9" w14:textId="071F20BF" w:rsidR="00B820D4" w:rsidRPr="007C14E8" w:rsidRDefault="00B820D4" w:rsidP="00C92C38">
      <w:pPr>
        <w:pStyle w:val="Spiegelstriche"/>
        <w:ind w:left="1287"/>
        <w:rPr>
          <w:lang w:val="en-US"/>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3"/>
        <w:gridCol w:w="6388"/>
      </w:tblGrid>
      <w:tr w:rsidR="00A7322A" w:rsidRPr="00CE25AF" w14:paraId="00CC8909" w14:textId="77777777" w:rsidTr="00EC100A">
        <w:trPr>
          <w:tblHeader/>
        </w:trPr>
        <w:tc>
          <w:tcPr>
            <w:tcW w:w="2963" w:type="dxa"/>
            <w:shd w:val="clear" w:color="auto" w:fill="0778A5"/>
          </w:tcPr>
          <w:p w14:paraId="0D3B2370" w14:textId="77777777" w:rsidR="00A7322A" w:rsidRPr="007C14E8" w:rsidRDefault="00A7322A">
            <w:pPr>
              <w:rPr>
                <w:color w:val="FFFFFF" w:themeColor="background1"/>
                <w:lang w:val="en-US"/>
              </w:rPr>
            </w:pPr>
            <w:r w:rsidRPr="007C14E8">
              <w:rPr>
                <w:color w:val="FFFFFF" w:themeColor="background1"/>
                <w:lang w:val="en-US"/>
              </w:rPr>
              <w:t>Enumeration:</w:t>
            </w:r>
          </w:p>
        </w:tc>
        <w:tc>
          <w:tcPr>
            <w:tcW w:w="6388" w:type="dxa"/>
          </w:tcPr>
          <w:p w14:paraId="30CB42C0" w14:textId="1420323C" w:rsidR="00A7322A" w:rsidRPr="007C14E8" w:rsidRDefault="00A7322A">
            <w:pPr>
              <w:rPr>
                <w:lang w:val="en-US"/>
              </w:rPr>
            </w:pPr>
            <w:proofErr w:type="spellStart"/>
            <w:r w:rsidRPr="007C14E8">
              <w:rPr>
                <w:lang w:val="en-US"/>
              </w:rPr>
              <w:t>AasReferableNonIdentifiables</w:t>
            </w:r>
            <w:proofErr w:type="spellEnd"/>
          </w:p>
        </w:tc>
      </w:tr>
      <w:tr w:rsidR="00A7322A" w:rsidRPr="00C51190" w14:paraId="04BE0235" w14:textId="77777777" w:rsidTr="00EC100A">
        <w:trPr>
          <w:tblHeader/>
        </w:trPr>
        <w:tc>
          <w:tcPr>
            <w:tcW w:w="2963" w:type="dxa"/>
            <w:tcBorders>
              <w:bottom w:val="single" w:sz="4" w:space="0" w:color="auto"/>
            </w:tcBorders>
            <w:shd w:val="clear" w:color="auto" w:fill="0778A5"/>
          </w:tcPr>
          <w:p w14:paraId="41B1C41C" w14:textId="77777777" w:rsidR="00A7322A" w:rsidRPr="007C14E8" w:rsidRDefault="00A7322A">
            <w:pPr>
              <w:rPr>
                <w:color w:val="FFFFFF" w:themeColor="background1"/>
                <w:lang w:val="en-US"/>
              </w:rPr>
            </w:pPr>
            <w:r w:rsidRPr="007C14E8">
              <w:rPr>
                <w:color w:val="FFFFFF" w:themeColor="background1"/>
                <w:lang w:val="en-US"/>
              </w:rPr>
              <w:t>Explanation:</w:t>
            </w:r>
          </w:p>
        </w:tc>
        <w:tc>
          <w:tcPr>
            <w:tcW w:w="6388" w:type="dxa"/>
            <w:tcBorders>
              <w:bottom w:val="single" w:sz="4" w:space="0" w:color="auto"/>
            </w:tcBorders>
          </w:tcPr>
          <w:p w14:paraId="71A2BAB8" w14:textId="7DA6F3EB" w:rsidR="00A7322A" w:rsidRPr="00CE25AF" w:rsidRDefault="00A7322A">
            <w:pPr>
              <w:rPr>
                <w:lang w:val="en-US"/>
              </w:rPr>
            </w:pPr>
            <w:r w:rsidRPr="00CE25AF">
              <w:rPr>
                <w:lang w:val="en-US"/>
              </w:rPr>
              <w:t>Enumeration of different fragment key value types within a key</w:t>
            </w:r>
          </w:p>
          <w:p w14:paraId="3F6AEFA7" w14:textId="77777777" w:rsidR="002D6D69" w:rsidRPr="00CE25AF" w:rsidRDefault="002D6D69">
            <w:pPr>
              <w:rPr>
                <w:lang w:val="en-US"/>
              </w:rPr>
            </w:pPr>
          </w:p>
          <w:p w14:paraId="5BBD3598" w14:textId="1120CD01" w:rsidR="002D6D69" w:rsidRPr="00CE25AF" w:rsidRDefault="00933D69">
            <w:pPr>
              <w:pStyle w:val="NOTE"/>
              <w:rPr>
                <w:lang w:val="en-US"/>
              </w:rPr>
            </w:pPr>
            <w:r w:rsidRPr="00CE25AF">
              <w:rPr>
                <w:lang w:val="en-US"/>
              </w:rPr>
              <w:t>Note: n</w:t>
            </w:r>
            <w:r w:rsidR="002D6D69" w:rsidRPr="00CE25AF">
              <w:rPr>
                <w:lang w:val="en-US"/>
              </w:rPr>
              <w:t>ot used as type but in constraints.</w:t>
            </w:r>
          </w:p>
        </w:tc>
      </w:tr>
      <w:tr w:rsidR="00A7322A" w:rsidRPr="00CE25AF" w14:paraId="53BDC4E1" w14:textId="77777777" w:rsidTr="00EC100A">
        <w:trPr>
          <w:tblHeader/>
        </w:trPr>
        <w:tc>
          <w:tcPr>
            <w:tcW w:w="2963" w:type="dxa"/>
            <w:tcBorders>
              <w:bottom w:val="single" w:sz="4" w:space="0" w:color="auto"/>
            </w:tcBorders>
            <w:shd w:val="clear" w:color="auto" w:fill="0778A5"/>
          </w:tcPr>
          <w:p w14:paraId="086753A5" w14:textId="77777777" w:rsidR="00A7322A" w:rsidRPr="007C14E8" w:rsidRDefault="00A7322A">
            <w:pPr>
              <w:rPr>
                <w:color w:val="FFFFFF" w:themeColor="background1"/>
                <w:lang w:val="en-US"/>
              </w:rPr>
            </w:pPr>
            <w:r w:rsidRPr="007C14E8">
              <w:rPr>
                <w:color w:val="FFFFFF" w:themeColor="background1"/>
                <w:lang w:val="en-US"/>
              </w:rPr>
              <w:t>Set of:</w:t>
            </w:r>
          </w:p>
        </w:tc>
        <w:tc>
          <w:tcPr>
            <w:tcW w:w="6388" w:type="dxa"/>
            <w:tcBorders>
              <w:bottom w:val="single" w:sz="4" w:space="0" w:color="auto"/>
            </w:tcBorders>
          </w:tcPr>
          <w:p w14:paraId="7F0090BE" w14:textId="170F66EA" w:rsidR="00A7322A" w:rsidRPr="007C14E8" w:rsidRDefault="00A7322A">
            <w:pPr>
              <w:rPr>
                <w:lang w:val="en-US"/>
              </w:rPr>
            </w:pPr>
            <w:proofErr w:type="spellStart"/>
            <w:r w:rsidRPr="007C14E8">
              <w:rPr>
                <w:lang w:val="en-US"/>
              </w:rPr>
              <w:t>AasSubmodelElements</w:t>
            </w:r>
            <w:proofErr w:type="spellEnd"/>
          </w:p>
        </w:tc>
      </w:tr>
      <w:tr w:rsidR="00482FC3" w:rsidRPr="00CE25AF" w14:paraId="7FE1B7DC" w14:textId="77777777" w:rsidTr="00EC100A">
        <w:trPr>
          <w:tblHeader/>
        </w:trPr>
        <w:tc>
          <w:tcPr>
            <w:tcW w:w="2963" w:type="dxa"/>
            <w:shd w:val="clear" w:color="auto" w:fill="0778A5"/>
          </w:tcPr>
          <w:p w14:paraId="3236CF52" w14:textId="77777777" w:rsidR="00A7322A" w:rsidRPr="007C14E8" w:rsidRDefault="00A7322A">
            <w:pPr>
              <w:rPr>
                <w:color w:val="FFFFFF" w:themeColor="background1"/>
                <w:lang w:val="en-US"/>
              </w:rPr>
            </w:pPr>
            <w:r w:rsidRPr="007C14E8">
              <w:rPr>
                <w:color w:val="FFFFFF" w:themeColor="background1"/>
                <w:lang w:val="en-US"/>
              </w:rPr>
              <w:t>Literal</w:t>
            </w:r>
          </w:p>
        </w:tc>
        <w:tc>
          <w:tcPr>
            <w:tcW w:w="6388" w:type="dxa"/>
            <w:shd w:val="clear" w:color="auto" w:fill="0778A5"/>
          </w:tcPr>
          <w:p w14:paraId="7BBC3F9F" w14:textId="77777777" w:rsidR="00A7322A" w:rsidRPr="007C14E8" w:rsidRDefault="00A7322A">
            <w:pPr>
              <w:rPr>
                <w:color w:val="FFFFFF" w:themeColor="background1"/>
                <w:lang w:val="en-US"/>
              </w:rPr>
            </w:pPr>
            <w:r w:rsidRPr="007C14E8">
              <w:rPr>
                <w:color w:val="FFFFFF" w:themeColor="background1"/>
                <w:lang w:val="en-US"/>
              </w:rPr>
              <w:t>Explanation</w:t>
            </w:r>
          </w:p>
        </w:tc>
      </w:tr>
      <w:tr w:rsidR="00A7322A" w:rsidRPr="00CE25AF" w14:paraId="03D9B280" w14:textId="77777777" w:rsidTr="00EC100A">
        <w:tc>
          <w:tcPr>
            <w:tcW w:w="2963" w:type="dxa"/>
            <w:shd w:val="clear" w:color="auto" w:fill="auto"/>
          </w:tcPr>
          <w:p w14:paraId="1BB4E1E0" w14:textId="77777777" w:rsidR="00A7322A" w:rsidRPr="007C14E8" w:rsidRDefault="00A7322A">
            <w:pPr>
              <w:rPr>
                <w:lang w:val="en-US"/>
              </w:rPr>
            </w:pPr>
            <w:proofErr w:type="spellStart"/>
            <w:r w:rsidRPr="007C14E8">
              <w:rPr>
                <w:lang w:val="en-US"/>
              </w:rPr>
              <w:t>AnnotatedRelationshipElement</w:t>
            </w:r>
            <w:proofErr w:type="spellEnd"/>
          </w:p>
        </w:tc>
        <w:tc>
          <w:tcPr>
            <w:tcW w:w="6388" w:type="dxa"/>
            <w:shd w:val="clear" w:color="auto" w:fill="auto"/>
          </w:tcPr>
          <w:p w14:paraId="054A0620" w14:textId="77777777" w:rsidR="00A7322A" w:rsidRPr="007C14E8" w:rsidRDefault="00A7322A">
            <w:pPr>
              <w:pStyle w:val="Spiegelstriche"/>
              <w:rPr>
                <w:lang w:val="en-US"/>
              </w:rPr>
            </w:pPr>
            <w:r w:rsidRPr="007C14E8">
              <w:rPr>
                <w:lang w:val="en-US"/>
              </w:rPr>
              <w:t>Annotated relationship element</w:t>
            </w:r>
          </w:p>
        </w:tc>
      </w:tr>
      <w:tr w:rsidR="00A7322A" w:rsidRPr="00CE25AF" w14:paraId="4A8E7BB5" w14:textId="77777777" w:rsidTr="00EC100A">
        <w:tc>
          <w:tcPr>
            <w:tcW w:w="2963" w:type="dxa"/>
            <w:shd w:val="clear" w:color="auto" w:fill="auto"/>
          </w:tcPr>
          <w:p w14:paraId="51A186CE" w14:textId="77777777" w:rsidR="00A7322A" w:rsidRPr="007C14E8" w:rsidRDefault="00A7322A">
            <w:pPr>
              <w:rPr>
                <w:lang w:val="en-US"/>
              </w:rPr>
            </w:pPr>
            <w:proofErr w:type="spellStart"/>
            <w:r w:rsidRPr="007C14E8">
              <w:rPr>
                <w:lang w:val="en-US"/>
              </w:rPr>
              <w:t>BasicEventElement</w:t>
            </w:r>
            <w:proofErr w:type="spellEnd"/>
          </w:p>
        </w:tc>
        <w:tc>
          <w:tcPr>
            <w:tcW w:w="6388" w:type="dxa"/>
            <w:shd w:val="clear" w:color="auto" w:fill="auto"/>
          </w:tcPr>
          <w:p w14:paraId="3CBD706B" w14:textId="77777777" w:rsidR="00A7322A" w:rsidRPr="007C14E8" w:rsidRDefault="00A7322A">
            <w:pPr>
              <w:pStyle w:val="Spiegelstriche"/>
              <w:rPr>
                <w:lang w:val="en-US"/>
              </w:rPr>
            </w:pPr>
            <w:r w:rsidRPr="007C14E8">
              <w:rPr>
                <w:lang w:val="en-US"/>
              </w:rPr>
              <w:t>Basic event element</w:t>
            </w:r>
          </w:p>
        </w:tc>
      </w:tr>
      <w:tr w:rsidR="00A7322A" w:rsidRPr="00CE25AF" w14:paraId="2D121AE8" w14:textId="77777777" w:rsidTr="00EC100A">
        <w:tc>
          <w:tcPr>
            <w:tcW w:w="2963" w:type="dxa"/>
            <w:shd w:val="clear" w:color="auto" w:fill="auto"/>
          </w:tcPr>
          <w:p w14:paraId="572CA97E" w14:textId="77777777" w:rsidR="00A7322A" w:rsidRPr="007C14E8" w:rsidRDefault="00A7322A">
            <w:pPr>
              <w:rPr>
                <w:lang w:val="en-US"/>
              </w:rPr>
            </w:pPr>
            <w:r w:rsidRPr="007C14E8">
              <w:rPr>
                <w:lang w:val="en-US"/>
              </w:rPr>
              <w:t>Blob</w:t>
            </w:r>
          </w:p>
        </w:tc>
        <w:tc>
          <w:tcPr>
            <w:tcW w:w="6388" w:type="dxa"/>
            <w:shd w:val="clear" w:color="auto" w:fill="auto"/>
          </w:tcPr>
          <w:p w14:paraId="676F1F56" w14:textId="77777777" w:rsidR="00A7322A" w:rsidRPr="007C14E8" w:rsidRDefault="00A7322A">
            <w:pPr>
              <w:pStyle w:val="Spiegelstriche"/>
              <w:rPr>
                <w:lang w:val="en-US"/>
              </w:rPr>
            </w:pPr>
            <w:r w:rsidRPr="007C14E8">
              <w:rPr>
                <w:lang w:val="en-US"/>
              </w:rPr>
              <w:t>Blob</w:t>
            </w:r>
          </w:p>
        </w:tc>
      </w:tr>
      <w:tr w:rsidR="00A7322A" w:rsidRPr="00CE25AF" w14:paraId="719ECC99" w14:textId="77777777" w:rsidTr="00EC100A">
        <w:tc>
          <w:tcPr>
            <w:tcW w:w="2963" w:type="dxa"/>
            <w:shd w:val="clear" w:color="auto" w:fill="auto"/>
          </w:tcPr>
          <w:p w14:paraId="2A9F0901" w14:textId="77777777" w:rsidR="00A7322A" w:rsidRPr="007C14E8" w:rsidRDefault="00A7322A">
            <w:pPr>
              <w:rPr>
                <w:lang w:val="en-US"/>
              </w:rPr>
            </w:pPr>
            <w:r w:rsidRPr="007C14E8">
              <w:rPr>
                <w:lang w:val="en-US"/>
              </w:rPr>
              <w:t>Capability</w:t>
            </w:r>
          </w:p>
        </w:tc>
        <w:tc>
          <w:tcPr>
            <w:tcW w:w="6388" w:type="dxa"/>
            <w:shd w:val="clear" w:color="auto" w:fill="auto"/>
          </w:tcPr>
          <w:p w14:paraId="32293338" w14:textId="77777777" w:rsidR="00A7322A" w:rsidRPr="007C14E8" w:rsidRDefault="00A7322A">
            <w:pPr>
              <w:pStyle w:val="Spiegelstriche"/>
              <w:rPr>
                <w:lang w:val="en-US"/>
              </w:rPr>
            </w:pPr>
            <w:r w:rsidRPr="007C14E8">
              <w:rPr>
                <w:lang w:val="en-US"/>
              </w:rPr>
              <w:t>Capability</w:t>
            </w:r>
          </w:p>
        </w:tc>
      </w:tr>
      <w:tr w:rsidR="00A7322A" w:rsidRPr="00C51190" w14:paraId="6825C66F" w14:textId="77777777" w:rsidTr="00EC100A">
        <w:tc>
          <w:tcPr>
            <w:tcW w:w="2963" w:type="dxa"/>
            <w:shd w:val="clear" w:color="auto" w:fill="auto"/>
          </w:tcPr>
          <w:p w14:paraId="741C00F1" w14:textId="77777777" w:rsidR="00A7322A" w:rsidRPr="007C14E8" w:rsidRDefault="00A7322A">
            <w:pPr>
              <w:rPr>
                <w:lang w:val="en-US"/>
              </w:rPr>
            </w:pPr>
            <w:proofErr w:type="spellStart"/>
            <w:r w:rsidRPr="007C14E8">
              <w:rPr>
                <w:lang w:val="en-US"/>
              </w:rPr>
              <w:t>DataElement</w:t>
            </w:r>
            <w:proofErr w:type="spellEnd"/>
          </w:p>
        </w:tc>
        <w:tc>
          <w:tcPr>
            <w:tcW w:w="6388" w:type="dxa"/>
            <w:shd w:val="clear" w:color="auto" w:fill="auto"/>
          </w:tcPr>
          <w:p w14:paraId="715D0506" w14:textId="4E1931A6" w:rsidR="00A7322A" w:rsidRPr="00CE25AF" w:rsidRDefault="00A7322A">
            <w:pPr>
              <w:pStyle w:val="Spiegelstriche"/>
              <w:rPr>
                <w:i/>
                <w:lang w:val="en-US"/>
              </w:rPr>
            </w:pPr>
            <w:r w:rsidRPr="00CE25AF">
              <w:rPr>
                <w:lang w:val="en-US"/>
              </w:rPr>
              <w:t xml:space="preserve">Data </w:t>
            </w:r>
            <w:r w:rsidR="00D83C36" w:rsidRPr="00CE25AF">
              <w:rPr>
                <w:lang w:val="en-US"/>
              </w:rPr>
              <w:t>e</w:t>
            </w:r>
            <w:r w:rsidRPr="00CE25AF">
              <w:rPr>
                <w:lang w:val="en-US"/>
              </w:rPr>
              <w:t>lement</w:t>
            </w:r>
          </w:p>
          <w:p w14:paraId="1896B18A" w14:textId="34D38D3D" w:rsidR="00A7322A" w:rsidRPr="00CE25AF" w:rsidRDefault="00A7322A" w:rsidP="007C14E8">
            <w:pPr>
              <w:pStyle w:val="NOTE"/>
              <w:ind w:left="284" w:firstLine="0"/>
              <w:rPr>
                <w:lang w:val="en-US"/>
              </w:rPr>
            </w:pPr>
            <w:r w:rsidRPr="00CE25AF">
              <w:rPr>
                <w:lang w:val="en-US"/>
              </w:rPr>
              <w:t xml:space="preserve">Note: </w:t>
            </w:r>
            <w:r w:rsidR="00D83C36" w:rsidRPr="00CE25AF">
              <w:rPr>
                <w:lang w:val="en-US"/>
              </w:rPr>
              <w:t>d</w:t>
            </w:r>
            <w:r w:rsidRPr="00CE25AF">
              <w:rPr>
                <w:lang w:val="en-US"/>
              </w:rPr>
              <w:t xml:space="preserve">ata </w:t>
            </w:r>
            <w:r w:rsidR="00933D69" w:rsidRPr="00CE25AF">
              <w:rPr>
                <w:lang w:val="en-US"/>
              </w:rPr>
              <w:t>e</w:t>
            </w:r>
            <w:r w:rsidRPr="00CE25AF">
              <w:rPr>
                <w:lang w:val="en-US"/>
              </w:rPr>
              <w:t>lement</w:t>
            </w:r>
            <w:r w:rsidR="00933D69" w:rsidRPr="00CE25AF">
              <w:rPr>
                <w:lang w:val="en-US"/>
              </w:rPr>
              <w:t xml:space="preserve">s are </w:t>
            </w:r>
            <w:r w:rsidRPr="00CE25AF">
              <w:rPr>
                <w:lang w:val="en-US"/>
              </w:rPr>
              <w:t xml:space="preserve">abstract, i.e. if a key uses </w:t>
            </w:r>
            <w:r w:rsidR="00F639CD" w:rsidRPr="00CE25AF">
              <w:rPr>
                <w:lang w:val="en-US"/>
              </w:rPr>
              <w:t>"</w:t>
            </w:r>
            <w:proofErr w:type="spellStart"/>
            <w:r w:rsidRPr="00CE25AF">
              <w:rPr>
                <w:lang w:val="en-US"/>
              </w:rPr>
              <w:t>DataElement</w:t>
            </w:r>
            <w:proofErr w:type="spellEnd"/>
            <w:r w:rsidR="00F639CD" w:rsidRPr="00CE25AF">
              <w:rPr>
                <w:lang w:val="en-US"/>
              </w:rPr>
              <w:t>"</w:t>
            </w:r>
            <w:r w:rsidR="00933D69" w:rsidRPr="00CE25AF">
              <w:rPr>
                <w:lang w:val="en-US"/>
              </w:rPr>
              <w:t>,</w:t>
            </w:r>
            <w:r w:rsidRPr="00CE25AF">
              <w:rPr>
                <w:lang w:val="en-US"/>
              </w:rPr>
              <w:t xml:space="preserve"> the reference may be a </w:t>
            </w:r>
            <w:r w:rsidR="00933D69" w:rsidRPr="00CE25AF">
              <w:rPr>
                <w:lang w:val="en-US"/>
              </w:rPr>
              <w:t>p</w:t>
            </w:r>
            <w:r w:rsidRPr="00CE25AF">
              <w:rPr>
                <w:lang w:val="en-US"/>
              </w:rPr>
              <w:t xml:space="preserve">roperty, a </w:t>
            </w:r>
            <w:r w:rsidR="00933D69" w:rsidRPr="00CE25AF">
              <w:rPr>
                <w:lang w:val="en-US"/>
              </w:rPr>
              <w:t>f</w:t>
            </w:r>
            <w:r w:rsidRPr="00CE25AF">
              <w:rPr>
                <w:lang w:val="en-US"/>
              </w:rPr>
              <w:t>ile</w:t>
            </w:r>
            <w:r w:rsidR="00933D69" w:rsidRPr="00CE25AF">
              <w:rPr>
                <w:lang w:val="en-US"/>
              </w:rPr>
              <w:t>,</w:t>
            </w:r>
            <w:r w:rsidRPr="00CE25AF">
              <w:rPr>
                <w:lang w:val="en-US"/>
              </w:rPr>
              <w:t xml:space="preserve"> etc.</w:t>
            </w:r>
          </w:p>
        </w:tc>
      </w:tr>
      <w:tr w:rsidR="00A7322A" w:rsidRPr="00CE25AF" w14:paraId="22B32521" w14:textId="77777777" w:rsidTr="00EC100A">
        <w:tc>
          <w:tcPr>
            <w:tcW w:w="2963" w:type="dxa"/>
            <w:shd w:val="clear" w:color="auto" w:fill="auto"/>
          </w:tcPr>
          <w:p w14:paraId="0C3A7F39" w14:textId="77777777" w:rsidR="00A7322A" w:rsidRPr="007C14E8" w:rsidRDefault="00A7322A">
            <w:pPr>
              <w:rPr>
                <w:lang w:val="en-US"/>
              </w:rPr>
            </w:pPr>
            <w:r w:rsidRPr="007C14E8">
              <w:rPr>
                <w:lang w:val="en-US"/>
              </w:rPr>
              <w:t>Entity</w:t>
            </w:r>
          </w:p>
        </w:tc>
        <w:tc>
          <w:tcPr>
            <w:tcW w:w="6388" w:type="dxa"/>
            <w:shd w:val="clear" w:color="auto" w:fill="auto"/>
          </w:tcPr>
          <w:p w14:paraId="3B2F5A97" w14:textId="77777777" w:rsidR="00A7322A" w:rsidRPr="007C14E8" w:rsidRDefault="00A7322A">
            <w:pPr>
              <w:pStyle w:val="Spiegelstriche"/>
              <w:rPr>
                <w:lang w:val="en-US"/>
              </w:rPr>
            </w:pPr>
            <w:r w:rsidRPr="007C14E8">
              <w:rPr>
                <w:lang w:val="en-US"/>
              </w:rPr>
              <w:t>Entity</w:t>
            </w:r>
          </w:p>
        </w:tc>
      </w:tr>
      <w:tr w:rsidR="00A7322A" w:rsidRPr="00C51190" w14:paraId="0D6271C1" w14:textId="77777777" w:rsidTr="00EC100A">
        <w:tc>
          <w:tcPr>
            <w:tcW w:w="2963" w:type="dxa"/>
            <w:shd w:val="clear" w:color="auto" w:fill="auto"/>
          </w:tcPr>
          <w:p w14:paraId="4DA42766" w14:textId="77777777" w:rsidR="00A7322A" w:rsidRPr="007C14E8" w:rsidRDefault="00A7322A">
            <w:pPr>
              <w:rPr>
                <w:lang w:val="en-US"/>
              </w:rPr>
            </w:pPr>
            <w:proofErr w:type="spellStart"/>
            <w:r w:rsidRPr="007C14E8">
              <w:rPr>
                <w:lang w:val="en-US"/>
              </w:rPr>
              <w:t>EventElement</w:t>
            </w:r>
            <w:proofErr w:type="spellEnd"/>
          </w:p>
        </w:tc>
        <w:tc>
          <w:tcPr>
            <w:tcW w:w="6388" w:type="dxa"/>
            <w:shd w:val="clear" w:color="auto" w:fill="auto"/>
          </w:tcPr>
          <w:p w14:paraId="2D8847AD" w14:textId="77777777" w:rsidR="00A7322A" w:rsidRPr="00CE25AF" w:rsidRDefault="00A7322A">
            <w:pPr>
              <w:pStyle w:val="Spiegelstriche"/>
              <w:rPr>
                <w:lang w:val="en-US"/>
              </w:rPr>
            </w:pPr>
            <w:r w:rsidRPr="00CE25AF">
              <w:rPr>
                <w:lang w:val="en-US"/>
              </w:rPr>
              <w:t>Event</w:t>
            </w:r>
          </w:p>
          <w:p w14:paraId="60328698" w14:textId="174799B0" w:rsidR="00A7322A" w:rsidRPr="00CE25AF" w:rsidRDefault="00A7322A">
            <w:pPr>
              <w:pStyle w:val="NOTE"/>
              <w:rPr>
                <w:lang w:val="en-US"/>
              </w:rPr>
            </w:pPr>
            <w:r w:rsidRPr="00CE25AF">
              <w:rPr>
                <w:lang w:val="en-US"/>
              </w:rPr>
              <w:t xml:space="preserve">Note: </w:t>
            </w:r>
            <w:r w:rsidR="00933D69" w:rsidRPr="00CE25AF">
              <w:rPr>
                <w:lang w:val="en-US"/>
              </w:rPr>
              <w:t>e</w:t>
            </w:r>
            <w:r w:rsidRPr="00CE25AF">
              <w:rPr>
                <w:lang w:val="en-US"/>
              </w:rPr>
              <w:t>vent element</w:t>
            </w:r>
            <w:r w:rsidR="00933D69" w:rsidRPr="00CE25AF">
              <w:rPr>
                <w:lang w:val="en-US"/>
              </w:rPr>
              <w:t>s are</w:t>
            </w:r>
            <w:r w:rsidRPr="00CE25AF">
              <w:rPr>
                <w:lang w:val="en-US"/>
              </w:rPr>
              <w:t xml:space="preserve"> abstract.</w:t>
            </w:r>
          </w:p>
        </w:tc>
      </w:tr>
      <w:tr w:rsidR="00A7322A" w:rsidRPr="00CE25AF" w14:paraId="3B3E8CC6" w14:textId="77777777" w:rsidTr="00EC100A">
        <w:tc>
          <w:tcPr>
            <w:tcW w:w="2963" w:type="dxa"/>
            <w:shd w:val="clear" w:color="auto" w:fill="auto"/>
          </w:tcPr>
          <w:p w14:paraId="14B2A83F" w14:textId="77777777" w:rsidR="00A7322A" w:rsidRPr="00CE25AF" w:rsidRDefault="00A7322A" w:rsidP="00D83C36">
            <w:pPr>
              <w:rPr>
                <w:lang w:val="en-US"/>
              </w:rPr>
            </w:pPr>
            <w:r w:rsidRPr="00CE25AF">
              <w:rPr>
                <w:lang w:val="en-US"/>
              </w:rPr>
              <w:t>File</w:t>
            </w:r>
          </w:p>
        </w:tc>
        <w:tc>
          <w:tcPr>
            <w:tcW w:w="6388" w:type="dxa"/>
            <w:shd w:val="clear" w:color="auto" w:fill="auto"/>
          </w:tcPr>
          <w:p w14:paraId="24ED3608" w14:textId="77777777" w:rsidR="00A7322A" w:rsidRPr="00CE25AF" w:rsidRDefault="00A7322A" w:rsidP="00D83C36">
            <w:pPr>
              <w:pStyle w:val="Spiegelstriche"/>
              <w:rPr>
                <w:lang w:val="en-US"/>
              </w:rPr>
            </w:pPr>
            <w:r w:rsidRPr="00CE25AF">
              <w:rPr>
                <w:lang w:val="en-US"/>
              </w:rPr>
              <w:t>File</w:t>
            </w:r>
          </w:p>
        </w:tc>
      </w:tr>
      <w:tr w:rsidR="00A7322A" w:rsidRPr="00C51190" w14:paraId="7BFB7839" w14:textId="77777777" w:rsidTr="00EC100A">
        <w:tc>
          <w:tcPr>
            <w:tcW w:w="2963" w:type="dxa"/>
            <w:shd w:val="clear" w:color="auto" w:fill="auto"/>
          </w:tcPr>
          <w:p w14:paraId="69AB66C9" w14:textId="77777777" w:rsidR="00A7322A" w:rsidRPr="00CE25AF" w:rsidRDefault="00A7322A" w:rsidP="00D83C36">
            <w:pPr>
              <w:rPr>
                <w:lang w:val="en-US"/>
              </w:rPr>
            </w:pPr>
            <w:proofErr w:type="spellStart"/>
            <w:r w:rsidRPr="00CE25AF">
              <w:rPr>
                <w:lang w:val="en-US"/>
              </w:rPr>
              <w:t>MultiLanguageProperty</w:t>
            </w:r>
            <w:proofErr w:type="spellEnd"/>
          </w:p>
        </w:tc>
        <w:tc>
          <w:tcPr>
            <w:tcW w:w="6388" w:type="dxa"/>
            <w:shd w:val="clear" w:color="auto" w:fill="auto"/>
          </w:tcPr>
          <w:p w14:paraId="6F932B92" w14:textId="77777777" w:rsidR="00A7322A" w:rsidRPr="00CE25AF" w:rsidRDefault="00A7322A" w:rsidP="00D83C36">
            <w:pPr>
              <w:pStyle w:val="Spiegelstriche"/>
              <w:rPr>
                <w:lang w:val="en-US"/>
              </w:rPr>
            </w:pPr>
            <w:r w:rsidRPr="00CE25AF">
              <w:rPr>
                <w:lang w:val="en-US"/>
              </w:rPr>
              <w:t>Property with a value that can be provided in multiple languages</w:t>
            </w:r>
          </w:p>
        </w:tc>
      </w:tr>
      <w:tr w:rsidR="00A7322A" w:rsidRPr="00CE25AF" w14:paraId="787E870F" w14:textId="77777777" w:rsidTr="00EC100A">
        <w:tc>
          <w:tcPr>
            <w:tcW w:w="2963" w:type="dxa"/>
            <w:shd w:val="clear" w:color="auto" w:fill="auto"/>
          </w:tcPr>
          <w:p w14:paraId="79400A08" w14:textId="77777777" w:rsidR="00A7322A" w:rsidRPr="00CE25AF" w:rsidRDefault="00A7322A" w:rsidP="00D83C36">
            <w:pPr>
              <w:rPr>
                <w:lang w:val="en-US"/>
              </w:rPr>
            </w:pPr>
            <w:r w:rsidRPr="00CE25AF">
              <w:rPr>
                <w:lang w:val="en-US"/>
              </w:rPr>
              <w:t>Operation</w:t>
            </w:r>
          </w:p>
        </w:tc>
        <w:tc>
          <w:tcPr>
            <w:tcW w:w="6388" w:type="dxa"/>
            <w:shd w:val="clear" w:color="auto" w:fill="auto"/>
          </w:tcPr>
          <w:p w14:paraId="28CDC154" w14:textId="77777777" w:rsidR="00A7322A" w:rsidRPr="00CE25AF" w:rsidRDefault="00A7322A" w:rsidP="00D83C36">
            <w:pPr>
              <w:pStyle w:val="Spiegelstriche"/>
              <w:rPr>
                <w:lang w:val="en-US"/>
              </w:rPr>
            </w:pPr>
            <w:r w:rsidRPr="00CE25AF">
              <w:rPr>
                <w:lang w:val="en-US"/>
              </w:rPr>
              <w:t>Operation</w:t>
            </w:r>
          </w:p>
        </w:tc>
      </w:tr>
      <w:tr w:rsidR="00A7322A" w:rsidRPr="00CE25AF" w14:paraId="40118516" w14:textId="77777777" w:rsidTr="00EC100A">
        <w:tc>
          <w:tcPr>
            <w:tcW w:w="2963" w:type="dxa"/>
            <w:shd w:val="clear" w:color="auto" w:fill="auto"/>
          </w:tcPr>
          <w:p w14:paraId="29103898" w14:textId="77777777" w:rsidR="00A7322A" w:rsidRPr="00CE25AF" w:rsidRDefault="00A7322A" w:rsidP="00D83C36">
            <w:pPr>
              <w:rPr>
                <w:lang w:val="en-US"/>
              </w:rPr>
            </w:pPr>
            <w:r w:rsidRPr="00CE25AF">
              <w:rPr>
                <w:lang w:val="en-US"/>
              </w:rPr>
              <w:t>Property</w:t>
            </w:r>
          </w:p>
        </w:tc>
        <w:tc>
          <w:tcPr>
            <w:tcW w:w="6388" w:type="dxa"/>
            <w:shd w:val="clear" w:color="auto" w:fill="auto"/>
          </w:tcPr>
          <w:p w14:paraId="6E57F9A8" w14:textId="77777777" w:rsidR="00A7322A" w:rsidRPr="00CE25AF" w:rsidRDefault="00A7322A" w:rsidP="00D83C36">
            <w:pPr>
              <w:pStyle w:val="Spiegelstriche"/>
              <w:rPr>
                <w:lang w:val="en-US"/>
              </w:rPr>
            </w:pPr>
            <w:r w:rsidRPr="00CE25AF">
              <w:rPr>
                <w:lang w:val="en-US"/>
              </w:rPr>
              <w:t>Property</w:t>
            </w:r>
          </w:p>
        </w:tc>
      </w:tr>
      <w:tr w:rsidR="00A7322A" w:rsidRPr="00C51190" w14:paraId="3E4F3BD4" w14:textId="77777777" w:rsidTr="00EC100A">
        <w:tc>
          <w:tcPr>
            <w:tcW w:w="2963" w:type="dxa"/>
            <w:shd w:val="clear" w:color="auto" w:fill="auto"/>
          </w:tcPr>
          <w:p w14:paraId="7B2B7BEC" w14:textId="77777777" w:rsidR="00A7322A" w:rsidRPr="00CE25AF" w:rsidRDefault="00A7322A" w:rsidP="00D83C36">
            <w:pPr>
              <w:rPr>
                <w:lang w:val="en-US"/>
              </w:rPr>
            </w:pPr>
            <w:r w:rsidRPr="00CE25AF">
              <w:rPr>
                <w:lang w:val="en-US"/>
              </w:rPr>
              <w:t>Range</w:t>
            </w:r>
          </w:p>
        </w:tc>
        <w:tc>
          <w:tcPr>
            <w:tcW w:w="6388" w:type="dxa"/>
            <w:shd w:val="clear" w:color="auto" w:fill="auto"/>
          </w:tcPr>
          <w:p w14:paraId="4E3E1242" w14:textId="77777777" w:rsidR="00A7322A" w:rsidRPr="00CE25AF" w:rsidRDefault="00A7322A" w:rsidP="00D83C36">
            <w:pPr>
              <w:pStyle w:val="Spiegelstriche"/>
              <w:rPr>
                <w:lang w:val="en-US"/>
              </w:rPr>
            </w:pPr>
            <w:r w:rsidRPr="00CE25AF">
              <w:rPr>
                <w:lang w:val="en-US"/>
              </w:rPr>
              <w:t>Range with min and max</w:t>
            </w:r>
          </w:p>
        </w:tc>
      </w:tr>
      <w:tr w:rsidR="00A7322A" w:rsidRPr="00CE25AF" w14:paraId="6B65CA3D" w14:textId="77777777" w:rsidTr="00EC100A">
        <w:tc>
          <w:tcPr>
            <w:tcW w:w="2963" w:type="dxa"/>
            <w:shd w:val="clear" w:color="auto" w:fill="auto"/>
          </w:tcPr>
          <w:p w14:paraId="00B7034B" w14:textId="77777777" w:rsidR="00A7322A" w:rsidRPr="00CE25AF" w:rsidRDefault="00A7322A" w:rsidP="00D83C36">
            <w:pPr>
              <w:rPr>
                <w:lang w:val="en-US"/>
              </w:rPr>
            </w:pPr>
            <w:proofErr w:type="spellStart"/>
            <w:r w:rsidRPr="00CE25AF">
              <w:rPr>
                <w:lang w:val="en-US"/>
              </w:rPr>
              <w:t>ReferenceElement</w:t>
            </w:r>
            <w:proofErr w:type="spellEnd"/>
          </w:p>
        </w:tc>
        <w:tc>
          <w:tcPr>
            <w:tcW w:w="6388" w:type="dxa"/>
            <w:shd w:val="clear" w:color="auto" w:fill="auto"/>
          </w:tcPr>
          <w:p w14:paraId="08060E78" w14:textId="77777777" w:rsidR="00A7322A" w:rsidRPr="00CE25AF" w:rsidRDefault="00A7322A" w:rsidP="00D83C36">
            <w:pPr>
              <w:pStyle w:val="Spiegelstriche"/>
              <w:rPr>
                <w:lang w:val="en-US"/>
              </w:rPr>
            </w:pPr>
            <w:r w:rsidRPr="00CE25AF">
              <w:rPr>
                <w:lang w:val="en-US"/>
              </w:rPr>
              <w:t>Reference</w:t>
            </w:r>
          </w:p>
        </w:tc>
      </w:tr>
      <w:tr w:rsidR="00A7322A" w:rsidRPr="00CE25AF" w14:paraId="39C490F7" w14:textId="77777777" w:rsidTr="00EC100A">
        <w:tc>
          <w:tcPr>
            <w:tcW w:w="2963" w:type="dxa"/>
            <w:shd w:val="clear" w:color="auto" w:fill="auto"/>
          </w:tcPr>
          <w:p w14:paraId="3B0C77CA" w14:textId="77777777" w:rsidR="00A7322A" w:rsidRPr="00CE25AF" w:rsidRDefault="00A7322A" w:rsidP="00D83C36">
            <w:pPr>
              <w:rPr>
                <w:lang w:val="en-US"/>
              </w:rPr>
            </w:pPr>
            <w:proofErr w:type="spellStart"/>
            <w:r w:rsidRPr="00CE25AF">
              <w:rPr>
                <w:lang w:val="en-US"/>
              </w:rPr>
              <w:lastRenderedPageBreak/>
              <w:t>RelationshipElement</w:t>
            </w:r>
            <w:proofErr w:type="spellEnd"/>
          </w:p>
        </w:tc>
        <w:tc>
          <w:tcPr>
            <w:tcW w:w="6388" w:type="dxa"/>
            <w:shd w:val="clear" w:color="auto" w:fill="auto"/>
          </w:tcPr>
          <w:p w14:paraId="685C58B9" w14:textId="77777777" w:rsidR="00A7322A" w:rsidRPr="00CE25AF" w:rsidRDefault="00A7322A" w:rsidP="00D83C36">
            <w:pPr>
              <w:pStyle w:val="Spiegelstriche"/>
              <w:rPr>
                <w:lang w:val="en-US"/>
              </w:rPr>
            </w:pPr>
            <w:r w:rsidRPr="00CE25AF">
              <w:rPr>
                <w:lang w:val="en-US"/>
              </w:rPr>
              <w:t>Relationship</w:t>
            </w:r>
          </w:p>
        </w:tc>
      </w:tr>
      <w:tr w:rsidR="00A7322A" w:rsidRPr="00C51190" w14:paraId="70DE1DA5" w14:textId="77777777" w:rsidTr="00EC100A">
        <w:tc>
          <w:tcPr>
            <w:tcW w:w="2963" w:type="dxa"/>
            <w:shd w:val="clear" w:color="auto" w:fill="auto"/>
          </w:tcPr>
          <w:p w14:paraId="44FA32D1" w14:textId="77777777" w:rsidR="00A7322A" w:rsidRPr="00CE25AF" w:rsidRDefault="00A7322A" w:rsidP="00D83C36">
            <w:pPr>
              <w:rPr>
                <w:lang w:val="en-US"/>
              </w:rPr>
            </w:pPr>
            <w:proofErr w:type="spellStart"/>
            <w:r w:rsidRPr="00CE25AF">
              <w:rPr>
                <w:lang w:val="en-US"/>
              </w:rPr>
              <w:t>SubmodelElement</w:t>
            </w:r>
            <w:proofErr w:type="spellEnd"/>
          </w:p>
        </w:tc>
        <w:tc>
          <w:tcPr>
            <w:tcW w:w="6388" w:type="dxa"/>
            <w:shd w:val="clear" w:color="auto" w:fill="auto"/>
          </w:tcPr>
          <w:p w14:paraId="4D7C42A8" w14:textId="77777777" w:rsidR="00A7322A" w:rsidRPr="00CE25AF" w:rsidRDefault="00A7322A" w:rsidP="00D83C36">
            <w:pPr>
              <w:pStyle w:val="Spiegelstriche"/>
              <w:rPr>
                <w:i/>
                <w:lang w:val="en-US"/>
              </w:rPr>
            </w:pPr>
            <w:proofErr w:type="spellStart"/>
            <w:r w:rsidRPr="00CE25AF">
              <w:rPr>
                <w:lang w:val="en-US"/>
              </w:rPr>
              <w:t>Submodel</w:t>
            </w:r>
            <w:proofErr w:type="spellEnd"/>
            <w:r w:rsidRPr="00CE25AF">
              <w:rPr>
                <w:lang w:val="en-US"/>
              </w:rPr>
              <w:t xml:space="preserve"> element</w:t>
            </w:r>
          </w:p>
          <w:p w14:paraId="331612DB" w14:textId="23DBD869" w:rsidR="00A7322A" w:rsidRPr="00CE25AF" w:rsidRDefault="00A7322A" w:rsidP="00D83C36">
            <w:pPr>
              <w:pStyle w:val="NOTE"/>
              <w:ind w:left="284" w:firstLine="0"/>
              <w:rPr>
                <w:lang w:val="en-US"/>
              </w:rPr>
            </w:pPr>
            <w:r w:rsidRPr="00CE25AF">
              <w:rPr>
                <w:lang w:val="en-US"/>
              </w:rPr>
              <w:t xml:space="preserve">Note: </w:t>
            </w:r>
            <w:proofErr w:type="spellStart"/>
            <w:r w:rsidR="00D83C36" w:rsidRPr="00CE25AF">
              <w:rPr>
                <w:lang w:val="en-US"/>
              </w:rPr>
              <w:t>s</w:t>
            </w:r>
            <w:r w:rsidRPr="00CE25AF">
              <w:rPr>
                <w:lang w:val="en-US"/>
              </w:rPr>
              <w:t>ubmodel</w:t>
            </w:r>
            <w:proofErr w:type="spellEnd"/>
            <w:r w:rsidRPr="00CE25AF">
              <w:rPr>
                <w:lang w:val="en-US"/>
              </w:rPr>
              <w:t xml:space="preserve"> </w:t>
            </w:r>
            <w:r w:rsidR="00D83C36" w:rsidRPr="00CE25AF">
              <w:rPr>
                <w:lang w:val="en-US"/>
              </w:rPr>
              <w:t>e</w:t>
            </w:r>
            <w:r w:rsidRPr="00CE25AF">
              <w:rPr>
                <w:lang w:val="en-US"/>
              </w:rPr>
              <w:t>lement</w:t>
            </w:r>
            <w:r w:rsidR="00D83C36" w:rsidRPr="00CE25AF">
              <w:rPr>
                <w:lang w:val="en-US"/>
              </w:rPr>
              <w:t>s</w:t>
            </w:r>
            <w:r w:rsidRPr="00CE25AF">
              <w:rPr>
                <w:lang w:val="en-US"/>
              </w:rPr>
              <w:t xml:space="preserve"> </w:t>
            </w:r>
            <w:r w:rsidR="00D83C36" w:rsidRPr="00CE25AF">
              <w:rPr>
                <w:lang w:val="en-US"/>
              </w:rPr>
              <w:t>are</w:t>
            </w:r>
            <w:r w:rsidRPr="00CE25AF">
              <w:rPr>
                <w:lang w:val="en-US"/>
              </w:rPr>
              <w:t xml:space="preserve"> abstract, i.e. if a key uses </w:t>
            </w:r>
            <w:r w:rsidR="00F639CD" w:rsidRPr="00CE25AF">
              <w:rPr>
                <w:lang w:val="en-US"/>
              </w:rPr>
              <w:t>"</w:t>
            </w:r>
            <w:proofErr w:type="spellStart"/>
            <w:r w:rsidRPr="00CE25AF">
              <w:rPr>
                <w:lang w:val="en-US"/>
              </w:rPr>
              <w:t>SubmodelElement</w:t>
            </w:r>
            <w:proofErr w:type="spellEnd"/>
            <w:r w:rsidR="00F639CD" w:rsidRPr="00CE25AF">
              <w:rPr>
                <w:lang w:val="en-US"/>
              </w:rPr>
              <w:t>"</w:t>
            </w:r>
            <w:r w:rsidR="00D83C36" w:rsidRPr="00CE25AF">
              <w:rPr>
                <w:lang w:val="en-US"/>
              </w:rPr>
              <w:t>,</w:t>
            </w:r>
            <w:r w:rsidRPr="00CE25AF">
              <w:rPr>
                <w:lang w:val="en-US"/>
              </w:rPr>
              <w:t xml:space="preserve"> the reference may be a </w:t>
            </w:r>
            <w:r w:rsidR="00D83C36" w:rsidRPr="00CE25AF">
              <w:rPr>
                <w:lang w:val="en-US"/>
              </w:rPr>
              <w:t>p</w:t>
            </w:r>
            <w:r w:rsidRPr="00CE25AF">
              <w:rPr>
                <w:lang w:val="en-US"/>
              </w:rPr>
              <w:t xml:space="preserve">roperty, a </w:t>
            </w:r>
            <w:proofErr w:type="spellStart"/>
            <w:r w:rsidRPr="00CE25AF">
              <w:rPr>
                <w:lang w:val="en-US"/>
              </w:rPr>
              <w:t>SubmodelElementList</w:t>
            </w:r>
            <w:proofErr w:type="spellEnd"/>
            <w:r w:rsidRPr="00CE25AF">
              <w:rPr>
                <w:lang w:val="en-US"/>
              </w:rPr>
              <w:t xml:space="preserve">, an </w:t>
            </w:r>
            <w:r w:rsidR="00D83C36" w:rsidRPr="00CE25AF">
              <w:rPr>
                <w:lang w:val="en-US"/>
              </w:rPr>
              <w:t>o</w:t>
            </w:r>
            <w:r w:rsidRPr="00CE25AF">
              <w:rPr>
                <w:lang w:val="en-US"/>
              </w:rPr>
              <w:t>peration</w:t>
            </w:r>
            <w:r w:rsidR="00D83C36" w:rsidRPr="00CE25AF">
              <w:rPr>
                <w:lang w:val="en-US"/>
              </w:rPr>
              <w:t>,</w:t>
            </w:r>
            <w:r w:rsidRPr="00CE25AF">
              <w:rPr>
                <w:lang w:val="en-US"/>
              </w:rPr>
              <w:t xml:space="preserve"> etc.</w:t>
            </w:r>
          </w:p>
        </w:tc>
      </w:tr>
      <w:tr w:rsidR="00A7322A" w:rsidRPr="00CE25AF" w14:paraId="59D1862F" w14:textId="77777777" w:rsidTr="00EC100A">
        <w:tc>
          <w:tcPr>
            <w:tcW w:w="2963" w:type="dxa"/>
            <w:shd w:val="clear" w:color="auto" w:fill="auto"/>
          </w:tcPr>
          <w:p w14:paraId="142424BA" w14:textId="77777777" w:rsidR="00A7322A" w:rsidRPr="00CE25AF" w:rsidRDefault="00A7322A" w:rsidP="00D83C36">
            <w:pPr>
              <w:rPr>
                <w:lang w:val="en-US"/>
              </w:rPr>
            </w:pPr>
            <w:proofErr w:type="spellStart"/>
            <w:r w:rsidRPr="00CE25AF">
              <w:rPr>
                <w:lang w:val="en-US"/>
              </w:rPr>
              <w:t>SubmodelElementCollection</w:t>
            </w:r>
            <w:proofErr w:type="spellEnd"/>
          </w:p>
        </w:tc>
        <w:tc>
          <w:tcPr>
            <w:tcW w:w="6388" w:type="dxa"/>
            <w:shd w:val="clear" w:color="auto" w:fill="auto"/>
          </w:tcPr>
          <w:p w14:paraId="49A1A8B2" w14:textId="77777777" w:rsidR="00A7322A" w:rsidRPr="00CE25AF" w:rsidRDefault="00A7322A" w:rsidP="00D83C36">
            <w:pPr>
              <w:pStyle w:val="Spiegelstriche"/>
              <w:rPr>
                <w:lang w:val="en-US"/>
              </w:rPr>
            </w:pPr>
            <w:r w:rsidRPr="00CE25AF">
              <w:rPr>
                <w:lang w:val="en-US"/>
              </w:rPr>
              <w:t xml:space="preserve">Struct of </w:t>
            </w:r>
            <w:proofErr w:type="spellStart"/>
            <w:r w:rsidRPr="00CE25AF">
              <w:rPr>
                <w:lang w:val="en-US"/>
              </w:rPr>
              <w:t>submodel</w:t>
            </w:r>
            <w:proofErr w:type="spellEnd"/>
            <w:r w:rsidRPr="00CE25AF">
              <w:rPr>
                <w:lang w:val="en-US"/>
              </w:rPr>
              <w:t xml:space="preserve"> elements</w:t>
            </w:r>
          </w:p>
        </w:tc>
      </w:tr>
      <w:tr w:rsidR="00A7322A" w:rsidRPr="00CE25AF" w14:paraId="60D6059C" w14:textId="77777777" w:rsidTr="00EC100A">
        <w:tc>
          <w:tcPr>
            <w:tcW w:w="2963" w:type="dxa"/>
            <w:shd w:val="clear" w:color="auto" w:fill="auto"/>
          </w:tcPr>
          <w:p w14:paraId="5615AAE4" w14:textId="77777777" w:rsidR="00A7322A" w:rsidRPr="00CE25AF" w:rsidRDefault="00A7322A" w:rsidP="00D83C36">
            <w:pPr>
              <w:rPr>
                <w:lang w:val="en-US"/>
              </w:rPr>
            </w:pPr>
            <w:proofErr w:type="spellStart"/>
            <w:r w:rsidRPr="00CE25AF">
              <w:rPr>
                <w:lang w:val="en-US"/>
              </w:rPr>
              <w:t>SubmodelElementList</w:t>
            </w:r>
            <w:proofErr w:type="spellEnd"/>
          </w:p>
        </w:tc>
        <w:tc>
          <w:tcPr>
            <w:tcW w:w="6388" w:type="dxa"/>
            <w:shd w:val="clear" w:color="auto" w:fill="auto"/>
          </w:tcPr>
          <w:p w14:paraId="1849C34C" w14:textId="77777777" w:rsidR="00A7322A" w:rsidRPr="00CE25AF" w:rsidRDefault="00A7322A" w:rsidP="00D83C36">
            <w:pPr>
              <w:pStyle w:val="Spiegelstriche"/>
              <w:rPr>
                <w:lang w:val="en-US"/>
              </w:rPr>
            </w:pPr>
            <w:r w:rsidRPr="00CE25AF">
              <w:rPr>
                <w:lang w:val="en-US"/>
              </w:rPr>
              <w:t xml:space="preserve">List of </w:t>
            </w:r>
            <w:proofErr w:type="spellStart"/>
            <w:r w:rsidRPr="00CE25AF">
              <w:rPr>
                <w:lang w:val="en-US"/>
              </w:rPr>
              <w:t>submodel</w:t>
            </w:r>
            <w:proofErr w:type="spellEnd"/>
            <w:r w:rsidRPr="00CE25AF">
              <w:rPr>
                <w:lang w:val="en-US"/>
              </w:rPr>
              <w:t xml:space="preserve"> elements</w:t>
            </w:r>
          </w:p>
        </w:tc>
      </w:tr>
    </w:tbl>
    <w:p w14:paraId="0DA22B0F" w14:textId="1EA975D4" w:rsidR="00A7322A" w:rsidRPr="00CE25AF" w:rsidRDefault="00A7322A" w:rsidP="00A7322A">
      <w:pPr>
        <w:pStyle w:val="Spiegelstriche"/>
        <w:ind w:left="1287"/>
        <w:rPr>
          <w:lang w:val="en-US"/>
        </w:rPr>
      </w:pPr>
    </w:p>
    <w:p w14:paraId="13AEB76E" w14:textId="77777777" w:rsidR="00A7322A" w:rsidRPr="007C14E8" w:rsidRDefault="00A7322A" w:rsidP="00A7322A">
      <w:pPr>
        <w:pStyle w:val="Spiegelstriche"/>
        <w:ind w:left="1287"/>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3"/>
        <w:gridCol w:w="6328"/>
        <w:gridCol w:w="125"/>
      </w:tblGrid>
      <w:tr w:rsidR="00A7322A" w:rsidRPr="00CE25AF" w14:paraId="29BDB2DD" w14:textId="77777777" w:rsidTr="00482FC3">
        <w:trPr>
          <w:tblHeader/>
        </w:trPr>
        <w:tc>
          <w:tcPr>
            <w:tcW w:w="2838" w:type="dxa"/>
            <w:shd w:val="clear" w:color="auto" w:fill="0778A5"/>
          </w:tcPr>
          <w:p w14:paraId="30BFB142" w14:textId="77777777" w:rsidR="00A7322A" w:rsidRPr="007C14E8" w:rsidRDefault="00A7322A" w:rsidP="000D18E5">
            <w:pPr>
              <w:rPr>
                <w:color w:val="FFFFFF" w:themeColor="background1"/>
                <w:lang w:val="en-US"/>
              </w:rPr>
            </w:pPr>
            <w:r w:rsidRPr="007C14E8">
              <w:rPr>
                <w:color w:val="FFFFFF" w:themeColor="background1"/>
                <w:lang w:val="en-US"/>
              </w:rPr>
              <w:t>Enumeration:</w:t>
            </w:r>
          </w:p>
        </w:tc>
        <w:tc>
          <w:tcPr>
            <w:tcW w:w="6328" w:type="dxa"/>
            <w:gridSpan w:val="2"/>
          </w:tcPr>
          <w:p w14:paraId="44FFF097" w14:textId="080E1EE6" w:rsidR="00A7322A" w:rsidRPr="007C14E8" w:rsidRDefault="00A7322A" w:rsidP="000D18E5">
            <w:pPr>
              <w:rPr>
                <w:lang w:val="en-US"/>
              </w:rPr>
            </w:pPr>
            <w:proofErr w:type="spellStart"/>
            <w:r w:rsidRPr="007C14E8">
              <w:rPr>
                <w:lang w:val="en-US"/>
              </w:rPr>
              <w:t>AasSubmodelElements</w:t>
            </w:r>
            <w:proofErr w:type="spellEnd"/>
          </w:p>
        </w:tc>
      </w:tr>
      <w:tr w:rsidR="00A7322A" w:rsidRPr="00C51190" w14:paraId="4470C754" w14:textId="77777777" w:rsidTr="00482FC3">
        <w:trPr>
          <w:tblHeader/>
        </w:trPr>
        <w:tc>
          <w:tcPr>
            <w:tcW w:w="2838" w:type="dxa"/>
            <w:tcBorders>
              <w:bottom w:val="single" w:sz="4" w:space="0" w:color="auto"/>
            </w:tcBorders>
            <w:shd w:val="clear" w:color="auto" w:fill="0778A5"/>
          </w:tcPr>
          <w:p w14:paraId="6D83923D" w14:textId="77777777" w:rsidR="00A7322A" w:rsidRPr="00CE25AF" w:rsidRDefault="00A7322A" w:rsidP="000D18E5">
            <w:pPr>
              <w:rPr>
                <w:color w:val="FFFFFF" w:themeColor="background1"/>
                <w:lang w:val="en-US"/>
              </w:rPr>
            </w:pPr>
            <w:r w:rsidRPr="00CE25AF">
              <w:rPr>
                <w:color w:val="FFFFFF" w:themeColor="background1"/>
                <w:lang w:val="en-US"/>
              </w:rPr>
              <w:t>Explanation:</w:t>
            </w:r>
          </w:p>
        </w:tc>
        <w:tc>
          <w:tcPr>
            <w:tcW w:w="6328" w:type="dxa"/>
            <w:gridSpan w:val="2"/>
            <w:tcBorders>
              <w:bottom w:val="single" w:sz="4" w:space="0" w:color="auto"/>
            </w:tcBorders>
          </w:tcPr>
          <w:p w14:paraId="6B8E12B6" w14:textId="5BD1D11B" w:rsidR="00A7322A" w:rsidRPr="00CE25AF" w:rsidRDefault="00A7322A" w:rsidP="000D18E5">
            <w:pPr>
              <w:rPr>
                <w:lang w:val="en-US"/>
              </w:rPr>
            </w:pPr>
            <w:r w:rsidRPr="00CE25AF">
              <w:rPr>
                <w:lang w:val="en-US"/>
              </w:rPr>
              <w:t>Enumeration of different fragment key value types within a key</w:t>
            </w:r>
          </w:p>
        </w:tc>
      </w:tr>
      <w:tr w:rsidR="00A7322A" w:rsidRPr="00CE25AF" w14:paraId="3D382EC3" w14:textId="77777777" w:rsidTr="00482FC3">
        <w:trPr>
          <w:tblHeader/>
        </w:trPr>
        <w:tc>
          <w:tcPr>
            <w:tcW w:w="2838" w:type="dxa"/>
            <w:tcBorders>
              <w:bottom w:val="single" w:sz="4" w:space="0" w:color="auto"/>
            </w:tcBorders>
            <w:shd w:val="clear" w:color="auto" w:fill="0778A5"/>
          </w:tcPr>
          <w:p w14:paraId="359BBB0E" w14:textId="77777777" w:rsidR="00A7322A" w:rsidRPr="007C14E8" w:rsidRDefault="00A7322A" w:rsidP="000D18E5">
            <w:pPr>
              <w:rPr>
                <w:color w:val="FFFFFF" w:themeColor="background1"/>
                <w:lang w:val="en-US"/>
              </w:rPr>
            </w:pPr>
            <w:r w:rsidRPr="007C14E8">
              <w:rPr>
                <w:color w:val="FFFFFF" w:themeColor="background1"/>
                <w:lang w:val="en-US"/>
              </w:rPr>
              <w:t>Set of:</w:t>
            </w:r>
          </w:p>
        </w:tc>
        <w:tc>
          <w:tcPr>
            <w:tcW w:w="6328" w:type="dxa"/>
            <w:gridSpan w:val="2"/>
            <w:tcBorders>
              <w:bottom w:val="single" w:sz="4" w:space="0" w:color="auto"/>
            </w:tcBorders>
          </w:tcPr>
          <w:p w14:paraId="3263E440" w14:textId="7E341AF3" w:rsidR="00A7322A" w:rsidRPr="007C14E8" w:rsidRDefault="00A7322A" w:rsidP="000D18E5">
            <w:pPr>
              <w:rPr>
                <w:lang w:val="en-US"/>
              </w:rPr>
            </w:pPr>
            <w:r w:rsidRPr="007C14E8">
              <w:rPr>
                <w:lang w:val="en-US"/>
              </w:rPr>
              <w:t>--</w:t>
            </w:r>
          </w:p>
        </w:tc>
      </w:tr>
      <w:tr w:rsidR="00482FC3" w:rsidRPr="00CE25AF" w14:paraId="2D6030A0" w14:textId="77777777" w:rsidTr="00482FC3">
        <w:trPr>
          <w:tblHeader/>
        </w:trPr>
        <w:tc>
          <w:tcPr>
            <w:tcW w:w="2838" w:type="dxa"/>
            <w:shd w:val="clear" w:color="auto" w:fill="0778A5"/>
          </w:tcPr>
          <w:p w14:paraId="2F66BB91" w14:textId="77777777" w:rsidR="00A7322A" w:rsidRPr="007C14E8" w:rsidRDefault="00A7322A" w:rsidP="000D18E5">
            <w:pPr>
              <w:rPr>
                <w:color w:val="FFFFFF" w:themeColor="background1"/>
                <w:lang w:val="en-US"/>
              </w:rPr>
            </w:pPr>
            <w:r w:rsidRPr="007C14E8">
              <w:rPr>
                <w:color w:val="FFFFFF" w:themeColor="background1"/>
                <w:lang w:val="en-US"/>
              </w:rPr>
              <w:t>Literal</w:t>
            </w:r>
          </w:p>
        </w:tc>
        <w:tc>
          <w:tcPr>
            <w:tcW w:w="6328" w:type="dxa"/>
            <w:gridSpan w:val="2"/>
            <w:shd w:val="clear" w:color="auto" w:fill="0778A5"/>
          </w:tcPr>
          <w:p w14:paraId="13368385" w14:textId="77777777" w:rsidR="00A7322A" w:rsidRPr="007C14E8" w:rsidRDefault="00A7322A" w:rsidP="000D18E5">
            <w:pPr>
              <w:rPr>
                <w:color w:val="FFFFFF" w:themeColor="background1"/>
                <w:lang w:val="en-US"/>
              </w:rPr>
            </w:pPr>
            <w:r w:rsidRPr="007C14E8">
              <w:rPr>
                <w:color w:val="FFFFFF" w:themeColor="background1"/>
                <w:lang w:val="en-US"/>
              </w:rPr>
              <w:t>Explanation</w:t>
            </w:r>
          </w:p>
        </w:tc>
      </w:tr>
      <w:tr w:rsidR="00A7322A" w:rsidRPr="00CE25AF" w14:paraId="513FC976" w14:textId="77777777" w:rsidTr="00BE3BF6">
        <w:tc>
          <w:tcPr>
            <w:tcW w:w="2838" w:type="dxa"/>
            <w:shd w:val="clear" w:color="auto" w:fill="FFFFFF" w:themeFill="background1"/>
          </w:tcPr>
          <w:p w14:paraId="5E364383" w14:textId="77777777" w:rsidR="00A7322A" w:rsidRPr="007C14E8" w:rsidRDefault="00A7322A" w:rsidP="000D18E5">
            <w:pPr>
              <w:rPr>
                <w:lang w:val="en-US"/>
              </w:rPr>
            </w:pPr>
            <w:proofErr w:type="spellStart"/>
            <w:r w:rsidRPr="007C14E8">
              <w:rPr>
                <w:lang w:val="en-US"/>
              </w:rPr>
              <w:t>AnnotatedRelationshipElement</w:t>
            </w:r>
            <w:proofErr w:type="spellEnd"/>
          </w:p>
        </w:tc>
        <w:tc>
          <w:tcPr>
            <w:tcW w:w="6328" w:type="dxa"/>
            <w:gridSpan w:val="2"/>
            <w:shd w:val="clear" w:color="auto" w:fill="FFFFFF" w:themeFill="background1"/>
          </w:tcPr>
          <w:p w14:paraId="62C8ED2D" w14:textId="77777777" w:rsidR="00A7322A" w:rsidRPr="007C14E8" w:rsidRDefault="00A7322A" w:rsidP="000D18E5">
            <w:pPr>
              <w:pStyle w:val="Spiegelstriche"/>
              <w:rPr>
                <w:lang w:val="en-US"/>
              </w:rPr>
            </w:pPr>
            <w:r w:rsidRPr="007C14E8">
              <w:rPr>
                <w:lang w:val="en-US"/>
              </w:rPr>
              <w:t>Annotated relationship element</w:t>
            </w:r>
          </w:p>
        </w:tc>
      </w:tr>
      <w:tr w:rsidR="00A7322A" w:rsidRPr="00CE25AF" w14:paraId="25FEB33C" w14:textId="77777777" w:rsidTr="00BE3BF6">
        <w:tc>
          <w:tcPr>
            <w:tcW w:w="2838" w:type="dxa"/>
            <w:shd w:val="clear" w:color="auto" w:fill="FFFFFF" w:themeFill="background1"/>
          </w:tcPr>
          <w:p w14:paraId="1720A636" w14:textId="77777777" w:rsidR="00A7322A" w:rsidRPr="007C14E8" w:rsidRDefault="00A7322A" w:rsidP="000D18E5">
            <w:pPr>
              <w:rPr>
                <w:lang w:val="en-US"/>
              </w:rPr>
            </w:pPr>
            <w:proofErr w:type="spellStart"/>
            <w:r w:rsidRPr="007C14E8">
              <w:rPr>
                <w:lang w:val="en-US"/>
              </w:rPr>
              <w:t>BasicEventElement</w:t>
            </w:r>
            <w:proofErr w:type="spellEnd"/>
          </w:p>
        </w:tc>
        <w:tc>
          <w:tcPr>
            <w:tcW w:w="6328" w:type="dxa"/>
            <w:gridSpan w:val="2"/>
            <w:shd w:val="clear" w:color="auto" w:fill="FFFFFF" w:themeFill="background1"/>
          </w:tcPr>
          <w:p w14:paraId="5A952023" w14:textId="77777777" w:rsidR="00A7322A" w:rsidRPr="007C14E8" w:rsidRDefault="00A7322A" w:rsidP="000D18E5">
            <w:pPr>
              <w:pStyle w:val="Spiegelstriche"/>
              <w:rPr>
                <w:lang w:val="en-US"/>
              </w:rPr>
            </w:pPr>
            <w:r w:rsidRPr="007C14E8">
              <w:rPr>
                <w:lang w:val="en-US"/>
              </w:rPr>
              <w:t>Basic event element</w:t>
            </w:r>
          </w:p>
        </w:tc>
      </w:tr>
      <w:tr w:rsidR="00A7322A" w:rsidRPr="00CE25AF" w14:paraId="6F3587F9" w14:textId="77777777" w:rsidTr="00BE3BF6">
        <w:tc>
          <w:tcPr>
            <w:tcW w:w="2838" w:type="dxa"/>
            <w:shd w:val="clear" w:color="auto" w:fill="FFFFFF" w:themeFill="background1"/>
          </w:tcPr>
          <w:p w14:paraId="372EDA71" w14:textId="77777777" w:rsidR="00A7322A" w:rsidRPr="007C14E8" w:rsidRDefault="00A7322A" w:rsidP="000D18E5">
            <w:pPr>
              <w:rPr>
                <w:lang w:val="en-US"/>
              </w:rPr>
            </w:pPr>
            <w:r w:rsidRPr="007C14E8">
              <w:rPr>
                <w:lang w:val="en-US"/>
              </w:rPr>
              <w:t>Blob</w:t>
            </w:r>
          </w:p>
        </w:tc>
        <w:tc>
          <w:tcPr>
            <w:tcW w:w="6328" w:type="dxa"/>
            <w:gridSpan w:val="2"/>
            <w:shd w:val="clear" w:color="auto" w:fill="FFFFFF" w:themeFill="background1"/>
          </w:tcPr>
          <w:p w14:paraId="1B7EEC22" w14:textId="77777777" w:rsidR="00A7322A" w:rsidRPr="007C14E8" w:rsidRDefault="00A7322A" w:rsidP="000D18E5">
            <w:pPr>
              <w:pStyle w:val="Spiegelstriche"/>
              <w:rPr>
                <w:lang w:val="en-US"/>
              </w:rPr>
            </w:pPr>
            <w:r w:rsidRPr="007C14E8">
              <w:rPr>
                <w:lang w:val="en-US"/>
              </w:rPr>
              <w:t>Blob</w:t>
            </w:r>
          </w:p>
        </w:tc>
      </w:tr>
      <w:tr w:rsidR="00A7322A" w:rsidRPr="00CE25AF" w14:paraId="3EAB2339" w14:textId="77777777" w:rsidTr="00BE3BF6">
        <w:tc>
          <w:tcPr>
            <w:tcW w:w="2838" w:type="dxa"/>
            <w:shd w:val="clear" w:color="auto" w:fill="FFFFFF" w:themeFill="background1"/>
          </w:tcPr>
          <w:p w14:paraId="73AE616D" w14:textId="77777777" w:rsidR="00A7322A" w:rsidRPr="007C14E8" w:rsidRDefault="00A7322A" w:rsidP="000D18E5">
            <w:pPr>
              <w:rPr>
                <w:lang w:val="en-US"/>
              </w:rPr>
            </w:pPr>
            <w:r w:rsidRPr="007C14E8">
              <w:rPr>
                <w:lang w:val="en-US"/>
              </w:rPr>
              <w:t>Capability</w:t>
            </w:r>
          </w:p>
        </w:tc>
        <w:tc>
          <w:tcPr>
            <w:tcW w:w="6328" w:type="dxa"/>
            <w:gridSpan w:val="2"/>
            <w:shd w:val="clear" w:color="auto" w:fill="FFFFFF" w:themeFill="background1"/>
          </w:tcPr>
          <w:p w14:paraId="03DC8A1D" w14:textId="77777777" w:rsidR="00A7322A" w:rsidRPr="007C14E8" w:rsidRDefault="00A7322A" w:rsidP="000D18E5">
            <w:pPr>
              <w:pStyle w:val="Spiegelstriche"/>
              <w:rPr>
                <w:lang w:val="en-US"/>
              </w:rPr>
            </w:pPr>
            <w:r w:rsidRPr="007C14E8">
              <w:rPr>
                <w:lang w:val="en-US"/>
              </w:rPr>
              <w:t>Capability</w:t>
            </w:r>
          </w:p>
        </w:tc>
      </w:tr>
      <w:tr w:rsidR="00A7322A" w:rsidRPr="00C51190" w14:paraId="78FEEF02" w14:textId="77777777" w:rsidTr="00BE3BF6">
        <w:tc>
          <w:tcPr>
            <w:tcW w:w="2838" w:type="dxa"/>
            <w:shd w:val="clear" w:color="auto" w:fill="FFFFFF" w:themeFill="background1"/>
          </w:tcPr>
          <w:p w14:paraId="46730D62" w14:textId="77777777" w:rsidR="00A7322A" w:rsidRPr="00CE25AF" w:rsidRDefault="00A7322A" w:rsidP="000D18E5">
            <w:pPr>
              <w:rPr>
                <w:lang w:val="en-US"/>
              </w:rPr>
            </w:pPr>
            <w:proofErr w:type="spellStart"/>
            <w:r w:rsidRPr="00CE25AF">
              <w:rPr>
                <w:lang w:val="en-US"/>
              </w:rPr>
              <w:t>DataElement</w:t>
            </w:r>
            <w:proofErr w:type="spellEnd"/>
          </w:p>
        </w:tc>
        <w:tc>
          <w:tcPr>
            <w:tcW w:w="6328" w:type="dxa"/>
            <w:gridSpan w:val="2"/>
            <w:shd w:val="clear" w:color="auto" w:fill="FFFFFF" w:themeFill="background1"/>
          </w:tcPr>
          <w:p w14:paraId="46D553F9" w14:textId="08D77E87" w:rsidR="00A7322A" w:rsidRPr="00CE25AF" w:rsidRDefault="00A7322A" w:rsidP="000D18E5">
            <w:pPr>
              <w:pStyle w:val="Spiegelstriche"/>
              <w:rPr>
                <w:i/>
                <w:lang w:val="en-US"/>
              </w:rPr>
            </w:pPr>
            <w:r w:rsidRPr="00CE25AF">
              <w:rPr>
                <w:lang w:val="en-US"/>
              </w:rPr>
              <w:t xml:space="preserve">Data </w:t>
            </w:r>
            <w:r w:rsidR="00D83C36" w:rsidRPr="00CE25AF">
              <w:rPr>
                <w:lang w:val="en-US"/>
              </w:rPr>
              <w:t>e</w:t>
            </w:r>
            <w:r w:rsidRPr="00CE25AF">
              <w:rPr>
                <w:lang w:val="en-US"/>
              </w:rPr>
              <w:t>lement</w:t>
            </w:r>
          </w:p>
          <w:p w14:paraId="01035C77" w14:textId="2471052D" w:rsidR="00A7322A" w:rsidRPr="00CE25AF" w:rsidRDefault="00A7322A" w:rsidP="00D83C36">
            <w:pPr>
              <w:pStyle w:val="NOTE"/>
              <w:ind w:left="284" w:firstLine="0"/>
              <w:rPr>
                <w:lang w:val="en-US"/>
              </w:rPr>
            </w:pPr>
            <w:r w:rsidRPr="00CE25AF">
              <w:rPr>
                <w:lang w:val="en-US"/>
              </w:rPr>
              <w:t xml:space="preserve">Note: </w:t>
            </w:r>
            <w:r w:rsidR="00D83C36" w:rsidRPr="00CE25AF">
              <w:rPr>
                <w:lang w:val="en-US"/>
              </w:rPr>
              <w:t>d</w:t>
            </w:r>
            <w:r w:rsidRPr="00CE25AF">
              <w:rPr>
                <w:lang w:val="en-US"/>
              </w:rPr>
              <w:t xml:space="preserve">ata </w:t>
            </w:r>
            <w:r w:rsidR="00D83C36" w:rsidRPr="00CE25AF">
              <w:rPr>
                <w:lang w:val="en-US"/>
              </w:rPr>
              <w:t>e</w:t>
            </w:r>
            <w:r w:rsidRPr="00CE25AF">
              <w:rPr>
                <w:lang w:val="en-US"/>
              </w:rPr>
              <w:t>lement</w:t>
            </w:r>
            <w:r w:rsidR="00D83C36" w:rsidRPr="00CE25AF">
              <w:rPr>
                <w:lang w:val="en-US"/>
              </w:rPr>
              <w:t>s are</w:t>
            </w:r>
            <w:r w:rsidRPr="00CE25AF">
              <w:rPr>
                <w:lang w:val="en-US"/>
              </w:rPr>
              <w:t xml:space="preserve"> abstract, i.e. if a key uses </w:t>
            </w:r>
            <w:r w:rsidR="00F639CD" w:rsidRPr="00CE25AF">
              <w:rPr>
                <w:lang w:val="en-US"/>
              </w:rPr>
              <w:t>"</w:t>
            </w:r>
            <w:proofErr w:type="spellStart"/>
            <w:r w:rsidRPr="00CE25AF">
              <w:rPr>
                <w:lang w:val="en-US"/>
              </w:rPr>
              <w:t>DataElement</w:t>
            </w:r>
            <w:proofErr w:type="spellEnd"/>
            <w:r w:rsidR="00F639CD" w:rsidRPr="00CE25AF">
              <w:rPr>
                <w:lang w:val="en-US"/>
              </w:rPr>
              <w:t>"</w:t>
            </w:r>
            <w:r w:rsidR="00D83C36" w:rsidRPr="00CE25AF">
              <w:rPr>
                <w:lang w:val="en-US"/>
              </w:rPr>
              <w:t>,</w:t>
            </w:r>
            <w:r w:rsidRPr="00CE25AF">
              <w:rPr>
                <w:lang w:val="en-US"/>
              </w:rPr>
              <w:t xml:space="preserve"> the reference may be a </w:t>
            </w:r>
            <w:r w:rsidR="00D83C36" w:rsidRPr="00CE25AF">
              <w:rPr>
                <w:lang w:val="en-US"/>
              </w:rPr>
              <w:t>p</w:t>
            </w:r>
            <w:r w:rsidRPr="00CE25AF">
              <w:rPr>
                <w:lang w:val="en-US"/>
              </w:rPr>
              <w:t xml:space="preserve">roperty, a </w:t>
            </w:r>
            <w:r w:rsidR="00D83C36" w:rsidRPr="00CE25AF">
              <w:rPr>
                <w:lang w:val="en-US"/>
              </w:rPr>
              <w:t>f</w:t>
            </w:r>
            <w:r w:rsidRPr="00CE25AF">
              <w:rPr>
                <w:lang w:val="en-US"/>
              </w:rPr>
              <w:t>ile</w:t>
            </w:r>
            <w:r w:rsidR="00D83C36" w:rsidRPr="00CE25AF">
              <w:rPr>
                <w:lang w:val="en-US"/>
              </w:rPr>
              <w:t>,</w:t>
            </w:r>
            <w:r w:rsidRPr="00CE25AF">
              <w:rPr>
                <w:lang w:val="en-US"/>
              </w:rPr>
              <w:t xml:space="preserve"> etc.</w:t>
            </w:r>
          </w:p>
        </w:tc>
      </w:tr>
      <w:tr w:rsidR="00A7322A" w:rsidRPr="00CE25AF" w14:paraId="169747D0" w14:textId="77777777" w:rsidTr="00BE3BF6">
        <w:tc>
          <w:tcPr>
            <w:tcW w:w="2838" w:type="dxa"/>
            <w:shd w:val="clear" w:color="auto" w:fill="FFFFFF" w:themeFill="background1"/>
          </w:tcPr>
          <w:p w14:paraId="67241F41" w14:textId="77777777" w:rsidR="00A7322A" w:rsidRPr="007C14E8" w:rsidRDefault="00A7322A" w:rsidP="000D18E5">
            <w:pPr>
              <w:rPr>
                <w:lang w:val="en-US"/>
              </w:rPr>
            </w:pPr>
            <w:r w:rsidRPr="007C14E8">
              <w:rPr>
                <w:lang w:val="en-US"/>
              </w:rPr>
              <w:t>Entity</w:t>
            </w:r>
          </w:p>
        </w:tc>
        <w:tc>
          <w:tcPr>
            <w:tcW w:w="6328" w:type="dxa"/>
            <w:gridSpan w:val="2"/>
            <w:shd w:val="clear" w:color="auto" w:fill="FFFFFF" w:themeFill="background1"/>
          </w:tcPr>
          <w:p w14:paraId="6FCFEBD5" w14:textId="77777777" w:rsidR="00A7322A" w:rsidRPr="007C14E8" w:rsidRDefault="00A7322A" w:rsidP="000D18E5">
            <w:pPr>
              <w:pStyle w:val="Spiegelstriche"/>
              <w:rPr>
                <w:lang w:val="en-US"/>
              </w:rPr>
            </w:pPr>
            <w:r w:rsidRPr="007C14E8">
              <w:rPr>
                <w:lang w:val="en-US"/>
              </w:rPr>
              <w:t>Entity</w:t>
            </w:r>
          </w:p>
        </w:tc>
      </w:tr>
      <w:tr w:rsidR="00A7322A" w:rsidRPr="00C51190" w14:paraId="1753A519" w14:textId="77777777" w:rsidTr="00BE3BF6">
        <w:tc>
          <w:tcPr>
            <w:tcW w:w="2838" w:type="dxa"/>
            <w:shd w:val="clear" w:color="auto" w:fill="FFFFFF" w:themeFill="background1"/>
          </w:tcPr>
          <w:p w14:paraId="44AAACBC" w14:textId="77777777" w:rsidR="00A7322A" w:rsidRPr="00CE25AF" w:rsidRDefault="00A7322A" w:rsidP="000D18E5">
            <w:pPr>
              <w:rPr>
                <w:lang w:val="en-US"/>
              </w:rPr>
            </w:pPr>
            <w:proofErr w:type="spellStart"/>
            <w:r w:rsidRPr="00CE25AF">
              <w:rPr>
                <w:lang w:val="en-US"/>
              </w:rPr>
              <w:t>EventElement</w:t>
            </w:r>
            <w:proofErr w:type="spellEnd"/>
          </w:p>
        </w:tc>
        <w:tc>
          <w:tcPr>
            <w:tcW w:w="6328" w:type="dxa"/>
            <w:gridSpan w:val="2"/>
            <w:shd w:val="clear" w:color="auto" w:fill="FFFFFF" w:themeFill="background1"/>
          </w:tcPr>
          <w:p w14:paraId="62B18EA6" w14:textId="77777777" w:rsidR="00A7322A" w:rsidRPr="00CE25AF" w:rsidRDefault="00A7322A" w:rsidP="000D18E5">
            <w:pPr>
              <w:pStyle w:val="Spiegelstriche"/>
              <w:rPr>
                <w:lang w:val="en-US"/>
              </w:rPr>
            </w:pPr>
            <w:r w:rsidRPr="00CE25AF">
              <w:rPr>
                <w:lang w:val="en-US"/>
              </w:rPr>
              <w:t>Event</w:t>
            </w:r>
          </w:p>
          <w:p w14:paraId="50BA54CA" w14:textId="410362DF" w:rsidR="00A7322A" w:rsidRPr="00CE25AF" w:rsidRDefault="00A7322A" w:rsidP="000D18E5">
            <w:pPr>
              <w:pStyle w:val="NOTE"/>
              <w:rPr>
                <w:lang w:val="en-US"/>
              </w:rPr>
            </w:pPr>
            <w:r w:rsidRPr="00CE25AF">
              <w:rPr>
                <w:lang w:val="en-US"/>
              </w:rPr>
              <w:t xml:space="preserve">Note: </w:t>
            </w:r>
            <w:r w:rsidR="00D83C36" w:rsidRPr="00CE25AF">
              <w:rPr>
                <w:lang w:val="en-US"/>
              </w:rPr>
              <w:t>e</w:t>
            </w:r>
            <w:r w:rsidRPr="00CE25AF">
              <w:rPr>
                <w:lang w:val="en-US"/>
              </w:rPr>
              <w:t>vent element</w:t>
            </w:r>
            <w:r w:rsidR="00D83C36" w:rsidRPr="00CE25AF">
              <w:rPr>
                <w:lang w:val="en-US"/>
              </w:rPr>
              <w:t>s are</w:t>
            </w:r>
            <w:r w:rsidRPr="00CE25AF">
              <w:rPr>
                <w:lang w:val="en-US"/>
              </w:rPr>
              <w:t xml:space="preserve"> abstract.</w:t>
            </w:r>
          </w:p>
        </w:tc>
      </w:tr>
      <w:tr w:rsidR="00A7322A" w:rsidRPr="00CE25AF" w14:paraId="28C2C8EF" w14:textId="77777777" w:rsidTr="007C14E8">
        <w:tc>
          <w:tcPr>
            <w:tcW w:w="2838" w:type="dxa"/>
            <w:shd w:val="clear" w:color="auto" w:fill="FFFFFF" w:themeFill="background1"/>
          </w:tcPr>
          <w:p w14:paraId="7EF17024" w14:textId="77777777" w:rsidR="00A7322A" w:rsidRPr="007C14E8" w:rsidRDefault="00A7322A" w:rsidP="000D18E5">
            <w:pPr>
              <w:rPr>
                <w:lang w:val="en-US"/>
              </w:rPr>
            </w:pPr>
            <w:r w:rsidRPr="007C14E8">
              <w:rPr>
                <w:lang w:val="en-US"/>
              </w:rPr>
              <w:t>File</w:t>
            </w:r>
          </w:p>
        </w:tc>
        <w:tc>
          <w:tcPr>
            <w:tcW w:w="6328" w:type="dxa"/>
            <w:gridSpan w:val="2"/>
            <w:shd w:val="clear" w:color="auto" w:fill="FFFFFF" w:themeFill="background1"/>
          </w:tcPr>
          <w:p w14:paraId="0F6820E6" w14:textId="77777777" w:rsidR="00A7322A" w:rsidRPr="007C14E8" w:rsidRDefault="00A7322A" w:rsidP="000D18E5">
            <w:pPr>
              <w:pStyle w:val="Spiegelstriche"/>
              <w:rPr>
                <w:lang w:val="en-US"/>
              </w:rPr>
            </w:pPr>
            <w:r w:rsidRPr="007C14E8">
              <w:rPr>
                <w:lang w:val="en-US"/>
              </w:rPr>
              <w:t>File</w:t>
            </w:r>
          </w:p>
        </w:tc>
      </w:tr>
      <w:tr w:rsidR="00A7322A" w:rsidRPr="00C51190" w14:paraId="2BD8AD15" w14:textId="77777777" w:rsidTr="007C14E8">
        <w:tc>
          <w:tcPr>
            <w:tcW w:w="2838" w:type="dxa"/>
            <w:shd w:val="clear" w:color="auto" w:fill="FFFFFF" w:themeFill="background1"/>
          </w:tcPr>
          <w:p w14:paraId="53A34733" w14:textId="77777777" w:rsidR="00A7322A" w:rsidRPr="007C14E8" w:rsidRDefault="00A7322A" w:rsidP="000D18E5">
            <w:pPr>
              <w:rPr>
                <w:lang w:val="en-US"/>
              </w:rPr>
            </w:pPr>
            <w:proofErr w:type="spellStart"/>
            <w:r w:rsidRPr="007C14E8">
              <w:rPr>
                <w:lang w:val="en-US"/>
              </w:rPr>
              <w:t>MultiLanguageProperty</w:t>
            </w:r>
            <w:proofErr w:type="spellEnd"/>
          </w:p>
        </w:tc>
        <w:tc>
          <w:tcPr>
            <w:tcW w:w="6328" w:type="dxa"/>
            <w:gridSpan w:val="2"/>
            <w:shd w:val="clear" w:color="auto" w:fill="FFFFFF" w:themeFill="background1"/>
          </w:tcPr>
          <w:p w14:paraId="39EF4938" w14:textId="77777777" w:rsidR="00A7322A" w:rsidRPr="00CE25AF" w:rsidRDefault="00A7322A" w:rsidP="000D18E5">
            <w:pPr>
              <w:pStyle w:val="Spiegelstriche"/>
              <w:rPr>
                <w:lang w:val="en-US"/>
              </w:rPr>
            </w:pPr>
            <w:r w:rsidRPr="00CE25AF">
              <w:rPr>
                <w:lang w:val="en-US"/>
              </w:rPr>
              <w:t>Property with a value that can be provided in multiple languages</w:t>
            </w:r>
          </w:p>
        </w:tc>
      </w:tr>
      <w:tr w:rsidR="00A7322A" w:rsidRPr="00CE25AF" w14:paraId="50B257B4" w14:textId="77777777" w:rsidTr="007C14E8">
        <w:tc>
          <w:tcPr>
            <w:tcW w:w="2838" w:type="dxa"/>
            <w:shd w:val="clear" w:color="auto" w:fill="FFFFFF" w:themeFill="background1"/>
          </w:tcPr>
          <w:p w14:paraId="3274B9E6" w14:textId="77777777" w:rsidR="00A7322A" w:rsidRPr="007C14E8" w:rsidRDefault="00A7322A" w:rsidP="000D18E5">
            <w:pPr>
              <w:rPr>
                <w:lang w:val="en-US"/>
              </w:rPr>
            </w:pPr>
            <w:r w:rsidRPr="007C14E8">
              <w:rPr>
                <w:lang w:val="en-US"/>
              </w:rPr>
              <w:t>Operation</w:t>
            </w:r>
          </w:p>
        </w:tc>
        <w:tc>
          <w:tcPr>
            <w:tcW w:w="6328" w:type="dxa"/>
            <w:gridSpan w:val="2"/>
            <w:shd w:val="clear" w:color="auto" w:fill="FFFFFF" w:themeFill="background1"/>
          </w:tcPr>
          <w:p w14:paraId="430C7A08" w14:textId="77777777" w:rsidR="00A7322A" w:rsidRPr="007C14E8" w:rsidRDefault="00A7322A" w:rsidP="000D18E5">
            <w:pPr>
              <w:pStyle w:val="Spiegelstriche"/>
              <w:rPr>
                <w:lang w:val="en-US"/>
              </w:rPr>
            </w:pPr>
            <w:r w:rsidRPr="007C14E8">
              <w:rPr>
                <w:lang w:val="en-US"/>
              </w:rPr>
              <w:t>Operation</w:t>
            </w:r>
          </w:p>
        </w:tc>
      </w:tr>
      <w:tr w:rsidR="00A7322A" w:rsidRPr="00CE25AF" w14:paraId="1915DA46" w14:textId="77777777" w:rsidTr="007C14E8">
        <w:tc>
          <w:tcPr>
            <w:tcW w:w="2838" w:type="dxa"/>
            <w:shd w:val="clear" w:color="auto" w:fill="FFFFFF" w:themeFill="background1"/>
          </w:tcPr>
          <w:p w14:paraId="64DB6337" w14:textId="77777777" w:rsidR="00A7322A" w:rsidRPr="007C14E8" w:rsidRDefault="00A7322A" w:rsidP="000D18E5">
            <w:pPr>
              <w:rPr>
                <w:lang w:val="en-US"/>
              </w:rPr>
            </w:pPr>
            <w:r w:rsidRPr="007C14E8">
              <w:rPr>
                <w:lang w:val="en-US"/>
              </w:rPr>
              <w:t>Property</w:t>
            </w:r>
          </w:p>
        </w:tc>
        <w:tc>
          <w:tcPr>
            <w:tcW w:w="6328" w:type="dxa"/>
            <w:gridSpan w:val="2"/>
            <w:shd w:val="clear" w:color="auto" w:fill="FFFFFF" w:themeFill="background1"/>
          </w:tcPr>
          <w:p w14:paraId="4F7A121E" w14:textId="77777777" w:rsidR="00A7322A" w:rsidRPr="007C14E8" w:rsidRDefault="00A7322A" w:rsidP="000D18E5">
            <w:pPr>
              <w:pStyle w:val="Spiegelstriche"/>
              <w:rPr>
                <w:lang w:val="en-US"/>
              </w:rPr>
            </w:pPr>
            <w:r w:rsidRPr="007C14E8">
              <w:rPr>
                <w:lang w:val="en-US"/>
              </w:rPr>
              <w:t>Property</w:t>
            </w:r>
          </w:p>
        </w:tc>
      </w:tr>
      <w:tr w:rsidR="00A7322A" w:rsidRPr="00C51190" w14:paraId="35D5EA61" w14:textId="77777777" w:rsidTr="007C14E8">
        <w:tc>
          <w:tcPr>
            <w:tcW w:w="2838" w:type="dxa"/>
            <w:shd w:val="clear" w:color="auto" w:fill="FFFFFF" w:themeFill="background1"/>
          </w:tcPr>
          <w:p w14:paraId="76636CF1" w14:textId="77777777" w:rsidR="00A7322A" w:rsidRPr="007C14E8" w:rsidRDefault="00A7322A" w:rsidP="000D18E5">
            <w:pPr>
              <w:rPr>
                <w:lang w:val="en-US"/>
              </w:rPr>
            </w:pPr>
            <w:r w:rsidRPr="007C14E8">
              <w:rPr>
                <w:lang w:val="en-US"/>
              </w:rPr>
              <w:t>Range</w:t>
            </w:r>
          </w:p>
        </w:tc>
        <w:tc>
          <w:tcPr>
            <w:tcW w:w="6328" w:type="dxa"/>
            <w:gridSpan w:val="2"/>
            <w:shd w:val="clear" w:color="auto" w:fill="FFFFFF" w:themeFill="background1"/>
          </w:tcPr>
          <w:p w14:paraId="5F575E9F" w14:textId="77777777" w:rsidR="00A7322A" w:rsidRPr="00CE25AF" w:rsidRDefault="00A7322A" w:rsidP="000D18E5">
            <w:pPr>
              <w:pStyle w:val="Spiegelstriche"/>
              <w:rPr>
                <w:lang w:val="en-US"/>
              </w:rPr>
            </w:pPr>
            <w:r w:rsidRPr="00CE25AF">
              <w:rPr>
                <w:lang w:val="en-US"/>
              </w:rPr>
              <w:t>Range with min and max</w:t>
            </w:r>
          </w:p>
        </w:tc>
      </w:tr>
      <w:tr w:rsidR="00A7322A" w:rsidRPr="00CE25AF" w14:paraId="7B37EB3F" w14:textId="77777777" w:rsidTr="007C14E8">
        <w:tc>
          <w:tcPr>
            <w:tcW w:w="2838" w:type="dxa"/>
            <w:shd w:val="clear" w:color="auto" w:fill="FFFFFF" w:themeFill="background1"/>
          </w:tcPr>
          <w:p w14:paraId="6A8D654D" w14:textId="77777777" w:rsidR="00A7322A" w:rsidRPr="007C14E8" w:rsidRDefault="00A7322A" w:rsidP="000D18E5">
            <w:pPr>
              <w:rPr>
                <w:lang w:val="en-US"/>
              </w:rPr>
            </w:pPr>
            <w:proofErr w:type="spellStart"/>
            <w:r w:rsidRPr="007C14E8">
              <w:rPr>
                <w:lang w:val="en-US"/>
              </w:rPr>
              <w:t>ReferenceElement</w:t>
            </w:r>
            <w:proofErr w:type="spellEnd"/>
          </w:p>
        </w:tc>
        <w:tc>
          <w:tcPr>
            <w:tcW w:w="6328" w:type="dxa"/>
            <w:gridSpan w:val="2"/>
            <w:shd w:val="clear" w:color="auto" w:fill="FFFFFF" w:themeFill="background1"/>
          </w:tcPr>
          <w:p w14:paraId="4D74218D" w14:textId="77777777" w:rsidR="00A7322A" w:rsidRPr="007C14E8" w:rsidRDefault="00A7322A" w:rsidP="000D18E5">
            <w:pPr>
              <w:pStyle w:val="Spiegelstriche"/>
              <w:rPr>
                <w:lang w:val="en-US"/>
              </w:rPr>
            </w:pPr>
            <w:r w:rsidRPr="007C14E8">
              <w:rPr>
                <w:lang w:val="en-US"/>
              </w:rPr>
              <w:t>Reference</w:t>
            </w:r>
          </w:p>
        </w:tc>
      </w:tr>
      <w:tr w:rsidR="00A7322A" w:rsidRPr="00CE25AF" w14:paraId="794AE11B" w14:textId="77777777" w:rsidTr="007C14E8">
        <w:tc>
          <w:tcPr>
            <w:tcW w:w="2838" w:type="dxa"/>
            <w:shd w:val="clear" w:color="auto" w:fill="FFFFFF" w:themeFill="background1"/>
          </w:tcPr>
          <w:p w14:paraId="2B48C59A" w14:textId="77777777" w:rsidR="00A7322A" w:rsidRPr="007C14E8" w:rsidRDefault="00A7322A" w:rsidP="000D18E5">
            <w:pPr>
              <w:rPr>
                <w:lang w:val="en-US"/>
              </w:rPr>
            </w:pPr>
            <w:proofErr w:type="spellStart"/>
            <w:r w:rsidRPr="007C14E8">
              <w:rPr>
                <w:lang w:val="en-US"/>
              </w:rPr>
              <w:t>RelationshipElement</w:t>
            </w:r>
            <w:proofErr w:type="spellEnd"/>
          </w:p>
        </w:tc>
        <w:tc>
          <w:tcPr>
            <w:tcW w:w="6328" w:type="dxa"/>
            <w:gridSpan w:val="2"/>
            <w:shd w:val="clear" w:color="auto" w:fill="FFFFFF" w:themeFill="background1"/>
          </w:tcPr>
          <w:p w14:paraId="21D16636" w14:textId="77777777" w:rsidR="00A7322A" w:rsidRPr="007C14E8" w:rsidRDefault="00A7322A" w:rsidP="000D18E5">
            <w:pPr>
              <w:pStyle w:val="Spiegelstriche"/>
              <w:rPr>
                <w:lang w:val="en-US"/>
              </w:rPr>
            </w:pPr>
            <w:r w:rsidRPr="007C14E8">
              <w:rPr>
                <w:lang w:val="en-US"/>
              </w:rPr>
              <w:t>Relationship</w:t>
            </w:r>
          </w:p>
        </w:tc>
      </w:tr>
      <w:tr w:rsidR="00A7322A" w:rsidRPr="00C51190" w14:paraId="6648A1AA" w14:textId="77777777" w:rsidTr="007C14E8">
        <w:tc>
          <w:tcPr>
            <w:tcW w:w="2838" w:type="dxa"/>
            <w:shd w:val="clear" w:color="auto" w:fill="FFFFFF" w:themeFill="background1"/>
          </w:tcPr>
          <w:p w14:paraId="48AAD18D" w14:textId="77777777" w:rsidR="00A7322A" w:rsidRPr="007C14E8" w:rsidRDefault="00A7322A" w:rsidP="000D18E5">
            <w:pPr>
              <w:rPr>
                <w:lang w:val="en-US"/>
              </w:rPr>
            </w:pPr>
            <w:proofErr w:type="spellStart"/>
            <w:r w:rsidRPr="007C14E8">
              <w:rPr>
                <w:lang w:val="en-US"/>
              </w:rPr>
              <w:t>SubmodelElement</w:t>
            </w:r>
            <w:proofErr w:type="spellEnd"/>
          </w:p>
        </w:tc>
        <w:tc>
          <w:tcPr>
            <w:tcW w:w="6328" w:type="dxa"/>
            <w:gridSpan w:val="2"/>
            <w:shd w:val="clear" w:color="auto" w:fill="FFFFFF" w:themeFill="background1"/>
          </w:tcPr>
          <w:p w14:paraId="5C35FB18" w14:textId="77777777" w:rsidR="00A7322A" w:rsidRPr="00CE25AF" w:rsidRDefault="00A7322A" w:rsidP="000D18E5">
            <w:pPr>
              <w:pStyle w:val="Spiegelstriche"/>
              <w:rPr>
                <w:i/>
                <w:lang w:val="en-US"/>
              </w:rPr>
            </w:pPr>
            <w:proofErr w:type="spellStart"/>
            <w:r w:rsidRPr="00CE25AF">
              <w:rPr>
                <w:lang w:val="en-US"/>
              </w:rPr>
              <w:t>Submodel</w:t>
            </w:r>
            <w:proofErr w:type="spellEnd"/>
            <w:r w:rsidRPr="00CE25AF">
              <w:rPr>
                <w:lang w:val="en-US"/>
              </w:rPr>
              <w:t xml:space="preserve"> element</w:t>
            </w:r>
          </w:p>
          <w:p w14:paraId="1DEE9EA3" w14:textId="2B140C7A" w:rsidR="00A7322A" w:rsidRPr="00CE25AF" w:rsidRDefault="00A7322A" w:rsidP="007C14E8">
            <w:pPr>
              <w:pStyle w:val="NOTE"/>
              <w:ind w:left="284" w:firstLine="0"/>
              <w:rPr>
                <w:lang w:val="en-US"/>
              </w:rPr>
            </w:pPr>
            <w:r w:rsidRPr="00CE25AF">
              <w:rPr>
                <w:lang w:val="en-US"/>
              </w:rPr>
              <w:t xml:space="preserve">Note: </w:t>
            </w:r>
            <w:proofErr w:type="spellStart"/>
            <w:r w:rsidRPr="00CE25AF">
              <w:rPr>
                <w:lang w:val="en-US"/>
              </w:rPr>
              <w:t>Submodel</w:t>
            </w:r>
            <w:proofErr w:type="spellEnd"/>
            <w:r w:rsidRPr="00CE25AF">
              <w:rPr>
                <w:lang w:val="en-US"/>
              </w:rPr>
              <w:t xml:space="preserve"> </w:t>
            </w:r>
            <w:r w:rsidR="00D83C36" w:rsidRPr="00CE25AF">
              <w:rPr>
                <w:lang w:val="en-US"/>
              </w:rPr>
              <w:t>e</w:t>
            </w:r>
            <w:r w:rsidRPr="00CE25AF">
              <w:rPr>
                <w:lang w:val="en-US"/>
              </w:rPr>
              <w:t>lement</w:t>
            </w:r>
            <w:r w:rsidR="00D83C36" w:rsidRPr="00CE25AF">
              <w:rPr>
                <w:lang w:val="en-US"/>
              </w:rPr>
              <w:t>s are</w:t>
            </w:r>
            <w:r w:rsidRPr="00CE25AF">
              <w:rPr>
                <w:lang w:val="en-US"/>
              </w:rPr>
              <w:t xml:space="preserve"> abstract, i.e. if a key uses </w:t>
            </w:r>
            <w:r w:rsidR="00F639CD" w:rsidRPr="00CE25AF">
              <w:rPr>
                <w:lang w:val="en-US"/>
              </w:rPr>
              <w:t>"</w:t>
            </w:r>
            <w:proofErr w:type="spellStart"/>
            <w:r w:rsidRPr="00CE25AF">
              <w:rPr>
                <w:lang w:val="en-US"/>
              </w:rPr>
              <w:t>SubmodelElement</w:t>
            </w:r>
            <w:proofErr w:type="spellEnd"/>
            <w:r w:rsidR="00F639CD" w:rsidRPr="00CE25AF">
              <w:rPr>
                <w:lang w:val="en-US"/>
              </w:rPr>
              <w:t>"</w:t>
            </w:r>
            <w:r w:rsidR="00D83C36" w:rsidRPr="00CE25AF">
              <w:rPr>
                <w:lang w:val="en-US"/>
              </w:rPr>
              <w:t>,</w:t>
            </w:r>
            <w:r w:rsidRPr="00CE25AF">
              <w:rPr>
                <w:lang w:val="en-US"/>
              </w:rPr>
              <w:t xml:space="preserve"> the reference may be a </w:t>
            </w:r>
            <w:r w:rsidR="00D83C36" w:rsidRPr="00CE25AF">
              <w:rPr>
                <w:lang w:val="en-US"/>
              </w:rPr>
              <w:t>p</w:t>
            </w:r>
            <w:r w:rsidRPr="00CE25AF">
              <w:rPr>
                <w:lang w:val="en-US"/>
              </w:rPr>
              <w:t xml:space="preserve">roperty, a </w:t>
            </w:r>
            <w:proofErr w:type="spellStart"/>
            <w:r w:rsidRPr="00CE25AF">
              <w:rPr>
                <w:lang w:val="en-US"/>
              </w:rPr>
              <w:t>SubmodelElementList</w:t>
            </w:r>
            <w:proofErr w:type="spellEnd"/>
            <w:r w:rsidRPr="00CE25AF">
              <w:rPr>
                <w:lang w:val="en-US"/>
              </w:rPr>
              <w:t xml:space="preserve">, an </w:t>
            </w:r>
            <w:r w:rsidR="00D83C36" w:rsidRPr="00CE25AF">
              <w:rPr>
                <w:lang w:val="en-US"/>
              </w:rPr>
              <w:t>o</w:t>
            </w:r>
            <w:r w:rsidRPr="00CE25AF">
              <w:rPr>
                <w:lang w:val="en-US"/>
              </w:rPr>
              <w:t>peration</w:t>
            </w:r>
            <w:r w:rsidR="00D83C36" w:rsidRPr="00CE25AF">
              <w:rPr>
                <w:lang w:val="en-US"/>
              </w:rPr>
              <w:t>,</w:t>
            </w:r>
            <w:r w:rsidRPr="00CE25AF">
              <w:rPr>
                <w:lang w:val="en-US"/>
              </w:rPr>
              <w:t xml:space="preserve"> etc.</w:t>
            </w:r>
          </w:p>
        </w:tc>
      </w:tr>
      <w:tr w:rsidR="00A7322A" w:rsidRPr="00CE25AF" w14:paraId="7205EE0D" w14:textId="77777777" w:rsidTr="00BE3BF6">
        <w:trPr>
          <w:gridAfter w:val="1"/>
          <w:wAfter w:w="125" w:type="dxa"/>
        </w:trPr>
        <w:tc>
          <w:tcPr>
            <w:tcW w:w="2838" w:type="dxa"/>
            <w:shd w:val="clear" w:color="auto" w:fill="FFFFFF" w:themeFill="background1"/>
          </w:tcPr>
          <w:p w14:paraId="0B6ED76B" w14:textId="77777777" w:rsidR="00A7322A" w:rsidRPr="007C14E8" w:rsidRDefault="00A7322A" w:rsidP="000D18E5">
            <w:pPr>
              <w:rPr>
                <w:lang w:val="en-US"/>
              </w:rPr>
            </w:pPr>
            <w:proofErr w:type="spellStart"/>
            <w:r w:rsidRPr="007C14E8">
              <w:rPr>
                <w:lang w:val="en-US"/>
              </w:rPr>
              <w:t>SubmodelElementCollection</w:t>
            </w:r>
            <w:proofErr w:type="spellEnd"/>
          </w:p>
        </w:tc>
        <w:tc>
          <w:tcPr>
            <w:tcW w:w="6328" w:type="dxa"/>
            <w:shd w:val="clear" w:color="auto" w:fill="FFFFFF" w:themeFill="background1"/>
          </w:tcPr>
          <w:p w14:paraId="364AE37C" w14:textId="77777777" w:rsidR="00A7322A" w:rsidRPr="007C14E8" w:rsidRDefault="00A7322A" w:rsidP="000D18E5">
            <w:pPr>
              <w:pStyle w:val="Spiegelstriche"/>
              <w:rPr>
                <w:lang w:val="en-US"/>
              </w:rPr>
            </w:pPr>
            <w:r w:rsidRPr="007C14E8">
              <w:rPr>
                <w:lang w:val="en-US"/>
              </w:rPr>
              <w:t xml:space="preserve">Struct of </w:t>
            </w:r>
            <w:proofErr w:type="spellStart"/>
            <w:r w:rsidRPr="007C14E8">
              <w:rPr>
                <w:lang w:val="en-US"/>
              </w:rPr>
              <w:t>submodel</w:t>
            </w:r>
            <w:proofErr w:type="spellEnd"/>
            <w:r w:rsidRPr="007C14E8">
              <w:rPr>
                <w:lang w:val="en-US"/>
              </w:rPr>
              <w:t xml:space="preserve"> elements</w:t>
            </w:r>
          </w:p>
        </w:tc>
      </w:tr>
      <w:tr w:rsidR="00A7322A" w:rsidRPr="00CE25AF" w14:paraId="317E1702" w14:textId="77777777" w:rsidTr="00BE3BF6">
        <w:trPr>
          <w:gridAfter w:val="1"/>
          <w:wAfter w:w="125" w:type="dxa"/>
        </w:trPr>
        <w:tc>
          <w:tcPr>
            <w:tcW w:w="2838" w:type="dxa"/>
            <w:shd w:val="clear" w:color="auto" w:fill="FFFFFF" w:themeFill="background1"/>
          </w:tcPr>
          <w:p w14:paraId="688A590A" w14:textId="77777777" w:rsidR="00A7322A" w:rsidRPr="007C14E8" w:rsidRDefault="00A7322A" w:rsidP="000D18E5">
            <w:pPr>
              <w:rPr>
                <w:lang w:val="en-US"/>
              </w:rPr>
            </w:pPr>
            <w:proofErr w:type="spellStart"/>
            <w:r w:rsidRPr="007C14E8">
              <w:rPr>
                <w:lang w:val="en-US"/>
              </w:rPr>
              <w:t>SubmodelElementList</w:t>
            </w:r>
            <w:proofErr w:type="spellEnd"/>
          </w:p>
        </w:tc>
        <w:tc>
          <w:tcPr>
            <w:tcW w:w="6328" w:type="dxa"/>
            <w:shd w:val="clear" w:color="auto" w:fill="FFFFFF" w:themeFill="background1"/>
          </w:tcPr>
          <w:p w14:paraId="1E86B944" w14:textId="77777777" w:rsidR="00A7322A" w:rsidRPr="007C14E8" w:rsidRDefault="00A7322A" w:rsidP="000D18E5">
            <w:pPr>
              <w:pStyle w:val="Spiegelstriche"/>
              <w:rPr>
                <w:lang w:val="en-US"/>
              </w:rPr>
            </w:pPr>
            <w:r w:rsidRPr="007C14E8">
              <w:rPr>
                <w:lang w:val="en-US"/>
              </w:rPr>
              <w:t xml:space="preserve">List of </w:t>
            </w:r>
            <w:proofErr w:type="spellStart"/>
            <w:r w:rsidRPr="007C14E8">
              <w:rPr>
                <w:lang w:val="en-US"/>
              </w:rPr>
              <w:t>submodel</w:t>
            </w:r>
            <w:proofErr w:type="spellEnd"/>
            <w:r w:rsidRPr="007C14E8">
              <w:rPr>
                <w:lang w:val="en-US"/>
              </w:rPr>
              <w:t xml:space="preserve"> elements</w:t>
            </w:r>
          </w:p>
        </w:tc>
      </w:tr>
    </w:tbl>
    <w:p w14:paraId="4D456F22" w14:textId="77777777" w:rsidR="00A7322A" w:rsidRPr="007C14E8" w:rsidRDefault="00A7322A" w:rsidP="00A7322A">
      <w:pPr>
        <w:pStyle w:val="Spiegelstriche"/>
        <w:ind w:left="1287"/>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3"/>
        <w:gridCol w:w="6530"/>
      </w:tblGrid>
      <w:tr w:rsidR="00D44D08" w:rsidRPr="00CE25AF" w14:paraId="088AC8FD" w14:textId="77777777" w:rsidTr="00EC100A">
        <w:trPr>
          <w:tblHeader/>
        </w:trPr>
        <w:tc>
          <w:tcPr>
            <w:tcW w:w="2963" w:type="dxa"/>
            <w:shd w:val="clear" w:color="auto" w:fill="0778A5"/>
          </w:tcPr>
          <w:p w14:paraId="4A725A8D" w14:textId="77777777" w:rsidR="00D44D08" w:rsidRPr="007C14E8" w:rsidRDefault="00D44D08" w:rsidP="00BB589C">
            <w:pPr>
              <w:rPr>
                <w:color w:val="FFFFFF" w:themeColor="background1"/>
                <w:lang w:val="en-US"/>
              </w:rPr>
            </w:pPr>
            <w:r w:rsidRPr="007C14E8">
              <w:rPr>
                <w:color w:val="FFFFFF" w:themeColor="background1"/>
                <w:lang w:val="en-US"/>
              </w:rPr>
              <w:lastRenderedPageBreak/>
              <w:t>Enumeration:</w:t>
            </w:r>
          </w:p>
        </w:tc>
        <w:tc>
          <w:tcPr>
            <w:tcW w:w="6530" w:type="dxa"/>
          </w:tcPr>
          <w:p w14:paraId="2008B169" w14:textId="02FD4951" w:rsidR="00D44D08" w:rsidRPr="007C14E8" w:rsidRDefault="00D44D08" w:rsidP="00BB589C">
            <w:pPr>
              <w:rPr>
                <w:lang w:val="en-US"/>
              </w:rPr>
            </w:pPr>
            <w:proofErr w:type="spellStart"/>
            <w:r w:rsidRPr="007C14E8">
              <w:rPr>
                <w:lang w:val="en-US"/>
              </w:rPr>
              <w:t>AasReferables</w:t>
            </w:r>
            <w:proofErr w:type="spellEnd"/>
          </w:p>
        </w:tc>
      </w:tr>
      <w:tr w:rsidR="00D44D08" w:rsidRPr="00C51190" w14:paraId="6F7BD429" w14:textId="77777777" w:rsidTr="00EC100A">
        <w:trPr>
          <w:tblHeader/>
        </w:trPr>
        <w:tc>
          <w:tcPr>
            <w:tcW w:w="2963" w:type="dxa"/>
            <w:tcBorders>
              <w:bottom w:val="single" w:sz="4" w:space="0" w:color="auto"/>
            </w:tcBorders>
            <w:shd w:val="clear" w:color="auto" w:fill="0778A5"/>
          </w:tcPr>
          <w:p w14:paraId="4F4D3C18" w14:textId="77777777" w:rsidR="00D44D08" w:rsidRPr="007C14E8" w:rsidRDefault="00D44D08" w:rsidP="00BB589C">
            <w:pPr>
              <w:rPr>
                <w:color w:val="FFFFFF" w:themeColor="background1"/>
                <w:lang w:val="en-US"/>
              </w:rPr>
            </w:pPr>
            <w:r w:rsidRPr="007C14E8">
              <w:rPr>
                <w:color w:val="FFFFFF" w:themeColor="background1"/>
                <w:lang w:val="en-US"/>
              </w:rPr>
              <w:t>Explanation:</w:t>
            </w:r>
          </w:p>
        </w:tc>
        <w:tc>
          <w:tcPr>
            <w:tcW w:w="6530" w:type="dxa"/>
            <w:tcBorders>
              <w:bottom w:val="single" w:sz="4" w:space="0" w:color="auto"/>
            </w:tcBorders>
          </w:tcPr>
          <w:p w14:paraId="073D848C" w14:textId="77777777" w:rsidR="00D44D08" w:rsidRPr="00CE25AF" w:rsidRDefault="00D44D08" w:rsidP="00BB589C">
            <w:pPr>
              <w:rPr>
                <w:lang w:val="en-US"/>
              </w:rPr>
            </w:pPr>
            <w:r w:rsidRPr="00CE25AF">
              <w:rPr>
                <w:lang w:val="en-US"/>
              </w:rPr>
              <w:t xml:space="preserve">Enumeration of </w:t>
            </w:r>
            <w:proofErr w:type="spellStart"/>
            <w:r w:rsidRPr="00CE25AF">
              <w:rPr>
                <w:lang w:val="en-US"/>
              </w:rPr>
              <w:t>referables</w:t>
            </w:r>
            <w:proofErr w:type="spellEnd"/>
          </w:p>
          <w:p w14:paraId="46459B83" w14:textId="77777777" w:rsidR="002D6D69" w:rsidRPr="00CE25AF" w:rsidRDefault="002D6D69" w:rsidP="002D6D69">
            <w:pPr>
              <w:rPr>
                <w:lang w:val="en-US"/>
              </w:rPr>
            </w:pPr>
          </w:p>
          <w:p w14:paraId="610748AC" w14:textId="448CDF3F" w:rsidR="002D6D69" w:rsidRPr="00CE25AF" w:rsidRDefault="00D83C36" w:rsidP="00C72010">
            <w:pPr>
              <w:pStyle w:val="NOTE"/>
              <w:rPr>
                <w:lang w:val="en-US"/>
              </w:rPr>
            </w:pPr>
            <w:r w:rsidRPr="00CE25AF">
              <w:rPr>
                <w:lang w:val="en-US"/>
              </w:rPr>
              <w:t>Note: n</w:t>
            </w:r>
            <w:r w:rsidR="002D6D69" w:rsidRPr="00CE25AF">
              <w:rPr>
                <w:lang w:val="en-US"/>
              </w:rPr>
              <w:t>ot used as type but in constraints.</w:t>
            </w:r>
          </w:p>
        </w:tc>
      </w:tr>
      <w:tr w:rsidR="00D44D08" w:rsidRPr="00CE25AF" w14:paraId="419B7D55" w14:textId="77777777" w:rsidTr="00EC100A">
        <w:trPr>
          <w:tblHeader/>
        </w:trPr>
        <w:tc>
          <w:tcPr>
            <w:tcW w:w="2963" w:type="dxa"/>
            <w:tcBorders>
              <w:bottom w:val="single" w:sz="4" w:space="0" w:color="auto"/>
            </w:tcBorders>
            <w:shd w:val="clear" w:color="auto" w:fill="0778A5"/>
          </w:tcPr>
          <w:p w14:paraId="7C871563" w14:textId="77777777" w:rsidR="00D44D08" w:rsidRPr="007C14E8" w:rsidRDefault="00D44D08" w:rsidP="00BB589C">
            <w:pPr>
              <w:rPr>
                <w:color w:val="FFFFFF" w:themeColor="background1"/>
                <w:lang w:val="en-US"/>
              </w:rPr>
            </w:pPr>
            <w:r w:rsidRPr="007C14E8">
              <w:rPr>
                <w:color w:val="FFFFFF" w:themeColor="background1"/>
                <w:lang w:val="en-US"/>
              </w:rPr>
              <w:t>Set of:</w:t>
            </w:r>
          </w:p>
        </w:tc>
        <w:tc>
          <w:tcPr>
            <w:tcW w:w="6530" w:type="dxa"/>
            <w:tcBorders>
              <w:bottom w:val="single" w:sz="4" w:space="0" w:color="auto"/>
            </w:tcBorders>
          </w:tcPr>
          <w:p w14:paraId="654C77C4" w14:textId="29222E4F" w:rsidR="00D44D08" w:rsidRPr="007C14E8" w:rsidRDefault="00731B3B" w:rsidP="00BB589C">
            <w:pPr>
              <w:rPr>
                <w:lang w:val="en-US"/>
              </w:rPr>
            </w:pPr>
            <w:proofErr w:type="spellStart"/>
            <w:r w:rsidRPr="007C14E8">
              <w:rPr>
                <w:lang w:val="en-US"/>
              </w:rPr>
              <w:t>AasReferableNonIdentifiables</w:t>
            </w:r>
            <w:proofErr w:type="spellEnd"/>
            <w:r w:rsidRPr="007C14E8">
              <w:rPr>
                <w:lang w:val="en-US"/>
              </w:rPr>
              <w:t xml:space="preserve">, </w:t>
            </w:r>
            <w:proofErr w:type="spellStart"/>
            <w:r w:rsidRPr="007C14E8">
              <w:rPr>
                <w:lang w:val="en-US"/>
              </w:rPr>
              <w:t>AasIdentifiables</w:t>
            </w:r>
            <w:proofErr w:type="spellEnd"/>
          </w:p>
        </w:tc>
      </w:tr>
      <w:tr w:rsidR="00D44D08" w:rsidRPr="00CE25AF" w14:paraId="52E6F0F5" w14:textId="77777777" w:rsidTr="00EC100A">
        <w:trPr>
          <w:tblHeader/>
        </w:trPr>
        <w:tc>
          <w:tcPr>
            <w:tcW w:w="2963" w:type="dxa"/>
            <w:shd w:val="clear" w:color="auto" w:fill="0778A5"/>
          </w:tcPr>
          <w:p w14:paraId="05240BA3" w14:textId="77777777" w:rsidR="00D44D08" w:rsidRPr="007C14E8" w:rsidRDefault="00D44D08" w:rsidP="00BB589C">
            <w:pPr>
              <w:rPr>
                <w:color w:val="FFFFFF" w:themeColor="background1"/>
                <w:lang w:val="en-US"/>
              </w:rPr>
            </w:pPr>
            <w:r w:rsidRPr="007C14E8">
              <w:rPr>
                <w:color w:val="FFFFFF" w:themeColor="background1"/>
                <w:lang w:val="en-US"/>
              </w:rPr>
              <w:t>Literal</w:t>
            </w:r>
          </w:p>
        </w:tc>
        <w:tc>
          <w:tcPr>
            <w:tcW w:w="6530" w:type="dxa"/>
            <w:shd w:val="clear" w:color="auto" w:fill="0778A5"/>
          </w:tcPr>
          <w:p w14:paraId="52DF12F4" w14:textId="77777777" w:rsidR="00D44D08" w:rsidRPr="007C14E8" w:rsidRDefault="00D44D08" w:rsidP="00BB589C">
            <w:pPr>
              <w:rPr>
                <w:color w:val="FFFFFF" w:themeColor="background1"/>
                <w:lang w:val="en-US"/>
              </w:rPr>
            </w:pPr>
            <w:r w:rsidRPr="007C14E8">
              <w:rPr>
                <w:color w:val="FFFFFF" w:themeColor="background1"/>
                <w:lang w:val="en-US"/>
              </w:rPr>
              <w:t>Explanation</w:t>
            </w:r>
          </w:p>
        </w:tc>
      </w:tr>
      <w:tr w:rsidR="00731B3B" w:rsidRPr="00CE25AF" w14:paraId="0B267B92" w14:textId="77777777" w:rsidTr="00EC100A">
        <w:tc>
          <w:tcPr>
            <w:tcW w:w="2963" w:type="dxa"/>
            <w:shd w:val="clear" w:color="auto" w:fill="FFFFFF" w:themeFill="background1"/>
          </w:tcPr>
          <w:p w14:paraId="37BE14FD" w14:textId="4341E3EC" w:rsidR="00731B3B" w:rsidRPr="007C14E8" w:rsidRDefault="00731B3B" w:rsidP="00731B3B">
            <w:pPr>
              <w:rPr>
                <w:lang w:val="en-US"/>
              </w:rPr>
            </w:pPr>
            <w:proofErr w:type="spellStart"/>
            <w:r w:rsidRPr="007C14E8">
              <w:rPr>
                <w:lang w:val="en-US"/>
              </w:rPr>
              <w:t>AssetAdministrationShell</w:t>
            </w:r>
            <w:proofErr w:type="spellEnd"/>
          </w:p>
        </w:tc>
        <w:tc>
          <w:tcPr>
            <w:tcW w:w="6530" w:type="dxa"/>
            <w:shd w:val="clear" w:color="auto" w:fill="FFFFFF" w:themeFill="background1"/>
          </w:tcPr>
          <w:p w14:paraId="12380BB9" w14:textId="2FDA96BC" w:rsidR="00731B3B" w:rsidRPr="007C14E8" w:rsidRDefault="00731B3B" w:rsidP="00731B3B">
            <w:pPr>
              <w:pStyle w:val="Spiegelstriche"/>
              <w:rPr>
                <w:lang w:val="en-US"/>
              </w:rPr>
            </w:pPr>
            <w:r w:rsidRPr="007C14E8">
              <w:rPr>
                <w:lang w:val="en-US"/>
              </w:rPr>
              <w:t xml:space="preserve">Asset </w:t>
            </w:r>
            <w:r w:rsidR="00DD7DF0" w:rsidRPr="00CE25AF">
              <w:rPr>
                <w:lang w:val="en-US"/>
              </w:rPr>
              <w:t>A</w:t>
            </w:r>
            <w:r w:rsidRPr="00CE25AF">
              <w:rPr>
                <w:lang w:val="en-US"/>
              </w:rPr>
              <w:t xml:space="preserve">dministration </w:t>
            </w:r>
            <w:r w:rsidR="00DD7DF0" w:rsidRPr="00CE25AF">
              <w:rPr>
                <w:lang w:val="en-US"/>
              </w:rPr>
              <w:t>S</w:t>
            </w:r>
            <w:r w:rsidRPr="00CE25AF">
              <w:rPr>
                <w:lang w:val="en-US"/>
              </w:rPr>
              <w:t>hell</w:t>
            </w:r>
          </w:p>
        </w:tc>
      </w:tr>
      <w:tr w:rsidR="00731B3B" w:rsidRPr="00CE25AF" w14:paraId="65173C24" w14:textId="77777777" w:rsidTr="00EC100A">
        <w:tc>
          <w:tcPr>
            <w:tcW w:w="2963" w:type="dxa"/>
            <w:shd w:val="clear" w:color="auto" w:fill="FFFFFF" w:themeFill="background1"/>
          </w:tcPr>
          <w:p w14:paraId="6E2A5E1C" w14:textId="7206A762" w:rsidR="00731B3B" w:rsidRPr="007C14E8" w:rsidRDefault="00731B3B" w:rsidP="00731B3B">
            <w:pPr>
              <w:rPr>
                <w:lang w:val="en-US"/>
              </w:rPr>
            </w:pPr>
            <w:proofErr w:type="spellStart"/>
            <w:r w:rsidRPr="007C14E8">
              <w:rPr>
                <w:lang w:val="en-US"/>
              </w:rPr>
              <w:t>ConceptDescription</w:t>
            </w:r>
            <w:proofErr w:type="spellEnd"/>
          </w:p>
        </w:tc>
        <w:tc>
          <w:tcPr>
            <w:tcW w:w="6530" w:type="dxa"/>
            <w:shd w:val="clear" w:color="auto" w:fill="FFFFFF" w:themeFill="background1"/>
          </w:tcPr>
          <w:p w14:paraId="6A694F61" w14:textId="55EB3ECA" w:rsidR="00731B3B" w:rsidRPr="007C14E8" w:rsidRDefault="00731B3B" w:rsidP="00731B3B">
            <w:pPr>
              <w:pStyle w:val="Spiegelstriche"/>
              <w:rPr>
                <w:lang w:val="en-US"/>
              </w:rPr>
            </w:pPr>
            <w:r w:rsidRPr="007C14E8">
              <w:rPr>
                <w:lang w:val="en-US"/>
              </w:rPr>
              <w:t xml:space="preserve">Concept </w:t>
            </w:r>
            <w:r w:rsidR="00DD7DF0" w:rsidRPr="00CE25AF">
              <w:rPr>
                <w:lang w:val="en-US"/>
              </w:rPr>
              <w:t>d</w:t>
            </w:r>
            <w:r w:rsidRPr="00CE25AF">
              <w:rPr>
                <w:lang w:val="en-US"/>
              </w:rPr>
              <w:t>escription</w:t>
            </w:r>
          </w:p>
        </w:tc>
      </w:tr>
      <w:tr w:rsidR="00731B3B" w:rsidRPr="00C51190" w14:paraId="79FBAF6B" w14:textId="77777777" w:rsidTr="00EC100A">
        <w:tc>
          <w:tcPr>
            <w:tcW w:w="2963" w:type="dxa"/>
            <w:shd w:val="clear" w:color="auto" w:fill="FFFFFF" w:themeFill="background1"/>
          </w:tcPr>
          <w:p w14:paraId="1A1E2C87" w14:textId="1AC6966E" w:rsidR="00731B3B" w:rsidRPr="007C14E8" w:rsidRDefault="00731B3B" w:rsidP="00731B3B">
            <w:pPr>
              <w:rPr>
                <w:lang w:val="en-US"/>
              </w:rPr>
            </w:pPr>
            <w:r w:rsidRPr="007C14E8">
              <w:rPr>
                <w:lang w:val="en-US"/>
              </w:rPr>
              <w:t>Identifiable</w:t>
            </w:r>
          </w:p>
        </w:tc>
        <w:tc>
          <w:tcPr>
            <w:tcW w:w="6530" w:type="dxa"/>
            <w:shd w:val="clear" w:color="auto" w:fill="FFFFFF" w:themeFill="background1"/>
          </w:tcPr>
          <w:p w14:paraId="4F85B035" w14:textId="77777777" w:rsidR="00731B3B" w:rsidRPr="00CE25AF" w:rsidRDefault="00731B3B" w:rsidP="00731B3B">
            <w:pPr>
              <w:pStyle w:val="Spiegelstriche"/>
              <w:rPr>
                <w:lang w:val="en-US"/>
              </w:rPr>
            </w:pPr>
            <w:r w:rsidRPr="00CE25AF">
              <w:rPr>
                <w:lang w:val="en-US"/>
              </w:rPr>
              <w:t>Identifiable</w:t>
            </w:r>
          </w:p>
          <w:p w14:paraId="129F07D2" w14:textId="00F0CFE8" w:rsidR="00731B3B" w:rsidRPr="00CE25AF" w:rsidRDefault="00731B3B" w:rsidP="007C14E8">
            <w:pPr>
              <w:pStyle w:val="NOTE"/>
              <w:ind w:left="284" w:firstLine="0"/>
              <w:rPr>
                <w:lang w:val="en-US"/>
              </w:rPr>
            </w:pPr>
            <w:r w:rsidRPr="00CE25AF">
              <w:rPr>
                <w:lang w:val="en-US"/>
              </w:rPr>
              <w:t xml:space="preserve">Note: </w:t>
            </w:r>
            <w:proofErr w:type="spellStart"/>
            <w:r w:rsidRPr="00CE25AF">
              <w:rPr>
                <w:lang w:val="en-US"/>
              </w:rPr>
              <w:t>Identifiable</w:t>
            </w:r>
            <w:r w:rsidR="00DD7DF0" w:rsidRPr="00CE25AF">
              <w:rPr>
                <w:lang w:val="en-US"/>
              </w:rPr>
              <w:t>s</w:t>
            </w:r>
            <w:proofErr w:type="spellEnd"/>
            <w:r w:rsidR="00DD7DF0" w:rsidRPr="00CE25AF">
              <w:rPr>
                <w:lang w:val="en-US"/>
              </w:rPr>
              <w:t xml:space="preserve"> are</w:t>
            </w:r>
            <w:r w:rsidRPr="00CE25AF">
              <w:rPr>
                <w:lang w:val="en-US"/>
              </w:rPr>
              <w:t xml:space="preserve"> abstract, i.e. if a key uses </w:t>
            </w:r>
            <w:r w:rsidR="00F639CD" w:rsidRPr="00CE25AF">
              <w:rPr>
                <w:lang w:val="en-US"/>
              </w:rPr>
              <w:t>"</w:t>
            </w:r>
            <w:r w:rsidRPr="00CE25AF">
              <w:rPr>
                <w:lang w:val="en-US"/>
              </w:rPr>
              <w:t>Identifiable</w:t>
            </w:r>
            <w:r w:rsidR="00F639CD" w:rsidRPr="00CE25AF">
              <w:rPr>
                <w:lang w:val="en-US"/>
              </w:rPr>
              <w:t>"</w:t>
            </w:r>
            <w:r w:rsidR="00DD7DF0" w:rsidRPr="00CE25AF">
              <w:rPr>
                <w:lang w:val="en-US"/>
              </w:rPr>
              <w:t>,</w:t>
            </w:r>
            <w:r w:rsidRPr="00CE25AF">
              <w:rPr>
                <w:lang w:val="en-US"/>
              </w:rPr>
              <w:t xml:space="preserve"> the reference may be an Asset Administration Shell, a </w:t>
            </w:r>
            <w:proofErr w:type="spellStart"/>
            <w:r w:rsidR="00DD7DF0" w:rsidRPr="00CE25AF">
              <w:rPr>
                <w:lang w:val="en-US"/>
              </w:rPr>
              <w:t>s</w:t>
            </w:r>
            <w:r w:rsidRPr="00CE25AF">
              <w:rPr>
                <w:lang w:val="en-US"/>
              </w:rPr>
              <w:t>ubmodel</w:t>
            </w:r>
            <w:proofErr w:type="spellEnd"/>
            <w:r w:rsidR="00DD7DF0" w:rsidRPr="00CE25AF">
              <w:rPr>
                <w:lang w:val="en-US"/>
              </w:rPr>
              <w:t>,</w:t>
            </w:r>
            <w:r w:rsidRPr="00CE25AF">
              <w:rPr>
                <w:lang w:val="en-US"/>
              </w:rPr>
              <w:t xml:space="preserve"> or a </w:t>
            </w:r>
            <w:r w:rsidR="00DD7DF0" w:rsidRPr="00CE25AF">
              <w:rPr>
                <w:lang w:val="en-US"/>
              </w:rPr>
              <w:t>c</w:t>
            </w:r>
            <w:r w:rsidRPr="00CE25AF">
              <w:rPr>
                <w:lang w:val="en-US"/>
              </w:rPr>
              <w:t xml:space="preserve">oncept </w:t>
            </w:r>
            <w:r w:rsidR="00DD7DF0" w:rsidRPr="00CE25AF">
              <w:rPr>
                <w:lang w:val="en-US"/>
              </w:rPr>
              <w:t>d</w:t>
            </w:r>
            <w:r w:rsidRPr="00CE25AF">
              <w:rPr>
                <w:lang w:val="en-US"/>
              </w:rPr>
              <w:t>escription.</w:t>
            </w:r>
          </w:p>
        </w:tc>
      </w:tr>
      <w:tr w:rsidR="00731B3B" w:rsidRPr="00CE25AF" w14:paraId="79A14B82" w14:textId="77777777" w:rsidTr="00EC100A">
        <w:tc>
          <w:tcPr>
            <w:tcW w:w="2963" w:type="dxa"/>
            <w:shd w:val="clear" w:color="auto" w:fill="FFFFFF" w:themeFill="background1"/>
          </w:tcPr>
          <w:p w14:paraId="7412515A" w14:textId="7D92B7C3" w:rsidR="00731B3B" w:rsidRPr="007C14E8" w:rsidRDefault="00731B3B" w:rsidP="00731B3B">
            <w:pPr>
              <w:rPr>
                <w:lang w:val="en-US"/>
              </w:rPr>
            </w:pPr>
            <w:proofErr w:type="spellStart"/>
            <w:r w:rsidRPr="007C14E8">
              <w:rPr>
                <w:lang w:val="en-US"/>
              </w:rPr>
              <w:t>Submodel</w:t>
            </w:r>
            <w:proofErr w:type="spellEnd"/>
          </w:p>
        </w:tc>
        <w:tc>
          <w:tcPr>
            <w:tcW w:w="6530" w:type="dxa"/>
            <w:shd w:val="clear" w:color="auto" w:fill="FFFFFF" w:themeFill="background1"/>
          </w:tcPr>
          <w:p w14:paraId="7DC7EB78" w14:textId="00A0B64B" w:rsidR="00731B3B" w:rsidRPr="007C14E8" w:rsidRDefault="00731B3B" w:rsidP="00731B3B">
            <w:pPr>
              <w:pStyle w:val="Spiegelstriche"/>
              <w:rPr>
                <w:lang w:val="en-US"/>
              </w:rPr>
            </w:pPr>
            <w:proofErr w:type="spellStart"/>
            <w:r w:rsidRPr="007C14E8">
              <w:rPr>
                <w:lang w:val="en-US"/>
              </w:rPr>
              <w:t>Submodel</w:t>
            </w:r>
            <w:proofErr w:type="spellEnd"/>
          </w:p>
        </w:tc>
      </w:tr>
      <w:tr w:rsidR="00731B3B" w:rsidRPr="00CE25AF" w14:paraId="770301CF" w14:textId="77777777" w:rsidTr="00EC100A">
        <w:tc>
          <w:tcPr>
            <w:tcW w:w="2963" w:type="dxa"/>
            <w:shd w:val="clear" w:color="auto" w:fill="FFFFFF" w:themeFill="background1"/>
          </w:tcPr>
          <w:p w14:paraId="102C39BE" w14:textId="54D2C9DD" w:rsidR="00731B3B" w:rsidRPr="007C14E8" w:rsidRDefault="00731B3B" w:rsidP="00731B3B">
            <w:pPr>
              <w:rPr>
                <w:lang w:val="en-US"/>
              </w:rPr>
            </w:pPr>
            <w:proofErr w:type="spellStart"/>
            <w:r w:rsidRPr="007C14E8">
              <w:rPr>
                <w:lang w:val="en-US"/>
              </w:rPr>
              <w:t>AnnotatedRelationshipElement</w:t>
            </w:r>
            <w:proofErr w:type="spellEnd"/>
          </w:p>
        </w:tc>
        <w:tc>
          <w:tcPr>
            <w:tcW w:w="6530" w:type="dxa"/>
            <w:shd w:val="clear" w:color="auto" w:fill="FFFFFF" w:themeFill="background1"/>
          </w:tcPr>
          <w:p w14:paraId="0BAFEC25" w14:textId="35971541" w:rsidR="00731B3B" w:rsidRPr="00CE25AF" w:rsidRDefault="00731B3B" w:rsidP="00731B3B">
            <w:pPr>
              <w:pStyle w:val="Spiegelstriche"/>
              <w:rPr>
                <w:lang w:val="en-US"/>
              </w:rPr>
            </w:pPr>
            <w:r w:rsidRPr="007C14E8">
              <w:rPr>
                <w:lang w:val="en-US"/>
              </w:rPr>
              <w:t>Annotated relationship element</w:t>
            </w:r>
          </w:p>
        </w:tc>
      </w:tr>
      <w:tr w:rsidR="00731B3B" w:rsidRPr="00CE25AF" w14:paraId="1A73D3EB" w14:textId="77777777" w:rsidTr="00EC100A">
        <w:tc>
          <w:tcPr>
            <w:tcW w:w="2963" w:type="dxa"/>
            <w:shd w:val="clear" w:color="auto" w:fill="FFFFFF" w:themeFill="background1"/>
          </w:tcPr>
          <w:p w14:paraId="1F3E0E85" w14:textId="68959CB6" w:rsidR="00731B3B" w:rsidRPr="007C14E8" w:rsidRDefault="00731B3B" w:rsidP="00731B3B">
            <w:pPr>
              <w:rPr>
                <w:lang w:val="en-US"/>
              </w:rPr>
            </w:pPr>
            <w:proofErr w:type="spellStart"/>
            <w:r w:rsidRPr="007C14E8">
              <w:rPr>
                <w:lang w:val="en-US"/>
              </w:rPr>
              <w:t>BasicEventElement</w:t>
            </w:r>
            <w:proofErr w:type="spellEnd"/>
          </w:p>
        </w:tc>
        <w:tc>
          <w:tcPr>
            <w:tcW w:w="6530" w:type="dxa"/>
            <w:shd w:val="clear" w:color="auto" w:fill="FFFFFF" w:themeFill="background1"/>
          </w:tcPr>
          <w:p w14:paraId="2ABFC84C" w14:textId="4EA9D0C0" w:rsidR="00731B3B" w:rsidRPr="007C14E8" w:rsidRDefault="00731B3B" w:rsidP="00731B3B">
            <w:pPr>
              <w:pStyle w:val="Spiegelstriche"/>
              <w:rPr>
                <w:lang w:val="en-US"/>
              </w:rPr>
            </w:pPr>
            <w:r w:rsidRPr="007C14E8">
              <w:rPr>
                <w:lang w:val="en-US"/>
              </w:rPr>
              <w:t>Basic event element</w:t>
            </w:r>
          </w:p>
        </w:tc>
      </w:tr>
      <w:tr w:rsidR="00731B3B" w:rsidRPr="00CE25AF" w14:paraId="516C6CE8" w14:textId="77777777" w:rsidTr="00EC100A">
        <w:tc>
          <w:tcPr>
            <w:tcW w:w="2963" w:type="dxa"/>
            <w:shd w:val="clear" w:color="auto" w:fill="FFFFFF" w:themeFill="background1"/>
          </w:tcPr>
          <w:p w14:paraId="70D8AC5C" w14:textId="479AECED" w:rsidR="00731B3B" w:rsidRPr="007C14E8" w:rsidRDefault="00731B3B" w:rsidP="00731B3B">
            <w:pPr>
              <w:rPr>
                <w:lang w:val="en-US"/>
              </w:rPr>
            </w:pPr>
            <w:r w:rsidRPr="007C14E8">
              <w:rPr>
                <w:lang w:val="en-US"/>
              </w:rPr>
              <w:t>Blob</w:t>
            </w:r>
          </w:p>
        </w:tc>
        <w:tc>
          <w:tcPr>
            <w:tcW w:w="6530" w:type="dxa"/>
            <w:shd w:val="clear" w:color="auto" w:fill="FFFFFF" w:themeFill="background1"/>
          </w:tcPr>
          <w:p w14:paraId="43593C55" w14:textId="1D80287A" w:rsidR="00731B3B" w:rsidRPr="007C14E8" w:rsidRDefault="00731B3B" w:rsidP="00731B3B">
            <w:pPr>
              <w:pStyle w:val="Spiegelstriche"/>
              <w:rPr>
                <w:lang w:val="en-US"/>
              </w:rPr>
            </w:pPr>
            <w:r w:rsidRPr="007C14E8">
              <w:rPr>
                <w:lang w:val="en-US"/>
              </w:rPr>
              <w:t>Blob</w:t>
            </w:r>
          </w:p>
        </w:tc>
      </w:tr>
      <w:tr w:rsidR="00731B3B" w:rsidRPr="00CE25AF" w14:paraId="2E9EEC0B" w14:textId="77777777" w:rsidTr="00EC100A">
        <w:tc>
          <w:tcPr>
            <w:tcW w:w="2963" w:type="dxa"/>
            <w:shd w:val="clear" w:color="auto" w:fill="FFFFFF" w:themeFill="background1"/>
          </w:tcPr>
          <w:p w14:paraId="1E9604A0" w14:textId="21D22EA6" w:rsidR="00731B3B" w:rsidRPr="007C14E8" w:rsidRDefault="00731B3B" w:rsidP="00731B3B">
            <w:pPr>
              <w:rPr>
                <w:lang w:val="en-US"/>
              </w:rPr>
            </w:pPr>
            <w:r w:rsidRPr="007C14E8">
              <w:rPr>
                <w:lang w:val="en-US"/>
              </w:rPr>
              <w:t>Capability</w:t>
            </w:r>
          </w:p>
        </w:tc>
        <w:tc>
          <w:tcPr>
            <w:tcW w:w="6530" w:type="dxa"/>
            <w:shd w:val="clear" w:color="auto" w:fill="FFFFFF" w:themeFill="background1"/>
          </w:tcPr>
          <w:p w14:paraId="7C3C4138" w14:textId="1754692E" w:rsidR="00731B3B" w:rsidRPr="007C14E8" w:rsidRDefault="00731B3B" w:rsidP="00731B3B">
            <w:pPr>
              <w:pStyle w:val="Spiegelstriche"/>
              <w:rPr>
                <w:lang w:val="en-US"/>
              </w:rPr>
            </w:pPr>
            <w:r w:rsidRPr="007C14E8">
              <w:rPr>
                <w:lang w:val="en-US"/>
              </w:rPr>
              <w:t>Capability</w:t>
            </w:r>
          </w:p>
        </w:tc>
      </w:tr>
      <w:tr w:rsidR="00731B3B" w:rsidRPr="00C51190" w14:paraId="49E2A4F6" w14:textId="77777777" w:rsidTr="00EC100A">
        <w:tc>
          <w:tcPr>
            <w:tcW w:w="2963" w:type="dxa"/>
            <w:shd w:val="clear" w:color="auto" w:fill="FFFFFF" w:themeFill="background1"/>
          </w:tcPr>
          <w:p w14:paraId="3A363177" w14:textId="16DF3D7F" w:rsidR="00731B3B" w:rsidRPr="007C14E8" w:rsidRDefault="00731B3B" w:rsidP="00731B3B">
            <w:pPr>
              <w:rPr>
                <w:lang w:val="en-US"/>
              </w:rPr>
            </w:pPr>
            <w:proofErr w:type="spellStart"/>
            <w:r w:rsidRPr="007C14E8">
              <w:rPr>
                <w:lang w:val="en-US"/>
              </w:rPr>
              <w:t>DataElement</w:t>
            </w:r>
            <w:proofErr w:type="spellEnd"/>
          </w:p>
        </w:tc>
        <w:tc>
          <w:tcPr>
            <w:tcW w:w="6530" w:type="dxa"/>
            <w:shd w:val="clear" w:color="auto" w:fill="FFFFFF" w:themeFill="background1"/>
          </w:tcPr>
          <w:p w14:paraId="0D46F999" w14:textId="1ADA1B66" w:rsidR="00731B3B" w:rsidRPr="00CE25AF" w:rsidRDefault="00731B3B" w:rsidP="00731B3B">
            <w:pPr>
              <w:pStyle w:val="Spiegelstriche"/>
              <w:rPr>
                <w:i/>
                <w:lang w:val="en-US"/>
              </w:rPr>
            </w:pPr>
            <w:r w:rsidRPr="00CE25AF">
              <w:rPr>
                <w:lang w:val="en-US"/>
              </w:rPr>
              <w:t xml:space="preserve">Data </w:t>
            </w:r>
            <w:r w:rsidR="00DD7DF0" w:rsidRPr="00CE25AF">
              <w:rPr>
                <w:lang w:val="en-US"/>
              </w:rPr>
              <w:t>e</w:t>
            </w:r>
            <w:r w:rsidRPr="00CE25AF">
              <w:rPr>
                <w:lang w:val="en-US"/>
              </w:rPr>
              <w:t>lement</w:t>
            </w:r>
          </w:p>
          <w:p w14:paraId="4C148296" w14:textId="6C8EF1FB" w:rsidR="00731B3B" w:rsidRPr="00CE25AF" w:rsidRDefault="00731B3B" w:rsidP="002F482E">
            <w:pPr>
              <w:pStyle w:val="NOTE"/>
              <w:rPr>
                <w:lang w:val="en-US"/>
              </w:rPr>
            </w:pPr>
            <w:r w:rsidRPr="00CE25AF">
              <w:rPr>
                <w:lang w:val="en-US"/>
              </w:rPr>
              <w:t xml:space="preserve">Note: </w:t>
            </w:r>
            <w:r w:rsidR="00DD7DF0" w:rsidRPr="00CE25AF">
              <w:rPr>
                <w:lang w:val="en-US"/>
              </w:rPr>
              <w:t>data elements are</w:t>
            </w:r>
            <w:r w:rsidRPr="00CE25AF">
              <w:rPr>
                <w:lang w:val="en-US"/>
              </w:rPr>
              <w:t xml:space="preserve"> abstract, i.e. if a key uses </w:t>
            </w:r>
            <w:r w:rsidR="00F639CD" w:rsidRPr="00CE25AF">
              <w:rPr>
                <w:lang w:val="en-US"/>
              </w:rPr>
              <w:t>"</w:t>
            </w:r>
            <w:proofErr w:type="spellStart"/>
            <w:r w:rsidRPr="00CE25AF">
              <w:rPr>
                <w:lang w:val="en-US"/>
              </w:rPr>
              <w:t>DataElement</w:t>
            </w:r>
            <w:proofErr w:type="spellEnd"/>
            <w:r w:rsidR="00F639CD" w:rsidRPr="00CE25AF">
              <w:rPr>
                <w:lang w:val="en-US"/>
              </w:rPr>
              <w:t>"</w:t>
            </w:r>
            <w:r w:rsidR="00DD7DF0" w:rsidRPr="00CE25AF">
              <w:rPr>
                <w:lang w:val="en-US"/>
              </w:rPr>
              <w:t>,</w:t>
            </w:r>
            <w:r w:rsidRPr="00CE25AF">
              <w:rPr>
                <w:lang w:val="en-US"/>
              </w:rPr>
              <w:t xml:space="preserve"> the reference may be a </w:t>
            </w:r>
            <w:r w:rsidR="00DD7DF0" w:rsidRPr="00CE25AF">
              <w:rPr>
                <w:lang w:val="en-US"/>
              </w:rPr>
              <w:t>p</w:t>
            </w:r>
            <w:r w:rsidRPr="00CE25AF">
              <w:rPr>
                <w:lang w:val="en-US"/>
              </w:rPr>
              <w:t xml:space="preserve">roperty, a </w:t>
            </w:r>
            <w:r w:rsidR="00DD7DF0" w:rsidRPr="00CE25AF">
              <w:rPr>
                <w:lang w:val="en-US"/>
              </w:rPr>
              <w:t>f</w:t>
            </w:r>
            <w:r w:rsidRPr="00CE25AF">
              <w:rPr>
                <w:lang w:val="en-US"/>
              </w:rPr>
              <w:t>ile</w:t>
            </w:r>
            <w:r w:rsidR="00DD7DF0" w:rsidRPr="00CE25AF">
              <w:rPr>
                <w:lang w:val="en-US"/>
              </w:rPr>
              <w:t>,</w:t>
            </w:r>
            <w:r w:rsidRPr="00CE25AF">
              <w:rPr>
                <w:lang w:val="en-US"/>
              </w:rPr>
              <w:t xml:space="preserve"> etc.</w:t>
            </w:r>
          </w:p>
        </w:tc>
      </w:tr>
      <w:tr w:rsidR="00731B3B" w:rsidRPr="00CE25AF" w14:paraId="150E6708" w14:textId="77777777" w:rsidTr="00EC100A">
        <w:tc>
          <w:tcPr>
            <w:tcW w:w="2963" w:type="dxa"/>
            <w:shd w:val="clear" w:color="auto" w:fill="FFFFFF" w:themeFill="background1"/>
          </w:tcPr>
          <w:p w14:paraId="573E8D10" w14:textId="64935B1F" w:rsidR="00731B3B" w:rsidRPr="007C14E8" w:rsidRDefault="00731B3B" w:rsidP="00731B3B">
            <w:pPr>
              <w:rPr>
                <w:lang w:val="en-US"/>
              </w:rPr>
            </w:pPr>
            <w:r w:rsidRPr="007C14E8">
              <w:rPr>
                <w:lang w:val="en-US"/>
              </w:rPr>
              <w:t>Entity</w:t>
            </w:r>
          </w:p>
        </w:tc>
        <w:tc>
          <w:tcPr>
            <w:tcW w:w="6530" w:type="dxa"/>
            <w:shd w:val="clear" w:color="auto" w:fill="FFFFFF" w:themeFill="background1"/>
          </w:tcPr>
          <w:p w14:paraId="15B67E0D" w14:textId="041B9D77" w:rsidR="00731B3B" w:rsidRPr="00CE25AF" w:rsidRDefault="00731B3B" w:rsidP="00731B3B">
            <w:pPr>
              <w:pStyle w:val="Spiegelstriche"/>
              <w:rPr>
                <w:lang w:val="en-US"/>
              </w:rPr>
            </w:pPr>
            <w:r w:rsidRPr="007C14E8">
              <w:rPr>
                <w:lang w:val="en-US"/>
              </w:rPr>
              <w:t>Entity</w:t>
            </w:r>
          </w:p>
        </w:tc>
      </w:tr>
      <w:tr w:rsidR="00731B3B" w:rsidRPr="00C51190" w14:paraId="10C92EE6" w14:textId="77777777" w:rsidTr="00EC100A">
        <w:tc>
          <w:tcPr>
            <w:tcW w:w="2963" w:type="dxa"/>
            <w:shd w:val="clear" w:color="auto" w:fill="FFFFFF" w:themeFill="background1"/>
          </w:tcPr>
          <w:p w14:paraId="6D458BAC" w14:textId="1118E874" w:rsidR="00731B3B" w:rsidRPr="007C14E8" w:rsidRDefault="00731B3B" w:rsidP="00731B3B">
            <w:pPr>
              <w:rPr>
                <w:lang w:val="en-US"/>
              </w:rPr>
            </w:pPr>
            <w:proofErr w:type="spellStart"/>
            <w:r w:rsidRPr="007C14E8">
              <w:rPr>
                <w:lang w:val="en-US"/>
              </w:rPr>
              <w:t>EventElement</w:t>
            </w:r>
            <w:proofErr w:type="spellEnd"/>
          </w:p>
        </w:tc>
        <w:tc>
          <w:tcPr>
            <w:tcW w:w="6530" w:type="dxa"/>
            <w:shd w:val="clear" w:color="auto" w:fill="FFFFFF" w:themeFill="background1"/>
          </w:tcPr>
          <w:p w14:paraId="039A54C7" w14:textId="77777777" w:rsidR="00731B3B" w:rsidRPr="00CE25AF" w:rsidRDefault="00731B3B" w:rsidP="00731B3B">
            <w:pPr>
              <w:pStyle w:val="Spiegelstriche"/>
              <w:rPr>
                <w:lang w:val="en-US"/>
              </w:rPr>
            </w:pPr>
            <w:r w:rsidRPr="00CE25AF">
              <w:rPr>
                <w:lang w:val="en-US"/>
              </w:rPr>
              <w:t>Event</w:t>
            </w:r>
          </w:p>
          <w:p w14:paraId="200C3E92" w14:textId="4E760161" w:rsidR="00731B3B" w:rsidRPr="00CE25AF" w:rsidRDefault="00731B3B" w:rsidP="002F482E">
            <w:pPr>
              <w:pStyle w:val="NOTE"/>
              <w:rPr>
                <w:lang w:val="en-US"/>
              </w:rPr>
            </w:pPr>
            <w:r w:rsidRPr="00CE25AF">
              <w:rPr>
                <w:lang w:val="en-US"/>
              </w:rPr>
              <w:t xml:space="preserve">Note: </w:t>
            </w:r>
            <w:r w:rsidR="00DD7DF0" w:rsidRPr="00CE25AF">
              <w:rPr>
                <w:lang w:val="en-US"/>
              </w:rPr>
              <w:t>e</w:t>
            </w:r>
            <w:r w:rsidRPr="00CE25AF">
              <w:rPr>
                <w:lang w:val="en-US"/>
              </w:rPr>
              <w:t>vent element</w:t>
            </w:r>
            <w:r w:rsidR="00DD7DF0" w:rsidRPr="00CE25AF">
              <w:rPr>
                <w:lang w:val="en-US"/>
              </w:rPr>
              <w:t>s are</w:t>
            </w:r>
            <w:r w:rsidRPr="00CE25AF">
              <w:rPr>
                <w:lang w:val="en-US"/>
              </w:rPr>
              <w:t xml:space="preserve"> abstract.</w:t>
            </w:r>
          </w:p>
        </w:tc>
      </w:tr>
      <w:tr w:rsidR="00731B3B" w:rsidRPr="00CE25AF" w14:paraId="417BFA73" w14:textId="77777777" w:rsidTr="00EC100A">
        <w:tc>
          <w:tcPr>
            <w:tcW w:w="2963" w:type="dxa"/>
            <w:shd w:val="clear" w:color="auto" w:fill="FFFFFF" w:themeFill="background1"/>
          </w:tcPr>
          <w:p w14:paraId="71A20925" w14:textId="4C43E884" w:rsidR="00731B3B" w:rsidRPr="007C14E8" w:rsidRDefault="00731B3B" w:rsidP="00731B3B">
            <w:pPr>
              <w:rPr>
                <w:lang w:val="en-US"/>
              </w:rPr>
            </w:pPr>
            <w:r w:rsidRPr="007C14E8">
              <w:rPr>
                <w:lang w:val="en-US"/>
              </w:rPr>
              <w:t>File</w:t>
            </w:r>
          </w:p>
        </w:tc>
        <w:tc>
          <w:tcPr>
            <w:tcW w:w="6530" w:type="dxa"/>
            <w:shd w:val="clear" w:color="auto" w:fill="FFFFFF" w:themeFill="background1"/>
          </w:tcPr>
          <w:p w14:paraId="7045D151" w14:textId="643BE884" w:rsidR="00731B3B" w:rsidRPr="00CE25AF" w:rsidRDefault="00731B3B" w:rsidP="00731B3B">
            <w:pPr>
              <w:pStyle w:val="Spiegelstriche"/>
              <w:rPr>
                <w:lang w:val="en-US"/>
              </w:rPr>
            </w:pPr>
            <w:r w:rsidRPr="007C14E8">
              <w:rPr>
                <w:lang w:val="en-US"/>
              </w:rPr>
              <w:t>File</w:t>
            </w:r>
          </w:p>
        </w:tc>
      </w:tr>
      <w:tr w:rsidR="00731B3B" w:rsidRPr="00C51190" w14:paraId="4CB40887" w14:textId="77777777" w:rsidTr="00EC100A">
        <w:tc>
          <w:tcPr>
            <w:tcW w:w="2963" w:type="dxa"/>
            <w:shd w:val="clear" w:color="auto" w:fill="FFFFFF" w:themeFill="background1"/>
          </w:tcPr>
          <w:p w14:paraId="183F111F" w14:textId="31B80A72" w:rsidR="00731B3B" w:rsidRPr="007C14E8" w:rsidRDefault="00731B3B" w:rsidP="00731B3B">
            <w:pPr>
              <w:rPr>
                <w:lang w:val="en-US"/>
              </w:rPr>
            </w:pPr>
            <w:proofErr w:type="spellStart"/>
            <w:r w:rsidRPr="007C14E8">
              <w:rPr>
                <w:lang w:val="en-US"/>
              </w:rPr>
              <w:t>MultiLanguageProperty</w:t>
            </w:r>
            <w:proofErr w:type="spellEnd"/>
          </w:p>
        </w:tc>
        <w:tc>
          <w:tcPr>
            <w:tcW w:w="6530" w:type="dxa"/>
            <w:shd w:val="clear" w:color="auto" w:fill="FFFFFF" w:themeFill="background1"/>
          </w:tcPr>
          <w:p w14:paraId="46808D28" w14:textId="7C75845D" w:rsidR="00731B3B" w:rsidRPr="00CE25AF" w:rsidRDefault="00731B3B" w:rsidP="00731B3B">
            <w:pPr>
              <w:pStyle w:val="Spiegelstriche"/>
              <w:rPr>
                <w:lang w:val="en-US"/>
              </w:rPr>
            </w:pPr>
            <w:r w:rsidRPr="00CE25AF">
              <w:rPr>
                <w:lang w:val="en-US"/>
              </w:rPr>
              <w:t>Property with a value that can be provided in multiple languages</w:t>
            </w:r>
          </w:p>
        </w:tc>
      </w:tr>
      <w:tr w:rsidR="00731B3B" w:rsidRPr="00CE25AF" w14:paraId="09F0D6AF" w14:textId="77777777" w:rsidTr="00EC100A">
        <w:tc>
          <w:tcPr>
            <w:tcW w:w="2963" w:type="dxa"/>
            <w:shd w:val="clear" w:color="auto" w:fill="FFFFFF" w:themeFill="background1"/>
          </w:tcPr>
          <w:p w14:paraId="2B46B6BD" w14:textId="77689BC3" w:rsidR="00731B3B" w:rsidRPr="007C14E8" w:rsidRDefault="00731B3B" w:rsidP="00731B3B">
            <w:pPr>
              <w:rPr>
                <w:lang w:val="en-US"/>
              </w:rPr>
            </w:pPr>
            <w:r w:rsidRPr="007C14E8">
              <w:rPr>
                <w:lang w:val="en-US"/>
              </w:rPr>
              <w:t>Operation</w:t>
            </w:r>
          </w:p>
        </w:tc>
        <w:tc>
          <w:tcPr>
            <w:tcW w:w="6530" w:type="dxa"/>
            <w:shd w:val="clear" w:color="auto" w:fill="FFFFFF" w:themeFill="background1"/>
          </w:tcPr>
          <w:p w14:paraId="52DD2C14" w14:textId="032C7DC8" w:rsidR="00731B3B" w:rsidRPr="00CE25AF" w:rsidRDefault="00731B3B" w:rsidP="00731B3B">
            <w:pPr>
              <w:pStyle w:val="Spiegelstriche"/>
              <w:rPr>
                <w:lang w:val="en-US"/>
              </w:rPr>
            </w:pPr>
            <w:r w:rsidRPr="007C14E8">
              <w:rPr>
                <w:lang w:val="en-US"/>
              </w:rPr>
              <w:t>Operation</w:t>
            </w:r>
          </w:p>
        </w:tc>
      </w:tr>
      <w:tr w:rsidR="00731B3B" w:rsidRPr="00CE25AF" w14:paraId="50F0D840" w14:textId="77777777" w:rsidTr="00EC100A">
        <w:tc>
          <w:tcPr>
            <w:tcW w:w="2963" w:type="dxa"/>
            <w:shd w:val="clear" w:color="auto" w:fill="FFFFFF" w:themeFill="background1"/>
          </w:tcPr>
          <w:p w14:paraId="6E1B7AD1" w14:textId="42A50018" w:rsidR="00731B3B" w:rsidRPr="007C14E8" w:rsidRDefault="00731B3B" w:rsidP="00731B3B">
            <w:pPr>
              <w:rPr>
                <w:lang w:val="en-US"/>
              </w:rPr>
            </w:pPr>
            <w:r w:rsidRPr="007C14E8">
              <w:rPr>
                <w:lang w:val="en-US"/>
              </w:rPr>
              <w:t>Property</w:t>
            </w:r>
          </w:p>
        </w:tc>
        <w:tc>
          <w:tcPr>
            <w:tcW w:w="6530" w:type="dxa"/>
            <w:shd w:val="clear" w:color="auto" w:fill="FFFFFF" w:themeFill="background1"/>
          </w:tcPr>
          <w:p w14:paraId="2F43A3D4" w14:textId="4F016153" w:rsidR="00731B3B" w:rsidRPr="007C14E8" w:rsidRDefault="00731B3B" w:rsidP="00731B3B">
            <w:pPr>
              <w:pStyle w:val="Spiegelstriche"/>
              <w:rPr>
                <w:lang w:val="en-US"/>
              </w:rPr>
            </w:pPr>
            <w:r w:rsidRPr="007C14E8">
              <w:rPr>
                <w:lang w:val="en-US"/>
              </w:rPr>
              <w:t>Property</w:t>
            </w:r>
          </w:p>
        </w:tc>
      </w:tr>
      <w:tr w:rsidR="0095327B" w:rsidRPr="00C51190" w14:paraId="47F61A92" w14:textId="77777777" w:rsidTr="00EC100A">
        <w:tc>
          <w:tcPr>
            <w:tcW w:w="2963" w:type="dxa"/>
            <w:shd w:val="clear" w:color="auto" w:fill="FFFFFF" w:themeFill="background1"/>
          </w:tcPr>
          <w:p w14:paraId="110FC5DC" w14:textId="564996BB" w:rsidR="0095327B" w:rsidRPr="007C14E8" w:rsidRDefault="0095327B" w:rsidP="0095327B">
            <w:pPr>
              <w:rPr>
                <w:lang w:val="en-US"/>
              </w:rPr>
            </w:pPr>
            <w:r w:rsidRPr="007C14E8">
              <w:rPr>
                <w:lang w:val="en-US"/>
              </w:rPr>
              <w:t>Referable</w:t>
            </w:r>
          </w:p>
        </w:tc>
        <w:tc>
          <w:tcPr>
            <w:tcW w:w="6530" w:type="dxa"/>
            <w:shd w:val="clear" w:color="auto" w:fill="FFFFFF" w:themeFill="background1"/>
          </w:tcPr>
          <w:p w14:paraId="60286231" w14:textId="77777777" w:rsidR="0095327B" w:rsidRPr="00CE25AF" w:rsidRDefault="0095327B" w:rsidP="0095327B">
            <w:pPr>
              <w:pStyle w:val="Spiegelstriche"/>
              <w:rPr>
                <w:lang w:val="en-US"/>
              </w:rPr>
            </w:pPr>
            <w:r w:rsidRPr="00CE25AF">
              <w:rPr>
                <w:lang w:val="en-US"/>
              </w:rPr>
              <w:t>Referable</w:t>
            </w:r>
          </w:p>
          <w:p w14:paraId="084BDEFA" w14:textId="77777777" w:rsidR="0095327B" w:rsidRPr="00CE25AF" w:rsidRDefault="0095327B" w:rsidP="0095327B">
            <w:pPr>
              <w:pStyle w:val="Spiegelstriche"/>
              <w:rPr>
                <w:lang w:val="en-US"/>
              </w:rPr>
            </w:pPr>
          </w:p>
          <w:p w14:paraId="25264371" w14:textId="1217ADBA" w:rsidR="0095327B" w:rsidRPr="00CE25AF" w:rsidRDefault="0095327B" w:rsidP="002F482E">
            <w:pPr>
              <w:pStyle w:val="NOTE"/>
              <w:rPr>
                <w:lang w:val="en-US"/>
              </w:rPr>
            </w:pPr>
            <w:r w:rsidRPr="00CE25AF">
              <w:rPr>
                <w:lang w:val="en-US"/>
              </w:rPr>
              <w:t xml:space="preserve">Note: </w:t>
            </w:r>
            <w:proofErr w:type="spellStart"/>
            <w:r w:rsidR="00DD7DF0" w:rsidRPr="00CE25AF">
              <w:rPr>
                <w:lang w:val="en-US"/>
              </w:rPr>
              <w:t>referables</w:t>
            </w:r>
            <w:proofErr w:type="spellEnd"/>
            <w:r w:rsidR="00DD7DF0" w:rsidRPr="00CE25AF">
              <w:rPr>
                <w:lang w:val="en-US"/>
              </w:rPr>
              <w:t xml:space="preserve"> are </w:t>
            </w:r>
            <w:r w:rsidRPr="00CE25AF">
              <w:rPr>
                <w:lang w:val="en-US"/>
              </w:rPr>
              <w:t>abstract, i.e. if a key uses "Referable"</w:t>
            </w:r>
            <w:r w:rsidR="00DD7DF0" w:rsidRPr="00CE25AF">
              <w:rPr>
                <w:lang w:val="en-US"/>
              </w:rPr>
              <w:t>,</w:t>
            </w:r>
            <w:r w:rsidRPr="00CE25AF">
              <w:rPr>
                <w:lang w:val="en-US"/>
              </w:rPr>
              <w:t xml:space="preserve"> the reference may be an Asset Administration Shell, a </w:t>
            </w:r>
            <w:r w:rsidR="00DD7DF0" w:rsidRPr="00CE25AF">
              <w:rPr>
                <w:lang w:val="en-US"/>
              </w:rPr>
              <w:t>p</w:t>
            </w:r>
            <w:r w:rsidRPr="00CE25AF">
              <w:rPr>
                <w:lang w:val="en-US"/>
              </w:rPr>
              <w:t>roperty</w:t>
            </w:r>
            <w:r w:rsidR="00DD7DF0" w:rsidRPr="00CE25AF">
              <w:rPr>
                <w:lang w:val="en-US"/>
              </w:rPr>
              <w:t>,</w:t>
            </w:r>
            <w:r w:rsidRPr="00CE25AF">
              <w:rPr>
                <w:lang w:val="en-US"/>
              </w:rPr>
              <w:t xml:space="preserve"> etc.</w:t>
            </w:r>
          </w:p>
        </w:tc>
      </w:tr>
      <w:tr w:rsidR="0095327B" w:rsidRPr="00C51190" w14:paraId="35986335" w14:textId="77777777" w:rsidTr="00EC100A">
        <w:tc>
          <w:tcPr>
            <w:tcW w:w="2963" w:type="dxa"/>
            <w:shd w:val="clear" w:color="auto" w:fill="FFFFFF" w:themeFill="background1"/>
          </w:tcPr>
          <w:p w14:paraId="2C0121C3" w14:textId="3222C11F" w:rsidR="0095327B" w:rsidRPr="007C14E8" w:rsidRDefault="0095327B" w:rsidP="0095327B">
            <w:pPr>
              <w:rPr>
                <w:lang w:val="en-US"/>
              </w:rPr>
            </w:pPr>
            <w:r w:rsidRPr="007C14E8">
              <w:rPr>
                <w:lang w:val="en-US"/>
              </w:rPr>
              <w:t>Range</w:t>
            </w:r>
          </w:p>
        </w:tc>
        <w:tc>
          <w:tcPr>
            <w:tcW w:w="6530" w:type="dxa"/>
            <w:shd w:val="clear" w:color="auto" w:fill="FFFFFF" w:themeFill="background1"/>
          </w:tcPr>
          <w:p w14:paraId="4278F694" w14:textId="7A578612" w:rsidR="0095327B" w:rsidRPr="00CE25AF" w:rsidRDefault="0095327B" w:rsidP="0095327B">
            <w:pPr>
              <w:pStyle w:val="Spiegelstriche"/>
              <w:rPr>
                <w:lang w:val="en-US"/>
              </w:rPr>
            </w:pPr>
            <w:r w:rsidRPr="00CE25AF">
              <w:rPr>
                <w:lang w:val="en-US"/>
              </w:rPr>
              <w:t>Range with min and max</w:t>
            </w:r>
          </w:p>
        </w:tc>
      </w:tr>
      <w:tr w:rsidR="0095327B" w:rsidRPr="00CE25AF" w14:paraId="0555BA96" w14:textId="77777777" w:rsidTr="00EC100A">
        <w:tc>
          <w:tcPr>
            <w:tcW w:w="2963" w:type="dxa"/>
            <w:shd w:val="clear" w:color="auto" w:fill="FFFFFF" w:themeFill="background1"/>
          </w:tcPr>
          <w:p w14:paraId="43A17C7F" w14:textId="44E3B960" w:rsidR="0095327B" w:rsidRPr="007C14E8" w:rsidRDefault="0095327B" w:rsidP="0095327B">
            <w:pPr>
              <w:rPr>
                <w:lang w:val="en-US"/>
              </w:rPr>
            </w:pPr>
            <w:proofErr w:type="spellStart"/>
            <w:r w:rsidRPr="007C14E8">
              <w:rPr>
                <w:lang w:val="en-US"/>
              </w:rPr>
              <w:t>ReferenceElement</w:t>
            </w:r>
            <w:proofErr w:type="spellEnd"/>
          </w:p>
        </w:tc>
        <w:tc>
          <w:tcPr>
            <w:tcW w:w="6530" w:type="dxa"/>
            <w:shd w:val="clear" w:color="auto" w:fill="FFFFFF" w:themeFill="background1"/>
          </w:tcPr>
          <w:p w14:paraId="2531DF71" w14:textId="6F4B6A25" w:rsidR="0095327B" w:rsidRPr="00CE25AF" w:rsidRDefault="0095327B" w:rsidP="0095327B">
            <w:pPr>
              <w:pStyle w:val="Spiegelstriche"/>
              <w:rPr>
                <w:lang w:val="en-US"/>
              </w:rPr>
            </w:pPr>
            <w:r w:rsidRPr="007C14E8">
              <w:rPr>
                <w:lang w:val="en-US"/>
              </w:rPr>
              <w:t>Reference</w:t>
            </w:r>
          </w:p>
        </w:tc>
      </w:tr>
      <w:tr w:rsidR="0095327B" w:rsidRPr="00CE25AF" w14:paraId="020C8A27" w14:textId="77777777" w:rsidTr="00EC100A">
        <w:tc>
          <w:tcPr>
            <w:tcW w:w="2963" w:type="dxa"/>
            <w:shd w:val="clear" w:color="auto" w:fill="FFFFFF" w:themeFill="background1"/>
          </w:tcPr>
          <w:p w14:paraId="7439A790" w14:textId="361CBAC2" w:rsidR="0095327B" w:rsidRPr="007C14E8" w:rsidRDefault="0095327B" w:rsidP="0095327B">
            <w:pPr>
              <w:rPr>
                <w:lang w:val="en-US"/>
              </w:rPr>
            </w:pPr>
            <w:proofErr w:type="spellStart"/>
            <w:r w:rsidRPr="007C14E8">
              <w:rPr>
                <w:lang w:val="en-US"/>
              </w:rPr>
              <w:t>RelationshipElement</w:t>
            </w:r>
            <w:proofErr w:type="spellEnd"/>
          </w:p>
        </w:tc>
        <w:tc>
          <w:tcPr>
            <w:tcW w:w="6530" w:type="dxa"/>
            <w:shd w:val="clear" w:color="auto" w:fill="FFFFFF" w:themeFill="background1"/>
          </w:tcPr>
          <w:p w14:paraId="62DE37B8" w14:textId="07356DFD" w:rsidR="0095327B" w:rsidRPr="007C14E8" w:rsidRDefault="0095327B" w:rsidP="0095327B">
            <w:pPr>
              <w:pStyle w:val="Spiegelstriche"/>
              <w:rPr>
                <w:lang w:val="en-US"/>
              </w:rPr>
            </w:pPr>
            <w:r w:rsidRPr="007C14E8">
              <w:rPr>
                <w:lang w:val="en-US"/>
              </w:rPr>
              <w:t>Relationship</w:t>
            </w:r>
          </w:p>
        </w:tc>
      </w:tr>
      <w:tr w:rsidR="0095327B" w:rsidRPr="00C51190" w14:paraId="0A838E8B" w14:textId="77777777" w:rsidTr="00EC100A">
        <w:tc>
          <w:tcPr>
            <w:tcW w:w="2963" w:type="dxa"/>
            <w:shd w:val="clear" w:color="auto" w:fill="FFFFFF" w:themeFill="background1"/>
          </w:tcPr>
          <w:p w14:paraId="1D1FAB6A" w14:textId="740032A6" w:rsidR="0095327B" w:rsidRPr="007C14E8" w:rsidRDefault="0095327B" w:rsidP="0095327B">
            <w:pPr>
              <w:rPr>
                <w:lang w:val="en-US"/>
              </w:rPr>
            </w:pPr>
            <w:proofErr w:type="spellStart"/>
            <w:r w:rsidRPr="007C14E8">
              <w:rPr>
                <w:lang w:val="en-US"/>
              </w:rPr>
              <w:lastRenderedPageBreak/>
              <w:t>SubmodelElement</w:t>
            </w:r>
            <w:proofErr w:type="spellEnd"/>
          </w:p>
        </w:tc>
        <w:tc>
          <w:tcPr>
            <w:tcW w:w="6530" w:type="dxa"/>
            <w:shd w:val="clear" w:color="auto" w:fill="FFFFFF" w:themeFill="background1"/>
          </w:tcPr>
          <w:p w14:paraId="46A4076F" w14:textId="77777777" w:rsidR="0095327B" w:rsidRPr="00CE25AF" w:rsidRDefault="0095327B" w:rsidP="0095327B">
            <w:pPr>
              <w:pStyle w:val="Spiegelstriche"/>
              <w:rPr>
                <w:i/>
                <w:lang w:val="en-US"/>
              </w:rPr>
            </w:pPr>
            <w:proofErr w:type="spellStart"/>
            <w:r w:rsidRPr="00CE25AF">
              <w:rPr>
                <w:lang w:val="en-US"/>
              </w:rPr>
              <w:t>Submodel</w:t>
            </w:r>
            <w:proofErr w:type="spellEnd"/>
            <w:r w:rsidRPr="00CE25AF">
              <w:rPr>
                <w:lang w:val="en-US"/>
              </w:rPr>
              <w:t xml:space="preserve"> element</w:t>
            </w:r>
          </w:p>
          <w:p w14:paraId="62FFCDB5" w14:textId="13CDB1A1" w:rsidR="0095327B" w:rsidRPr="00CE25AF" w:rsidRDefault="0095327B" w:rsidP="002F482E">
            <w:pPr>
              <w:pStyle w:val="NOTE"/>
              <w:rPr>
                <w:lang w:val="en-US"/>
              </w:rPr>
            </w:pPr>
            <w:r w:rsidRPr="00CE25AF">
              <w:rPr>
                <w:lang w:val="en-US"/>
              </w:rPr>
              <w:t xml:space="preserve">Note: </w:t>
            </w:r>
            <w:proofErr w:type="spellStart"/>
            <w:r w:rsidR="00DD7DF0" w:rsidRPr="00CE25AF">
              <w:rPr>
                <w:lang w:val="en-US"/>
              </w:rPr>
              <w:t>s</w:t>
            </w:r>
            <w:r w:rsidRPr="00CE25AF">
              <w:rPr>
                <w:lang w:val="en-US"/>
              </w:rPr>
              <w:t>ubmodel</w:t>
            </w:r>
            <w:proofErr w:type="spellEnd"/>
            <w:r w:rsidRPr="00CE25AF">
              <w:rPr>
                <w:lang w:val="en-US"/>
              </w:rPr>
              <w:t xml:space="preserve"> </w:t>
            </w:r>
            <w:r w:rsidR="00DD7DF0" w:rsidRPr="00CE25AF">
              <w:rPr>
                <w:lang w:val="en-US"/>
              </w:rPr>
              <w:t>e</w:t>
            </w:r>
            <w:r w:rsidRPr="00CE25AF">
              <w:rPr>
                <w:lang w:val="en-US"/>
              </w:rPr>
              <w:t>lement</w:t>
            </w:r>
            <w:r w:rsidR="00DD7DF0" w:rsidRPr="00CE25AF">
              <w:rPr>
                <w:lang w:val="en-US"/>
              </w:rPr>
              <w:t>s</w:t>
            </w:r>
            <w:r w:rsidRPr="00CE25AF">
              <w:rPr>
                <w:lang w:val="en-US"/>
              </w:rPr>
              <w:t xml:space="preserve"> </w:t>
            </w:r>
            <w:r w:rsidR="00DD7DF0" w:rsidRPr="00CE25AF">
              <w:rPr>
                <w:lang w:val="en-US"/>
              </w:rPr>
              <w:t>are</w:t>
            </w:r>
            <w:r w:rsidRPr="00CE25AF">
              <w:rPr>
                <w:lang w:val="en-US"/>
              </w:rPr>
              <w:t xml:space="preserve"> abstract, i.e. if a key uses "</w:t>
            </w:r>
            <w:proofErr w:type="spellStart"/>
            <w:r w:rsidRPr="00CE25AF">
              <w:rPr>
                <w:lang w:val="en-US"/>
              </w:rPr>
              <w:t>SubmodelElement</w:t>
            </w:r>
            <w:proofErr w:type="spellEnd"/>
            <w:r w:rsidRPr="00CE25AF">
              <w:rPr>
                <w:lang w:val="en-US"/>
              </w:rPr>
              <w:t>"</w:t>
            </w:r>
            <w:r w:rsidR="00DD7DF0" w:rsidRPr="00CE25AF">
              <w:rPr>
                <w:lang w:val="en-US"/>
              </w:rPr>
              <w:t>,</w:t>
            </w:r>
            <w:r w:rsidRPr="00CE25AF">
              <w:rPr>
                <w:lang w:val="en-US"/>
              </w:rPr>
              <w:t xml:space="preserve"> the reference may be a </w:t>
            </w:r>
            <w:r w:rsidR="00DD7DF0" w:rsidRPr="00CE25AF">
              <w:rPr>
                <w:lang w:val="en-US"/>
              </w:rPr>
              <w:t>p</w:t>
            </w:r>
            <w:r w:rsidRPr="00CE25AF">
              <w:rPr>
                <w:lang w:val="en-US"/>
              </w:rPr>
              <w:t xml:space="preserve">roperty, a </w:t>
            </w:r>
            <w:proofErr w:type="spellStart"/>
            <w:r w:rsidR="002F482E">
              <w:rPr>
                <w:lang w:val="en-US"/>
              </w:rPr>
              <w:t>s</w:t>
            </w:r>
            <w:r w:rsidRPr="00CE25AF">
              <w:rPr>
                <w:lang w:val="en-US"/>
              </w:rPr>
              <w:t>ubmodel</w:t>
            </w:r>
            <w:proofErr w:type="spellEnd"/>
            <w:r w:rsidR="002F482E">
              <w:rPr>
                <w:lang w:val="en-US"/>
              </w:rPr>
              <w:t xml:space="preserve"> e</w:t>
            </w:r>
            <w:r w:rsidRPr="00CE25AF">
              <w:rPr>
                <w:lang w:val="en-US"/>
              </w:rPr>
              <w:t>lement</w:t>
            </w:r>
            <w:r w:rsidR="002F482E">
              <w:rPr>
                <w:lang w:val="en-US"/>
              </w:rPr>
              <w:t xml:space="preserve"> l</w:t>
            </w:r>
            <w:r w:rsidRPr="00CE25AF">
              <w:rPr>
                <w:lang w:val="en-US"/>
              </w:rPr>
              <w:t xml:space="preserve">ist, an </w:t>
            </w:r>
            <w:r w:rsidR="00DD7DF0" w:rsidRPr="00CE25AF">
              <w:rPr>
                <w:lang w:val="en-US"/>
              </w:rPr>
              <w:t>o</w:t>
            </w:r>
            <w:r w:rsidRPr="00CE25AF">
              <w:rPr>
                <w:lang w:val="en-US"/>
              </w:rPr>
              <w:t>peration</w:t>
            </w:r>
            <w:r w:rsidR="00DD7DF0" w:rsidRPr="00CE25AF">
              <w:rPr>
                <w:lang w:val="en-US"/>
              </w:rPr>
              <w:t>,</w:t>
            </w:r>
            <w:r w:rsidRPr="00CE25AF">
              <w:rPr>
                <w:lang w:val="en-US"/>
              </w:rPr>
              <w:t xml:space="preserve"> etc.</w:t>
            </w:r>
          </w:p>
        </w:tc>
      </w:tr>
      <w:tr w:rsidR="0095327B" w:rsidRPr="00CE25AF" w14:paraId="42656E6C" w14:textId="77777777" w:rsidTr="00EC100A">
        <w:tc>
          <w:tcPr>
            <w:tcW w:w="2963" w:type="dxa"/>
            <w:shd w:val="clear" w:color="auto" w:fill="FFFFFF" w:themeFill="background1"/>
          </w:tcPr>
          <w:p w14:paraId="0491531C" w14:textId="4849F688" w:rsidR="0095327B" w:rsidRPr="007C14E8" w:rsidRDefault="0095327B" w:rsidP="0095327B">
            <w:pPr>
              <w:rPr>
                <w:lang w:val="en-US"/>
              </w:rPr>
            </w:pPr>
            <w:proofErr w:type="spellStart"/>
            <w:r w:rsidRPr="007C14E8">
              <w:rPr>
                <w:lang w:val="en-US"/>
              </w:rPr>
              <w:t>SubmodelElementCollection</w:t>
            </w:r>
            <w:proofErr w:type="spellEnd"/>
          </w:p>
        </w:tc>
        <w:tc>
          <w:tcPr>
            <w:tcW w:w="6530" w:type="dxa"/>
            <w:shd w:val="clear" w:color="auto" w:fill="FFFFFF" w:themeFill="background1"/>
          </w:tcPr>
          <w:p w14:paraId="562E1EEE" w14:textId="58839C51" w:rsidR="0095327B" w:rsidRPr="00CE25AF" w:rsidRDefault="0095327B" w:rsidP="0095327B">
            <w:pPr>
              <w:pStyle w:val="Spiegelstriche"/>
              <w:rPr>
                <w:lang w:val="en-US"/>
              </w:rPr>
            </w:pPr>
            <w:r w:rsidRPr="007C14E8">
              <w:rPr>
                <w:lang w:val="en-US"/>
              </w:rPr>
              <w:t xml:space="preserve">Struct of </w:t>
            </w:r>
            <w:proofErr w:type="spellStart"/>
            <w:r w:rsidRPr="007C14E8">
              <w:rPr>
                <w:lang w:val="en-US"/>
              </w:rPr>
              <w:t>submodel</w:t>
            </w:r>
            <w:proofErr w:type="spellEnd"/>
            <w:r w:rsidRPr="007C14E8">
              <w:rPr>
                <w:lang w:val="en-US"/>
              </w:rPr>
              <w:t xml:space="preserve"> elements</w:t>
            </w:r>
          </w:p>
        </w:tc>
      </w:tr>
      <w:tr w:rsidR="0095327B" w:rsidRPr="00CE25AF" w14:paraId="33EDCF7E" w14:textId="77777777" w:rsidTr="00EC100A">
        <w:tc>
          <w:tcPr>
            <w:tcW w:w="2963" w:type="dxa"/>
            <w:shd w:val="clear" w:color="auto" w:fill="FFFFFF" w:themeFill="background1"/>
          </w:tcPr>
          <w:p w14:paraId="2A9E4A25" w14:textId="453DF5BB" w:rsidR="0095327B" w:rsidRPr="007C14E8" w:rsidRDefault="0095327B" w:rsidP="0095327B">
            <w:pPr>
              <w:rPr>
                <w:lang w:val="en-US"/>
              </w:rPr>
            </w:pPr>
            <w:proofErr w:type="spellStart"/>
            <w:r w:rsidRPr="007C14E8">
              <w:rPr>
                <w:lang w:val="en-US"/>
              </w:rPr>
              <w:t>SubmodelElementList</w:t>
            </w:r>
            <w:proofErr w:type="spellEnd"/>
          </w:p>
        </w:tc>
        <w:tc>
          <w:tcPr>
            <w:tcW w:w="6530" w:type="dxa"/>
            <w:shd w:val="clear" w:color="auto" w:fill="FFFFFF" w:themeFill="background1"/>
          </w:tcPr>
          <w:p w14:paraId="158F4243" w14:textId="7508E26B" w:rsidR="0095327B" w:rsidRPr="007C14E8" w:rsidRDefault="0095327B" w:rsidP="0095327B">
            <w:pPr>
              <w:pStyle w:val="Spiegelstriche"/>
              <w:rPr>
                <w:lang w:val="en-US"/>
              </w:rPr>
            </w:pPr>
            <w:r w:rsidRPr="007C14E8">
              <w:rPr>
                <w:lang w:val="en-US"/>
              </w:rPr>
              <w:t xml:space="preserve">List of </w:t>
            </w:r>
            <w:proofErr w:type="spellStart"/>
            <w:r w:rsidRPr="007C14E8">
              <w:rPr>
                <w:lang w:val="en-US"/>
              </w:rPr>
              <w:t>submodel</w:t>
            </w:r>
            <w:proofErr w:type="spellEnd"/>
            <w:r w:rsidRPr="007C14E8">
              <w:rPr>
                <w:lang w:val="en-US"/>
              </w:rPr>
              <w:t xml:space="preserve"> elements</w:t>
            </w:r>
          </w:p>
        </w:tc>
      </w:tr>
    </w:tbl>
    <w:p w14:paraId="23787614" w14:textId="098361C6" w:rsidR="00A7322A" w:rsidRPr="007C14E8" w:rsidRDefault="00A7322A" w:rsidP="00A7322A">
      <w:pPr>
        <w:pStyle w:val="Spiegelstriche"/>
        <w:ind w:left="1287"/>
      </w:pPr>
    </w:p>
    <w:p w14:paraId="104A98E3" w14:textId="77777777" w:rsidR="00D44D08" w:rsidRPr="007C14E8" w:rsidRDefault="00D44D08" w:rsidP="00A7322A">
      <w:pPr>
        <w:pStyle w:val="Spiegelstriche"/>
        <w:ind w:left="1287"/>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gridCol w:w="6328"/>
      </w:tblGrid>
      <w:tr w:rsidR="00A7322A" w:rsidRPr="00CE25AF" w14:paraId="6C79C7AA" w14:textId="77777777" w:rsidTr="00482FC3">
        <w:trPr>
          <w:tblHeader/>
        </w:trPr>
        <w:tc>
          <w:tcPr>
            <w:tcW w:w="2838" w:type="dxa"/>
            <w:shd w:val="clear" w:color="auto" w:fill="0778A5"/>
          </w:tcPr>
          <w:p w14:paraId="71417AEB" w14:textId="77777777" w:rsidR="00A7322A" w:rsidRPr="007C14E8" w:rsidRDefault="00A7322A" w:rsidP="000D18E5">
            <w:pPr>
              <w:rPr>
                <w:color w:val="FFFFFF" w:themeColor="background1"/>
              </w:rPr>
            </w:pPr>
            <w:r w:rsidRPr="007C14E8">
              <w:rPr>
                <w:color w:val="FFFFFF" w:themeColor="background1"/>
              </w:rPr>
              <w:t>Enumeration:</w:t>
            </w:r>
          </w:p>
        </w:tc>
        <w:tc>
          <w:tcPr>
            <w:tcW w:w="6328" w:type="dxa"/>
          </w:tcPr>
          <w:p w14:paraId="7815841A" w14:textId="5D47B5FC" w:rsidR="00A7322A" w:rsidRPr="007C14E8" w:rsidRDefault="00A7322A" w:rsidP="000D18E5">
            <w:proofErr w:type="spellStart"/>
            <w:r w:rsidRPr="007C14E8">
              <w:t>GenericFragmentKeys</w:t>
            </w:r>
            <w:proofErr w:type="spellEnd"/>
          </w:p>
        </w:tc>
      </w:tr>
      <w:tr w:rsidR="00A7322A" w:rsidRPr="00C51190" w14:paraId="292844F1" w14:textId="77777777" w:rsidTr="00482FC3">
        <w:trPr>
          <w:tblHeader/>
        </w:trPr>
        <w:tc>
          <w:tcPr>
            <w:tcW w:w="2838" w:type="dxa"/>
            <w:tcBorders>
              <w:bottom w:val="single" w:sz="4" w:space="0" w:color="auto"/>
            </w:tcBorders>
            <w:shd w:val="clear" w:color="auto" w:fill="0778A5"/>
          </w:tcPr>
          <w:p w14:paraId="16EDA618" w14:textId="77777777" w:rsidR="00A7322A" w:rsidRPr="007C14E8" w:rsidRDefault="00A7322A" w:rsidP="000D18E5">
            <w:pPr>
              <w:rPr>
                <w:color w:val="FFFFFF" w:themeColor="background1"/>
                <w:lang w:val="en-US"/>
              </w:rPr>
            </w:pPr>
            <w:r w:rsidRPr="007C14E8">
              <w:rPr>
                <w:color w:val="FFFFFF" w:themeColor="background1"/>
                <w:lang w:val="en-US"/>
              </w:rPr>
              <w:t>Explanation:</w:t>
            </w:r>
          </w:p>
        </w:tc>
        <w:tc>
          <w:tcPr>
            <w:tcW w:w="6328" w:type="dxa"/>
            <w:tcBorders>
              <w:bottom w:val="single" w:sz="4" w:space="0" w:color="auto"/>
            </w:tcBorders>
          </w:tcPr>
          <w:p w14:paraId="4CA6FC80" w14:textId="758330FC" w:rsidR="00A7322A" w:rsidRPr="00CE25AF" w:rsidRDefault="00A7322A" w:rsidP="000D18E5">
            <w:pPr>
              <w:rPr>
                <w:lang w:val="en-US"/>
              </w:rPr>
            </w:pPr>
            <w:r w:rsidRPr="00CE25AF">
              <w:rPr>
                <w:lang w:val="en-US"/>
              </w:rPr>
              <w:t>Enumeration of different fragment key value types within a key</w:t>
            </w:r>
          </w:p>
          <w:p w14:paraId="66A3240F" w14:textId="77777777" w:rsidR="002D6D69" w:rsidRPr="00CE25AF" w:rsidRDefault="002D6D69" w:rsidP="002D6D69">
            <w:pPr>
              <w:rPr>
                <w:lang w:val="en-US"/>
              </w:rPr>
            </w:pPr>
          </w:p>
          <w:p w14:paraId="36099866" w14:textId="0C0F8834" w:rsidR="002D6D69" w:rsidRPr="00CE25AF" w:rsidRDefault="00DD7DF0" w:rsidP="00C72010">
            <w:pPr>
              <w:pStyle w:val="NOTE"/>
              <w:rPr>
                <w:lang w:val="en-US"/>
              </w:rPr>
            </w:pPr>
            <w:r w:rsidRPr="00CE25AF">
              <w:rPr>
                <w:lang w:val="en-US"/>
              </w:rPr>
              <w:t>Note: n</w:t>
            </w:r>
            <w:r w:rsidR="002D6D69" w:rsidRPr="00CE25AF">
              <w:rPr>
                <w:lang w:val="en-US"/>
              </w:rPr>
              <w:t>ot used as type but in constraints.</w:t>
            </w:r>
          </w:p>
        </w:tc>
      </w:tr>
      <w:tr w:rsidR="00A7322A" w:rsidRPr="00CE25AF" w14:paraId="0B611EAA" w14:textId="77777777" w:rsidTr="00482FC3">
        <w:trPr>
          <w:tblHeader/>
        </w:trPr>
        <w:tc>
          <w:tcPr>
            <w:tcW w:w="2838" w:type="dxa"/>
            <w:tcBorders>
              <w:bottom w:val="single" w:sz="4" w:space="0" w:color="auto"/>
            </w:tcBorders>
            <w:shd w:val="clear" w:color="auto" w:fill="0778A5"/>
          </w:tcPr>
          <w:p w14:paraId="08E99AC2" w14:textId="77777777" w:rsidR="00A7322A" w:rsidRPr="007C14E8" w:rsidRDefault="00A7322A" w:rsidP="000D18E5">
            <w:pPr>
              <w:rPr>
                <w:color w:val="FFFFFF" w:themeColor="background1"/>
                <w:lang w:val="en-US"/>
              </w:rPr>
            </w:pPr>
            <w:r w:rsidRPr="007C14E8">
              <w:rPr>
                <w:color w:val="FFFFFF" w:themeColor="background1"/>
                <w:lang w:val="en-US"/>
              </w:rPr>
              <w:t>Set of:</w:t>
            </w:r>
          </w:p>
        </w:tc>
        <w:tc>
          <w:tcPr>
            <w:tcW w:w="6328" w:type="dxa"/>
            <w:tcBorders>
              <w:bottom w:val="single" w:sz="4" w:space="0" w:color="auto"/>
            </w:tcBorders>
          </w:tcPr>
          <w:p w14:paraId="04E2C9B7" w14:textId="11B27F27" w:rsidR="00A7322A" w:rsidRPr="007C14E8" w:rsidRDefault="00A7322A" w:rsidP="000D18E5">
            <w:pPr>
              <w:rPr>
                <w:lang w:val="en-US"/>
              </w:rPr>
            </w:pPr>
            <w:r w:rsidRPr="007C14E8">
              <w:rPr>
                <w:lang w:val="en-US"/>
              </w:rPr>
              <w:t>--</w:t>
            </w:r>
          </w:p>
        </w:tc>
      </w:tr>
      <w:tr w:rsidR="00482FC3" w:rsidRPr="00CE25AF" w14:paraId="50D70B5A" w14:textId="77777777" w:rsidTr="00482FC3">
        <w:trPr>
          <w:tblHeader/>
        </w:trPr>
        <w:tc>
          <w:tcPr>
            <w:tcW w:w="2838" w:type="dxa"/>
            <w:shd w:val="clear" w:color="auto" w:fill="0778A5"/>
          </w:tcPr>
          <w:p w14:paraId="27E2278A" w14:textId="77777777" w:rsidR="00A7322A" w:rsidRPr="007C14E8" w:rsidRDefault="00A7322A" w:rsidP="000D18E5">
            <w:pPr>
              <w:rPr>
                <w:color w:val="FFFFFF" w:themeColor="background1"/>
                <w:lang w:val="en-US"/>
              </w:rPr>
            </w:pPr>
            <w:r w:rsidRPr="007C14E8">
              <w:rPr>
                <w:color w:val="FFFFFF" w:themeColor="background1"/>
                <w:lang w:val="en-US"/>
              </w:rPr>
              <w:t>Literal</w:t>
            </w:r>
          </w:p>
        </w:tc>
        <w:tc>
          <w:tcPr>
            <w:tcW w:w="6328" w:type="dxa"/>
            <w:shd w:val="clear" w:color="auto" w:fill="0778A5"/>
          </w:tcPr>
          <w:p w14:paraId="2A13B36C" w14:textId="77777777" w:rsidR="00A7322A" w:rsidRPr="007C14E8" w:rsidRDefault="00A7322A" w:rsidP="000D18E5">
            <w:pPr>
              <w:rPr>
                <w:color w:val="FFFFFF" w:themeColor="background1"/>
                <w:lang w:val="en-US"/>
              </w:rPr>
            </w:pPr>
            <w:r w:rsidRPr="007C14E8">
              <w:rPr>
                <w:color w:val="FFFFFF" w:themeColor="background1"/>
                <w:lang w:val="en-US"/>
              </w:rPr>
              <w:t>Explanation</w:t>
            </w:r>
          </w:p>
        </w:tc>
      </w:tr>
      <w:tr w:rsidR="00A7322A" w:rsidRPr="00C51190" w14:paraId="42D0A732" w14:textId="77777777" w:rsidTr="00BE3BF6">
        <w:tc>
          <w:tcPr>
            <w:tcW w:w="2838" w:type="dxa"/>
            <w:shd w:val="clear" w:color="auto" w:fill="FFFFFF" w:themeFill="background1"/>
          </w:tcPr>
          <w:p w14:paraId="64DB62B8" w14:textId="77777777" w:rsidR="00A7322A" w:rsidRPr="007C14E8" w:rsidRDefault="00A7322A" w:rsidP="000D18E5">
            <w:pPr>
              <w:rPr>
                <w:lang w:val="en-US"/>
              </w:rPr>
            </w:pPr>
            <w:proofErr w:type="spellStart"/>
            <w:r w:rsidRPr="007C14E8">
              <w:rPr>
                <w:lang w:val="en-US"/>
              </w:rPr>
              <w:t>FragmentReference</w:t>
            </w:r>
            <w:proofErr w:type="spellEnd"/>
          </w:p>
        </w:tc>
        <w:tc>
          <w:tcPr>
            <w:tcW w:w="6328" w:type="dxa"/>
            <w:shd w:val="clear" w:color="auto" w:fill="FFFFFF" w:themeFill="background1"/>
          </w:tcPr>
          <w:p w14:paraId="4F6723AE" w14:textId="77777777" w:rsidR="00A7322A" w:rsidRPr="00CE25AF" w:rsidRDefault="00A7322A" w:rsidP="000D18E5">
            <w:pPr>
              <w:pStyle w:val="Spiegelstriche"/>
              <w:rPr>
                <w:lang w:val="en-US"/>
              </w:rPr>
            </w:pPr>
            <w:r w:rsidRPr="00CE25AF">
              <w:rPr>
                <w:lang w:val="en-US"/>
              </w:rPr>
              <w:t>Bookmark or a similar local identifier of a subordinate part of a primary resource</w:t>
            </w:r>
          </w:p>
        </w:tc>
      </w:tr>
    </w:tbl>
    <w:p w14:paraId="6B0DC89D" w14:textId="77777777" w:rsidR="00A7322A" w:rsidRPr="00CE25AF" w:rsidRDefault="00A7322A" w:rsidP="00A7322A">
      <w:pPr>
        <w:pStyle w:val="Spiegelstriche"/>
        <w:ind w:left="1287"/>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gridCol w:w="6328"/>
      </w:tblGrid>
      <w:tr w:rsidR="00A7322A" w:rsidRPr="00CE25AF" w14:paraId="387B66C1" w14:textId="77777777" w:rsidTr="00482FC3">
        <w:trPr>
          <w:tblHeader/>
        </w:trPr>
        <w:tc>
          <w:tcPr>
            <w:tcW w:w="2838" w:type="dxa"/>
            <w:shd w:val="clear" w:color="auto" w:fill="0778A5"/>
          </w:tcPr>
          <w:p w14:paraId="0BF25667" w14:textId="77777777" w:rsidR="00185F05" w:rsidRPr="00CE25AF" w:rsidRDefault="00185F05" w:rsidP="000D18E5">
            <w:pPr>
              <w:rPr>
                <w:color w:val="FFFFFF" w:themeColor="background1"/>
                <w:lang w:val="en-US"/>
              </w:rPr>
            </w:pPr>
          </w:p>
          <w:p w14:paraId="082DF138" w14:textId="0002F15E" w:rsidR="00A7322A" w:rsidRPr="007C14E8" w:rsidRDefault="00A7322A" w:rsidP="000D18E5">
            <w:pPr>
              <w:rPr>
                <w:color w:val="FFFFFF" w:themeColor="background1"/>
                <w:lang w:val="en-US"/>
              </w:rPr>
            </w:pPr>
            <w:r w:rsidRPr="007C14E8">
              <w:rPr>
                <w:color w:val="FFFFFF" w:themeColor="background1"/>
                <w:lang w:val="en-US"/>
              </w:rPr>
              <w:t>Enumeration:</w:t>
            </w:r>
          </w:p>
        </w:tc>
        <w:tc>
          <w:tcPr>
            <w:tcW w:w="6328" w:type="dxa"/>
          </w:tcPr>
          <w:p w14:paraId="658B9FB9" w14:textId="539ED2BD" w:rsidR="00A7322A" w:rsidRPr="007C14E8" w:rsidRDefault="00A7322A" w:rsidP="000D18E5">
            <w:pPr>
              <w:rPr>
                <w:lang w:val="en-US"/>
              </w:rPr>
            </w:pPr>
            <w:proofErr w:type="spellStart"/>
            <w:r w:rsidRPr="007C14E8">
              <w:rPr>
                <w:lang w:val="en-US"/>
              </w:rPr>
              <w:t>AasIdentifiables</w:t>
            </w:r>
            <w:proofErr w:type="spellEnd"/>
          </w:p>
        </w:tc>
      </w:tr>
      <w:tr w:rsidR="00A7322A" w:rsidRPr="00C51190" w14:paraId="272D270E" w14:textId="77777777" w:rsidTr="00482FC3">
        <w:trPr>
          <w:tblHeader/>
        </w:trPr>
        <w:tc>
          <w:tcPr>
            <w:tcW w:w="2838" w:type="dxa"/>
            <w:tcBorders>
              <w:bottom w:val="single" w:sz="4" w:space="0" w:color="auto"/>
            </w:tcBorders>
            <w:shd w:val="clear" w:color="auto" w:fill="0778A5"/>
          </w:tcPr>
          <w:p w14:paraId="7121DF30" w14:textId="77777777" w:rsidR="00A7322A" w:rsidRPr="007C14E8" w:rsidRDefault="00A7322A" w:rsidP="000D18E5">
            <w:pPr>
              <w:rPr>
                <w:color w:val="FFFFFF" w:themeColor="background1"/>
                <w:lang w:val="en-US"/>
              </w:rPr>
            </w:pPr>
            <w:r w:rsidRPr="007C14E8">
              <w:rPr>
                <w:color w:val="FFFFFF" w:themeColor="background1"/>
                <w:lang w:val="en-US"/>
              </w:rPr>
              <w:t>Explanation:</w:t>
            </w:r>
          </w:p>
        </w:tc>
        <w:tc>
          <w:tcPr>
            <w:tcW w:w="6328" w:type="dxa"/>
            <w:tcBorders>
              <w:bottom w:val="single" w:sz="4" w:space="0" w:color="auto"/>
            </w:tcBorders>
          </w:tcPr>
          <w:p w14:paraId="25E5613E" w14:textId="6AE5BF85" w:rsidR="00A7322A" w:rsidRPr="00CE25AF" w:rsidRDefault="00A7322A" w:rsidP="000D18E5">
            <w:pPr>
              <w:rPr>
                <w:lang w:val="en-US"/>
              </w:rPr>
            </w:pPr>
            <w:r w:rsidRPr="00CE25AF">
              <w:rPr>
                <w:lang w:val="en-US"/>
              </w:rPr>
              <w:t>Enumeration of different key value types within a key</w:t>
            </w:r>
          </w:p>
          <w:p w14:paraId="3B7C35EA" w14:textId="01358D53" w:rsidR="002D6D69" w:rsidRPr="00CE25AF" w:rsidRDefault="00DD7DF0" w:rsidP="00C72010">
            <w:pPr>
              <w:pStyle w:val="NOTE"/>
              <w:rPr>
                <w:lang w:val="en-US"/>
              </w:rPr>
            </w:pPr>
            <w:r w:rsidRPr="00CE25AF">
              <w:rPr>
                <w:lang w:val="en-US"/>
              </w:rPr>
              <w:t>Note: n</w:t>
            </w:r>
            <w:r w:rsidR="002D6D69" w:rsidRPr="00CE25AF">
              <w:rPr>
                <w:lang w:val="en-US"/>
              </w:rPr>
              <w:t>ot used as type but in constraints.</w:t>
            </w:r>
          </w:p>
        </w:tc>
      </w:tr>
      <w:tr w:rsidR="00A7322A" w:rsidRPr="00CE25AF" w14:paraId="611791DC" w14:textId="77777777" w:rsidTr="00482FC3">
        <w:trPr>
          <w:tblHeader/>
        </w:trPr>
        <w:tc>
          <w:tcPr>
            <w:tcW w:w="2838" w:type="dxa"/>
            <w:tcBorders>
              <w:bottom w:val="single" w:sz="4" w:space="0" w:color="auto"/>
            </w:tcBorders>
            <w:shd w:val="clear" w:color="auto" w:fill="0778A5"/>
          </w:tcPr>
          <w:p w14:paraId="0A3FFDC9" w14:textId="77777777" w:rsidR="00A7322A" w:rsidRPr="007C14E8" w:rsidRDefault="00A7322A" w:rsidP="000D18E5">
            <w:pPr>
              <w:rPr>
                <w:color w:val="FFFFFF" w:themeColor="background1"/>
                <w:lang w:val="en-US"/>
              </w:rPr>
            </w:pPr>
            <w:r w:rsidRPr="007C14E8">
              <w:rPr>
                <w:color w:val="FFFFFF" w:themeColor="background1"/>
                <w:lang w:val="en-US"/>
              </w:rPr>
              <w:t>Set of:</w:t>
            </w:r>
          </w:p>
        </w:tc>
        <w:tc>
          <w:tcPr>
            <w:tcW w:w="6328" w:type="dxa"/>
            <w:tcBorders>
              <w:bottom w:val="single" w:sz="4" w:space="0" w:color="auto"/>
            </w:tcBorders>
          </w:tcPr>
          <w:p w14:paraId="53F7B640" w14:textId="1109A70A" w:rsidR="00A7322A" w:rsidRPr="007C14E8" w:rsidRDefault="00A7322A" w:rsidP="000D18E5">
            <w:pPr>
              <w:rPr>
                <w:lang w:val="en-US"/>
              </w:rPr>
            </w:pPr>
            <w:r w:rsidRPr="007C14E8">
              <w:rPr>
                <w:lang w:val="en-US"/>
              </w:rPr>
              <w:t>--</w:t>
            </w:r>
          </w:p>
        </w:tc>
      </w:tr>
      <w:tr w:rsidR="00482FC3" w:rsidRPr="00CE25AF" w14:paraId="2169968E" w14:textId="77777777" w:rsidTr="00482FC3">
        <w:trPr>
          <w:tblHeader/>
        </w:trPr>
        <w:tc>
          <w:tcPr>
            <w:tcW w:w="2838" w:type="dxa"/>
            <w:shd w:val="clear" w:color="auto" w:fill="0778A5"/>
          </w:tcPr>
          <w:p w14:paraId="6043923E" w14:textId="77777777" w:rsidR="00A7322A" w:rsidRPr="007C14E8" w:rsidRDefault="00A7322A" w:rsidP="000D18E5">
            <w:pPr>
              <w:rPr>
                <w:color w:val="FFFFFF" w:themeColor="background1"/>
                <w:lang w:val="en-US"/>
              </w:rPr>
            </w:pPr>
            <w:r w:rsidRPr="007C14E8">
              <w:rPr>
                <w:color w:val="FFFFFF" w:themeColor="background1"/>
                <w:lang w:val="en-US"/>
              </w:rPr>
              <w:t>Literal</w:t>
            </w:r>
          </w:p>
        </w:tc>
        <w:tc>
          <w:tcPr>
            <w:tcW w:w="6328" w:type="dxa"/>
            <w:shd w:val="clear" w:color="auto" w:fill="0778A5"/>
          </w:tcPr>
          <w:p w14:paraId="1B4E2EE4" w14:textId="77777777" w:rsidR="00A7322A" w:rsidRPr="007C14E8" w:rsidRDefault="00A7322A" w:rsidP="000D18E5">
            <w:pPr>
              <w:rPr>
                <w:color w:val="FFFFFF" w:themeColor="background1"/>
                <w:lang w:val="en-US"/>
              </w:rPr>
            </w:pPr>
            <w:r w:rsidRPr="007C14E8">
              <w:rPr>
                <w:color w:val="FFFFFF" w:themeColor="background1"/>
                <w:lang w:val="en-US"/>
              </w:rPr>
              <w:t>Explanation</w:t>
            </w:r>
          </w:p>
        </w:tc>
      </w:tr>
      <w:tr w:rsidR="00A7322A" w:rsidRPr="00CE25AF" w14:paraId="5896687F" w14:textId="77777777" w:rsidTr="00BE3BF6">
        <w:tc>
          <w:tcPr>
            <w:tcW w:w="2838" w:type="dxa"/>
            <w:shd w:val="clear" w:color="auto" w:fill="FFFFFF" w:themeFill="background1"/>
          </w:tcPr>
          <w:p w14:paraId="29CB0173" w14:textId="77777777" w:rsidR="00A7322A" w:rsidRPr="007C14E8" w:rsidRDefault="00A7322A" w:rsidP="000D18E5">
            <w:pPr>
              <w:rPr>
                <w:lang w:val="en-US"/>
              </w:rPr>
            </w:pPr>
            <w:proofErr w:type="spellStart"/>
            <w:r w:rsidRPr="007C14E8">
              <w:rPr>
                <w:lang w:val="en-US"/>
              </w:rPr>
              <w:t>AssetAdministrationShell</w:t>
            </w:r>
            <w:proofErr w:type="spellEnd"/>
          </w:p>
        </w:tc>
        <w:tc>
          <w:tcPr>
            <w:tcW w:w="6328" w:type="dxa"/>
            <w:shd w:val="clear" w:color="auto" w:fill="FFFFFF" w:themeFill="background1"/>
          </w:tcPr>
          <w:p w14:paraId="6C036068" w14:textId="207B2D32" w:rsidR="00A7322A" w:rsidRPr="007C14E8" w:rsidRDefault="00A7322A" w:rsidP="000D18E5">
            <w:pPr>
              <w:pStyle w:val="Spiegelstriche"/>
              <w:rPr>
                <w:lang w:val="en-US"/>
              </w:rPr>
            </w:pPr>
            <w:r w:rsidRPr="007C14E8">
              <w:rPr>
                <w:lang w:val="en-US"/>
              </w:rPr>
              <w:t xml:space="preserve">Asset </w:t>
            </w:r>
            <w:r w:rsidR="00DD7DF0" w:rsidRPr="00CE25AF">
              <w:rPr>
                <w:lang w:val="en-US"/>
              </w:rPr>
              <w:t>A</w:t>
            </w:r>
            <w:r w:rsidRPr="00CE25AF">
              <w:rPr>
                <w:lang w:val="en-US"/>
              </w:rPr>
              <w:t xml:space="preserve">dministration </w:t>
            </w:r>
            <w:r w:rsidR="00DD7DF0" w:rsidRPr="00CE25AF">
              <w:rPr>
                <w:lang w:val="en-US"/>
              </w:rPr>
              <w:t>S</w:t>
            </w:r>
            <w:r w:rsidRPr="00CE25AF">
              <w:rPr>
                <w:lang w:val="en-US"/>
              </w:rPr>
              <w:t>hell</w:t>
            </w:r>
          </w:p>
        </w:tc>
      </w:tr>
      <w:tr w:rsidR="00A7322A" w:rsidRPr="00CE25AF" w14:paraId="489C6EEA" w14:textId="77777777" w:rsidTr="00BE3BF6">
        <w:tc>
          <w:tcPr>
            <w:tcW w:w="2838" w:type="dxa"/>
            <w:shd w:val="clear" w:color="auto" w:fill="FFFFFF" w:themeFill="background1"/>
          </w:tcPr>
          <w:p w14:paraId="1D33AD93" w14:textId="77777777" w:rsidR="00A7322A" w:rsidRPr="007C14E8" w:rsidRDefault="00A7322A" w:rsidP="000D18E5">
            <w:pPr>
              <w:rPr>
                <w:lang w:val="en-US"/>
              </w:rPr>
            </w:pPr>
            <w:proofErr w:type="spellStart"/>
            <w:r w:rsidRPr="007C14E8">
              <w:rPr>
                <w:lang w:val="en-US"/>
              </w:rPr>
              <w:t>ConceptDescription</w:t>
            </w:r>
            <w:proofErr w:type="spellEnd"/>
          </w:p>
        </w:tc>
        <w:tc>
          <w:tcPr>
            <w:tcW w:w="6328" w:type="dxa"/>
            <w:shd w:val="clear" w:color="auto" w:fill="FFFFFF" w:themeFill="background1"/>
          </w:tcPr>
          <w:p w14:paraId="6296A748" w14:textId="4B614B08" w:rsidR="00A7322A" w:rsidRPr="007C14E8" w:rsidRDefault="00A7322A" w:rsidP="000D18E5">
            <w:pPr>
              <w:pStyle w:val="Spiegelstriche"/>
              <w:rPr>
                <w:lang w:val="en-US"/>
              </w:rPr>
            </w:pPr>
            <w:r w:rsidRPr="007C14E8">
              <w:rPr>
                <w:lang w:val="en-US"/>
              </w:rPr>
              <w:t xml:space="preserve">Concept </w:t>
            </w:r>
            <w:r w:rsidR="00DD7DF0" w:rsidRPr="00CE25AF">
              <w:rPr>
                <w:lang w:val="en-US"/>
              </w:rPr>
              <w:t>d</w:t>
            </w:r>
            <w:r w:rsidRPr="00CE25AF">
              <w:rPr>
                <w:lang w:val="en-US"/>
              </w:rPr>
              <w:t>escription</w:t>
            </w:r>
          </w:p>
        </w:tc>
      </w:tr>
      <w:tr w:rsidR="00731B3B" w:rsidRPr="00C51190" w14:paraId="193D5A90" w14:textId="77777777" w:rsidTr="00BE3BF6">
        <w:tc>
          <w:tcPr>
            <w:tcW w:w="2838" w:type="dxa"/>
            <w:shd w:val="clear" w:color="auto" w:fill="FFFFFF" w:themeFill="background1"/>
          </w:tcPr>
          <w:p w14:paraId="397986C6" w14:textId="38EAE359" w:rsidR="00731B3B" w:rsidRPr="007C14E8" w:rsidRDefault="00731B3B" w:rsidP="00731B3B">
            <w:pPr>
              <w:rPr>
                <w:lang w:val="en-US"/>
              </w:rPr>
            </w:pPr>
            <w:r w:rsidRPr="007C14E8">
              <w:rPr>
                <w:lang w:val="en-US"/>
              </w:rPr>
              <w:t>Identifiable</w:t>
            </w:r>
          </w:p>
        </w:tc>
        <w:tc>
          <w:tcPr>
            <w:tcW w:w="6328" w:type="dxa"/>
            <w:shd w:val="clear" w:color="auto" w:fill="FFFFFF" w:themeFill="background1"/>
          </w:tcPr>
          <w:p w14:paraId="2620A826" w14:textId="77777777" w:rsidR="00731B3B" w:rsidRPr="00CE25AF" w:rsidRDefault="00731B3B" w:rsidP="00731B3B">
            <w:pPr>
              <w:pStyle w:val="Spiegelstriche"/>
              <w:rPr>
                <w:lang w:val="en-US"/>
              </w:rPr>
            </w:pPr>
            <w:r w:rsidRPr="00CE25AF">
              <w:rPr>
                <w:lang w:val="en-US"/>
              </w:rPr>
              <w:t>Identifiable</w:t>
            </w:r>
          </w:p>
          <w:p w14:paraId="0634235D" w14:textId="07499613" w:rsidR="00731B3B" w:rsidRPr="00CE25AF" w:rsidRDefault="00731B3B" w:rsidP="007C14E8">
            <w:pPr>
              <w:pStyle w:val="NOTE"/>
              <w:ind w:left="284" w:firstLine="0"/>
              <w:rPr>
                <w:lang w:val="en-US"/>
              </w:rPr>
            </w:pPr>
            <w:r w:rsidRPr="00CE25AF">
              <w:rPr>
                <w:lang w:val="en-US"/>
              </w:rPr>
              <w:t xml:space="preserve">Note: </w:t>
            </w:r>
            <w:proofErr w:type="spellStart"/>
            <w:r w:rsidRPr="00CE25AF">
              <w:rPr>
                <w:lang w:val="en-US"/>
              </w:rPr>
              <w:t>Identifiable</w:t>
            </w:r>
            <w:r w:rsidR="00DD7DF0" w:rsidRPr="00CE25AF">
              <w:rPr>
                <w:lang w:val="en-US"/>
              </w:rPr>
              <w:t>s</w:t>
            </w:r>
            <w:proofErr w:type="spellEnd"/>
            <w:r w:rsidR="00DD7DF0" w:rsidRPr="00CE25AF">
              <w:rPr>
                <w:lang w:val="en-US"/>
              </w:rPr>
              <w:t xml:space="preserve"> are</w:t>
            </w:r>
            <w:r w:rsidRPr="00CE25AF">
              <w:rPr>
                <w:lang w:val="en-US"/>
              </w:rPr>
              <w:t xml:space="preserve"> abstract, i.e. if a key uses </w:t>
            </w:r>
            <w:r w:rsidR="00F639CD" w:rsidRPr="00CE25AF">
              <w:rPr>
                <w:lang w:val="en-US"/>
              </w:rPr>
              <w:t>"</w:t>
            </w:r>
            <w:r w:rsidRPr="00CE25AF">
              <w:rPr>
                <w:lang w:val="en-US"/>
              </w:rPr>
              <w:t>Identifiable</w:t>
            </w:r>
            <w:r w:rsidR="00F639CD" w:rsidRPr="00CE25AF">
              <w:rPr>
                <w:lang w:val="en-US"/>
              </w:rPr>
              <w:t>"</w:t>
            </w:r>
            <w:r w:rsidR="00DD7DF0" w:rsidRPr="00CE25AF">
              <w:rPr>
                <w:lang w:val="en-US"/>
              </w:rPr>
              <w:t>,</w:t>
            </w:r>
            <w:r w:rsidRPr="00CE25AF">
              <w:rPr>
                <w:lang w:val="en-US"/>
              </w:rPr>
              <w:t xml:space="preserve"> the reference may be an Asset Administration Shell, a</w:t>
            </w:r>
            <w:r w:rsidR="00DD7DF0" w:rsidRPr="00CE25AF">
              <w:rPr>
                <w:lang w:val="en-US"/>
              </w:rPr>
              <w:t xml:space="preserve"> </w:t>
            </w:r>
            <w:proofErr w:type="spellStart"/>
            <w:r w:rsidR="00DD7DF0" w:rsidRPr="00CE25AF">
              <w:rPr>
                <w:lang w:val="en-US"/>
              </w:rPr>
              <w:t>s</w:t>
            </w:r>
            <w:r w:rsidRPr="00CE25AF">
              <w:rPr>
                <w:lang w:val="en-US"/>
              </w:rPr>
              <w:t>ubmodel</w:t>
            </w:r>
            <w:proofErr w:type="spellEnd"/>
            <w:r w:rsidR="00DD7DF0" w:rsidRPr="00CE25AF">
              <w:rPr>
                <w:lang w:val="en-US"/>
              </w:rPr>
              <w:t>,</w:t>
            </w:r>
            <w:r w:rsidRPr="00CE25AF">
              <w:rPr>
                <w:lang w:val="en-US"/>
              </w:rPr>
              <w:t xml:space="preserve"> or a </w:t>
            </w:r>
            <w:r w:rsidR="00DD7DF0" w:rsidRPr="00CE25AF">
              <w:rPr>
                <w:lang w:val="en-US"/>
              </w:rPr>
              <w:t>c</w:t>
            </w:r>
            <w:r w:rsidRPr="00CE25AF">
              <w:rPr>
                <w:lang w:val="en-US"/>
              </w:rPr>
              <w:t xml:space="preserve">oncept </w:t>
            </w:r>
            <w:r w:rsidR="00DD7DF0" w:rsidRPr="00CE25AF">
              <w:rPr>
                <w:lang w:val="en-US"/>
              </w:rPr>
              <w:t>d</w:t>
            </w:r>
            <w:r w:rsidRPr="00CE25AF">
              <w:rPr>
                <w:lang w:val="en-US"/>
              </w:rPr>
              <w:t>escription.</w:t>
            </w:r>
          </w:p>
        </w:tc>
      </w:tr>
      <w:tr w:rsidR="00A7322A" w:rsidRPr="00CE25AF" w14:paraId="6C1C74F5" w14:textId="77777777" w:rsidTr="00BE3BF6">
        <w:tc>
          <w:tcPr>
            <w:tcW w:w="2838" w:type="dxa"/>
            <w:shd w:val="clear" w:color="auto" w:fill="FFFFFF" w:themeFill="background1"/>
          </w:tcPr>
          <w:p w14:paraId="3457E737" w14:textId="77777777" w:rsidR="00A7322A" w:rsidRPr="007C14E8" w:rsidRDefault="00A7322A" w:rsidP="000D18E5">
            <w:pPr>
              <w:rPr>
                <w:lang w:val="en-US"/>
              </w:rPr>
            </w:pPr>
            <w:proofErr w:type="spellStart"/>
            <w:r w:rsidRPr="007C14E8">
              <w:rPr>
                <w:lang w:val="en-US"/>
              </w:rPr>
              <w:t>Submodel</w:t>
            </w:r>
            <w:proofErr w:type="spellEnd"/>
          </w:p>
        </w:tc>
        <w:tc>
          <w:tcPr>
            <w:tcW w:w="6328" w:type="dxa"/>
            <w:shd w:val="clear" w:color="auto" w:fill="FFFFFF" w:themeFill="background1"/>
          </w:tcPr>
          <w:p w14:paraId="2B4E0B83" w14:textId="77777777" w:rsidR="00A7322A" w:rsidRPr="007C14E8" w:rsidRDefault="00A7322A" w:rsidP="000D18E5">
            <w:pPr>
              <w:pStyle w:val="Spiegelstriche"/>
              <w:rPr>
                <w:lang w:val="en-US"/>
              </w:rPr>
            </w:pPr>
            <w:proofErr w:type="spellStart"/>
            <w:r w:rsidRPr="007C14E8">
              <w:rPr>
                <w:lang w:val="en-US"/>
              </w:rPr>
              <w:t>Submodel</w:t>
            </w:r>
            <w:proofErr w:type="spellEnd"/>
          </w:p>
        </w:tc>
      </w:tr>
    </w:tbl>
    <w:p w14:paraId="1A297221" w14:textId="500F72AC" w:rsidR="00A7322A" w:rsidRPr="007C14E8" w:rsidRDefault="00A7322A" w:rsidP="00C92C38">
      <w:pPr>
        <w:pStyle w:val="Spiegelstriche"/>
        <w:ind w:left="1287"/>
        <w:rPr>
          <w:lang w:val="en-US"/>
        </w:rPr>
      </w:pPr>
    </w:p>
    <w:p w14:paraId="526D3A63" w14:textId="77777777" w:rsidR="00A7322A" w:rsidRPr="007C14E8" w:rsidRDefault="00A7322A" w:rsidP="00A7322A">
      <w:pPr>
        <w:pStyle w:val="Spiegelstriche"/>
        <w:ind w:left="1287"/>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gridCol w:w="6328"/>
      </w:tblGrid>
      <w:tr w:rsidR="00A7322A" w:rsidRPr="00CE25AF" w14:paraId="4E21D36A" w14:textId="77777777" w:rsidTr="00482FC3">
        <w:trPr>
          <w:tblHeader/>
        </w:trPr>
        <w:tc>
          <w:tcPr>
            <w:tcW w:w="2838" w:type="dxa"/>
            <w:shd w:val="clear" w:color="auto" w:fill="0778A5"/>
          </w:tcPr>
          <w:p w14:paraId="4365C76C" w14:textId="77777777" w:rsidR="00A7322A" w:rsidRPr="007C14E8" w:rsidRDefault="00A7322A" w:rsidP="000D18E5">
            <w:pPr>
              <w:rPr>
                <w:color w:val="FFFFFF" w:themeColor="background1"/>
                <w:lang w:val="en-US"/>
              </w:rPr>
            </w:pPr>
            <w:r w:rsidRPr="007C14E8">
              <w:rPr>
                <w:color w:val="FFFFFF" w:themeColor="background1"/>
                <w:lang w:val="en-US"/>
              </w:rPr>
              <w:t>Enumeration:</w:t>
            </w:r>
          </w:p>
        </w:tc>
        <w:tc>
          <w:tcPr>
            <w:tcW w:w="6328" w:type="dxa"/>
          </w:tcPr>
          <w:p w14:paraId="32A063CF" w14:textId="5FD06E5B" w:rsidR="00A7322A" w:rsidRPr="007C14E8" w:rsidRDefault="00A7322A" w:rsidP="000D18E5">
            <w:pPr>
              <w:rPr>
                <w:lang w:val="en-US"/>
              </w:rPr>
            </w:pPr>
            <w:proofErr w:type="spellStart"/>
            <w:r w:rsidRPr="007C14E8">
              <w:rPr>
                <w:lang w:val="en-US"/>
              </w:rPr>
              <w:t>GenericGloballyIdentifiables</w:t>
            </w:r>
            <w:proofErr w:type="spellEnd"/>
          </w:p>
        </w:tc>
      </w:tr>
      <w:tr w:rsidR="00A7322A" w:rsidRPr="00C51190" w14:paraId="3ADD42B4" w14:textId="77777777" w:rsidTr="00482FC3">
        <w:trPr>
          <w:tblHeader/>
        </w:trPr>
        <w:tc>
          <w:tcPr>
            <w:tcW w:w="2838" w:type="dxa"/>
            <w:tcBorders>
              <w:bottom w:val="single" w:sz="4" w:space="0" w:color="auto"/>
            </w:tcBorders>
            <w:shd w:val="clear" w:color="auto" w:fill="0778A5"/>
          </w:tcPr>
          <w:p w14:paraId="02B873D6" w14:textId="77777777" w:rsidR="00A7322A" w:rsidRPr="007C14E8" w:rsidRDefault="00A7322A" w:rsidP="000D18E5">
            <w:pPr>
              <w:rPr>
                <w:color w:val="FFFFFF" w:themeColor="background1"/>
                <w:lang w:val="en-US"/>
              </w:rPr>
            </w:pPr>
            <w:r w:rsidRPr="007C14E8">
              <w:rPr>
                <w:color w:val="FFFFFF" w:themeColor="background1"/>
                <w:lang w:val="en-US"/>
              </w:rPr>
              <w:t>Explanation:</w:t>
            </w:r>
          </w:p>
        </w:tc>
        <w:tc>
          <w:tcPr>
            <w:tcW w:w="6328" w:type="dxa"/>
            <w:tcBorders>
              <w:bottom w:val="single" w:sz="4" w:space="0" w:color="auto"/>
            </w:tcBorders>
          </w:tcPr>
          <w:p w14:paraId="7940828D" w14:textId="1B95E841" w:rsidR="00A7322A" w:rsidRPr="00CE25AF" w:rsidRDefault="00A7322A" w:rsidP="000D18E5">
            <w:pPr>
              <w:rPr>
                <w:lang w:val="en-US"/>
              </w:rPr>
            </w:pPr>
            <w:r w:rsidRPr="00CE25AF">
              <w:rPr>
                <w:lang w:val="en-US"/>
              </w:rPr>
              <w:t>Enumeration of different key value types within a key</w:t>
            </w:r>
          </w:p>
        </w:tc>
      </w:tr>
      <w:tr w:rsidR="00A7322A" w:rsidRPr="00CE25AF" w14:paraId="60D5C63F" w14:textId="77777777" w:rsidTr="00482FC3">
        <w:trPr>
          <w:tblHeader/>
        </w:trPr>
        <w:tc>
          <w:tcPr>
            <w:tcW w:w="2838" w:type="dxa"/>
            <w:tcBorders>
              <w:bottom w:val="single" w:sz="4" w:space="0" w:color="auto"/>
            </w:tcBorders>
            <w:shd w:val="clear" w:color="auto" w:fill="0778A5"/>
          </w:tcPr>
          <w:p w14:paraId="5554B7F3" w14:textId="77777777" w:rsidR="00A7322A" w:rsidRPr="007C14E8" w:rsidRDefault="00A7322A" w:rsidP="000D18E5">
            <w:pPr>
              <w:rPr>
                <w:color w:val="FFFFFF" w:themeColor="background1"/>
                <w:lang w:val="en-US"/>
              </w:rPr>
            </w:pPr>
            <w:r w:rsidRPr="007C14E8">
              <w:rPr>
                <w:color w:val="FFFFFF" w:themeColor="background1"/>
                <w:lang w:val="en-US"/>
              </w:rPr>
              <w:t>Set of:</w:t>
            </w:r>
          </w:p>
        </w:tc>
        <w:tc>
          <w:tcPr>
            <w:tcW w:w="6328" w:type="dxa"/>
            <w:tcBorders>
              <w:bottom w:val="single" w:sz="4" w:space="0" w:color="auto"/>
            </w:tcBorders>
          </w:tcPr>
          <w:p w14:paraId="2E21C6D6" w14:textId="31E4D94C" w:rsidR="00A7322A" w:rsidRPr="007C14E8" w:rsidRDefault="00A7322A" w:rsidP="000D18E5">
            <w:pPr>
              <w:rPr>
                <w:lang w:val="en-US"/>
              </w:rPr>
            </w:pPr>
            <w:r w:rsidRPr="007C14E8">
              <w:rPr>
                <w:lang w:val="en-US"/>
              </w:rPr>
              <w:t>--</w:t>
            </w:r>
          </w:p>
        </w:tc>
      </w:tr>
      <w:tr w:rsidR="00482FC3" w:rsidRPr="00CE25AF" w14:paraId="4B3D0F32" w14:textId="77777777" w:rsidTr="00482FC3">
        <w:trPr>
          <w:tblHeader/>
        </w:trPr>
        <w:tc>
          <w:tcPr>
            <w:tcW w:w="2838" w:type="dxa"/>
            <w:shd w:val="clear" w:color="auto" w:fill="0778A5"/>
          </w:tcPr>
          <w:p w14:paraId="04235C2C" w14:textId="77777777" w:rsidR="00A7322A" w:rsidRPr="007C14E8" w:rsidRDefault="00A7322A" w:rsidP="000D18E5">
            <w:pPr>
              <w:rPr>
                <w:color w:val="FFFFFF" w:themeColor="background1"/>
                <w:lang w:val="en-US"/>
              </w:rPr>
            </w:pPr>
            <w:r w:rsidRPr="007C14E8">
              <w:rPr>
                <w:color w:val="FFFFFF" w:themeColor="background1"/>
                <w:lang w:val="en-US"/>
              </w:rPr>
              <w:t>Literal</w:t>
            </w:r>
          </w:p>
        </w:tc>
        <w:tc>
          <w:tcPr>
            <w:tcW w:w="6328" w:type="dxa"/>
            <w:shd w:val="clear" w:color="auto" w:fill="0778A5"/>
          </w:tcPr>
          <w:p w14:paraId="5B93AC12" w14:textId="77777777" w:rsidR="00A7322A" w:rsidRPr="007C14E8" w:rsidRDefault="00A7322A" w:rsidP="000D18E5">
            <w:pPr>
              <w:rPr>
                <w:color w:val="FFFFFF" w:themeColor="background1"/>
                <w:lang w:val="en-US"/>
              </w:rPr>
            </w:pPr>
            <w:r w:rsidRPr="007C14E8">
              <w:rPr>
                <w:color w:val="FFFFFF" w:themeColor="background1"/>
                <w:lang w:val="en-US"/>
              </w:rPr>
              <w:t>Explanation</w:t>
            </w:r>
          </w:p>
        </w:tc>
      </w:tr>
      <w:tr w:rsidR="00A7322A" w:rsidRPr="00CE25AF" w14:paraId="1CFDAFF3" w14:textId="77777777" w:rsidTr="00BE3BF6">
        <w:tc>
          <w:tcPr>
            <w:tcW w:w="2838" w:type="dxa"/>
            <w:shd w:val="clear" w:color="auto" w:fill="FFFFFF" w:themeFill="background1"/>
          </w:tcPr>
          <w:p w14:paraId="007CD725" w14:textId="25120189" w:rsidR="00A7322A" w:rsidRPr="007C14E8" w:rsidRDefault="00A7322A" w:rsidP="00A7322A">
            <w:pPr>
              <w:rPr>
                <w:lang w:val="en-US"/>
              </w:rPr>
            </w:pPr>
            <w:proofErr w:type="spellStart"/>
            <w:r w:rsidRPr="007C14E8">
              <w:rPr>
                <w:lang w:val="en-US"/>
              </w:rPr>
              <w:t>GlobalReference</w:t>
            </w:r>
            <w:proofErr w:type="spellEnd"/>
          </w:p>
        </w:tc>
        <w:tc>
          <w:tcPr>
            <w:tcW w:w="6328" w:type="dxa"/>
            <w:shd w:val="clear" w:color="auto" w:fill="FFFFFF" w:themeFill="background1"/>
          </w:tcPr>
          <w:p w14:paraId="50566215" w14:textId="0CFAD5D5" w:rsidR="00A7322A" w:rsidRPr="007C14E8" w:rsidRDefault="00A7322A" w:rsidP="00A7322A">
            <w:pPr>
              <w:pStyle w:val="Spiegelstriche"/>
              <w:rPr>
                <w:lang w:val="en-US"/>
              </w:rPr>
            </w:pPr>
            <w:r w:rsidRPr="007C14E8">
              <w:rPr>
                <w:lang w:val="en-US"/>
              </w:rPr>
              <w:t>Global reference</w:t>
            </w:r>
          </w:p>
        </w:tc>
      </w:tr>
    </w:tbl>
    <w:p w14:paraId="76DF48CF" w14:textId="77777777" w:rsidR="00A7322A" w:rsidRPr="007C14E8" w:rsidRDefault="00A7322A" w:rsidP="00A7322A">
      <w:pPr>
        <w:pStyle w:val="Spiegelstriche"/>
        <w:ind w:left="1287"/>
        <w:rPr>
          <w:lang w:val="en-US"/>
        </w:rPr>
      </w:pPr>
    </w:p>
    <w:p w14:paraId="78931FED" w14:textId="77777777" w:rsidR="00B7143A" w:rsidRPr="007C14E8" w:rsidRDefault="00B7143A" w:rsidP="00E805F8">
      <w:pPr>
        <w:pStyle w:val="Heading4"/>
        <w:numPr>
          <w:ilvl w:val="3"/>
          <w:numId w:val="53"/>
        </w:numPr>
        <w:rPr>
          <w:lang w:val="en-US"/>
        </w:rPr>
      </w:pPr>
      <w:bookmarkStart w:id="1999" w:name="_Toc87858092"/>
      <w:bookmarkStart w:id="2000" w:name="_Toc87858594"/>
      <w:bookmarkStart w:id="2001" w:name="_Toc87858120"/>
      <w:bookmarkStart w:id="2002" w:name="_Toc87858622"/>
      <w:bookmarkStart w:id="2003" w:name="_Toc87858136"/>
      <w:bookmarkStart w:id="2004" w:name="_Toc87858638"/>
      <w:bookmarkStart w:id="2005" w:name="_Toc87858137"/>
      <w:bookmarkStart w:id="2006" w:name="_Toc87858639"/>
      <w:bookmarkStart w:id="2007" w:name="_Toc87858138"/>
      <w:bookmarkStart w:id="2008" w:name="_Toc87858640"/>
      <w:bookmarkStart w:id="2009" w:name="_Hlk92543683"/>
      <w:bookmarkStart w:id="2010" w:name="_Ref528942808"/>
      <w:bookmarkStart w:id="2011" w:name="_Toc511579058"/>
      <w:bookmarkEnd w:id="1999"/>
      <w:bookmarkEnd w:id="2000"/>
      <w:bookmarkEnd w:id="2001"/>
      <w:bookmarkEnd w:id="2002"/>
      <w:bookmarkEnd w:id="2003"/>
      <w:bookmarkEnd w:id="2004"/>
      <w:bookmarkEnd w:id="2005"/>
      <w:bookmarkEnd w:id="2006"/>
      <w:bookmarkEnd w:id="2007"/>
      <w:bookmarkEnd w:id="2008"/>
      <w:r w:rsidRPr="007C14E8">
        <w:rPr>
          <w:lang w:val="en-US"/>
        </w:rPr>
        <w:t>Constraints</w:t>
      </w:r>
    </w:p>
    <w:p w14:paraId="3F3CC1E8" w14:textId="496C5D9D" w:rsidR="00B7143A" w:rsidRPr="00CE25AF" w:rsidRDefault="00B7143A" w:rsidP="00B7143A">
      <w:pPr>
        <w:rPr>
          <w:lang w:val="en-US"/>
        </w:rPr>
      </w:pPr>
      <w:r w:rsidRPr="00CE25AF">
        <w:rPr>
          <w:u w:val="single"/>
          <w:lang w:val="en-US"/>
        </w:rPr>
        <w:t>Constraint</w:t>
      </w:r>
      <w:r w:rsidR="009C54B5" w:rsidRPr="00CE25AF">
        <w:rPr>
          <w:u w:val="single"/>
          <w:lang w:val="en-US"/>
        </w:rPr>
        <w:t xml:space="preserve"> AASd-121</w:t>
      </w:r>
      <w:r w:rsidRPr="00CE25AF">
        <w:rPr>
          <w:u w:val="single"/>
          <w:lang w:val="en-US"/>
        </w:rPr>
        <w:t>:</w:t>
      </w:r>
      <w:r w:rsidRPr="00CE25AF">
        <w:rPr>
          <w:lang w:val="en-US"/>
        </w:rPr>
        <w:t xml:space="preserve"> </w:t>
      </w:r>
      <w:r w:rsidR="004E069D">
        <w:rPr>
          <w:lang w:val="en-US"/>
        </w:rPr>
        <w:t>F</w:t>
      </w:r>
      <w:r w:rsidRPr="00CE25AF">
        <w:rPr>
          <w:lang w:val="en-US"/>
        </w:rPr>
        <w:t xml:space="preserve">or </w:t>
      </w:r>
      <w:r w:rsidRPr="00CE25AF">
        <w:rPr>
          <w:i/>
          <w:iCs/>
          <w:lang w:val="en-US"/>
        </w:rPr>
        <w:t>Reference</w:t>
      </w:r>
      <w:r w:rsidRPr="00CE25AF">
        <w:rPr>
          <w:lang w:val="en-US"/>
        </w:rPr>
        <w:t>s</w:t>
      </w:r>
      <w:r w:rsidR="00DD7DF0" w:rsidRPr="00CE25AF">
        <w:rPr>
          <w:lang w:val="en-US"/>
        </w:rPr>
        <w:t>,</w:t>
      </w:r>
      <w:r w:rsidRPr="00CE25AF">
        <w:rPr>
          <w:lang w:val="en-US"/>
        </w:rPr>
        <w:t xml:space="preserve"> the</w:t>
      </w:r>
      <w:r w:rsidR="00765A68" w:rsidRPr="00CE25AF">
        <w:rPr>
          <w:lang w:val="en-US"/>
        </w:rPr>
        <w:t xml:space="preserve"> value of </w:t>
      </w:r>
      <w:r w:rsidR="00765A68" w:rsidRPr="00CE25AF">
        <w:rPr>
          <w:i/>
          <w:iCs/>
          <w:lang w:val="en-US"/>
        </w:rPr>
        <w:t>Key/</w:t>
      </w:r>
      <w:r w:rsidRPr="00CE25AF">
        <w:rPr>
          <w:i/>
          <w:iCs/>
          <w:lang w:val="en-US"/>
        </w:rPr>
        <w:t>type</w:t>
      </w:r>
      <w:r w:rsidRPr="00CE25AF">
        <w:rPr>
          <w:lang w:val="en-US"/>
        </w:rPr>
        <w:t xml:space="preserve"> of the first </w:t>
      </w:r>
      <w:r w:rsidRPr="00CE25AF">
        <w:rPr>
          <w:i/>
          <w:iCs/>
          <w:lang w:val="en-US"/>
        </w:rPr>
        <w:t>key</w:t>
      </w:r>
      <w:r w:rsidRPr="00CE25AF">
        <w:rPr>
          <w:lang w:val="en-US"/>
        </w:rPr>
        <w:t xml:space="preserve"> </w:t>
      </w:r>
      <w:r w:rsidR="009C54B5" w:rsidRPr="00CE25AF">
        <w:rPr>
          <w:lang w:val="en-US"/>
        </w:rPr>
        <w:t xml:space="preserve">of </w:t>
      </w:r>
      <w:r w:rsidR="009C54B5" w:rsidRPr="00CE25AF">
        <w:rPr>
          <w:i/>
          <w:iCs/>
          <w:lang w:val="en-US"/>
        </w:rPr>
        <w:t>Reference/keys</w:t>
      </w:r>
      <w:r w:rsidR="009C54B5" w:rsidRPr="00CE25AF">
        <w:rPr>
          <w:lang w:val="en-US"/>
        </w:rPr>
        <w:t xml:space="preserve"> </w:t>
      </w:r>
      <w:r w:rsidRPr="00CE25AF">
        <w:rPr>
          <w:lang w:val="en-US"/>
        </w:rPr>
        <w:t xml:space="preserve">shall be one of </w:t>
      </w:r>
      <w:proofErr w:type="spellStart"/>
      <w:r w:rsidRPr="00CE25AF">
        <w:rPr>
          <w:i/>
          <w:iCs/>
          <w:lang w:val="en-US"/>
        </w:rPr>
        <w:t>GloballyIdenti</w:t>
      </w:r>
      <w:r w:rsidR="009C54B5" w:rsidRPr="00CE25AF">
        <w:rPr>
          <w:i/>
          <w:iCs/>
          <w:lang w:val="en-US"/>
        </w:rPr>
        <w:t>fiables</w:t>
      </w:r>
      <w:proofErr w:type="spellEnd"/>
      <w:r w:rsidRPr="00CE25AF">
        <w:rPr>
          <w:lang w:val="en-US"/>
        </w:rPr>
        <w:t>.</w:t>
      </w:r>
    </w:p>
    <w:p w14:paraId="3B31E2A4" w14:textId="37D70C5E" w:rsidR="009C54B5" w:rsidRPr="00CE25AF" w:rsidRDefault="004E0878" w:rsidP="00B7143A">
      <w:pPr>
        <w:rPr>
          <w:lang w:val="en-US"/>
        </w:rPr>
      </w:pPr>
      <w:r w:rsidRPr="00CE25AF">
        <w:rPr>
          <w:u w:val="single"/>
          <w:lang w:val="en-US"/>
        </w:rPr>
        <w:t>Constraint AASd-122:</w:t>
      </w:r>
      <w:r w:rsidRPr="00CE25AF">
        <w:rPr>
          <w:lang w:val="en-US"/>
        </w:rPr>
        <w:t xml:space="preserve"> </w:t>
      </w:r>
      <w:r w:rsidR="004E069D">
        <w:rPr>
          <w:lang w:val="en-US"/>
        </w:rPr>
        <w:t>F</w:t>
      </w:r>
      <w:r w:rsidRPr="00CE25AF">
        <w:rPr>
          <w:lang w:val="en-US"/>
        </w:rPr>
        <w:t xml:space="preserve">or </w:t>
      </w:r>
      <w:r w:rsidR="00D32D5F" w:rsidRPr="00CE25AF">
        <w:rPr>
          <w:lang w:val="en-US"/>
        </w:rPr>
        <w:t>external</w:t>
      </w:r>
      <w:r w:rsidR="004C0EFC" w:rsidRPr="00CE25AF">
        <w:rPr>
          <w:lang w:val="en-US"/>
        </w:rPr>
        <w:t xml:space="preserve"> </w:t>
      </w:r>
      <w:r w:rsidRPr="00CE25AF">
        <w:rPr>
          <w:lang w:val="en-US"/>
        </w:rPr>
        <w:t xml:space="preserve">references, i.e. </w:t>
      </w:r>
      <w:r w:rsidRPr="00CE25AF">
        <w:rPr>
          <w:i/>
          <w:iCs/>
          <w:lang w:val="en-US"/>
        </w:rPr>
        <w:t>Reference</w:t>
      </w:r>
      <w:r w:rsidRPr="00CE25AF">
        <w:rPr>
          <w:lang w:val="en-US"/>
        </w:rPr>
        <w:t xml:space="preserve">s with </w:t>
      </w:r>
      <w:r w:rsidRPr="00CE25AF">
        <w:rPr>
          <w:i/>
          <w:iCs/>
          <w:lang w:val="en-US"/>
        </w:rPr>
        <w:t xml:space="preserve">Reference/type = </w:t>
      </w:r>
      <w:proofErr w:type="spellStart"/>
      <w:r w:rsidR="00D32D5F" w:rsidRPr="00CE25AF">
        <w:rPr>
          <w:i/>
          <w:iCs/>
          <w:lang w:val="en-US"/>
        </w:rPr>
        <w:t>External</w:t>
      </w:r>
      <w:r w:rsidRPr="00CE25AF">
        <w:rPr>
          <w:i/>
          <w:iCs/>
          <w:lang w:val="en-US"/>
        </w:rPr>
        <w:t>Reference</w:t>
      </w:r>
      <w:proofErr w:type="spellEnd"/>
      <w:r w:rsidRPr="00CE25AF">
        <w:rPr>
          <w:lang w:val="en-US"/>
        </w:rPr>
        <w:t>, the</w:t>
      </w:r>
      <w:r w:rsidR="00765A68" w:rsidRPr="00CE25AF">
        <w:rPr>
          <w:lang w:val="en-US"/>
        </w:rPr>
        <w:t xml:space="preserve"> value of </w:t>
      </w:r>
      <w:r w:rsidR="00765A68" w:rsidRPr="00CE25AF">
        <w:rPr>
          <w:i/>
          <w:iCs/>
          <w:lang w:val="en-US"/>
        </w:rPr>
        <w:t>Key/type</w:t>
      </w:r>
      <w:r w:rsidR="00765A68" w:rsidRPr="00CE25AF">
        <w:rPr>
          <w:lang w:val="en-US"/>
        </w:rPr>
        <w:t xml:space="preserve"> </w:t>
      </w:r>
      <w:r w:rsidRPr="00CE25AF">
        <w:rPr>
          <w:lang w:val="en-US"/>
        </w:rPr>
        <w:t xml:space="preserve">of the first key of </w:t>
      </w:r>
      <w:r w:rsidRPr="00CE25AF">
        <w:rPr>
          <w:i/>
          <w:iCs/>
          <w:lang w:val="en-US"/>
        </w:rPr>
        <w:t xml:space="preserve">Reference/keys </w:t>
      </w:r>
      <w:r w:rsidRPr="00CE25AF">
        <w:rPr>
          <w:lang w:val="en-US"/>
        </w:rPr>
        <w:t xml:space="preserve">shall be one of </w:t>
      </w:r>
      <w:proofErr w:type="spellStart"/>
      <w:r w:rsidRPr="00CE25AF">
        <w:rPr>
          <w:i/>
          <w:iCs/>
          <w:lang w:val="en-US"/>
        </w:rPr>
        <w:t>GenericGloballyIdentifiables</w:t>
      </w:r>
      <w:proofErr w:type="spellEnd"/>
      <w:r w:rsidRPr="00CE25AF">
        <w:rPr>
          <w:lang w:val="en-US"/>
        </w:rPr>
        <w:t>.</w:t>
      </w:r>
    </w:p>
    <w:p w14:paraId="24B4A2BD" w14:textId="17440C02" w:rsidR="004E0878" w:rsidRPr="00CE25AF" w:rsidRDefault="004E0878" w:rsidP="004E0878">
      <w:pPr>
        <w:tabs>
          <w:tab w:val="left" w:pos="936"/>
        </w:tabs>
        <w:rPr>
          <w:i/>
          <w:iCs/>
          <w:lang w:val="en-US"/>
        </w:rPr>
      </w:pPr>
      <w:r w:rsidRPr="00CE25AF">
        <w:rPr>
          <w:u w:val="single"/>
          <w:lang w:val="en-US"/>
        </w:rPr>
        <w:t>Constraint AASd-123:</w:t>
      </w:r>
      <w:r w:rsidRPr="00CE25AF">
        <w:rPr>
          <w:lang w:val="en-US"/>
        </w:rPr>
        <w:t xml:space="preserve"> </w:t>
      </w:r>
      <w:r w:rsidR="004E069D">
        <w:rPr>
          <w:lang w:val="en-US"/>
        </w:rPr>
        <w:t>F</w:t>
      </w:r>
      <w:r w:rsidRPr="00CE25AF">
        <w:rPr>
          <w:lang w:val="en-US"/>
        </w:rPr>
        <w:t xml:space="preserve">or model references, i.e. </w:t>
      </w:r>
      <w:r w:rsidRPr="00CE25AF">
        <w:rPr>
          <w:i/>
          <w:iCs/>
          <w:lang w:val="en-US"/>
        </w:rPr>
        <w:t>Reference</w:t>
      </w:r>
      <w:r w:rsidRPr="00CE25AF">
        <w:rPr>
          <w:lang w:val="en-US"/>
        </w:rPr>
        <w:t xml:space="preserve">s with </w:t>
      </w:r>
      <w:r w:rsidRPr="00CE25AF">
        <w:rPr>
          <w:i/>
          <w:iCs/>
          <w:lang w:val="en-US"/>
        </w:rPr>
        <w:t xml:space="preserve">Reference/type = </w:t>
      </w:r>
      <w:proofErr w:type="spellStart"/>
      <w:r w:rsidR="00D32D5F" w:rsidRPr="00CE25AF">
        <w:rPr>
          <w:i/>
          <w:iCs/>
          <w:lang w:val="en-US"/>
        </w:rPr>
        <w:t>Modell</w:t>
      </w:r>
      <w:r w:rsidRPr="00CE25AF">
        <w:rPr>
          <w:i/>
          <w:iCs/>
          <w:lang w:val="en-US"/>
        </w:rPr>
        <w:t>Reference</w:t>
      </w:r>
      <w:proofErr w:type="spellEnd"/>
      <w:r w:rsidRPr="00CE25AF">
        <w:rPr>
          <w:lang w:val="en-US"/>
        </w:rPr>
        <w:t>,</w:t>
      </w:r>
      <w:r w:rsidR="004C0EFC" w:rsidRPr="00CE25AF">
        <w:rPr>
          <w:lang w:val="en-US"/>
        </w:rPr>
        <w:t xml:space="preserve"> </w:t>
      </w:r>
      <w:r w:rsidR="00765A68" w:rsidRPr="00CE25AF">
        <w:rPr>
          <w:lang w:val="en-US"/>
        </w:rPr>
        <w:t xml:space="preserve">the value of </w:t>
      </w:r>
      <w:r w:rsidR="00765A68" w:rsidRPr="00CE25AF">
        <w:rPr>
          <w:i/>
          <w:iCs/>
          <w:lang w:val="en-US"/>
        </w:rPr>
        <w:t>Key/type</w:t>
      </w:r>
      <w:r w:rsidR="00765A68" w:rsidRPr="00CE25AF">
        <w:rPr>
          <w:lang w:val="en-US"/>
        </w:rPr>
        <w:t xml:space="preserve"> </w:t>
      </w:r>
      <w:r w:rsidRPr="00CE25AF">
        <w:rPr>
          <w:lang w:val="en-US"/>
        </w:rPr>
        <w:t xml:space="preserve">of the first </w:t>
      </w:r>
      <w:r w:rsidRPr="00CE25AF">
        <w:rPr>
          <w:i/>
          <w:iCs/>
          <w:lang w:val="en-US"/>
        </w:rPr>
        <w:t>key</w:t>
      </w:r>
      <w:r w:rsidRPr="00CE25AF">
        <w:rPr>
          <w:lang w:val="en-US"/>
        </w:rPr>
        <w:t xml:space="preserve"> of </w:t>
      </w:r>
      <w:r w:rsidRPr="00CE25AF">
        <w:rPr>
          <w:i/>
          <w:iCs/>
          <w:lang w:val="en-US"/>
        </w:rPr>
        <w:t>Reference/keys</w:t>
      </w:r>
      <w:r w:rsidRPr="00CE25AF">
        <w:rPr>
          <w:lang w:val="en-US"/>
        </w:rPr>
        <w:t xml:space="preserve"> shall be one of </w:t>
      </w:r>
      <w:proofErr w:type="spellStart"/>
      <w:r w:rsidRPr="00CE25AF">
        <w:rPr>
          <w:i/>
          <w:iCs/>
          <w:lang w:val="en-US"/>
        </w:rPr>
        <w:t>AasIdentifiables</w:t>
      </w:r>
      <w:proofErr w:type="spellEnd"/>
      <w:r w:rsidRPr="00CE25AF">
        <w:rPr>
          <w:i/>
          <w:iCs/>
          <w:lang w:val="en-US"/>
        </w:rPr>
        <w:t>.</w:t>
      </w:r>
    </w:p>
    <w:p w14:paraId="37F4594B" w14:textId="2DDB2CF7" w:rsidR="004E0878" w:rsidRPr="00CE25AF" w:rsidRDefault="004E0878" w:rsidP="004E0878">
      <w:pPr>
        <w:rPr>
          <w:i/>
          <w:iCs/>
          <w:lang w:val="en-US"/>
        </w:rPr>
      </w:pPr>
      <w:r w:rsidRPr="00CE25AF">
        <w:rPr>
          <w:u w:val="single"/>
          <w:lang w:val="en-US"/>
        </w:rPr>
        <w:t>Constraint AASd-124:</w:t>
      </w:r>
      <w:r w:rsidRPr="00CE25AF">
        <w:rPr>
          <w:lang w:val="en-US"/>
        </w:rPr>
        <w:t xml:space="preserve"> </w:t>
      </w:r>
      <w:r w:rsidR="004E069D">
        <w:rPr>
          <w:lang w:val="en-US"/>
        </w:rPr>
        <w:t>F</w:t>
      </w:r>
      <w:r w:rsidRPr="00CE25AF">
        <w:rPr>
          <w:lang w:val="en-US"/>
        </w:rPr>
        <w:t xml:space="preserve">or </w:t>
      </w:r>
      <w:r w:rsidR="00D32D5F" w:rsidRPr="00CE25AF">
        <w:rPr>
          <w:lang w:val="en-US"/>
        </w:rPr>
        <w:t xml:space="preserve">external </w:t>
      </w:r>
      <w:r w:rsidRPr="00CE25AF">
        <w:rPr>
          <w:lang w:val="en-US"/>
        </w:rPr>
        <w:t>references,</w:t>
      </w:r>
      <w:r w:rsidR="004C0EFC" w:rsidRPr="00CE25AF">
        <w:rPr>
          <w:lang w:val="en-US"/>
        </w:rPr>
        <w:t xml:space="preserve"> </w:t>
      </w:r>
      <w:r w:rsidRPr="00CE25AF">
        <w:rPr>
          <w:lang w:val="en-US"/>
        </w:rPr>
        <w:t xml:space="preserve">i.e. </w:t>
      </w:r>
      <w:r w:rsidRPr="00CE25AF">
        <w:rPr>
          <w:i/>
          <w:iCs/>
          <w:lang w:val="en-US"/>
        </w:rPr>
        <w:t>Reference</w:t>
      </w:r>
      <w:r w:rsidRPr="00CE25AF">
        <w:rPr>
          <w:lang w:val="en-US"/>
        </w:rPr>
        <w:t xml:space="preserve">s with </w:t>
      </w:r>
      <w:r w:rsidRPr="00CE25AF">
        <w:rPr>
          <w:i/>
          <w:iCs/>
          <w:lang w:val="en-US"/>
        </w:rPr>
        <w:t xml:space="preserve">Reference/type = </w:t>
      </w:r>
      <w:proofErr w:type="spellStart"/>
      <w:r w:rsidR="00D32D5F" w:rsidRPr="00CE25AF">
        <w:rPr>
          <w:i/>
          <w:iCs/>
          <w:lang w:val="en-US"/>
        </w:rPr>
        <w:t>External</w:t>
      </w:r>
      <w:r w:rsidRPr="00CE25AF">
        <w:rPr>
          <w:i/>
          <w:iCs/>
          <w:lang w:val="en-US"/>
        </w:rPr>
        <w:t>Reference</w:t>
      </w:r>
      <w:proofErr w:type="spellEnd"/>
      <w:r w:rsidRPr="00CE25AF">
        <w:rPr>
          <w:lang w:val="en-US"/>
        </w:rPr>
        <w:t xml:space="preserve">, the last </w:t>
      </w:r>
      <w:r w:rsidRPr="00CE25AF">
        <w:rPr>
          <w:i/>
          <w:iCs/>
          <w:lang w:val="en-US"/>
        </w:rPr>
        <w:t>key</w:t>
      </w:r>
      <w:r w:rsidRPr="00CE25AF">
        <w:rPr>
          <w:lang w:val="en-US"/>
        </w:rPr>
        <w:t xml:space="preserve"> of </w:t>
      </w:r>
      <w:r w:rsidRPr="00CE25AF">
        <w:rPr>
          <w:i/>
          <w:iCs/>
          <w:lang w:val="en-US"/>
        </w:rPr>
        <w:t>Reference/keys</w:t>
      </w:r>
      <w:r w:rsidRPr="00CE25AF">
        <w:rPr>
          <w:lang w:val="en-US"/>
        </w:rPr>
        <w:t xml:space="preserve"> shall be either one of </w:t>
      </w:r>
      <w:proofErr w:type="spellStart"/>
      <w:r w:rsidRPr="00CE25AF">
        <w:rPr>
          <w:i/>
          <w:iCs/>
          <w:lang w:val="en-US"/>
        </w:rPr>
        <w:t>GenericGloballyIdentifiables</w:t>
      </w:r>
      <w:proofErr w:type="spellEnd"/>
      <w:r w:rsidRPr="00CE25AF">
        <w:rPr>
          <w:i/>
          <w:iCs/>
          <w:lang w:val="en-US"/>
        </w:rPr>
        <w:t xml:space="preserve"> </w:t>
      </w:r>
      <w:r w:rsidRPr="00CE25AF">
        <w:rPr>
          <w:lang w:val="en-US"/>
        </w:rPr>
        <w:t>or one of</w:t>
      </w:r>
      <w:r w:rsidRPr="00CE25AF">
        <w:rPr>
          <w:i/>
          <w:iCs/>
          <w:lang w:val="en-US"/>
        </w:rPr>
        <w:t xml:space="preserve"> </w:t>
      </w:r>
      <w:proofErr w:type="spellStart"/>
      <w:r w:rsidRPr="00CE25AF">
        <w:rPr>
          <w:i/>
          <w:iCs/>
          <w:lang w:val="en-US"/>
        </w:rPr>
        <w:t>GenericFragmentKeys</w:t>
      </w:r>
      <w:proofErr w:type="spellEnd"/>
      <w:r w:rsidRPr="00CE25AF">
        <w:rPr>
          <w:i/>
          <w:iCs/>
          <w:lang w:val="en-US"/>
        </w:rPr>
        <w:t>.</w:t>
      </w:r>
    </w:p>
    <w:p w14:paraId="04C23C7A" w14:textId="44C14F94" w:rsidR="004E0878" w:rsidRPr="00CE25AF" w:rsidRDefault="004E0878" w:rsidP="004E0878">
      <w:pPr>
        <w:rPr>
          <w:u w:val="single"/>
          <w:lang w:val="en-US"/>
        </w:rPr>
      </w:pPr>
      <w:bookmarkStart w:id="2012" w:name="_Hlk104465233"/>
      <w:r w:rsidRPr="00CE25AF">
        <w:rPr>
          <w:u w:val="single"/>
          <w:lang w:val="en-US"/>
        </w:rPr>
        <w:t>Constraint AASd-125:</w:t>
      </w:r>
      <w:r w:rsidRPr="007C14E8">
        <w:rPr>
          <w:lang w:val="en-US"/>
        </w:rPr>
        <w:t xml:space="preserve"> </w:t>
      </w:r>
      <w:r w:rsidR="004E069D">
        <w:rPr>
          <w:lang w:val="en-US"/>
        </w:rPr>
        <w:t>F</w:t>
      </w:r>
      <w:r w:rsidRPr="00CE25AF">
        <w:rPr>
          <w:lang w:val="en-US"/>
        </w:rPr>
        <w:t xml:space="preserve">or model references, i.e. </w:t>
      </w:r>
      <w:r w:rsidRPr="00CE25AF">
        <w:rPr>
          <w:i/>
          <w:iCs/>
          <w:lang w:val="en-US"/>
        </w:rPr>
        <w:t>Reference</w:t>
      </w:r>
      <w:r w:rsidRPr="00CE25AF">
        <w:rPr>
          <w:lang w:val="en-US"/>
        </w:rPr>
        <w:t xml:space="preserve">s with </w:t>
      </w:r>
      <w:r w:rsidRPr="00CE25AF">
        <w:rPr>
          <w:i/>
          <w:iCs/>
          <w:lang w:val="en-US"/>
        </w:rPr>
        <w:t>Reference/type</w:t>
      </w:r>
      <w:r w:rsidRPr="00CE25AF">
        <w:rPr>
          <w:lang w:val="en-US"/>
        </w:rPr>
        <w:t xml:space="preserve"> = </w:t>
      </w:r>
      <w:proofErr w:type="spellStart"/>
      <w:r w:rsidRPr="00CE25AF">
        <w:rPr>
          <w:i/>
          <w:iCs/>
          <w:lang w:val="en-US"/>
        </w:rPr>
        <w:t>ModelReference</w:t>
      </w:r>
      <w:proofErr w:type="spellEnd"/>
      <w:r w:rsidRPr="00CE25AF">
        <w:rPr>
          <w:lang w:val="en-US"/>
        </w:rPr>
        <w:t xml:space="preserve"> with more than one key in </w:t>
      </w:r>
      <w:r w:rsidRPr="00CE25AF">
        <w:rPr>
          <w:i/>
          <w:iCs/>
          <w:lang w:val="en-US"/>
        </w:rPr>
        <w:t>Reference/keys</w:t>
      </w:r>
      <w:r w:rsidR="00DD7DF0" w:rsidRPr="00CE25AF">
        <w:rPr>
          <w:i/>
          <w:iCs/>
          <w:lang w:val="en-US"/>
        </w:rPr>
        <w:t>,</w:t>
      </w:r>
      <w:r w:rsidR="004C0EFC" w:rsidRPr="007C14E8">
        <w:rPr>
          <w:i/>
          <w:lang w:val="en-US"/>
        </w:rPr>
        <w:t xml:space="preserve"> </w:t>
      </w:r>
      <w:r w:rsidR="00765A68" w:rsidRPr="00CE25AF">
        <w:rPr>
          <w:lang w:val="en-US"/>
        </w:rPr>
        <w:t xml:space="preserve">the value of </w:t>
      </w:r>
      <w:r w:rsidR="00765A68" w:rsidRPr="00CE25AF">
        <w:rPr>
          <w:i/>
          <w:iCs/>
          <w:lang w:val="en-US"/>
        </w:rPr>
        <w:t>Key/type</w:t>
      </w:r>
      <w:r w:rsidRPr="00CE25AF">
        <w:rPr>
          <w:lang w:val="en-US"/>
        </w:rPr>
        <w:t xml:space="preserve"> of </w:t>
      </w:r>
      <w:r w:rsidR="00765A68" w:rsidRPr="00CE25AF">
        <w:rPr>
          <w:lang w:val="en-US"/>
        </w:rPr>
        <w:t xml:space="preserve">each of </w:t>
      </w:r>
      <w:r w:rsidRPr="00CE25AF">
        <w:rPr>
          <w:lang w:val="en-US"/>
        </w:rPr>
        <w:t xml:space="preserve">the keys following the first key of </w:t>
      </w:r>
      <w:r w:rsidRPr="00CE25AF">
        <w:rPr>
          <w:i/>
          <w:iCs/>
          <w:lang w:val="en-US"/>
        </w:rPr>
        <w:t>Reference/keys</w:t>
      </w:r>
      <w:r w:rsidRPr="00CE25AF">
        <w:rPr>
          <w:lang w:val="en-US"/>
        </w:rPr>
        <w:t xml:space="preserve"> shall be one of </w:t>
      </w:r>
      <w:proofErr w:type="spellStart"/>
      <w:r w:rsidRPr="00CE25AF">
        <w:rPr>
          <w:i/>
          <w:iCs/>
          <w:lang w:val="en-US"/>
        </w:rPr>
        <w:t>FragmentKey</w:t>
      </w:r>
      <w:r w:rsidR="000526B8" w:rsidRPr="00CE25AF">
        <w:rPr>
          <w:i/>
          <w:iCs/>
          <w:lang w:val="en-US"/>
        </w:rPr>
        <w:t>s</w:t>
      </w:r>
      <w:proofErr w:type="spellEnd"/>
      <w:r w:rsidRPr="00CE25AF">
        <w:rPr>
          <w:lang w:val="en-US"/>
        </w:rPr>
        <w:t>.</w:t>
      </w:r>
    </w:p>
    <w:bookmarkEnd w:id="2012"/>
    <w:p w14:paraId="28652E40" w14:textId="09A9B0CA" w:rsidR="004E0878" w:rsidRPr="00CE25AF" w:rsidRDefault="004E0878" w:rsidP="004E0878">
      <w:pPr>
        <w:pStyle w:val="NOTE"/>
        <w:rPr>
          <w:iCs/>
          <w:lang w:val="en-US"/>
        </w:rPr>
      </w:pPr>
      <w:r w:rsidRPr="00CE25AF">
        <w:rPr>
          <w:lang w:val="en-US"/>
        </w:rPr>
        <w:t xml:space="preserve">Note: </w:t>
      </w:r>
      <w:r w:rsidR="00DD7DF0" w:rsidRPr="00CE25AF">
        <w:rPr>
          <w:lang w:val="en-US"/>
        </w:rPr>
        <w:t>c</w:t>
      </w:r>
      <w:r w:rsidRPr="00CE25AF">
        <w:rPr>
          <w:lang w:val="en-US"/>
        </w:rPr>
        <w:t xml:space="preserve">onstraint AASd-125 ensures that the shortest path is used. </w:t>
      </w:r>
    </w:p>
    <w:p w14:paraId="34C19F4A" w14:textId="28EE232E" w:rsidR="004E0878" w:rsidRPr="00CE25AF" w:rsidRDefault="004E0878" w:rsidP="00BE3BF6">
      <w:pPr>
        <w:rPr>
          <w:iCs/>
          <w:lang w:val="en-US"/>
        </w:rPr>
      </w:pPr>
      <w:bookmarkStart w:id="2013" w:name="_Hlk104465363"/>
      <w:r w:rsidRPr="00CE25AF">
        <w:rPr>
          <w:iCs/>
          <w:u w:val="single"/>
          <w:lang w:val="en-US"/>
        </w:rPr>
        <w:t>Constraint AASd-126:</w:t>
      </w:r>
      <w:r w:rsidRPr="00CE25AF">
        <w:rPr>
          <w:iCs/>
          <w:lang w:val="en-US"/>
        </w:rPr>
        <w:t xml:space="preserve"> </w:t>
      </w:r>
      <w:r w:rsidR="004E069D">
        <w:rPr>
          <w:iCs/>
          <w:lang w:val="en-US"/>
        </w:rPr>
        <w:t>F</w:t>
      </w:r>
      <w:r w:rsidRPr="00CE25AF">
        <w:rPr>
          <w:lang w:val="en-US"/>
        </w:rPr>
        <w:t xml:space="preserve">or model references, i.e. </w:t>
      </w:r>
      <w:r w:rsidRPr="00CE25AF">
        <w:rPr>
          <w:i/>
          <w:iCs/>
          <w:lang w:val="en-US"/>
        </w:rPr>
        <w:t>Reference</w:t>
      </w:r>
      <w:r w:rsidRPr="00CE25AF">
        <w:rPr>
          <w:lang w:val="en-US"/>
        </w:rPr>
        <w:t xml:space="preserve">s with </w:t>
      </w:r>
      <w:r w:rsidRPr="00CE25AF">
        <w:rPr>
          <w:i/>
          <w:iCs/>
          <w:lang w:val="en-US"/>
        </w:rPr>
        <w:t xml:space="preserve">Reference/type = </w:t>
      </w:r>
      <w:proofErr w:type="spellStart"/>
      <w:r w:rsidRPr="00CE25AF">
        <w:rPr>
          <w:i/>
          <w:iCs/>
          <w:lang w:val="en-US"/>
        </w:rPr>
        <w:t>ModelReference</w:t>
      </w:r>
      <w:proofErr w:type="spellEnd"/>
      <w:r w:rsidRPr="00CE25AF">
        <w:rPr>
          <w:lang w:val="en-US"/>
        </w:rPr>
        <w:t xml:space="preserve"> </w:t>
      </w:r>
      <w:r w:rsidRPr="007C14E8">
        <w:rPr>
          <w:lang w:val="en-US"/>
        </w:rPr>
        <w:t>with more</w:t>
      </w:r>
      <w:r w:rsidRPr="00CE25AF">
        <w:rPr>
          <w:color w:val="000000"/>
          <w:lang w:val="en-US"/>
        </w:rPr>
        <w:t xml:space="preserve"> </w:t>
      </w:r>
      <w:r w:rsidRPr="007C14E8">
        <w:rPr>
          <w:lang w:val="en-US"/>
        </w:rPr>
        <w:t>than one key in</w:t>
      </w:r>
      <w:r w:rsidRPr="00CE25AF">
        <w:rPr>
          <w:lang w:val="en-US"/>
        </w:rPr>
        <w:t xml:space="preserve"> </w:t>
      </w:r>
      <w:r w:rsidRPr="00CE25AF">
        <w:rPr>
          <w:i/>
          <w:iCs/>
          <w:lang w:val="en-US"/>
        </w:rPr>
        <w:t>Reference/keys</w:t>
      </w:r>
      <w:r w:rsidR="00DD7DF0" w:rsidRPr="00CE25AF">
        <w:rPr>
          <w:i/>
          <w:iCs/>
          <w:lang w:val="en-US"/>
        </w:rPr>
        <w:t>,</w:t>
      </w:r>
      <w:r w:rsidRPr="00CE25AF">
        <w:rPr>
          <w:iCs/>
          <w:lang w:val="en-US"/>
        </w:rPr>
        <w:t xml:space="preserve"> </w:t>
      </w:r>
      <w:r w:rsidR="00765A68" w:rsidRPr="00CE25AF">
        <w:rPr>
          <w:lang w:val="en-US"/>
        </w:rPr>
        <w:t xml:space="preserve">the value of </w:t>
      </w:r>
      <w:r w:rsidR="00765A68" w:rsidRPr="00CE25AF">
        <w:rPr>
          <w:i/>
          <w:iCs/>
          <w:lang w:val="en-US"/>
        </w:rPr>
        <w:t>Key/type</w:t>
      </w:r>
      <w:r w:rsidR="00765A68" w:rsidRPr="00CE25AF">
        <w:rPr>
          <w:lang w:val="en-US"/>
        </w:rPr>
        <w:t xml:space="preserve"> </w:t>
      </w:r>
      <w:r w:rsidRPr="00CE25AF">
        <w:rPr>
          <w:iCs/>
          <w:lang w:val="en-US"/>
        </w:rPr>
        <w:t xml:space="preserve">of the last </w:t>
      </w:r>
      <w:r w:rsidRPr="00CE25AF">
        <w:rPr>
          <w:i/>
          <w:lang w:val="en-US"/>
        </w:rPr>
        <w:t xml:space="preserve">Key </w:t>
      </w:r>
      <w:r w:rsidRPr="00CE25AF">
        <w:rPr>
          <w:iCs/>
          <w:lang w:val="en-US"/>
        </w:rPr>
        <w:t xml:space="preserve">in the reference key chain may be one of </w:t>
      </w:r>
      <w:proofErr w:type="spellStart"/>
      <w:r w:rsidRPr="00CE25AF">
        <w:rPr>
          <w:i/>
          <w:lang w:val="en-US"/>
        </w:rPr>
        <w:t>GenericFragment</w:t>
      </w:r>
      <w:r w:rsidR="00857287" w:rsidRPr="00CE25AF">
        <w:rPr>
          <w:i/>
          <w:lang w:val="en-US"/>
        </w:rPr>
        <w:t>Keys</w:t>
      </w:r>
      <w:proofErr w:type="spellEnd"/>
      <w:r w:rsidRPr="00CE25AF">
        <w:rPr>
          <w:i/>
          <w:lang w:val="en-US"/>
        </w:rPr>
        <w:t xml:space="preserve"> </w:t>
      </w:r>
      <w:r w:rsidRPr="00CE25AF">
        <w:rPr>
          <w:iCs/>
          <w:lang w:val="en-US"/>
        </w:rPr>
        <w:t xml:space="preserve">or no key at all shall have a value out of </w:t>
      </w:r>
      <w:proofErr w:type="spellStart"/>
      <w:r w:rsidRPr="00CE25AF">
        <w:rPr>
          <w:i/>
          <w:lang w:val="en-US"/>
        </w:rPr>
        <w:t>GenericFragmentKey</w:t>
      </w:r>
      <w:bookmarkEnd w:id="2013"/>
      <w:r w:rsidRPr="00CE25AF">
        <w:rPr>
          <w:i/>
          <w:lang w:val="en-US"/>
        </w:rPr>
        <w:t>s</w:t>
      </w:r>
      <w:proofErr w:type="spellEnd"/>
      <w:r w:rsidR="002D6680" w:rsidRPr="00CE25AF">
        <w:rPr>
          <w:i/>
          <w:lang w:val="en-US"/>
        </w:rPr>
        <w:t>.</w:t>
      </w:r>
      <w:r w:rsidRPr="00CE25AF">
        <w:rPr>
          <w:lang w:val="en-US"/>
        </w:rPr>
        <w:t xml:space="preserve"> </w:t>
      </w:r>
    </w:p>
    <w:p w14:paraId="7EEB10AC" w14:textId="6B643A5C" w:rsidR="004E0878" w:rsidRPr="00CE25AF" w:rsidRDefault="004E0878" w:rsidP="004E0878">
      <w:pPr>
        <w:rPr>
          <w:i/>
          <w:iCs/>
          <w:lang w:val="en-US"/>
        </w:rPr>
      </w:pPr>
      <w:r w:rsidRPr="00CE25AF">
        <w:rPr>
          <w:u w:val="single"/>
          <w:lang w:val="en-US"/>
        </w:rPr>
        <w:t>Constraint AASd-127:</w:t>
      </w:r>
      <w:r w:rsidR="004C0EFC" w:rsidRPr="00CE25AF">
        <w:rPr>
          <w:lang w:val="en-US"/>
        </w:rPr>
        <w:t xml:space="preserve"> </w:t>
      </w:r>
      <w:r w:rsidR="004E069D">
        <w:rPr>
          <w:lang w:val="en-US"/>
        </w:rPr>
        <w:t>F</w:t>
      </w:r>
      <w:r w:rsidRPr="00CE25AF">
        <w:rPr>
          <w:lang w:val="en-US"/>
        </w:rPr>
        <w:t xml:space="preserve">or model references, i.e. </w:t>
      </w:r>
      <w:r w:rsidRPr="00CE25AF">
        <w:rPr>
          <w:i/>
          <w:iCs/>
          <w:lang w:val="en-US"/>
        </w:rPr>
        <w:t>Reference</w:t>
      </w:r>
      <w:r w:rsidRPr="00CE25AF">
        <w:rPr>
          <w:lang w:val="en-US"/>
        </w:rPr>
        <w:t xml:space="preserve">s with </w:t>
      </w:r>
      <w:r w:rsidRPr="00CE25AF">
        <w:rPr>
          <w:i/>
          <w:iCs/>
          <w:lang w:val="en-US"/>
        </w:rPr>
        <w:t xml:space="preserve">Reference/type = </w:t>
      </w:r>
      <w:proofErr w:type="spellStart"/>
      <w:r w:rsidRPr="00CE25AF">
        <w:rPr>
          <w:i/>
          <w:iCs/>
          <w:lang w:val="en-US"/>
        </w:rPr>
        <w:t>ModelReference</w:t>
      </w:r>
      <w:proofErr w:type="spellEnd"/>
      <w:r w:rsidRPr="00CE25AF">
        <w:rPr>
          <w:lang w:val="en-US"/>
        </w:rPr>
        <w:t xml:space="preserve"> with more than one key in </w:t>
      </w:r>
      <w:r w:rsidRPr="00CE25AF">
        <w:rPr>
          <w:i/>
          <w:iCs/>
          <w:lang w:val="en-US"/>
        </w:rPr>
        <w:t>Reference/keys</w:t>
      </w:r>
      <w:r w:rsidR="00DD7DF0" w:rsidRPr="00CE25AF">
        <w:rPr>
          <w:i/>
          <w:iCs/>
          <w:lang w:val="en-US"/>
        </w:rPr>
        <w:t>,</w:t>
      </w:r>
      <w:r w:rsidRPr="00CE25AF">
        <w:rPr>
          <w:lang w:val="en-US"/>
        </w:rPr>
        <w:t xml:space="preserve"> a key with </w:t>
      </w:r>
      <w:r w:rsidR="00765A68" w:rsidRPr="00CE25AF">
        <w:rPr>
          <w:i/>
          <w:iCs/>
          <w:lang w:val="en-US"/>
        </w:rPr>
        <w:t>Key/</w:t>
      </w:r>
      <w:r w:rsidRPr="00CE25AF">
        <w:rPr>
          <w:i/>
          <w:iCs/>
          <w:lang w:val="en-US"/>
        </w:rPr>
        <w:t>type</w:t>
      </w:r>
      <w:r w:rsidRPr="00CE25AF">
        <w:rPr>
          <w:lang w:val="en-US"/>
        </w:rPr>
        <w:t xml:space="preserve"> </w:t>
      </w:r>
      <w:proofErr w:type="spellStart"/>
      <w:r w:rsidRPr="00CE25AF">
        <w:rPr>
          <w:i/>
          <w:iCs/>
          <w:lang w:val="en-US"/>
        </w:rPr>
        <w:t>FragmentReference</w:t>
      </w:r>
      <w:proofErr w:type="spellEnd"/>
      <w:r w:rsidRPr="00CE25AF">
        <w:rPr>
          <w:i/>
          <w:iCs/>
          <w:lang w:val="en-US"/>
        </w:rPr>
        <w:t xml:space="preserve"> </w:t>
      </w:r>
      <w:r w:rsidRPr="00CE25AF">
        <w:rPr>
          <w:lang w:val="en-US"/>
        </w:rPr>
        <w:t xml:space="preserve">shall be preceded by a key with </w:t>
      </w:r>
      <w:r w:rsidR="00765A68" w:rsidRPr="00CE25AF">
        <w:rPr>
          <w:i/>
          <w:iCs/>
          <w:lang w:val="en-US"/>
        </w:rPr>
        <w:t>Key/</w:t>
      </w:r>
      <w:r w:rsidRPr="00CE25AF">
        <w:rPr>
          <w:i/>
          <w:iCs/>
          <w:lang w:val="en-US"/>
        </w:rPr>
        <w:t>type</w:t>
      </w:r>
      <w:r w:rsidRPr="00CE25AF">
        <w:rPr>
          <w:lang w:val="en-US"/>
        </w:rPr>
        <w:t xml:space="preserve"> </w:t>
      </w:r>
      <w:r w:rsidRPr="00CE25AF">
        <w:rPr>
          <w:i/>
          <w:iCs/>
          <w:lang w:val="en-US"/>
        </w:rPr>
        <w:t xml:space="preserve">File </w:t>
      </w:r>
      <w:r w:rsidRPr="00CE25AF">
        <w:rPr>
          <w:lang w:val="en-US"/>
        </w:rPr>
        <w:t xml:space="preserve">or </w:t>
      </w:r>
      <w:r w:rsidRPr="00CE25AF">
        <w:rPr>
          <w:i/>
          <w:iCs/>
          <w:lang w:val="en-US"/>
        </w:rPr>
        <w:t>Blob</w:t>
      </w:r>
      <w:r w:rsidRPr="00CE25AF">
        <w:rPr>
          <w:lang w:val="en-US"/>
        </w:rPr>
        <w:t xml:space="preserve">. All other </w:t>
      </w:r>
      <w:r w:rsidR="000F7E83" w:rsidRPr="00CE25AF">
        <w:rPr>
          <w:lang w:val="en-US"/>
        </w:rPr>
        <w:t>Asset Administration Shell</w:t>
      </w:r>
      <w:r w:rsidRPr="00CE25AF">
        <w:rPr>
          <w:lang w:val="en-US"/>
        </w:rPr>
        <w:t xml:space="preserve"> fragments, i.e. </w:t>
      </w:r>
      <w:r w:rsidR="00765A68" w:rsidRPr="00CE25AF">
        <w:rPr>
          <w:i/>
          <w:iCs/>
          <w:lang w:val="en-US"/>
        </w:rPr>
        <w:t>Key/</w:t>
      </w:r>
      <w:r w:rsidRPr="00CE25AF">
        <w:rPr>
          <w:i/>
          <w:iCs/>
          <w:lang w:val="en-US"/>
        </w:rPr>
        <w:t>type</w:t>
      </w:r>
      <w:r w:rsidRPr="00CE25AF">
        <w:rPr>
          <w:lang w:val="en-US"/>
        </w:rPr>
        <w:t xml:space="preserve"> values out of </w:t>
      </w:r>
      <w:proofErr w:type="spellStart"/>
      <w:r w:rsidRPr="00CE25AF">
        <w:rPr>
          <w:i/>
          <w:iCs/>
          <w:lang w:val="en-US"/>
        </w:rPr>
        <w:t>AasSubmodelElements</w:t>
      </w:r>
      <w:proofErr w:type="spellEnd"/>
      <w:r w:rsidRPr="00CE25AF">
        <w:rPr>
          <w:i/>
          <w:iCs/>
          <w:lang w:val="en-US"/>
        </w:rPr>
        <w:t>,</w:t>
      </w:r>
      <w:r w:rsidRPr="00CE25AF">
        <w:rPr>
          <w:lang w:val="en-US"/>
        </w:rPr>
        <w:t xml:space="preserve"> do not support fragments</w:t>
      </w:r>
      <w:r w:rsidRPr="00CE25AF">
        <w:rPr>
          <w:i/>
          <w:iCs/>
          <w:lang w:val="en-US"/>
        </w:rPr>
        <w:t xml:space="preserve">. </w:t>
      </w:r>
    </w:p>
    <w:p w14:paraId="78F4DEC0" w14:textId="14E7FF19" w:rsidR="00011F12" w:rsidRPr="00CE25AF" w:rsidRDefault="004E0878" w:rsidP="004E0878">
      <w:pPr>
        <w:pStyle w:val="NOTE"/>
        <w:rPr>
          <w:lang w:val="en-US"/>
        </w:rPr>
      </w:pPr>
      <w:r w:rsidRPr="00CE25AF">
        <w:rPr>
          <w:lang w:val="en-US"/>
        </w:rPr>
        <w:t xml:space="preserve">Note: </w:t>
      </w:r>
      <w:r w:rsidR="00DD7DF0" w:rsidRPr="00CE25AF">
        <w:rPr>
          <w:lang w:val="en-US"/>
        </w:rPr>
        <w:t>w</w:t>
      </w:r>
      <w:r w:rsidRPr="00CE25AF">
        <w:rPr>
          <w:lang w:val="en-US"/>
        </w:rPr>
        <w:t xml:space="preserve">hich kind of fragments are supported depends on the content type and the specification of allowed fragment </w:t>
      </w:r>
    </w:p>
    <w:p w14:paraId="1AEB9B7C" w14:textId="3F04B305" w:rsidR="004E0878" w:rsidRPr="00CE25AF" w:rsidRDefault="004E0878" w:rsidP="004E0878">
      <w:pPr>
        <w:pStyle w:val="NOTE"/>
        <w:rPr>
          <w:lang w:val="en-US"/>
        </w:rPr>
      </w:pPr>
      <w:r w:rsidRPr="00CE25AF">
        <w:rPr>
          <w:lang w:val="en-US"/>
        </w:rPr>
        <w:t>identifiers for the corresponding resource referenced.</w:t>
      </w:r>
    </w:p>
    <w:p w14:paraId="5F7E61FA" w14:textId="7122A353" w:rsidR="00011F12" w:rsidRPr="00CE25AF" w:rsidRDefault="00011F12" w:rsidP="00BE3BF6">
      <w:pPr>
        <w:tabs>
          <w:tab w:val="left" w:pos="936"/>
        </w:tabs>
        <w:rPr>
          <w:lang w:val="en-US"/>
        </w:rPr>
      </w:pPr>
      <w:r w:rsidRPr="00CE25AF">
        <w:rPr>
          <w:u w:val="single"/>
          <w:lang w:val="en-US"/>
        </w:rPr>
        <w:t>Constraint AASd-128:</w:t>
      </w:r>
      <w:r w:rsidR="004C0EFC" w:rsidRPr="00CE25AF">
        <w:rPr>
          <w:lang w:val="en-US"/>
        </w:rPr>
        <w:t xml:space="preserve"> </w:t>
      </w:r>
      <w:r w:rsidR="004E069D">
        <w:rPr>
          <w:lang w:val="en-US"/>
        </w:rPr>
        <w:t>F</w:t>
      </w:r>
      <w:r w:rsidRPr="00CE25AF">
        <w:rPr>
          <w:lang w:val="en-US"/>
        </w:rPr>
        <w:t xml:space="preserve">or model references, i.e. </w:t>
      </w:r>
      <w:r w:rsidRPr="00CE25AF">
        <w:rPr>
          <w:i/>
          <w:iCs/>
          <w:lang w:val="en-US"/>
        </w:rPr>
        <w:t>Reference</w:t>
      </w:r>
      <w:r w:rsidRPr="00CE25AF">
        <w:rPr>
          <w:lang w:val="en-US"/>
        </w:rPr>
        <w:t xml:space="preserve">s with </w:t>
      </w:r>
      <w:r w:rsidRPr="00CE25AF">
        <w:rPr>
          <w:i/>
          <w:iCs/>
          <w:lang w:val="en-US"/>
        </w:rPr>
        <w:t xml:space="preserve">Reference/type = </w:t>
      </w:r>
      <w:proofErr w:type="spellStart"/>
      <w:r w:rsidRPr="00CE25AF">
        <w:rPr>
          <w:i/>
          <w:iCs/>
          <w:lang w:val="en-US"/>
        </w:rPr>
        <w:t>ModelReference</w:t>
      </w:r>
      <w:proofErr w:type="spellEnd"/>
      <w:r w:rsidRPr="00CE25AF">
        <w:rPr>
          <w:lang w:val="en-US"/>
        </w:rPr>
        <w:t xml:space="preserve">, the </w:t>
      </w:r>
      <w:r w:rsidRPr="00CE25AF">
        <w:rPr>
          <w:i/>
          <w:iCs/>
          <w:lang w:val="en-US"/>
        </w:rPr>
        <w:t>Key/value</w:t>
      </w:r>
      <w:r w:rsidRPr="00CE25AF">
        <w:rPr>
          <w:lang w:val="en-US"/>
        </w:rPr>
        <w:t xml:space="preserve"> of a </w:t>
      </w:r>
      <w:r w:rsidRPr="00CE25AF">
        <w:rPr>
          <w:i/>
          <w:iCs/>
          <w:lang w:val="en-US"/>
        </w:rPr>
        <w:t>Key</w:t>
      </w:r>
      <w:r w:rsidRPr="00CE25AF">
        <w:rPr>
          <w:lang w:val="en-US"/>
        </w:rPr>
        <w:t xml:space="preserve"> </w:t>
      </w:r>
      <w:r w:rsidR="00A24E82" w:rsidRPr="00CE25AF">
        <w:rPr>
          <w:lang w:val="en-US"/>
        </w:rPr>
        <w:t>preceded</w:t>
      </w:r>
      <w:r w:rsidRPr="00CE25AF">
        <w:rPr>
          <w:lang w:val="en-US"/>
        </w:rPr>
        <w:t xml:space="preserve"> by a </w:t>
      </w:r>
      <w:r w:rsidRPr="00CE25AF">
        <w:rPr>
          <w:i/>
          <w:iCs/>
          <w:lang w:val="en-US"/>
        </w:rPr>
        <w:t>Key</w:t>
      </w:r>
      <w:r w:rsidRPr="00CE25AF">
        <w:rPr>
          <w:lang w:val="en-US"/>
        </w:rPr>
        <w:t xml:space="preserve"> with </w:t>
      </w:r>
      <w:r w:rsidRPr="00CE25AF">
        <w:rPr>
          <w:i/>
          <w:iCs/>
          <w:lang w:val="en-US"/>
        </w:rPr>
        <w:t>Key/type=</w:t>
      </w:r>
      <w:proofErr w:type="spellStart"/>
      <w:r w:rsidRPr="00CE25AF">
        <w:rPr>
          <w:i/>
          <w:iCs/>
          <w:lang w:val="en-US"/>
        </w:rPr>
        <w:t>SubmodelElementList</w:t>
      </w:r>
      <w:proofErr w:type="spellEnd"/>
      <w:r w:rsidRPr="00CE25AF">
        <w:rPr>
          <w:lang w:val="en-US"/>
        </w:rPr>
        <w:t xml:space="preserve"> is an integer number denoting the position in the array of the </w:t>
      </w:r>
      <w:proofErr w:type="spellStart"/>
      <w:r w:rsidRPr="00CE25AF">
        <w:rPr>
          <w:lang w:val="en-US"/>
        </w:rPr>
        <w:t>submodel</w:t>
      </w:r>
      <w:proofErr w:type="spellEnd"/>
      <w:r w:rsidRPr="00CE25AF">
        <w:rPr>
          <w:lang w:val="en-US"/>
        </w:rPr>
        <w:t xml:space="preserve"> element list. </w:t>
      </w:r>
    </w:p>
    <w:p w14:paraId="1B4D02E8" w14:textId="77777777" w:rsidR="00EB360B" w:rsidRPr="00CE25AF" w:rsidRDefault="00EB360B" w:rsidP="00BE3BF6">
      <w:pPr>
        <w:tabs>
          <w:tab w:val="left" w:pos="936"/>
        </w:tabs>
        <w:rPr>
          <w:lang w:val="en-US"/>
        </w:rPr>
      </w:pPr>
    </w:p>
    <w:p w14:paraId="18E7B009" w14:textId="164F0669" w:rsidR="00B7143A" w:rsidRPr="00CE25AF" w:rsidRDefault="00B7143A" w:rsidP="00B7143A">
      <w:pPr>
        <w:rPr>
          <w:u w:val="single"/>
          <w:lang w:val="en-US"/>
        </w:rPr>
      </w:pPr>
      <w:r w:rsidRPr="00CE25AF">
        <w:rPr>
          <w:u w:val="single"/>
          <w:lang w:val="en-US"/>
        </w:rPr>
        <w:t xml:space="preserve">Examples for </w:t>
      </w:r>
      <w:r w:rsidR="00EB360B" w:rsidRPr="00CE25AF">
        <w:rPr>
          <w:u w:val="single"/>
          <w:lang w:val="en-US"/>
        </w:rPr>
        <w:t>valid r</w:t>
      </w:r>
      <w:r w:rsidRPr="00CE25AF">
        <w:rPr>
          <w:u w:val="single"/>
          <w:lang w:val="en-US"/>
        </w:rPr>
        <w:t xml:space="preserve">eferences: </w:t>
      </w:r>
    </w:p>
    <w:p w14:paraId="0B58F914" w14:textId="18E9E431" w:rsidR="00B7143A" w:rsidRPr="00CE25AF" w:rsidRDefault="00B7143A" w:rsidP="00B7143A">
      <w:pPr>
        <w:rPr>
          <w:rStyle w:val="CODE"/>
        </w:rPr>
      </w:pPr>
      <w:r w:rsidRPr="00CE25AF">
        <w:rPr>
          <w:rStyle w:val="CODE"/>
        </w:rPr>
        <w:t>(</w:t>
      </w:r>
      <w:proofErr w:type="spellStart"/>
      <w:r w:rsidRPr="00CE25AF">
        <w:rPr>
          <w:rStyle w:val="CODE"/>
        </w:rPr>
        <w:t>Submodel</w:t>
      </w:r>
      <w:proofErr w:type="spellEnd"/>
      <w:r w:rsidRPr="00CE25AF">
        <w:rPr>
          <w:rStyle w:val="CODE"/>
        </w:rPr>
        <w:t>)</w:t>
      </w:r>
      <w:r w:rsidR="00946EC6" w:rsidRPr="00CE25AF">
        <w:rPr>
          <w:rStyle w:val="CODE"/>
        </w:rPr>
        <w:t>https://</w:t>
      </w:r>
      <w:r w:rsidRPr="00CE25AF">
        <w:rPr>
          <w:rStyle w:val="CODE"/>
        </w:rPr>
        <w:t>example.com/aas/1/1/1234859590</w:t>
      </w:r>
    </w:p>
    <w:p w14:paraId="6F582365" w14:textId="5FE3DC94" w:rsidR="00B7143A" w:rsidRPr="00CE25AF" w:rsidRDefault="00B7143A" w:rsidP="00B7143A">
      <w:pPr>
        <w:rPr>
          <w:rStyle w:val="CODE"/>
        </w:rPr>
      </w:pPr>
      <w:r w:rsidRPr="00CE25AF">
        <w:rPr>
          <w:rStyle w:val="CODE"/>
        </w:rPr>
        <w:t>(</w:t>
      </w:r>
      <w:proofErr w:type="spellStart"/>
      <w:r w:rsidRPr="00CE25AF">
        <w:rPr>
          <w:rStyle w:val="CODE"/>
        </w:rPr>
        <w:t>GlobalReference</w:t>
      </w:r>
      <w:proofErr w:type="spellEnd"/>
      <w:r w:rsidRPr="00CE25AF">
        <w:rPr>
          <w:rStyle w:val="CODE"/>
        </w:rPr>
        <w:t>)</w:t>
      </w:r>
      <w:r w:rsidR="00946EC6" w:rsidRPr="00CE25AF">
        <w:rPr>
          <w:rStyle w:val="CODE"/>
        </w:rPr>
        <w:t>https://</w:t>
      </w:r>
      <w:r w:rsidRPr="00CE25AF">
        <w:rPr>
          <w:rStyle w:val="CODE"/>
        </w:rPr>
        <w:t>example.com/specification.html</w:t>
      </w:r>
    </w:p>
    <w:p w14:paraId="2352BD33" w14:textId="77777777" w:rsidR="00B7143A" w:rsidRPr="00CE25AF" w:rsidRDefault="00B7143A" w:rsidP="00B7143A">
      <w:pPr>
        <w:rPr>
          <w:lang w:val="en-US"/>
        </w:rPr>
      </w:pPr>
    </w:p>
    <w:p w14:paraId="4C42468D" w14:textId="20D9C8B1" w:rsidR="00B7143A" w:rsidRPr="00CE25AF" w:rsidRDefault="00B7143A" w:rsidP="00B7143A">
      <w:pPr>
        <w:rPr>
          <w:u w:val="single"/>
          <w:lang w:val="en-US"/>
        </w:rPr>
      </w:pPr>
      <w:r w:rsidRPr="00CE25AF">
        <w:rPr>
          <w:u w:val="single"/>
          <w:lang w:val="en-US"/>
        </w:rPr>
        <w:t xml:space="preserve">Examples for </w:t>
      </w:r>
      <w:r w:rsidR="009931FC" w:rsidRPr="00CE25AF">
        <w:rPr>
          <w:u w:val="single"/>
          <w:lang w:val="en-US"/>
        </w:rPr>
        <w:t xml:space="preserve">valid </w:t>
      </w:r>
      <w:r w:rsidR="00474FA9" w:rsidRPr="00CE25AF">
        <w:rPr>
          <w:u w:val="single"/>
          <w:lang w:val="en-US"/>
        </w:rPr>
        <w:t xml:space="preserve">external </w:t>
      </w:r>
      <w:r w:rsidR="009C54B5" w:rsidRPr="00CE25AF">
        <w:rPr>
          <w:u w:val="single"/>
          <w:lang w:val="en-US"/>
        </w:rPr>
        <w:t>r</w:t>
      </w:r>
      <w:r w:rsidRPr="00CE25AF">
        <w:rPr>
          <w:u w:val="single"/>
          <w:lang w:val="en-US"/>
        </w:rPr>
        <w:t xml:space="preserve">eferences: </w:t>
      </w:r>
    </w:p>
    <w:p w14:paraId="2599676A" w14:textId="5DF4DF61" w:rsidR="00B7143A" w:rsidRPr="00CE25AF" w:rsidRDefault="00B7143A" w:rsidP="00B7143A">
      <w:pPr>
        <w:rPr>
          <w:rStyle w:val="CODE"/>
        </w:rPr>
      </w:pPr>
      <w:r w:rsidRPr="00CE25AF">
        <w:rPr>
          <w:rStyle w:val="CODE"/>
        </w:rPr>
        <w:t>(</w:t>
      </w:r>
      <w:proofErr w:type="spellStart"/>
      <w:r w:rsidRPr="00CE25AF">
        <w:rPr>
          <w:rStyle w:val="CODE"/>
        </w:rPr>
        <w:t>GlobalReference</w:t>
      </w:r>
      <w:proofErr w:type="spellEnd"/>
      <w:r w:rsidRPr="00CE25AF">
        <w:rPr>
          <w:rStyle w:val="CODE"/>
        </w:rPr>
        <w:t>)</w:t>
      </w:r>
      <w:r w:rsidR="00946EC6" w:rsidRPr="00CE25AF">
        <w:rPr>
          <w:rStyle w:val="CODE"/>
        </w:rPr>
        <w:t>https://</w:t>
      </w:r>
      <w:r w:rsidRPr="00CE25AF">
        <w:rPr>
          <w:rStyle w:val="CODE"/>
        </w:rPr>
        <w:t>example.com/ressource</w:t>
      </w:r>
    </w:p>
    <w:p w14:paraId="09211F55" w14:textId="77777777" w:rsidR="00B7143A" w:rsidRPr="00CE25AF" w:rsidRDefault="00B7143A" w:rsidP="00B7143A">
      <w:pPr>
        <w:rPr>
          <w:rStyle w:val="CODE"/>
        </w:rPr>
      </w:pPr>
      <w:r w:rsidRPr="00CE25AF">
        <w:rPr>
          <w:rStyle w:val="CODE"/>
        </w:rPr>
        <w:t>(</w:t>
      </w:r>
      <w:proofErr w:type="spellStart"/>
      <w:r w:rsidRPr="00CE25AF">
        <w:rPr>
          <w:rStyle w:val="CODE"/>
        </w:rPr>
        <w:t>GlobalReference</w:t>
      </w:r>
      <w:proofErr w:type="spellEnd"/>
      <w:r w:rsidRPr="00CE25AF">
        <w:rPr>
          <w:rStyle w:val="CODE"/>
        </w:rPr>
        <w:t>)0173-1#02-EXA123#001</w:t>
      </w:r>
    </w:p>
    <w:p w14:paraId="428E5269" w14:textId="162A651B" w:rsidR="00B7143A" w:rsidRPr="00CE25AF" w:rsidRDefault="00B7143A" w:rsidP="00BE3BF6">
      <w:pPr>
        <w:rPr>
          <w:rStyle w:val="CODE"/>
        </w:rPr>
      </w:pPr>
      <w:r w:rsidRPr="00CE25AF">
        <w:rPr>
          <w:rStyle w:val="CODE"/>
        </w:rPr>
        <w:lastRenderedPageBreak/>
        <w:t>(</w:t>
      </w:r>
      <w:proofErr w:type="spellStart"/>
      <w:r w:rsidRPr="00CE25AF">
        <w:rPr>
          <w:rStyle w:val="CODE"/>
        </w:rPr>
        <w:t>GlobalReference</w:t>
      </w:r>
      <w:proofErr w:type="spellEnd"/>
      <w:r w:rsidRPr="00CE25AF">
        <w:rPr>
          <w:rStyle w:val="CODE"/>
        </w:rPr>
        <w:t>)</w:t>
      </w:r>
      <w:r w:rsidR="00946EC6" w:rsidRPr="00CE25AF">
        <w:rPr>
          <w:rStyle w:val="CODE"/>
        </w:rPr>
        <w:t>https://</w:t>
      </w:r>
      <w:r w:rsidRPr="00CE25AF">
        <w:rPr>
          <w:rStyle w:val="CODE"/>
        </w:rPr>
        <w:t>example.com/specification.html (</w:t>
      </w:r>
      <w:proofErr w:type="spellStart"/>
      <w:r w:rsidRPr="00CE25AF">
        <w:rPr>
          <w:rStyle w:val="CODE"/>
        </w:rPr>
        <w:t>FragmentReference</w:t>
      </w:r>
      <w:proofErr w:type="spellEnd"/>
      <w:r w:rsidRPr="00CE25AF">
        <w:rPr>
          <w:rStyle w:val="CODE"/>
        </w:rPr>
        <w:t>)Hints</w:t>
      </w:r>
    </w:p>
    <w:p w14:paraId="68FC5438" w14:textId="44072DC1" w:rsidR="00B7143A" w:rsidRPr="00CE25AF" w:rsidRDefault="00B7143A" w:rsidP="007C14E8">
      <w:pPr>
        <w:pStyle w:val="NOTE"/>
        <w:ind w:left="284" w:firstLine="0"/>
        <w:rPr>
          <w:lang w:val="en-US"/>
        </w:rPr>
      </w:pPr>
      <w:r w:rsidRPr="00CE25AF">
        <w:rPr>
          <w:lang w:val="en-US"/>
        </w:rPr>
        <w:t>Note: (</w:t>
      </w:r>
      <w:proofErr w:type="spellStart"/>
      <w:r w:rsidRPr="00CE25AF">
        <w:rPr>
          <w:lang w:val="en-US"/>
        </w:rPr>
        <w:t>GlobalReference</w:t>
      </w:r>
      <w:proofErr w:type="spellEnd"/>
      <w:r w:rsidRPr="00CE25AF">
        <w:rPr>
          <w:lang w:val="en-US"/>
        </w:rPr>
        <w:t>)</w:t>
      </w:r>
      <w:r w:rsidR="00946EC6" w:rsidRPr="00CE25AF">
        <w:rPr>
          <w:lang w:val="en-US"/>
        </w:rPr>
        <w:t>https://</w:t>
      </w:r>
      <w:r w:rsidRPr="00CE25AF">
        <w:rPr>
          <w:lang w:val="en-US"/>
        </w:rPr>
        <w:t>example.com/specification.html (</w:t>
      </w:r>
      <w:proofErr w:type="spellStart"/>
      <w:r w:rsidRPr="00CE25AF">
        <w:rPr>
          <w:lang w:val="en-US"/>
        </w:rPr>
        <w:t>FragmentReference</w:t>
      </w:r>
      <w:proofErr w:type="spellEnd"/>
      <w:r w:rsidRPr="00CE25AF">
        <w:rPr>
          <w:lang w:val="en-US"/>
        </w:rPr>
        <w:t xml:space="preserve">)Hints represents the path with fragment identifier </w:t>
      </w:r>
      <w:r w:rsidR="00946EC6" w:rsidRPr="00CE25AF">
        <w:rPr>
          <w:lang w:val="en-US"/>
        </w:rPr>
        <w:t>https://</w:t>
      </w:r>
      <w:r w:rsidRPr="00CE25AF">
        <w:rPr>
          <w:lang w:val="en-US"/>
        </w:rPr>
        <w:t>example.com/specification.html#Hints</w:t>
      </w:r>
      <w:r w:rsidR="004C0EFC" w:rsidRPr="00CE25AF">
        <w:rPr>
          <w:lang w:val="en-US"/>
        </w:rPr>
        <w:t xml:space="preserve"> </w:t>
      </w:r>
    </w:p>
    <w:p w14:paraId="3811B8F0" w14:textId="0DF7B8CA" w:rsidR="00B7143A" w:rsidRPr="00CE25AF" w:rsidRDefault="00B7143A" w:rsidP="00B7143A">
      <w:pPr>
        <w:rPr>
          <w:u w:val="single"/>
          <w:lang w:val="en-US"/>
        </w:rPr>
      </w:pPr>
      <w:r w:rsidRPr="00CE25AF">
        <w:rPr>
          <w:u w:val="single"/>
          <w:lang w:val="en-US"/>
        </w:rPr>
        <w:t xml:space="preserve">Examples for </w:t>
      </w:r>
      <w:r w:rsidR="00C75F76" w:rsidRPr="00CE25AF">
        <w:rPr>
          <w:u w:val="single"/>
          <w:lang w:val="en-US"/>
        </w:rPr>
        <w:t xml:space="preserve">valid </w:t>
      </w:r>
      <w:r w:rsidR="00766832" w:rsidRPr="00CE25AF">
        <w:rPr>
          <w:u w:val="single"/>
          <w:lang w:val="en-US"/>
        </w:rPr>
        <w:t>m</w:t>
      </w:r>
      <w:r w:rsidRPr="00CE25AF">
        <w:rPr>
          <w:u w:val="single"/>
          <w:lang w:val="en-US"/>
        </w:rPr>
        <w:t xml:space="preserve">odel </w:t>
      </w:r>
      <w:r w:rsidR="00766832" w:rsidRPr="00CE25AF">
        <w:rPr>
          <w:u w:val="single"/>
          <w:lang w:val="en-US"/>
        </w:rPr>
        <w:t>r</w:t>
      </w:r>
      <w:r w:rsidRPr="00CE25AF">
        <w:rPr>
          <w:u w:val="single"/>
          <w:lang w:val="en-US"/>
        </w:rPr>
        <w:t xml:space="preserve">eferences: </w:t>
      </w:r>
    </w:p>
    <w:p w14:paraId="1AF09972" w14:textId="4C5CC75B" w:rsidR="00B7143A" w:rsidRPr="00CE25AF" w:rsidRDefault="00B7143A" w:rsidP="00B7143A">
      <w:pPr>
        <w:rPr>
          <w:rStyle w:val="CODE"/>
        </w:rPr>
      </w:pPr>
      <w:r w:rsidRPr="00CE25AF">
        <w:rPr>
          <w:rStyle w:val="CODE"/>
        </w:rPr>
        <w:t>(</w:t>
      </w:r>
      <w:proofErr w:type="spellStart"/>
      <w:r w:rsidRPr="00CE25AF">
        <w:rPr>
          <w:rStyle w:val="CODE"/>
        </w:rPr>
        <w:t>AssetAdministrationShell</w:t>
      </w:r>
      <w:proofErr w:type="spellEnd"/>
      <w:r w:rsidRPr="00CE25AF">
        <w:rPr>
          <w:rStyle w:val="CODE"/>
        </w:rPr>
        <w:t>)</w:t>
      </w:r>
      <w:r w:rsidR="00946EC6" w:rsidRPr="00CE25AF">
        <w:rPr>
          <w:rStyle w:val="CODE"/>
        </w:rPr>
        <w:t>https://</w:t>
      </w:r>
      <w:r w:rsidRPr="00CE25AF">
        <w:rPr>
          <w:rStyle w:val="CODE"/>
        </w:rPr>
        <w:t>example.com/aas/1/0/12348</w:t>
      </w:r>
    </w:p>
    <w:p w14:paraId="1B3B5E1E" w14:textId="1E58C14E" w:rsidR="00B7143A" w:rsidRPr="00CE25AF" w:rsidRDefault="00B7143A" w:rsidP="00B7143A">
      <w:pPr>
        <w:rPr>
          <w:rStyle w:val="CODE"/>
        </w:rPr>
      </w:pPr>
      <w:r w:rsidRPr="00CE25AF">
        <w:rPr>
          <w:rStyle w:val="CODE"/>
        </w:rPr>
        <w:t>(</w:t>
      </w:r>
      <w:proofErr w:type="spellStart"/>
      <w:r w:rsidRPr="00CE25AF">
        <w:rPr>
          <w:rStyle w:val="CODE"/>
        </w:rPr>
        <w:t>Submodel</w:t>
      </w:r>
      <w:proofErr w:type="spellEnd"/>
      <w:r w:rsidRPr="00CE25AF">
        <w:rPr>
          <w:rStyle w:val="CODE"/>
        </w:rPr>
        <w:t>)</w:t>
      </w:r>
      <w:r w:rsidR="00946EC6" w:rsidRPr="00CE25AF">
        <w:rPr>
          <w:rStyle w:val="CODE"/>
        </w:rPr>
        <w:t>https://</w:t>
      </w:r>
      <w:r w:rsidRPr="00CE25AF">
        <w:rPr>
          <w:rStyle w:val="CODE"/>
        </w:rPr>
        <w:t>example.com/aas/1/1/1234859590</w:t>
      </w:r>
    </w:p>
    <w:p w14:paraId="4F96651D" w14:textId="4DFC9F9B" w:rsidR="00B7143A" w:rsidRPr="00CE25AF" w:rsidRDefault="00B7143A" w:rsidP="00B7143A">
      <w:pPr>
        <w:rPr>
          <w:rStyle w:val="CODE"/>
        </w:rPr>
      </w:pPr>
      <w:r w:rsidRPr="00CE25AF">
        <w:rPr>
          <w:rStyle w:val="CODE"/>
        </w:rPr>
        <w:t>(</w:t>
      </w:r>
      <w:proofErr w:type="spellStart"/>
      <w:r w:rsidRPr="00CE25AF">
        <w:rPr>
          <w:rStyle w:val="CODE"/>
        </w:rPr>
        <w:t>Submodel</w:t>
      </w:r>
      <w:proofErr w:type="spellEnd"/>
      <w:r w:rsidRPr="00CE25AF">
        <w:rPr>
          <w:rStyle w:val="CODE"/>
        </w:rPr>
        <w:t>)</w:t>
      </w:r>
      <w:r w:rsidR="00946EC6" w:rsidRPr="00CE25AF">
        <w:rPr>
          <w:rStyle w:val="CODE"/>
        </w:rPr>
        <w:t>https://</w:t>
      </w:r>
      <w:r w:rsidRPr="00CE25AF">
        <w:rPr>
          <w:rStyle w:val="CODE"/>
        </w:rPr>
        <w:t>example.com/aas/1/1/1234859590, (File)Specification</w:t>
      </w:r>
    </w:p>
    <w:p w14:paraId="57B1D68F" w14:textId="77777777" w:rsidR="00B7143A" w:rsidRPr="00CE25AF" w:rsidRDefault="00B7143A" w:rsidP="00B7143A">
      <w:pPr>
        <w:rPr>
          <w:rStyle w:val="CODE"/>
        </w:rPr>
      </w:pPr>
      <w:r w:rsidRPr="00CE25AF">
        <w:rPr>
          <w:rStyle w:val="CODE"/>
        </w:rPr>
        <w:t>(</w:t>
      </w:r>
      <w:proofErr w:type="spellStart"/>
      <w:r w:rsidRPr="00CE25AF">
        <w:rPr>
          <w:rStyle w:val="CODE"/>
        </w:rPr>
        <w:t>ConceptDescription</w:t>
      </w:r>
      <w:proofErr w:type="spellEnd"/>
      <w:r w:rsidRPr="00CE25AF">
        <w:rPr>
          <w:rStyle w:val="CODE"/>
        </w:rPr>
        <w:t>)0173-1#02-BAA120#008</w:t>
      </w:r>
    </w:p>
    <w:p w14:paraId="5C8121A9" w14:textId="6F83E814" w:rsidR="00B7143A" w:rsidRPr="00CE25AF" w:rsidRDefault="00B7143A" w:rsidP="00BE3BF6">
      <w:pPr>
        <w:jc w:val="left"/>
        <w:rPr>
          <w:rStyle w:val="CODE"/>
        </w:rPr>
      </w:pPr>
      <w:r w:rsidRPr="00CE25AF">
        <w:rPr>
          <w:rStyle w:val="CODE"/>
        </w:rPr>
        <w:t>(</w:t>
      </w:r>
      <w:proofErr w:type="spellStart"/>
      <w:r w:rsidRPr="00CE25AF">
        <w:rPr>
          <w:rStyle w:val="CODE"/>
        </w:rPr>
        <w:t>Submodel</w:t>
      </w:r>
      <w:proofErr w:type="spellEnd"/>
      <w:r w:rsidRPr="00CE25AF">
        <w:rPr>
          <w:rStyle w:val="CODE"/>
        </w:rPr>
        <w:t>)</w:t>
      </w:r>
      <w:r w:rsidR="00946EC6" w:rsidRPr="00CE25AF">
        <w:rPr>
          <w:rStyle w:val="CODE"/>
        </w:rPr>
        <w:t>https://</w:t>
      </w:r>
      <w:r w:rsidRPr="00CE25AF">
        <w:rPr>
          <w:rStyle w:val="CODE"/>
        </w:rPr>
        <w:t>example.com/aas/1/1/1234859590, (</w:t>
      </w:r>
      <w:proofErr w:type="spellStart"/>
      <w:r w:rsidRPr="00CE25AF">
        <w:rPr>
          <w:rStyle w:val="CODE"/>
        </w:rPr>
        <w:t>SubmodelElementList</w:t>
      </w:r>
      <w:proofErr w:type="spellEnd"/>
      <w:r w:rsidRPr="00CE25AF">
        <w:rPr>
          <w:rStyle w:val="CODE"/>
        </w:rPr>
        <w:t>)Documents, (</w:t>
      </w:r>
      <w:proofErr w:type="spellStart"/>
      <w:r w:rsidR="00024130" w:rsidRPr="00CE25AF">
        <w:rPr>
          <w:rStyle w:val="CODE"/>
        </w:rPr>
        <w:t>SubmodelElementCollection</w:t>
      </w:r>
      <w:proofErr w:type="spellEnd"/>
      <w:r w:rsidRPr="00CE25AF">
        <w:rPr>
          <w:rStyle w:val="CODE"/>
        </w:rPr>
        <w:t>)0, (</w:t>
      </w:r>
      <w:proofErr w:type="spellStart"/>
      <w:r w:rsidRPr="00CE25AF">
        <w:rPr>
          <w:rStyle w:val="CODE"/>
        </w:rPr>
        <w:t>MultiLanguageProperty</w:t>
      </w:r>
      <w:proofErr w:type="spellEnd"/>
      <w:r w:rsidRPr="00CE25AF">
        <w:rPr>
          <w:rStyle w:val="CODE"/>
        </w:rPr>
        <w:t>)Title</w:t>
      </w:r>
    </w:p>
    <w:p w14:paraId="60F537F2" w14:textId="326B4140" w:rsidR="00B7143A" w:rsidRPr="00CE25AF" w:rsidRDefault="00B7143A" w:rsidP="00853643">
      <w:pPr>
        <w:jc w:val="left"/>
        <w:rPr>
          <w:rStyle w:val="CODE"/>
        </w:rPr>
      </w:pPr>
      <w:r w:rsidRPr="00CE25AF">
        <w:rPr>
          <w:rStyle w:val="CODE"/>
        </w:rPr>
        <w:t>(</w:t>
      </w:r>
      <w:proofErr w:type="spellStart"/>
      <w:r w:rsidRPr="00CE25AF">
        <w:rPr>
          <w:rStyle w:val="CODE"/>
        </w:rPr>
        <w:t>Submodel</w:t>
      </w:r>
      <w:proofErr w:type="spellEnd"/>
      <w:r w:rsidRPr="00CE25AF">
        <w:rPr>
          <w:rStyle w:val="CODE"/>
        </w:rPr>
        <w:t>)</w:t>
      </w:r>
      <w:r w:rsidR="00946EC6" w:rsidRPr="00CE25AF">
        <w:rPr>
          <w:rStyle w:val="CODE"/>
        </w:rPr>
        <w:t>https://</w:t>
      </w:r>
      <w:r w:rsidRPr="00CE25AF">
        <w:rPr>
          <w:rStyle w:val="CODE"/>
        </w:rPr>
        <w:t>example.com/aas/1/1/1234859590, (</w:t>
      </w:r>
      <w:proofErr w:type="spellStart"/>
      <w:r w:rsidR="00024130" w:rsidRPr="00CE25AF">
        <w:rPr>
          <w:rStyle w:val="CODE"/>
        </w:rPr>
        <w:t>SubmodelElementCollection</w:t>
      </w:r>
      <w:proofErr w:type="spellEnd"/>
      <w:r w:rsidRPr="00CE25AF">
        <w:rPr>
          <w:rStyle w:val="CODE"/>
        </w:rPr>
        <w:t>)Manual, (</w:t>
      </w:r>
      <w:proofErr w:type="spellStart"/>
      <w:r w:rsidRPr="00CE25AF">
        <w:rPr>
          <w:rStyle w:val="CODE"/>
        </w:rPr>
        <w:t>MultiLanguageProperty</w:t>
      </w:r>
      <w:proofErr w:type="spellEnd"/>
      <w:r w:rsidRPr="00CE25AF">
        <w:rPr>
          <w:rStyle w:val="CODE"/>
        </w:rPr>
        <w:t>)Title</w:t>
      </w:r>
    </w:p>
    <w:p w14:paraId="3A7019CE" w14:textId="77777777" w:rsidR="00B7143A" w:rsidRPr="00CE25AF" w:rsidRDefault="00B7143A" w:rsidP="00B7143A">
      <w:pPr>
        <w:rPr>
          <w:i/>
          <w:iCs/>
          <w:lang w:val="en-US"/>
        </w:rPr>
      </w:pPr>
    </w:p>
    <w:p w14:paraId="799AB3F9" w14:textId="24AE25FA" w:rsidR="00B7143A" w:rsidRPr="00CE25AF" w:rsidRDefault="00B7143A" w:rsidP="007C14E8">
      <w:pPr>
        <w:pStyle w:val="NOTE"/>
        <w:ind w:left="284" w:firstLine="0"/>
        <w:rPr>
          <w:lang w:val="en-US"/>
        </w:rPr>
      </w:pPr>
      <w:r w:rsidRPr="00CE25AF">
        <w:rPr>
          <w:lang w:val="en-US"/>
        </w:rPr>
        <w:t xml:space="preserve">Note: </w:t>
      </w:r>
      <w:r w:rsidR="002F482E">
        <w:rPr>
          <w:lang w:val="en-US"/>
        </w:rPr>
        <w:t>"</w:t>
      </w:r>
      <w:r w:rsidRPr="00CE25AF">
        <w:rPr>
          <w:rFonts w:asciiTheme="minorHAnsi" w:hAnsiTheme="minorHAnsi" w:cstheme="minorHAnsi"/>
          <w:lang w:val="en-US"/>
        </w:rPr>
        <w:t>(</w:t>
      </w:r>
      <w:proofErr w:type="spellStart"/>
      <w:r w:rsidR="00024130" w:rsidRPr="00CE25AF">
        <w:rPr>
          <w:rFonts w:asciiTheme="minorHAnsi" w:hAnsiTheme="minorHAnsi" w:cstheme="minorHAnsi"/>
          <w:lang w:val="en-US"/>
        </w:rPr>
        <w:t>SubmodelElementCollection</w:t>
      </w:r>
      <w:proofErr w:type="spellEnd"/>
      <w:r w:rsidRPr="00CE25AF">
        <w:rPr>
          <w:rFonts w:asciiTheme="minorHAnsi" w:hAnsiTheme="minorHAnsi" w:cstheme="minorHAnsi"/>
          <w:lang w:val="en-US"/>
        </w:rPr>
        <w:t>)0, (</w:t>
      </w:r>
      <w:proofErr w:type="spellStart"/>
      <w:r w:rsidRPr="00CE25AF">
        <w:rPr>
          <w:rFonts w:asciiTheme="minorHAnsi" w:hAnsiTheme="minorHAnsi" w:cstheme="minorHAnsi"/>
          <w:lang w:val="en-US"/>
        </w:rPr>
        <w:t>MultiLanguageProperty</w:t>
      </w:r>
      <w:proofErr w:type="spellEnd"/>
      <w:r w:rsidRPr="00CE25AF">
        <w:rPr>
          <w:rFonts w:asciiTheme="minorHAnsi" w:hAnsiTheme="minorHAnsi" w:cstheme="minorHAnsi"/>
          <w:lang w:val="en-US"/>
        </w:rPr>
        <w:t>)Title</w:t>
      </w:r>
      <w:r w:rsidR="002F482E">
        <w:rPr>
          <w:rFonts w:asciiTheme="minorHAnsi" w:hAnsiTheme="minorHAnsi" w:cstheme="minorHAnsi"/>
          <w:lang w:val="en-US"/>
        </w:rPr>
        <w:t>"</w:t>
      </w:r>
      <w:r w:rsidRPr="00CE25AF">
        <w:rPr>
          <w:lang w:val="en-US"/>
        </w:rPr>
        <w:t xml:space="preserve"> may be </w:t>
      </w:r>
      <w:r w:rsidR="00DD7DF0" w:rsidRPr="00CE25AF">
        <w:rPr>
          <w:lang w:val="en-US"/>
        </w:rPr>
        <w:t xml:space="preserve">identical </w:t>
      </w:r>
      <w:r w:rsidRPr="00CE25AF">
        <w:rPr>
          <w:lang w:val="en-US"/>
        </w:rPr>
        <w:t xml:space="preserve">to </w:t>
      </w:r>
      <w:r w:rsidR="002F482E">
        <w:rPr>
          <w:lang w:val="en-US"/>
        </w:rPr>
        <w:t>"</w:t>
      </w:r>
      <w:r w:rsidRPr="00CE25AF">
        <w:rPr>
          <w:rFonts w:asciiTheme="minorHAnsi" w:hAnsiTheme="minorHAnsi" w:cstheme="minorHAnsi"/>
          <w:lang w:val="en-US"/>
        </w:rPr>
        <w:t>(</w:t>
      </w:r>
      <w:proofErr w:type="spellStart"/>
      <w:r w:rsidR="00024130" w:rsidRPr="00CE25AF">
        <w:rPr>
          <w:rFonts w:asciiTheme="minorHAnsi" w:hAnsiTheme="minorHAnsi" w:cstheme="minorHAnsi"/>
          <w:lang w:val="en-US"/>
        </w:rPr>
        <w:t>SubmodelElementCollection</w:t>
      </w:r>
      <w:proofErr w:type="spellEnd"/>
      <w:r w:rsidRPr="00CE25AF">
        <w:rPr>
          <w:rFonts w:asciiTheme="minorHAnsi" w:hAnsiTheme="minorHAnsi" w:cstheme="minorHAnsi"/>
          <w:lang w:val="en-US"/>
        </w:rPr>
        <w:t>)Manual, (</w:t>
      </w:r>
      <w:proofErr w:type="spellStart"/>
      <w:r w:rsidRPr="00CE25AF">
        <w:rPr>
          <w:rFonts w:asciiTheme="minorHAnsi" w:hAnsiTheme="minorHAnsi" w:cstheme="minorHAnsi"/>
          <w:lang w:val="en-US"/>
        </w:rPr>
        <w:t>MultiLanguageProperty</w:t>
      </w:r>
      <w:proofErr w:type="spellEnd"/>
      <w:r w:rsidRPr="00CE25AF">
        <w:rPr>
          <w:rFonts w:asciiTheme="minorHAnsi" w:hAnsiTheme="minorHAnsi" w:cstheme="minorHAnsi"/>
          <w:lang w:val="en-US"/>
        </w:rPr>
        <w:t>)Title</w:t>
      </w:r>
      <w:r w:rsidR="002F482E">
        <w:rPr>
          <w:rFonts w:asciiTheme="minorHAnsi" w:hAnsiTheme="minorHAnsi" w:cstheme="minorHAnsi"/>
          <w:lang w:val="en-US"/>
        </w:rPr>
        <w:t>"</w:t>
      </w:r>
      <w:r w:rsidR="00DD7DF0" w:rsidRPr="00CE25AF">
        <w:rPr>
          <w:lang w:val="en-US"/>
        </w:rPr>
        <w:t xml:space="preserve"> semantically and content-wise</w:t>
      </w:r>
      <w:r w:rsidRPr="00CE25AF">
        <w:rPr>
          <w:rFonts w:asciiTheme="minorHAnsi" w:hAnsiTheme="minorHAnsi" w:cstheme="minorHAnsi"/>
          <w:lang w:val="en-US"/>
        </w:rPr>
        <w:t>.</w:t>
      </w:r>
      <w:r w:rsidRPr="00CE25AF">
        <w:rPr>
          <w:lang w:val="en-US"/>
        </w:rPr>
        <w:t xml:space="preserve"> The difference is that </w:t>
      </w:r>
      <w:r w:rsidR="00DD7DF0" w:rsidRPr="00CE25AF">
        <w:rPr>
          <w:lang w:val="en-US"/>
        </w:rPr>
        <w:t xml:space="preserve">more than one document is allowed </w:t>
      </w:r>
      <w:r w:rsidRPr="00CE25AF">
        <w:rPr>
          <w:lang w:val="en-US"/>
        </w:rPr>
        <w:t xml:space="preserve">in the first </w:t>
      </w:r>
      <w:proofErr w:type="spellStart"/>
      <w:r w:rsidRPr="00CE25AF">
        <w:rPr>
          <w:lang w:val="en-US"/>
        </w:rPr>
        <w:t>submodels</w:t>
      </w:r>
      <w:proofErr w:type="spellEnd"/>
      <w:r w:rsidRPr="00CE25AF">
        <w:rPr>
          <w:lang w:val="en-US"/>
        </w:rPr>
        <w:t xml:space="preserve"> and thus a </w:t>
      </w:r>
      <w:proofErr w:type="spellStart"/>
      <w:r w:rsidRPr="00CE25AF">
        <w:rPr>
          <w:lang w:val="en-US"/>
        </w:rPr>
        <w:t>submodel</w:t>
      </w:r>
      <w:proofErr w:type="spellEnd"/>
      <w:r w:rsidRPr="00CE25AF">
        <w:rPr>
          <w:lang w:val="en-US"/>
        </w:rPr>
        <w:t xml:space="preserve"> element list is defined: elements in a list are numbered. However, it is </w:t>
      </w:r>
      <w:r w:rsidR="00DD7DF0" w:rsidRPr="00CE25AF">
        <w:rPr>
          <w:lang w:val="en-US"/>
        </w:rPr>
        <w:t xml:space="preserve">also </w:t>
      </w:r>
      <w:r w:rsidRPr="00CE25AF">
        <w:rPr>
          <w:lang w:val="en-US"/>
        </w:rPr>
        <w:t xml:space="preserve">possible to define a display name in this case. </w:t>
      </w:r>
      <w:r w:rsidR="00DD7DF0" w:rsidRPr="00CE25AF">
        <w:rPr>
          <w:lang w:val="en-US"/>
        </w:rPr>
        <w:t xml:space="preserve">The </w:t>
      </w:r>
      <w:r w:rsidRPr="00CE25AF">
        <w:rPr>
          <w:lang w:val="en-US"/>
        </w:rPr>
        <w:t xml:space="preserve">display name of the </w:t>
      </w:r>
      <w:proofErr w:type="spellStart"/>
      <w:r w:rsidR="00024130" w:rsidRPr="00CE25AF">
        <w:rPr>
          <w:lang w:val="en-US"/>
        </w:rPr>
        <w:t>SubmodelElementCollection</w:t>
      </w:r>
      <w:proofErr w:type="spellEnd"/>
      <w:r w:rsidRPr="00CE25AF">
        <w:rPr>
          <w:lang w:val="en-US"/>
        </w:rPr>
        <w:t xml:space="preserve"> should be the same in both bases, e.g. </w:t>
      </w:r>
      <w:r w:rsidR="00F639CD" w:rsidRPr="00CE25AF">
        <w:rPr>
          <w:lang w:val="en-US"/>
        </w:rPr>
        <w:t>"</w:t>
      </w:r>
      <w:proofErr w:type="spellStart"/>
      <w:r w:rsidRPr="00CE25AF">
        <w:rPr>
          <w:lang w:val="en-US"/>
        </w:rPr>
        <w:t>Users Manual</w:t>
      </w:r>
      <w:proofErr w:type="spellEnd"/>
      <w:r w:rsidR="00F639CD" w:rsidRPr="00CE25AF">
        <w:rPr>
          <w:lang w:val="en-US"/>
        </w:rPr>
        <w:t>"</w:t>
      </w:r>
      <w:r w:rsidRPr="00CE25AF">
        <w:rPr>
          <w:lang w:val="en-US"/>
        </w:rPr>
        <w:t>.</w:t>
      </w:r>
    </w:p>
    <w:p w14:paraId="1DEFBC4F" w14:textId="1845601E" w:rsidR="004E0878" w:rsidRPr="00CE25AF" w:rsidRDefault="004E0878" w:rsidP="004E0878">
      <w:pPr>
        <w:rPr>
          <w:rStyle w:val="CODE"/>
        </w:rPr>
      </w:pPr>
      <w:r w:rsidRPr="00CE25AF">
        <w:rPr>
          <w:rStyle w:val="CODE"/>
        </w:rPr>
        <w:t>(</w:t>
      </w:r>
      <w:proofErr w:type="spellStart"/>
      <w:r w:rsidRPr="00CE25AF">
        <w:rPr>
          <w:rStyle w:val="CODE"/>
        </w:rPr>
        <w:t>Submodel</w:t>
      </w:r>
      <w:proofErr w:type="spellEnd"/>
      <w:r w:rsidRPr="00CE25AF">
        <w:rPr>
          <w:rStyle w:val="CODE"/>
        </w:rPr>
        <w:t>)</w:t>
      </w:r>
      <w:r w:rsidR="00946EC6" w:rsidRPr="00CE25AF">
        <w:rPr>
          <w:rStyle w:val="CODE"/>
        </w:rPr>
        <w:t>https://</w:t>
      </w:r>
      <w:r w:rsidRPr="00CE25AF">
        <w:rPr>
          <w:rStyle w:val="CODE"/>
        </w:rPr>
        <w:t>example.com/aas/1/1/1234859590, (File)Specification, (</w:t>
      </w:r>
      <w:proofErr w:type="spellStart"/>
      <w:r w:rsidRPr="00CE25AF">
        <w:rPr>
          <w:rStyle w:val="CODE"/>
        </w:rPr>
        <w:t>FragmentReference</w:t>
      </w:r>
      <w:proofErr w:type="spellEnd"/>
      <w:r w:rsidRPr="00CE25AF">
        <w:rPr>
          <w:rStyle w:val="CODE"/>
        </w:rPr>
        <w:t xml:space="preserve">)Hints </w:t>
      </w:r>
    </w:p>
    <w:p w14:paraId="27904594" w14:textId="43598658" w:rsidR="004E0878" w:rsidRPr="00CE25AF" w:rsidRDefault="00DD7DF0" w:rsidP="007C14E8">
      <w:pPr>
        <w:pStyle w:val="NOTE"/>
        <w:ind w:left="284" w:firstLine="0"/>
        <w:rPr>
          <w:rStyle w:val="CODE"/>
          <w:rFonts w:ascii="Arial" w:hAnsi="Arial" w:cs="Arial"/>
          <w:b w:val="0"/>
          <w:bCs w:val="0"/>
          <w:iCs/>
          <w:spacing w:val="0"/>
          <w:szCs w:val="20"/>
        </w:rPr>
      </w:pPr>
      <w:r w:rsidRPr="00CE25AF">
        <w:rPr>
          <w:lang w:val="en-US"/>
        </w:rPr>
        <w:t>Note: a</w:t>
      </w:r>
      <w:r w:rsidR="004E0878" w:rsidRPr="00CE25AF">
        <w:rPr>
          <w:lang w:val="en-US"/>
        </w:rPr>
        <w:t xml:space="preserve">ssuming the </w:t>
      </w:r>
      <w:r w:rsidRPr="00CE25AF">
        <w:rPr>
          <w:lang w:val="en-US"/>
        </w:rPr>
        <w:t>f</w:t>
      </w:r>
      <w:r w:rsidR="004E0878" w:rsidRPr="00CE25AF">
        <w:rPr>
          <w:lang w:val="en-US"/>
        </w:rPr>
        <w:t xml:space="preserve">ile has the value using the absolute path </w:t>
      </w:r>
      <w:r w:rsidRPr="00CE25AF">
        <w:rPr>
          <w:lang w:val="en-US"/>
        </w:rPr>
        <w:t>https://example.com/specification.html</w:t>
      </w:r>
      <w:r w:rsidRPr="007C14E8">
        <w:rPr>
          <w:lang w:val="en-US"/>
        </w:rPr>
        <w:t xml:space="preserve"> </w:t>
      </w:r>
      <w:r w:rsidRPr="00CE25AF">
        <w:rPr>
          <w:lang w:val="en-US"/>
        </w:rPr>
        <w:t xml:space="preserve">(and not a relative path), </w:t>
      </w:r>
      <w:r w:rsidR="004E0878" w:rsidRPr="00CE25AF">
        <w:rPr>
          <w:lang w:val="en-US"/>
        </w:rPr>
        <w:t xml:space="preserve">the first reference points to the same information as the global reference </w:t>
      </w:r>
      <w:r w:rsidR="004E0878" w:rsidRPr="00CE25AF">
        <w:rPr>
          <w:rFonts w:asciiTheme="minorHAnsi" w:hAnsiTheme="minorHAnsi" w:cstheme="minorHAnsi"/>
          <w:lang w:val="en-US"/>
        </w:rPr>
        <w:t>(</w:t>
      </w:r>
      <w:proofErr w:type="spellStart"/>
      <w:r w:rsidR="004E0878" w:rsidRPr="00CE25AF">
        <w:rPr>
          <w:rFonts w:asciiTheme="minorHAnsi" w:hAnsiTheme="minorHAnsi" w:cstheme="minorHAnsi"/>
          <w:lang w:val="en-US"/>
        </w:rPr>
        <w:t>GlobalReference</w:t>
      </w:r>
      <w:proofErr w:type="spellEnd"/>
      <w:r w:rsidR="004E0878" w:rsidRPr="00CE25AF">
        <w:rPr>
          <w:rFonts w:asciiTheme="minorHAnsi" w:hAnsiTheme="minorHAnsi" w:cstheme="minorHAnsi"/>
          <w:lang w:val="en-US"/>
        </w:rPr>
        <w:t>)</w:t>
      </w:r>
      <w:r w:rsidR="00946EC6" w:rsidRPr="00CE25AF">
        <w:rPr>
          <w:rFonts w:asciiTheme="minorHAnsi" w:hAnsiTheme="minorHAnsi" w:cstheme="minorHAnsi"/>
          <w:lang w:val="en-US"/>
        </w:rPr>
        <w:t>https://</w:t>
      </w:r>
      <w:r w:rsidR="004E0878" w:rsidRPr="00CE25AF">
        <w:rPr>
          <w:rFonts w:asciiTheme="minorHAnsi" w:hAnsiTheme="minorHAnsi" w:cstheme="minorHAnsi"/>
          <w:lang w:val="en-US"/>
        </w:rPr>
        <w:t>example.com/specification.html, (</w:t>
      </w:r>
      <w:proofErr w:type="spellStart"/>
      <w:r w:rsidR="004E0878" w:rsidRPr="00CE25AF">
        <w:rPr>
          <w:rFonts w:asciiTheme="minorHAnsi" w:hAnsiTheme="minorHAnsi" w:cstheme="minorHAnsi"/>
          <w:lang w:val="en-US"/>
        </w:rPr>
        <w:t>FragmentReference</w:t>
      </w:r>
      <w:proofErr w:type="spellEnd"/>
      <w:r w:rsidR="004E0878" w:rsidRPr="00CE25AF">
        <w:rPr>
          <w:rFonts w:asciiTheme="minorHAnsi" w:hAnsiTheme="minorHAnsi" w:cstheme="minorHAnsi"/>
          <w:lang w:val="en-US"/>
        </w:rPr>
        <w:t>)Hints</w:t>
      </w:r>
      <w:r w:rsidR="004E0878" w:rsidRPr="00CE25AF">
        <w:rPr>
          <w:i/>
          <w:iCs/>
          <w:lang w:val="en-US"/>
        </w:rPr>
        <w:t>.</w:t>
      </w:r>
    </w:p>
    <w:p w14:paraId="1117D355" w14:textId="692AF623" w:rsidR="004E0878" w:rsidRPr="00CE25AF" w:rsidRDefault="004E0878" w:rsidP="004E0878">
      <w:pPr>
        <w:rPr>
          <w:rStyle w:val="CODE"/>
        </w:rPr>
      </w:pPr>
      <w:r w:rsidRPr="00CE25AF">
        <w:rPr>
          <w:rStyle w:val="CODE"/>
        </w:rPr>
        <w:t>(</w:t>
      </w:r>
      <w:proofErr w:type="spellStart"/>
      <w:r w:rsidRPr="00CE25AF">
        <w:rPr>
          <w:rStyle w:val="CODE"/>
        </w:rPr>
        <w:t>Submodel</w:t>
      </w:r>
      <w:proofErr w:type="spellEnd"/>
      <w:r w:rsidRPr="00CE25AF">
        <w:rPr>
          <w:rStyle w:val="CODE"/>
        </w:rPr>
        <w:t>)</w:t>
      </w:r>
      <w:r w:rsidR="00946EC6" w:rsidRPr="00CE25AF">
        <w:rPr>
          <w:rStyle w:val="CODE"/>
        </w:rPr>
        <w:t>https://</w:t>
      </w:r>
      <w:r w:rsidRPr="00CE25AF">
        <w:rPr>
          <w:rStyle w:val="CODE"/>
        </w:rPr>
        <w:t>example.com/aas/1/1/1234859590, (Blob)Specification, (</w:t>
      </w:r>
      <w:proofErr w:type="spellStart"/>
      <w:r w:rsidRPr="00CE25AF">
        <w:rPr>
          <w:rStyle w:val="CODE"/>
        </w:rPr>
        <w:t>FragmentReference</w:t>
      </w:r>
      <w:proofErr w:type="spellEnd"/>
      <w:r w:rsidRPr="00CE25AF">
        <w:rPr>
          <w:rStyle w:val="CODE"/>
        </w:rPr>
        <w:t>)Hints</w:t>
      </w:r>
      <w:r w:rsidR="00EA35FF" w:rsidRPr="00CE25AF">
        <w:rPr>
          <w:rStyle w:val="CODE"/>
        </w:rPr>
        <w:t xml:space="preserve"> </w:t>
      </w:r>
    </w:p>
    <w:p w14:paraId="0A83F2C7" w14:textId="77777777" w:rsidR="004E0878" w:rsidRPr="00CE25AF" w:rsidRDefault="004E0878" w:rsidP="00B7143A">
      <w:pPr>
        <w:rPr>
          <w:u w:val="single"/>
          <w:lang w:val="en-US"/>
        </w:rPr>
      </w:pPr>
    </w:p>
    <w:p w14:paraId="2EF3E249" w14:textId="37844C91" w:rsidR="00B7143A" w:rsidRPr="00CE25AF" w:rsidRDefault="00B7143A" w:rsidP="00B7143A">
      <w:pPr>
        <w:rPr>
          <w:u w:val="single"/>
          <w:lang w:val="en-US"/>
        </w:rPr>
      </w:pPr>
      <w:r w:rsidRPr="00CE25AF">
        <w:rPr>
          <w:u w:val="single"/>
          <w:lang w:val="en-US"/>
        </w:rPr>
        <w:t>Examples for</w:t>
      </w:r>
      <w:r w:rsidR="00C75F76" w:rsidRPr="00CE25AF">
        <w:rPr>
          <w:u w:val="single"/>
          <w:lang w:val="en-US"/>
        </w:rPr>
        <w:t xml:space="preserve"> invalid</w:t>
      </w:r>
      <w:r w:rsidRPr="00CE25AF">
        <w:rPr>
          <w:u w:val="single"/>
          <w:lang w:val="en-US"/>
        </w:rPr>
        <w:t xml:space="preserve"> </w:t>
      </w:r>
      <w:r w:rsidR="00FA78A5" w:rsidRPr="00CE25AF">
        <w:rPr>
          <w:u w:val="single"/>
          <w:lang w:val="en-US"/>
        </w:rPr>
        <w:t>m</w:t>
      </w:r>
      <w:r w:rsidRPr="00CE25AF">
        <w:rPr>
          <w:u w:val="single"/>
          <w:lang w:val="en-US"/>
        </w:rPr>
        <w:t xml:space="preserve">odel </w:t>
      </w:r>
      <w:r w:rsidR="00FA78A5" w:rsidRPr="00CE25AF">
        <w:rPr>
          <w:u w:val="single"/>
          <w:lang w:val="en-US"/>
        </w:rPr>
        <w:t>r</w:t>
      </w:r>
      <w:r w:rsidRPr="00CE25AF">
        <w:rPr>
          <w:u w:val="single"/>
          <w:lang w:val="en-US"/>
        </w:rPr>
        <w:t xml:space="preserve">eferences: </w:t>
      </w:r>
    </w:p>
    <w:p w14:paraId="5D3CD24D" w14:textId="35B601A2" w:rsidR="00B7143A" w:rsidRPr="00CE25AF" w:rsidRDefault="00B7143A" w:rsidP="00B7143A">
      <w:pPr>
        <w:rPr>
          <w:rStyle w:val="CODE"/>
        </w:rPr>
      </w:pPr>
      <w:r w:rsidRPr="00CE25AF">
        <w:rPr>
          <w:rStyle w:val="CODE"/>
        </w:rPr>
        <w:t>(</w:t>
      </w:r>
      <w:proofErr w:type="spellStart"/>
      <w:r w:rsidRPr="00CE25AF">
        <w:rPr>
          <w:rStyle w:val="CODE"/>
        </w:rPr>
        <w:t>GlobalReference</w:t>
      </w:r>
      <w:proofErr w:type="spellEnd"/>
      <w:r w:rsidRPr="00CE25AF">
        <w:rPr>
          <w:rStyle w:val="CODE"/>
        </w:rPr>
        <w:t>)</w:t>
      </w:r>
      <w:r w:rsidR="00946EC6" w:rsidRPr="00CE25AF">
        <w:rPr>
          <w:rStyle w:val="CODE"/>
        </w:rPr>
        <w:t>https://</w:t>
      </w:r>
      <w:r w:rsidRPr="00CE25AF">
        <w:rPr>
          <w:rStyle w:val="CODE"/>
        </w:rPr>
        <w:t>example.com/aas/1/1/1234859590</w:t>
      </w:r>
    </w:p>
    <w:p w14:paraId="015CAE44" w14:textId="529BE917" w:rsidR="00B7143A" w:rsidRPr="00CE25AF" w:rsidRDefault="00B7143A" w:rsidP="00B7143A">
      <w:pPr>
        <w:rPr>
          <w:rStyle w:val="CODE"/>
        </w:rPr>
      </w:pPr>
      <w:r w:rsidRPr="00CE25AF">
        <w:rPr>
          <w:rStyle w:val="CODE"/>
        </w:rPr>
        <w:t>(Property)0173-1#02-BAA120#008</w:t>
      </w:r>
    </w:p>
    <w:p w14:paraId="4249EA00" w14:textId="226975AD" w:rsidR="004E0878" w:rsidRPr="00CE25AF" w:rsidRDefault="004E0878" w:rsidP="00B7143A">
      <w:pPr>
        <w:rPr>
          <w:rStyle w:val="CODE"/>
        </w:rPr>
      </w:pPr>
      <w:r w:rsidRPr="00CE25AF">
        <w:rPr>
          <w:rStyle w:val="CODE"/>
        </w:rPr>
        <w:t>(</w:t>
      </w:r>
      <w:proofErr w:type="spellStart"/>
      <w:r w:rsidRPr="00CE25AF">
        <w:rPr>
          <w:rStyle w:val="CODE"/>
        </w:rPr>
        <w:t>Submodel</w:t>
      </w:r>
      <w:proofErr w:type="spellEnd"/>
      <w:r w:rsidRPr="00CE25AF">
        <w:rPr>
          <w:rStyle w:val="CODE"/>
        </w:rPr>
        <w:t>)</w:t>
      </w:r>
      <w:r w:rsidR="00946EC6" w:rsidRPr="00CE25AF">
        <w:rPr>
          <w:rStyle w:val="CODE"/>
        </w:rPr>
        <w:t>https://</w:t>
      </w:r>
      <w:r w:rsidRPr="00CE25AF">
        <w:rPr>
          <w:rStyle w:val="CODE"/>
        </w:rPr>
        <w:t>example.com/aas/1/1/1234859590, (</w:t>
      </w:r>
      <w:proofErr w:type="spellStart"/>
      <w:r w:rsidRPr="00CE25AF">
        <w:rPr>
          <w:rStyle w:val="CODE"/>
        </w:rPr>
        <w:t>EventElement</w:t>
      </w:r>
      <w:proofErr w:type="spellEnd"/>
      <w:r w:rsidRPr="00CE25AF">
        <w:rPr>
          <w:rStyle w:val="CODE"/>
        </w:rPr>
        <w:t>)Event, (</w:t>
      </w:r>
      <w:proofErr w:type="spellStart"/>
      <w:r w:rsidRPr="00CE25AF">
        <w:rPr>
          <w:rStyle w:val="CODE"/>
        </w:rPr>
        <w:t>FragmentReference</w:t>
      </w:r>
      <w:proofErr w:type="spellEnd"/>
      <w:r w:rsidRPr="00CE25AF">
        <w:rPr>
          <w:rStyle w:val="CODE"/>
        </w:rPr>
        <w:t>)</w:t>
      </w:r>
      <w:r w:rsidR="009931FC" w:rsidRPr="00CE25AF">
        <w:rPr>
          <w:rStyle w:val="CODE"/>
        </w:rPr>
        <w:t>Comment</w:t>
      </w:r>
    </w:p>
    <w:p w14:paraId="3DA87947" w14:textId="6114A78B" w:rsidR="00B7143A" w:rsidRPr="00CE25AF" w:rsidRDefault="00B7143A" w:rsidP="00BE3BF6">
      <w:pPr>
        <w:rPr>
          <w:rStyle w:val="CODE"/>
        </w:rPr>
      </w:pPr>
      <w:r w:rsidRPr="00CE25AF">
        <w:rPr>
          <w:rStyle w:val="CODE"/>
        </w:rPr>
        <w:t>(</w:t>
      </w:r>
      <w:proofErr w:type="spellStart"/>
      <w:r w:rsidRPr="00CE25AF">
        <w:rPr>
          <w:rStyle w:val="CODE"/>
        </w:rPr>
        <w:t>AssetAdministrationShell</w:t>
      </w:r>
      <w:proofErr w:type="spellEnd"/>
      <w:r w:rsidRPr="00CE25AF">
        <w:rPr>
          <w:rStyle w:val="CODE"/>
        </w:rPr>
        <w:t>)</w:t>
      </w:r>
      <w:r w:rsidR="00946EC6" w:rsidRPr="00CE25AF">
        <w:rPr>
          <w:rFonts w:asciiTheme="minorHAnsi" w:hAnsiTheme="minorHAnsi" w:cs="Consolas"/>
          <w:lang w:val="en-US"/>
        </w:rPr>
        <w:t>https://</w:t>
      </w:r>
      <w:r w:rsidR="00857287" w:rsidRPr="00CE25AF">
        <w:rPr>
          <w:rFonts w:asciiTheme="minorHAnsi" w:hAnsiTheme="minorHAnsi" w:cs="Consolas"/>
          <w:lang w:val="en-US"/>
        </w:rPr>
        <w:t>example.com/aas/1/0/12348</w:t>
      </w:r>
      <w:r w:rsidRPr="00CE25AF">
        <w:rPr>
          <w:rStyle w:val="CODE"/>
        </w:rPr>
        <w:t>,</w:t>
      </w:r>
      <w:r w:rsidR="009931FC" w:rsidRPr="00CE25AF">
        <w:rPr>
          <w:rStyle w:val="CODE"/>
        </w:rPr>
        <w:t xml:space="preserve">  </w:t>
      </w:r>
      <w:r w:rsidR="009931FC" w:rsidRPr="00CE25AF">
        <w:rPr>
          <w:rStyle w:val="CODE"/>
        </w:rPr>
        <w:br/>
        <w:t xml:space="preserve">                             </w:t>
      </w:r>
      <w:r w:rsidRPr="00CE25AF">
        <w:rPr>
          <w:rStyle w:val="CODE"/>
        </w:rPr>
        <w:t>(</w:t>
      </w:r>
      <w:proofErr w:type="spellStart"/>
      <w:r w:rsidRPr="00CE25AF">
        <w:rPr>
          <w:rStyle w:val="CODE"/>
        </w:rPr>
        <w:t>Submodel</w:t>
      </w:r>
      <w:proofErr w:type="spellEnd"/>
      <w:r w:rsidRPr="00CE25AF">
        <w:rPr>
          <w:rStyle w:val="CODE"/>
        </w:rPr>
        <w:t>)</w:t>
      </w:r>
      <w:r w:rsidR="00946EC6" w:rsidRPr="00CE25AF">
        <w:rPr>
          <w:rStyle w:val="CODE"/>
        </w:rPr>
        <w:t>https://</w:t>
      </w:r>
      <w:r w:rsidRPr="00CE25AF">
        <w:rPr>
          <w:rStyle w:val="CODE"/>
        </w:rPr>
        <w:t xml:space="preserve">example.com/aas/1/1/1234859590, (Property)Temperature </w:t>
      </w:r>
    </w:p>
    <w:p w14:paraId="03417183" w14:textId="660259C1" w:rsidR="00B7143A" w:rsidRPr="00CE25AF" w:rsidRDefault="00B7143A" w:rsidP="00B7143A">
      <w:pPr>
        <w:ind w:firstLine="284"/>
        <w:rPr>
          <w:iCs/>
          <w:lang w:val="en-US"/>
        </w:rPr>
      </w:pPr>
      <w:r w:rsidRPr="00CE25AF">
        <w:rPr>
          <w:iCs/>
          <w:lang w:val="en-US"/>
        </w:rPr>
        <w:t xml:space="preserve">is not a valid model reference because </w:t>
      </w:r>
      <w:proofErr w:type="spellStart"/>
      <w:r w:rsidRPr="00CE25AF">
        <w:rPr>
          <w:i/>
          <w:lang w:val="en-US"/>
        </w:rPr>
        <w:t>AssetAdministrationShell</w:t>
      </w:r>
      <w:proofErr w:type="spellEnd"/>
      <w:r w:rsidRPr="00CE25AF">
        <w:rPr>
          <w:iCs/>
          <w:lang w:val="en-US"/>
        </w:rPr>
        <w:t xml:space="preserve"> and </w:t>
      </w:r>
      <w:proofErr w:type="spellStart"/>
      <w:r w:rsidRPr="00CE25AF">
        <w:rPr>
          <w:i/>
          <w:lang w:val="en-US"/>
        </w:rPr>
        <w:t>Submodel</w:t>
      </w:r>
      <w:proofErr w:type="spellEnd"/>
      <w:r w:rsidRPr="00CE25AF">
        <w:rPr>
          <w:i/>
          <w:lang w:val="en-US"/>
        </w:rPr>
        <w:t xml:space="preserve"> </w:t>
      </w:r>
      <w:r w:rsidR="00F54F21" w:rsidRPr="00CE25AF">
        <w:rPr>
          <w:iCs/>
          <w:lang w:val="en-US"/>
        </w:rPr>
        <w:t xml:space="preserve">are </w:t>
      </w:r>
      <w:r w:rsidRPr="00CE25AF">
        <w:rPr>
          <w:iCs/>
          <w:lang w:val="en-US"/>
        </w:rPr>
        <w:t xml:space="preserve">both </w:t>
      </w:r>
      <w:r w:rsidR="00766832" w:rsidRPr="00CE25AF">
        <w:rPr>
          <w:iCs/>
          <w:lang w:val="en-US"/>
        </w:rPr>
        <w:t xml:space="preserve">global </w:t>
      </w:r>
      <w:proofErr w:type="spellStart"/>
      <w:r w:rsidRPr="00CE25AF">
        <w:rPr>
          <w:iCs/>
          <w:lang w:val="en-US"/>
        </w:rPr>
        <w:t>identifiables</w:t>
      </w:r>
      <w:proofErr w:type="spellEnd"/>
      <w:r w:rsidRPr="00CE25AF">
        <w:rPr>
          <w:iCs/>
          <w:lang w:val="en-US"/>
        </w:rPr>
        <w:t>.</w:t>
      </w:r>
    </w:p>
    <w:p w14:paraId="0A9F8E28" w14:textId="765CE818" w:rsidR="0065195F" w:rsidRPr="007C14E8" w:rsidRDefault="004F4E04" w:rsidP="004E069D">
      <w:pPr>
        <w:pStyle w:val="Heading3"/>
        <w:numPr>
          <w:ilvl w:val="2"/>
          <w:numId w:val="53"/>
        </w:numPr>
        <w:rPr>
          <w:lang w:val="en-US"/>
        </w:rPr>
      </w:pPr>
      <w:bookmarkStart w:id="2014" w:name="_Toc54816013"/>
      <w:bookmarkStart w:id="2015" w:name="_Ref73004827"/>
      <w:bookmarkStart w:id="2016" w:name="_Ref113805916"/>
      <w:bookmarkStart w:id="2017" w:name="_Ref113895690"/>
      <w:bookmarkStart w:id="2018" w:name="_Ref125227461"/>
      <w:bookmarkStart w:id="2019" w:name="_Toc125227921"/>
      <w:bookmarkStart w:id="2020" w:name="_Toc125537708"/>
      <w:bookmarkEnd w:id="2009"/>
      <w:r w:rsidRPr="007C14E8">
        <w:rPr>
          <w:lang w:val="en-US"/>
        </w:rPr>
        <w:t>Primitive and</w:t>
      </w:r>
      <w:r w:rsidR="00152674" w:rsidRPr="007C14E8">
        <w:rPr>
          <w:lang w:val="en-US"/>
        </w:rPr>
        <w:t xml:space="preserve"> Simple</w:t>
      </w:r>
      <w:r w:rsidRPr="007C14E8">
        <w:rPr>
          <w:lang w:val="en-US"/>
        </w:rPr>
        <w:t xml:space="preserve"> </w:t>
      </w:r>
      <w:r w:rsidR="007339DC" w:rsidRPr="007C14E8">
        <w:rPr>
          <w:lang w:val="en-US"/>
        </w:rPr>
        <w:t xml:space="preserve">Data </w:t>
      </w:r>
      <w:r w:rsidR="0065195F" w:rsidRPr="007C14E8">
        <w:rPr>
          <w:lang w:val="en-US"/>
        </w:rPr>
        <w:t>Types</w:t>
      </w:r>
      <w:bookmarkEnd w:id="2010"/>
      <w:bookmarkEnd w:id="2014"/>
      <w:bookmarkEnd w:id="2015"/>
      <w:bookmarkEnd w:id="2016"/>
      <w:bookmarkEnd w:id="2017"/>
      <w:bookmarkEnd w:id="2018"/>
      <w:bookmarkEnd w:id="2019"/>
      <w:bookmarkEnd w:id="2020"/>
    </w:p>
    <w:p w14:paraId="6B5CFAA9" w14:textId="680CE4F3" w:rsidR="00152674" w:rsidRPr="007C14E8" w:rsidRDefault="00152674" w:rsidP="00E805F8">
      <w:pPr>
        <w:pStyle w:val="Heading4"/>
        <w:numPr>
          <w:ilvl w:val="3"/>
          <w:numId w:val="53"/>
        </w:numPr>
        <w:rPr>
          <w:lang w:val="en-US"/>
        </w:rPr>
      </w:pPr>
      <w:bookmarkStart w:id="2021" w:name="_Toc54816014"/>
      <w:r w:rsidRPr="007C14E8">
        <w:rPr>
          <w:lang w:val="en-US"/>
        </w:rPr>
        <w:t>Predefined Simple Data Types</w:t>
      </w:r>
    </w:p>
    <w:p w14:paraId="7BF91FE4" w14:textId="630B504E" w:rsidR="00152674" w:rsidRPr="00CE25AF" w:rsidRDefault="00152674" w:rsidP="00152674">
      <w:pPr>
        <w:rPr>
          <w:lang w:val="en-US"/>
        </w:rPr>
      </w:pPr>
      <w:r w:rsidRPr="00CE25AF">
        <w:rPr>
          <w:lang w:val="en-US"/>
        </w:rPr>
        <w:t>The metamodel of the Asset Administration Shell uses basic data types as defined in the XML Schema Definition (XSD)</w:t>
      </w:r>
      <w:r w:rsidRPr="007C14E8">
        <w:rPr>
          <w:rStyle w:val="FootnoteReference"/>
          <w:lang w:val="en-US"/>
        </w:rPr>
        <w:footnoteReference w:id="18"/>
      </w:r>
      <w:r w:rsidR="00D9454C" w:rsidRPr="00CE25AF">
        <w:rPr>
          <w:lang w:val="en-US"/>
        </w:rPr>
        <w:t>.</w:t>
      </w:r>
      <w:r w:rsidRPr="00CE25AF">
        <w:rPr>
          <w:lang w:val="en-US"/>
        </w:rPr>
        <w:t xml:space="preserve"> </w:t>
      </w:r>
      <w:r w:rsidR="00CE0634" w:rsidRPr="00CE25AF">
        <w:rPr>
          <w:lang w:val="en-US"/>
        </w:rPr>
        <w:t xml:space="preserve">See </w:t>
      </w:r>
      <w:r w:rsidR="00CE0634" w:rsidRPr="00CE25AF">
        <w:rPr>
          <w:lang w:val="en-US"/>
        </w:rPr>
        <w:fldChar w:fldCharType="begin"/>
      </w:r>
      <w:r w:rsidR="00CE0634" w:rsidRPr="00CE25AF">
        <w:rPr>
          <w:lang w:val="en-US"/>
        </w:rPr>
        <w:instrText xml:space="preserve"> REF _Ref113744580 \h </w:instrText>
      </w:r>
      <w:r w:rsidR="00CE0634" w:rsidRPr="00CE25AF">
        <w:rPr>
          <w:lang w:val="en-US"/>
        </w:rPr>
      </w:r>
      <w:r w:rsidR="00CE0634" w:rsidRPr="00CE25AF">
        <w:rPr>
          <w:lang w:val="en-US"/>
        </w:rPr>
        <w:fldChar w:fldCharType="separate"/>
      </w:r>
      <w:r w:rsidR="00F511DE" w:rsidRPr="00CE25AF">
        <w:t xml:space="preserve">Table </w:t>
      </w:r>
      <w:r w:rsidR="00F511DE">
        <w:rPr>
          <w:noProof/>
        </w:rPr>
        <w:t>7</w:t>
      </w:r>
      <w:r w:rsidR="00CE0634" w:rsidRPr="00CE25AF">
        <w:rPr>
          <w:lang w:val="en-US"/>
        </w:rPr>
        <w:fldChar w:fldCharType="end"/>
      </w:r>
      <w:r w:rsidR="00CE0634" w:rsidRPr="00CE25AF">
        <w:rPr>
          <w:lang w:val="en-US"/>
        </w:rPr>
        <w:t xml:space="preserve"> f</w:t>
      </w:r>
      <w:r w:rsidR="00A44426" w:rsidRPr="00CE25AF">
        <w:rPr>
          <w:lang w:val="en-US"/>
        </w:rPr>
        <w:t>or an overview of the used type</w:t>
      </w:r>
      <w:r w:rsidR="00CE0634" w:rsidRPr="00CE25AF">
        <w:rPr>
          <w:lang w:val="en-US"/>
        </w:rPr>
        <w:t>s</w:t>
      </w:r>
      <w:r w:rsidR="00A44426" w:rsidRPr="00CE25AF">
        <w:rPr>
          <w:lang w:val="en-US"/>
        </w:rPr>
        <w:t>. T</w:t>
      </w:r>
      <w:r w:rsidRPr="00CE25AF">
        <w:rPr>
          <w:lang w:val="en-US"/>
        </w:rPr>
        <w:t>heir definition is outside the scope of this document.</w:t>
      </w:r>
    </w:p>
    <w:p w14:paraId="08305A4A" w14:textId="67F9A89E" w:rsidR="00E8345B" w:rsidRPr="00CE25AF" w:rsidRDefault="00E8345B" w:rsidP="00E8345B">
      <w:pPr>
        <w:rPr>
          <w:lang w:val="en-US"/>
        </w:rPr>
      </w:pPr>
      <w:r w:rsidRPr="00CE25AF">
        <w:rPr>
          <w:lang w:val="en-US"/>
        </w:rPr>
        <w:t xml:space="preserve">The meaning and format of </w:t>
      </w:r>
      <w:proofErr w:type="spellStart"/>
      <w:r w:rsidRPr="00CE25AF">
        <w:rPr>
          <w:lang w:val="en-US"/>
        </w:rPr>
        <w:t>xsd</w:t>
      </w:r>
      <w:proofErr w:type="spellEnd"/>
      <w:r w:rsidRPr="00CE25AF">
        <w:rPr>
          <w:lang w:val="en-US"/>
        </w:rPr>
        <w:t xml:space="preserve"> types is specified in </w:t>
      </w:r>
      <w:hyperlink r:id="rId100" w:history="1">
        <w:r w:rsidRPr="00CE25AF">
          <w:rPr>
            <w:rStyle w:val="Hyperlink"/>
            <w:lang w:val="en-US"/>
          </w:rPr>
          <w:t>https://www.w3.org/XML/Schema</w:t>
        </w:r>
      </w:hyperlink>
      <w:r w:rsidRPr="00CE25AF">
        <w:rPr>
          <w:lang w:val="en-US"/>
        </w:rPr>
        <w:t xml:space="preserve">. The simple type </w:t>
      </w:r>
      <w:r w:rsidR="00F639CD" w:rsidRPr="00CE25AF">
        <w:rPr>
          <w:lang w:val="en-US"/>
        </w:rPr>
        <w:t>"</w:t>
      </w:r>
      <w:proofErr w:type="spellStart"/>
      <w:r w:rsidRPr="00CE25AF">
        <w:rPr>
          <w:lang w:val="en-US"/>
        </w:rPr>
        <w:t>langString</w:t>
      </w:r>
      <w:proofErr w:type="spellEnd"/>
      <w:r w:rsidR="00F639CD" w:rsidRPr="00CE25AF">
        <w:rPr>
          <w:lang w:val="en-US"/>
        </w:rPr>
        <w:t>"</w:t>
      </w:r>
      <w:r w:rsidRPr="00CE25AF">
        <w:rPr>
          <w:lang w:val="en-US"/>
        </w:rPr>
        <w:t xml:space="preserve"> is specified in the Resource Description Framework (RDF)</w:t>
      </w:r>
      <w:r w:rsidRPr="007C14E8">
        <w:rPr>
          <w:rStyle w:val="FootnoteReference"/>
          <w:lang w:val="en-US"/>
        </w:rPr>
        <w:footnoteReference w:id="19"/>
      </w:r>
      <w:r w:rsidRPr="00CE25AF">
        <w:rPr>
          <w:lang w:val="en-US"/>
        </w:rPr>
        <w:t>.</w:t>
      </w:r>
    </w:p>
    <w:p w14:paraId="17930CAD" w14:textId="683A21B0" w:rsidR="009865E4" w:rsidRPr="00CE25AF" w:rsidRDefault="009865E4" w:rsidP="00E8345B">
      <w:pPr>
        <w:rPr>
          <w:lang w:val="en-US"/>
        </w:rPr>
      </w:pPr>
      <w:r w:rsidRPr="00CE25AF">
        <w:rPr>
          <w:lang w:val="en-US"/>
        </w:rPr>
        <w:lastRenderedPageBreak/>
        <w:t xml:space="preserve">See </w:t>
      </w:r>
      <w:r>
        <w:rPr>
          <w:lang w:val="en-US"/>
        </w:rPr>
        <w:t>Clause</w:t>
      </w:r>
      <w:r w:rsidRPr="00CE25AF">
        <w:rPr>
          <w:lang w:val="en-US"/>
        </w:rPr>
        <w:t xml:space="preserve"> </w:t>
      </w:r>
      <w:r w:rsidRPr="00CE25AF">
        <w:rPr>
          <w:lang w:val="en-US"/>
        </w:rPr>
        <w:fldChar w:fldCharType="begin"/>
      </w:r>
      <w:r w:rsidRPr="00CE25AF">
        <w:rPr>
          <w:lang w:val="en-US"/>
        </w:rPr>
        <w:instrText xml:space="preserve"> REF _Ref110960089 \r \h </w:instrText>
      </w:r>
      <w:r w:rsidRPr="00CE25AF">
        <w:rPr>
          <w:lang w:val="en-US"/>
        </w:rPr>
      </w:r>
      <w:r w:rsidRPr="00CE25AF">
        <w:rPr>
          <w:lang w:val="en-US"/>
        </w:rPr>
        <w:fldChar w:fldCharType="separate"/>
      </w:r>
      <w:r w:rsidR="00F511DE">
        <w:rPr>
          <w:lang w:val="en-US"/>
        </w:rPr>
        <w:t>5.3.12.6</w:t>
      </w:r>
      <w:r w:rsidRPr="00CE25AF">
        <w:rPr>
          <w:lang w:val="en-US"/>
        </w:rPr>
        <w:fldChar w:fldCharType="end"/>
      </w:r>
      <w:r w:rsidRPr="00CE25AF">
        <w:rPr>
          <w:lang w:val="en-US"/>
        </w:rPr>
        <w:t xml:space="preserve"> for constraints on types.</w:t>
      </w:r>
    </w:p>
    <w:p w14:paraId="0BC8C444" w14:textId="0283F137" w:rsidR="00F70592" w:rsidRPr="00CE25AF" w:rsidRDefault="00F70592" w:rsidP="00110904">
      <w:pPr>
        <w:pStyle w:val="Caption"/>
      </w:pPr>
      <w:bookmarkStart w:id="2022" w:name="_Ref113744580"/>
      <w:bookmarkStart w:id="2023" w:name="_Toc125537782"/>
      <w:r w:rsidRPr="00CE25AF">
        <w:t xml:space="preserve">Table </w:t>
      </w:r>
      <w:r w:rsidR="007B4CE4" w:rsidRPr="00CE25AF">
        <w:fldChar w:fldCharType="begin"/>
      </w:r>
      <w:r w:rsidR="007B4CE4" w:rsidRPr="00CE25AF">
        <w:instrText xml:space="preserve"> SEQ Table \* ARABIC </w:instrText>
      </w:r>
      <w:r w:rsidR="007B4CE4" w:rsidRPr="00CE25AF">
        <w:fldChar w:fldCharType="separate"/>
      </w:r>
      <w:r w:rsidR="00F511DE">
        <w:rPr>
          <w:noProof/>
        </w:rPr>
        <w:t>7</w:t>
      </w:r>
      <w:r w:rsidR="007B4CE4" w:rsidRPr="00CE25AF">
        <w:fldChar w:fldCharType="end"/>
      </w:r>
      <w:bookmarkEnd w:id="2022"/>
      <w:r w:rsidRPr="00CE25AF">
        <w:t xml:space="preserve"> Simple Data Types Used in Meta</w:t>
      </w:r>
      <w:r w:rsidR="008528A7" w:rsidRPr="00CE25AF">
        <w:t>m</w:t>
      </w:r>
      <w:r w:rsidRPr="00CE25AF">
        <w:t>odel</w:t>
      </w:r>
      <w:bookmarkEnd w:id="2023"/>
    </w:p>
    <w:tbl>
      <w:tblPr>
        <w:tblStyle w:val="PI40Table"/>
        <w:tblW w:w="9776" w:type="dxa"/>
        <w:tblLayout w:type="fixed"/>
        <w:tblLook w:val="04A0" w:firstRow="1" w:lastRow="0" w:firstColumn="1" w:lastColumn="0" w:noHBand="0" w:noVBand="1"/>
      </w:tblPr>
      <w:tblGrid>
        <w:gridCol w:w="988"/>
        <w:gridCol w:w="1842"/>
        <w:gridCol w:w="3974"/>
        <w:gridCol w:w="2972"/>
      </w:tblGrid>
      <w:tr w:rsidR="00152674" w:rsidRPr="00CE25AF" w14:paraId="16592916" w14:textId="77777777" w:rsidTr="00482FC3">
        <w:trPr>
          <w:cnfStyle w:val="100000000000" w:firstRow="1" w:lastRow="0" w:firstColumn="0" w:lastColumn="0" w:oddVBand="0" w:evenVBand="0" w:oddHBand="0" w:evenHBand="0" w:firstRowFirstColumn="0" w:firstRowLastColumn="0" w:lastRowFirstColumn="0" w:lastRowLastColumn="0"/>
        </w:trPr>
        <w:tc>
          <w:tcPr>
            <w:tcW w:w="988" w:type="dxa"/>
          </w:tcPr>
          <w:p w14:paraId="2CA8D925" w14:textId="196424AE" w:rsidR="00152674" w:rsidRPr="007C14E8" w:rsidRDefault="00152674" w:rsidP="00817F5B">
            <w:pPr>
              <w:pStyle w:val="NormalWeb"/>
              <w:rPr>
                <w:b w:val="0"/>
                <w:lang w:val="en-US"/>
              </w:rPr>
            </w:pPr>
            <w:r w:rsidRPr="007C14E8">
              <w:rPr>
                <w:lang w:val="en-US"/>
              </w:rPr>
              <w:t>Source</w:t>
            </w:r>
          </w:p>
        </w:tc>
        <w:tc>
          <w:tcPr>
            <w:tcW w:w="1842" w:type="dxa"/>
          </w:tcPr>
          <w:p w14:paraId="43FDEBC0" w14:textId="429D6E9A" w:rsidR="00152674" w:rsidRPr="007C14E8" w:rsidRDefault="00152674" w:rsidP="00817F5B">
            <w:pPr>
              <w:pStyle w:val="NormalWeb"/>
              <w:rPr>
                <w:b w:val="0"/>
                <w:lang w:val="en-US"/>
              </w:rPr>
            </w:pPr>
            <w:r w:rsidRPr="007C14E8">
              <w:rPr>
                <w:lang w:val="en-US"/>
              </w:rPr>
              <w:t>Basic Data Type</w:t>
            </w:r>
          </w:p>
        </w:tc>
        <w:tc>
          <w:tcPr>
            <w:tcW w:w="3974" w:type="dxa"/>
          </w:tcPr>
          <w:p w14:paraId="7F4A00FC" w14:textId="77777777" w:rsidR="00152674" w:rsidRPr="007C14E8" w:rsidRDefault="00152674" w:rsidP="00817F5B">
            <w:pPr>
              <w:pStyle w:val="NormalWeb"/>
              <w:rPr>
                <w:b w:val="0"/>
                <w:lang w:val="en-US"/>
              </w:rPr>
            </w:pPr>
            <w:r w:rsidRPr="007C14E8">
              <w:rPr>
                <w:lang w:val="en-US"/>
              </w:rPr>
              <w:t>Value Range</w:t>
            </w:r>
          </w:p>
        </w:tc>
        <w:tc>
          <w:tcPr>
            <w:tcW w:w="2972" w:type="dxa"/>
          </w:tcPr>
          <w:p w14:paraId="5514B463" w14:textId="77777777" w:rsidR="00152674" w:rsidRPr="007C14E8" w:rsidRDefault="00152674" w:rsidP="00817F5B">
            <w:pPr>
              <w:pStyle w:val="NormalWeb"/>
              <w:rPr>
                <w:b w:val="0"/>
                <w:lang w:val="en-US"/>
              </w:rPr>
            </w:pPr>
            <w:r w:rsidRPr="007C14E8">
              <w:rPr>
                <w:lang w:val="en-US"/>
              </w:rPr>
              <w:t>Sample Values</w:t>
            </w:r>
          </w:p>
        </w:tc>
      </w:tr>
      <w:tr w:rsidR="00152674" w:rsidRPr="00C51190" w14:paraId="7C1B3609" w14:textId="77777777" w:rsidTr="00482FC3">
        <w:tc>
          <w:tcPr>
            <w:tcW w:w="988" w:type="dxa"/>
          </w:tcPr>
          <w:p w14:paraId="4B830E37" w14:textId="0FAB5CF4" w:rsidR="00152674" w:rsidRPr="007C14E8" w:rsidRDefault="00152674" w:rsidP="00817F5B">
            <w:pPr>
              <w:pStyle w:val="NormalWeb"/>
              <w:rPr>
                <w:lang w:val="en-US"/>
              </w:rPr>
            </w:pPr>
            <w:proofErr w:type="spellStart"/>
            <w:r w:rsidRPr="007C14E8">
              <w:rPr>
                <w:lang w:val="en-US"/>
              </w:rPr>
              <w:t>xsd</w:t>
            </w:r>
            <w:proofErr w:type="spellEnd"/>
          </w:p>
        </w:tc>
        <w:tc>
          <w:tcPr>
            <w:tcW w:w="1842" w:type="dxa"/>
          </w:tcPr>
          <w:p w14:paraId="4833A890" w14:textId="59650530" w:rsidR="00152674" w:rsidRPr="007C14E8" w:rsidRDefault="00152674" w:rsidP="00817F5B">
            <w:pPr>
              <w:pStyle w:val="NormalWeb"/>
              <w:rPr>
                <w:lang w:val="en-US"/>
              </w:rPr>
            </w:pPr>
            <w:r w:rsidRPr="007C14E8">
              <w:rPr>
                <w:lang w:val="en-US"/>
              </w:rPr>
              <w:t>string</w:t>
            </w:r>
          </w:p>
        </w:tc>
        <w:tc>
          <w:tcPr>
            <w:tcW w:w="3974" w:type="dxa"/>
          </w:tcPr>
          <w:p w14:paraId="00D6884A" w14:textId="77777777" w:rsidR="00152674" w:rsidRPr="00CE25AF" w:rsidRDefault="00152674" w:rsidP="00817F5B">
            <w:pPr>
              <w:pStyle w:val="NormalWeb"/>
              <w:rPr>
                <w:lang w:val="en-US"/>
              </w:rPr>
            </w:pPr>
            <w:r w:rsidRPr="00CE25AF">
              <w:rPr>
                <w:lang w:val="en-US"/>
              </w:rPr>
              <w:t>Character string (but not all Unicode character strings)</w:t>
            </w:r>
          </w:p>
        </w:tc>
        <w:tc>
          <w:tcPr>
            <w:tcW w:w="2972" w:type="dxa"/>
          </w:tcPr>
          <w:p w14:paraId="4137288B" w14:textId="36100D55" w:rsidR="00152674" w:rsidRPr="00CE25AF" w:rsidRDefault="00F639CD" w:rsidP="00817F5B">
            <w:pPr>
              <w:pStyle w:val="NormalWeb"/>
              <w:rPr>
                <w:lang w:val="en-US"/>
              </w:rPr>
            </w:pPr>
            <w:r w:rsidRPr="00CE25AF">
              <w:rPr>
                <w:lang w:val="en-US"/>
              </w:rPr>
              <w:t>"</w:t>
            </w:r>
            <w:r w:rsidR="00152674" w:rsidRPr="00CE25AF">
              <w:rPr>
                <w:lang w:val="en-US"/>
              </w:rPr>
              <w:t>Hello world</w:t>
            </w:r>
            <w:r w:rsidRPr="00CE25AF">
              <w:rPr>
                <w:lang w:val="en-US"/>
              </w:rPr>
              <w:t>"</w:t>
            </w:r>
            <w:r w:rsidR="00152674" w:rsidRPr="00CE25AF">
              <w:rPr>
                <w:lang w:val="en-US"/>
              </w:rPr>
              <w:t xml:space="preserve">, </w:t>
            </w:r>
            <w:r w:rsidRPr="00CE25AF">
              <w:rPr>
                <w:lang w:val="en-US"/>
              </w:rPr>
              <w:t>"</w:t>
            </w:r>
            <w:r w:rsidR="00152674" w:rsidRPr="007C14E8">
              <w:rPr>
                <w:lang w:val="en-US"/>
              </w:rPr>
              <w:t>Κα</w:t>
            </w:r>
            <w:proofErr w:type="spellStart"/>
            <w:r w:rsidR="00152674" w:rsidRPr="007C14E8">
              <w:rPr>
                <w:lang w:val="en-US"/>
              </w:rPr>
              <w:t>λημέρ</w:t>
            </w:r>
            <w:proofErr w:type="spellEnd"/>
            <w:r w:rsidR="00152674" w:rsidRPr="007C14E8">
              <w:rPr>
                <w:lang w:val="en-US"/>
              </w:rPr>
              <w:t>α</w:t>
            </w:r>
            <w:r w:rsidR="00152674" w:rsidRPr="00CE25AF">
              <w:rPr>
                <w:lang w:val="en-US"/>
              </w:rPr>
              <w:t xml:space="preserve"> </w:t>
            </w:r>
            <w:proofErr w:type="spellStart"/>
            <w:r w:rsidR="00152674" w:rsidRPr="007C14E8">
              <w:rPr>
                <w:lang w:val="en-US"/>
              </w:rPr>
              <w:t>κόσμε</w:t>
            </w:r>
            <w:proofErr w:type="spellEnd"/>
            <w:r w:rsidRPr="00CE25AF">
              <w:rPr>
                <w:lang w:val="en-US"/>
              </w:rPr>
              <w:t>"</w:t>
            </w:r>
            <w:r w:rsidR="00152674" w:rsidRPr="00CE25AF">
              <w:rPr>
                <w:lang w:val="en-US"/>
              </w:rPr>
              <w:t xml:space="preserve">, </w:t>
            </w:r>
            <w:r w:rsidRPr="00CE25AF">
              <w:rPr>
                <w:lang w:val="en-US"/>
              </w:rPr>
              <w:t>"</w:t>
            </w:r>
            <w:proofErr w:type="spellStart"/>
            <w:r w:rsidR="005B3037" w:rsidRPr="00360C4C">
              <w:rPr>
                <w:rFonts w:ascii="MS Gothic" w:eastAsia="MS Gothic" w:hAnsi="MS Gothic" w:cs="MS Gothic" w:hint="eastAsia"/>
              </w:rPr>
              <w:t>ハローワールド</w:t>
            </w:r>
            <w:proofErr w:type="spellEnd"/>
            <w:r w:rsidR="005B3037" w:rsidRPr="00DA1A43">
              <w:rPr>
                <w:rFonts w:ascii="MS Gothic" w:eastAsia="MS Gothic" w:hAnsi="MS Gothic" w:cs="MS Gothic"/>
                <w:lang w:val="en-US"/>
              </w:rPr>
              <w:t>"</w:t>
            </w:r>
            <w:r w:rsidRPr="00CE25AF">
              <w:rPr>
                <w:lang w:val="en-US"/>
              </w:rPr>
              <w:t>"</w:t>
            </w:r>
          </w:p>
        </w:tc>
      </w:tr>
      <w:tr w:rsidR="002D7420" w:rsidRPr="00CE25AF" w14:paraId="59305F51" w14:textId="77777777" w:rsidTr="00482FC3">
        <w:tc>
          <w:tcPr>
            <w:tcW w:w="988" w:type="dxa"/>
          </w:tcPr>
          <w:p w14:paraId="69C22F8D" w14:textId="12BBD85E" w:rsidR="002D7420" w:rsidRPr="007C14E8" w:rsidRDefault="00061E92" w:rsidP="002D7420">
            <w:pPr>
              <w:pStyle w:val="NormalWeb"/>
              <w:rPr>
                <w:lang w:val="en-US"/>
              </w:rPr>
            </w:pPr>
            <w:proofErr w:type="spellStart"/>
            <w:r w:rsidRPr="007C14E8">
              <w:rPr>
                <w:lang w:val="en-US"/>
              </w:rPr>
              <w:t>xsd</w:t>
            </w:r>
            <w:proofErr w:type="spellEnd"/>
          </w:p>
        </w:tc>
        <w:tc>
          <w:tcPr>
            <w:tcW w:w="1842" w:type="dxa"/>
          </w:tcPr>
          <w:p w14:paraId="59A72A9C" w14:textId="176CB0F2" w:rsidR="002D7420" w:rsidRPr="007C14E8" w:rsidRDefault="00C12A1D" w:rsidP="002D7420">
            <w:pPr>
              <w:pStyle w:val="NormalWeb"/>
              <w:rPr>
                <w:lang w:val="en-US"/>
              </w:rPr>
            </w:pPr>
            <w:ins w:id="2024" w:author="Boss, Birgit (Bosch)" w:date="2023-01-28T20:40:00Z">
              <w:r>
                <w:rPr>
                  <w:lang w:val="en-US"/>
                </w:rPr>
                <w:t>b</w:t>
              </w:r>
            </w:ins>
            <w:del w:id="2025" w:author="Boss, Birgit (Bosch)" w:date="2023-01-28T20:40:00Z">
              <w:r w:rsidR="002D7420" w:rsidRPr="007C14E8" w:rsidDel="00C12A1D">
                <w:rPr>
                  <w:lang w:val="en-US"/>
                </w:rPr>
                <w:delText>B</w:delText>
              </w:r>
            </w:del>
            <w:r w:rsidR="002D7420" w:rsidRPr="007C14E8">
              <w:rPr>
                <w:lang w:val="en-US"/>
              </w:rPr>
              <w:t>ase64Binary</w:t>
            </w:r>
          </w:p>
        </w:tc>
        <w:tc>
          <w:tcPr>
            <w:tcW w:w="3974" w:type="dxa"/>
          </w:tcPr>
          <w:p w14:paraId="7D1A7C35" w14:textId="27A0703A" w:rsidR="002D7420" w:rsidRPr="007C14E8" w:rsidRDefault="002D7420" w:rsidP="002D7420">
            <w:pPr>
              <w:pStyle w:val="NormalWeb"/>
              <w:rPr>
                <w:lang w:val="en-US"/>
              </w:rPr>
            </w:pPr>
            <w:r w:rsidRPr="007C14E8">
              <w:rPr>
                <w:lang w:val="en-US"/>
              </w:rPr>
              <w:t>Base64-encoded binary data</w:t>
            </w:r>
          </w:p>
        </w:tc>
        <w:tc>
          <w:tcPr>
            <w:tcW w:w="2972" w:type="dxa"/>
          </w:tcPr>
          <w:p w14:paraId="7C1BFFC7" w14:textId="50FE398F" w:rsidR="002D7420" w:rsidRPr="007C14E8" w:rsidRDefault="002D7420" w:rsidP="002D7420">
            <w:pPr>
              <w:pStyle w:val="NormalWeb"/>
              <w:rPr>
                <w:lang w:val="en-US"/>
              </w:rPr>
            </w:pPr>
            <w:r w:rsidRPr="007C14E8">
              <w:rPr>
                <w:lang w:val="en-US"/>
              </w:rPr>
              <w:t>"a3Vtb3dhc2hlcmU="</w:t>
            </w:r>
          </w:p>
        </w:tc>
      </w:tr>
      <w:tr w:rsidR="002D7420" w:rsidRPr="00CE25AF" w14:paraId="5ABC66A7" w14:textId="77777777" w:rsidTr="00482FC3">
        <w:tc>
          <w:tcPr>
            <w:tcW w:w="988" w:type="dxa"/>
          </w:tcPr>
          <w:p w14:paraId="1244AE67" w14:textId="5A50A024" w:rsidR="002D7420" w:rsidRPr="007C14E8" w:rsidRDefault="002D7420" w:rsidP="002D7420">
            <w:pPr>
              <w:pStyle w:val="NormalWeb"/>
              <w:rPr>
                <w:lang w:val="en-US"/>
              </w:rPr>
            </w:pPr>
            <w:proofErr w:type="spellStart"/>
            <w:r w:rsidRPr="007C14E8">
              <w:rPr>
                <w:lang w:val="en-US"/>
              </w:rPr>
              <w:t>xsd</w:t>
            </w:r>
            <w:proofErr w:type="spellEnd"/>
          </w:p>
        </w:tc>
        <w:tc>
          <w:tcPr>
            <w:tcW w:w="1842" w:type="dxa"/>
          </w:tcPr>
          <w:p w14:paraId="5F17D91F" w14:textId="3533F49A" w:rsidR="002D7420" w:rsidRPr="007C14E8" w:rsidRDefault="002D7420" w:rsidP="002D7420">
            <w:pPr>
              <w:pStyle w:val="NormalWeb"/>
              <w:rPr>
                <w:lang w:val="en-US"/>
              </w:rPr>
            </w:pPr>
            <w:proofErr w:type="spellStart"/>
            <w:r w:rsidRPr="007C14E8">
              <w:rPr>
                <w:lang w:val="en-US"/>
              </w:rPr>
              <w:t>boolean</w:t>
            </w:r>
            <w:proofErr w:type="spellEnd"/>
          </w:p>
        </w:tc>
        <w:tc>
          <w:tcPr>
            <w:tcW w:w="3974" w:type="dxa"/>
          </w:tcPr>
          <w:p w14:paraId="30F1639D" w14:textId="77777777" w:rsidR="002D7420" w:rsidRPr="007C14E8" w:rsidRDefault="002D7420" w:rsidP="002D7420">
            <w:pPr>
              <w:pStyle w:val="NormalWeb"/>
              <w:rPr>
                <w:lang w:val="en-US"/>
              </w:rPr>
            </w:pPr>
            <w:r w:rsidRPr="007C14E8">
              <w:rPr>
                <w:lang w:val="en-US"/>
              </w:rPr>
              <w:t>true, false</w:t>
            </w:r>
          </w:p>
        </w:tc>
        <w:tc>
          <w:tcPr>
            <w:tcW w:w="2972" w:type="dxa"/>
          </w:tcPr>
          <w:p w14:paraId="37874059" w14:textId="77777777" w:rsidR="002D7420" w:rsidRPr="007C14E8" w:rsidRDefault="002D7420" w:rsidP="002D7420">
            <w:pPr>
              <w:pStyle w:val="NormalWeb"/>
              <w:rPr>
                <w:lang w:val="en-US"/>
              </w:rPr>
            </w:pPr>
            <w:r w:rsidRPr="007C14E8">
              <w:rPr>
                <w:lang w:val="en-US"/>
              </w:rPr>
              <w:t>true, false</w:t>
            </w:r>
          </w:p>
        </w:tc>
      </w:tr>
      <w:tr w:rsidR="002D7420" w:rsidRPr="00CE25AF" w14:paraId="5E4F3136" w14:textId="77777777" w:rsidTr="00482FC3">
        <w:tc>
          <w:tcPr>
            <w:tcW w:w="988" w:type="dxa"/>
          </w:tcPr>
          <w:p w14:paraId="563BF854" w14:textId="39BB065C" w:rsidR="002D7420" w:rsidRPr="007C14E8" w:rsidRDefault="002D7420" w:rsidP="002D7420">
            <w:pPr>
              <w:pStyle w:val="NormalWeb"/>
              <w:rPr>
                <w:lang w:val="en-US"/>
              </w:rPr>
            </w:pPr>
            <w:proofErr w:type="spellStart"/>
            <w:r w:rsidRPr="007C14E8">
              <w:rPr>
                <w:lang w:val="en-US"/>
              </w:rPr>
              <w:t>xsd</w:t>
            </w:r>
            <w:proofErr w:type="spellEnd"/>
          </w:p>
        </w:tc>
        <w:tc>
          <w:tcPr>
            <w:tcW w:w="1842" w:type="dxa"/>
          </w:tcPr>
          <w:p w14:paraId="55B283DC" w14:textId="799320BF" w:rsidR="002D7420" w:rsidRPr="007C14E8" w:rsidRDefault="002D7420" w:rsidP="002D7420">
            <w:pPr>
              <w:pStyle w:val="NormalWeb"/>
              <w:rPr>
                <w:lang w:val="en-US"/>
              </w:rPr>
            </w:pPr>
            <w:proofErr w:type="spellStart"/>
            <w:r w:rsidRPr="007C14E8">
              <w:rPr>
                <w:lang w:val="en-US"/>
              </w:rPr>
              <w:t>dateType</w:t>
            </w:r>
            <w:proofErr w:type="spellEnd"/>
          </w:p>
        </w:tc>
        <w:tc>
          <w:tcPr>
            <w:tcW w:w="3974" w:type="dxa"/>
          </w:tcPr>
          <w:p w14:paraId="3C79647E" w14:textId="5950CB9F" w:rsidR="002D7420" w:rsidRPr="00CE25AF" w:rsidRDefault="002D7420" w:rsidP="002D7420">
            <w:pPr>
              <w:pStyle w:val="NormalWeb"/>
              <w:rPr>
                <w:lang w:val="en-US"/>
              </w:rPr>
            </w:pPr>
            <w:r w:rsidRPr="00CE25AF">
              <w:rPr>
                <w:lang w:val="en-US"/>
              </w:rPr>
              <w:t>Date and time with or without time</w:t>
            </w:r>
            <w:r w:rsidR="00CE0634" w:rsidRPr="00CE25AF">
              <w:rPr>
                <w:lang w:val="en-US"/>
              </w:rPr>
              <w:t xml:space="preserve"> </w:t>
            </w:r>
            <w:r w:rsidRPr="00CE25AF">
              <w:rPr>
                <w:lang w:val="en-US"/>
              </w:rPr>
              <w:t>zone</w:t>
            </w:r>
          </w:p>
        </w:tc>
        <w:tc>
          <w:tcPr>
            <w:tcW w:w="2972" w:type="dxa"/>
          </w:tcPr>
          <w:p w14:paraId="1810F9E3" w14:textId="4E98B706" w:rsidR="002D7420" w:rsidRPr="00CE25AF" w:rsidDel="00F639CD" w:rsidRDefault="002D7420" w:rsidP="002D7420">
            <w:pPr>
              <w:pStyle w:val="NormalWeb"/>
              <w:rPr>
                <w:lang w:val="en-US"/>
              </w:rPr>
            </w:pPr>
            <w:r w:rsidRPr="007C14E8">
              <w:rPr>
                <w:lang w:val="en-US"/>
              </w:rPr>
              <w:t>"2000-01-01T14:23:00", "2000-01-01T14:23:00.66372+14:00"</w:t>
            </w:r>
            <w:r w:rsidRPr="007C14E8">
              <w:rPr>
                <w:rStyle w:val="FootnoteReference"/>
                <w:lang w:val="en-US"/>
              </w:rPr>
              <w:footnoteReference w:id="20"/>
            </w:r>
          </w:p>
        </w:tc>
      </w:tr>
      <w:tr w:rsidR="000463A2" w:rsidRPr="00C51190" w14:paraId="5F61B5D1" w14:textId="77777777" w:rsidTr="00482FC3">
        <w:trPr>
          <w:ins w:id="2026" w:author="Boss, Birgit (Bosch)" w:date="2023-01-27T14:23:00Z"/>
        </w:trPr>
        <w:tc>
          <w:tcPr>
            <w:tcW w:w="988" w:type="dxa"/>
          </w:tcPr>
          <w:p w14:paraId="7FA5034B" w14:textId="4A9B79F6" w:rsidR="000463A2" w:rsidRPr="007C14E8" w:rsidRDefault="000463A2" w:rsidP="002D7420">
            <w:pPr>
              <w:pStyle w:val="NormalWeb"/>
              <w:rPr>
                <w:ins w:id="2027" w:author="Boss, Birgit (Bosch)" w:date="2023-01-27T14:23:00Z"/>
                <w:lang w:val="en-US"/>
              </w:rPr>
            </w:pPr>
            <w:proofErr w:type="spellStart"/>
            <w:ins w:id="2028" w:author="Boss, Birgit (Bosch)" w:date="2023-01-27T14:23:00Z">
              <w:r>
                <w:rPr>
                  <w:lang w:val="en-US"/>
                </w:rPr>
                <w:t>xsd</w:t>
              </w:r>
              <w:proofErr w:type="spellEnd"/>
            </w:ins>
          </w:p>
        </w:tc>
        <w:tc>
          <w:tcPr>
            <w:tcW w:w="1842" w:type="dxa"/>
          </w:tcPr>
          <w:p w14:paraId="787C4F5A" w14:textId="5400AC2A" w:rsidR="000463A2" w:rsidRPr="007C14E8" w:rsidRDefault="000463A2" w:rsidP="002D7420">
            <w:pPr>
              <w:pStyle w:val="NormalWeb"/>
              <w:rPr>
                <w:ins w:id="2029" w:author="Boss, Birgit (Bosch)" w:date="2023-01-27T14:23:00Z"/>
                <w:lang w:val="en-US"/>
              </w:rPr>
            </w:pPr>
            <w:ins w:id="2030" w:author="Boss, Birgit (Bosch)" w:date="2023-01-27T14:23:00Z">
              <w:r>
                <w:rPr>
                  <w:lang w:val="en-US"/>
                </w:rPr>
                <w:t>duration</w:t>
              </w:r>
            </w:ins>
          </w:p>
        </w:tc>
        <w:tc>
          <w:tcPr>
            <w:tcW w:w="3974" w:type="dxa"/>
          </w:tcPr>
          <w:p w14:paraId="53FD1A51" w14:textId="664F84D1" w:rsidR="000463A2" w:rsidRPr="007C14E8" w:rsidRDefault="000463A2" w:rsidP="002D7420">
            <w:pPr>
              <w:pStyle w:val="NormalWeb"/>
              <w:rPr>
                <w:ins w:id="2031" w:author="Boss, Birgit (Bosch)" w:date="2023-01-27T14:23:00Z"/>
                <w:lang w:val="en-US"/>
              </w:rPr>
            </w:pPr>
            <w:ins w:id="2032" w:author="Boss, Birgit (Bosch)" w:date="2023-01-27T14:24:00Z">
              <w:r w:rsidRPr="00EC100A">
                <w:rPr>
                  <w:lang w:val="en-US"/>
                </w:rPr>
                <w:t>Duration of time</w:t>
              </w:r>
            </w:ins>
          </w:p>
        </w:tc>
        <w:tc>
          <w:tcPr>
            <w:tcW w:w="2972" w:type="dxa"/>
          </w:tcPr>
          <w:p w14:paraId="2FE7818C" w14:textId="727BD7E0" w:rsidR="000463A2" w:rsidRPr="00CE25AF" w:rsidRDefault="000463A2" w:rsidP="002D7420">
            <w:pPr>
              <w:pStyle w:val="NormalWeb"/>
              <w:rPr>
                <w:ins w:id="2033" w:author="Boss, Birgit (Bosch)" w:date="2023-01-27T14:23:00Z"/>
                <w:lang w:val="en-US"/>
              </w:rPr>
            </w:pPr>
            <w:ins w:id="2034" w:author="Boss, Birgit (Bosch)" w:date="2023-01-27T14:24:00Z">
              <w:r w:rsidRPr="00EC100A">
                <w:rPr>
                  <w:lang w:val="en-US"/>
                </w:rPr>
                <w:t>"-P1Y2M3DT1H", "PT1H5M0S"</w:t>
              </w:r>
            </w:ins>
          </w:p>
        </w:tc>
      </w:tr>
      <w:tr w:rsidR="002D7420" w:rsidRPr="00C51190" w14:paraId="5B939E94" w14:textId="77777777" w:rsidTr="00482FC3">
        <w:tc>
          <w:tcPr>
            <w:tcW w:w="988" w:type="dxa"/>
          </w:tcPr>
          <w:p w14:paraId="0C1976D3" w14:textId="51A18D10" w:rsidR="002D7420" w:rsidRPr="007C14E8" w:rsidRDefault="002D7420" w:rsidP="002D7420">
            <w:pPr>
              <w:pStyle w:val="NormalWeb"/>
              <w:rPr>
                <w:lang w:val="en-US"/>
              </w:rPr>
            </w:pPr>
            <w:proofErr w:type="spellStart"/>
            <w:r w:rsidRPr="007C14E8">
              <w:rPr>
                <w:lang w:val="en-US"/>
              </w:rPr>
              <w:t>rdf</w:t>
            </w:r>
            <w:proofErr w:type="spellEnd"/>
          </w:p>
        </w:tc>
        <w:tc>
          <w:tcPr>
            <w:tcW w:w="1842" w:type="dxa"/>
          </w:tcPr>
          <w:p w14:paraId="413B5464" w14:textId="7859F0DD" w:rsidR="002D7420" w:rsidRPr="007C14E8" w:rsidRDefault="002D7420" w:rsidP="002D7420">
            <w:pPr>
              <w:pStyle w:val="NormalWeb"/>
              <w:rPr>
                <w:lang w:val="en-US"/>
              </w:rPr>
            </w:pPr>
            <w:proofErr w:type="spellStart"/>
            <w:r w:rsidRPr="007C14E8">
              <w:rPr>
                <w:lang w:val="en-US"/>
              </w:rPr>
              <w:t>langString</w:t>
            </w:r>
            <w:proofErr w:type="spellEnd"/>
          </w:p>
        </w:tc>
        <w:tc>
          <w:tcPr>
            <w:tcW w:w="3974" w:type="dxa"/>
          </w:tcPr>
          <w:p w14:paraId="1C2165DC" w14:textId="77777777" w:rsidR="002D7420" w:rsidRPr="007C14E8" w:rsidRDefault="002D7420" w:rsidP="002D7420">
            <w:pPr>
              <w:pStyle w:val="NormalWeb"/>
              <w:rPr>
                <w:lang w:val="en-US"/>
              </w:rPr>
            </w:pPr>
            <w:r w:rsidRPr="007C14E8">
              <w:rPr>
                <w:lang w:val="en-US"/>
              </w:rPr>
              <w:t>Strings with language tags</w:t>
            </w:r>
          </w:p>
        </w:tc>
        <w:tc>
          <w:tcPr>
            <w:tcW w:w="2972" w:type="dxa"/>
          </w:tcPr>
          <w:p w14:paraId="484D611E" w14:textId="5FE81BE8" w:rsidR="002D7420" w:rsidRPr="00CE25AF" w:rsidRDefault="002D7420" w:rsidP="002D7420">
            <w:pPr>
              <w:pStyle w:val="NormalWeb"/>
              <w:rPr>
                <w:lang w:val="en-US"/>
              </w:rPr>
            </w:pPr>
            <w:r w:rsidRPr="00CE25AF">
              <w:rPr>
                <w:lang w:val="en-US"/>
              </w:rPr>
              <w:t>"Hello"@</w:t>
            </w:r>
            <w:proofErr w:type="spellStart"/>
            <w:r w:rsidRPr="00CE25AF">
              <w:rPr>
                <w:lang w:val="en-US"/>
              </w:rPr>
              <w:t>en</w:t>
            </w:r>
            <w:proofErr w:type="spellEnd"/>
            <w:r w:rsidRPr="00CE25AF">
              <w:rPr>
                <w:lang w:val="en-US"/>
              </w:rPr>
              <w:t>, "</w:t>
            </w:r>
            <w:proofErr w:type="spellStart"/>
            <w:r w:rsidRPr="00CE25AF">
              <w:rPr>
                <w:lang w:val="en-US"/>
              </w:rPr>
              <w:t>Hallo"@de</w:t>
            </w:r>
            <w:proofErr w:type="spellEnd"/>
            <w:r w:rsidRPr="00CE25AF">
              <w:rPr>
                <w:lang w:val="en-US"/>
              </w:rPr>
              <w:t>. Note that this is written in RDF/Turtle syntax, and that only "Hello" and "Hallo" are the actual values.</w:t>
            </w:r>
          </w:p>
        </w:tc>
      </w:tr>
    </w:tbl>
    <w:p w14:paraId="5468CE75" w14:textId="029C49EC" w:rsidR="00152674" w:rsidRPr="00CE25AF" w:rsidRDefault="00152674" w:rsidP="00152674">
      <w:pPr>
        <w:rPr>
          <w:lang w:val="en-US"/>
        </w:rPr>
      </w:pPr>
    </w:p>
    <w:p w14:paraId="449B4B8C" w14:textId="711B1346" w:rsidR="00B22645" w:rsidRPr="007C14E8" w:rsidRDefault="00B22645" w:rsidP="009C54B5">
      <w:pPr>
        <w:rPr>
          <w:lang w:val="en-US"/>
        </w:rPr>
      </w:pPr>
      <w:r w:rsidRPr="00CE25AF">
        <w:rPr>
          <w:lang w:val="en-US"/>
        </w:rPr>
        <w:t>In addition to these types</w:t>
      </w:r>
      <w:r w:rsidR="00CE0634" w:rsidRPr="00CE25AF">
        <w:rPr>
          <w:lang w:val="en-US"/>
        </w:rPr>
        <w:t>,</w:t>
      </w:r>
      <w:r w:rsidRPr="00CE25AF">
        <w:rPr>
          <w:lang w:val="en-US"/>
        </w:rPr>
        <w:t xml:space="preserve"> there is a special handling of data elements with varying types (</w:t>
      </w:r>
      <w:r w:rsidR="00E8345B" w:rsidRPr="00CE25AF">
        <w:rPr>
          <w:lang w:val="en-US"/>
        </w:rPr>
        <w:t>i.e. with p</w:t>
      </w:r>
      <w:r w:rsidRPr="00CE25AF">
        <w:rPr>
          <w:lang w:val="en-US"/>
        </w:rPr>
        <w:t xml:space="preserve">rimitive data type </w:t>
      </w:r>
      <w:r w:rsidR="00F639CD" w:rsidRPr="00CE25AF">
        <w:rPr>
          <w:lang w:val="en-US"/>
        </w:rPr>
        <w:t>"</w:t>
      </w:r>
      <w:proofErr w:type="spellStart"/>
      <w:r w:rsidRPr="00CE25AF">
        <w:rPr>
          <w:lang w:val="en-US"/>
        </w:rPr>
        <w:t>ValueDataType</w:t>
      </w:r>
      <w:proofErr w:type="spellEnd"/>
      <w:r w:rsidR="00F639CD" w:rsidRPr="00CE25AF">
        <w:rPr>
          <w:lang w:val="en-US"/>
        </w:rPr>
        <w:t>"</w:t>
      </w:r>
      <w:r w:rsidRPr="00CE25AF">
        <w:rPr>
          <w:lang w:val="en-US"/>
        </w:rPr>
        <w:t xml:space="preserve">). </w:t>
      </w:r>
      <w:r w:rsidRPr="007C14E8">
        <w:rPr>
          <w:lang w:val="en-US"/>
        </w:rPr>
        <w:t xml:space="preserve">They are discussed in </w:t>
      </w:r>
      <w:r w:rsidR="00881932" w:rsidRPr="00E805F8">
        <w:rPr>
          <w:lang w:val="en-US"/>
        </w:rPr>
        <w:t>Clause</w:t>
      </w:r>
      <w:r w:rsidRPr="007C14E8">
        <w:rPr>
          <w:lang w:val="en-US"/>
        </w:rPr>
        <w:t xml:space="preserve"> </w:t>
      </w:r>
      <w:r w:rsidRPr="007C14E8">
        <w:rPr>
          <w:lang w:val="en-US"/>
        </w:rPr>
        <w:fldChar w:fldCharType="begin"/>
      </w:r>
      <w:r w:rsidRPr="007C14E8">
        <w:rPr>
          <w:lang w:val="en-US"/>
        </w:rPr>
        <w:instrText xml:space="preserve"> REF _Ref94711855 \r \h </w:instrText>
      </w:r>
      <w:r w:rsidRPr="007C14E8">
        <w:rPr>
          <w:lang w:val="en-US"/>
        </w:rPr>
      </w:r>
      <w:r w:rsidRPr="007C14E8">
        <w:rPr>
          <w:lang w:val="en-US"/>
        </w:rPr>
        <w:fldChar w:fldCharType="separate"/>
      </w:r>
      <w:r w:rsidR="00F511DE">
        <w:rPr>
          <w:lang w:val="en-US"/>
        </w:rPr>
        <w:t>5.3.11.2</w:t>
      </w:r>
      <w:r w:rsidRPr="007C14E8">
        <w:rPr>
          <w:lang w:val="en-US"/>
        </w:rPr>
        <w:fldChar w:fldCharType="end"/>
      </w:r>
      <w:r w:rsidRPr="007C14E8">
        <w:rPr>
          <w:lang w:val="en-US"/>
        </w:rPr>
        <w:t xml:space="preserve"> and</w:t>
      </w:r>
      <w:r w:rsidRPr="00E805F8">
        <w:rPr>
          <w:lang w:val="en-US"/>
        </w:rPr>
        <w:t xml:space="preserve"> </w:t>
      </w:r>
      <w:r w:rsidR="00881932" w:rsidRPr="00E805F8">
        <w:rPr>
          <w:lang w:val="en-US"/>
        </w:rPr>
        <w:t>Clause</w:t>
      </w:r>
      <w:r w:rsidRPr="007C14E8">
        <w:rPr>
          <w:lang w:val="en-US"/>
        </w:rPr>
        <w:t xml:space="preserve"> </w:t>
      </w:r>
      <w:r w:rsidRPr="007C14E8">
        <w:rPr>
          <w:lang w:val="en-US"/>
        </w:rPr>
        <w:fldChar w:fldCharType="begin"/>
      </w:r>
      <w:r w:rsidRPr="007C14E8">
        <w:rPr>
          <w:lang w:val="en-US"/>
        </w:rPr>
        <w:instrText xml:space="preserve"> REF _Ref94711700 \r \h </w:instrText>
      </w:r>
      <w:r w:rsidRPr="007C14E8">
        <w:rPr>
          <w:lang w:val="en-US"/>
        </w:rPr>
      </w:r>
      <w:r w:rsidRPr="007C14E8">
        <w:rPr>
          <w:lang w:val="en-US"/>
        </w:rPr>
        <w:fldChar w:fldCharType="separate"/>
      </w:r>
      <w:r w:rsidR="00F511DE">
        <w:rPr>
          <w:lang w:val="en-US"/>
        </w:rPr>
        <w:t>5.3.11.3</w:t>
      </w:r>
      <w:r w:rsidRPr="007C14E8">
        <w:rPr>
          <w:lang w:val="en-US"/>
        </w:rPr>
        <w:fldChar w:fldCharType="end"/>
      </w:r>
      <w:r w:rsidRPr="007C14E8">
        <w:rPr>
          <w:lang w:val="en-US"/>
        </w:rPr>
        <w:t>.</w:t>
      </w:r>
    </w:p>
    <w:p w14:paraId="3B923FE6" w14:textId="282CA02A" w:rsidR="0065195F" w:rsidRPr="007C14E8" w:rsidRDefault="004F4E04" w:rsidP="00E805F8">
      <w:pPr>
        <w:pStyle w:val="Heading4"/>
        <w:numPr>
          <w:ilvl w:val="3"/>
          <w:numId w:val="53"/>
        </w:numPr>
        <w:rPr>
          <w:lang w:val="en-US"/>
        </w:rPr>
      </w:pPr>
      <w:bookmarkStart w:id="2035" w:name="_Ref94711855"/>
      <w:bookmarkStart w:id="2036" w:name="_Ref13424401"/>
      <w:bookmarkStart w:id="2037" w:name="_Toc54816015"/>
      <w:bookmarkEnd w:id="2021"/>
      <w:r w:rsidRPr="007C14E8">
        <w:rPr>
          <w:lang w:val="en-US"/>
        </w:rPr>
        <w:t>Primitive</w:t>
      </w:r>
      <w:r w:rsidR="00636A17" w:rsidRPr="007C14E8">
        <w:rPr>
          <w:lang w:val="en-US"/>
        </w:rPr>
        <w:t xml:space="preserve"> Data Types</w:t>
      </w:r>
      <w:bookmarkEnd w:id="2035"/>
      <w:bookmarkEnd w:id="2036"/>
      <w:bookmarkEnd w:id="2037"/>
    </w:p>
    <w:p w14:paraId="682E3CEA" w14:textId="06F1060C" w:rsidR="004F4E04" w:rsidRPr="00CE25AF" w:rsidRDefault="00855297">
      <w:pPr>
        <w:rPr>
          <w:lang w:val="en-US"/>
        </w:rPr>
      </w:pPr>
      <w:r w:rsidRPr="007C14E8">
        <w:rPr>
          <w:lang w:val="en-US"/>
        </w:rPr>
        <w:fldChar w:fldCharType="begin"/>
      </w:r>
      <w:r w:rsidR="00C33A16" w:rsidRPr="00CE25AF">
        <w:rPr>
          <w:lang w:val="en-US"/>
        </w:rPr>
        <w:instrText xml:space="preserve"> REF _Ref13424257 \h </w:instrText>
      </w:r>
      <w:r w:rsidRPr="007C14E8">
        <w:rPr>
          <w:lang w:val="en-US"/>
        </w:rPr>
      </w:r>
      <w:r w:rsidRPr="007C14E8">
        <w:rPr>
          <w:lang w:val="en-US"/>
        </w:rPr>
        <w:fldChar w:fldCharType="separate"/>
      </w:r>
      <w:r w:rsidR="00F511DE" w:rsidRPr="00CE25AF">
        <w:t xml:space="preserve">Table </w:t>
      </w:r>
      <w:r w:rsidR="00F511DE">
        <w:rPr>
          <w:noProof/>
        </w:rPr>
        <w:t>8</w:t>
      </w:r>
      <w:r w:rsidRPr="007C14E8">
        <w:rPr>
          <w:lang w:val="en-US"/>
        </w:rPr>
        <w:fldChar w:fldCharType="end"/>
      </w:r>
      <w:r w:rsidR="00C33A16" w:rsidRPr="00CE25AF">
        <w:rPr>
          <w:lang w:val="en-US"/>
        </w:rPr>
        <w:t xml:space="preserve"> lists </w:t>
      </w:r>
      <w:r w:rsidR="004F4E04" w:rsidRPr="00CE25AF">
        <w:rPr>
          <w:lang w:val="en-US"/>
        </w:rPr>
        <w:t xml:space="preserve">the </w:t>
      </w:r>
      <w:r w:rsidR="004F4E04" w:rsidRPr="004E069D">
        <w:rPr>
          <w:lang w:val="en-US"/>
        </w:rPr>
        <w:t>Primitives</w:t>
      </w:r>
      <w:r w:rsidR="00C33A16" w:rsidRPr="00CE25AF">
        <w:rPr>
          <w:lang w:val="en-US"/>
        </w:rPr>
        <w:t xml:space="preserve"> used in the metamodel.</w:t>
      </w:r>
      <w:r w:rsidR="00DC0CC6" w:rsidRPr="00CE25AF">
        <w:rPr>
          <w:lang w:val="en-US"/>
        </w:rPr>
        <w:t xml:space="preserve"> </w:t>
      </w:r>
      <w:r w:rsidR="00E91BFE" w:rsidRPr="004E069D">
        <w:rPr>
          <w:lang w:val="en-US"/>
        </w:rPr>
        <w:t>Primitive data types start with a capital letter.</w:t>
      </w:r>
    </w:p>
    <w:p w14:paraId="7B755CAC" w14:textId="76D10712" w:rsidR="009865E4" w:rsidRPr="00CE25AF" w:rsidRDefault="00CE0634" w:rsidP="00C72010">
      <w:pPr>
        <w:pStyle w:val="NOTE"/>
        <w:rPr>
          <w:lang w:val="en-US"/>
        </w:rPr>
      </w:pPr>
      <w:r w:rsidRPr="00CE25AF">
        <w:rPr>
          <w:lang w:val="en-US"/>
        </w:rPr>
        <w:t>Note: s</w:t>
      </w:r>
      <w:r w:rsidR="009865E4" w:rsidRPr="00CE25AF">
        <w:rPr>
          <w:lang w:val="en-US"/>
        </w:rPr>
        <w:t xml:space="preserve">ee Clause </w:t>
      </w:r>
      <w:r w:rsidR="009865E4" w:rsidRPr="00CE25AF">
        <w:rPr>
          <w:lang w:val="en-US"/>
        </w:rPr>
        <w:fldChar w:fldCharType="begin"/>
      </w:r>
      <w:r w:rsidR="009865E4" w:rsidRPr="00CE25AF">
        <w:rPr>
          <w:lang w:val="en-US"/>
        </w:rPr>
        <w:instrText xml:space="preserve"> REF _Ref110960089 \r \h </w:instrText>
      </w:r>
      <w:r w:rsidR="009854BE" w:rsidRPr="00CE25AF">
        <w:rPr>
          <w:lang w:val="en-US"/>
        </w:rPr>
        <w:instrText xml:space="preserve"> \* MERGEFORMAT </w:instrText>
      </w:r>
      <w:r w:rsidR="009865E4" w:rsidRPr="00CE25AF">
        <w:rPr>
          <w:lang w:val="en-US"/>
        </w:rPr>
      </w:r>
      <w:r w:rsidR="009865E4" w:rsidRPr="00CE25AF">
        <w:rPr>
          <w:lang w:val="en-US"/>
        </w:rPr>
        <w:fldChar w:fldCharType="separate"/>
      </w:r>
      <w:r w:rsidR="00F511DE">
        <w:rPr>
          <w:lang w:val="en-US"/>
        </w:rPr>
        <w:t>5.3.12.6</w:t>
      </w:r>
      <w:r w:rsidR="009865E4" w:rsidRPr="00CE25AF">
        <w:rPr>
          <w:lang w:val="en-US"/>
        </w:rPr>
        <w:fldChar w:fldCharType="end"/>
      </w:r>
      <w:r w:rsidR="009865E4" w:rsidRPr="00CE25AF">
        <w:rPr>
          <w:lang w:val="en-US"/>
        </w:rPr>
        <w:t xml:space="preserve"> for constraints on types.</w:t>
      </w:r>
    </w:p>
    <w:p w14:paraId="31772D4C" w14:textId="61536D64" w:rsidR="0065195F" w:rsidRPr="00CE25AF" w:rsidRDefault="0065195F" w:rsidP="00110904">
      <w:pPr>
        <w:pStyle w:val="Caption"/>
      </w:pPr>
      <w:bookmarkStart w:id="2038" w:name="_Ref13424257"/>
      <w:bookmarkStart w:id="2039" w:name="_Toc125537783"/>
      <w:r w:rsidRPr="00CE25AF">
        <w:t xml:space="preserve">Table </w:t>
      </w:r>
      <w:r w:rsidR="00802DAD" w:rsidRPr="00CE25AF">
        <w:fldChar w:fldCharType="begin"/>
      </w:r>
      <w:r w:rsidR="00802DAD" w:rsidRPr="00CE25AF">
        <w:instrText xml:space="preserve"> SEQ Table \* ARABIC </w:instrText>
      </w:r>
      <w:r w:rsidR="00802DAD" w:rsidRPr="00CE25AF">
        <w:fldChar w:fldCharType="separate"/>
      </w:r>
      <w:r w:rsidR="00F511DE">
        <w:rPr>
          <w:noProof/>
        </w:rPr>
        <w:t>8</w:t>
      </w:r>
      <w:r w:rsidR="00802DAD" w:rsidRPr="00CE25AF">
        <w:fldChar w:fldCharType="end"/>
      </w:r>
      <w:bookmarkEnd w:id="2038"/>
      <w:r w:rsidR="00A936A0" w:rsidRPr="00CE25AF">
        <w:t xml:space="preserve"> Primitive Data</w:t>
      </w:r>
      <w:r w:rsidR="00CE0634" w:rsidRPr="00CE25AF">
        <w:t xml:space="preserve"> </w:t>
      </w:r>
      <w:r w:rsidR="0012267D" w:rsidRPr="00CE25AF">
        <w:t>T</w:t>
      </w:r>
      <w:r w:rsidRPr="00CE25AF">
        <w:t xml:space="preserve">ypes </w:t>
      </w:r>
      <w:r w:rsidR="0067272A" w:rsidRPr="00CE25AF">
        <w:t>U</w:t>
      </w:r>
      <w:r w:rsidRPr="00CE25AF">
        <w:t>sed in Metamodel</w:t>
      </w:r>
      <w:bookmarkEnd w:id="2039"/>
    </w:p>
    <w:tbl>
      <w:tblPr>
        <w:tblStyle w:val="PI40Table"/>
        <w:tblW w:w="9855" w:type="dxa"/>
        <w:tblInd w:w="9" w:type="dxa"/>
        <w:tblLayout w:type="fixed"/>
        <w:tblLook w:val="04A0" w:firstRow="1" w:lastRow="0" w:firstColumn="1" w:lastColumn="0" w:noHBand="0" w:noVBand="1"/>
      </w:tblPr>
      <w:tblGrid>
        <w:gridCol w:w="2113"/>
        <w:gridCol w:w="2976"/>
        <w:gridCol w:w="4766"/>
      </w:tblGrid>
      <w:tr w:rsidR="000C2511" w:rsidRPr="00CE25AF" w14:paraId="4CC0B721" w14:textId="01C223FB" w:rsidTr="00C72010">
        <w:trPr>
          <w:cnfStyle w:val="100000000000" w:firstRow="1" w:lastRow="0" w:firstColumn="0" w:lastColumn="0" w:oddVBand="0" w:evenVBand="0" w:oddHBand="0" w:evenHBand="0" w:firstRowFirstColumn="0" w:firstRowLastColumn="0" w:lastRowFirstColumn="0" w:lastRowLastColumn="0"/>
          <w:tblHeader/>
        </w:trPr>
        <w:tc>
          <w:tcPr>
            <w:tcW w:w="2113" w:type="dxa"/>
          </w:tcPr>
          <w:p w14:paraId="441186B7" w14:textId="28F30BD0" w:rsidR="000C2511" w:rsidRPr="007C14E8" w:rsidRDefault="004F4E04" w:rsidP="001B5277">
            <w:pPr>
              <w:rPr>
                <w:lang w:val="en-US"/>
              </w:rPr>
            </w:pPr>
            <w:r w:rsidRPr="007C14E8">
              <w:rPr>
                <w:lang w:val="en-US"/>
              </w:rPr>
              <w:t>Primitive</w:t>
            </w:r>
          </w:p>
        </w:tc>
        <w:tc>
          <w:tcPr>
            <w:tcW w:w="2976" w:type="dxa"/>
          </w:tcPr>
          <w:p w14:paraId="6F69E69B" w14:textId="7731A961" w:rsidR="000C2511" w:rsidRPr="007C14E8" w:rsidRDefault="00FE3BC1" w:rsidP="001B5277">
            <w:pPr>
              <w:rPr>
                <w:lang w:val="en-US"/>
              </w:rPr>
            </w:pPr>
            <w:r w:rsidRPr="007C14E8">
              <w:rPr>
                <w:lang w:val="en-US"/>
              </w:rPr>
              <w:t>Definition</w:t>
            </w:r>
          </w:p>
        </w:tc>
        <w:tc>
          <w:tcPr>
            <w:tcW w:w="4766" w:type="dxa"/>
          </w:tcPr>
          <w:p w14:paraId="0FEAF77A" w14:textId="65E663DC" w:rsidR="000C2511" w:rsidRPr="007C14E8" w:rsidRDefault="00782353" w:rsidP="001B5277">
            <w:pPr>
              <w:rPr>
                <w:lang w:val="en-US"/>
              </w:rPr>
            </w:pPr>
            <w:r w:rsidRPr="007C14E8">
              <w:rPr>
                <w:lang w:val="en-US"/>
              </w:rPr>
              <w:t xml:space="preserve">Value </w:t>
            </w:r>
            <w:r w:rsidR="000C2511" w:rsidRPr="007C14E8">
              <w:rPr>
                <w:lang w:val="en-US"/>
              </w:rPr>
              <w:t>Examples</w:t>
            </w:r>
          </w:p>
        </w:tc>
      </w:tr>
      <w:tr w:rsidR="000C2511" w:rsidRPr="00C51190" w14:paraId="5503F717" w14:textId="3B1A3667" w:rsidTr="00C72010">
        <w:tc>
          <w:tcPr>
            <w:tcW w:w="2113" w:type="dxa"/>
          </w:tcPr>
          <w:p w14:paraId="7513FF5B" w14:textId="77777777" w:rsidR="000C2511" w:rsidRPr="007C14E8" w:rsidRDefault="000C2511" w:rsidP="001B5277">
            <w:pPr>
              <w:rPr>
                <w:lang w:val="en-US"/>
              </w:rPr>
            </w:pPr>
            <w:proofErr w:type="spellStart"/>
            <w:r w:rsidRPr="007C14E8">
              <w:rPr>
                <w:lang w:val="en-US"/>
              </w:rPr>
              <w:t>BlobType</w:t>
            </w:r>
            <w:proofErr w:type="spellEnd"/>
          </w:p>
        </w:tc>
        <w:tc>
          <w:tcPr>
            <w:tcW w:w="2976" w:type="dxa"/>
          </w:tcPr>
          <w:p w14:paraId="61B31391" w14:textId="2BAE5ABF" w:rsidR="00CE0634" w:rsidRPr="00CE25AF" w:rsidRDefault="00A1680B">
            <w:pPr>
              <w:rPr>
                <w:i/>
                <w:iCs/>
                <w:lang w:val="en-US"/>
              </w:rPr>
            </w:pPr>
            <w:del w:id="2040" w:author="Boss, Birgit (Bosch)" w:date="2023-01-28T20:40:00Z">
              <w:r w:rsidRPr="00CE25AF" w:rsidDel="00C12A1D">
                <w:rPr>
                  <w:i/>
                  <w:iCs/>
                  <w:lang w:val="en-US"/>
                </w:rPr>
                <w:delText>B</w:delText>
              </w:r>
            </w:del>
            <w:ins w:id="2041" w:author="Boss, Birgit (Bosch)" w:date="2023-01-28T20:40:00Z">
              <w:r w:rsidR="00C12A1D">
                <w:rPr>
                  <w:i/>
                  <w:iCs/>
                  <w:lang w:val="en-US"/>
                </w:rPr>
                <w:t>b</w:t>
              </w:r>
            </w:ins>
            <w:r w:rsidRPr="00CE25AF">
              <w:rPr>
                <w:i/>
                <w:iCs/>
                <w:lang w:val="en-US"/>
              </w:rPr>
              <w:t>ase64binary</w:t>
            </w:r>
          </w:p>
          <w:p w14:paraId="1B382C30" w14:textId="34F997F0" w:rsidR="000C2511" w:rsidRPr="00CE25AF" w:rsidRDefault="00695245">
            <w:pPr>
              <w:rPr>
                <w:i/>
                <w:iCs/>
                <w:lang w:val="en-US"/>
              </w:rPr>
            </w:pPr>
            <w:r w:rsidRPr="00CE25AF">
              <w:rPr>
                <w:lang w:val="en-US"/>
              </w:rPr>
              <w:t>to represent</w:t>
            </w:r>
            <w:r w:rsidR="002233DD" w:rsidRPr="00CE25AF">
              <w:rPr>
                <w:lang w:val="en-US"/>
              </w:rPr>
              <w:t xml:space="preserve"> file content (</w:t>
            </w:r>
            <w:r w:rsidRPr="00CE25AF">
              <w:rPr>
                <w:lang w:val="en-US"/>
              </w:rPr>
              <w:t xml:space="preserve">binaries and </w:t>
            </w:r>
            <w:r w:rsidR="00665471" w:rsidRPr="00CE25AF">
              <w:rPr>
                <w:lang w:val="en-US"/>
              </w:rPr>
              <w:t>non-binaries)</w:t>
            </w:r>
          </w:p>
        </w:tc>
        <w:tc>
          <w:tcPr>
            <w:tcW w:w="4766" w:type="dxa"/>
          </w:tcPr>
          <w:p w14:paraId="0BB814B3" w14:textId="1197BAE6" w:rsidR="00D03F64" w:rsidRPr="002670C6" w:rsidRDefault="00D03F64" w:rsidP="00D03F64">
            <w:pPr>
              <w:pStyle w:val="Code0"/>
              <w:rPr>
                <w:rFonts w:ascii="Times New Roman" w:hAnsi="Times New Roman"/>
                <w:sz w:val="18"/>
                <w:lang w:val="de-DE"/>
              </w:rPr>
            </w:pPr>
            <w:r w:rsidRPr="002670C6">
              <w:rPr>
                <w:rFonts w:ascii="Times New Roman" w:hAnsi="Times New Roman"/>
                <w:sz w:val="18"/>
                <w:lang w:val="de-DE"/>
              </w:rPr>
              <w:t>&lt;?</w:t>
            </w:r>
            <w:proofErr w:type="spellStart"/>
            <w:r w:rsidRPr="002670C6">
              <w:rPr>
                <w:rFonts w:ascii="Times New Roman" w:hAnsi="Times New Roman"/>
                <w:sz w:val="18"/>
                <w:lang w:val="de-DE"/>
              </w:rPr>
              <w:t>xml</w:t>
            </w:r>
            <w:proofErr w:type="spellEnd"/>
            <w:r w:rsidRPr="002670C6">
              <w:rPr>
                <w:rFonts w:ascii="Times New Roman" w:hAnsi="Times New Roman"/>
                <w:sz w:val="18"/>
                <w:lang w:val="de-DE"/>
              </w:rPr>
              <w:t xml:space="preserve"> </w:t>
            </w:r>
            <w:proofErr w:type="spellStart"/>
            <w:r w:rsidRPr="002670C6">
              <w:rPr>
                <w:rFonts w:ascii="Times New Roman" w:hAnsi="Times New Roman"/>
                <w:sz w:val="18"/>
                <w:lang w:val="de-DE"/>
              </w:rPr>
              <w:t>version</w:t>
            </w:r>
            <w:proofErr w:type="spellEnd"/>
            <w:r w:rsidRPr="002670C6">
              <w:rPr>
                <w:rFonts w:ascii="Times New Roman" w:hAnsi="Times New Roman"/>
                <w:sz w:val="18"/>
                <w:lang w:val="de-DE"/>
              </w:rPr>
              <w:t>=</w:t>
            </w:r>
            <w:r w:rsidR="00F639CD" w:rsidRPr="002670C6">
              <w:rPr>
                <w:rFonts w:ascii="Times New Roman" w:hAnsi="Times New Roman"/>
                <w:sz w:val="18"/>
                <w:lang w:val="de-DE"/>
              </w:rPr>
              <w:t>"</w:t>
            </w:r>
            <w:r w:rsidRPr="002670C6">
              <w:rPr>
                <w:rFonts w:ascii="Times New Roman" w:hAnsi="Times New Roman"/>
                <w:sz w:val="18"/>
                <w:lang w:val="de-DE"/>
              </w:rPr>
              <w:t>1.0</w:t>
            </w:r>
            <w:r w:rsidR="00F639CD" w:rsidRPr="002670C6">
              <w:rPr>
                <w:rFonts w:ascii="Times New Roman" w:hAnsi="Times New Roman"/>
                <w:sz w:val="18"/>
                <w:lang w:val="de-DE"/>
              </w:rPr>
              <w:t>"</w:t>
            </w:r>
            <w:r w:rsidRPr="002670C6">
              <w:rPr>
                <w:rFonts w:ascii="Times New Roman" w:hAnsi="Times New Roman"/>
                <w:sz w:val="18"/>
                <w:lang w:val="de-DE"/>
              </w:rPr>
              <w:t xml:space="preserve"> </w:t>
            </w:r>
            <w:proofErr w:type="spellStart"/>
            <w:r w:rsidRPr="002670C6">
              <w:rPr>
                <w:rFonts w:ascii="Times New Roman" w:hAnsi="Times New Roman"/>
                <w:sz w:val="18"/>
                <w:lang w:val="de-DE"/>
              </w:rPr>
              <w:t>encoding</w:t>
            </w:r>
            <w:proofErr w:type="spellEnd"/>
            <w:r w:rsidRPr="002670C6">
              <w:rPr>
                <w:rFonts w:ascii="Times New Roman" w:hAnsi="Times New Roman"/>
                <w:sz w:val="18"/>
                <w:lang w:val="de-DE"/>
              </w:rPr>
              <w:t>=</w:t>
            </w:r>
            <w:r w:rsidR="00F639CD" w:rsidRPr="002670C6">
              <w:rPr>
                <w:rFonts w:ascii="Times New Roman" w:hAnsi="Times New Roman"/>
                <w:sz w:val="18"/>
                <w:lang w:val="de-DE"/>
              </w:rPr>
              <w:t>"</w:t>
            </w:r>
            <w:r w:rsidRPr="002670C6">
              <w:rPr>
                <w:rFonts w:ascii="Times New Roman" w:hAnsi="Times New Roman"/>
                <w:sz w:val="18"/>
                <w:lang w:val="de-DE"/>
              </w:rPr>
              <w:t>UTF-8</w:t>
            </w:r>
            <w:r w:rsidR="00F639CD" w:rsidRPr="002670C6">
              <w:rPr>
                <w:rFonts w:ascii="Times New Roman" w:hAnsi="Times New Roman"/>
                <w:sz w:val="18"/>
                <w:lang w:val="de-DE"/>
              </w:rPr>
              <w:t>"</w:t>
            </w:r>
            <w:r w:rsidRPr="002670C6">
              <w:rPr>
                <w:rFonts w:ascii="Times New Roman" w:hAnsi="Times New Roman"/>
                <w:sz w:val="18"/>
                <w:lang w:val="de-DE"/>
              </w:rPr>
              <w:t>?&gt;</w:t>
            </w:r>
          </w:p>
          <w:p w14:paraId="2FFEC6D5" w14:textId="010B5FCD" w:rsidR="00D03F64" w:rsidRPr="00950C6B" w:rsidRDefault="00D03F64" w:rsidP="00D03F64">
            <w:pPr>
              <w:pStyle w:val="Code0"/>
              <w:rPr>
                <w:rFonts w:ascii="Times New Roman" w:hAnsi="Times New Roman"/>
                <w:sz w:val="18"/>
                <w:lang w:val="de-DE"/>
              </w:rPr>
            </w:pPr>
            <w:r w:rsidRPr="00950C6B">
              <w:rPr>
                <w:rFonts w:ascii="Times New Roman" w:hAnsi="Times New Roman"/>
                <w:sz w:val="18"/>
                <w:lang w:val="de-DE"/>
              </w:rPr>
              <w:t>&lt;</w:t>
            </w:r>
            <w:proofErr w:type="spellStart"/>
            <w:r w:rsidRPr="00950C6B">
              <w:rPr>
                <w:rFonts w:ascii="Times New Roman" w:hAnsi="Times New Roman"/>
                <w:sz w:val="18"/>
                <w:lang w:val="de-DE"/>
              </w:rPr>
              <w:t>schema</w:t>
            </w:r>
            <w:proofErr w:type="spellEnd"/>
            <w:r w:rsidRPr="00950C6B">
              <w:rPr>
                <w:rFonts w:ascii="Times New Roman" w:hAnsi="Times New Roman"/>
                <w:sz w:val="18"/>
                <w:lang w:val="de-DE"/>
              </w:rPr>
              <w:t xml:space="preserve"> </w:t>
            </w:r>
            <w:proofErr w:type="spellStart"/>
            <w:r w:rsidRPr="00950C6B">
              <w:rPr>
                <w:rFonts w:ascii="Times New Roman" w:hAnsi="Times New Roman"/>
                <w:sz w:val="18"/>
                <w:lang w:val="de-DE"/>
              </w:rPr>
              <w:t>elementFormDefault</w:t>
            </w:r>
            <w:proofErr w:type="spellEnd"/>
            <w:r w:rsidRPr="00950C6B">
              <w:rPr>
                <w:rFonts w:ascii="Times New Roman" w:hAnsi="Times New Roman"/>
                <w:sz w:val="18"/>
                <w:lang w:val="de-DE"/>
              </w:rPr>
              <w:t>=</w:t>
            </w:r>
            <w:r w:rsidR="00F639CD" w:rsidRPr="00950C6B">
              <w:rPr>
                <w:rFonts w:ascii="Times New Roman" w:hAnsi="Times New Roman"/>
                <w:sz w:val="18"/>
                <w:lang w:val="de-DE"/>
              </w:rPr>
              <w:t>"</w:t>
            </w:r>
            <w:proofErr w:type="spellStart"/>
            <w:r w:rsidRPr="00950C6B">
              <w:rPr>
                <w:rFonts w:ascii="Times New Roman" w:hAnsi="Times New Roman"/>
                <w:sz w:val="18"/>
                <w:lang w:val="de-DE"/>
              </w:rPr>
              <w:t>qualified</w:t>
            </w:r>
            <w:proofErr w:type="spellEnd"/>
            <w:r w:rsidR="00F639CD" w:rsidRPr="00950C6B">
              <w:rPr>
                <w:rFonts w:ascii="Times New Roman" w:hAnsi="Times New Roman"/>
                <w:sz w:val="18"/>
                <w:lang w:val="de-DE"/>
              </w:rPr>
              <w:t>"</w:t>
            </w:r>
            <w:r w:rsidRPr="00950C6B">
              <w:rPr>
                <w:rFonts w:ascii="Times New Roman" w:hAnsi="Times New Roman"/>
                <w:sz w:val="18"/>
                <w:lang w:val="de-DE"/>
              </w:rPr>
              <w:t xml:space="preserve"> </w:t>
            </w:r>
            <w:proofErr w:type="spellStart"/>
            <w:r w:rsidRPr="00950C6B">
              <w:rPr>
                <w:rFonts w:ascii="Times New Roman" w:hAnsi="Times New Roman"/>
                <w:sz w:val="18"/>
                <w:lang w:val="de-DE"/>
              </w:rPr>
              <w:t>targetNamespace</w:t>
            </w:r>
            <w:proofErr w:type="spellEnd"/>
            <w:r w:rsidRPr="00950C6B">
              <w:rPr>
                <w:rFonts w:ascii="Times New Roman" w:hAnsi="Times New Roman"/>
                <w:sz w:val="18"/>
                <w:lang w:val="de-DE"/>
              </w:rPr>
              <w:t>=</w:t>
            </w:r>
            <w:r w:rsidR="00F639CD" w:rsidRPr="00950C6B">
              <w:rPr>
                <w:rFonts w:ascii="Times New Roman" w:hAnsi="Times New Roman"/>
                <w:sz w:val="18"/>
                <w:lang w:val="de-DE"/>
              </w:rPr>
              <w:t>"</w:t>
            </w:r>
            <w:r w:rsidRPr="00950C6B">
              <w:rPr>
                <w:rFonts w:ascii="Times New Roman" w:hAnsi="Times New Roman"/>
                <w:sz w:val="18"/>
                <w:lang w:val="de-DE"/>
              </w:rPr>
              <w:t>http://www.admin-shell.io/aas/2/0</w:t>
            </w:r>
            <w:r w:rsidR="00F639CD" w:rsidRPr="00950C6B">
              <w:rPr>
                <w:rFonts w:ascii="Times New Roman" w:hAnsi="Times New Roman"/>
                <w:sz w:val="18"/>
                <w:lang w:val="de-DE"/>
              </w:rPr>
              <w:t>"</w:t>
            </w:r>
            <w:r w:rsidRPr="00950C6B">
              <w:rPr>
                <w:rFonts w:ascii="Times New Roman" w:hAnsi="Times New Roman"/>
                <w:sz w:val="18"/>
                <w:lang w:val="de-DE"/>
              </w:rPr>
              <w:t xml:space="preserve"> </w:t>
            </w:r>
            <w:proofErr w:type="spellStart"/>
            <w:r w:rsidRPr="00950C6B">
              <w:rPr>
                <w:rFonts w:ascii="Times New Roman" w:hAnsi="Times New Roman"/>
                <w:sz w:val="18"/>
                <w:lang w:val="de-DE"/>
              </w:rPr>
              <w:t>xmlns</w:t>
            </w:r>
            <w:proofErr w:type="spellEnd"/>
            <w:r w:rsidRPr="00950C6B">
              <w:rPr>
                <w:rFonts w:ascii="Times New Roman" w:hAnsi="Times New Roman"/>
                <w:sz w:val="18"/>
                <w:lang w:val="de-DE"/>
              </w:rPr>
              <w:t>=</w:t>
            </w:r>
            <w:r w:rsidR="00F639CD" w:rsidRPr="00950C6B">
              <w:rPr>
                <w:rFonts w:ascii="Times New Roman" w:hAnsi="Times New Roman"/>
                <w:sz w:val="18"/>
                <w:lang w:val="de-DE"/>
              </w:rPr>
              <w:t>"</w:t>
            </w:r>
            <w:r w:rsidRPr="00950C6B">
              <w:rPr>
                <w:rFonts w:ascii="Times New Roman" w:hAnsi="Times New Roman"/>
                <w:sz w:val="18"/>
                <w:lang w:val="de-DE"/>
              </w:rPr>
              <w:t>http://www.w3.org/2001/XMLSchema</w:t>
            </w:r>
            <w:r w:rsidR="00F639CD" w:rsidRPr="00950C6B">
              <w:rPr>
                <w:rFonts w:ascii="Times New Roman" w:hAnsi="Times New Roman"/>
                <w:sz w:val="18"/>
                <w:lang w:val="de-DE"/>
              </w:rPr>
              <w:t>"</w:t>
            </w:r>
            <w:r w:rsidRPr="00950C6B">
              <w:rPr>
                <w:rFonts w:ascii="Times New Roman" w:hAnsi="Times New Roman"/>
                <w:sz w:val="18"/>
                <w:lang w:val="de-DE"/>
              </w:rPr>
              <w:t xml:space="preserve"> </w:t>
            </w:r>
            <w:proofErr w:type="spellStart"/>
            <w:r w:rsidRPr="00950C6B">
              <w:rPr>
                <w:rFonts w:ascii="Times New Roman" w:hAnsi="Times New Roman"/>
                <w:sz w:val="18"/>
                <w:lang w:val="de-DE"/>
              </w:rPr>
              <w:t>xmlns:aas</w:t>
            </w:r>
            <w:proofErr w:type="spellEnd"/>
            <w:r w:rsidRPr="00950C6B">
              <w:rPr>
                <w:rFonts w:ascii="Times New Roman" w:hAnsi="Times New Roman"/>
                <w:sz w:val="18"/>
                <w:lang w:val="de-DE"/>
              </w:rPr>
              <w:t>=</w:t>
            </w:r>
            <w:r w:rsidR="00F639CD" w:rsidRPr="00950C6B">
              <w:rPr>
                <w:rFonts w:ascii="Times New Roman" w:hAnsi="Times New Roman"/>
                <w:sz w:val="18"/>
                <w:lang w:val="de-DE"/>
              </w:rPr>
              <w:t>"</w:t>
            </w:r>
            <w:r w:rsidRPr="00950C6B">
              <w:rPr>
                <w:rFonts w:ascii="Times New Roman" w:hAnsi="Times New Roman"/>
                <w:sz w:val="18"/>
                <w:lang w:val="de-DE"/>
              </w:rPr>
              <w:t>http://www.admin-shell.io/aas/2/0</w:t>
            </w:r>
            <w:r w:rsidR="00F639CD" w:rsidRPr="00950C6B">
              <w:rPr>
                <w:rFonts w:ascii="Times New Roman" w:hAnsi="Times New Roman"/>
                <w:sz w:val="18"/>
                <w:lang w:val="de-DE"/>
              </w:rPr>
              <w:t>"</w:t>
            </w:r>
            <w:r w:rsidRPr="00950C6B">
              <w:rPr>
                <w:rFonts w:ascii="Times New Roman" w:hAnsi="Times New Roman"/>
                <w:sz w:val="18"/>
                <w:lang w:val="de-DE"/>
              </w:rPr>
              <w:t xml:space="preserve"> </w:t>
            </w:r>
            <w:proofErr w:type="spellStart"/>
            <w:r w:rsidRPr="00950C6B">
              <w:rPr>
                <w:rFonts w:ascii="Times New Roman" w:hAnsi="Times New Roman"/>
                <w:sz w:val="18"/>
                <w:lang w:val="de-DE"/>
              </w:rPr>
              <w:t>xmlns:abac</w:t>
            </w:r>
            <w:proofErr w:type="spellEnd"/>
            <w:r w:rsidRPr="00950C6B">
              <w:rPr>
                <w:rFonts w:ascii="Times New Roman" w:hAnsi="Times New Roman"/>
                <w:sz w:val="18"/>
                <w:lang w:val="de-DE"/>
              </w:rPr>
              <w:t>=</w:t>
            </w:r>
            <w:r w:rsidR="00F639CD" w:rsidRPr="00950C6B">
              <w:rPr>
                <w:rFonts w:ascii="Times New Roman" w:hAnsi="Times New Roman"/>
                <w:sz w:val="18"/>
                <w:lang w:val="de-DE"/>
              </w:rPr>
              <w:t>"</w:t>
            </w:r>
            <w:r w:rsidRPr="00950C6B">
              <w:rPr>
                <w:rFonts w:ascii="Times New Roman" w:hAnsi="Times New Roman"/>
                <w:sz w:val="18"/>
                <w:lang w:val="de-DE"/>
              </w:rPr>
              <w:t>http://www.admin-shell.io/aas/abac/2/0</w:t>
            </w:r>
            <w:r w:rsidR="00F639CD" w:rsidRPr="00950C6B">
              <w:rPr>
                <w:rFonts w:ascii="Times New Roman" w:hAnsi="Times New Roman"/>
                <w:sz w:val="18"/>
                <w:lang w:val="de-DE"/>
              </w:rPr>
              <w:t>"</w:t>
            </w:r>
            <w:r w:rsidRPr="00950C6B">
              <w:rPr>
                <w:rFonts w:ascii="Times New Roman" w:hAnsi="Times New Roman"/>
                <w:sz w:val="18"/>
                <w:lang w:val="de-DE"/>
              </w:rPr>
              <w:t xml:space="preserve"> xmlns:IEC61360=</w:t>
            </w:r>
            <w:r w:rsidR="00F639CD" w:rsidRPr="00950C6B">
              <w:rPr>
                <w:rFonts w:ascii="Times New Roman" w:hAnsi="Times New Roman"/>
                <w:sz w:val="18"/>
                <w:lang w:val="de-DE"/>
              </w:rPr>
              <w:t>"</w:t>
            </w:r>
            <w:r w:rsidRPr="00950C6B">
              <w:rPr>
                <w:rFonts w:ascii="Times New Roman" w:hAnsi="Times New Roman"/>
                <w:sz w:val="18"/>
                <w:lang w:val="de-DE"/>
              </w:rPr>
              <w:t>http://www.admin-shell.io/IEC61360/2/0</w:t>
            </w:r>
            <w:r w:rsidR="00F639CD" w:rsidRPr="00950C6B">
              <w:rPr>
                <w:rFonts w:ascii="Times New Roman" w:hAnsi="Times New Roman"/>
                <w:sz w:val="18"/>
                <w:lang w:val="de-DE"/>
              </w:rPr>
              <w:t>"</w:t>
            </w:r>
            <w:r w:rsidRPr="00950C6B">
              <w:rPr>
                <w:rFonts w:ascii="Times New Roman" w:hAnsi="Times New Roman"/>
                <w:sz w:val="18"/>
                <w:lang w:val="de-DE"/>
              </w:rPr>
              <w:t>&gt;</w:t>
            </w:r>
          </w:p>
          <w:p w14:paraId="086AD88C" w14:textId="11427C1F" w:rsidR="000C2511" w:rsidRPr="00CE25AF" w:rsidRDefault="00D03F64" w:rsidP="00D03F64">
            <w:pPr>
              <w:pStyle w:val="Code0"/>
              <w:rPr>
                <w:rFonts w:ascii="Times New Roman" w:hAnsi="Times New Roman"/>
                <w:sz w:val="18"/>
              </w:rPr>
            </w:pPr>
            <w:r w:rsidRPr="00950C6B">
              <w:rPr>
                <w:rFonts w:ascii="Times New Roman" w:hAnsi="Times New Roman"/>
                <w:sz w:val="18"/>
                <w:lang w:val="de-DE"/>
              </w:rPr>
              <w:tab/>
            </w:r>
            <w:r w:rsidRPr="00CE25AF">
              <w:rPr>
                <w:rFonts w:ascii="Times New Roman" w:hAnsi="Times New Roman"/>
                <w:sz w:val="18"/>
              </w:rPr>
              <w:t>&lt;import namespace=</w:t>
            </w:r>
            <w:r w:rsidR="00F639CD" w:rsidRPr="00CE25AF">
              <w:rPr>
                <w:rFonts w:ascii="Times New Roman" w:hAnsi="Times New Roman"/>
                <w:sz w:val="18"/>
              </w:rPr>
              <w:t>"</w:t>
            </w:r>
            <w:r w:rsidRPr="00CE25AF">
              <w:rPr>
                <w:rFonts w:ascii="Times New Roman" w:hAnsi="Times New Roman"/>
                <w:sz w:val="18"/>
              </w:rPr>
              <w:t>http://www.admin-shell.io/aas/abac/2/0</w:t>
            </w:r>
            <w:r w:rsidR="00F639CD" w:rsidRPr="00CE25AF">
              <w:rPr>
                <w:rFonts w:ascii="Times New Roman" w:hAnsi="Times New Roman"/>
                <w:sz w:val="18"/>
              </w:rPr>
              <w:t>"</w:t>
            </w:r>
            <w:r w:rsidRPr="00CE25AF">
              <w:rPr>
                <w:rFonts w:ascii="Times New Roman" w:hAnsi="Times New Roman"/>
                <w:sz w:val="18"/>
              </w:rPr>
              <w:t xml:space="preserve"> </w:t>
            </w:r>
            <w:proofErr w:type="spellStart"/>
            <w:r w:rsidRPr="00CE25AF">
              <w:rPr>
                <w:rFonts w:ascii="Times New Roman" w:hAnsi="Times New Roman"/>
                <w:sz w:val="18"/>
              </w:rPr>
              <w:t>schemaLocation</w:t>
            </w:r>
            <w:proofErr w:type="spellEnd"/>
            <w:r w:rsidRPr="00CE25AF">
              <w:rPr>
                <w:rFonts w:ascii="Times New Roman" w:hAnsi="Times New Roman"/>
                <w:sz w:val="18"/>
              </w:rPr>
              <w:t>=</w:t>
            </w:r>
            <w:r w:rsidR="00F639CD" w:rsidRPr="00CE25AF">
              <w:rPr>
                <w:rFonts w:ascii="Times New Roman" w:hAnsi="Times New Roman"/>
                <w:sz w:val="18"/>
              </w:rPr>
              <w:t>"</w:t>
            </w:r>
            <w:r w:rsidRPr="00CE25AF">
              <w:rPr>
                <w:rFonts w:ascii="Times New Roman" w:hAnsi="Times New Roman"/>
                <w:sz w:val="18"/>
              </w:rPr>
              <w:t>AAS_ABAC.xsd</w:t>
            </w:r>
            <w:r w:rsidR="00F639CD" w:rsidRPr="00CE25AF">
              <w:rPr>
                <w:rFonts w:ascii="Times New Roman" w:hAnsi="Times New Roman"/>
                <w:sz w:val="18"/>
              </w:rPr>
              <w:t>"</w:t>
            </w:r>
            <w:r w:rsidRPr="00CE25AF">
              <w:rPr>
                <w:rFonts w:ascii="Times New Roman" w:hAnsi="Times New Roman"/>
                <w:sz w:val="18"/>
              </w:rPr>
              <w:t>/&gt;</w:t>
            </w:r>
          </w:p>
          <w:p w14:paraId="67023768" w14:textId="17DB3CEC" w:rsidR="00E52E3A" w:rsidRPr="00CE25AF" w:rsidRDefault="00E52E3A" w:rsidP="00D03F64">
            <w:pPr>
              <w:pStyle w:val="Code0"/>
              <w:rPr>
                <w:rFonts w:ascii="Times New Roman" w:hAnsi="Times New Roman"/>
                <w:sz w:val="18"/>
              </w:rPr>
            </w:pPr>
          </w:p>
          <w:p w14:paraId="50BCD8DD" w14:textId="77777777" w:rsidR="00665471" w:rsidRPr="00CE25AF" w:rsidRDefault="00665471" w:rsidP="00D03F64">
            <w:pPr>
              <w:pStyle w:val="Code0"/>
              <w:rPr>
                <w:rFonts w:ascii="Times New Roman" w:hAnsi="Times New Roman"/>
                <w:sz w:val="18"/>
              </w:rPr>
            </w:pPr>
          </w:p>
          <w:p w14:paraId="77A5D366" w14:textId="17FA666E" w:rsidR="00E52E3A" w:rsidRPr="00CE25AF" w:rsidRDefault="00E52E3A" w:rsidP="0018696F">
            <w:pPr>
              <w:pStyle w:val="Code0"/>
            </w:pPr>
            <w:r w:rsidRPr="00CE25AF">
              <w:rPr>
                <w:rFonts w:ascii="Courier New" w:hAnsi="Courier New" w:cs="Courier New"/>
                <w:sz w:val="22"/>
                <w:szCs w:val="22"/>
              </w:rPr>
              <w:t>MZ</w:t>
            </w:r>
            <w:r w:rsidRPr="007C14E8">
              <w:rPr>
                <w:rFonts w:ascii="Courier New" w:hAnsi="Courier New"/>
                <w:sz w:val="22"/>
              </w:rPr>
              <w:t></w:t>
            </w:r>
            <w:r w:rsidRPr="00CE25AF">
              <w:rPr>
                <w:rFonts w:ascii="Courier New" w:hAnsi="Courier New" w:cs="Courier New"/>
                <w:sz w:val="22"/>
                <w:szCs w:val="22"/>
              </w:rPr>
              <w:t>_________ÿÿ__¸_______@___________________________________€_____º__´</w:t>
            </w:r>
            <w:r w:rsidRPr="00CE25AF">
              <w:rPr>
                <w:rFonts w:ascii="Courier New" w:hAnsi="Courier New" w:cs="Courier New"/>
                <w:sz w:val="22"/>
                <w:szCs w:val="22"/>
              </w:rPr>
              <w:tab/>
              <w:t>Í!¸_</w:t>
            </w:r>
            <w:proofErr w:type="spellStart"/>
            <w:r w:rsidRPr="00CE25AF">
              <w:rPr>
                <w:rFonts w:ascii="Courier New" w:hAnsi="Courier New" w:cs="Courier New"/>
                <w:sz w:val="22"/>
                <w:szCs w:val="22"/>
              </w:rPr>
              <w:t>LÍ!This</w:t>
            </w:r>
            <w:proofErr w:type="spellEnd"/>
            <w:r w:rsidRPr="00CE25AF">
              <w:rPr>
                <w:rFonts w:ascii="Courier New" w:hAnsi="Courier New" w:cs="Courier New"/>
                <w:sz w:val="22"/>
                <w:szCs w:val="22"/>
              </w:rPr>
              <w:t xml:space="preserve"> program cannot be run in DOS mode.$_______PE__L___</w:t>
            </w:r>
            <w:proofErr w:type="spellStart"/>
            <w:r w:rsidRPr="00CE25AF">
              <w:rPr>
                <w:rFonts w:ascii="Courier New" w:hAnsi="Courier New" w:cs="Courier New"/>
                <w:sz w:val="22"/>
                <w:szCs w:val="22"/>
              </w:rPr>
              <w:t>Rö</w:t>
            </w:r>
            <w:proofErr w:type="spellEnd"/>
            <w:r w:rsidRPr="00CE25AF">
              <w:rPr>
                <w:rFonts w:ascii="Courier New" w:hAnsi="Courier New" w:cs="Courier New"/>
                <w:sz w:val="22"/>
                <w:szCs w:val="22"/>
              </w:rPr>
              <w:t>\^________à_</w:t>
            </w:r>
          </w:p>
        </w:tc>
      </w:tr>
      <w:tr w:rsidR="00385106" w:rsidRPr="00CE25AF" w14:paraId="6635CAC7" w14:textId="77777777" w:rsidTr="00C72010">
        <w:tc>
          <w:tcPr>
            <w:tcW w:w="2113" w:type="dxa"/>
          </w:tcPr>
          <w:p w14:paraId="296BF1C7" w14:textId="01E952D4" w:rsidR="00385106" w:rsidRPr="007C14E8" w:rsidRDefault="00385106" w:rsidP="00385106">
            <w:pPr>
              <w:rPr>
                <w:lang w:val="en-US"/>
              </w:rPr>
            </w:pPr>
            <w:proofErr w:type="spellStart"/>
            <w:r w:rsidRPr="007C14E8">
              <w:rPr>
                <w:lang w:val="en-US"/>
              </w:rPr>
              <w:t>ContentType</w:t>
            </w:r>
            <w:proofErr w:type="spellEnd"/>
          </w:p>
        </w:tc>
        <w:tc>
          <w:tcPr>
            <w:tcW w:w="2976" w:type="dxa"/>
          </w:tcPr>
          <w:p w14:paraId="6F1B4D6E" w14:textId="2C92AD59" w:rsidR="00385106" w:rsidRPr="00CE25AF" w:rsidRDefault="00385106" w:rsidP="00385106">
            <w:pPr>
              <w:rPr>
                <w:i/>
                <w:iCs/>
                <w:lang w:val="en-US"/>
              </w:rPr>
            </w:pPr>
            <w:r w:rsidRPr="00CE25AF">
              <w:rPr>
                <w:i/>
                <w:iCs/>
                <w:lang w:val="en-US"/>
              </w:rPr>
              <w:t xml:space="preserve">String </w:t>
            </w:r>
            <w:r w:rsidRPr="00CE25AF">
              <w:rPr>
                <w:lang w:val="en-US"/>
              </w:rPr>
              <w:t xml:space="preserve">with </w:t>
            </w:r>
            <w:r w:rsidR="00CE0634" w:rsidRPr="00CE25AF">
              <w:rPr>
                <w:lang w:val="en-US"/>
              </w:rPr>
              <w:t xml:space="preserve">max </w:t>
            </w:r>
            <w:r w:rsidRPr="00CE25AF">
              <w:rPr>
                <w:lang w:val="en-US"/>
              </w:rPr>
              <w:t xml:space="preserve">100 </w:t>
            </w:r>
            <w:r w:rsidR="00171E45" w:rsidRPr="00CE25AF">
              <w:rPr>
                <w:lang w:val="en-US"/>
              </w:rPr>
              <w:t>and min</w:t>
            </w:r>
            <w:r w:rsidR="00CE0634" w:rsidRPr="00CE25AF">
              <w:rPr>
                <w:lang w:val="en-US"/>
              </w:rPr>
              <w:t xml:space="preserve"> </w:t>
            </w:r>
            <w:r w:rsidR="00171E45" w:rsidRPr="00CE25AF">
              <w:rPr>
                <w:lang w:val="en-US"/>
              </w:rPr>
              <w:t>1 character</w:t>
            </w:r>
            <w:r w:rsidR="00CE0634" w:rsidRPr="00CE25AF">
              <w:rPr>
                <w:lang w:val="en-US"/>
              </w:rPr>
              <w:t>s</w:t>
            </w:r>
          </w:p>
          <w:p w14:paraId="05765A92" w14:textId="17A1A736" w:rsidR="00385106" w:rsidRPr="00CE25AF" w:rsidRDefault="00CE0634" w:rsidP="00385106">
            <w:pPr>
              <w:pStyle w:val="NOTE"/>
              <w:rPr>
                <w:lang w:val="en-US"/>
              </w:rPr>
            </w:pPr>
            <w:r w:rsidRPr="00CE25AF">
              <w:rPr>
                <w:lang w:val="en-US"/>
              </w:rPr>
              <w:lastRenderedPageBreak/>
              <w:t>Note: a</w:t>
            </w:r>
            <w:r w:rsidR="00385106" w:rsidRPr="00CE25AF">
              <w:rPr>
                <w:lang w:val="en-US"/>
              </w:rPr>
              <w:t xml:space="preserve">ny content type as in RFC2046. </w:t>
            </w:r>
          </w:p>
          <w:p w14:paraId="2D2725CD" w14:textId="5D8E6473" w:rsidR="00385106" w:rsidRPr="00CE25AF" w:rsidDel="00C5193A" w:rsidRDefault="00385106" w:rsidP="00385106">
            <w:pPr>
              <w:rPr>
                <w:i/>
                <w:iCs/>
                <w:lang w:val="en-US"/>
              </w:rPr>
            </w:pPr>
            <w:r w:rsidRPr="00CE25AF">
              <w:rPr>
                <w:lang w:val="en-US"/>
              </w:rPr>
              <w:t>A media type (also MIME type and content type) […] is a two-part identifier for file formats and format contents transmitted on the Internet. The Internet Assigned Numbers Authority (IANA) is the official authority for the standardization and publication of these classifications. Media types were originally defined in Request for Comments 2045 in November 1996 as a part of MIME</w:t>
            </w:r>
            <w:r w:rsidR="00CE0634" w:rsidRPr="00CE25AF">
              <w:rPr>
                <w:lang w:val="en-US"/>
              </w:rPr>
              <w:t xml:space="preserve"> </w:t>
            </w:r>
            <w:r w:rsidRPr="00CE25AF">
              <w:rPr>
                <w:lang w:val="en-US"/>
              </w:rPr>
              <w:t>specification, for denoting type of email message content and attachments.</w:t>
            </w:r>
            <w:r w:rsidRPr="007C14E8">
              <w:rPr>
                <w:rStyle w:val="FootnoteReference"/>
                <w:lang w:val="en-US"/>
              </w:rPr>
              <w:footnoteReference w:id="21"/>
            </w:r>
            <w:r w:rsidRPr="00CE25AF">
              <w:rPr>
                <w:lang w:val="en-US"/>
              </w:rPr>
              <w:t xml:space="preserve"> </w:t>
            </w:r>
          </w:p>
        </w:tc>
        <w:tc>
          <w:tcPr>
            <w:tcW w:w="4766" w:type="dxa"/>
          </w:tcPr>
          <w:p w14:paraId="208883C4" w14:textId="77777777" w:rsidR="00385106" w:rsidRPr="007C14E8" w:rsidRDefault="00385106" w:rsidP="00385106">
            <w:pPr>
              <w:rPr>
                <w:lang w:val="en-US"/>
              </w:rPr>
            </w:pPr>
            <w:r w:rsidRPr="007C14E8">
              <w:rPr>
                <w:lang w:val="en-US"/>
              </w:rPr>
              <w:lastRenderedPageBreak/>
              <w:t>application/pdf</w:t>
            </w:r>
          </w:p>
          <w:p w14:paraId="51E20064" w14:textId="79E155E8" w:rsidR="00385106" w:rsidRPr="007C14E8" w:rsidRDefault="00385106" w:rsidP="00385106">
            <w:pPr>
              <w:rPr>
                <w:lang w:val="en-US"/>
              </w:rPr>
            </w:pPr>
            <w:r w:rsidRPr="007C14E8">
              <w:rPr>
                <w:lang w:val="en-US"/>
              </w:rPr>
              <w:t>image/jpeg</w:t>
            </w:r>
          </w:p>
        </w:tc>
      </w:tr>
      <w:tr w:rsidR="00385106" w:rsidRPr="00CE25AF" w14:paraId="4E461BA5" w14:textId="2FABE2EC" w:rsidTr="00C72010">
        <w:tc>
          <w:tcPr>
            <w:tcW w:w="2113" w:type="dxa"/>
          </w:tcPr>
          <w:p w14:paraId="684ACEA2" w14:textId="710D4DD9" w:rsidR="00385106" w:rsidRPr="007C14E8" w:rsidRDefault="00385106" w:rsidP="00385106">
            <w:pPr>
              <w:rPr>
                <w:lang w:val="en-US"/>
              </w:rPr>
            </w:pPr>
            <w:r w:rsidRPr="007C14E8">
              <w:rPr>
                <w:lang w:val="en-US"/>
              </w:rPr>
              <w:t>Identifier</w:t>
            </w:r>
          </w:p>
        </w:tc>
        <w:tc>
          <w:tcPr>
            <w:tcW w:w="2976" w:type="dxa"/>
          </w:tcPr>
          <w:p w14:paraId="18E6187C" w14:textId="28F74ADA" w:rsidR="00385106" w:rsidRPr="00CE25AF" w:rsidRDefault="00385106" w:rsidP="00385106">
            <w:pPr>
              <w:rPr>
                <w:i/>
                <w:iCs/>
                <w:lang w:val="en-US"/>
              </w:rPr>
            </w:pPr>
            <w:r w:rsidRPr="00CE25AF">
              <w:rPr>
                <w:i/>
                <w:iCs/>
                <w:lang w:val="en-US"/>
              </w:rPr>
              <w:t xml:space="preserve">string </w:t>
            </w:r>
            <w:r w:rsidRPr="00CE25AF">
              <w:rPr>
                <w:lang w:val="en-US"/>
              </w:rPr>
              <w:t xml:space="preserve">with </w:t>
            </w:r>
            <w:r w:rsidR="00CE0634" w:rsidRPr="00CE25AF">
              <w:rPr>
                <w:lang w:val="en-US"/>
              </w:rPr>
              <w:t xml:space="preserve">max </w:t>
            </w:r>
            <w:r w:rsidRPr="00CE25AF">
              <w:rPr>
                <w:lang w:val="en-US"/>
              </w:rPr>
              <w:t>2</w:t>
            </w:r>
            <w:r w:rsidR="00CE0634" w:rsidRPr="00CE25AF">
              <w:rPr>
                <w:lang w:val="en-US"/>
              </w:rPr>
              <w:t>,</w:t>
            </w:r>
            <w:r w:rsidRPr="00CE25AF">
              <w:rPr>
                <w:lang w:val="en-US"/>
              </w:rPr>
              <w:t xml:space="preserve">000 </w:t>
            </w:r>
            <w:r w:rsidR="00171E45" w:rsidRPr="00CE25AF">
              <w:rPr>
                <w:lang w:val="en-US"/>
              </w:rPr>
              <w:t>and min 1 character</w:t>
            </w:r>
            <w:r w:rsidR="00CE0634" w:rsidRPr="00CE25AF">
              <w:rPr>
                <w:lang w:val="en-US"/>
              </w:rPr>
              <w:t>s</w:t>
            </w:r>
          </w:p>
        </w:tc>
        <w:tc>
          <w:tcPr>
            <w:tcW w:w="4766" w:type="dxa"/>
          </w:tcPr>
          <w:p w14:paraId="24ADB7D8" w14:textId="3A6BF8F9" w:rsidR="00385106" w:rsidRPr="007C14E8" w:rsidRDefault="00385106" w:rsidP="00385106">
            <w:pPr>
              <w:rPr>
                <w:lang w:val="en-US"/>
              </w:rPr>
            </w:pPr>
            <w:r w:rsidRPr="007C14E8">
              <w:rPr>
                <w:lang w:val="en-US"/>
              </w:rPr>
              <w:t>https://cust/123456</w:t>
            </w:r>
          </w:p>
          <w:p w14:paraId="702D3CBE" w14:textId="05CE2176" w:rsidR="00385106" w:rsidRPr="007C14E8" w:rsidRDefault="00385106" w:rsidP="00385106">
            <w:pPr>
              <w:rPr>
                <w:lang w:val="en-US"/>
              </w:rPr>
            </w:pPr>
            <w:r w:rsidRPr="007C14E8">
              <w:rPr>
                <w:lang w:val="en-US"/>
              </w:rPr>
              <w:t>0173-1#02-BAA120#008</w:t>
            </w:r>
          </w:p>
        </w:tc>
      </w:tr>
      <w:tr w:rsidR="00F37210" w:rsidRPr="00CE25AF" w14:paraId="1A908692" w14:textId="77777777" w:rsidTr="00C72010">
        <w:tc>
          <w:tcPr>
            <w:tcW w:w="2113" w:type="dxa"/>
          </w:tcPr>
          <w:p w14:paraId="6C593D9D" w14:textId="36BC56DE" w:rsidR="00F37210" w:rsidRPr="007C14E8" w:rsidRDefault="00F37210" w:rsidP="00385106">
            <w:pPr>
              <w:rPr>
                <w:lang w:val="en-US"/>
              </w:rPr>
            </w:pPr>
            <w:proofErr w:type="spellStart"/>
            <w:r w:rsidRPr="007C14E8">
              <w:rPr>
                <w:lang w:val="en-US"/>
              </w:rPr>
              <w:t>LabelType</w:t>
            </w:r>
            <w:proofErr w:type="spellEnd"/>
          </w:p>
        </w:tc>
        <w:tc>
          <w:tcPr>
            <w:tcW w:w="2976" w:type="dxa"/>
          </w:tcPr>
          <w:p w14:paraId="369D9F28" w14:textId="50DD14C2" w:rsidR="00F37210" w:rsidRPr="00CE25AF" w:rsidRDefault="00F37210" w:rsidP="00385106">
            <w:pPr>
              <w:rPr>
                <w:i/>
                <w:iCs/>
                <w:lang w:val="en-US"/>
              </w:rPr>
            </w:pPr>
            <w:r w:rsidRPr="00CE25AF">
              <w:rPr>
                <w:i/>
                <w:iCs/>
                <w:lang w:val="en-US"/>
              </w:rPr>
              <w:t xml:space="preserve">string </w:t>
            </w:r>
            <w:r w:rsidRPr="00CE25AF">
              <w:rPr>
                <w:lang w:val="en-US"/>
              </w:rPr>
              <w:t xml:space="preserve">with </w:t>
            </w:r>
            <w:r w:rsidR="00CE0634" w:rsidRPr="00CE25AF">
              <w:rPr>
                <w:lang w:val="en-US"/>
              </w:rPr>
              <w:t>max</w:t>
            </w:r>
            <w:r w:rsidRPr="00CE25AF">
              <w:rPr>
                <w:lang w:val="en-US"/>
              </w:rPr>
              <w:t xml:space="preserve"> 64 </w:t>
            </w:r>
            <w:r w:rsidR="00CE0634" w:rsidRPr="00CE25AF">
              <w:rPr>
                <w:lang w:val="en-US"/>
              </w:rPr>
              <w:t xml:space="preserve">and </w:t>
            </w:r>
            <w:r w:rsidRPr="00CE25AF">
              <w:rPr>
                <w:lang w:val="en-US"/>
              </w:rPr>
              <w:t>min 1 character</w:t>
            </w:r>
            <w:r w:rsidR="00CE0634" w:rsidRPr="00CE25AF">
              <w:rPr>
                <w:lang w:val="en-US"/>
              </w:rPr>
              <w:t>s</w:t>
            </w:r>
          </w:p>
        </w:tc>
        <w:tc>
          <w:tcPr>
            <w:tcW w:w="4766" w:type="dxa"/>
          </w:tcPr>
          <w:p w14:paraId="57EF8364" w14:textId="583C7996" w:rsidR="00F37210" w:rsidRPr="00CE25AF" w:rsidRDefault="00F37210" w:rsidP="00385106">
            <w:pPr>
              <w:rPr>
                <w:lang w:val="en-US"/>
              </w:rPr>
            </w:pPr>
            <w:r w:rsidRPr="00CE25AF">
              <w:rPr>
                <w:lang w:val="en-US"/>
              </w:rPr>
              <w:t>"ABC1234"</w:t>
            </w:r>
          </w:p>
        </w:tc>
      </w:tr>
      <w:tr w:rsidR="00385106" w:rsidRPr="00CE25AF" w14:paraId="10D7F026" w14:textId="77777777" w:rsidTr="00C72010">
        <w:tc>
          <w:tcPr>
            <w:tcW w:w="2113" w:type="dxa"/>
          </w:tcPr>
          <w:p w14:paraId="08388E01" w14:textId="784186C0" w:rsidR="00385106" w:rsidRPr="007C14E8" w:rsidRDefault="00385106" w:rsidP="00385106">
            <w:pPr>
              <w:rPr>
                <w:lang w:val="en-US"/>
              </w:rPr>
            </w:pPr>
            <w:proofErr w:type="spellStart"/>
            <w:r w:rsidRPr="007C14E8">
              <w:rPr>
                <w:lang w:val="en-US"/>
              </w:rPr>
              <w:t>LangStringSet</w:t>
            </w:r>
            <w:proofErr w:type="spellEnd"/>
          </w:p>
        </w:tc>
        <w:tc>
          <w:tcPr>
            <w:tcW w:w="2976" w:type="dxa"/>
          </w:tcPr>
          <w:p w14:paraId="4CF15902" w14:textId="67FF34C4" w:rsidR="00385106" w:rsidRPr="00CE25AF" w:rsidRDefault="00385106" w:rsidP="00385106">
            <w:pPr>
              <w:rPr>
                <w:i/>
                <w:iCs/>
                <w:lang w:val="en-US"/>
              </w:rPr>
            </w:pPr>
            <w:r w:rsidRPr="00CE25AF">
              <w:rPr>
                <w:i/>
                <w:iCs/>
                <w:lang w:val="en-US"/>
              </w:rPr>
              <w:t xml:space="preserve">Array of elements of type </w:t>
            </w:r>
            <w:proofErr w:type="spellStart"/>
            <w:r w:rsidRPr="00CE25AF">
              <w:rPr>
                <w:i/>
                <w:iCs/>
                <w:lang w:val="en-US"/>
              </w:rPr>
              <w:t>langString</w:t>
            </w:r>
            <w:proofErr w:type="spellEnd"/>
            <w:r w:rsidRPr="00CE25AF">
              <w:rPr>
                <w:i/>
                <w:iCs/>
                <w:lang w:val="en-US"/>
              </w:rPr>
              <w:t xml:space="preserve"> </w:t>
            </w:r>
          </w:p>
          <w:p w14:paraId="61F06E74" w14:textId="20798552" w:rsidR="00385106" w:rsidRPr="00CE25AF" w:rsidRDefault="00CE0634" w:rsidP="007C14E8">
            <w:pPr>
              <w:pStyle w:val="NOTE"/>
              <w:ind w:left="284" w:firstLine="0"/>
              <w:rPr>
                <w:lang w:val="en-US"/>
              </w:rPr>
            </w:pPr>
            <w:r w:rsidRPr="00CE25AF">
              <w:rPr>
                <w:lang w:val="en-US"/>
              </w:rPr>
              <w:t xml:space="preserve">Note 1: </w:t>
            </w:r>
            <w:proofErr w:type="spellStart"/>
            <w:r w:rsidR="00385106" w:rsidRPr="00CE25AF">
              <w:rPr>
                <w:lang w:val="en-US"/>
              </w:rPr>
              <w:t>langString</w:t>
            </w:r>
            <w:proofErr w:type="spellEnd"/>
            <w:r w:rsidR="00385106" w:rsidRPr="00CE25AF">
              <w:rPr>
                <w:lang w:val="en-US"/>
              </w:rPr>
              <w:t xml:space="preserve"> is a RDF data type.</w:t>
            </w:r>
          </w:p>
          <w:p w14:paraId="5FCA31FA" w14:textId="7B2FCCDA" w:rsidR="00385106" w:rsidRPr="00CE25AF" w:rsidRDefault="00CE0634" w:rsidP="007C14E8">
            <w:pPr>
              <w:pStyle w:val="NOTE"/>
              <w:ind w:left="284" w:firstLine="0"/>
              <w:rPr>
                <w:lang w:val="en-US"/>
              </w:rPr>
            </w:pPr>
            <w:r w:rsidRPr="00CE25AF">
              <w:rPr>
                <w:lang w:val="en-US"/>
              </w:rPr>
              <w:t>Note 2: a</w:t>
            </w:r>
            <w:r w:rsidR="00385106" w:rsidRPr="00CE25AF">
              <w:rPr>
                <w:lang w:val="en-US"/>
              </w:rPr>
              <w:t xml:space="preserve"> </w:t>
            </w:r>
            <w:proofErr w:type="spellStart"/>
            <w:r w:rsidR="00385106" w:rsidRPr="00CE25AF">
              <w:rPr>
                <w:lang w:val="en-US"/>
              </w:rPr>
              <w:t>langString</w:t>
            </w:r>
            <w:proofErr w:type="spellEnd"/>
            <w:r w:rsidR="00385106" w:rsidRPr="00CE25AF">
              <w:rPr>
                <w:lang w:val="en-US"/>
              </w:rPr>
              <w:t xml:space="preserve"> is a string value tagged with a language code. </w:t>
            </w:r>
          </w:p>
          <w:p w14:paraId="7CAC674B" w14:textId="73CADE02" w:rsidR="00385106" w:rsidRPr="00CE25AF" w:rsidRDefault="00CE0634" w:rsidP="00385106">
            <w:pPr>
              <w:rPr>
                <w:lang w:val="en-US"/>
              </w:rPr>
            </w:pPr>
            <w:r w:rsidRPr="00CE25AF">
              <w:rPr>
                <w:lang w:val="en-US"/>
              </w:rPr>
              <w:t>Realization</w:t>
            </w:r>
            <w:r w:rsidR="00385106" w:rsidRPr="00CE25AF">
              <w:rPr>
                <w:lang w:val="en-US"/>
              </w:rPr>
              <w:t xml:space="preserve"> depends on the serialization rules for a technology.</w:t>
            </w:r>
          </w:p>
        </w:tc>
        <w:tc>
          <w:tcPr>
            <w:tcW w:w="4766" w:type="dxa"/>
          </w:tcPr>
          <w:p w14:paraId="03C119F4" w14:textId="77777777" w:rsidR="00385106" w:rsidRPr="00CE25AF" w:rsidRDefault="00385106" w:rsidP="00385106">
            <w:pPr>
              <w:rPr>
                <w:lang w:val="en-US"/>
              </w:rPr>
            </w:pPr>
            <w:r w:rsidRPr="00CE25AF">
              <w:rPr>
                <w:lang w:val="en-US"/>
              </w:rPr>
              <w:t>In xml:</w:t>
            </w:r>
          </w:p>
          <w:p w14:paraId="220D4D94" w14:textId="77777777" w:rsidR="00385106" w:rsidRPr="00CE25AF" w:rsidRDefault="00385106" w:rsidP="00385106">
            <w:pPr>
              <w:pStyle w:val="Code0"/>
            </w:pPr>
            <w:r w:rsidRPr="00CE25AF">
              <w:t>&lt;</w:t>
            </w:r>
            <w:proofErr w:type="spellStart"/>
            <w:r w:rsidRPr="00CE25AF">
              <w:t>aas:langString</w:t>
            </w:r>
            <w:proofErr w:type="spellEnd"/>
            <w:r w:rsidRPr="00CE25AF">
              <w:t xml:space="preserve"> lang="EN"&gt;This is a multi-language value in English&lt;/</w:t>
            </w:r>
            <w:proofErr w:type="spellStart"/>
            <w:r w:rsidRPr="00CE25AF">
              <w:t>aas:langString</w:t>
            </w:r>
            <w:proofErr w:type="spellEnd"/>
            <w:r w:rsidRPr="00CE25AF">
              <w:t>&gt;</w:t>
            </w:r>
          </w:p>
          <w:p w14:paraId="7365F97C" w14:textId="77777777" w:rsidR="00385106" w:rsidRPr="00950C6B" w:rsidRDefault="00385106" w:rsidP="00385106">
            <w:pPr>
              <w:pStyle w:val="Code0"/>
              <w:rPr>
                <w:lang w:val="de-DE"/>
              </w:rPr>
            </w:pPr>
            <w:r w:rsidRPr="00950C6B">
              <w:rPr>
                <w:lang w:val="de-DE"/>
              </w:rPr>
              <w:t>&lt;</w:t>
            </w:r>
            <w:proofErr w:type="spellStart"/>
            <w:r w:rsidRPr="00950C6B">
              <w:rPr>
                <w:lang w:val="de-DE"/>
              </w:rPr>
              <w:t>aas:langString</w:t>
            </w:r>
            <w:proofErr w:type="spellEnd"/>
            <w:r w:rsidRPr="00950C6B">
              <w:rPr>
                <w:lang w:val="de-DE"/>
              </w:rPr>
              <w:t xml:space="preserve"> lang="DE"&gt; Das ist ein Multi-Language-Wert in Deutsch &lt;/</w:t>
            </w:r>
            <w:proofErr w:type="spellStart"/>
            <w:r w:rsidRPr="00950C6B">
              <w:rPr>
                <w:lang w:val="de-DE"/>
              </w:rPr>
              <w:t>aas:langString</w:t>
            </w:r>
            <w:proofErr w:type="spellEnd"/>
            <w:r w:rsidRPr="00950C6B">
              <w:rPr>
                <w:lang w:val="de-DE"/>
              </w:rPr>
              <w:t>&gt;</w:t>
            </w:r>
          </w:p>
          <w:p w14:paraId="2A20F845" w14:textId="77777777" w:rsidR="00385106" w:rsidRPr="00950C6B" w:rsidRDefault="00385106" w:rsidP="00385106"/>
          <w:p w14:paraId="4DE12A09" w14:textId="77777777" w:rsidR="00385106" w:rsidRPr="00CE25AF" w:rsidRDefault="00385106" w:rsidP="00385106">
            <w:pPr>
              <w:rPr>
                <w:lang w:val="en-US"/>
              </w:rPr>
            </w:pPr>
            <w:r w:rsidRPr="00CE25AF">
              <w:rPr>
                <w:lang w:val="en-US"/>
              </w:rPr>
              <w:t xml:space="preserve">In </w:t>
            </w:r>
            <w:proofErr w:type="spellStart"/>
            <w:r w:rsidRPr="00CE25AF">
              <w:rPr>
                <w:lang w:val="en-US"/>
              </w:rPr>
              <w:t>rdf</w:t>
            </w:r>
            <w:proofErr w:type="spellEnd"/>
            <w:r w:rsidRPr="00CE25AF">
              <w:rPr>
                <w:lang w:val="en-US"/>
              </w:rPr>
              <w:t>:</w:t>
            </w:r>
          </w:p>
          <w:p w14:paraId="5216733C" w14:textId="77777777" w:rsidR="00385106" w:rsidRPr="00CE25AF" w:rsidRDefault="00385106" w:rsidP="00385106">
            <w:pPr>
              <w:pStyle w:val="Code0"/>
            </w:pPr>
            <w:r w:rsidRPr="00CE25AF">
              <w:t>"This is a multi-language value in English"@</w:t>
            </w:r>
            <w:proofErr w:type="spellStart"/>
            <w:r w:rsidRPr="00CE25AF">
              <w:t>en</w:t>
            </w:r>
            <w:proofErr w:type="spellEnd"/>
            <w:r w:rsidRPr="00CE25AF">
              <w:t xml:space="preserve"> ;</w:t>
            </w:r>
          </w:p>
          <w:p w14:paraId="424FA814" w14:textId="77777777" w:rsidR="00385106" w:rsidRPr="00950C6B" w:rsidRDefault="00385106" w:rsidP="00385106">
            <w:pPr>
              <w:pStyle w:val="Code0"/>
              <w:rPr>
                <w:lang w:val="de-DE"/>
              </w:rPr>
            </w:pPr>
            <w:r w:rsidRPr="00950C6B">
              <w:rPr>
                <w:lang w:val="de-DE"/>
              </w:rPr>
              <w:t xml:space="preserve">"Das ist ein Multi-Language-Wert in </w:t>
            </w:r>
            <w:proofErr w:type="spellStart"/>
            <w:r w:rsidRPr="00950C6B">
              <w:rPr>
                <w:lang w:val="de-DE"/>
              </w:rPr>
              <w:t>Deutsch"@de</w:t>
            </w:r>
            <w:proofErr w:type="spellEnd"/>
          </w:p>
          <w:p w14:paraId="04EFD498" w14:textId="77777777" w:rsidR="00385106" w:rsidRPr="00950C6B" w:rsidRDefault="00385106" w:rsidP="00385106"/>
          <w:p w14:paraId="7FBB9013" w14:textId="77777777" w:rsidR="00385106" w:rsidRPr="002670C6" w:rsidRDefault="00385106" w:rsidP="00385106">
            <w:pPr>
              <w:rPr>
                <w:lang w:val="fr-FR"/>
              </w:rPr>
            </w:pPr>
            <w:r w:rsidRPr="002670C6">
              <w:rPr>
                <w:lang w:val="fr-FR"/>
              </w:rPr>
              <w:t>In JSON:</w:t>
            </w:r>
          </w:p>
          <w:p w14:paraId="59932655" w14:textId="77777777" w:rsidR="00385106" w:rsidRPr="002670C6" w:rsidRDefault="00385106" w:rsidP="00385106">
            <w:pPr>
              <w:pStyle w:val="Code0"/>
              <w:rPr>
                <w:lang w:val="fr-FR"/>
              </w:rPr>
            </w:pPr>
            <w:r w:rsidRPr="002670C6">
              <w:rPr>
                <w:lang w:val="fr-FR"/>
              </w:rPr>
              <w:t>"description": [</w:t>
            </w:r>
          </w:p>
          <w:p w14:paraId="7D326769" w14:textId="77777777" w:rsidR="00385106" w:rsidRPr="002670C6" w:rsidRDefault="00385106" w:rsidP="00385106">
            <w:pPr>
              <w:pStyle w:val="Code0"/>
              <w:rPr>
                <w:lang w:val="fr-FR"/>
              </w:rPr>
            </w:pPr>
            <w:r w:rsidRPr="002670C6">
              <w:rPr>
                <w:lang w:val="fr-FR"/>
              </w:rPr>
              <w:t>  {</w:t>
            </w:r>
          </w:p>
          <w:p w14:paraId="11B633DD" w14:textId="2382CB61" w:rsidR="00385106" w:rsidRPr="002670C6" w:rsidRDefault="00385106" w:rsidP="00385106">
            <w:pPr>
              <w:pStyle w:val="Code0"/>
              <w:rPr>
                <w:lang w:val="fr-FR"/>
              </w:rPr>
            </w:pPr>
            <w:r w:rsidRPr="002670C6">
              <w:rPr>
                <w:lang w:val="fr-FR"/>
              </w:rPr>
              <w:t>      "</w:t>
            </w:r>
            <w:proofErr w:type="spellStart"/>
            <w:r w:rsidRPr="002670C6">
              <w:rPr>
                <w:lang w:val="fr-FR"/>
              </w:rPr>
              <w:t>language</w:t>
            </w:r>
            <w:proofErr w:type="spellEnd"/>
            <w:r w:rsidRPr="002670C6">
              <w:rPr>
                <w:lang w:val="fr-FR"/>
              </w:rPr>
              <w:t>":"</w:t>
            </w:r>
            <w:r w:rsidR="00150F24" w:rsidRPr="002670C6">
              <w:rPr>
                <w:lang w:val="fr-FR"/>
              </w:rPr>
              <w:t>en</w:t>
            </w:r>
            <w:r w:rsidRPr="002670C6">
              <w:rPr>
                <w:lang w:val="fr-FR"/>
              </w:rPr>
              <w:t>", </w:t>
            </w:r>
          </w:p>
          <w:p w14:paraId="15F05D8F" w14:textId="6102BB6D" w:rsidR="00385106" w:rsidRPr="00CE25AF" w:rsidRDefault="00385106" w:rsidP="00385106">
            <w:pPr>
              <w:pStyle w:val="Code0"/>
            </w:pPr>
            <w:r w:rsidRPr="002670C6">
              <w:rPr>
                <w:rFonts w:ascii="Times New Roman" w:hAnsi="Times New Roman"/>
                <w:sz w:val="14"/>
                <w:lang w:val="fr-FR"/>
              </w:rPr>
              <w:t>         </w:t>
            </w:r>
            <w:r w:rsidRPr="00CE25AF">
              <w:t>"text":</w:t>
            </w:r>
            <w:r w:rsidR="00150F24" w:rsidRPr="00CE25AF">
              <w:t xml:space="preserve"> </w:t>
            </w:r>
            <w:r w:rsidRPr="00CE25AF">
              <w:t>"This is a multi-language value in English."</w:t>
            </w:r>
          </w:p>
          <w:p w14:paraId="4141FA3C" w14:textId="77777777" w:rsidR="00385106" w:rsidRPr="00950C6B" w:rsidRDefault="00385106" w:rsidP="00385106">
            <w:pPr>
              <w:pStyle w:val="Code0"/>
              <w:rPr>
                <w:lang w:val="de-DE"/>
              </w:rPr>
            </w:pPr>
            <w:r w:rsidRPr="00CE25AF">
              <w:t xml:space="preserve">  </w:t>
            </w:r>
            <w:r w:rsidRPr="00950C6B">
              <w:rPr>
                <w:lang w:val="de-DE"/>
              </w:rPr>
              <w:t>},</w:t>
            </w:r>
          </w:p>
          <w:p w14:paraId="1B29ADFC" w14:textId="77777777" w:rsidR="00385106" w:rsidRPr="00950C6B" w:rsidRDefault="00385106" w:rsidP="00385106">
            <w:pPr>
              <w:pStyle w:val="Code0"/>
              <w:rPr>
                <w:sz w:val="20"/>
                <w:lang w:val="de-DE"/>
              </w:rPr>
            </w:pPr>
            <w:r w:rsidRPr="00950C6B">
              <w:rPr>
                <w:lang w:val="de-DE"/>
              </w:rPr>
              <w:t xml:space="preserve">  { </w:t>
            </w:r>
          </w:p>
          <w:p w14:paraId="29045C63" w14:textId="73297B92" w:rsidR="00385106" w:rsidRPr="00950C6B" w:rsidRDefault="00385106" w:rsidP="00385106">
            <w:pPr>
              <w:pStyle w:val="Code0"/>
              <w:rPr>
                <w:lang w:val="de-DE"/>
              </w:rPr>
            </w:pPr>
            <w:r w:rsidRPr="00950C6B">
              <w:rPr>
                <w:lang w:val="de-DE"/>
              </w:rPr>
              <w:t xml:space="preserve">       "</w:t>
            </w:r>
            <w:proofErr w:type="spellStart"/>
            <w:r w:rsidRPr="00950C6B">
              <w:rPr>
                <w:lang w:val="de-DE"/>
              </w:rPr>
              <w:t>language</w:t>
            </w:r>
            <w:proofErr w:type="spellEnd"/>
            <w:r w:rsidRPr="00950C6B">
              <w:rPr>
                <w:lang w:val="de-DE"/>
              </w:rPr>
              <w:t>":"</w:t>
            </w:r>
            <w:r w:rsidR="00150F24" w:rsidRPr="00950C6B">
              <w:rPr>
                <w:lang w:val="de-DE"/>
              </w:rPr>
              <w:t>de</w:t>
            </w:r>
            <w:r w:rsidRPr="00950C6B">
              <w:rPr>
                <w:lang w:val="de-DE"/>
              </w:rPr>
              <w:t xml:space="preserve">", </w:t>
            </w:r>
          </w:p>
          <w:p w14:paraId="27591284" w14:textId="6C66727F" w:rsidR="00385106" w:rsidRPr="00950C6B" w:rsidRDefault="00385106" w:rsidP="00385106">
            <w:pPr>
              <w:pStyle w:val="Code0"/>
              <w:rPr>
                <w:lang w:val="de-DE"/>
              </w:rPr>
            </w:pPr>
            <w:r w:rsidRPr="00950C6B">
              <w:rPr>
                <w:lang w:val="de-DE"/>
              </w:rPr>
              <w:t xml:space="preserve">       "</w:t>
            </w:r>
            <w:proofErr w:type="spellStart"/>
            <w:r w:rsidRPr="00950C6B">
              <w:rPr>
                <w:lang w:val="de-DE"/>
              </w:rPr>
              <w:t>text</w:t>
            </w:r>
            <w:proofErr w:type="spellEnd"/>
            <w:r w:rsidRPr="00950C6B">
              <w:rPr>
                <w:lang w:val="de-DE"/>
              </w:rPr>
              <w:t>":</w:t>
            </w:r>
            <w:r w:rsidR="00150F24" w:rsidRPr="00950C6B">
              <w:rPr>
                <w:lang w:val="de-DE"/>
              </w:rPr>
              <w:t xml:space="preserve"> </w:t>
            </w:r>
            <w:r w:rsidRPr="00950C6B">
              <w:rPr>
                <w:lang w:val="de-DE"/>
              </w:rPr>
              <w:t xml:space="preserve">"Das ist ein Multi-Language-Wert in Deutsch."  </w:t>
            </w:r>
          </w:p>
          <w:p w14:paraId="1F280F8C" w14:textId="77777777" w:rsidR="00385106" w:rsidRPr="00CE25AF" w:rsidRDefault="00385106" w:rsidP="00385106">
            <w:pPr>
              <w:pStyle w:val="Code0"/>
            </w:pPr>
            <w:r w:rsidRPr="00950C6B">
              <w:rPr>
                <w:lang w:val="de-DE"/>
              </w:rPr>
              <w:t>   </w:t>
            </w:r>
            <w:r w:rsidRPr="00CE25AF">
              <w:t>}</w:t>
            </w:r>
          </w:p>
          <w:p w14:paraId="5EE92D2C" w14:textId="77777777" w:rsidR="00385106" w:rsidRPr="007C14E8" w:rsidRDefault="00385106" w:rsidP="00385106">
            <w:pPr>
              <w:pStyle w:val="Code0"/>
              <w:rPr>
                <w:rFonts w:ascii="Times New Roman" w:hAnsi="Times New Roman"/>
                <w:sz w:val="18"/>
              </w:rPr>
            </w:pPr>
            <w:r w:rsidRPr="00CE25AF">
              <w:t>]</w:t>
            </w:r>
          </w:p>
          <w:p w14:paraId="7D03AB84" w14:textId="77777777" w:rsidR="00385106" w:rsidRPr="007C14E8" w:rsidRDefault="00385106" w:rsidP="00385106">
            <w:pPr>
              <w:rPr>
                <w:lang w:val="en-US"/>
              </w:rPr>
            </w:pPr>
          </w:p>
        </w:tc>
      </w:tr>
      <w:tr w:rsidR="007B4328" w:rsidRPr="00C51190" w14:paraId="432353DE" w14:textId="77777777" w:rsidTr="00C72010">
        <w:tc>
          <w:tcPr>
            <w:tcW w:w="2113" w:type="dxa"/>
          </w:tcPr>
          <w:p w14:paraId="2B16ED8F" w14:textId="70EC2997" w:rsidR="007B4328" w:rsidRPr="007C14E8" w:rsidRDefault="007B4328" w:rsidP="00385106">
            <w:pPr>
              <w:rPr>
                <w:lang w:val="en-US"/>
              </w:rPr>
            </w:pPr>
            <w:proofErr w:type="spellStart"/>
            <w:r w:rsidRPr="007C14E8">
              <w:rPr>
                <w:lang w:val="en-US"/>
              </w:rPr>
              <w:lastRenderedPageBreak/>
              <w:t>MessageTopicType</w:t>
            </w:r>
            <w:proofErr w:type="spellEnd"/>
          </w:p>
        </w:tc>
        <w:tc>
          <w:tcPr>
            <w:tcW w:w="2976" w:type="dxa"/>
          </w:tcPr>
          <w:p w14:paraId="29A46343" w14:textId="13A8A6FB" w:rsidR="007B4328" w:rsidRPr="00CE25AF" w:rsidRDefault="007B4328" w:rsidP="00385106">
            <w:pPr>
              <w:rPr>
                <w:i/>
                <w:iCs/>
                <w:lang w:val="en-US"/>
              </w:rPr>
            </w:pPr>
            <w:r w:rsidRPr="00CE25AF">
              <w:rPr>
                <w:i/>
                <w:iCs/>
                <w:lang w:val="en-US"/>
              </w:rPr>
              <w:t xml:space="preserve">string </w:t>
            </w:r>
            <w:r w:rsidRPr="00CE25AF">
              <w:rPr>
                <w:lang w:val="en-US"/>
              </w:rPr>
              <w:t xml:space="preserve">with </w:t>
            </w:r>
            <w:r w:rsidR="00CE0634" w:rsidRPr="00CE25AF">
              <w:rPr>
                <w:lang w:val="en-US"/>
              </w:rPr>
              <w:t>max</w:t>
            </w:r>
            <w:r w:rsidRPr="00CE25AF">
              <w:rPr>
                <w:lang w:val="en-US"/>
              </w:rPr>
              <w:t xml:space="preserve"> 255 and min 1 character</w:t>
            </w:r>
            <w:r w:rsidR="00CE0634" w:rsidRPr="00CE25AF">
              <w:rPr>
                <w:lang w:val="en-US"/>
              </w:rPr>
              <w:t>s</w:t>
            </w:r>
          </w:p>
        </w:tc>
        <w:tc>
          <w:tcPr>
            <w:tcW w:w="4766" w:type="dxa"/>
          </w:tcPr>
          <w:p w14:paraId="2280D2CA" w14:textId="77777777" w:rsidR="007B4328" w:rsidRPr="00CE25AF" w:rsidRDefault="007B4328" w:rsidP="00385106">
            <w:pPr>
              <w:rPr>
                <w:i/>
                <w:iCs/>
                <w:lang w:val="en-US"/>
              </w:rPr>
            </w:pPr>
          </w:p>
        </w:tc>
      </w:tr>
      <w:tr w:rsidR="00B42593" w:rsidRPr="00CE25AF" w14:paraId="41FAE53E" w14:textId="77777777" w:rsidTr="00C72010">
        <w:tc>
          <w:tcPr>
            <w:tcW w:w="2113" w:type="dxa"/>
          </w:tcPr>
          <w:p w14:paraId="1AA325A9" w14:textId="647F2688" w:rsidR="00B42593" w:rsidRPr="007C14E8" w:rsidRDefault="00B42593" w:rsidP="00385106">
            <w:pPr>
              <w:rPr>
                <w:lang w:val="en-US"/>
              </w:rPr>
            </w:pPr>
            <w:proofErr w:type="spellStart"/>
            <w:r w:rsidRPr="007C14E8">
              <w:rPr>
                <w:lang w:val="en-US"/>
              </w:rPr>
              <w:t>MultiLanguageNameType</w:t>
            </w:r>
            <w:proofErr w:type="spellEnd"/>
          </w:p>
        </w:tc>
        <w:tc>
          <w:tcPr>
            <w:tcW w:w="2976" w:type="dxa"/>
          </w:tcPr>
          <w:p w14:paraId="1B44B9EF" w14:textId="77777777" w:rsidR="00B42593" w:rsidRPr="00CE25AF" w:rsidRDefault="00B42593" w:rsidP="00385106">
            <w:pPr>
              <w:rPr>
                <w:i/>
                <w:iCs/>
                <w:lang w:val="en-US"/>
              </w:rPr>
            </w:pPr>
            <w:proofErr w:type="spellStart"/>
            <w:r w:rsidRPr="00CE25AF">
              <w:rPr>
                <w:i/>
                <w:iCs/>
                <w:lang w:val="en-US"/>
              </w:rPr>
              <w:t>LangStringSet</w:t>
            </w:r>
            <w:proofErr w:type="spellEnd"/>
            <w:r w:rsidRPr="00CE25AF">
              <w:rPr>
                <w:i/>
                <w:iCs/>
                <w:lang w:val="en-US"/>
              </w:rPr>
              <w:t xml:space="preserve"> </w:t>
            </w:r>
          </w:p>
          <w:p w14:paraId="7FE8759E" w14:textId="308998CC" w:rsidR="00B42593" w:rsidRPr="00CE25AF" w:rsidRDefault="005B3037" w:rsidP="00385106">
            <w:pPr>
              <w:rPr>
                <w:lang w:val="en-US"/>
              </w:rPr>
            </w:pPr>
            <w:r w:rsidRPr="00470D60">
              <w:rPr>
                <w:lang w:val="en-US"/>
              </w:rPr>
              <w:t xml:space="preserve">Each </w:t>
            </w:r>
            <w:proofErr w:type="spellStart"/>
            <w:r>
              <w:rPr>
                <w:lang w:val="en-US"/>
              </w:rPr>
              <w:t>langString</w:t>
            </w:r>
            <w:proofErr w:type="spellEnd"/>
            <w:r w:rsidRPr="00470D60">
              <w:rPr>
                <w:lang w:val="en-US"/>
              </w:rPr>
              <w:t xml:space="preserve"> within </w:t>
            </w:r>
            <w:r>
              <w:rPr>
                <w:lang w:val="en-US"/>
              </w:rPr>
              <w:t>the array of strings</w:t>
            </w:r>
            <w:r w:rsidRPr="00470D60">
              <w:rPr>
                <w:lang w:val="en-US"/>
              </w:rPr>
              <w:t xml:space="preserve"> has a ma</w:t>
            </w:r>
            <w:r>
              <w:rPr>
                <w:lang w:val="en-US"/>
              </w:rPr>
              <w:t>x of</w:t>
            </w:r>
            <w:r w:rsidRPr="00470D60">
              <w:rPr>
                <w:lang w:val="en-US"/>
              </w:rPr>
              <w:t xml:space="preserve"> 1023</w:t>
            </w:r>
            <w:r>
              <w:rPr>
                <w:lang w:val="en-US"/>
              </w:rPr>
              <w:t xml:space="preserve"> and a min of 1</w:t>
            </w:r>
            <w:r w:rsidRPr="00470D60">
              <w:rPr>
                <w:lang w:val="en-US"/>
              </w:rPr>
              <w:t xml:space="preserve"> characters</w:t>
            </w:r>
            <w:r w:rsidRPr="00CE25AF">
              <w:rPr>
                <w:lang w:val="en-US"/>
              </w:rPr>
              <w:t xml:space="preserve"> </w:t>
            </w:r>
            <w:r w:rsidR="00F37210" w:rsidRPr="00CE25AF">
              <w:rPr>
                <w:lang w:val="en-US"/>
              </w:rPr>
              <w:t xml:space="preserve">(as for </w:t>
            </w:r>
            <w:proofErr w:type="spellStart"/>
            <w:r w:rsidR="00F37210" w:rsidRPr="00CE25AF">
              <w:rPr>
                <w:lang w:val="en-US"/>
              </w:rPr>
              <w:t>NameType</w:t>
            </w:r>
            <w:proofErr w:type="spellEnd"/>
            <w:r w:rsidR="00F37210" w:rsidRPr="00CE25AF">
              <w:rPr>
                <w:lang w:val="en-US"/>
              </w:rPr>
              <w:t>)</w:t>
            </w:r>
            <w:r w:rsidR="00CE0634" w:rsidRPr="00CE25AF">
              <w:rPr>
                <w:lang w:val="en-US"/>
              </w:rPr>
              <w:t>.</w:t>
            </w:r>
          </w:p>
        </w:tc>
        <w:tc>
          <w:tcPr>
            <w:tcW w:w="4766" w:type="dxa"/>
          </w:tcPr>
          <w:p w14:paraId="13F53B91" w14:textId="5480629A" w:rsidR="00B42593" w:rsidRPr="00CE25AF" w:rsidRDefault="00B42593" w:rsidP="00385106">
            <w:pPr>
              <w:rPr>
                <w:i/>
                <w:iCs/>
                <w:lang w:val="en-US"/>
              </w:rPr>
            </w:pPr>
            <w:r w:rsidRPr="00CE25AF">
              <w:rPr>
                <w:i/>
                <w:iCs/>
                <w:lang w:val="en-US"/>
              </w:rPr>
              <w:t xml:space="preserve">See </w:t>
            </w:r>
            <w:proofErr w:type="spellStart"/>
            <w:r w:rsidRPr="00CE25AF">
              <w:rPr>
                <w:i/>
                <w:iCs/>
                <w:lang w:val="en-US"/>
              </w:rPr>
              <w:t>LangStringSet</w:t>
            </w:r>
            <w:proofErr w:type="spellEnd"/>
          </w:p>
        </w:tc>
      </w:tr>
      <w:tr w:rsidR="00B42593" w:rsidRPr="00CE25AF" w14:paraId="5AAE29CF" w14:textId="77777777" w:rsidTr="00C72010">
        <w:tc>
          <w:tcPr>
            <w:tcW w:w="2113" w:type="dxa"/>
          </w:tcPr>
          <w:p w14:paraId="3EEDBA61" w14:textId="7ED4E1A5" w:rsidR="00B42593" w:rsidRPr="007C14E8" w:rsidRDefault="00B42593" w:rsidP="00B42593">
            <w:pPr>
              <w:rPr>
                <w:lang w:val="en-US"/>
              </w:rPr>
            </w:pPr>
            <w:proofErr w:type="spellStart"/>
            <w:r w:rsidRPr="007C14E8">
              <w:rPr>
                <w:lang w:val="en-US"/>
              </w:rPr>
              <w:t>MultiLanguageTextType</w:t>
            </w:r>
            <w:proofErr w:type="spellEnd"/>
          </w:p>
        </w:tc>
        <w:tc>
          <w:tcPr>
            <w:tcW w:w="2976" w:type="dxa"/>
          </w:tcPr>
          <w:p w14:paraId="4BB68915" w14:textId="77777777" w:rsidR="00B42593" w:rsidRPr="00CE25AF" w:rsidRDefault="00B42593" w:rsidP="00B42593">
            <w:pPr>
              <w:rPr>
                <w:i/>
                <w:iCs/>
                <w:lang w:val="en-US"/>
              </w:rPr>
            </w:pPr>
            <w:proofErr w:type="spellStart"/>
            <w:r w:rsidRPr="00CE25AF">
              <w:rPr>
                <w:i/>
                <w:iCs/>
                <w:lang w:val="en-US"/>
              </w:rPr>
              <w:t>LangStringSet</w:t>
            </w:r>
            <w:proofErr w:type="spellEnd"/>
            <w:r w:rsidRPr="00CE25AF">
              <w:rPr>
                <w:i/>
                <w:iCs/>
                <w:lang w:val="en-US"/>
              </w:rPr>
              <w:t xml:space="preserve"> </w:t>
            </w:r>
          </w:p>
          <w:p w14:paraId="4113F0CF" w14:textId="149CDC85" w:rsidR="00B42593" w:rsidRPr="00CE25AF" w:rsidRDefault="00B42593" w:rsidP="00B42593">
            <w:pPr>
              <w:rPr>
                <w:i/>
                <w:iCs/>
                <w:lang w:val="en-US"/>
              </w:rPr>
            </w:pPr>
            <w:r w:rsidRPr="00CE25AF">
              <w:rPr>
                <w:lang w:val="en-US"/>
              </w:rPr>
              <w:t xml:space="preserve">Each string within </w:t>
            </w:r>
            <w:proofErr w:type="spellStart"/>
            <w:r w:rsidRPr="00CE25AF">
              <w:rPr>
                <w:lang w:val="en-US"/>
              </w:rPr>
              <w:t>langString</w:t>
            </w:r>
            <w:proofErr w:type="spellEnd"/>
            <w:r w:rsidRPr="00CE25AF">
              <w:rPr>
                <w:lang w:val="en-US"/>
              </w:rPr>
              <w:t xml:space="preserve"> has a max</w:t>
            </w:r>
            <w:r w:rsidR="00CE0634" w:rsidRPr="00CE25AF">
              <w:rPr>
                <w:lang w:val="en-US"/>
              </w:rPr>
              <w:t xml:space="preserve"> of</w:t>
            </w:r>
            <w:r w:rsidRPr="00CE25AF">
              <w:rPr>
                <w:lang w:val="en-US"/>
              </w:rPr>
              <w:t xml:space="preserve"> 1</w:t>
            </w:r>
            <w:r w:rsidR="00CE0634" w:rsidRPr="00CE25AF">
              <w:rPr>
                <w:lang w:val="en-US"/>
              </w:rPr>
              <w:t>,</w:t>
            </w:r>
            <w:r w:rsidRPr="00CE25AF">
              <w:rPr>
                <w:lang w:val="en-US"/>
              </w:rPr>
              <w:t>023</w:t>
            </w:r>
            <w:r w:rsidR="00171E45" w:rsidRPr="00CE25AF">
              <w:rPr>
                <w:lang w:val="en-US"/>
              </w:rPr>
              <w:t xml:space="preserve"> and min</w:t>
            </w:r>
            <w:r w:rsidR="00CE0634" w:rsidRPr="00CE25AF">
              <w:rPr>
                <w:lang w:val="en-US"/>
              </w:rPr>
              <w:t xml:space="preserve"> of</w:t>
            </w:r>
            <w:r w:rsidR="00171E45" w:rsidRPr="00CE25AF">
              <w:rPr>
                <w:lang w:val="en-US"/>
              </w:rPr>
              <w:t xml:space="preserve"> 1</w:t>
            </w:r>
            <w:r w:rsidRPr="00CE25AF">
              <w:rPr>
                <w:lang w:val="en-US"/>
              </w:rPr>
              <w:t xml:space="preserve"> character</w:t>
            </w:r>
            <w:r w:rsidR="00CE0634" w:rsidRPr="00CE25AF">
              <w:rPr>
                <w:lang w:val="en-US"/>
              </w:rPr>
              <w:t>s.</w:t>
            </w:r>
          </w:p>
        </w:tc>
        <w:tc>
          <w:tcPr>
            <w:tcW w:w="4766" w:type="dxa"/>
          </w:tcPr>
          <w:p w14:paraId="3509F94F" w14:textId="59BE86B0" w:rsidR="00B42593" w:rsidRPr="00CE25AF" w:rsidRDefault="00B42593" w:rsidP="00B42593">
            <w:pPr>
              <w:rPr>
                <w:i/>
                <w:iCs/>
                <w:lang w:val="en-US"/>
              </w:rPr>
            </w:pPr>
            <w:r w:rsidRPr="00CE25AF">
              <w:rPr>
                <w:i/>
                <w:iCs/>
                <w:lang w:val="en-US"/>
              </w:rPr>
              <w:t xml:space="preserve">See </w:t>
            </w:r>
            <w:proofErr w:type="spellStart"/>
            <w:r w:rsidRPr="00CE25AF">
              <w:rPr>
                <w:i/>
                <w:iCs/>
                <w:lang w:val="en-US"/>
              </w:rPr>
              <w:t>LangStringSet</w:t>
            </w:r>
            <w:proofErr w:type="spellEnd"/>
          </w:p>
        </w:tc>
      </w:tr>
      <w:tr w:rsidR="00B42593" w:rsidRPr="00CE25AF" w14:paraId="6DD52045" w14:textId="77777777" w:rsidTr="00C72010">
        <w:tc>
          <w:tcPr>
            <w:tcW w:w="2113" w:type="dxa"/>
          </w:tcPr>
          <w:p w14:paraId="32244D16" w14:textId="2C1914E5" w:rsidR="00B42593" w:rsidRPr="007C14E8" w:rsidRDefault="00B42593" w:rsidP="00B42593">
            <w:pPr>
              <w:rPr>
                <w:lang w:val="en-US"/>
              </w:rPr>
            </w:pPr>
            <w:proofErr w:type="spellStart"/>
            <w:r w:rsidRPr="007C14E8">
              <w:rPr>
                <w:lang w:val="en-US"/>
              </w:rPr>
              <w:t>NameType</w:t>
            </w:r>
            <w:proofErr w:type="spellEnd"/>
          </w:p>
        </w:tc>
        <w:tc>
          <w:tcPr>
            <w:tcW w:w="2976" w:type="dxa"/>
          </w:tcPr>
          <w:p w14:paraId="35AE097A" w14:textId="01232DE4" w:rsidR="00B42593" w:rsidRPr="00CE25AF" w:rsidDel="00C37F14" w:rsidRDefault="00B42593" w:rsidP="00B42593">
            <w:pPr>
              <w:rPr>
                <w:i/>
                <w:iCs/>
                <w:lang w:val="en-US"/>
              </w:rPr>
            </w:pPr>
            <w:r w:rsidRPr="00CE25AF">
              <w:rPr>
                <w:i/>
                <w:iCs/>
                <w:lang w:val="en-US"/>
              </w:rPr>
              <w:t xml:space="preserve">string </w:t>
            </w:r>
            <w:r w:rsidRPr="00CE25AF">
              <w:rPr>
                <w:lang w:val="en-US"/>
              </w:rPr>
              <w:t xml:space="preserve">with </w:t>
            </w:r>
            <w:r w:rsidR="00CE0634" w:rsidRPr="00CE25AF">
              <w:rPr>
                <w:lang w:val="en-US"/>
              </w:rPr>
              <w:t>max</w:t>
            </w:r>
            <w:r w:rsidRPr="00CE25AF">
              <w:rPr>
                <w:lang w:val="en-US"/>
              </w:rPr>
              <w:t xml:space="preserve"> 128 </w:t>
            </w:r>
            <w:r w:rsidR="00171E45" w:rsidRPr="00CE25AF">
              <w:rPr>
                <w:lang w:val="en-US"/>
              </w:rPr>
              <w:t xml:space="preserve">and </w:t>
            </w:r>
            <w:r w:rsidR="00CE0634" w:rsidRPr="00CE25AF">
              <w:rPr>
                <w:lang w:val="en-US"/>
              </w:rPr>
              <w:t xml:space="preserve">min </w:t>
            </w:r>
            <w:r w:rsidR="00171E45" w:rsidRPr="00CE25AF">
              <w:rPr>
                <w:lang w:val="en-US"/>
              </w:rPr>
              <w:t xml:space="preserve">1 </w:t>
            </w:r>
            <w:r w:rsidR="00CE0634" w:rsidRPr="00CE25AF">
              <w:rPr>
                <w:lang w:val="en-US"/>
              </w:rPr>
              <w:t>charac</w:t>
            </w:r>
            <w:del w:id="2042" w:author="Boss, Birgit (Bosch)" w:date="2023-01-28T21:02:00Z">
              <w:r w:rsidR="00CE0634" w:rsidRPr="00CE25AF" w:rsidDel="004F4FEC">
                <w:rPr>
                  <w:lang w:val="en-US"/>
                </w:rPr>
                <w:delText>h</w:delText>
              </w:r>
            </w:del>
            <w:r w:rsidR="00CE0634" w:rsidRPr="00CE25AF">
              <w:rPr>
                <w:lang w:val="en-US"/>
              </w:rPr>
              <w:t>ters</w:t>
            </w:r>
          </w:p>
        </w:tc>
        <w:tc>
          <w:tcPr>
            <w:tcW w:w="4766" w:type="dxa"/>
          </w:tcPr>
          <w:p w14:paraId="70AE67E8" w14:textId="370B6C8B" w:rsidR="00B42593" w:rsidRPr="00CE25AF" w:rsidRDefault="00B42593" w:rsidP="00B42593">
            <w:pPr>
              <w:rPr>
                <w:lang w:val="en-US"/>
              </w:rPr>
            </w:pPr>
            <w:r w:rsidRPr="00CE25AF">
              <w:rPr>
                <w:lang w:val="en-US"/>
              </w:rPr>
              <w:t>"</w:t>
            </w:r>
            <w:proofErr w:type="spellStart"/>
            <w:r w:rsidRPr="00CE25AF">
              <w:rPr>
                <w:lang w:val="en-US"/>
              </w:rPr>
              <w:t>ManufacturerPartId</w:t>
            </w:r>
            <w:proofErr w:type="spellEnd"/>
            <w:r w:rsidRPr="00CE25AF">
              <w:rPr>
                <w:lang w:val="en-US"/>
              </w:rPr>
              <w:t>"</w:t>
            </w:r>
          </w:p>
        </w:tc>
      </w:tr>
      <w:tr w:rsidR="00B42593" w:rsidRPr="00C51190" w14:paraId="3EC9C7D7" w14:textId="7A149319" w:rsidTr="00C72010">
        <w:tc>
          <w:tcPr>
            <w:tcW w:w="2113" w:type="dxa"/>
          </w:tcPr>
          <w:p w14:paraId="6A6861F1" w14:textId="77777777" w:rsidR="00B42593" w:rsidRPr="007C14E8" w:rsidRDefault="00B42593" w:rsidP="00B42593">
            <w:pPr>
              <w:rPr>
                <w:lang w:val="en-US"/>
              </w:rPr>
            </w:pPr>
            <w:proofErr w:type="spellStart"/>
            <w:r w:rsidRPr="007C14E8">
              <w:rPr>
                <w:lang w:val="en-US"/>
              </w:rPr>
              <w:t>PathType</w:t>
            </w:r>
            <w:proofErr w:type="spellEnd"/>
          </w:p>
        </w:tc>
        <w:tc>
          <w:tcPr>
            <w:tcW w:w="2976" w:type="dxa"/>
          </w:tcPr>
          <w:p w14:paraId="70D796B3" w14:textId="741A4D9F" w:rsidR="00B42593" w:rsidRPr="00CE25AF" w:rsidRDefault="00B42593" w:rsidP="00B42593">
            <w:pPr>
              <w:rPr>
                <w:i/>
                <w:iCs/>
                <w:lang w:val="en-US"/>
              </w:rPr>
            </w:pPr>
            <w:r w:rsidRPr="00CE25AF">
              <w:rPr>
                <w:i/>
                <w:iCs/>
                <w:lang w:val="en-US"/>
              </w:rPr>
              <w:t>Identifier</w:t>
            </w:r>
          </w:p>
          <w:p w14:paraId="41824CD1" w14:textId="62EBD975" w:rsidR="00B42593" w:rsidRPr="00CE25AF" w:rsidRDefault="00CE0634" w:rsidP="007C14E8">
            <w:pPr>
              <w:pStyle w:val="NOTE"/>
              <w:ind w:left="284" w:firstLine="0"/>
              <w:rPr>
                <w:lang w:val="en-US"/>
              </w:rPr>
            </w:pPr>
            <w:r w:rsidRPr="00CE25AF">
              <w:rPr>
                <w:lang w:val="en-US"/>
              </w:rPr>
              <w:t>Note: for a</w:t>
            </w:r>
            <w:r w:rsidR="00B42593" w:rsidRPr="00CE25AF">
              <w:rPr>
                <w:lang w:val="en-US"/>
              </w:rPr>
              <w:t xml:space="preserve">ny string </w:t>
            </w:r>
            <w:r w:rsidR="00B42593" w:rsidRPr="006C5C0E">
              <w:rPr>
                <w:lang w:val="en-US"/>
              </w:rPr>
              <w:t>conformant to</w:t>
            </w:r>
            <w:r w:rsidR="00B42593" w:rsidRPr="00CE25AF">
              <w:rPr>
                <w:lang w:val="en-US"/>
              </w:rPr>
              <w:t xml:space="preserve"> RFC8089</w:t>
            </w:r>
            <w:r w:rsidR="00B42593" w:rsidRPr="007C14E8">
              <w:rPr>
                <w:rStyle w:val="FootnoteReference"/>
                <w:lang w:val="en-US"/>
              </w:rPr>
              <w:footnoteReference w:id="22"/>
            </w:r>
            <w:r w:rsidR="00B42593" w:rsidRPr="00CE25AF">
              <w:rPr>
                <w:lang w:val="en-US"/>
              </w:rPr>
              <w:t>, the "file" URI scheme (for relative and absolute file paths)</w:t>
            </w:r>
            <w:r w:rsidRPr="00CE25AF">
              <w:rPr>
                <w:lang w:val="en-US"/>
              </w:rPr>
              <w:t xml:space="preserve"> applies.</w:t>
            </w:r>
          </w:p>
        </w:tc>
        <w:tc>
          <w:tcPr>
            <w:tcW w:w="4766" w:type="dxa"/>
          </w:tcPr>
          <w:p w14:paraId="73468061" w14:textId="41FA9507" w:rsidR="00B42593" w:rsidRPr="00CE25AF" w:rsidRDefault="00B42593" w:rsidP="00B42593">
            <w:pPr>
              <w:rPr>
                <w:lang w:val="en-US"/>
              </w:rPr>
            </w:pPr>
            <w:r w:rsidRPr="00CE25AF">
              <w:rPr>
                <w:lang w:val="en-US"/>
              </w:rPr>
              <w:t>./Specification.pdf</w:t>
            </w:r>
          </w:p>
          <w:p w14:paraId="3022637E" w14:textId="7B88D8F0" w:rsidR="00B42593" w:rsidRPr="00CE25AF" w:rsidRDefault="00B42593" w:rsidP="00B42593">
            <w:pPr>
              <w:rPr>
                <w:lang w:val="en-US"/>
              </w:rPr>
            </w:pPr>
            <w:r w:rsidRPr="00CE25AF">
              <w:rPr>
                <w:lang w:val="en-US"/>
              </w:rPr>
              <w:t>file:c:/local/Specification.pdf</w:t>
            </w:r>
          </w:p>
          <w:p w14:paraId="025C2C22" w14:textId="3853CCB8" w:rsidR="00B42593" w:rsidRPr="00CE25AF" w:rsidRDefault="00B42593" w:rsidP="00B42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CE25AF">
              <w:rPr>
                <w:lang w:val="en-US"/>
              </w:rPr>
              <w:t>file://host.example.com/path/to/file</w:t>
            </w:r>
          </w:p>
        </w:tc>
      </w:tr>
      <w:tr w:rsidR="00B42593" w:rsidRPr="00C51190" w14:paraId="0E0792A2" w14:textId="2515C62E" w:rsidTr="00C72010">
        <w:tc>
          <w:tcPr>
            <w:tcW w:w="2113" w:type="dxa"/>
          </w:tcPr>
          <w:p w14:paraId="5E045BBE" w14:textId="12A20B5B" w:rsidR="00B42593" w:rsidRPr="007C14E8" w:rsidRDefault="00B42593" w:rsidP="00B42593">
            <w:pPr>
              <w:rPr>
                <w:lang w:val="en-US"/>
              </w:rPr>
            </w:pPr>
            <w:proofErr w:type="spellStart"/>
            <w:r w:rsidRPr="007C14E8">
              <w:rPr>
                <w:lang w:val="en-US"/>
              </w:rPr>
              <w:t>QualifierType</w:t>
            </w:r>
            <w:proofErr w:type="spellEnd"/>
          </w:p>
        </w:tc>
        <w:tc>
          <w:tcPr>
            <w:tcW w:w="2976" w:type="dxa"/>
          </w:tcPr>
          <w:p w14:paraId="684083A7" w14:textId="6B63336A" w:rsidR="00B42593" w:rsidRPr="007C14E8" w:rsidRDefault="00B42593" w:rsidP="00B42593">
            <w:pPr>
              <w:rPr>
                <w:i/>
                <w:lang w:val="en-US"/>
              </w:rPr>
            </w:pPr>
            <w:proofErr w:type="spellStart"/>
            <w:r w:rsidRPr="007C14E8">
              <w:rPr>
                <w:i/>
                <w:lang w:val="en-US"/>
              </w:rPr>
              <w:t>NameType</w:t>
            </w:r>
            <w:proofErr w:type="spellEnd"/>
          </w:p>
        </w:tc>
        <w:tc>
          <w:tcPr>
            <w:tcW w:w="4766" w:type="dxa"/>
          </w:tcPr>
          <w:p w14:paraId="27D255A8" w14:textId="6FFCFF77" w:rsidR="00B42593" w:rsidRPr="00CE25AF" w:rsidRDefault="00B42593" w:rsidP="00C72010">
            <w:pPr>
              <w:tabs>
                <w:tab w:val="center" w:pos="2558"/>
              </w:tabs>
              <w:rPr>
                <w:lang w:val="en-US"/>
              </w:rPr>
            </w:pPr>
            <w:r w:rsidRPr="00CE25AF">
              <w:rPr>
                <w:lang w:val="en-US"/>
              </w:rPr>
              <w:t>"</w:t>
            </w:r>
            <w:proofErr w:type="spellStart"/>
            <w:r w:rsidRPr="00CE25AF">
              <w:rPr>
                <w:lang w:val="en-US"/>
              </w:rPr>
              <w:t>ExpressionSemantic</w:t>
            </w:r>
            <w:proofErr w:type="spellEnd"/>
            <w:r w:rsidRPr="00CE25AF">
              <w:rPr>
                <w:lang w:val="en-US"/>
              </w:rPr>
              <w:t xml:space="preserve">" </w:t>
            </w:r>
            <w:r w:rsidRPr="00CE25AF">
              <w:rPr>
                <w:lang w:val="en-US"/>
              </w:rPr>
              <w:tab/>
              <w:t xml:space="preserve">(as specified in DIN SPEC 92000:2019-09, see </w:t>
            </w:r>
            <w:r w:rsidRPr="00CE25AF">
              <w:rPr>
                <w:lang w:val="en-US"/>
              </w:rPr>
              <w:fldChar w:fldCharType="begin"/>
            </w:r>
            <w:r w:rsidRPr="00CE25AF">
              <w:rPr>
                <w:lang w:val="en-US"/>
              </w:rPr>
              <w:instrText xml:space="preserve"> REF PVSX_DIN_15 \h </w:instrText>
            </w:r>
            <w:r w:rsidRPr="00CE25AF">
              <w:rPr>
                <w:lang w:val="en-US"/>
              </w:rPr>
            </w:r>
            <w:r w:rsidRPr="00CE25AF">
              <w:rPr>
                <w:lang w:val="en-US"/>
              </w:rPr>
              <w:fldChar w:fldCharType="separate"/>
            </w:r>
            <w:r w:rsidR="00F511DE" w:rsidRPr="00CE25AF">
              <w:rPr>
                <w:lang w:val="en-US"/>
              </w:rPr>
              <w:t>[16]</w:t>
            </w:r>
            <w:r w:rsidRPr="00CE25AF">
              <w:rPr>
                <w:lang w:val="en-US"/>
              </w:rPr>
              <w:fldChar w:fldCharType="end"/>
            </w:r>
            <w:r w:rsidRPr="00CE25AF">
              <w:rPr>
                <w:lang w:val="en-US"/>
              </w:rPr>
              <w:t>)</w:t>
            </w:r>
          </w:p>
          <w:p w14:paraId="4F60A489" w14:textId="22478615" w:rsidR="00B42593" w:rsidRPr="00CE25AF" w:rsidRDefault="00B42593" w:rsidP="00B42593">
            <w:pPr>
              <w:rPr>
                <w:lang w:val="en-US"/>
              </w:rPr>
            </w:pPr>
            <w:r w:rsidRPr="00CE25AF">
              <w:rPr>
                <w:lang w:val="en-US"/>
              </w:rPr>
              <w:t>"life cycle qual" (as specified in IEC 61360-7 - IEC/SC 3D - Common Data Dictionary (CDD - V2.0015.0004</w:t>
            </w:r>
            <w:r w:rsidRPr="007C14E8">
              <w:rPr>
                <w:rStyle w:val="FootnoteReference"/>
                <w:lang w:val="en-US"/>
              </w:rPr>
              <w:footnoteReference w:id="23"/>
            </w:r>
            <w:r w:rsidRPr="00CE25AF">
              <w:rPr>
                <w:lang w:val="en-US"/>
              </w:rPr>
              <w:t>)</w:t>
            </w:r>
          </w:p>
        </w:tc>
      </w:tr>
      <w:tr w:rsidR="00B42593" w:rsidRPr="00CE25AF" w14:paraId="33BF8A8B" w14:textId="4994F3BC" w:rsidTr="00C72010">
        <w:tc>
          <w:tcPr>
            <w:tcW w:w="2113" w:type="dxa"/>
          </w:tcPr>
          <w:p w14:paraId="53911915" w14:textId="77777777" w:rsidR="00B42593" w:rsidRPr="007C14E8" w:rsidRDefault="00B42593" w:rsidP="00B42593">
            <w:pPr>
              <w:rPr>
                <w:lang w:val="en-US"/>
              </w:rPr>
            </w:pPr>
            <w:proofErr w:type="spellStart"/>
            <w:r w:rsidRPr="007C14E8">
              <w:rPr>
                <w:lang w:val="en-US"/>
              </w:rPr>
              <w:t>ValueDataType</w:t>
            </w:r>
            <w:proofErr w:type="spellEnd"/>
          </w:p>
        </w:tc>
        <w:tc>
          <w:tcPr>
            <w:tcW w:w="2976" w:type="dxa"/>
          </w:tcPr>
          <w:p w14:paraId="007C185E" w14:textId="69A63362" w:rsidR="00B42593" w:rsidRPr="00CE25AF" w:rsidRDefault="00B42593" w:rsidP="00B42593">
            <w:pPr>
              <w:rPr>
                <w:i/>
                <w:iCs/>
                <w:lang w:val="en-US"/>
              </w:rPr>
            </w:pPr>
            <w:r w:rsidRPr="00CE25AF">
              <w:rPr>
                <w:i/>
                <w:iCs/>
                <w:lang w:val="en-US"/>
              </w:rPr>
              <w:t xml:space="preserve">any </w:t>
            </w:r>
            <w:proofErr w:type="spellStart"/>
            <w:r w:rsidRPr="00CE25AF">
              <w:rPr>
                <w:i/>
                <w:iCs/>
                <w:lang w:val="en-US"/>
              </w:rPr>
              <w:t>xsd</w:t>
            </w:r>
            <w:proofErr w:type="spellEnd"/>
            <w:r w:rsidRPr="00CE25AF">
              <w:rPr>
                <w:i/>
                <w:iCs/>
                <w:lang w:val="en-US"/>
              </w:rPr>
              <w:t xml:space="preserve"> atomic type as specified via </w:t>
            </w:r>
            <w:proofErr w:type="spellStart"/>
            <w:r w:rsidRPr="00CE25AF">
              <w:rPr>
                <w:lang w:val="en-US"/>
              </w:rPr>
              <w:t>DataTypeDefXsd</w:t>
            </w:r>
            <w:proofErr w:type="spellEnd"/>
          </w:p>
        </w:tc>
        <w:tc>
          <w:tcPr>
            <w:tcW w:w="4766" w:type="dxa"/>
          </w:tcPr>
          <w:p w14:paraId="0777B69A" w14:textId="58604100" w:rsidR="00B42593" w:rsidRPr="00CE25AF" w:rsidRDefault="00B42593" w:rsidP="00B42593">
            <w:pPr>
              <w:rPr>
                <w:lang w:val="en-US"/>
              </w:rPr>
            </w:pPr>
            <w:r w:rsidRPr="00CE25AF">
              <w:rPr>
                <w:lang w:val="en-US"/>
              </w:rPr>
              <w:t>"This is a string value"</w:t>
            </w:r>
          </w:p>
          <w:p w14:paraId="2317EB7D" w14:textId="77777777" w:rsidR="00B42593" w:rsidRPr="007C14E8" w:rsidRDefault="00B42593" w:rsidP="00B42593">
            <w:pPr>
              <w:rPr>
                <w:lang w:val="en-US"/>
              </w:rPr>
            </w:pPr>
            <w:r w:rsidRPr="007C14E8">
              <w:rPr>
                <w:lang w:val="en-US"/>
              </w:rPr>
              <w:t>10</w:t>
            </w:r>
          </w:p>
          <w:p w14:paraId="1283D36A" w14:textId="77777777" w:rsidR="00B42593" w:rsidRPr="007C14E8" w:rsidRDefault="00B42593" w:rsidP="00B42593">
            <w:pPr>
              <w:rPr>
                <w:lang w:val="en-US"/>
              </w:rPr>
            </w:pPr>
            <w:r w:rsidRPr="007C14E8">
              <w:rPr>
                <w:lang w:val="en-US"/>
              </w:rPr>
              <w:t>1.5</w:t>
            </w:r>
          </w:p>
          <w:p w14:paraId="075ACAF3" w14:textId="77777777" w:rsidR="00B42593" w:rsidRPr="007C14E8" w:rsidRDefault="00B42593" w:rsidP="00B42593">
            <w:pPr>
              <w:rPr>
                <w:lang w:val="en-US"/>
              </w:rPr>
            </w:pPr>
            <w:r w:rsidRPr="007C14E8">
              <w:rPr>
                <w:lang w:val="en-US"/>
              </w:rPr>
              <w:t>2020-04-01</w:t>
            </w:r>
          </w:p>
          <w:p w14:paraId="72575693" w14:textId="56D96423" w:rsidR="00B42593" w:rsidRPr="007C14E8" w:rsidRDefault="00B42593" w:rsidP="00B42593">
            <w:pPr>
              <w:rPr>
                <w:lang w:val="en-US"/>
              </w:rPr>
            </w:pPr>
            <w:r w:rsidRPr="007C14E8">
              <w:rPr>
                <w:lang w:val="en-US"/>
              </w:rPr>
              <w:t>True</w:t>
            </w:r>
          </w:p>
        </w:tc>
      </w:tr>
    </w:tbl>
    <w:p w14:paraId="433098C8" w14:textId="16DA7821" w:rsidR="00152674" w:rsidRPr="00CE25AF" w:rsidRDefault="00152674" w:rsidP="00E805F8">
      <w:pPr>
        <w:pStyle w:val="Heading4"/>
        <w:numPr>
          <w:ilvl w:val="3"/>
          <w:numId w:val="53"/>
        </w:numPr>
        <w:rPr>
          <w:lang w:val="en-US"/>
        </w:rPr>
      </w:pPr>
      <w:bookmarkStart w:id="2043" w:name="_Toc73000370"/>
      <w:bookmarkStart w:id="2044" w:name="_Toc73000371"/>
      <w:bookmarkStart w:id="2045" w:name="_Toc25416871"/>
      <w:bookmarkStart w:id="2046" w:name="_Toc24718706"/>
      <w:bookmarkStart w:id="2047" w:name="_Toc24721937"/>
      <w:bookmarkStart w:id="2048" w:name="_Toc24975071"/>
      <w:bookmarkStart w:id="2049" w:name="_Toc25069366"/>
      <w:bookmarkStart w:id="2050" w:name="_Toc24718707"/>
      <w:bookmarkStart w:id="2051" w:name="_Toc24721938"/>
      <w:bookmarkStart w:id="2052" w:name="_Toc24975072"/>
      <w:bookmarkStart w:id="2053" w:name="_Toc25069367"/>
      <w:bookmarkStart w:id="2054" w:name="_Toc24314348"/>
      <w:bookmarkStart w:id="2055" w:name="_Toc24314349"/>
      <w:bookmarkStart w:id="2056" w:name="_Toc24314350"/>
      <w:bookmarkStart w:id="2057" w:name="_Toc528786825"/>
      <w:bookmarkStart w:id="2058" w:name="_Toc528788003"/>
      <w:bookmarkStart w:id="2059" w:name="_Toc528786830"/>
      <w:bookmarkStart w:id="2060" w:name="_Toc528788008"/>
      <w:bookmarkStart w:id="2061" w:name="_Toc528786840"/>
      <w:bookmarkStart w:id="2062" w:name="_Toc528788018"/>
      <w:bookmarkStart w:id="2063" w:name="_Toc528786845"/>
      <w:bookmarkStart w:id="2064" w:name="_Toc528788023"/>
      <w:bookmarkStart w:id="2065" w:name="_Toc528786850"/>
      <w:bookmarkStart w:id="2066" w:name="_Toc528788028"/>
      <w:bookmarkStart w:id="2067" w:name="_Toc528786851"/>
      <w:bookmarkStart w:id="2068" w:name="_Toc528788029"/>
      <w:bookmarkStart w:id="2069" w:name="_Toc528786852"/>
      <w:bookmarkStart w:id="2070" w:name="_Toc528788030"/>
      <w:bookmarkStart w:id="2071" w:name="_Toc528786867"/>
      <w:bookmarkStart w:id="2072" w:name="_Toc528788045"/>
      <w:bookmarkStart w:id="2073" w:name="_Toc528786872"/>
      <w:bookmarkStart w:id="2074" w:name="_Toc528788050"/>
      <w:bookmarkStart w:id="2075" w:name="_Toc528786883"/>
      <w:bookmarkStart w:id="2076" w:name="_Toc528788061"/>
      <w:bookmarkStart w:id="2077" w:name="_Ref94711700"/>
      <w:bookmarkStart w:id="2078" w:name="_Ref92300750"/>
      <w:bookmarkStart w:id="2079" w:name="_Toc511579059"/>
      <w:bookmarkStart w:id="2080" w:name="_Ref528831846"/>
      <w:bookmarkStart w:id="2081" w:name="_Ref528831864"/>
      <w:bookmarkStart w:id="2082" w:name="_Ref24452693"/>
      <w:bookmarkStart w:id="2083" w:name="_Toc54816016"/>
      <w:bookmarkStart w:id="2084" w:name="_Ref89548869"/>
      <w:bookmarkStart w:id="2085" w:name="_Ref91707139"/>
      <w:bookmarkEnd w:id="2011"/>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r w:rsidRPr="00CE25AF">
        <w:rPr>
          <w:lang w:val="en-US"/>
        </w:rPr>
        <w:t xml:space="preserve">Enumeration for </w:t>
      </w:r>
      <w:proofErr w:type="spellStart"/>
      <w:r w:rsidRPr="00CE25AF">
        <w:rPr>
          <w:lang w:val="en-US"/>
        </w:rPr>
        <w:t>Submodel</w:t>
      </w:r>
      <w:proofErr w:type="spellEnd"/>
      <w:r w:rsidRPr="00CE25AF">
        <w:rPr>
          <w:lang w:val="en-US"/>
        </w:rPr>
        <w:t xml:space="preserve"> Element Value Types</w:t>
      </w:r>
      <w:bookmarkEnd w:id="2077"/>
    </w:p>
    <w:p w14:paraId="563F44F5" w14:textId="61932E7D" w:rsidR="00152674" w:rsidRPr="00CE25AF" w:rsidRDefault="00152674" w:rsidP="00152674">
      <w:pPr>
        <w:rPr>
          <w:lang w:val="en-US"/>
        </w:rPr>
      </w:pPr>
      <w:r w:rsidRPr="00CE25AF">
        <w:rPr>
          <w:lang w:val="en-US"/>
        </w:rPr>
        <w:t>Enumerations are primitive data types. Most of the enumerations are defined in the context of the</w:t>
      </w:r>
      <w:r w:rsidR="0084773E" w:rsidRPr="00CE25AF">
        <w:rPr>
          <w:lang w:val="en-US"/>
        </w:rPr>
        <w:t>ir</w:t>
      </w:r>
      <w:r w:rsidRPr="00CE25AF">
        <w:rPr>
          <w:lang w:val="en-US"/>
        </w:rPr>
        <w:t xml:space="preserve"> class. </w:t>
      </w:r>
      <w:r w:rsidR="0084773E" w:rsidRPr="00CE25AF">
        <w:rPr>
          <w:lang w:val="en-US"/>
        </w:rPr>
        <w:t xml:space="preserve">This clause defines </w:t>
      </w:r>
      <w:r w:rsidRPr="00CE25AF">
        <w:rPr>
          <w:lang w:val="en-US"/>
        </w:rPr>
        <w:t>enumeration</w:t>
      </w:r>
      <w:r w:rsidR="0012149E" w:rsidRPr="00CE25AF">
        <w:rPr>
          <w:lang w:val="en-US"/>
        </w:rPr>
        <w:t>s</w:t>
      </w:r>
      <w:r w:rsidRPr="00CE25AF">
        <w:rPr>
          <w:lang w:val="en-US"/>
        </w:rPr>
        <w:t xml:space="preserve"> for </w:t>
      </w:r>
      <w:proofErr w:type="spellStart"/>
      <w:r w:rsidRPr="00CE25AF">
        <w:rPr>
          <w:lang w:val="en-US"/>
        </w:rPr>
        <w:t>submodel</w:t>
      </w:r>
      <w:proofErr w:type="spellEnd"/>
      <w:r w:rsidRPr="00CE25AF">
        <w:rPr>
          <w:lang w:val="en-US"/>
        </w:rPr>
        <w:t xml:space="preserve"> element value types</w:t>
      </w:r>
      <w:r w:rsidR="00904AE1" w:rsidRPr="007C14E8">
        <w:rPr>
          <w:rStyle w:val="FootnoteReference"/>
          <w:lang w:val="en-US"/>
        </w:rPr>
        <w:footnoteReference w:id="24"/>
      </w:r>
      <w:r w:rsidRPr="00CE25AF">
        <w:rPr>
          <w:lang w:val="en-US"/>
        </w:rPr>
        <w:t>.</w:t>
      </w:r>
      <w:r w:rsidR="00904AE1" w:rsidRPr="00CE25AF">
        <w:rPr>
          <w:lang w:val="en-US"/>
        </w:rPr>
        <w:t xml:space="preserve"> </w:t>
      </w:r>
    </w:p>
    <w:p w14:paraId="3C7D5134" w14:textId="0A46D4BC" w:rsidR="00152674" w:rsidRPr="00CE25AF" w:rsidRDefault="00152674" w:rsidP="00152674">
      <w:pPr>
        <w:rPr>
          <w:lang w:val="en-US"/>
        </w:rPr>
      </w:pPr>
      <w:r w:rsidRPr="00CE25AF">
        <w:rPr>
          <w:lang w:val="en-US"/>
        </w:rPr>
        <w:t>The predefined types used to define the type of values of properties and other values use the names and the semantics of XML Schema Definition (XSD)</w:t>
      </w:r>
      <w:r w:rsidRPr="007C14E8">
        <w:rPr>
          <w:rStyle w:val="FootnoteReference"/>
          <w:lang w:val="en-US"/>
        </w:rPr>
        <w:footnoteReference w:id="25"/>
      </w:r>
      <w:r w:rsidRPr="00CE25AF">
        <w:rPr>
          <w:lang w:val="en-US"/>
        </w:rPr>
        <w:t xml:space="preserve">. Additionally, the type </w:t>
      </w:r>
      <w:r w:rsidR="00F639CD" w:rsidRPr="00CE25AF">
        <w:rPr>
          <w:lang w:val="en-US"/>
        </w:rPr>
        <w:t>"</w:t>
      </w:r>
      <w:proofErr w:type="spellStart"/>
      <w:r w:rsidRPr="00CE25AF">
        <w:rPr>
          <w:lang w:val="en-US"/>
        </w:rPr>
        <w:t>langString</w:t>
      </w:r>
      <w:proofErr w:type="spellEnd"/>
      <w:r w:rsidR="00F639CD" w:rsidRPr="00CE25AF">
        <w:rPr>
          <w:lang w:val="en-US"/>
        </w:rPr>
        <w:t>"</w:t>
      </w:r>
      <w:r w:rsidRPr="00CE25AF">
        <w:rPr>
          <w:lang w:val="en-US"/>
        </w:rPr>
        <w:t xml:space="preserve"> with the semantics as defined in the Resource Description Framework (RDF)</w:t>
      </w:r>
      <w:r w:rsidRPr="007C14E8">
        <w:rPr>
          <w:rStyle w:val="FootnoteReference"/>
          <w:lang w:val="en-US"/>
        </w:rPr>
        <w:footnoteReference w:id="26"/>
      </w:r>
      <w:r w:rsidRPr="00CE25AF">
        <w:rPr>
          <w:lang w:val="en-US"/>
        </w:rPr>
        <w:t xml:space="preserve"> is used. </w:t>
      </w:r>
      <w:r w:rsidR="00F639CD" w:rsidRPr="00CE25AF">
        <w:rPr>
          <w:lang w:val="en-US"/>
        </w:rPr>
        <w:t>"</w:t>
      </w:r>
      <w:proofErr w:type="spellStart"/>
      <w:r w:rsidRPr="00CE25AF">
        <w:rPr>
          <w:lang w:val="en-US"/>
        </w:rPr>
        <w:t>langString</w:t>
      </w:r>
      <w:proofErr w:type="spellEnd"/>
      <w:r w:rsidR="00F639CD" w:rsidRPr="00CE25AF">
        <w:rPr>
          <w:lang w:val="en-US"/>
        </w:rPr>
        <w:t>"</w:t>
      </w:r>
      <w:r w:rsidRPr="00CE25AF">
        <w:rPr>
          <w:lang w:val="en-US"/>
        </w:rPr>
        <w:t xml:space="preserve"> is a string value tagged with a language code.</w:t>
      </w:r>
    </w:p>
    <w:p w14:paraId="2EA11C85" w14:textId="7358E6FC" w:rsidR="00152674" w:rsidRPr="00CE25AF" w:rsidRDefault="0084773E" w:rsidP="00152674">
      <w:pPr>
        <w:pStyle w:val="NOTE"/>
        <w:rPr>
          <w:lang w:val="en-US"/>
        </w:rPr>
      </w:pPr>
      <w:r w:rsidRPr="00CE25AF">
        <w:rPr>
          <w:lang w:val="en-US"/>
        </w:rPr>
        <w:lastRenderedPageBreak/>
        <w:t xml:space="preserve">Note 1: </w:t>
      </w:r>
      <w:r w:rsidR="00152674" w:rsidRPr="00CE25AF">
        <w:rPr>
          <w:lang w:val="en-US"/>
        </w:rPr>
        <w:t>RDF</w:t>
      </w:r>
      <w:r w:rsidR="00152674" w:rsidRPr="007C14E8">
        <w:rPr>
          <w:rStyle w:val="FootnoteReference"/>
          <w:lang w:val="en-US"/>
        </w:rPr>
        <w:footnoteReference w:id="27"/>
      </w:r>
      <w:r w:rsidR="00152674" w:rsidRPr="00CE25AF">
        <w:rPr>
          <w:lang w:val="en-US"/>
        </w:rPr>
        <w:t xml:space="preserve"> recommends to not use the following </w:t>
      </w:r>
      <w:proofErr w:type="spellStart"/>
      <w:r w:rsidR="00152674" w:rsidRPr="00CE25AF">
        <w:rPr>
          <w:lang w:val="en-US"/>
        </w:rPr>
        <w:t>xsd</w:t>
      </w:r>
      <w:proofErr w:type="spellEnd"/>
      <w:r w:rsidR="00152674" w:rsidRPr="00CE25AF">
        <w:rPr>
          <w:lang w:val="en-US"/>
        </w:rPr>
        <w:t xml:space="preserve"> data </w:t>
      </w:r>
      <w:r w:rsidR="00271522" w:rsidRPr="00CE25AF">
        <w:rPr>
          <w:lang w:val="en-US"/>
        </w:rPr>
        <w:t>types. That</w:t>
      </w:r>
      <w:r w:rsidR="00796782" w:rsidRPr="00CE25AF">
        <w:rPr>
          <w:lang w:val="en-US"/>
        </w:rPr>
        <w:t xml:space="preserve"> </w:t>
      </w:r>
      <w:r w:rsidR="00271522" w:rsidRPr="00CE25AF">
        <w:rPr>
          <w:lang w:val="en-US"/>
        </w:rPr>
        <w:t xml:space="preserve">is </w:t>
      </w:r>
      <w:r w:rsidR="00152674" w:rsidRPr="00CE25AF">
        <w:rPr>
          <w:lang w:val="en-US"/>
        </w:rPr>
        <w:t xml:space="preserve">why they are excluded from the allowed data types. </w:t>
      </w:r>
    </w:p>
    <w:p w14:paraId="75CFF1FB" w14:textId="3C0D4725" w:rsidR="00152674" w:rsidRPr="00CE25AF" w:rsidRDefault="00152674" w:rsidP="00DC02D0">
      <w:pPr>
        <w:pStyle w:val="NOTE"/>
        <w:numPr>
          <w:ilvl w:val="0"/>
          <w:numId w:val="29"/>
        </w:numPr>
        <w:rPr>
          <w:lang w:val="en-US"/>
        </w:rPr>
      </w:pPr>
      <w:r w:rsidRPr="00CE25AF">
        <w:rPr>
          <w:lang w:val="en-US"/>
        </w:rPr>
        <w:t xml:space="preserve">XSD </w:t>
      </w:r>
      <w:proofErr w:type="spellStart"/>
      <w:r w:rsidRPr="00CE25AF">
        <w:rPr>
          <w:lang w:val="en-US"/>
        </w:rPr>
        <w:t>BuildIn</w:t>
      </w:r>
      <w:proofErr w:type="spellEnd"/>
      <w:r w:rsidRPr="00CE25AF">
        <w:rPr>
          <w:lang w:val="en-US"/>
        </w:rPr>
        <w:t xml:space="preserve"> List </w:t>
      </w:r>
      <w:r w:rsidR="0084773E" w:rsidRPr="00CE25AF">
        <w:rPr>
          <w:lang w:val="en-US"/>
        </w:rPr>
        <w:t>t</w:t>
      </w:r>
      <w:r w:rsidRPr="00CE25AF">
        <w:rPr>
          <w:lang w:val="en-US"/>
        </w:rPr>
        <w:t>ypes are not supported (ENTITIES, IDREFS and NMTOKENS).</w:t>
      </w:r>
    </w:p>
    <w:p w14:paraId="458317F4" w14:textId="04B66197" w:rsidR="00152674" w:rsidRPr="00CE25AF" w:rsidRDefault="00152674" w:rsidP="00DC02D0">
      <w:pPr>
        <w:pStyle w:val="NOTE"/>
        <w:numPr>
          <w:ilvl w:val="0"/>
          <w:numId w:val="29"/>
        </w:numPr>
        <w:rPr>
          <w:lang w:val="en-US"/>
        </w:rPr>
      </w:pPr>
      <w:r w:rsidRPr="00CE25AF">
        <w:rPr>
          <w:lang w:val="en-US"/>
        </w:rPr>
        <w:t xml:space="preserve">XSD string </w:t>
      </w:r>
      <w:proofErr w:type="spellStart"/>
      <w:r w:rsidRPr="00CE25AF">
        <w:rPr>
          <w:lang w:val="en-US"/>
        </w:rPr>
        <w:t>BuildIn</w:t>
      </w:r>
      <w:proofErr w:type="spellEnd"/>
      <w:r w:rsidRPr="00CE25AF">
        <w:rPr>
          <w:lang w:val="en-US"/>
        </w:rPr>
        <w:t xml:space="preserve"> </w:t>
      </w:r>
      <w:r w:rsidR="0084773E" w:rsidRPr="00CE25AF">
        <w:rPr>
          <w:lang w:val="en-US"/>
        </w:rPr>
        <w:t>t</w:t>
      </w:r>
      <w:r w:rsidRPr="00CE25AF">
        <w:rPr>
          <w:lang w:val="en-US"/>
        </w:rPr>
        <w:t>ypes are not supported (</w:t>
      </w:r>
      <w:proofErr w:type="spellStart"/>
      <w:r w:rsidRPr="00CE25AF">
        <w:rPr>
          <w:lang w:val="en-US"/>
        </w:rPr>
        <w:t>normalizedString</w:t>
      </w:r>
      <w:proofErr w:type="spellEnd"/>
      <w:r w:rsidRPr="00CE25AF">
        <w:rPr>
          <w:lang w:val="en-US"/>
        </w:rPr>
        <w:t xml:space="preserve">, token, </w:t>
      </w:r>
      <w:r w:rsidR="00CB78F8" w:rsidRPr="00CE25AF">
        <w:rPr>
          <w:lang w:val="en-US"/>
        </w:rPr>
        <w:t>l</w:t>
      </w:r>
      <w:r w:rsidRPr="00CE25AF">
        <w:rPr>
          <w:lang w:val="en-US"/>
        </w:rPr>
        <w:t xml:space="preserve">anguage, </w:t>
      </w:r>
      <w:proofErr w:type="spellStart"/>
      <w:r w:rsidRPr="00CE25AF">
        <w:rPr>
          <w:lang w:val="en-US"/>
        </w:rPr>
        <w:t>NCName</w:t>
      </w:r>
      <w:proofErr w:type="spellEnd"/>
      <w:r w:rsidRPr="00CE25AF">
        <w:rPr>
          <w:lang w:val="en-US"/>
        </w:rPr>
        <w:t>, ENTITY, ID, IDREF).</w:t>
      </w:r>
    </w:p>
    <w:p w14:paraId="513AC986" w14:textId="77777777" w:rsidR="00152674" w:rsidRPr="00CE25AF" w:rsidRDefault="00152674" w:rsidP="00DC02D0">
      <w:pPr>
        <w:pStyle w:val="NOTE"/>
        <w:numPr>
          <w:ilvl w:val="0"/>
          <w:numId w:val="29"/>
        </w:numPr>
        <w:rPr>
          <w:lang w:val="en-US"/>
        </w:rPr>
      </w:pPr>
      <w:r w:rsidRPr="00CE25AF">
        <w:rPr>
          <w:lang w:val="en-US"/>
        </w:rPr>
        <w:t xml:space="preserve">The following XSD primitive types are not supported: NOTATION, </w:t>
      </w:r>
      <w:proofErr w:type="spellStart"/>
      <w:r w:rsidRPr="00CE25AF">
        <w:rPr>
          <w:lang w:val="en-US"/>
        </w:rPr>
        <w:t>QName</w:t>
      </w:r>
      <w:proofErr w:type="spellEnd"/>
      <w:r w:rsidRPr="00CE25AF">
        <w:rPr>
          <w:lang w:val="en-US"/>
        </w:rPr>
        <w:t>.</w:t>
      </w:r>
    </w:p>
    <w:p w14:paraId="0CACDDF5" w14:textId="5CB7A97B" w:rsidR="0076303B" w:rsidRPr="00CE25AF" w:rsidRDefault="00EA35FF" w:rsidP="00152674">
      <w:pPr>
        <w:pStyle w:val="NOTE"/>
        <w:rPr>
          <w:lang w:val="en-US"/>
        </w:rPr>
      </w:pPr>
      <w:r w:rsidRPr="00CE25AF">
        <w:rPr>
          <w:lang w:val="en-US"/>
        </w:rPr>
        <w:t xml:space="preserve"> </w:t>
      </w:r>
      <w:r w:rsidR="00152674" w:rsidRPr="00CE25AF">
        <w:rPr>
          <w:lang w:val="en-US"/>
        </w:rPr>
        <w:t>Note</w:t>
      </w:r>
      <w:r w:rsidR="0084773E" w:rsidRPr="00CE25AF">
        <w:rPr>
          <w:lang w:val="en-US"/>
        </w:rPr>
        <w:t xml:space="preserve"> 2</w:t>
      </w:r>
      <w:r w:rsidR="00152674" w:rsidRPr="00CE25AF">
        <w:rPr>
          <w:lang w:val="en-US"/>
        </w:rPr>
        <w:t xml:space="preserve">: </w:t>
      </w:r>
      <w:r w:rsidR="0084773E" w:rsidRPr="00CE25AF">
        <w:rPr>
          <w:lang w:val="en-US"/>
        </w:rPr>
        <w:t>t</w:t>
      </w:r>
      <w:r w:rsidR="00152674" w:rsidRPr="00CE25AF">
        <w:rPr>
          <w:lang w:val="en-US"/>
        </w:rPr>
        <w:t xml:space="preserve">he following RDF types are not supported: HTML and </w:t>
      </w:r>
      <w:proofErr w:type="spellStart"/>
      <w:r w:rsidR="00152674" w:rsidRPr="00CE25AF">
        <w:rPr>
          <w:lang w:val="en-US"/>
        </w:rPr>
        <w:t>XMLLiteral</w:t>
      </w:r>
      <w:proofErr w:type="spellEnd"/>
      <w:r w:rsidR="00152674" w:rsidRPr="00CE25AF">
        <w:rPr>
          <w:lang w:val="en-US"/>
        </w:rPr>
        <w:t>.</w:t>
      </w:r>
    </w:p>
    <w:p w14:paraId="368466A5" w14:textId="087AA29E" w:rsidR="0076303B" w:rsidRPr="00CE25AF" w:rsidRDefault="00185F05" w:rsidP="00152674">
      <w:pPr>
        <w:rPr>
          <w:lang w:val="en-US"/>
        </w:rPr>
      </w:pPr>
      <w:r w:rsidRPr="00CE25AF">
        <w:rPr>
          <w:noProof/>
          <w:lang w:val="en-US"/>
        </w:rPr>
        <w:drawing>
          <wp:anchor distT="0" distB="0" distL="114300" distR="114300" simplePos="0" relativeHeight="252771328" behindDoc="0" locked="0" layoutInCell="1" allowOverlap="1" wp14:anchorId="2FF6CDCD" wp14:editId="14B59F28">
            <wp:simplePos x="0" y="0"/>
            <wp:positionH relativeFrom="column">
              <wp:posOffset>1224280</wp:posOffset>
            </wp:positionH>
            <wp:positionV relativeFrom="paragraph">
              <wp:posOffset>1254125</wp:posOffset>
            </wp:positionV>
            <wp:extent cx="1308100" cy="4444365"/>
            <wp:effectExtent l="0" t="0" r="0" b="0"/>
            <wp:wrapTopAndBottom/>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08100" cy="4444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482E">
        <w:rPr>
          <w:noProof/>
          <w:lang w:val="en-US"/>
        </w:rPr>
        <mc:AlternateContent>
          <mc:Choice Requires="wps">
            <w:drawing>
              <wp:anchor distT="0" distB="0" distL="114300" distR="114300" simplePos="0" relativeHeight="252293120" behindDoc="0" locked="0" layoutInCell="1" allowOverlap="1" wp14:anchorId="00DAE0DD" wp14:editId="56E4485D">
                <wp:simplePos x="0" y="0"/>
                <wp:positionH relativeFrom="margin">
                  <wp:posOffset>0</wp:posOffset>
                </wp:positionH>
                <wp:positionV relativeFrom="paragraph">
                  <wp:posOffset>887095</wp:posOffset>
                </wp:positionV>
                <wp:extent cx="6120765" cy="457200"/>
                <wp:effectExtent l="0" t="0" r="0" b="0"/>
                <wp:wrapTopAndBottom/>
                <wp:docPr id="28" name="Text Box 32"/>
                <wp:cNvGraphicFramePr/>
                <a:graphic xmlns:a="http://schemas.openxmlformats.org/drawingml/2006/main">
                  <a:graphicData uri="http://schemas.microsoft.com/office/word/2010/wordprocessingShape">
                    <wps:wsp>
                      <wps:cNvSpPr txBox="1"/>
                      <wps:spPr>
                        <a:xfrm>
                          <a:off x="0" y="0"/>
                          <a:ext cx="6120765" cy="457200"/>
                        </a:xfrm>
                        <a:prstGeom prst="rect">
                          <a:avLst/>
                        </a:prstGeom>
                        <a:solidFill>
                          <a:prstClr val="white"/>
                        </a:solidFill>
                        <a:ln>
                          <a:noFill/>
                        </a:ln>
                      </wps:spPr>
                      <wps:txbx>
                        <w:txbxContent>
                          <w:p w14:paraId="7CC2C6B4" w14:textId="3A30D822" w:rsidR="00F24668" w:rsidRPr="00C124CC" w:rsidRDefault="00F24668" w:rsidP="00110904">
                            <w:pPr>
                              <w:pStyle w:val="Caption"/>
                              <w:rPr>
                                <w:noProof/>
                                <w:szCs w:val="20"/>
                              </w:rPr>
                            </w:pPr>
                            <w:bookmarkStart w:id="2086" w:name="_Toc125537875"/>
                            <w:r>
                              <w:t xml:space="preserve">Figure </w:t>
                            </w:r>
                            <w:r w:rsidR="00561536">
                              <w:fldChar w:fldCharType="begin"/>
                            </w:r>
                            <w:r w:rsidR="00561536">
                              <w:instrText xml:space="preserve"> SEQ Figure \* ARABIC </w:instrText>
                            </w:r>
                            <w:r w:rsidR="00561536">
                              <w:fldChar w:fldCharType="separate"/>
                            </w:r>
                            <w:r w:rsidR="00F511DE">
                              <w:rPr>
                                <w:noProof/>
                              </w:rPr>
                              <w:t>52</w:t>
                            </w:r>
                            <w:r w:rsidR="00561536">
                              <w:fldChar w:fldCharType="end"/>
                            </w:r>
                            <w:r>
                              <w:t xml:space="preserve"> </w:t>
                            </w:r>
                            <w:proofErr w:type="spellStart"/>
                            <w:r>
                              <w:t>DataTypeDefXsd</w:t>
                            </w:r>
                            <w:proofErr w:type="spellEnd"/>
                            <w:r>
                              <w:t xml:space="preserve"> Enumeration</w:t>
                            </w:r>
                            <w:bookmarkEnd w:id="208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0DAE0DD" id="Text Box 32" o:spid="_x0000_s1038" type="#_x0000_t202" style="position:absolute;left:0;text-align:left;margin-left:0;margin-top:69.85pt;width:481.95pt;height:36pt;z-index:25229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" stroked="f">
                <v:textbox inset="0,0,0,0">
                  <w:txbxContent>
                    <w:p w14:paraId="7CC2C6B4" w14:textId="3A30D822" w:rsidR="00F24668" w:rsidRPr="00C124CC" w:rsidRDefault="00F24668" w:rsidP="00110904">
                      <w:pPr>
                        <w:pStyle w:val="Caption"/>
                        <w:rPr>
                          <w:noProof/>
                          <w:szCs w:val="20"/>
                        </w:rPr>
                      </w:pPr>
                      <w:bookmarkStart w:id="2099" w:name="_Toc125537875"/>
                      <w:r>
                        <w:t xml:space="preserve">Figure </w:t>
                      </w:r>
                      <w:r w:rsidR="00561536">
                        <w:fldChar w:fldCharType="begin"/>
                      </w:r>
                      <w:r w:rsidR="00561536">
                        <w:instrText xml:space="preserve"> SEQ Figure \* ARABIC </w:instrText>
                      </w:r>
                      <w:r w:rsidR="00561536">
                        <w:fldChar w:fldCharType="separate"/>
                      </w:r>
                      <w:r w:rsidR="00F511DE">
                        <w:rPr>
                          <w:noProof/>
                        </w:rPr>
                        <w:t>52</w:t>
                      </w:r>
                      <w:r w:rsidR="00561536">
                        <w:fldChar w:fldCharType="end"/>
                      </w:r>
                      <w:r>
                        <w:t xml:space="preserve"> </w:t>
                      </w:r>
                      <w:proofErr w:type="spellStart"/>
                      <w:r>
                        <w:t>DataTypeDefXsd</w:t>
                      </w:r>
                      <w:proofErr w:type="spellEnd"/>
                      <w:r>
                        <w:t xml:space="preserve"> Enumeration</w:t>
                      </w:r>
                      <w:bookmarkEnd w:id="2099"/>
                      <w:r>
                        <w:t xml:space="preserve"> </w:t>
                      </w:r>
                    </w:p>
                  </w:txbxContent>
                </v:textbox>
                <w10:wrap type="topAndBottom" anchorx="margin"/>
              </v:shape>
            </w:pict>
          </mc:Fallback>
        </mc:AlternateContent>
      </w:r>
      <w:r w:rsidR="00CA0F92" w:rsidRPr="00CE25AF">
        <w:rPr>
          <w:noProof/>
          <w:lang w:val="en-US"/>
        </w:rPr>
        <w:drawing>
          <wp:anchor distT="0" distB="0" distL="114300" distR="114300" simplePos="0" relativeHeight="252773376" behindDoc="0" locked="0" layoutInCell="1" allowOverlap="1" wp14:anchorId="16B8CCCB" wp14:editId="10F0DF90">
            <wp:simplePos x="0" y="0"/>
            <wp:positionH relativeFrom="column">
              <wp:posOffset>1530292</wp:posOffset>
            </wp:positionH>
            <wp:positionV relativeFrom="paragraph">
              <wp:posOffset>324485</wp:posOffset>
            </wp:positionV>
            <wp:extent cx="1047750" cy="762000"/>
            <wp:effectExtent l="0" t="0" r="0" b="0"/>
            <wp:wrapTopAndBottom/>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775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A0F92" w:rsidRPr="002F482E">
        <w:rPr>
          <w:noProof/>
          <w:lang w:val="en-US"/>
        </w:rPr>
        <mc:AlternateContent>
          <mc:Choice Requires="wps">
            <w:drawing>
              <wp:anchor distT="0" distB="0" distL="114300" distR="114300" simplePos="0" relativeHeight="252294144" behindDoc="0" locked="0" layoutInCell="1" allowOverlap="1" wp14:anchorId="0E15FA9E" wp14:editId="15CA53C8">
                <wp:simplePos x="0" y="0"/>
                <wp:positionH relativeFrom="column">
                  <wp:posOffset>-30884</wp:posOffset>
                </wp:positionH>
                <wp:positionV relativeFrom="paragraph">
                  <wp:posOffset>115</wp:posOffset>
                </wp:positionV>
                <wp:extent cx="4006850" cy="457200"/>
                <wp:effectExtent l="0" t="0" r="0" b="0"/>
                <wp:wrapTopAndBottom/>
                <wp:docPr id="43" name="Textfeld 43"/>
                <wp:cNvGraphicFramePr/>
                <a:graphic xmlns:a="http://schemas.openxmlformats.org/drawingml/2006/main">
                  <a:graphicData uri="http://schemas.microsoft.com/office/word/2010/wordprocessingShape">
                    <wps:wsp>
                      <wps:cNvSpPr txBox="1"/>
                      <wps:spPr>
                        <a:xfrm>
                          <a:off x="0" y="0"/>
                          <a:ext cx="4006850" cy="457200"/>
                        </a:xfrm>
                        <a:prstGeom prst="rect">
                          <a:avLst/>
                        </a:prstGeom>
                        <a:solidFill>
                          <a:prstClr val="white"/>
                        </a:solidFill>
                        <a:ln>
                          <a:noFill/>
                        </a:ln>
                      </wps:spPr>
                      <wps:txbx>
                        <w:txbxContent>
                          <w:p w14:paraId="6397D9EE" w14:textId="414ECC0D" w:rsidR="00F24668" w:rsidRPr="00DE773D" w:rsidRDefault="00F24668" w:rsidP="00110904">
                            <w:pPr>
                              <w:pStyle w:val="Caption"/>
                              <w:rPr>
                                <w:noProof/>
                              </w:rPr>
                            </w:pPr>
                            <w:bookmarkStart w:id="2087" w:name="_Toc125537876"/>
                            <w:r>
                              <w:t xml:space="preserve">Figure </w:t>
                            </w:r>
                            <w:r w:rsidR="00561536">
                              <w:fldChar w:fldCharType="begin"/>
                            </w:r>
                            <w:r w:rsidR="00561536">
                              <w:instrText xml:space="preserve"> SEQ Figure \* ARABIC </w:instrText>
                            </w:r>
                            <w:r w:rsidR="00561536">
                              <w:fldChar w:fldCharType="separate"/>
                            </w:r>
                            <w:r w:rsidR="00F511DE">
                              <w:rPr>
                                <w:noProof/>
                              </w:rPr>
                              <w:t>53</w:t>
                            </w:r>
                            <w:r w:rsidR="00561536">
                              <w:fldChar w:fldCharType="end"/>
                            </w:r>
                            <w:r>
                              <w:t xml:space="preserve"> </w:t>
                            </w:r>
                            <w:proofErr w:type="spellStart"/>
                            <w:r>
                              <w:t>DefTypeDefRdf</w:t>
                            </w:r>
                            <w:proofErr w:type="spellEnd"/>
                            <w:r>
                              <w:t xml:space="preserve"> </w:t>
                            </w:r>
                            <w:r w:rsidRPr="004A0379">
                              <w:t>Enumeration</w:t>
                            </w:r>
                            <w:bookmarkEnd w:id="20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15FA9E" id="Textfeld 43" o:spid="_x0000_s1039" type="#_x0000_t202" style="position:absolute;left:0;text-align:left;margin-left:-2.45pt;margin-top:0;width:315.5pt;height:36pt;z-index:25229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" stroked="f">
                <v:textbox inset="0,0,0,0">
                  <w:txbxContent>
                    <w:p w14:paraId="6397D9EE" w14:textId="414ECC0D" w:rsidR="00F24668" w:rsidRPr="00DE773D" w:rsidRDefault="00F24668" w:rsidP="00110904">
                      <w:pPr>
                        <w:pStyle w:val="Caption"/>
                        <w:rPr>
                          <w:noProof/>
                        </w:rPr>
                      </w:pPr>
                      <w:bookmarkStart w:id="2101" w:name="_Toc125537876"/>
                      <w:r>
                        <w:t xml:space="preserve">Figure </w:t>
                      </w:r>
                      <w:r w:rsidR="00561536">
                        <w:fldChar w:fldCharType="begin"/>
                      </w:r>
                      <w:r w:rsidR="00561536">
                        <w:instrText xml:space="preserve"> SEQ Figure \* ARABIC </w:instrText>
                      </w:r>
                      <w:r w:rsidR="00561536">
                        <w:fldChar w:fldCharType="separate"/>
                      </w:r>
                      <w:r w:rsidR="00F511DE">
                        <w:rPr>
                          <w:noProof/>
                        </w:rPr>
                        <w:t>53</w:t>
                      </w:r>
                      <w:r w:rsidR="00561536">
                        <w:fldChar w:fldCharType="end"/>
                      </w:r>
                      <w:r>
                        <w:t xml:space="preserve"> </w:t>
                      </w:r>
                      <w:proofErr w:type="spellStart"/>
                      <w:r>
                        <w:t>DefTypeDefRdf</w:t>
                      </w:r>
                      <w:proofErr w:type="spellEnd"/>
                      <w:r>
                        <w:t xml:space="preserve"> </w:t>
                      </w:r>
                      <w:r w:rsidRPr="004A0379">
                        <w:t>Enumeration</w:t>
                      </w:r>
                      <w:bookmarkEnd w:id="2101"/>
                    </w:p>
                  </w:txbxContent>
                </v:textbox>
                <w10:wrap type="topAndBottom"/>
              </v:shape>
            </w:pict>
          </mc:Fallback>
        </mc:AlternateContent>
      </w:r>
    </w:p>
    <w:p w14:paraId="0164BF8C" w14:textId="40D9EF2A" w:rsidR="00152674" w:rsidRPr="00CE25AF" w:rsidRDefault="00FB4CC3" w:rsidP="00152674">
      <w:pPr>
        <w:rPr>
          <w:lang w:val="en-US"/>
        </w:rPr>
      </w:pPr>
      <w:r w:rsidRPr="00CE25AF">
        <w:rPr>
          <w:lang w:val="en-US"/>
        </w:rPr>
        <w:t xml:space="preserve">The enumeration </w:t>
      </w:r>
      <w:r w:rsidR="00E77BA7" w:rsidRPr="00CE25AF">
        <w:rPr>
          <w:lang w:val="en-US"/>
        </w:rPr>
        <w:t xml:space="preserve">is </w:t>
      </w:r>
      <w:r w:rsidRPr="00CE25AF">
        <w:rPr>
          <w:lang w:val="en-US"/>
        </w:rPr>
        <w:t xml:space="preserve">derived from </w:t>
      </w:r>
      <w:r w:rsidRPr="00CE25AF">
        <w:rPr>
          <w:lang w:val="en-US"/>
        </w:rPr>
        <w:fldChar w:fldCharType="begin"/>
      </w:r>
      <w:r w:rsidRPr="00CE25AF">
        <w:rPr>
          <w:lang w:val="en-US"/>
        </w:rPr>
        <w:instrText xml:space="preserve"> REF _Ref114864132 \h </w:instrText>
      </w:r>
      <w:r w:rsidRPr="00CE25AF">
        <w:rPr>
          <w:lang w:val="en-US"/>
        </w:rPr>
      </w:r>
      <w:r w:rsidRPr="00CE25AF">
        <w:rPr>
          <w:lang w:val="en-US"/>
        </w:rPr>
        <w:fldChar w:fldCharType="separate"/>
      </w:r>
      <w:r w:rsidR="00F511DE" w:rsidRPr="00CE25AF">
        <w:t xml:space="preserve">Figure </w:t>
      </w:r>
      <w:r w:rsidR="00F511DE">
        <w:rPr>
          <w:noProof/>
        </w:rPr>
        <w:t>54</w:t>
      </w:r>
      <w:r w:rsidRPr="00CE25AF">
        <w:rPr>
          <w:lang w:val="en-US"/>
        </w:rPr>
        <w:fldChar w:fldCharType="end"/>
      </w:r>
      <w:r w:rsidRPr="00CE25AF">
        <w:rPr>
          <w:lang w:val="en-US"/>
        </w:rPr>
        <w:t>.</w:t>
      </w:r>
    </w:p>
    <w:p w14:paraId="73F74452" w14:textId="2B2E46D4" w:rsidR="00152674" w:rsidRPr="00CE25AF" w:rsidRDefault="0084773E" w:rsidP="00152674">
      <w:pPr>
        <w:pStyle w:val="NormalWeb"/>
        <w:rPr>
          <w:lang w:val="en-US"/>
        </w:rPr>
      </w:pPr>
      <w:r w:rsidRPr="00CE25AF">
        <w:rPr>
          <w:bCs/>
          <w:lang w:val="en-US"/>
        </w:rPr>
        <w:fldChar w:fldCharType="begin"/>
      </w:r>
      <w:r w:rsidRPr="00CE25AF">
        <w:rPr>
          <w:bCs/>
          <w:lang w:val="en-US"/>
        </w:rPr>
        <w:instrText xml:space="preserve"> REF _Ref103588202 \h </w:instrText>
      </w:r>
      <w:r w:rsidRPr="00CE25AF">
        <w:rPr>
          <w:bCs/>
          <w:lang w:val="en-US"/>
        </w:rPr>
      </w:r>
      <w:r w:rsidRPr="00CE25AF">
        <w:rPr>
          <w:bCs/>
          <w:lang w:val="en-US"/>
        </w:rPr>
        <w:fldChar w:fldCharType="separate"/>
      </w:r>
      <w:r w:rsidR="00F511DE" w:rsidRPr="00CE25AF">
        <w:t xml:space="preserve">Table </w:t>
      </w:r>
      <w:r w:rsidR="00F511DE">
        <w:rPr>
          <w:noProof/>
        </w:rPr>
        <w:t>9</w:t>
      </w:r>
      <w:r w:rsidRPr="00CE25AF">
        <w:rPr>
          <w:bCs/>
          <w:lang w:val="en-US"/>
        </w:rPr>
        <w:fldChar w:fldCharType="end"/>
      </w:r>
      <w:r w:rsidRPr="00CE25AF">
        <w:rPr>
          <w:bCs/>
          <w:lang w:val="en-US"/>
        </w:rPr>
        <w:t xml:space="preserve"> depicts e</w:t>
      </w:r>
      <w:r w:rsidR="00152674" w:rsidRPr="00CE25AF">
        <w:rPr>
          <w:bCs/>
          <w:lang w:val="en-US"/>
        </w:rPr>
        <w:t xml:space="preserve">xample values and the value range of the different data types. The left column </w:t>
      </w:r>
      <w:r w:rsidR="00F639CD" w:rsidRPr="00CE25AF">
        <w:rPr>
          <w:bCs/>
          <w:lang w:val="en-US"/>
        </w:rPr>
        <w:t>"</w:t>
      </w:r>
      <w:r w:rsidR="00152674" w:rsidRPr="00CE25AF">
        <w:rPr>
          <w:bCs/>
          <w:lang w:val="en-US"/>
        </w:rPr>
        <w:t>Data Type</w:t>
      </w:r>
      <w:r w:rsidR="00F639CD" w:rsidRPr="00CE25AF">
        <w:rPr>
          <w:bCs/>
          <w:lang w:val="en-US"/>
        </w:rPr>
        <w:t>"</w:t>
      </w:r>
      <w:r w:rsidR="00152674" w:rsidRPr="00CE25AF">
        <w:rPr>
          <w:bCs/>
          <w:lang w:val="en-US"/>
        </w:rPr>
        <w:t xml:space="preserve"> shows the data types which can be used for </w:t>
      </w:r>
      <w:proofErr w:type="spellStart"/>
      <w:r w:rsidR="00152674" w:rsidRPr="00CE25AF">
        <w:rPr>
          <w:bCs/>
          <w:lang w:val="en-US"/>
        </w:rPr>
        <w:t>submodel</w:t>
      </w:r>
      <w:proofErr w:type="spellEnd"/>
      <w:r w:rsidR="00152674" w:rsidRPr="00CE25AF">
        <w:rPr>
          <w:bCs/>
          <w:lang w:val="en-US"/>
        </w:rPr>
        <w:t xml:space="preserve"> element values. The data types are defined according to the W3C XML Schema (https://www.w3.org/TR/xmlschema-2/#built-in-datatypes and https://www.w3.org/TR/xmlschema-2/#built-in-derived). </w:t>
      </w:r>
      <w:r w:rsidR="00F639CD" w:rsidRPr="00CE25AF">
        <w:rPr>
          <w:bCs/>
          <w:lang w:val="en-US"/>
        </w:rPr>
        <w:t>"</w:t>
      </w:r>
      <w:r w:rsidR="00152674" w:rsidRPr="00CE25AF">
        <w:rPr>
          <w:bCs/>
          <w:lang w:val="en-US"/>
        </w:rPr>
        <w:t>Value Range</w:t>
      </w:r>
      <w:r w:rsidR="00F639CD" w:rsidRPr="00CE25AF">
        <w:rPr>
          <w:bCs/>
          <w:lang w:val="en-US"/>
        </w:rPr>
        <w:t>"</w:t>
      </w:r>
      <w:r w:rsidR="00152674" w:rsidRPr="00CE25AF">
        <w:rPr>
          <w:bCs/>
          <w:lang w:val="en-US"/>
        </w:rPr>
        <w:t xml:space="preserve"> further explains the possible range of </w:t>
      </w:r>
      <w:r w:rsidR="00152674" w:rsidRPr="00CE25AF">
        <w:rPr>
          <w:bCs/>
          <w:lang w:val="en-US"/>
        </w:rPr>
        <w:lastRenderedPageBreak/>
        <w:t xml:space="preserve">data values for this data type. </w:t>
      </w:r>
      <w:r w:rsidRPr="00CE25AF">
        <w:rPr>
          <w:bCs/>
          <w:lang w:val="en-US"/>
        </w:rPr>
        <w:t>T</w:t>
      </w:r>
      <w:r w:rsidR="00152674" w:rsidRPr="00CE25AF">
        <w:rPr>
          <w:bCs/>
          <w:lang w:val="en-US"/>
        </w:rPr>
        <w:t xml:space="preserve">he right column </w:t>
      </w:r>
      <w:r w:rsidRPr="00CE25AF">
        <w:rPr>
          <w:bCs/>
          <w:lang w:val="en-US"/>
        </w:rPr>
        <w:t>shows</w:t>
      </w:r>
      <w:r w:rsidR="00152674" w:rsidRPr="00CE25AF">
        <w:rPr>
          <w:bCs/>
          <w:lang w:val="en-US"/>
        </w:rPr>
        <w:t xml:space="preserve"> related examples for values of the corresponding data type.</w:t>
      </w:r>
      <w:r w:rsidR="00152674" w:rsidRPr="00CE25AF">
        <w:rPr>
          <w:lang w:val="en-US"/>
        </w:rPr>
        <w:t xml:space="preserve"> </w:t>
      </w:r>
    </w:p>
    <w:p w14:paraId="700505C8" w14:textId="552EE025" w:rsidR="00152674" w:rsidRPr="00CE25AF" w:rsidRDefault="00152674" w:rsidP="00110904">
      <w:pPr>
        <w:pStyle w:val="Caption"/>
      </w:pPr>
      <w:bookmarkStart w:id="2088" w:name="_Ref103588202"/>
      <w:bookmarkStart w:id="2089" w:name="_Toc125537784"/>
      <w:r w:rsidRPr="00CE25AF">
        <w:t xml:space="preserve">Table </w:t>
      </w:r>
      <w:r w:rsidRPr="00CE25AF">
        <w:fldChar w:fldCharType="begin"/>
      </w:r>
      <w:r w:rsidRPr="00CE25AF">
        <w:instrText xml:space="preserve"> SEQ Table \* ARABIC </w:instrText>
      </w:r>
      <w:r w:rsidRPr="00CE25AF">
        <w:fldChar w:fldCharType="separate"/>
      </w:r>
      <w:r w:rsidR="00F511DE">
        <w:rPr>
          <w:noProof/>
        </w:rPr>
        <w:t>9</w:t>
      </w:r>
      <w:r w:rsidRPr="00CE25AF">
        <w:fldChar w:fldCharType="end"/>
      </w:r>
      <w:bookmarkEnd w:id="2088"/>
      <w:r w:rsidRPr="00CE25AF">
        <w:t xml:space="preserve"> Data Types with Examples</w:t>
      </w:r>
      <w:r w:rsidRPr="00CE25AF">
        <w:rPr>
          <w:rStyle w:val="FootnoteReference"/>
        </w:rPr>
        <w:footnoteReference w:id="28"/>
      </w:r>
      <w:bookmarkEnd w:id="2089"/>
    </w:p>
    <w:tbl>
      <w:tblPr>
        <w:tblStyle w:val="TableGrid"/>
        <w:tblW w:w="0" w:type="auto"/>
        <w:tblLayout w:type="fixed"/>
        <w:tblLook w:val="04A0" w:firstRow="1" w:lastRow="0" w:firstColumn="1" w:lastColumn="0" w:noHBand="0" w:noVBand="1"/>
      </w:tblPr>
      <w:tblGrid>
        <w:gridCol w:w="1129"/>
        <w:gridCol w:w="2268"/>
        <w:gridCol w:w="2268"/>
        <w:gridCol w:w="3686"/>
      </w:tblGrid>
      <w:tr w:rsidR="00482FC3" w:rsidRPr="00CE25AF" w14:paraId="509DF712" w14:textId="77777777" w:rsidTr="00482FC3">
        <w:tc>
          <w:tcPr>
            <w:tcW w:w="1129" w:type="dxa"/>
            <w:shd w:val="clear" w:color="auto" w:fill="0778A5"/>
          </w:tcPr>
          <w:p w14:paraId="0BBBBD93" w14:textId="77777777" w:rsidR="00152674" w:rsidRPr="00CE25AF" w:rsidRDefault="00152674" w:rsidP="00817F5B">
            <w:pPr>
              <w:pStyle w:val="NormalWeb"/>
              <w:rPr>
                <w:color w:val="FFFFFF" w:themeColor="background1"/>
                <w:lang w:val="en-US"/>
              </w:rPr>
            </w:pPr>
          </w:p>
        </w:tc>
        <w:tc>
          <w:tcPr>
            <w:tcW w:w="2268" w:type="dxa"/>
            <w:shd w:val="clear" w:color="auto" w:fill="0778A5"/>
          </w:tcPr>
          <w:p w14:paraId="3C6463E1" w14:textId="77777777" w:rsidR="00152674" w:rsidRPr="007C14E8" w:rsidRDefault="00152674" w:rsidP="00817F5B">
            <w:pPr>
              <w:pStyle w:val="NormalWeb"/>
              <w:rPr>
                <w:color w:val="FFFFFF" w:themeColor="background1"/>
                <w:lang w:val="en-US"/>
              </w:rPr>
            </w:pPr>
            <w:r w:rsidRPr="007C14E8">
              <w:rPr>
                <w:color w:val="FFFFFF" w:themeColor="background1"/>
                <w:lang w:val="en-US"/>
              </w:rPr>
              <w:t>Data Type</w:t>
            </w:r>
          </w:p>
        </w:tc>
        <w:tc>
          <w:tcPr>
            <w:tcW w:w="2268" w:type="dxa"/>
            <w:shd w:val="clear" w:color="auto" w:fill="0778A5"/>
          </w:tcPr>
          <w:p w14:paraId="72588068" w14:textId="77777777" w:rsidR="00152674" w:rsidRPr="007C14E8" w:rsidRDefault="00152674" w:rsidP="00817F5B">
            <w:pPr>
              <w:pStyle w:val="NormalWeb"/>
              <w:rPr>
                <w:color w:val="FFFFFF" w:themeColor="background1"/>
                <w:lang w:val="en-US"/>
              </w:rPr>
            </w:pPr>
            <w:r w:rsidRPr="007C14E8">
              <w:rPr>
                <w:color w:val="FFFFFF" w:themeColor="background1"/>
                <w:lang w:val="en-US"/>
              </w:rPr>
              <w:t>Value Range</w:t>
            </w:r>
          </w:p>
        </w:tc>
        <w:tc>
          <w:tcPr>
            <w:tcW w:w="3686" w:type="dxa"/>
            <w:shd w:val="clear" w:color="auto" w:fill="0778A5"/>
          </w:tcPr>
          <w:p w14:paraId="48431589" w14:textId="77777777" w:rsidR="00152674" w:rsidRPr="007C14E8" w:rsidRDefault="00152674" w:rsidP="00817F5B">
            <w:pPr>
              <w:pStyle w:val="NormalWeb"/>
              <w:rPr>
                <w:color w:val="FFFFFF" w:themeColor="background1"/>
                <w:lang w:val="en-US"/>
              </w:rPr>
            </w:pPr>
            <w:r w:rsidRPr="007C14E8">
              <w:rPr>
                <w:color w:val="FFFFFF" w:themeColor="background1"/>
                <w:lang w:val="en-US"/>
              </w:rPr>
              <w:t>Sample Values</w:t>
            </w:r>
          </w:p>
        </w:tc>
      </w:tr>
      <w:tr w:rsidR="00152674" w:rsidRPr="00C51190" w14:paraId="5E186F93" w14:textId="77777777" w:rsidTr="00482FC3">
        <w:tc>
          <w:tcPr>
            <w:tcW w:w="1129" w:type="dxa"/>
            <w:vMerge w:val="restart"/>
            <w:shd w:val="clear" w:color="auto" w:fill="0778A5"/>
          </w:tcPr>
          <w:p w14:paraId="571C4042" w14:textId="357753DA" w:rsidR="00152674" w:rsidRPr="007C14E8" w:rsidRDefault="00152674" w:rsidP="00817F5B">
            <w:pPr>
              <w:pStyle w:val="NormalWeb"/>
              <w:rPr>
                <w:color w:val="FFFFFF" w:themeColor="background1"/>
                <w:lang w:val="en-US"/>
              </w:rPr>
            </w:pPr>
            <w:r w:rsidRPr="007C14E8">
              <w:rPr>
                <w:color w:val="FFFFFF" w:themeColor="background1"/>
                <w:lang w:val="en-US"/>
              </w:rPr>
              <w:t xml:space="preserve">Core </w:t>
            </w:r>
            <w:r w:rsidR="0084773E" w:rsidRPr="00CE25AF">
              <w:rPr>
                <w:color w:val="FFFFFF" w:themeColor="background1"/>
                <w:lang w:val="en-US"/>
              </w:rPr>
              <w:t>t</w:t>
            </w:r>
            <w:r w:rsidRPr="00CE25AF">
              <w:rPr>
                <w:color w:val="FFFFFF" w:themeColor="background1"/>
                <w:lang w:val="en-US"/>
              </w:rPr>
              <w:t>ypes</w:t>
            </w:r>
          </w:p>
        </w:tc>
        <w:tc>
          <w:tcPr>
            <w:tcW w:w="2268" w:type="dxa"/>
          </w:tcPr>
          <w:p w14:paraId="71DA1232" w14:textId="44F59791" w:rsidR="00152674" w:rsidRPr="007C14E8" w:rsidRDefault="00F92B5C" w:rsidP="00817F5B">
            <w:pPr>
              <w:pStyle w:val="NormalWeb"/>
              <w:rPr>
                <w:lang w:val="en-US"/>
              </w:rPr>
            </w:pPr>
            <w:proofErr w:type="spellStart"/>
            <w:r w:rsidRPr="007C14E8">
              <w:rPr>
                <w:lang w:val="en-US"/>
              </w:rPr>
              <w:t>xs:</w:t>
            </w:r>
            <w:r w:rsidR="00152674" w:rsidRPr="007C14E8">
              <w:rPr>
                <w:lang w:val="en-US"/>
              </w:rPr>
              <w:t>string</w:t>
            </w:r>
            <w:proofErr w:type="spellEnd"/>
          </w:p>
        </w:tc>
        <w:tc>
          <w:tcPr>
            <w:tcW w:w="2268" w:type="dxa"/>
          </w:tcPr>
          <w:p w14:paraId="55F8E96C" w14:textId="31008612" w:rsidR="00152674" w:rsidRPr="00CE25AF" w:rsidRDefault="00152674" w:rsidP="00817F5B">
            <w:pPr>
              <w:pStyle w:val="NormalWeb"/>
              <w:rPr>
                <w:lang w:val="en-US"/>
              </w:rPr>
            </w:pPr>
            <w:r w:rsidRPr="00CE25AF">
              <w:rPr>
                <w:lang w:val="en-US"/>
              </w:rPr>
              <w:t>Character string (but not all Unicode character strings)</w:t>
            </w:r>
          </w:p>
        </w:tc>
        <w:tc>
          <w:tcPr>
            <w:tcW w:w="3686" w:type="dxa"/>
          </w:tcPr>
          <w:p w14:paraId="2F21D129" w14:textId="66872159" w:rsidR="00A91250" w:rsidRDefault="00F639CD" w:rsidP="00817F5B">
            <w:pPr>
              <w:pStyle w:val="NormalWeb"/>
              <w:rPr>
                <w:lang w:val="en-US"/>
              </w:rPr>
            </w:pPr>
            <w:r w:rsidRPr="00CE25AF">
              <w:rPr>
                <w:lang w:val="en-US"/>
              </w:rPr>
              <w:t>"</w:t>
            </w:r>
            <w:r w:rsidR="00152674" w:rsidRPr="00CE25AF">
              <w:rPr>
                <w:lang w:val="en-US"/>
              </w:rPr>
              <w:t>Hello world</w:t>
            </w:r>
            <w:r w:rsidRPr="00CE25AF">
              <w:rPr>
                <w:lang w:val="en-US"/>
              </w:rPr>
              <w:t>"</w:t>
            </w:r>
          </w:p>
          <w:p w14:paraId="67889905" w14:textId="046B8759" w:rsidR="00A91250" w:rsidRDefault="00F639CD" w:rsidP="00817F5B">
            <w:pPr>
              <w:pStyle w:val="NormalWeb"/>
              <w:rPr>
                <w:lang w:val="en-US"/>
              </w:rPr>
            </w:pPr>
            <w:r w:rsidRPr="00CE25AF">
              <w:rPr>
                <w:lang w:val="en-US"/>
              </w:rPr>
              <w:t>"</w:t>
            </w:r>
            <w:r w:rsidR="00152674" w:rsidRPr="007C14E8">
              <w:rPr>
                <w:lang w:val="en-US"/>
              </w:rPr>
              <w:t>Κα</w:t>
            </w:r>
            <w:proofErr w:type="spellStart"/>
            <w:r w:rsidR="00152674" w:rsidRPr="007C14E8">
              <w:rPr>
                <w:lang w:val="en-US"/>
              </w:rPr>
              <w:t>λημέρ</w:t>
            </w:r>
            <w:proofErr w:type="spellEnd"/>
            <w:r w:rsidR="00152674" w:rsidRPr="007C14E8">
              <w:rPr>
                <w:lang w:val="en-US"/>
              </w:rPr>
              <w:t>α</w:t>
            </w:r>
            <w:r w:rsidR="00152674" w:rsidRPr="00CE25AF">
              <w:rPr>
                <w:lang w:val="en-US"/>
              </w:rPr>
              <w:t xml:space="preserve"> </w:t>
            </w:r>
            <w:proofErr w:type="spellStart"/>
            <w:r w:rsidR="00152674" w:rsidRPr="007C14E8">
              <w:rPr>
                <w:lang w:val="en-US"/>
              </w:rPr>
              <w:t>κόσμε</w:t>
            </w:r>
            <w:proofErr w:type="spellEnd"/>
            <w:r w:rsidRPr="00CE25AF">
              <w:rPr>
                <w:lang w:val="en-US"/>
              </w:rPr>
              <w:t>"</w:t>
            </w:r>
          </w:p>
          <w:p w14:paraId="491FA562" w14:textId="15473352" w:rsidR="00152674" w:rsidRPr="00CE25AF" w:rsidRDefault="00F639CD" w:rsidP="00817F5B">
            <w:pPr>
              <w:pStyle w:val="NormalWeb"/>
              <w:rPr>
                <w:lang w:val="en-US"/>
              </w:rPr>
            </w:pPr>
            <w:r w:rsidRPr="00CE25AF">
              <w:rPr>
                <w:lang w:val="en-US"/>
              </w:rPr>
              <w:t>"</w:t>
            </w:r>
            <w:proofErr w:type="spellStart"/>
            <w:r w:rsidR="00124076" w:rsidRPr="007C14E8">
              <w:rPr>
                <w:rFonts w:ascii="MS Gothic" w:eastAsia="MS Gothic" w:hAnsi="MS Gothic"/>
                <w:lang w:val="en-US"/>
              </w:rPr>
              <w:t>こんにちは世界</w:t>
            </w:r>
            <w:proofErr w:type="spellEnd"/>
            <w:r w:rsidRPr="00CE25AF">
              <w:rPr>
                <w:lang w:val="en-US"/>
              </w:rPr>
              <w:t>"</w:t>
            </w:r>
          </w:p>
        </w:tc>
      </w:tr>
      <w:tr w:rsidR="00152674" w:rsidRPr="00CE25AF" w14:paraId="5BD2662F" w14:textId="77777777" w:rsidTr="00482FC3">
        <w:tc>
          <w:tcPr>
            <w:tcW w:w="1129" w:type="dxa"/>
            <w:vMerge/>
            <w:shd w:val="clear" w:color="auto" w:fill="0778A5"/>
          </w:tcPr>
          <w:p w14:paraId="6A7D4579" w14:textId="77777777" w:rsidR="00152674" w:rsidRPr="00CE25AF" w:rsidRDefault="00152674" w:rsidP="00817F5B">
            <w:pPr>
              <w:pStyle w:val="NormalWeb"/>
              <w:rPr>
                <w:color w:val="FFFFFF" w:themeColor="background1"/>
                <w:lang w:val="en-US"/>
              </w:rPr>
            </w:pPr>
          </w:p>
        </w:tc>
        <w:tc>
          <w:tcPr>
            <w:tcW w:w="2268" w:type="dxa"/>
          </w:tcPr>
          <w:p w14:paraId="62DF2273" w14:textId="7E96B3CF" w:rsidR="00152674" w:rsidRPr="00373A9F" w:rsidRDefault="00F92B5C" w:rsidP="00817F5B">
            <w:pPr>
              <w:pStyle w:val="NormalWeb"/>
              <w:rPr>
                <w:lang w:val="en-US"/>
              </w:rPr>
            </w:pPr>
            <w:proofErr w:type="spellStart"/>
            <w:r w:rsidRPr="00373A9F">
              <w:rPr>
                <w:lang w:val="en-US"/>
              </w:rPr>
              <w:t>xs:</w:t>
            </w:r>
            <w:r w:rsidR="00152674" w:rsidRPr="00373A9F">
              <w:rPr>
                <w:lang w:val="en-US"/>
              </w:rPr>
              <w:t>boolean</w:t>
            </w:r>
            <w:proofErr w:type="spellEnd"/>
          </w:p>
        </w:tc>
        <w:tc>
          <w:tcPr>
            <w:tcW w:w="2268" w:type="dxa"/>
          </w:tcPr>
          <w:p w14:paraId="25397A68" w14:textId="77777777" w:rsidR="00152674" w:rsidRPr="00373A9F" w:rsidRDefault="00152674" w:rsidP="00817F5B">
            <w:pPr>
              <w:pStyle w:val="NormalWeb"/>
              <w:rPr>
                <w:lang w:val="en-US"/>
              </w:rPr>
            </w:pPr>
            <w:r w:rsidRPr="00373A9F">
              <w:rPr>
                <w:lang w:val="en-US"/>
              </w:rPr>
              <w:t>true, false</w:t>
            </w:r>
          </w:p>
        </w:tc>
        <w:tc>
          <w:tcPr>
            <w:tcW w:w="3686" w:type="dxa"/>
          </w:tcPr>
          <w:p w14:paraId="2919BF73" w14:textId="77777777" w:rsidR="00152674" w:rsidRPr="00373A9F" w:rsidRDefault="00152674" w:rsidP="00817F5B">
            <w:pPr>
              <w:pStyle w:val="NormalWeb"/>
              <w:rPr>
                <w:lang w:val="en-US"/>
              </w:rPr>
            </w:pPr>
            <w:r w:rsidRPr="00373A9F">
              <w:rPr>
                <w:lang w:val="en-US"/>
              </w:rPr>
              <w:t>true, false</w:t>
            </w:r>
          </w:p>
        </w:tc>
      </w:tr>
      <w:tr w:rsidR="00152674" w:rsidRPr="00CE25AF" w14:paraId="76EF1C08" w14:textId="77777777" w:rsidTr="00482FC3">
        <w:tc>
          <w:tcPr>
            <w:tcW w:w="1129" w:type="dxa"/>
            <w:vMerge/>
            <w:shd w:val="clear" w:color="auto" w:fill="0778A5"/>
          </w:tcPr>
          <w:p w14:paraId="31A6F6E3" w14:textId="77777777" w:rsidR="00152674" w:rsidRPr="002F482E" w:rsidRDefault="00152674" w:rsidP="00817F5B">
            <w:pPr>
              <w:pStyle w:val="NormalWeb"/>
              <w:rPr>
                <w:color w:val="FFFFFF" w:themeColor="background1"/>
                <w:lang w:val="en-US"/>
              </w:rPr>
            </w:pPr>
          </w:p>
        </w:tc>
        <w:tc>
          <w:tcPr>
            <w:tcW w:w="2268" w:type="dxa"/>
          </w:tcPr>
          <w:p w14:paraId="6D5A25D3" w14:textId="66523BC6" w:rsidR="00152674" w:rsidRPr="002F482E" w:rsidRDefault="00F92B5C" w:rsidP="00817F5B">
            <w:pPr>
              <w:pStyle w:val="NormalWeb"/>
              <w:rPr>
                <w:lang w:val="en-US"/>
              </w:rPr>
            </w:pPr>
            <w:proofErr w:type="spellStart"/>
            <w:r w:rsidRPr="002F482E">
              <w:rPr>
                <w:lang w:val="en-US"/>
              </w:rPr>
              <w:t>xs:</w:t>
            </w:r>
            <w:r w:rsidR="00152674" w:rsidRPr="002F482E">
              <w:rPr>
                <w:lang w:val="en-US"/>
              </w:rPr>
              <w:t>decimal</w:t>
            </w:r>
            <w:proofErr w:type="spellEnd"/>
          </w:p>
        </w:tc>
        <w:tc>
          <w:tcPr>
            <w:tcW w:w="2268" w:type="dxa"/>
          </w:tcPr>
          <w:p w14:paraId="3669F4CE" w14:textId="77777777" w:rsidR="00152674" w:rsidRPr="002F482E" w:rsidRDefault="00152674" w:rsidP="00817F5B">
            <w:pPr>
              <w:pStyle w:val="NormalWeb"/>
              <w:rPr>
                <w:lang w:val="en-US"/>
              </w:rPr>
            </w:pPr>
            <w:r w:rsidRPr="002F482E">
              <w:rPr>
                <w:lang w:val="en-US"/>
              </w:rPr>
              <w:t>Arbitrary-precision decimal numbers</w:t>
            </w:r>
          </w:p>
        </w:tc>
        <w:tc>
          <w:tcPr>
            <w:tcW w:w="3686" w:type="dxa"/>
          </w:tcPr>
          <w:p w14:paraId="4AA18A62" w14:textId="77777777" w:rsidR="00A91250" w:rsidRDefault="00152674" w:rsidP="00817F5B">
            <w:pPr>
              <w:pStyle w:val="NormalWeb"/>
              <w:rPr>
                <w:lang w:val="en-US"/>
              </w:rPr>
            </w:pPr>
            <w:r w:rsidRPr="002F482E">
              <w:rPr>
                <w:lang w:val="en-US"/>
              </w:rPr>
              <w:t>-1.23</w:t>
            </w:r>
          </w:p>
          <w:p w14:paraId="5190C421" w14:textId="77777777" w:rsidR="00A91250" w:rsidRDefault="00152674" w:rsidP="00817F5B">
            <w:pPr>
              <w:pStyle w:val="NormalWeb"/>
              <w:rPr>
                <w:lang w:val="en-US"/>
              </w:rPr>
            </w:pPr>
            <w:r w:rsidRPr="002F482E">
              <w:rPr>
                <w:lang w:val="en-US"/>
              </w:rPr>
              <w:t>126789672374892739424.543233</w:t>
            </w:r>
          </w:p>
          <w:p w14:paraId="19E16512" w14:textId="2E7ECD25" w:rsidR="00152674" w:rsidRPr="002F482E" w:rsidRDefault="00152674" w:rsidP="00817F5B">
            <w:pPr>
              <w:pStyle w:val="NormalWeb"/>
              <w:rPr>
                <w:lang w:val="en-US"/>
              </w:rPr>
            </w:pPr>
            <w:r w:rsidRPr="002F482E">
              <w:rPr>
                <w:lang w:val="en-US"/>
              </w:rPr>
              <w:t>+100000.00, 210</w:t>
            </w:r>
          </w:p>
        </w:tc>
      </w:tr>
      <w:tr w:rsidR="00152674" w:rsidRPr="00CE25AF" w14:paraId="2C6306B8" w14:textId="77777777" w:rsidTr="00482FC3">
        <w:tc>
          <w:tcPr>
            <w:tcW w:w="1129" w:type="dxa"/>
            <w:vMerge/>
            <w:shd w:val="clear" w:color="auto" w:fill="0778A5"/>
          </w:tcPr>
          <w:p w14:paraId="4E135D76" w14:textId="77777777" w:rsidR="00152674" w:rsidRPr="002F482E" w:rsidRDefault="00152674" w:rsidP="00817F5B">
            <w:pPr>
              <w:pStyle w:val="NormalWeb"/>
              <w:rPr>
                <w:color w:val="FFFFFF" w:themeColor="background1"/>
                <w:lang w:val="en-US"/>
              </w:rPr>
            </w:pPr>
          </w:p>
        </w:tc>
        <w:tc>
          <w:tcPr>
            <w:tcW w:w="2268" w:type="dxa"/>
          </w:tcPr>
          <w:p w14:paraId="57F549C3" w14:textId="75EAFCFE" w:rsidR="00152674" w:rsidRPr="002F482E" w:rsidRDefault="00F92B5C" w:rsidP="00817F5B">
            <w:pPr>
              <w:pStyle w:val="NormalWeb"/>
              <w:rPr>
                <w:lang w:val="en-US"/>
              </w:rPr>
            </w:pPr>
            <w:proofErr w:type="spellStart"/>
            <w:r w:rsidRPr="002F482E">
              <w:rPr>
                <w:lang w:val="en-US"/>
              </w:rPr>
              <w:t>xs:</w:t>
            </w:r>
            <w:r w:rsidR="00152674" w:rsidRPr="002F482E">
              <w:rPr>
                <w:lang w:val="en-US"/>
              </w:rPr>
              <w:t>integer</w:t>
            </w:r>
            <w:proofErr w:type="spellEnd"/>
          </w:p>
        </w:tc>
        <w:tc>
          <w:tcPr>
            <w:tcW w:w="2268" w:type="dxa"/>
          </w:tcPr>
          <w:p w14:paraId="781BAC22" w14:textId="77777777" w:rsidR="00152674" w:rsidRPr="002F482E" w:rsidRDefault="00152674" w:rsidP="00817F5B">
            <w:pPr>
              <w:pStyle w:val="NormalWeb"/>
              <w:rPr>
                <w:lang w:val="en-US"/>
              </w:rPr>
            </w:pPr>
            <w:r w:rsidRPr="002F482E">
              <w:rPr>
                <w:lang w:val="en-US"/>
              </w:rPr>
              <w:t>Arbitrary-size integer numbers</w:t>
            </w:r>
          </w:p>
        </w:tc>
        <w:tc>
          <w:tcPr>
            <w:tcW w:w="3686" w:type="dxa"/>
          </w:tcPr>
          <w:p w14:paraId="1CB43A42" w14:textId="666648F3" w:rsidR="00A91250" w:rsidRDefault="00152674" w:rsidP="00817F5B">
            <w:pPr>
              <w:pStyle w:val="NormalWeb"/>
              <w:rPr>
                <w:lang w:val="en-US"/>
              </w:rPr>
            </w:pPr>
            <w:r w:rsidRPr="002F482E">
              <w:rPr>
                <w:lang w:val="en-US"/>
              </w:rPr>
              <w:t>-1</w:t>
            </w:r>
          </w:p>
          <w:p w14:paraId="31233E81" w14:textId="17E3E426" w:rsidR="00A91250" w:rsidRDefault="00152674" w:rsidP="00817F5B">
            <w:pPr>
              <w:pStyle w:val="NormalWeb"/>
              <w:rPr>
                <w:lang w:val="en-US"/>
              </w:rPr>
            </w:pPr>
            <w:r w:rsidRPr="002F482E">
              <w:rPr>
                <w:lang w:val="en-US"/>
              </w:rPr>
              <w:t>0</w:t>
            </w:r>
          </w:p>
          <w:p w14:paraId="1ED2E9C1" w14:textId="775BA0E1" w:rsidR="00A91250" w:rsidRDefault="00152674" w:rsidP="00817F5B">
            <w:pPr>
              <w:pStyle w:val="NormalWeb"/>
              <w:rPr>
                <w:lang w:val="en-US"/>
              </w:rPr>
            </w:pPr>
            <w:r w:rsidRPr="002F482E">
              <w:rPr>
                <w:lang w:val="en-US"/>
              </w:rPr>
              <w:t xml:space="preserve"> 126789675432332938792837429837429837429</w:t>
            </w:r>
          </w:p>
          <w:p w14:paraId="58A77C93" w14:textId="6252D56F" w:rsidR="00152674" w:rsidRPr="002F482E" w:rsidRDefault="00152674" w:rsidP="00817F5B">
            <w:pPr>
              <w:pStyle w:val="NormalWeb"/>
              <w:rPr>
                <w:lang w:val="en-US"/>
              </w:rPr>
            </w:pPr>
            <w:r w:rsidRPr="002F482E">
              <w:rPr>
                <w:lang w:val="en-US"/>
              </w:rPr>
              <w:t>+100000</w:t>
            </w:r>
          </w:p>
        </w:tc>
      </w:tr>
      <w:tr w:rsidR="00152674" w:rsidRPr="00CE25AF" w14:paraId="2F66657C" w14:textId="77777777" w:rsidTr="00482FC3">
        <w:tc>
          <w:tcPr>
            <w:tcW w:w="1129" w:type="dxa"/>
            <w:vMerge w:val="restart"/>
            <w:shd w:val="clear" w:color="auto" w:fill="0778A5"/>
          </w:tcPr>
          <w:p w14:paraId="6E058939" w14:textId="1E737799" w:rsidR="00152674" w:rsidRPr="00373A9F" w:rsidRDefault="00152674" w:rsidP="00817F5B">
            <w:pPr>
              <w:pStyle w:val="NormalWeb"/>
              <w:rPr>
                <w:color w:val="FFFFFF" w:themeColor="background1"/>
                <w:lang w:val="en-US"/>
              </w:rPr>
            </w:pPr>
            <w:r w:rsidRPr="00373A9F">
              <w:rPr>
                <w:color w:val="FFFFFF" w:themeColor="background1"/>
                <w:lang w:val="en-US"/>
              </w:rPr>
              <w:t>IEEE</w:t>
            </w:r>
            <w:r w:rsidR="0084773E" w:rsidRPr="00CE25AF">
              <w:rPr>
                <w:color w:val="FFFFFF" w:themeColor="background1"/>
                <w:lang w:val="en-US"/>
              </w:rPr>
              <w:t xml:space="preserve"> </w:t>
            </w:r>
            <w:r w:rsidRPr="00373A9F">
              <w:rPr>
                <w:color w:val="FFFFFF" w:themeColor="background1"/>
                <w:lang w:val="en-US"/>
              </w:rPr>
              <w:t>floating-point numbers</w:t>
            </w:r>
          </w:p>
        </w:tc>
        <w:tc>
          <w:tcPr>
            <w:tcW w:w="2268" w:type="dxa"/>
          </w:tcPr>
          <w:p w14:paraId="656E3B61" w14:textId="4C03ACEE" w:rsidR="00152674" w:rsidRPr="00373A9F" w:rsidRDefault="00F92B5C" w:rsidP="00817F5B">
            <w:pPr>
              <w:pStyle w:val="NormalWeb"/>
              <w:rPr>
                <w:lang w:val="en-US"/>
              </w:rPr>
            </w:pPr>
            <w:proofErr w:type="spellStart"/>
            <w:r w:rsidRPr="00373A9F">
              <w:rPr>
                <w:lang w:val="en-US"/>
              </w:rPr>
              <w:t>xs:</w:t>
            </w:r>
            <w:r w:rsidR="00152674" w:rsidRPr="00373A9F">
              <w:rPr>
                <w:lang w:val="en-US"/>
              </w:rPr>
              <w:t>double</w:t>
            </w:r>
            <w:proofErr w:type="spellEnd"/>
          </w:p>
        </w:tc>
        <w:tc>
          <w:tcPr>
            <w:tcW w:w="2268" w:type="dxa"/>
          </w:tcPr>
          <w:p w14:paraId="50E8D2D3" w14:textId="77777777" w:rsidR="00152674" w:rsidRPr="00373A9F" w:rsidRDefault="00152674" w:rsidP="00817F5B">
            <w:pPr>
              <w:pStyle w:val="NormalWeb"/>
              <w:rPr>
                <w:lang w:val="en-US"/>
              </w:rPr>
            </w:pPr>
            <w:r w:rsidRPr="00CE25AF">
              <w:rPr>
                <w:lang w:val="en-US"/>
              </w:rPr>
              <w:t xml:space="preserve">64-bit floating point numbers incl. </w:t>
            </w:r>
            <w:r w:rsidRPr="00373A9F">
              <w:rPr>
                <w:lang w:val="en-US"/>
              </w:rPr>
              <w:t xml:space="preserve">±Inf, ±0, </w:t>
            </w:r>
            <w:proofErr w:type="spellStart"/>
            <w:r w:rsidRPr="00373A9F">
              <w:rPr>
                <w:lang w:val="en-US"/>
              </w:rPr>
              <w:t>NaN</w:t>
            </w:r>
            <w:proofErr w:type="spellEnd"/>
          </w:p>
        </w:tc>
        <w:tc>
          <w:tcPr>
            <w:tcW w:w="3686" w:type="dxa"/>
          </w:tcPr>
          <w:p w14:paraId="25C84C6B" w14:textId="76EEAF8F" w:rsidR="00A91250" w:rsidRDefault="00152674" w:rsidP="00817F5B">
            <w:pPr>
              <w:pStyle w:val="NormalWeb"/>
              <w:rPr>
                <w:lang w:val="en-US"/>
              </w:rPr>
            </w:pPr>
            <w:r w:rsidRPr="00373A9F">
              <w:rPr>
                <w:lang w:val="en-US"/>
              </w:rPr>
              <w:t>-1.0</w:t>
            </w:r>
          </w:p>
          <w:p w14:paraId="78EA11F1" w14:textId="1CF8BAAA" w:rsidR="00A91250" w:rsidRDefault="00152674" w:rsidP="00817F5B">
            <w:pPr>
              <w:pStyle w:val="NormalWeb"/>
              <w:rPr>
                <w:lang w:val="en-US"/>
              </w:rPr>
            </w:pPr>
            <w:r w:rsidRPr="00373A9F">
              <w:rPr>
                <w:lang w:val="en-US"/>
              </w:rPr>
              <w:t>+0.0</w:t>
            </w:r>
          </w:p>
          <w:p w14:paraId="3A7BEDD6" w14:textId="78C3C160" w:rsidR="00A91250" w:rsidRDefault="00152674" w:rsidP="00817F5B">
            <w:pPr>
              <w:pStyle w:val="NormalWeb"/>
              <w:rPr>
                <w:lang w:val="en-US"/>
              </w:rPr>
            </w:pPr>
            <w:r w:rsidRPr="00373A9F">
              <w:rPr>
                <w:lang w:val="en-US"/>
              </w:rPr>
              <w:t xml:space="preserve">-0.0 </w:t>
            </w:r>
          </w:p>
          <w:p w14:paraId="43764E48" w14:textId="123BF520" w:rsidR="00A91250" w:rsidRDefault="00152674" w:rsidP="00817F5B">
            <w:pPr>
              <w:pStyle w:val="NormalWeb"/>
              <w:rPr>
                <w:lang w:val="en-US"/>
              </w:rPr>
            </w:pPr>
            <w:r w:rsidRPr="00373A9F">
              <w:rPr>
                <w:lang w:val="en-US"/>
              </w:rPr>
              <w:t>234.567e8</w:t>
            </w:r>
          </w:p>
          <w:p w14:paraId="2CA31C01" w14:textId="0C334A78" w:rsidR="00A91250" w:rsidRDefault="00152674" w:rsidP="00817F5B">
            <w:pPr>
              <w:pStyle w:val="NormalWeb"/>
              <w:rPr>
                <w:lang w:val="en-US"/>
              </w:rPr>
            </w:pPr>
            <w:r w:rsidRPr="00373A9F">
              <w:rPr>
                <w:lang w:val="en-US"/>
              </w:rPr>
              <w:t>-INF</w:t>
            </w:r>
          </w:p>
          <w:p w14:paraId="0EECD9A6" w14:textId="6B801B45" w:rsidR="00152674" w:rsidRPr="00373A9F" w:rsidRDefault="00152674" w:rsidP="00817F5B">
            <w:pPr>
              <w:pStyle w:val="NormalWeb"/>
              <w:rPr>
                <w:lang w:val="en-US"/>
              </w:rPr>
            </w:pPr>
            <w:proofErr w:type="spellStart"/>
            <w:r w:rsidRPr="00373A9F">
              <w:rPr>
                <w:lang w:val="en-US"/>
              </w:rPr>
              <w:t>NaN</w:t>
            </w:r>
            <w:proofErr w:type="spellEnd"/>
          </w:p>
        </w:tc>
      </w:tr>
      <w:tr w:rsidR="00152674" w:rsidRPr="00CE25AF" w14:paraId="027A565B" w14:textId="77777777" w:rsidTr="00482FC3">
        <w:tc>
          <w:tcPr>
            <w:tcW w:w="1129" w:type="dxa"/>
            <w:vMerge/>
            <w:shd w:val="clear" w:color="auto" w:fill="0778A5"/>
          </w:tcPr>
          <w:p w14:paraId="06501806" w14:textId="77777777" w:rsidR="00152674" w:rsidRPr="00EC100A" w:rsidRDefault="00152674" w:rsidP="00817F5B">
            <w:pPr>
              <w:pStyle w:val="NormalWeb"/>
              <w:rPr>
                <w:color w:val="FFFFFF" w:themeColor="background1"/>
                <w:lang w:val="en-US"/>
              </w:rPr>
            </w:pPr>
          </w:p>
        </w:tc>
        <w:tc>
          <w:tcPr>
            <w:tcW w:w="2268" w:type="dxa"/>
          </w:tcPr>
          <w:p w14:paraId="49B646B7" w14:textId="2DFD9A1D" w:rsidR="00152674" w:rsidRPr="00EC100A" w:rsidRDefault="00F92B5C" w:rsidP="00817F5B">
            <w:pPr>
              <w:pStyle w:val="NormalWeb"/>
              <w:rPr>
                <w:lang w:val="en-US"/>
              </w:rPr>
            </w:pPr>
            <w:proofErr w:type="spellStart"/>
            <w:r w:rsidRPr="00EC100A">
              <w:rPr>
                <w:lang w:val="en-US"/>
              </w:rPr>
              <w:t>xs:</w:t>
            </w:r>
            <w:r w:rsidR="00152674" w:rsidRPr="00EC100A">
              <w:rPr>
                <w:lang w:val="en-US"/>
              </w:rPr>
              <w:t>float</w:t>
            </w:r>
            <w:proofErr w:type="spellEnd"/>
          </w:p>
        </w:tc>
        <w:tc>
          <w:tcPr>
            <w:tcW w:w="2268" w:type="dxa"/>
          </w:tcPr>
          <w:p w14:paraId="70C3BE95" w14:textId="77777777" w:rsidR="00152674" w:rsidRPr="00373A9F" w:rsidRDefault="00152674" w:rsidP="00817F5B">
            <w:pPr>
              <w:pStyle w:val="NormalWeb"/>
              <w:rPr>
                <w:lang w:val="en-US"/>
              </w:rPr>
            </w:pPr>
            <w:r w:rsidRPr="00CE25AF">
              <w:rPr>
                <w:lang w:val="en-US"/>
              </w:rPr>
              <w:t xml:space="preserve">32-bit floating point numbers incl. </w:t>
            </w:r>
            <w:r w:rsidRPr="00373A9F">
              <w:rPr>
                <w:lang w:val="en-US"/>
              </w:rPr>
              <w:t xml:space="preserve">±Inf, ±0, </w:t>
            </w:r>
            <w:proofErr w:type="spellStart"/>
            <w:r w:rsidRPr="00373A9F">
              <w:rPr>
                <w:lang w:val="en-US"/>
              </w:rPr>
              <w:t>NaN</w:t>
            </w:r>
            <w:proofErr w:type="spellEnd"/>
          </w:p>
        </w:tc>
        <w:tc>
          <w:tcPr>
            <w:tcW w:w="3686" w:type="dxa"/>
          </w:tcPr>
          <w:p w14:paraId="59975554" w14:textId="5AC0A57D" w:rsidR="00A91250" w:rsidRDefault="00152674" w:rsidP="00817F5B">
            <w:pPr>
              <w:pStyle w:val="NormalWeb"/>
              <w:rPr>
                <w:lang w:val="en-US"/>
              </w:rPr>
            </w:pPr>
            <w:r w:rsidRPr="00373A9F">
              <w:rPr>
                <w:lang w:val="en-US"/>
              </w:rPr>
              <w:t xml:space="preserve">-1.0 </w:t>
            </w:r>
          </w:p>
          <w:p w14:paraId="0DFB993E" w14:textId="5A575EA0" w:rsidR="00A91250" w:rsidRDefault="00152674" w:rsidP="00817F5B">
            <w:pPr>
              <w:pStyle w:val="NormalWeb"/>
              <w:rPr>
                <w:lang w:val="en-US"/>
              </w:rPr>
            </w:pPr>
            <w:r w:rsidRPr="00373A9F">
              <w:rPr>
                <w:lang w:val="en-US"/>
              </w:rPr>
              <w:t>+0.0</w:t>
            </w:r>
          </w:p>
          <w:p w14:paraId="39EA9C0F" w14:textId="17565C7F" w:rsidR="00A91250" w:rsidRDefault="00152674" w:rsidP="00817F5B">
            <w:pPr>
              <w:pStyle w:val="NormalWeb"/>
              <w:rPr>
                <w:lang w:val="en-US"/>
              </w:rPr>
            </w:pPr>
            <w:r w:rsidRPr="00373A9F">
              <w:rPr>
                <w:lang w:val="en-US"/>
              </w:rPr>
              <w:t>-0.0</w:t>
            </w:r>
          </w:p>
          <w:p w14:paraId="2411DCD9" w14:textId="2D76A4AB" w:rsidR="00A91250" w:rsidRDefault="00152674" w:rsidP="00817F5B">
            <w:pPr>
              <w:pStyle w:val="NormalWeb"/>
              <w:rPr>
                <w:lang w:val="en-US"/>
              </w:rPr>
            </w:pPr>
            <w:r w:rsidRPr="00373A9F">
              <w:rPr>
                <w:lang w:val="en-US"/>
              </w:rPr>
              <w:t xml:space="preserve">234.567e8 </w:t>
            </w:r>
          </w:p>
          <w:p w14:paraId="6B670EEA" w14:textId="3346C73A" w:rsidR="00A91250" w:rsidRDefault="00152674" w:rsidP="00817F5B">
            <w:pPr>
              <w:pStyle w:val="NormalWeb"/>
              <w:rPr>
                <w:lang w:val="en-US"/>
              </w:rPr>
            </w:pPr>
            <w:r w:rsidRPr="00373A9F">
              <w:rPr>
                <w:lang w:val="en-US"/>
              </w:rPr>
              <w:t xml:space="preserve">-INF </w:t>
            </w:r>
          </w:p>
          <w:p w14:paraId="20734DBF" w14:textId="3CFA5A4D" w:rsidR="00152674" w:rsidRPr="00373A9F" w:rsidRDefault="00152674" w:rsidP="00817F5B">
            <w:pPr>
              <w:pStyle w:val="NormalWeb"/>
              <w:rPr>
                <w:lang w:val="en-US"/>
              </w:rPr>
            </w:pPr>
            <w:proofErr w:type="spellStart"/>
            <w:r w:rsidRPr="00373A9F">
              <w:rPr>
                <w:lang w:val="en-US"/>
              </w:rPr>
              <w:t>NaN</w:t>
            </w:r>
            <w:proofErr w:type="spellEnd"/>
          </w:p>
        </w:tc>
      </w:tr>
      <w:tr w:rsidR="00152674" w:rsidRPr="00CE25AF" w14:paraId="7BDE0FEF" w14:textId="77777777" w:rsidTr="00482FC3">
        <w:tc>
          <w:tcPr>
            <w:tcW w:w="1129" w:type="dxa"/>
            <w:vMerge w:val="restart"/>
            <w:shd w:val="clear" w:color="auto" w:fill="0778A5"/>
          </w:tcPr>
          <w:p w14:paraId="2A4F9CDA" w14:textId="7FACBEE8" w:rsidR="00152674" w:rsidRPr="00373A9F" w:rsidRDefault="00152674" w:rsidP="00817F5B">
            <w:pPr>
              <w:pStyle w:val="NormalWeb"/>
              <w:rPr>
                <w:color w:val="FFFFFF" w:themeColor="background1"/>
                <w:lang w:val="en-US"/>
              </w:rPr>
            </w:pPr>
            <w:r w:rsidRPr="00373A9F">
              <w:rPr>
                <w:color w:val="FFFFFF" w:themeColor="background1"/>
                <w:lang w:val="en-US"/>
              </w:rPr>
              <w:lastRenderedPageBreak/>
              <w:t xml:space="preserve">Time and </w:t>
            </w:r>
            <w:r w:rsidRPr="00CE25AF">
              <w:rPr>
                <w:color w:val="FFFFFF" w:themeColor="background1"/>
                <w:lang w:val="en-US"/>
              </w:rPr>
              <w:t>dat</w:t>
            </w:r>
            <w:r w:rsidR="0084773E" w:rsidRPr="00CE25AF">
              <w:rPr>
                <w:color w:val="FFFFFF" w:themeColor="background1"/>
                <w:lang w:val="en-US"/>
              </w:rPr>
              <w:t>es</w:t>
            </w:r>
          </w:p>
        </w:tc>
        <w:tc>
          <w:tcPr>
            <w:tcW w:w="2268" w:type="dxa"/>
          </w:tcPr>
          <w:p w14:paraId="4B412F17" w14:textId="1E0DD9C6" w:rsidR="00152674" w:rsidRPr="00373A9F" w:rsidRDefault="00F92B5C" w:rsidP="00817F5B">
            <w:pPr>
              <w:pStyle w:val="NormalWeb"/>
              <w:rPr>
                <w:lang w:val="en-US"/>
              </w:rPr>
            </w:pPr>
            <w:proofErr w:type="spellStart"/>
            <w:r w:rsidRPr="00373A9F">
              <w:rPr>
                <w:lang w:val="en-US"/>
              </w:rPr>
              <w:t>xs:</w:t>
            </w:r>
            <w:r w:rsidR="00152674" w:rsidRPr="00373A9F">
              <w:rPr>
                <w:lang w:val="en-US"/>
              </w:rPr>
              <w:t>date</w:t>
            </w:r>
            <w:proofErr w:type="spellEnd"/>
          </w:p>
        </w:tc>
        <w:tc>
          <w:tcPr>
            <w:tcW w:w="2268" w:type="dxa"/>
          </w:tcPr>
          <w:p w14:paraId="1EB8524F" w14:textId="17B2C29E" w:rsidR="00152674" w:rsidRPr="00CE25AF" w:rsidRDefault="00152674" w:rsidP="00817F5B">
            <w:pPr>
              <w:pStyle w:val="NormalWeb"/>
              <w:rPr>
                <w:lang w:val="en-US"/>
              </w:rPr>
            </w:pPr>
            <w:r w:rsidRPr="00CE25AF">
              <w:rPr>
                <w:lang w:val="en-US"/>
              </w:rPr>
              <w:t>Dates (</w:t>
            </w:r>
            <w:proofErr w:type="spellStart"/>
            <w:r w:rsidRPr="00CE25AF">
              <w:rPr>
                <w:lang w:val="en-US"/>
              </w:rPr>
              <w:t>yyyy</w:t>
            </w:r>
            <w:proofErr w:type="spellEnd"/>
            <w:r w:rsidRPr="00CE25AF">
              <w:rPr>
                <w:lang w:val="en-US"/>
              </w:rPr>
              <w:t>-mm-dd) with or without time</w:t>
            </w:r>
            <w:r w:rsidR="0084773E" w:rsidRPr="00CE25AF">
              <w:rPr>
                <w:lang w:val="en-US"/>
              </w:rPr>
              <w:t xml:space="preserve"> </w:t>
            </w:r>
            <w:r w:rsidRPr="00CE25AF">
              <w:rPr>
                <w:lang w:val="en-US"/>
              </w:rPr>
              <w:t>zone</w:t>
            </w:r>
          </w:p>
        </w:tc>
        <w:tc>
          <w:tcPr>
            <w:tcW w:w="3686" w:type="dxa"/>
          </w:tcPr>
          <w:p w14:paraId="4BB77AF6" w14:textId="77777777" w:rsidR="00A91250" w:rsidRDefault="00F639CD" w:rsidP="00817F5B">
            <w:pPr>
              <w:pStyle w:val="NormalWeb"/>
              <w:rPr>
                <w:lang w:val="en-US"/>
              </w:rPr>
            </w:pPr>
            <w:r w:rsidRPr="00373A9F">
              <w:rPr>
                <w:lang w:val="en-US"/>
              </w:rPr>
              <w:t>"</w:t>
            </w:r>
            <w:r w:rsidR="00152674" w:rsidRPr="00373A9F">
              <w:rPr>
                <w:lang w:val="en-US"/>
              </w:rPr>
              <w:t>2000-01-01</w:t>
            </w:r>
            <w:r w:rsidRPr="00373A9F">
              <w:rPr>
                <w:lang w:val="en-US"/>
              </w:rPr>
              <w:t>"</w:t>
            </w:r>
          </w:p>
          <w:p w14:paraId="0EC99E71" w14:textId="4E55C6C6" w:rsidR="00A91250" w:rsidRDefault="00F639CD" w:rsidP="00817F5B">
            <w:pPr>
              <w:pStyle w:val="NormalWeb"/>
              <w:rPr>
                <w:lang w:val="en-US"/>
              </w:rPr>
            </w:pPr>
            <w:r w:rsidRPr="00373A9F">
              <w:rPr>
                <w:lang w:val="en-US"/>
              </w:rPr>
              <w:t>"</w:t>
            </w:r>
            <w:r w:rsidR="00152674" w:rsidRPr="00373A9F">
              <w:rPr>
                <w:lang w:val="en-US"/>
              </w:rPr>
              <w:t>2000-01-01Z</w:t>
            </w:r>
            <w:r w:rsidRPr="00373A9F">
              <w:rPr>
                <w:lang w:val="en-US"/>
              </w:rPr>
              <w:t>"</w:t>
            </w:r>
          </w:p>
          <w:p w14:paraId="203A6915" w14:textId="2F7AA2F0" w:rsidR="00152674" w:rsidRPr="00373A9F" w:rsidRDefault="00F639CD" w:rsidP="00817F5B">
            <w:pPr>
              <w:pStyle w:val="NormalWeb"/>
              <w:rPr>
                <w:lang w:val="en-US"/>
              </w:rPr>
            </w:pPr>
            <w:r w:rsidRPr="00373A9F">
              <w:rPr>
                <w:lang w:val="en-US"/>
              </w:rPr>
              <w:t>"</w:t>
            </w:r>
            <w:r w:rsidR="00152674" w:rsidRPr="00373A9F">
              <w:rPr>
                <w:lang w:val="en-US"/>
              </w:rPr>
              <w:t>2000-01-01+12:05</w:t>
            </w:r>
            <w:r w:rsidRPr="00373A9F">
              <w:rPr>
                <w:lang w:val="en-US"/>
              </w:rPr>
              <w:t>"</w:t>
            </w:r>
          </w:p>
        </w:tc>
      </w:tr>
      <w:tr w:rsidR="00152674" w:rsidRPr="00CE25AF" w14:paraId="70E83BCE" w14:textId="77777777" w:rsidTr="00482FC3">
        <w:tc>
          <w:tcPr>
            <w:tcW w:w="1129" w:type="dxa"/>
            <w:vMerge/>
            <w:shd w:val="clear" w:color="auto" w:fill="0778A5"/>
          </w:tcPr>
          <w:p w14:paraId="111644B4" w14:textId="77777777" w:rsidR="00152674" w:rsidRPr="00EC100A" w:rsidRDefault="00152674" w:rsidP="00817F5B">
            <w:pPr>
              <w:pStyle w:val="NormalWeb"/>
              <w:rPr>
                <w:color w:val="FFFFFF" w:themeColor="background1"/>
                <w:lang w:val="en-US"/>
              </w:rPr>
            </w:pPr>
          </w:p>
        </w:tc>
        <w:tc>
          <w:tcPr>
            <w:tcW w:w="2268" w:type="dxa"/>
          </w:tcPr>
          <w:p w14:paraId="1E56710E" w14:textId="5073CEAF" w:rsidR="00152674" w:rsidRPr="00EC100A" w:rsidRDefault="00F92B5C" w:rsidP="00817F5B">
            <w:pPr>
              <w:pStyle w:val="NormalWeb"/>
              <w:rPr>
                <w:lang w:val="en-US"/>
              </w:rPr>
            </w:pPr>
            <w:proofErr w:type="spellStart"/>
            <w:r w:rsidRPr="00EC100A">
              <w:rPr>
                <w:lang w:val="en-US"/>
              </w:rPr>
              <w:t>xs:</w:t>
            </w:r>
            <w:r w:rsidR="00152674" w:rsidRPr="00EC100A">
              <w:rPr>
                <w:lang w:val="en-US"/>
              </w:rPr>
              <w:t>time</w:t>
            </w:r>
            <w:proofErr w:type="spellEnd"/>
          </w:p>
        </w:tc>
        <w:tc>
          <w:tcPr>
            <w:tcW w:w="2268" w:type="dxa"/>
          </w:tcPr>
          <w:p w14:paraId="753BDA62" w14:textId="321CB05C" w:rsidR="00152674" w:rsidRPr="00CE25AF" w:rsidRDefault="00152674" w:rsidP="00817F5B">
            <w:pPr>
              <w:pStyle w:val="NormalWeb"/>
              <w:rPr>
                <w:lang w:val="en-US"/>
              </w:rPr>
            </w:pPr>
            <w:r w:rsidRPr="00CE25AF">
              <w:rPr>
                <w:lang w:val="en-US"/>
              </w:rPr>
              <w:t>Times (</w:t>
            </w:r>
            <w:proofErr w:type="spellStart"/>
            <w:r w:rsidRPr="00CE25AF">
              <w:rPr>
                <w:lang w:val="en-US"/>
              </w:rPr>
              <w:t>hh:mm:ss.sss</w:t>
            </w:r>
            <w:proofErr w:type="spellEnd"/>
            <w:r w:rsidRPr="00CE25AF">
              <w:rPr>
                <w:lang w:val="en-US"/>
              </w:rPr>
              <w:t>…​) with or without time</w:t>
            </w:r>
            <w:r w:rsidR="0084773E" w:rsidRPr="00CE25AF">
              <w:rPr>
                <w:lang w:val="en-US"/>
              </w:rPr>
              <w:t xml:space="preserve"> </w:t>
            </w:r>
            <w:r w:rsidRPr="00CE25AF">
              <w:rPr>
                <w:lang w:val="en-US"/>
              </w:rPr>
              <w:t>zone</w:t>
            </w:r>
          </w:p>
        </w:tc>
        <w:tc>
          <w:tcPr>
            <w:tcW w:w="3686" w:type="dxa"/>
          </w:tcPr>
          <w:p w14:paraId="11CCF645" w14:textId="79BEC74F" w:rsidR="00A91250" w:rsidRDefault="00F639CD" w:rsidP="00817F5B">
            <w:pPr>
              <w:pStyle w:val="NormalWeb"/>
              <w:rPr>
                <w:lang w:val="en-US"/>
              </w:rPr>
            </w:pPr>
            <w:r w:rsidRPr="00373A9F">
              <w:rPr>
                <w:lang w:val="en-US"/>
              </w:rPr>
              <w:t>"</w:t>
            </w:r>
            <w:r w:rsidR="00152674" w:rsidRPr="00373A9F">
              <w:rPr>
                <w:lang w:val="en-US"/>
              </w:rPr>
              <w:t>14:23:00</w:t>
            </w:r>
            <w:r w:rsidRPr="00373A9F">
              <w:rPr>
                <w:lang w:val="en-US"/>
              </w:rPr>
              <w:t>"</w:t>
            </w:r>
          </w:p>
          <w:p w14:paraId="6D710DC8" w14:textId="6EEE6B86" w:rsidR="00A91250" w:rsidRDefault="00F639CD" w:rsidP="00817F5B">
            <w:pPr>
              <w:pStyle w:val="NormalWeb"/>
              <w:rPr>
                <w:lang w:val="en-US"/>
              </w:rPr>
            </w:pPr>
            <w:r w:rsidRPr="00373A9F">
              <w:rPr>
                <w:lang w:val="en-US"/>
              </w:rPr>
              <w:t>"</w:t>
            </w:r>
            <w:r w:rsidR="00152674" w:rsidRPr="00373A9F">
              <w:rPr>
                <w:lang w:val="en-US"/>
              </w:rPr>
              <w:t>14:23:00.527634Z</w:t>
            </w:r>
            <w:r w:rsidRPr="00373A9F">
              <w:rPr>
                <w:lang w:val="en-US"/>
              </w:rPr>
              <w:t>"</w:t>
            </w:r>
            <w:r w:rsidR="00152674" w:rsidRPr="00373A9F">
              <w:rPr>
                <w:lang w:val="en-US"/>
              </w:rPr>
              <w:t xml:space="preserve"> </w:t>
            </w:r>
          </w:p>
          <w:p w14:paraId="1435D991" w14:textId="4F438C7A" w:rsidR="00152674" w:rsidRPr="00373A9F" w:rsidRDefault="00F639CD" w:rsidP="00817F5B">
            <w:pPr>
              <w:pStyle w:val="NormalWeb"/>
              <w:rPr>
                <w:lang w:val="en-US"/>
              </w:rPr>
            </w:pPr>
            <w:r w:rsidRPr="00373A9F">
              <w:rPr>
                <w:lang w:val="en-US"/>
              </w:rPr>
              <w:t>"</w:t>
            </w:r>
            <w:r w:rsidR="00152674" w:rsidRPr="00373A9F">
              <w:rPr>
                <w:lang w:val="en-US"/>
              </w:rPr>
              <w:t>14:23:00+03:00</w:t>
            </w:r>
            <w:r w:rsidRPr="00373A9F">
              <w:rPr>
                <w:lang w:val="en-US"/>
              </w:rPr>
              <w:t>"</w:t>
            </w:r>
          </w:p>
        </w:tc>
      </w:tr>
      <w:tr w:rsidR="00152674" w:rsidRPr="00CE25AF" w14:paraId="4A0F2747" w14:textId="77777777" w:rsidTr="00482FC3">
        <w:tc>
          <w:tcPr>
            <w:tcW w:w="1129" w:type="dxa"/>
            <w:vMerge/>
            <w:shd w:val="clear" w:color="auto" w:fill="0778A5"/>
          </w:tcPr>
          <w:p w14:paraId="184B4D84" w14:textId="77777777" w:rsidR="00152674" w:rsidRPr="00EC100A" w:rsidRDefault="00152674" w:rsidP="00817F5B">
            <w:pPr>
              <w:pStyle w:val="NormalWeb"/>
              <w:rPr>
                <w:color w:val="FFFFFF" w:themeColor="background1"/>
                <w:lang w:val="en-US"/>
              </w:rPr>
            </w:pPr>
          </w:p>
        </w:tc>
        <w:tc>
          <w:tcPr>
            <w:tcW w:w="2268" w:type="dxa"/>
          </w:tcPr>
          <w:p w14:paraId="1BE98836" w14:textId="55C60664" w:rsidR="00152674" w:rsidRPr="00EC100A" w:rsidRDefault="00F92B5C" w:rsidP="00817F5B">
            <w:pPr>
              <w:pStyle w:val="NormalWeb"/>
              <w:rPr>
                <w:lang w:val="en-US"/>
              </w:rPr>
            </w:pPr>
            <w:proofErr w:type="spellStart"/>
            <w:r w:rsidRPr="00EC100A">
              <w:rPr>
                <w:lang w:val="en-US"/>
              </w:rPr>
              <w:t>xs:</w:t>
            </w:r>
            <w:r w:rsidR="00152674" w:rsidRPr="00EC100A">
              <w:rPr>
                <w:lang w:val="en-US"/>
              </w:rPr>
              <w:t>dateTime</w:t>
            </w:r>
            <w:proofErr w:type="spellEnd"/>
          </w:p>
        </w:tc>
        <w:tc>
          <w:tcPr>
            <w:tcW w:w="2268" w:type="dxa"/>
          </w:tcPr>
          <w:p w14:paraId="691B4F7D" w14:textId="1E1DC9FA" w:rsidR="00152674" w:rsidRPr="00CE25AF" w:rsidRDefault="00152674" w:rsidP="00817F5B">
            <w:pPr>
              <w:pStyle w:val="NormalWeb"/>
              <w:rPr>
                <w:lang w:val="en-US"/>
              </w:rPr>
            </w:pPr>
            <w:r w:rsidRPr="00CE25AF">
              <w:rPr>
                <w:lang w:val="en-US"/>
              </w:rPr>
              <w:t>Date and time with or without time</w:t>
            </w:r>
            <w:r w:rsidR="0084773E" w:rsidRPr="00CE25AF">
              <w:rPr>
                <w:lang w:val="en-US"/>
              </w:rPr>
              <w:t xml:space="preserve"> </w:t>
            </w:r>
            <w:r w:rsidRPr="00CE25AF">
              <w:rPr>
                <w:lang w:val="en-US"/>
              </w:rPr>
              <w:t>zone</w:t>
            </w:r>
          </w:p>
        </w:tc>
        <w:tc>
          <w:tcPr>
            <w:tcW w:w="3686" w:type="dxa"/>
          </w:tcPr>
          <w:p w14:paraId="2E6D47E2" w14:textId="40495E7D" w:rsidR="00A91250" w:rsidRDefault="00F639CD" w:rsidP="00817F5B">
            <w:pPr>
              <w:pStyle w:val="NormalWeb"/>
              <w:rPr>
                <w:lang w:val="en-US"/>
              </w:rPr>
            </w:pPr>
            <w:r w:rsidRPr="00373A9F">
              <w:rPr>
                <w:lang w:val="en-US"/>
              </w:rPr>
              <w:t>"</w:t>
            </w:r>
            <w:r w:rsidR="00152674" w:rsidRPr="00373A9F">
              <w:rPr>
                <w:lang w:val="en-US"/>
              </w:rPr>
              <w:t>2000-01-01T14:23:00</w:t>
            </w:r>
            <w:r w:rsidRPr="00373A9F">
              <w:rPr>
                <w:lang w:val="en-US"/>
              </w:rPr>
              <w:t>"</w:t>
            </w:r>
          </w:p>
          <w:p w14:paraId="57C56060" w14:textId="5ECB0AE1" w:rsidR="00152674" w:rsidRPr="00373A9F" w:rsidRDefault="00F639CD" w:rsidP="00817F5B">
            <w:pPr>
              <w:pStyle w:val="NormalWeb"/>
              <w:rPr>
                <w:lang w:val="en-US"/>
              </w:rPr>
            </w:pPr>
            <w:r w:rsidRPr="00373A9F">
              <w:rPr>
                <w:lang w:val="en-US"/>
              </w:rPr>
              <w:t>"</w:t>
            </w:r>
            <w:r w:rsidR="00152674" w:rsidRPr="00373A9F">
              <w:rPr>
                <w:lang w:val="en-US"/>
              </w:rPr>
              <w:t>2000-01-01T14:23:00.66372+14:00</w:t>
            </w:r>
            <w:r w:rsidRPr="00373A9F">
              <w:rPr>
                <w:lang w:val="en-US"/>
              </w:rPr>
              <w:t>"</w:t>
            </w:r>
            <w:r w:rsidR="00DF67D9" w:rsidRPr="00373A9F">
              <w:rPr>
                <w:rStyle w:val="FootnoteReference"/>
                <w:lang w:val="en-US"/>
              </w:rPr>
              <w:footnoteReference w:id="29"/>
            </w:r>
          </w:p>
        </w:tc>
      </w:tr>
      <w:tr w:rsidR="00152674" w:rsidRPr="00CE25AF" w14:paraId="10A8A422" w14:textId="77777777" w:rsidTr="00482FC3">
        <w:tc>
          <w:tcPr>
            <w:tcW w:w="1129" w:type="dxa"/>
            <w:vMerge w:val="restart"/>
            <w:shd w:val="clear" w:color="auto" w:fill="0778A5"/>
          </w:tcPr>
          <w:p w14:paraId="38225BF9" w14:textId="77777777" w:rsidR="00152674" w:rsidRPr="00373A9F" w:rsidRDefault="00152674" w:rsidP="00817F5B">
            <w:pPr>
              <w:pStyle w:val="NormalWeb"/>
              <w:rPr>
                <w:color w:val="FFFFFF" w:themeColor="background1"/>
                <w:lang w:val="en-US"/>
              </w:rPr>
            </w:pPr>
            <w:r w:rsidRPr="00373A9F">
              <w:rPr>
                <w:color w:val="FFFFFF" w:themeColor="background1"/>
                <w:lang w:val="en-US"/>
              </w:rPr>
              <w:t>Recurring and partial dates</w:t>
            </w:r>
          </w:p>
        </w:tc>
        <w:tc>
          <w:tcPr>
            <w:tcW w:w="2268" w:type="dxa"/>
          </w:tcPr>
          <w:p w14:paraId="192F1F73" w14:textId="3C8FC7A6" w:rsidR="00152674" w:rsidRPr="00373A9F" w:rsidRDefault="00F92B5C" w:rsidP="00817F5B">
            <w:pPr>
              <w:pStyle w:val="NormalWeb"/>
              <w:rPr>
                <w:lang w:val="en-US"/>
              </w:rPr>
            </w:pPr>
            <w:proofErr w:type="spellStart"/>
            <w:r w:rsidRPr="00373A9F">
              <w:rPr>
                <w:lang w:val="en-US"/>
              </w:rPr>
              <w:t>xs:</w:t>
            </w:r>
            <w:r w:rsidR="00152674" w:rsidRPr="00373A9F">
              <w:rPr>
                <w:lang w:val="en-US"/>
              </w:rPr>
              <w:t>gYear</w:t>
            </w:r>
            <w:proofErr w:type="spellEnd"/>
          </w:p>
        </w:tc>
        <w:tc>
          <w:tcPr>
            <w:tcW w:w="2268" w:type="dxa"/>
          </w:tcPr>
          <w:p w14:paraId="3FD636E6" w14:textId="77777777" w:rsidR="00152674" w:rsidRPr="00373A9F" w:rsidRDefault="00152674" w:rsidP="00817F5B">
            <w:pPr>
              <w:pStyle w:val="NormalWeb"/>
              <w:rPr>
                <w:lang w:val="en-US"/>
              </w:rPr>
            </w:pPr>
            <w:r w:rsidRPr="00373A9F">
              <w:rPr>
                <w:lang w:val="en-US"/>
              </w:rPr>
              <w:t>Gregorian calendar year</w:t>
            </w:r>
          </w:p>
        </w:tc>
        <w:tc>
          <w:tcPr>
            <w:tcW w:w="3686" w:type="dxa"/>
          </w:tcPr>
          <w:p w14:paraId="231ECCF5" w14:textId="758E73FA" w:rsidR="00A91250" w:rsidRDefault="00F639CD" w:rsidP="00817F5B">
            <w:pPr>
              <w:pStyle w:val="NormalWeb"/>
              <w:rPr>
                <w:lang w:val="en-US"/>
              </w:rPr>
            </w:pPr>
            <w:r w:rsidRPr="00373A9F">
              <w:rPr>
                <w:lang w:val="en-US"/>
              </w:rPr>
              <w:t>"</w:t>
            </w:r>
            <w:r w:rsidR="00152674" w:rsidRPr="00373A9F">
              <w:rPr>
                <w:lang w:val="en-US"/>
              </w:rPr>
              <w:t>2000</w:t>
            </w:r>
            <w:r w:rsidRPr="00373A9F">
              <w:rPr>
                <w:lang w:val="en-US"/>
              </w:rPr>
              <w:t>"</w:t>
            </w:r>
          </w:p>
          <w:p w14:paraId="1804F145" w14:textId="4C59910F" w:rsidR="00152674" w:rsidRPr="00373A9F" w:rsidRDefault="00F639CD" w:rsidP="00817F5B">
            <w:pPr>
              <w:pStyle w:val="NormalWeb"/>
              <w:rPr>
                <w:lang w:val="en-US"/>
              </w:rPr>
            </w:pPr>
            <w:r w:rsidRPr="00373A9F">
              <w:rPr>
                <w:lang w:val="en-US"/>
              </w:rPr>
              <w:t>"</w:t>
            </w:r>
            <w:r w:rsidR="00152674" w:rsidRPr="00373A9F">
              <w:rPr>
                <w:lang w:val="en-US"/>
              </w:rPr>
              <w:t>2000+03:00</w:t>
            </w:r>
            <w:r w:rsidRPr="00373A9F">
              <w:rPr>
                <w:lang w:val="en-US"/>
              </w:rPr>
              <w:t>"</w:t>
            </w:r>
          </w:p>
        </w:tc>
      </w:tr>
      <w:tr w:rsidR="00152674" w:rsidRPr="00CE25AF" w14:paraId="67503D0B" w14:textId="77777777" w:rsidTr="00482FC3">
        <w:tc>
          <w:tcPr>
            <w:tcW w:w="1129" w:type="dxa"/>
            <w:vMerge/>
            <w:shd w:val="clear" w:color="auto" w:fill="0778A5"/>
          </w:tcPr>
          <w:p w14:paraId="30AD6B71" w14:textId="77777777" w:rsidR="00152674" w:rsidRPr="00EC100A" w:rsidRDefault="00152674" w:rsidP="00817F5B">
            <w:pPr>
              <w:pStyle w:val="NormalWeb"/>
              <w:rPr>
                <w:color w:val="FFFFFF" w:themeColor="background1"/>
                <w:lang w:val="en-US"/>
              </w:rPr>
            </w:pPr>
          </w:p>
        </w:tc>
        <w:tc>
          <w:tcPr>
            <w:tcW w:w="2268" w:type="dxa"/>
          </w:tcPr>
          <w:p w14:paraId="07FFA5A5" w14:textId="16FBF77D" w:rsidR="00152674" w:rsidRPr="00EC100A" w:rsidRDefault="00F92B5C" w:rsidP="00817F5B">
            <w:pPr>
              <w:pStyle w:val="NormalWeb"/>
              <w:rPr>
                <w:lang w:val="en-US"/>
              </w:rPr>
            </w:pPr>
            <w:proofErr w:type="spellStart"/>
            <w:r w:rsidRPr="00EC100A">
              <w:rPr>
                <w:lang w:val="en-US"/>
              </w:rPr>
              <w:t>xs:</w:t>
            </w:r>
            <w:r w:rsidR="00152674" w:rsidRPr="00EC100A">
              <w:rPr>
                <w:lang w:val="en-US"/>
              </w:rPr>
              <w:t>gMonth</w:t>
            </w:r>
            <w:proofErr w:type="spellEnd"/>
          </w:p>
        </w:tc>
        <w:tc>
          <w:tcPr>
            <w:tcW w:w="2268" w:type="dxa"/>
          </w:tcPr>
          <w:p w14:paraId="75826B60" w14:textId="77777777" w:rsidR="00152674" w:rsidRPr="00EC100A" w:rsidRDefault="00152674" w:rsidP="00817F5B">
            <w:pPr>
              <w:pStyle w:val="NormalWeb"/>
              <w:rPr>
                <w:lang w:val="en-US"/>
              </w:rPr>
            </w:pPr>
            <w:r w:rsidRPr="00EC100A">
              <w:rPr>
                <w:lang w:val="en-US"/>
              </w:rPr>
              <w:t>Gregorian calendar month</w:t>
            </w:r>
          </w:p>
        </w:tc>
        <w:tc>
          <w:tcPr>
            <w:tcW w:w="3686" w:type="dxa"/>
          </w:tcPr>
          <w:p w14:paraId="72B483E8" w14:textId="3D142A77" w:rsidR="00A91250" w:rsidRDefault="00F639CD" w:rsidP="00817F5B">
            <w:pPr>
              <w:pStyle w:val="NormalWeb"/>
              <w:rPr>
                <w:lang w:val="en-US"/>
              </w:rPr>
            </w:pPr>
            <w:r w:rsidRPr="00EC100A">
              <w:rPr>
                <w:lang w:val="en-US"/>
              </w:rPr>
              <w:t>"</w:t>
            </w:r>
            <w:r w:rsidR="00152674" w:rsidRPr="00EC100A">
              <w:rPr>
                <w:lang w:val="en-US"/>
              </w:rPr>
              <w:t>--04</w:t>
            </w:r>
            <w:r w:rsidRPr="00EC100A">
              <w:rPr>
                <w:lang w:val="en-US"/>
              </w:rPr>
              <w:t>"</w:t>
            </w:r>
          </w:p>
          <w:p w14:paraId="275E4A2C" w14:textId="38C82EB4" w:rsidR="00152674" w:rsidRPr="00EC100A" w:rsidRDefault="00F639CD" w:rsidP="00817F5B">
            <w:pPr>
              <w:pStyle w:val="NormalWeb"/>
              <w:rPr>
                <w:lang w:val="en-US"/>
              </w:rPr>
            </w:pPr>
            <w:r w:rsidRPr="00EC100A">
              <w:rPr>
                <w:lang w:val="en-US"/>
              </w:rPr>
              <w:t>"</w:t>
            </w:r>
            <w:r w:rsidR="00152674" w:rsidRPr="00EC100A">
              <w:rPr>
                <w:lang w:val="en-US"/>
              </w:rPr>
              <w:t>--04+03:00</w:t>
            </w:r>
            <w:r w:rsidRPr="00EC100A">
              <w:rPr>
                <w:lang w:val="en-US"/>
              </w:rPr>
              <w:t>"</w:t>
            </w:r>
          </w:p>
        </w:tc>
      </w:tr>
      <w:tr w:rsidR="00152674" w:rsidRPr="00CE25AF" w14:paraId="13430FCA" w14:textId="77777777" w:rsidTr="00482FC3">
        <w:tc>
          <w:tcPr>
            <w:tcW w:w="1129" w:type="dxa"/>
            <w:vMerge/>
            <w:shd w:val="clear" w:color="auto" w:fill="0778A5"/>
          </w:tcPr>
          <w:p w14:paraId="0C42BEA5" w14:textId="77777777" w:rsidR="00152674" w:rsidRPr="00EC100A" w:rsidRDefault="00152674" w:rsidP="00817F5B">
            <w:pPr>
              <w:pStyle w:val="NormalWeb"/>
              <w:rPr>
                <w:color w:val="FFFFFF" w:themeColor="background1"/>
                <w:lang w:val="en-US"/>
              </w:rPr>
            </w:pPr>
          </w:p>
        </w:tc>
        <w:tc>
          <w:tcPr>
            <w:tcW w:w="2268" w:type="dxa"/>
          </w:tcPr>
          <w:p w14:paraId="779865C7" w14:textId="70AB5F91" w:rsidR="00152674" w:rsidRPr="00EC100A" w:rsidRDefault="00F92B5C" w:rsidP="00817F5B">
            <w:pPr>
              <w:pStyle w:val="NormalWeb"/>
              <w:rPr>
                <w:lang w:val="en-US"/>
              </w:rPr>
            </w:pPr>
            <w:proofErr w:type="spellStart"/>
            <w:r w:rsidRPr="00EC100A">
              <w:rPr>
                <w:lang w:val="en-US"/>
              </w:rPr>
              <w:t>xs:</w:t>
            </w:r>
            <w:r w:rsidR="00152674" w:rsidRPr="00EC100A">
              <w:rPr>
                <w:lang w:val="en-US"/>
              </w:rPr>
              <w:t>gDay</w:t>
            </w:r>
            <w:proofErr w:type="spellEnd"/>
          </w:p>
        </w:tc>
        <w:tc>
          <w:tcPr>
            <w:tcW w:w="2268" w:type="dxa"/>
          </w:tcPr>
          <w:p w14:paraId="2C857915" w14:textId="77777777" w:rsidR="00152674" w:rsidRPr="00CE25AF" w:rsidRDefault="00152674" w:rsidP="00817F5B">
            <w:pPr>
              <w:pStyle w:val="NormalWeb"/>
              <w:rPr>
                <w:lang w:val="en-US"/>
              </w:rPr>
            </w:pPr>
            <w:r w:rsidRPr="00CE25AF">
              <w:rPr>
                <w:lang w:val="en-US"/>
              </w:rPr>
              <w:t>Gregorian calendar day of the month</w:t>
            </w:r>
          </w:p>
        </w:tc>
        <w:tc>
          <w:tcPr>
            <w:tcW w:w="3686" w:type="dxa"/>
          </w:tcPr>
          <w:p w14:paraId="2CFB740F" w14:textId="2D602DA9" w:rsidR="00A91250" w:rsidRDefault="00F639CD" w:rsidP="00817F5B">
            <w:pPr>
              <w:pStyle w:val="NormalWeb"/>
              <w:rPr>
                <w:lang w:val="en-US"/>
              </w:rPr>
            </w:pPr>
            <w:r w:rsidRPr="00373A9F">
              <w:rPr>
                <w:lang w:val="en-US"/>
              </w:rPr>
              <w:t>"</w:t>
            </w:r>
            <w:r w:rsidR="00152674" w:rsidRPr="00373A9F">
              <w:rPr>
                <w:lang w:val="en-US"/>
              </w:rPr>
              <w:t>---04</w:t>
            </w:r>
            <w:r w:rsidRPr="00373A9F">
              <w:rPr>
                <w:lang w:val="en-US"/>
              </w:rPr>
              <w:t>"</w:t>
            </w:r>
          </w:p>
          <w:p w14:paraId="1782E2CA" w14:textId="12E9C371" w:rsidR="00152674" w:rsidRPr="00373A9F" w:rsidRDefault="00F639CD" w:rsidP="00817F5B">
            <w:pPr>
              <w:pStyle w:val="NormalWeb"/>
              <w:rPr>
                <w:lang w:val="en-US"/>
              </w:rPr>
            </w:pPr>
            <w:r w:rsidRPr="00373A9F">
              <w:rPr>
                <w:lang w:val="en-US"/>
              </w:rPr>
              <w:t>"</w:t>
            </w:r>
            <w:r w:rsidR="00152674" w:rsidRPr="00373A9F">
              <w:rPr>
                <w:lang w:val="en-US"/>
              </w:rPr>
              <w:t>---04+03:00</w:t>
            </w:r>
            <w:r w:rsidRPr="00373A9F">
              <w:rPr>
                <w:lang w:val="en-US"/>
              </w:rPr>
              <w:t>"</w:t>
            </w:r>
          </w:p>
        </w:tc>
      </w:tr>
      <w:tr w:rsidR="00152674" w:rsidRPr="00CE25AF" w14:paraId="097543AA" w14:textId="77777777" w:rsidTr="00482FC3">
        <w:tc>
          <w:tcPr>
            <w:tcW w:w="1129" w:type="dxa"/>
            <w:vMerge/>
            <w:shd w:val="clear" w:color="auto" w:fill="0778A5"/>
          </w:tcPr>
          <w:p w14:paraId="0EC178E6" w14:textId="77777777" w:rsidR="00152674" w:rsidRPr="00EC100A" w:rsidRDefault="00152674" w:rsidP="00817F5B">
            <w:pPr>
              <w:pStyle w:val="NormalWeb"/>
              <w:rPr>
                <w:color w:val="FFFFFF" w:themeColor="background1"/>
                <w:lang w:val="en-US"/>
              </w:rPr>
            </w:pPr>
          </w:p>
        </w:tc>
        <w:tc>
          <w:tcPr>
            <w:tcW w:w="2268" w:type="dxa"/>
          </w:tcPr>
          <w:p w14:paraId="2F47D218" w14:textId="1D3BE355" w:rsidR="00152674" w:rsidRPr="00EC100A" w:rsidRDefault="00F92B5C" w:rsidP="00817F5B">
            <w:pPr>
              <w:pStyle w:val="NormalWeb"/>
              <w:rPr>
                <w:lang w:val="en-US"/>
              </w:rPr>
            </w:pPr>
            <w:proofErr w:type="spellStart"/>
            <w:r w:rsidRPr="00EC100A">
              <w:rPr>
                <w:lang w:val="en-US"/>
              </w:rPr>
              <w:t>xs:</w:t>
            </w:r>
            <w:r w:rsidR="00152674" w:rsidRPr="00EC100A">
              <w:rPr>
                <w:lang w:val="en-US"/>
              </w:rPr>
              <w:t>gYearMonth</w:t>
            </w:r>
            <w:proofErr w:type="spellEnd"/>
          </w:p>
        </w:tc>
        <w:tc>
          <w:tcPr>
            <w:tcW w:w="2268" w:type="dxa"/>
          </w:tcPr>
          <w:p w14:paraId="7153A195" w14:textId="77777777" w:rsidR="00152674" w:rsidRPr="00CE25AF" w:rsidRDefault="00152674" w:rsidP="00817F5B">
            <w:pPr>
              <w:pStyle w:val="NormalWeb"/>
              <w:rPr>
                <w:lang w:val="en-US"/>
              </w:rPr>
            </w:pPr>
            <w:r w:rsidRPr="00CE25AF">
              <w:rPr>
                <w:lang w:val="en-US"/>
              </w:rPr>
              <w:t>Gregorian calendar year and month</w:t>
            </w:r>
          </w:p>
        </w:tc>
        <w:tc>
          <w:tcPr>
            <w:tcW w:w="3686" w:type="dxa"/>
          </w:tcPr>
          <w:p w14:paraId="5A0E4CD5" w14:textId="3E2B2560" w:rsidR="00A91250" w:rsidRDefault="00F639CD" w:rsidP="00817F5B">
            <w:pPr>
              <w:pStyle w:val="NormalWeb"/>
              <w:rPr>
                <w:lang w:val="en-US"/>
              </w:rPr>
            </w:pPr>
            <w:r w:rsidRPr="00373A9F">
              <w:rPr>
                <w:lang w:val="en-US"/>
              </w:rPr>
              <w:t>"</w:t>
            </w:r>
            <w:r w:rsidR="00152674" w:rsidRPr="00373A9F">
              <w:rPr>
                <w:lang w:val="en-US"/>
              </w:rPr>
              <w:t>2000-01</w:t>
            </w:r>
            <w:r w:rsidRPr="00373A9F">
              <w:rPr>
                <w:lang w:val="en-US"/>
              </w:rPr>
              <w:t>"</w:t>
            </w:r>
            <w:r w:rsidR="00152674" w:rsidRPr="00373A9F">
              <w:rPr>
                <w:lang w:val="en-US"/>
              </w:rPr>
              <w:t xml:space="preserve"> </w:t>
            </w:r>
          </w:p>
          <w:p w14:paraId="306ABA2E" w14:textId="5B836032" w:rsidR="00152674" w:rsidRPr="00373A9F" w:rsidRDefault="00F639CD" w:rsidP="00817F5B">
            <w:pPr>
              <w:pStyle w:val="NormalWeb"/>
              <w:rPr>
                <w:lang w:val="en-US"/>
              </w:rPr>
            </w:pPr>
            <w:r w:rsidRPr="00373A9F">
              <w:rPr>
                <w:lang w:val="en-US"/>
              </w:rPr>
              <w:t>"</w:t>
            </w:r>
            <w:r w:rsidR="00152674" w:rsidRPr="00373A9F">
              <w:rPr>
                <w:lang w:val="en-US"/>
              </w:rPr>
              <w:t>2000-01+03:00</w:t>
            </w:r>
            <w:r w:rsidRPr="00373A9F">
              <w:rPr>
                <w:lang w:val="en-US"/>
              </w:rPr>
              <w:t>"</w:t>
            </w:r>
          </w:p>
        </w:tc>
      </w:tr>
      <w:tr w:rsidR="00152674" w:rsidRPr="00CE25AF" w14:paraId="1C868986" w14:textId="77777777" w:rsidTr="00482FC3">
        <w:tc>
          <w:tcPr>
            <w:tcW w:w="1129" w:type="dxa"/>
            <w:vMerge/>
            <w:shd w:val="clear" w:color="auto" w:fill="0778A5"/>
          </w:tcPr>
          <w:p w14:paraId="72B19923" w14:textId="77777777" w:rsidR="00152674" w:rsidRPr="00EC100A" w:rsidRDefault="00152674" w:rsidP="00817F5B">
            <w:pPr>
              <w:pStyle w:val="NormalWeb"/>
              <w:rPr>
                <w:color w:val="FFFFFF" w:themeColor="background1"/>
                <w:lang w:val="en-US"/>
              </w:rPr>
            </w:pPr>
          </w:p>
        </w:tc>
        <w:tc>
          <w:tcPr>
            <w:tcW w:w="2268" w:type="dxa"/>
          </w:tcPr>
          <w:p w14:paraId="224CBF64" w14:textId="10C58050" w:rsidR="00152674" w:rsidRPr="00EC100A" w:rsidRDefault="00F92B5C" w:rsidP="00817F5B">
            <w:pPr>
              <w:pStyle w:val="NormalWeb"/>
              <w:rPr>
                <w:lang w:val="en-US"/>
              </w:rPr>
            </w:pPr>
            <w:proofErr w:type="spellStart"/>
            <w:r w:rsidRPr="00EC100A">
              <w:rPr>
                <w:lang w:val="en-US"/>
              </w:rPr>
              <w:t>xs:</w:t>
            </w:r>
            <w:r w:rsidR="00152674" w:rsidRPr="00EC100A">
              <w:rPr>
                <w:lang w:val="en-US"/>
              </w:rPr>
              <w:t>gMonthDay</w:t>
            </w:r>
            <w:proofErr w:type="spellEnd"/>
          </w:p>
        </w:tc>
        <w:tc>
          <w:tcPr>
            <w:tcW w:w="2268" w:type="dxa"/>
          </w:tcPr>
          <w:p w14:paraId="7557138D" w14:textId="77777777" w:rsidR="00152674" w:rsidRPr="00CE25AF" w:rsidRDefault="00152674" w:rsidP="00817F5B">
            <w:pPr>
              <w:pStyle w:val="NormalWeb"/>
              <w:rPr>
                <w:lang w:val="en-US"/>
              </w:rPr>
            </w:pPr>
            <w:r w:rsidRPr="00CE25AF">
              <w:rPr>
                <w:lang w:val="en-US"/>
              </w:rPr>
              <w:t>Gregorian calendar month and day</w:t>
            </w:r>
          </w:p>
        </w:tc>
        <w:tc>
          <w:tcPr>
            <w:tcW w:w="3686" w:type="dxa"/>
          </w:tcPr>
          <w:p w14:paraId="2FCEF4AC" w14:textId="77777777" w:rsidR="00A91250" w:rsidRDefault="00F639CD" w:rsidP="00A91250">
            <w:pPr>
              <w:pStyle w:val="NormalWeb"/>
              <w:rPr>
                <w:lang w:val="en-US"/>
              </w:rPr>
            </w:pPr>
            <w:r w:rsidRPr="00373A9F">
              <w:rPr>
                <w:lang w:val="en-US"/>
              </w:rPr>
              <w:t>"</w:t>
            </w:r>
            <w:r w:rsidR="00152674" w:rsidRPr="00373A9F">
              <w:rPr>
                <w:lang w:val="en-US"/>
              </w:rPr>
              <w:t>--01-01</w:t>
            </w:r>
            <w:r w:rsidRPr="00373A9F">
              <w:rPr>
                <w:lang w:val="en-US"/>
              </w:rPr>
              <w:t>"</w:t>
            </w:r>
          </w:p>
          <w:p w14:paraId="2895F937" w14:textId="79D30760" w:rsidR="00152674" w:rsidRPr="00373A9F" w:rsidRDefault="00F639CD" w:rsidP="00A91250">
            <w:pPr>
              <w:pStyle w:val="NormalWeb"/>
              <w:rPr>
                <w:lang w:val="en-US"/>
              </w:rPr>
            </w:pPr>
            <w:r w:rsidRPr="00373A9F">
              <w:rPr>
                <w:lang w:val="en-US"/>
              </w:rPr>
              <w:t>"</w:t>
            </w:r>
            <w:r w:rsidR="00152674" w:rsidRPr="00373A9F">
              <w:rPr>
                <w:lang w:val="en-US"/>
              </w:rPr>
              <w:t>--01-01+03:00</w:t>
            </w:r>
            <w:r w:rsidRPr="00373A9F">
              <w:rPr>
                <w:lang w:val="en-US"/>
              </w:rPr>
              <w:t>"</w:t>
            </w:r>
          </w:p>
        </w:tc>
      </w:tr>
      <w:tr w:rsidR="00152674" w:rsidRPr="00CE25AF" w14:paraId="1AC5756E" w14:textId="77777777" w:rsidTr="00482FC3">
        <w:tc>
          <w:tcPr>
            <w:tcW w:w="1129" w:type="dxa"/>
            <w:vMerge/>
            <w:shd w:val="clear" w:color="auto" w:fill="0778A5"/>
          </w:tcPr>
          <w:p w14:paraId="7056ABA6" w14:textId="77777777" w:rsidR="00152674" w:rsidRPr="00EC100A" w:rsidRDefault="00152674" w:rsidP="00817F5B">
            <w:pPr>
              <w:pStyle w:val="NormalWeb"/>
              <w:rPr>
                <w:color w:val="FFFFFF" w:themeColor="background1"/>
                <w:lang w:val="en-US"/>
              </w:rPr>
            </w:pPr>
          </w:p>
        </w:tc>
        <w:tc>
          <w:tcPr>
            <w:tcW w:w="2268" w:type="dxa"/>
          </w:tcPr>
          <w:p w14:paraId="4803F491" w14:textId="55CEE1E7" w:rsidR="00152674" w:rsidRPr="00EC100A" w:rsidRDefault="00F92B5C" w:rsidP="00817F5B">
            <w:pPr>
              <w:pStyle w:val="NormalWeb"/>
              <w:rPr>
                <w:lang w:val="en-US"/>
              </w:rPr>
            </w:pPr>
            <w:proofErr w:type="spellStart"/>
            <w:r w:rsidRPr="00EC100A">
              <w:rPr>
                <w:lang w:val="en-US"/>
              </w:rPr>
              <w:t>xs:</w:t>
            </w:r>
            <w:r w:rsidR="00152674" w:rsidRPr="00EC100A">
              <w:rPr>
                <w:lang w:val="en-US"/>
              </w:rPr>
              <w:t>duration</w:t>
            </w:r>
            <w:proofErr w:type="spellEnd"/>
          </w:p>
        </w:tc>
        <w:tc>
          <w:tcPr>
            <w:tcW w:w="2268" w:type="dxa"/>
          </w:tcPr>
          <w:p w14:paraId="5ACA42DB" w14:textId="77777777" w:rsidR="00152674" w:rsidRPr="00EC100A" w:rsidRDefault="00152674" w:rsidP="00817F5B">
            <w:pPr>
              <w:pStyle w:val="NormalWeb"/>
              <w:rPr>
                <w:lang w:val="en-US"/>
              </w:rPr>
            </w:pPr>
            <w:r w:rsidRPr="00EC100A">
              <w:rPr>
                <w:lang w:val="en-US"/>
              </w:rPr>
              <w:t>Duration of time</w:t>
            </w:r>
          </w:p>
        </w:tc>
        <w:tc>
          <w:tcPr>
            <w:tcW w:w="3686" w:type="dxa"/>
          </w:tcPr>
          <w:p w14:paraId="33A8E61D" w14:textId="387EA7BA" w:rsidR="00A91250" w:rsidRDefault="00F639CD" w:rsidP="00817F5B">
            <w:pPr>
              <w:pStyle w:val="NormalWeb"/>
              <w:rPr>
                <w:lang w:val="en-US"/>
              </w:rPr>
            </w:pPr>
            <w:r w:rsidRPr="00EC100A">
              <w:rPr>
                <w:lang w:val="en-US"/>
              </w:rPr>
              <w:t>"</w:t>
            </w:r>
            <w:r w:rsidR="00152674" w:rsidRPr="00EC100A">
              <w:rPr>
                <w:lang w:val="en-US"/>
              </w:rPr>
              <w:t>P30D</w:t>
            </w:r>
            <w:r w:rsidRPr="00EC100A">
              <w:rPr>
                <w:lang w:val="en-US"/>
              </w:rPr>
              <w:t>"</w:t>
            </w:r>
          </w:p>
          <w:p w14:paraId="1C739FC8" w14:textId="39C41D68" w:rsidR="00152674" w:rsidRPr="00EC100A" w:rsidRDefault="00F639CD" w:rsidP="00817F5B">
            <w:pPr>
              <w:pStyle w:val="NormalWeb"/>
              <w:rPr>
                <w:lang w:val="en-US"/>
              </w:rPr>
            </w:pPr>
            <w:r w:rsidRPr="00EC100A">
              <w:rPr>
                <w:lang w:val="en-US"/>
              </w:rPr>
              <w:t>"</w:t>
            </w:r>
            <w:r w:rsidR="00152674" w:rsidRPr="00EC100A">
              <w:rPr>
                <w:lang w:val="en-US"/>
              </w:rPr>
              <w:t>-P1Y2M3DT1H</w:t>
            </w:r>
            <w:r w:rsidRPr="00EC100A">
              <w:rPr>
                <w:lang w:val="en-US"/>
              </w:rPr>
              <w:t>"</w:t>
            </w:r>
            <w:r w:rsidR="00152674" w:rsidRPr="00EC100A">
              <w:rPr>
                <w:lang w:val="en-US"/>
              </w:rPr>
              <w:t xml:space="preserve">, </w:t>
            </w:r>
            <w:r w:rsidRPr="00EC100A">
              <w:rPr>
                <w:lang w:val="en-US"/>
              </w:rPr>
              <w:t>"</w:t>
            </w:r>
            <w:r w:rsidR="00152674" w:rsidRPr="00EC100A">
              <w:rPr>
                <w:lang w:val="en-US"/>
              </w:rPr>
              <w:t>PT1H5M0S</w:t>
            </w:r>
            <w:r w:rsidRPr="00EC100A">
              <w:rPr>
                <w:lang w:val="en-US"/>
              </w:rPr>
              <w:t>"</w:t>
            </w:r>
          </w:p>
        </w:tc>
      </w:tr>
      <w:tr w:rsidR="00152674" w:rsidRPr="00CE25AF" w14:paraId="7E16F8A6" w14:textId="77777777" w:rsidTr="00482FC3">
        <w:tc>
          <w:tcPr>
            <w:tcW w:w="1129" w:type="dxa"/>
            <w:vMerge w:val="restart"/>
            <w:shd w:val="clear" w:color="auto" w:fill="0778A5"/>
          </w:tcPr>
          <w:p w14:paraId="78A8F7FD" w14:textId="77777777" w:rsidR="00152674" w:rsidRPr="00373A9F" w:rsidRDefault="00152674" w:rsidP="00817F5B">
            <w:pPr>
              <w:pStyle w:val="NormalWeb"/>
              <w:rPr>
                <w:color w:val="FFFFFF" w:themeColor="background1"/>
                <w:lang w:val="en-US"/>
              </w:rPr>
            </w:pPr>
            <w:r w:rsidRPr="00373A9F">
              <w:rPr>
                <w:color w:val="FFFFFF" w:themeColor="background1"/>
                <w:lang w:val="en-US"/>
              </w:rPr>
              <w:t>Limited-range integer numbers</w:t>
            </w:r>
          </w:p>
        </w:tc>
        <w:tc>
          <w:tcPr>
            <w:tcW w:w="2268" w:type="dxa"/>
          </w:tcPr>
          <w:p w14:paraId="053E91B6" w14:textId="08F8B341" w:rsidR="00152674" w:rsidRPr="00373A9F" w:rsidRDefault="00F92B5C" w:rsidP="00817F5B">
            <w:pPr>
              <w:pStyle w:val="NormalWeb"/>
              <w:rPr>
                <w:lang w:val="en-US"/>
              </w:rPr>
            </w:pPr>
            <w:proofErr w:type="spellStart"/>
            <w:r w:rsidRPr="00373A9F">
              <w:rPr>
                <w:lang w:val="en-US"/>
              </w:rPr>
              <w:t>xs:</w:t>
            </w:r>
            <w:r w:rsidR="00152674" w:rsidRPr="00373A9F">
              <w:rPr>
                <w:lang w:val="en-US"/>
              </w:rPr>
              <w:t>byte</w:t>
            </w:r>
            <w:proofErr w:type="spellEnd"/>
          </w:p>
        </w:tc>
        <w:tc>
          <w:tcPr>
            <w:tcW w:w="2268" w:type="dxa"/>
          </w:tcPr>
          <w:p w14:paraId="4C689CB4" w14:textId="77777777" w:rsidR="00152674" w:rsidRPr="00373A9F" w:rsidRDefault="00152674" w:rsidP="00817F5B">
            <w:pPr>
              <w:pStyle w:val="NormalWeb"/>
              <w:rPr>
                <w:lang w:val="en-US"/>
              </w:rPr>
            </w:pPr>
            <w:r w:rsidRPr="00373A9F">
              <w:rPr>
                <w:lang w:val="en-US"/>
              </w:rPr>
              <w:t>-128…+127 (8 bit)</w:t>
            </w:r>
          </w:p>
        </w:tc>
        <w:tc>
          <w:tcPr>
            <w:tcW w:w="3686" w:type="dxa"/>
          </w:tcPr>
          <w:p w14:paraId="2025A2AE" w14:textId="410414D0" w:rsidR="00A91250" w:rsidRDefault="00152674" w:rsidP="00817F5B">
            <w:pPr>
              <w:pStyle w:val="NormalWeb"/>
              <w:rPr>
                <w:lang w:val="en-US"/>
              </w:rPr>
            </w:pPr>
            <w:r w:rsidRPr="00373A9F">
              <w:rPr>
                <w:lang w:val="en-US"/>
              </w:rPr>
              <w:t>-1, 0</w:t>
            </w:r>
          </w:p>
          <w:p w14:paraId="645077F6" w14:textId="1F1267D2" w:rsidR="00152674" w:rsidRPr="00373A9F" w:rsidRDefault="00152674" w:rsidP="00817F5B">
            <w:pPr>
              <w:pStyle w:val="NormalWeb"/>
              <w:rPr>
                <w:lang w:val="en-US"/>
              </w:rPr>
            </w:pPr>
            <w:r w:rsidRPr="00373A9F">
              <w:rPr>
                <w:lang w:val="en-US"/>
              </w:rPr>
              <w:t>127</w:t>
            </w:r>
          </w:p>
        </w:tc>
      </w:tr>
      <w:tr w:rsidR="00152674" w:rsidRPr="00CE25AF" w14:paraId="59D99619" w14:textId="77777777" w:rsidTr="00482FC3">
        <w:tc>
          <w:tcPr>
            <w:tcW w:w="1129" w:type="dxa"/>
            <w:vMerge/>
            <w:shd w:val="clear" w:color="auto" w:fill="0778A5"/>
          </w:tcPr>
          <w:p w14:paraId="524DE1CE" w14:textId="77777777" w:rsidR="00152674" w:rsidRPr="00EC100A" w:rsidRDefault="00152674" w:rsidP="00817F5B">
            <w:pPr>
              <w:pStyle w:val="NormalWeb"/>
              <w:rPr>
                <w:color w:val="FFFFFF" w:themeColor="background1"/>
                <w:lang w:val="en-US"/>
              </w:rPr>
            </w:pPr>
          </w:p>
        </w:tc>
        <w:tc>
          <w:tcPr>
            <w:tcW w:w="2268" w:type="dxa"/>
          </w:tcPr>
          <w:p w14:paraId="10DC6C16" w14:textId="502BCBBE" w:rsidR="00152674" w:rsidRPr="00EC100A" w:rsidRDefault="00F92B5C" w:rsidP="00817F5B">
            <w:pPr>
              <w:pStyle w:val="NormalWeb"/>
              <w:rPr>
                <w:lang w:val="en-US"/>
              </w:rPr>
            </w:pPr>
            <w:proofErr w:type="spellStart"/>
            <w:r w:rsidRPr="00EC100A">
              <w:rPr>
                <w:lang w:val="en-US"/>
              </w:rPr>
              <w:t>xs:</w:t>
            </w:r>
            <w:r w:rsidR="00152674" w:rsidRPr="00EC100A">
              <w:rPr>
                <w:lang w:val="en-US"/>
              </w:rPr>
              <w:t>short</w:t>
            </w:r>
            <w:proofErr w:type="spellEnd"/>
          </w:p>
        </w:tc>
        <w:tc>
          <w:tcPr>
            <w:tcW w:w="2268" w:type="dxa"/>
          </w:tcPr>
          <w:p w14:paraId="732B5012" w14:textId="77777777" w:rsidR="00152674" w:rsidRPr="00EC100A" w:rsidRDefault="00152674" w:rsidP="00817F5B">
            <w:pPr>
              <w:pStyle w:val="NormalWeb"/>
              <w:rPr>
                <w:lang w:val="en-US"/>
              </w:rPr>
            </w:pPr>
            <w:r w:rsidRPr="00EC100A">
              <w:rPr>
                <w:lang w:val="en-US"/>
              </w:rPr>
              <w:t>-32768…+32767 (16 bit)</w:t>
            </w:r>
          </w:p>
        </w:tc>
        <w:tc>
          <w:tcPr>
            <w:tcW w:w="3686" w:type="dxa"/>
          </w:tcPr>
          <w:p w14:paraId="551E86CC" w14:textId="339FF69A" w:rsidR="00A91250" w:rsidRDefault="00152674" w:rsidP="00817F5B">
            <w:pPr>
              <w:pStyle w:val="NormalWeb"/>
              <w:rPr>
                <w:lang w:val="en-US"/>
              </w:rPr>
            </w:pPr>
            <w:r w:rsidRPr="00EC100A">
              <w:rPr>
                <w:lang w:val="en-US"/>
              </w:rPr>
              <w:t xml:space="preserve">-1, 0 </w:t>
            </w:r>
          </w:p>
          <w:p w14:paraId="5FABB8B3" w14:textId="554BB9AA" w:rsidR="00152674" w:rsidRPr="00EC100A" w:rsidRDefault="00152674" w:rsidP="00817F5B">
            <w:pPr>
              <w:pStyle w:val="NormalWeb"/>
              <w:rPr>
                <w:lang w:val="en-US"/>
              </w:rPr>
            </w:pPr>
            <w:r w:rsidRPr="00EC100A">
              <w:rPr>
                <w:lang w:val="en-US"/>
              </w:rPr>
              <w:t>32767</w:t>
            </w:r>
          </w:p>
        </w:tc>
      </w:tr>
      <w:tr w:rsidR="00152674" w:rsidRPr="00CE25AF" w14:paraId="02131B03" w14:textId="77777777" w:rsidTr="00482FC3">
        <w:tc>
          <w:tcPr>
            <w:tcW w:w="1129" w:type="dxa"/>
            <w:vMerge/>
            <w:shd w:val="clear" w:color="auto" w:fill="0778A5"/>
          </w:tcPr>
          <w:p w14:paraId="0B602C94" w14:textId="77777777" w:rsidR="00152674" w:rsidRPr="00EC100A" w:rsidRDefault="00152674" w:rsidP="00817F5B">
            <w:pPr>
              <w:pStyle w:val="NormalWeb"/>
              <w:rPr>
                <w:color w:val="FFFFFF" w:themeColor="background1"/>
                <w:lang w:val="en-US"/>
              </w:rPr>
            </w:pPr>
          </w:p>
        </w:tc>
        <w:tc>
          <w:tcPr>
            <w:tcW w:w="2268" w:type="dxa"/>
          </w:tcPr>
          <w:p w14:paraId="039AE809" w14:textId="4F0A888E" w:rsidR="00152674" w:rsidRPr="00EC100A" w:rsidRDefault="00F92B5C" w:rsidP="00817F5B">
            <w:pPr>
              <w:pStyle w:val="NormalWeb"/>
              <w:rPr>
                <w:lang w:val="en-US"/>
              </w:rPr>
            </w:pPr>
            <w:proofErr w:type="spellStart"/>
            <w:r w:rsidRPr="00EC100A">
              <w:rPr>
                <w:lang w:val="en-US"/>
              </w:rPr>
              <w:t>xs:</w:t>
            </w:r>
            <w:r w:rsidR="00152674" w:rsidRPr="00EC100A">
              <w:rPr>
                <w:lang w:val="en-US"/>
              </w:rPr>
              <w:t>int</w:t>
            </w:r>
            <w:proofErr w:type="spellEnd"/>
          </w:p>
        </w:tc>
        <w:tc>
          <w:tcPr>
            <w:tcW w:w="2268" w:type="dxa"/>
          </w:tcPr>
          <w:p w14:paraId="68C45292" w14:textId="77777777" w:rsidR="00152674" w:rsidRPr="00EC100A" w:rsidRDefault="00152674" w:rsidP="00817F5B">
            <w:pPr>
              <w:pStyle w:val="NormalWeb"/>
              <w:rPr>
                <w:lang w:val="en-US"/>
              </w:rPr>
            </w:pPr>
            <w:r w:rsidRPr="00EC100A">
              <w:rPr>
                <w:lang w:val="en-US"/>
              </w:rPr>
              <w:t>2147483648…+2147483647 (32 bit)</w:t>
            </w:r>
          </w:p>
        </w:tc>
        <w:tc>
          <w:tcPr>
            <w:tcW w:w="3686" w:type="dxa"/>
          </w:tcPr>
          <w:p w14:paraId="348421F6" w14:textId="05E4404C" w:rsidR="00A91250" w:rsidRDefault="00152674" w:rsidP="00817F5B">
            <w:pPr>
              <w:pStyle w:val="NormalWeb"/>
              <w:rPr>
                <w:lang w:val="en-US"/>
              </w:rPr>
            </w:pPr>
            <w:r w:rsidRPr="00EC100A">
              <w:rPr>
                <w:lang w:val="en-US"/>
              </w:rPr>
              <w:t>-1, 0</w:t>
            </w:r>
          </w:p>
          <w:p w14:paraId="4EA098CF" w14:textId="45DC6E66" w:rsidR="00152674" w:rsidRPr="00EC100A" w:rsidRDefault="00152674" w:rsidP="00817F5B">
            <w:pPr>
              <w:pStyle w:val="NormalWeb"/>
              <w:rPr>
                <w:lang w:val="en-US"/>
              </w:rPr>
            </w:pPr>
            <w:r w:rsidRPr="00EC100A">
              <w:rPr>
                <w:lang w:val="en-US"/>
              </w:rPr>
              <w:t>2147483647</w:t>
            </w:r>
          </w:p>
        </w:tc>
      </w:tr>
      <w:tr w:rsidR="00152674" w:rsidRPr="00CE25AF" w14:paraId="3C5C77D0" w14:textId="77777777" w:rsidTr="00482FC3">
        <w:tc>
          <w:tcPr>
            <w:tcW w:w="1129" w:type="dxa"/>
            <w:vMerge/>
            <w:shd w:val="clear" w:color="auto" w:fill="0778A5"/>
          </w:tcPr>
          <w:p w14:paraId="32000574" w14:textId="77777777" w:rsidR="00152674" w:rsidRPr="00EC100A" w:rsidRDefault="00152674" w:rsidP="00817F5B">
            <w:pPr>
              <w:pStyle w:val="NormalWeb"/>
              <w:rPr>
                <w:color w:val="FFFFFF" w:themeColor="background1"/>
                <w:lang w:val="en-US"/>
              </w:rPr>
            </w:pPr>
          </w:p>
        </w:tc>
        <w:tc>
          <w:tcPr>
            <w:tcW w:w="2268" w:type="dxa"/>
          </w:tcPr>
          <w:p w14:paraId="45DDF1EF" w14:textId="718B933A" w:rsidR="00152674" w:rsidRPr="00EC100A" w:rsidRDefault="00F92B5C" w:rsidP="00817F5B">
            <w:pPr>
              <w:pStyle w:val="NormalWeb"/>
              <w:rPr>
                <w:lang w:val="en-US"/>
              </w:rPr>
            </w:pPr>
            <w:proofErr w:type="spellStart"/>
            <w:r w:rsidRPr="00EC100A">
              <w:rPr>
                <w:lang w:val="en-US"/>
              </w:rPr>
              <w:t>xs:</w:t>
            </w:r>
            <w:r w:rsidR="00152674" w:rsidRPr="00EC100A">
              <w:rPr>
                <w:lang w:val="en-US"/>
              </w:rPr>
              <w:t>long</w:t>
            </w:r>
            <w:proofErr w:type="spellEnd"/>
          </w:p>
        </w:tc>
        <w:tc>
          <w:tcPr>
            <w:tcW w:w="2268" w:type="dxa"/>
          </w:tcPr>
          <w:p w14:paraId="6E97308B" w14:textId="77777777" w:rsidR="00152674" w:rsidRPr="00EC100A" w:rsidRDefault="00152674" w:rsidP="00817F5B">
            <w:pPr>
              <w:pStyle w:val="NormalWeb"/>
              <w:rPr>
                <w:lang w:val="en-US"/>
              </w:rPr>
            </w:pPr>
            <w:r w:rsidRPr="00EC100A">
              <w:rPr>
                <w:lang w:val="en-US"/>
              </w:rPr>
              <w:t>-9223372036854775808…+9223372036854775807 (64 bit)</w:t>
            </w:r>
          </w:p>
        </w:tc>
        <w:tc>
          <w:tcPr>
            <w:tcW w:w="3686" w:type="dxa"/>
          </w:tcPr>
          <w:p w14:paraId="333BC14C" w14:textId="620F9453" w:rsidR="00A91250" w:rsidRDefault="00152674" w:rsidP="00817F5B">
            <w:pPr>
              <w:pStyle w:val="NormalWeb"/>
              <w:rPr>
                <w:lang w:val="en-US"/>
              </w:rPr>
            </w:pPr>
            <w:r w:rsidRPr="00EC100A">
              <w:rPr>
                <w:lang w:val="en-US"/>
              </w:rPr>
              <w:t>-1</w:t>
            </w:r>
          </w:p>
          <w:p w14:paraId="392E32B7" w14:textId="555183D7" w:rsidR="00152674" w:rsidRPr="00EC100A" w:rsidRDefault="00152674" w:rsidP="00817F5B">
            <w:pPr>
              <w:pStyle w:val="NormalWeb"/>
              <w:rPr>
                <w:lang w:val="en-US"/>
              </w:rPr>
            </w:pPr>
            <w:r w:rsidRPr="00EC100A">
              <w:rPr>
                <w:lang w:val="en-US"/>
              </w:rPr>
              <w:t>0, 9223372036854775807</w:t>
            </w:r>
          </w:p>
        </w:tc>
      </w:tr>
      <w:tr w:rsidR="00152674" w:rsidRPr="00CE25AF" w14:paraId="131A4BA4" w14:textId="77777777" w:rsidTr="00482FC3">
        <w:tc>
          <w:tcPr>
            <w:tcW w:w="1129" w:type="dxa"/>
            <w:vMerge/>
            <w:shd w:val="clear" w:color="auto" w:fill="0778A5"/>
          </w:tcPr>
          <w:p w14:paraId="426D3E87" w14:textId="77777777" w:rsidR="00152674" w:rsidRPr="00EC100A" w:rsidRDefault="00152674" w:rsidP="00817F5B">
            <w:pPr>
              <w:pStyle w:val="NormalWeb"/>
              <w:rPr>
                <w:color w:val="FFFFFF" w:themeColor="background1"/>
                <w:lang w:val="en-US"/>
              </w:rPr>
            </w:pPr>
          </w:p>
        </w:tc>
        <w:tc>
          <w:tcPr>
            <w:tcW w:w="2268" w:type="dxa"/>
          </w:tcPr>
          <w:p w14:paraId="7404A452" w14:textId="2009797D" w:rsidR="00152674" w:rsidRPr="00EC100A" w:rsidRDefault="00F92B5C" w:rsidP="00817F5B">
            <w:pPr>
              <w:pStyle w:val="NormalWeb"/>
              <w:rPr>
                <w:lang w:val="en-US"/>
              </w:rPr>
            </w:pPr>
            <w:proofErr w:type="spellStart"/>
            <w:r w:rsidRPr="00EC100A">
              <w:rPr>
                <w:lang w:val="en-US"/>
              </w:rPr>
              <w:t>xs:</w:t>
            </w:r>
            <w:r w:rsidR="00152674" w:rsidRPr="00EC100A">
              <w:rPr>
                <w:lang w:val="en-US"/>
              </w:rPr>
              <w:t>unsignedByte</w:t>
            </w:r>
            <w:proofErr w:type="spellEnd"/>
          </w:p>
        </w:tc>
        <w:tc>
          <w:tcPr>
            <w:tcW w:w="2268" w:type="dxa"/>
          </w:tcPr>
          <w:p w14:paraId="7120D17A" w14:textId="77777777" w:rsidR="00152674" w:rsidRPr="00EC100A" w:rsidRDefault="00152674" w:rsidP="00817F5B">
            <w:pPr>
              <w:pStyle w:val="NormalWeb"/>
              <w:rPr>
                <w:lang w:val="en-US"/>
              </w:rPr>
            </w:pPr>
            <w:r w:rsidRPr="00EC100A">
              <w:rPr>
                <w:lang w:val="en-US"/>
              </w:rPr>
              <w:t>0…255 (8 bit)</w:t>
            </w:r>
          </w:p>
        </w:tc>
        <w:tc>
          <w:tcPr>
            <w:tcW w:w="3686" w:type="dxa"/>
          </w:tcPr>
          <w:p w14:paraId="4A2FC3CD" w14:textId="77F07BD3" w:rsidR="00A91250" w:rsidRDefault="00152674" w:rsidP="00817F5B">
            <w:pPr>
              <w:pStyle w:val="NormalWeb"/>
              <w:rPr>
                <w:lang w:val="en-US"/>
              </w:rPr>
            </w:pPr>
            <w:r w:rsidRPr="00EC100A">
              <w:rPr>
                <w:lang w:val="en-US"/>
              </w:rPr>
              <w:t>0</w:t>
            </w:r>
          </w:p>
          <w:p w14:paraId="31CEDBB6" w14:textId="53F89B49" w:rsidR="00A91250" w:rsidRDefault="00152674" w:rsidP="00817F5B">
            <w:pPr>
              <w:pStyle w:val="NormalWeb"/>
              <w:rPr>
                <w:lang w:val="en-US"/>
              </w:rPr>
            </w:pPr>
            <w:r w:rsidRPr="00EC100A">
              <w:rPr>
                <w:lang w:val="en-US"/>
              </w:rPr>
              <w:t>1</w:t>
            </w:r>
          </w:p>
          <w:p w14:paraId="1311208C" w14:textId="0717A984" w:rsidR="00152674" w:rsidRPr="00EC100A" w:rsidRDefault="00152674" w:rsidP="00817F5B">
            <w:pPr>
              <w:pStyle w:val="NormalWeb"/>
              <w:rPr>
                <w:lang w:val="en-US"/>
              </w:rPr>
            </w:pPr>
            <w:r w:rsidRPr="00EC100A">
              <w:rPr>
                <w:lang w:val="en-US"/>
              </w:rPr>
              <w:t>255</w:t>
            </w:r>
          </w:p>
        </w:tc>
      </w:tr>
      <w:tr w:rsidR="00152674" w:rsidRPr="00CE25AF" w14:paraId="3296A3E2" w14:textId="77777777" w:rsidTr="00482FC3">
        <w:tc>
          <w:tcPr>
            <w:tcW w:w="1129" w:type="dxa"/>
            <w:vMerge/>
            <w:shd w:val="clear" w:color="auto" w:fill="0778A5"/>
          </w:tcPr>
          <w:p w14:paraId="72D48F91" w14:textId="77777777" w:rsidR="00152674" w:rsidRPr="00EC100A" w:rsidRDefault="00152674" w:rsidP="00817F5B">
            <w:pPr>
              <w:pStyle w:val="NormalWeb"/>
              <w:rPr>
                <w:color w:val="FFFFFF" w:themeColor="background1"/>
                <w:lang w:val="en-US"/>
              </w:rPr>
            </w:pPr>
          </w:p>
        </w:tc>
        <w:tc>
          <w:tcPr>
            <w:tcW w:w="2268" w:type="dxa"/>
          </w:tcPr>
          <w:p w14:paraId="5F94A855" w14:textId="0031ED4E" w:rsidR="00152674" w:rsidRPr="00EC100A" w:rsidRDefault="00F92B5C" w:rsidP="00817F5B">
            <w:pPr>
              <w:pStyle w:val="NormalWeb"/>
              <w:rPr>
                <w:lang w:val="en-US"/>
              </w:rPr>
            </w:pPr>
            <w:proofErr w:type="spellStart"/>
            <w:r w:rsidRPr="00EC100A">
              <w:rPr>
                <w:lang w:val="en-US"/>
              </w:rPr>
              <w:t>xs:</w:t>
            </w:r>
            <w:r w:rsidR="00152674" w:rsidRPr="00EC100A">
              <w:rPr>
                <w:lang w:val="en-US"/>
              </w:rPr>
              <w:t>unsignedShort</w:t>
            </w:r>
            <w:proofErr w:type="spellEnd"/>
          </w:p>
        </w:tc>
        <w:tc>
          <w:tcPr>
            <w:tcW w:w="2268" w:type="dxa"/>
          </w:tcPr>
          <w:p w14:paraId="650AAC0E" w14:textId="77777777" w:rsidR="00152674" w:rsidRPr="00EC100A" w:rsidRDefault="00152674" w:rsidP="00817F5B">
            <w:pPr>
              <w:pStyle w:val="NormalWeb"/>
              <w:rPr>
                <w:lang w:val="en-US"/>
              </w:rPr>
            </w:pPr>
            <w:r w:rsidRPr="00EC100A">
              <w:rPr>
                <w:lang w:val="en-US"/>
              </w:rPr>
              <w:t>0…65535 (16 bit)</w:t>
            </w:r>
          </w:p>
        </w:tc>
        <w:tc>
          <w:tcPr>
            <w:tcW w:w="3686" w:type="dxa"/>
          </w:tcPr>
          <w:p w14:paraId="4F962553" w14:textId="21FCAC6D" w:rsidR="00A91250" w:rsidRDefault="00152674" w:rsidP="00817F5B">
            <w:pPr>
              <w:pStyle w:val="NormalWeb"/>
              <w:rPr>
                <w:lang w:val="en-US"/>
              </w:rPr>
            </w:pPr>
            <w:r w:rsidRPr="00EC100A">
              <w:rPr>
                <w:lang w:val="en-US"/>
              </w:rPr>
              <w:t>0</w:t>
            </w:r>
          </w:p>
          <w:p w14:paraId="6866F788" w14:textId="596DDFBC" w:rsidR="00A91250" w:rsidRDefault="00152674" w:rsidP="00817F5B">
            <w:pPr>
              <w:pStyle w:val="NormalWeb"/>
              <w:rPr>
                <w:lang w:val="en-US"/>
              </w:rPr>
            </w:pPr>
            <w:r w:rsidRPr="00EC100A">
              <w:rPr>
                <w:lang w:val="en-US"/>
              </w:rPr>
              <w:lastRenderedPageBreak/>
              <w:t>1</w:t>
            </w:r>
          </w:p>
          <w:p w14:paraId="6577737E" w14:textId="3C000906" w:rsidR="00152674" w:rsidRPr="00EC100A" w:rsidRDefault="00152674" w:rsidP="00817F5B">
            <w:pPr>
              <w:pStyle w:val="NormalWeb"/>
              <w:rPr>
                <w:lang w:val="en-US"/>
              </w:rPr>
            </w:pPr>
            <w:r w:rsidRPr="00EC100A">
              <w:rPr>
                <w:lang w:val="en-US"/>
              </w:rPr>
              <w:t>65535</w:t>
            </w:r>
          </w:p>
        </w:tc>
      </w:tr>
      <w:tr w:rsidR="00152674" w:rsidRPr="00CE25AF" w14:paraId="6FB036CF" w14:textId="77777777" w:rsidTr="00482FC3">
        <w:tc>
          <w:tcPr>
            <w:tcW w:w="1129" w:type="dxa"/>
            <w:vMerge/>
            <w:shd w:val="clear" w:color="auto" w:fill="0778A5"/>
          </w:tcPr>
          <w:p w14:paraId="5819D949" w14:textId="77777777" w:rsidR="00152674" w:rsidRPr="00EC100A" w:rsidRDefault="00152674" w:rsidP="00817F5B">
            <w:pPr>
              <w:pStyle w:val="NormalWeb"/>
              <w:rPr>
                <w:color w:val="FFFFFF" w:themeColor="background1"/>
                <w:lang w:val="en-US"/>
              </w:rPr>
            </w:pPr>
          </w:p>
        </w:tc>
        <w:tc>
          <w:tcPr>
            <w:tcW w:w="2268" w:type="dxa"/>
          </w:tcPr>
          <w:p w14:paraId="72B1AA98" w14:textId="1DDF90CB" w:rsidR="00152674" w:rsidRPr="00EC100A" w:rsidRDefault="00F92B5C" w:rsidP="00817F5B">
            <w:pPr>
              <w:pStyle w:val="NormalWeb"/>
              <w:rPr>
                <w:lang w:val="en-US"/>
              </w:rPr>
            </w:pPr>
            <w:proofErr w:type="spellStart"/>
            <w:r w:rsidRPr="00EC100A">
              <w:rPr>
                <w:lang w:val="en-US"/>
              </w:rPr>
              <w:t>xs:</w:t>
            </w:r>
            <w:r w:rsidR="00152674" w:rsidRPr="00EC100A">
              <w:rPr>
                <w:lang w:val="en-US"/>
              </w:rPr>
              <w:t>unsignedInt</w:t>
            </w:r>
            <w:proofErr w:type="spellEnd"/>
          </w:p>
        </w:tc>
        <w:tc>
          <w:tcPr>
            <w:tcW w:w="2268" w:type="dxa"/>
          </w:tcPr>
          <w:p w14:paraId="24EA8AB2" w14:textId="77777777" w:rsidR="00152674" w:rsidRPr="00EC100A" w:rsidRDefault="00152674" w:rsidP="00817F5B">
            <w:pPr>
              <w:pStyle w:val="NormalWeb"/>
              <w:rPr>
                <w:lang w:val="en-US"/>
              </w:rPr>
            </w:pPr>
            <w:r w:rsidRPr="00EC100A">
              <w:rPr>
                <w:lang w:val="en-US"/>
              </w:rPr>
              <w:t>0…4294967295 (32 bit)</w:t>
            </w:r>
          </w:p>
        </w:tc>
        <w:tc>
          <w:tcPr>
            <w:tcW w:w="3686" w:type="dxa"/>
          </w:tcPr>
          <w:p w14:paraId="22E9752F" w14:textId="01E23125" w:rsidR="00A91250" w:rsidRDefault="00152674" w:rsidP="00817F5B">
            <w:pPr>
              <w:pStyle w:val="NormalWeb"/>
              <w:rPr>
                <w:lang w:val="en-US"/>
              </w:rPr>
            </w:pPr>
            <w:r w:rsidRPr="00EC100A">
              <w:rPr>
                <w:lang w:val="en-US"/>
              </w:rPr>
              <w:t>0</w:t>
            </w:r>
          </w:p>
          <w:p w14:paraId="311E632E" w14:textId="4BB50C99" w:rsidR="00A91250" w:rsidRDefault="00152674" w:rsidP="00817F5B">
            <w:pPr>
              <w:pStyle w:val="NormalWeb"/>
              <w:rPr>
                <w:lang w:val="en-US"/>
              </w:rPr>
            </w:pPr>
            <w:r w:rsidRPr="00EC100A">
              <w:rPr>
                <w:lang w:val="en-US"/>
              </w:rPr>
              <w:t>1</w:t>
            </w:r>
          </w:p>
          <w:p w14:paraId="54D7A3B5" w14:textId="2734D6BA" w:rsidR="00152674" w:rsidRPr="00EC100A" w:rsidRDefault="00152674" w:rsidP="00817F5B">
            <w:pPr>
              <w:pStyle w:val="NormalWeb"/>
              <w:rPr>
                <w:lang w:val="en-US"/>
              </w:rPr>
            </w:pPr>
            <w:r w:rsidRPr="00EC100A">
              <w:rPr>
                <w:lang w:val="en-US"/>
              </w:rPr>
              <w:t>4294967295</w:t>
            </w:r>
          </w:p>
        </w:tc>
      </w:tr>
      <w:tr w:rsidR="00152674" w:rsidRPr="00CE25AF" w14:paraId="42EC9329" w14:textId="77777777" w:rsidTr="00482FC3">
        <w:tc>
          <w:tcPr>
            <w:tcW w:w="1129" w:type="dxa"/>
            <w:vMerge/>
            <w:shd w:val="clear" w:color="auto" w:fill="0778A5"/>
          </w:tcPr>
          <w:p w14:paraId="56339E28" w14:textId="77777777" w:rsidR="00152674" w:rsidRPr="00EC100A" w:rsidRDefault="00152674" w:rsidP="00817F5B">
            <w:pPr>
              <w:pStyle w:val="NormalWeb"/>
              <w:rPr>
                <w:color w:val="FFFFFF" w:themeColor="background1"/>
                <w:lang w:val="en-US"/>
              </w:rPr>
            </w:pPr>
          </w:p>
        </w:tc>
        <w:tc>
          <w:tcPr>
            <w:tcW w:w="2268" w:type="dxa"/>
          </w:tcPr>
          <w:p w14:paraId="15474138" w14:textId="08D6D347" w:rsidR="00152674" w:rsidRPr="00EC100A" w:rsidRDefault="00F92B5C" w:rsidP="00817F5B">
            <w:pPr>
              <w:pStyle w:val="NormalWeb"/>
              <w:rPr>
                <w:lang w:val="en-US"/>
              </w:rPr>
            </w:pPr>
            <w:proofErr w:type="spellStart"/>
            <w:r w:rsidRPr="00EC100A">
              <w:rPr>
                <w:lang w:val="en-US"/>
              </w:rPr>
              <w:t>xs:</w:t>
            </w:r>
            <w:r w:rsidR="00152674" w:rsidRPr="00EC100A">
              <w:rPr>
                <w:lang w:val="en-US"/>
              </w:rPr>
              <w:t>unsignedLong</w:t>
            </w:r>
            <w:proofErr w:type="spellEnd"/>
          </w:p>
        </w:tc>
        <w:tc>
          <w:tcPr>
            <w:tcW w:w="2268" w:type="dxa"/>
          </w:tcPr>
          <w:p w14:paraId="699DCF44" w14:textId="77777777" w:rsidR="00152674" w:rsidRPr="00EC100A" w:rsidRDefault="00152674" w:rsidP="00817F5B">
            <w:pPr>
              <w:pStyle w:val="NormalWeb"/>
              <w:rPr>
                <w:lang w:val="en-US"/>
              </w:rPr>
            </w:pPr>
            <w:r w:rsidRPr="00EC100A">
              <w:rPr>
                <w:lang w:val="en-US"/>
              </w:rPr>
              <w:t>0…18446744073709551615 (64 bit)</w:t>
            </w:r>
          </w:p>
        </w:tc>
        <w:tc>
          <w:tcPr>
            <w:tcW w:w="3686" w:type="dxa"/>
          </w:tcPr>
          <w:p w14:paraId="6B3894F9" w14:textId="6EEAD90E" w:rsidR="00A91250" w:rsidRDefault="00152674" w:rsidP="00817F5B">
            <w:pPr>
              <w:pStyle w:val="NormalWeb"/>
              <w:rPr>
                <w:lang w:val="en-US"/>
              </w:rPr>
            </w:pPr>
            <w:r w:rsidRPr="00EC100A">
              <w:rPr>
                <w:lang w:val="en-US"/>
              </w:rPr>
              <w:t>0</w:t>
            </w:r>
          </w:p>
          <w:p w14:paraId="1B3A032D" w14:textId="7DC34CE4" w:rsidR="00A91250" w:rsidRDefault="00152674" w:rsidP="00817F5B">
            <w:pPr>
              <w:pStyle w:val="NormalWeb"/>
              <w:rPr>
                <w:lang w:val="en-US"/>
              </w:rPr>
            </w:pPr>
            <w:r w:rsidRPr="00EC100A">
              <w:rPr>
                <w:lang w:val="en-US"/>
              </w:rPr>
              <w:t>1</w:t>
            </w:r>
          </w:p>
          <w:p w14:paraId="6625604F" w14:textId="7C81D0F3" w:rsidR="00152674" w:rsidRPr="00EC100A" w:rsidRDefault="00152674" w:rsidP="00817F5B">
            <w:pPr>
              <w:pStyle w:val="NormalWeb"/>
              <w:rPr>
                <w:lang w:val="en-US"/>
              </w:rPr>
            </w:pPr>
            <w:r w:rsidRPr="00EC100A">
              <w:rPr>
                <w:lang w:val="en-US"/>
              </w:rPr>
              <w:t>18446744073709551615</w:t>
            </w:r>
          </w:p>
        </w:tc>
      </w:tr>
      <w:tr w:rsidR="00152674" w:rsidRPr="00CE25AF" w14:paraId="3A4A427E" w14:textId="77777777" w:rsidTr="00482FC3">
        <w:tc>
          <w:tcPr>
            <w:tcW w:w="1129" w:type="dxa"/>
            <w:vMerge/>
            <w:shd w:val="clear" w:color="auto" w:fill="0778A5"/>
          </w:tcPr>
          <w:p w14:paraId="08D66B48" w14:textId="77777777" w:rsidR="00152674" w:rsidRPr="00EC100A" w:rsidRDefault="00152674" w:rsidP="00817F5B">
            <w:pPr>
              <w:pStyle w:val="NormalWeb"/>
              <w:rPr>
                <w:color w:val="FFFFFF" w:themeColor="background1"/>
                <w:lang w:val="en-US"/>
              </w:rPr>
            </w:pPr>
          </w:p>
        </w:tc>
        <w:tc>
          <w:tcPr>
            <w:tcW w:w="2268" w:type="dxa"/>
          </w:tcPr>
          <w:p w14:paraId="24DE6567" w14:textId="14106BAB" w:rsidR="00152674" w:rsidRPr="00EC100A" w:rsidRDefault="00F92B5C" w:rsidP="00817F5B">
            <w:pPr>
              <w:pStyle w:val="NormalWeb"/>
              <w:rPr>
                <w:lang w:val="en-US"/>
              </w:rPr>
            </w:pPr>
            <w:proofErr w:type="spellStart"/>
            <w:r w:rsidRPr="00EC100A">
              <w:rPr>
                <w:lang w:val="en-US"/>
              </w:rPr>
              <w:t>xs:</w:t>
            </w:r>
            <w:r w:rsidR="00152674" w:rsidRPr="00EC100A">
              <w:rPr>
                <w:lang w:val="en-US"/>
              </w:rPr>
              <w:t>positiveInteger</w:t>
            </w:r>
            <w:proofErr w:type="spellEnd"/>
          </w:p>
        </w:tc>
        <w:tc>
          <w:tcPr>
            <w:tcW w:w="2268" w:type="dxa"/>
          </w:tcPr>
          <w:p w14:paraId="02E4D565" w14:textId="77777777" w:rsidR="00152674" w:rsidRPr="00EC100A" w:rsidRDefault="00152674" w:rsidP="00817F5B">
            <w:pPr>
              <w:pStyle w:val="NormalWeb"/>
              <w:rPr>
                <w:lang w:val="en-US"/>
              </w:rPr>
            </w:pPr>
            <w:r w:rsidRPr="00EC100A">
              <w:rPr>
                <w:lang w:val="en-US"/>
              </w:rPr>
              <w:t>Integer numbers &gt;0</w:t>
            </w:r>
          </w:p>
        </w:tc>
        <w:tc>
          <w:tcPr>
            <w:tcW w:w="3686" w:type="dxa"/>
          </w:tcPr>
          <w:p w14:paraId="03CE5F9C" w14:textId="1E694567" w:rsidR="00A91250" w:rsidRDefault="00152674" w:rsidP="00817F5B">
            <w:pPr>
              <w:pStyle w:val="NormalWeb"/>
              <w:rPr>
                <w:lang w:val="en-US"/>
              </w:rPr>
            </w:pPr>
            <w:r w:rsidRPr="00EC100A">
              <w:rPr>
                <w:lang w:val="en-US"/>
              </w:rPr>
              <w:t>1</w:t>
            </w:r>
          </w:p>
          <w:p w14:paraId="1FDB4747" w14:textId="355E757F" w:rsidR="00152674" w:rsidRPr="00EC100A" w:rsidRDefault="00152674" w:rsidP="00817F5B">
            <w:pPr>
              <w:pStyle w:val="NormalWeb"/>
              <w:rPr>
                <w:lang w:val="en-US"/>
              </w:rPr>
            </w:pPr>
            <w:r w:rsidRPr="00EC100A">
              <w:rPr>
                <w:lang w:val="en-US"/>
              </w:rPr>
              <w:t>7345683746578364857368475638745</w:t>
            </w:r>
          </w:p>
        </w:tc>
      </w:tr>
      <w:tr w:rsidR="00152674" w:rsidRPr="00CE25AF" w14:paraId="23B7E2CF" w14:textId="77777777" w:rsidTr="00482FC3">
        <w:tc>
          <w:tcPr>
            <w:tcW w:w="1129" w:type="dxa"/>
            <w:vMerge/>
            <w:shd w:val="clear" w:color="auto" w:fill="0778A5"/>
          </w:tcPr>
          <w:p w14:paraId="4DE5A221" w14:textId="77777777" w:rsidR="00152674" w:rsidRPr="00EC100A" w:rsidRDefault="00152674" w:rsidP="00817F5B">
            <w:pPr>
              <w:pStyle w:val="NormalWeb"/>
              <w:rPr>
                <w:color w:val="FFFFFF" w:themeColor="background1"/>
                <w:lang w:val="en-US"/>
              </w:rPr>
            </w:pPr>
          </w:p>
        </w:tc>
        <w:tc>
          <w:tcPr>
            <w:tcW w:w="2268" w:type="dxa"/>
          </w:tcPr>
          <w:p w14:paraId="7D89BB54" w14:textId="4114BAC7" w:rsidR="00152674" w:rsidRPr="00EC100A" w:rsidRDefault="00F92B5C" w:rsidP="00817F5B">
            <w:pPr>
              <w:pStyle w:val="NormalWeb"/>
              <w:rPr>
                <w:lang w:val="en-US"/>
              </w:rPr>
            </w:pPr>
            <w:proofErr w:type="spellStart"/>
            <w:r w:rsidRPr="00EC100A">
              <w:rPr>
                <w:lang w:val="en-US"/>
              </w:rPr>
              <w:t>xs:</w:t>
            </w:r>
            <w:r w:rsidR="00152674" w:rsidRPr="00EC100A">
              <w:rPr>
                <w:lang w:val="en-US"/>
              </w:rPr>
              <w:t>nonNegativeInteger</w:t>
            </w:r>
            <w:proofErr w:type="spellEnd"/>
          </w:p>
        </w:tc>
        <w:tc>
          <w:tcPr>
            <w:tcW w:w="2268" w:type="dxa"/>
          </w:tcPr>
          <w:p w14:paraId="27E48293" w14:textId="77777777" w:rsidR="00152674" w:rsidRPr="00EC100A" w:rsidRDefault="00152674" w:rsidP="00817F5B">
            <w:pPr>
              <w:pStyle w:val="NormalWeb"/>
              <w:rPr>
                <w:lang w:val="en-US"/>
              </w:rPr>
            </w:pPr>
            <w:r w:rsidRPr="00EC100A">
              <w:rPr>
                <w:lang w:val="en-US"/>
              </w:rPr>
              <w:t>Integer numbers ≥0</w:t>
            </w:r>
          </w:p>
        </w:tc>
        <w:tc>
          <w:tcPr>
            <w:tcW w:w="3686" w:type="dxa"/>
          </w:tcPr>
          <w:p w14:paraId="77886D50" w14:textId="186EB8C6" w:rsidR="00A91250" w:rsidRDefault="00152674" w:rsidP="00817F5B">
            <w:pPr>
              <w:pStyle w:val="NormalWeb"/>
              <w:rPr>
                <w:lang w:val="en-US"/>
              </w:rPr>
            </w:pPr>
            <w:r w:rsidRPr="00EC100A">
              <w:rPr>
                <w:lang w:val="en-US"/>
              </w:rPr>
              <w:t>0</w:t>
            </w:r>
          </w:p>
          <w:p w14:paraId="7AB2E115" w14:textId="282E0A16" w:rsidR="00A91250" w:rsidRDefault="00152674" w:rsidP="00817F5B">
            <w:pPr>
              <w:pStyle w:val="NormalWeb"/>
              <w:rPr>
                <w:lang w:val="en-US"/>
              </w:rPr>
            </w:pPr>
            <w:r w:rsidRPr="00EC100A">
              <w:rPr>
                <w:lang w:val="en-US"/>
              </w:rPr>
              <w:t>1</w:t>
            </w:r>
          </w:p>
          <w:p w14:paraId="0471FB07" w14:textId="37595F89" w:rsidR="00152674" w:rsidRPr="00EC100A" w:rsidRDefault="00152674" w:rsidP="00817F5B">
            <w:pPr>
              <w:pStyle w:val="NormalWeb"/>
              <w:rPr>
                <w:lang w:val="en-US"/>
              </w:rPr>
            </w:pPr>
            <w:r w:rsidRPr="00EC100A">
              <w:rPr>
                <w:lang w:val="en-US"/>
              </w:rPr>
              <w:t>734568374657836485736847563</w:t>
            </w:r>
          </w:p>
        </w:tc>
      </w:tr>
      <w:tr w:rsidR="00152674" w:rsidRPr="00CE25AF" w14:paraId="23754EE3" w14:textId="77777777" w:rsidTr="00482FC3">
        <w:tc>
          <w:tcPr>
            <w:tcW w:w="1129" w:type="dxa"/>
            <w:vMerge/>
            <w:shd w:val="clear" w:color="auto" w:fill="0778A5"/>
          </w:tcPr>
          <w:p w14:paraId="6084D991" w14:textId="77777777" w:rsidR="00152674" w:rsidRPr="00EC100A" w:rsidRDefault="00152674" w:rsidP="00817F5B">
            <w:pPr>
              <w:pStyle w:val="NormalWeb"/>
              <w:rPr>
                <w:color w:val="FFFFFF" w:themeColor="background1"/>
                <w:lang w:val="en-US"/>
              </w:rPr>
            </w:pPr>
          </w:p>
        </w:tc>
        <w:tc>
          <w:tcPr>
            <w:tcW w:w="2268" w:type="dxa"/>
          </w:tcPr>
          <w:p w14:paraId="639B7C9F" w14:textId="66E97EB3" w:rsidR="00152674" w:rsidRPr="00EC100A" w:rsidRDefault="00F92B5C" w:rsidP="00817F5B">
            <w:pPr>
              <w:pStyle w:val="NormalWeb"/>
              <w:rPr>
                <w:lang w:val="en-US"/>
              </w:rPr>
            </w:pPr>
            <w:proofErr w:type="spellStart"/>
            <w:r w:rsidRPr="00EC100A">
              <w:rPr>
                <w:lang w:val="en-US"/>
              </w:rPr>
              <w:t>xs:</w:t>
            </w:r>
            <w:r w:rsidR="00152674" w:rsidRPr="00EC100A">
              <w:rPr>
                <w:lang w:val="en-US"/>
              </w:rPr>
              <w:t>negativeInteger</w:t>
            </w:r>
            <w:proofErr w:type="spellEnd"/>
          </w:p>
        </w:tc>
        <w:tc>
          <w:tcPr>
            <w:tcW w:w="2268" w:type="dxa"/>
          </w:tcPr>
          <w:p w14:paraId="5F08BDA5" w14:textId="77777777" w:rsidR="00152674" w:rsidRPr="00EC100A" w:rsidRDefault="00152674" w:rsidP="00817F5B">
            <w:pPr>
              <w:pStyle w:val="NormalWeb"/>
              <w:rPr>
                <w:lang w:val="en-US"/>
              </w:rPr>
            </w:pPr>
            <w:r w:rsidRPr="00EC100A">
              <w:rPr>
                <w:lang w:val="en-US"/>
              </w:rPr>
              <w:t>Integer numbers &lt;0</w:t>
            </w:r>
          </w:p>
        </w:tc>
        <w:tc>
          <w:tcPr>
            <w:tcW w:w="3686" w:type="dxa"/>
          </w:tcPr>
          <w:p w14:paraId="55F6FB14" w14:textId="74B01B4E" w:rsidR="00A91250" w:rsidRDefault="00152674" w:rsidP="00817F5B">
            <w:pPr>
              <w:pStyle w:val="NormalWeb"/>
              <w:rPr>
                <w:lang w:val="en-US"/>
              </w:rPr>
            </w:pPr>
            <w:r w:rsidRPr="00EC100A">
              <w:rPr>
                <w:lang w:val="en-US"/>
              </w:rPr>
              <w:t>-1</w:t>
            </w:r>
          </w:p>
          <w:p w14:paraId="6D6053A2" w14:textId="3BC223C0" w:rsidR="00152674" w:rsidRPr="00EC100A" w:rsidRDefault="00A91250" w:rsidP="00817F5B">
            <w:pPr>
              <w:pStyle w:val="NormalWeb"/>
              <w:rPr>
                <w:lang w:val="en-US"/>
              </w:rPr>
            </w:pPr>
            <w:r>
              <w:rPr>
                <w:lang w:val="en-US"/>
              </w:rPr>
              <w:t xml:space="preserve">- </w:t>
            </w:r>
            <w:r w:rsidR="00152674" w:rsidRPr="00EC100A">
              <w:rPr>
                <w:lang w:val="en-US"/>
              </w:rPr>
              <w:t>23487263847628376482736487263</w:t>
            </w:r>
          </w:p>
        </w:tc>
      </w:tr>
      <w:tr w:rsidR="00152674" w:rsidRPr="00CE25AF" w14:paraId="29DD3E42" w14:textId="77777777" w:rsidTr="00482FC3">
        <w:tc>
          <w:tcPr>
            <w:tcW w:w="1129" w:type="dxa"/>
            <w:vMerge/>
            <w:shd w:val="clear" w:color="auto" w:fill="0778A5"/>
          </w:tcPr>
          <w:p w14:paraId="666016A1" w14:textId="77777777" w:rsidR="00152674" w:rsidRPr="00EC100A" w:rsidRDefault="00152674" w:rsidP="00817F5B">
            <w:pPr>
              <w:pStyle w:val="NormalWeb"/>
              <w:rPr>
                <w:color w:val="FFFFFF" w:themeColor="background1"/>
                <w:lang w:val="en-US"/>
              </w:rPr>
            </w:pPr>
          </w:p>
        </w:tc>
        <w:tc>
          <w:tcPr>
            <w:tcW w:w="2268" w:type="dxa"/>
          </w:tcPr>
          <w:p w14:paraId="0F511939" w14:textId="67DB61F1" w:rsidR="00152674" w:rsidRPr="00EC100A" w:rsidRDefault="00F92B5C" w:rsidP="00817F5B">
            <w:pPr>
              <w:pStyle w:val="NormalWeb"/>
              <w:rPr>
                <w:lang w:val="en-US"/>
              </w:rPr>
            </w:pPr>
            <w:proofErr w:type="spellStart"/>
            <w:r w:rsidRPr="00EC100A">
              <w:rPr>
                <w:lang w:val="en-US"/>
              </w:rPr>
              <w:t>xs:</w:t>
            </w:r>
            <w:r w:rsidR="00152674" w:rsidRPr="00EC100A">
              <w:rPr>
                <w:lang w:val="en-US"/>
              </w:rPr>
              <w:t>nonPositiveInteger</w:t>
            </w:r>
            <w:proofErr w:type="spellEnd"/>
          </w:p>
        </w:tc>
        <w:tc>
          <w:tcPr>
            <w:tcW w:w="2268" w:type="dxa"/>
          </w:tcPr>
          <w:p w14:paraId="3541676A" w14:textId="77777777" w:rsidR="00152674" w:rsidRPr="00EC100A" w:rsidRDefault="00152674" w:rsidP="00817F5B">
            <w:pPr>
              <w:pStyle w:val="NormalWeb"/>
              <w:rPr>
                <w:lang w:val="en-US"/>
              </w:rPr>
            </w:pPr>
            <w:r w:rsidRPr="00EC100A">
              <w:rPr>
                <w:lang w:val="en-US"/>
              </w:rPr>
              <w:t>Integer numbers ≤0</w:t>
            </w:r>
          </w:p>
        </w:tc>
        <w:tc>
          <w:tcPr>
            <w:tcW w:w="3686" w:type="dxa"/>
          </w:tcPr>
          <w:p w14:paraId="08D707AE" w14:textId="3DBB2AF1" w:rsidR="00A91250" w:rsidRDefault="00152674" w:rsidP="00817F5B">
            <w:pPr>
              <w:pStyle w:val="NormalWeb"/>
              <w:rPr>
                <w:lang w:val="en-US"/>
              </w:rPr>
            </w:pPr>
            <w:r w:rsidRPr="00EC100A">
              <w:rPr>
                <w:lang w:val="en-US"/>
              </w:rPr>
              <w:t>-1</w:t>
            </w:r>
          </w:p>
          <w:p w14:paraId="50E41DDB" w14:textId="4DF5B24A" w:rsidR="00A91250" w:rsidRDefault="00152674" w:rsidP="00817F5B">
            <w:pPr>
              <w:pStyle w:val="NormalWeb"/>
              <w:rPr>
                <w:lang w:val="en-US"/>
              </w:rPr>
            </w:pPr>
            <w:r w:rsidRPr="00EC100A">
              <w:rPr>
                <w:lang w:val="en-US"/>
              </w:rPr>
              <w:t>0</w:t>
            </w:r>
          </w:p>
          <w:p w14:paraId="292920D4" w14:textId="732C763B" w:rsidR="00152674" w:rsidRPr="00EC100A" w:rsidRDefault="00152674" w:rsidP="00817F5B">
            <w:pPr>
              <w:pStyle w:val="NormalWeb"/>
              <w:rPr>
                <w:lang w:val="en-US"/>
              </w:rPr>
            </w:pPr>
            <w:r w:rsidRPr="00EC100A">
              <w:rPr>
                <w:lang w:val="en-US"/>
              </w:rPr>
              <w:t>-938458374985739874987989873</w:t>
            </w:r>
          </w:p>
        </w:tc>
      </w:tr>
      <w:tr w:rsidR="00152674" w:rsidRPr="00CE25AF" w14:paraId="29FFE293" w14:textId="77777777" w:rsidTr="00482FC3">
        <w:tc>
          <w:tcPr>
            <w:tcW w:w="1129" w:type="dxa"/>
            <w:vMerge w:val="restart"/>
            <w:shd w:val="clear" w:color="auto" w:fill="0778A5"/>
          </w:tcPr>
          <w:p w14:paraId="27AA2A44" w14:textId="77777777" w:rsidR="00152674" w:rsidRPr="00373A9F" w:rsidRDefault="00152674" w:rsidP="00817F5B">
            <w:pPr>
              <w:pStyle w:val="NormalWeb"/>
              <w:rPr>
                <w:color w:val="FFFFFF" w:themeColor="background1"/>
                <w:lang w:val="en-US"/>
              </w:rPr>
            </w:pPr>
            <w:r w:rsidRPr="00373A9F">
              <w:rPr>
                <w:color w:val="FFFFFF" w:themeColor="background1"/>
                <w:lang w:val="en-US"/>
              </w:rPr>
              <w:t>Encoded binary data</w:t>
            </w:r>
          </w:p>
        </w:tc>
        <w:tc>
          <w:tcPr>
            <w:tcW w:w="2268" w:type="dxa"/>
          </w:tcPr>
          <w:p w14:paraId="462446B3" w14:textId="5FE8F010" w:rsidR="00152674" w:rsidRPr="00373A9F" w:rsidRDefault="00F92B5C" w:rsidP="00817F5B">
            <w:pPr>
              <w:pStyle w:val="NormalWeb"/>
              <w:rPr>
                <w:lang w:val="en-US"/>
              </w:rPr>
            </w:pPr>
            <w:proofErr w:type="spellStart"/>
            <w:r w:rsidRPr="00373A9F">
              <w:rPr>
                <w:lang w:val="en-US"/>
              </w:rPr>
              <w:t>xs:</w:t>
            </w:r>
            <w:r w:rsidR="00152674" w:rsidRPr="00373A9F">
              <w:rPr>
                <w:lang w:val="en-US"/>
              </w:rPr>
              <w:t>hexBinary</w:t>
            </w:r>
            <w:proofErr w:type="spellEnd"/>
          </w:p>
        </w:tc>
        <w:tc>
          <w:tcPr>
            <w:tcW w:w="2268" w:type="dxa"/>
          </w:tcPr>
          <w:p w14:paraId="78B90C41" w14:textId="77777777" w:rsidR="00152674" w:rsidRPr="00373A9F" w:rsidRDefault="00152674" w:rsidP="00817F5B">
            <w:pPr>
              <w:pStyle w:val="NormalWeb"/>
              <w:rPr>
                <w:lang w:val="en-US"/>
              </w:rPr>
            </w:pPr>
            <w:r w:rsidRPr="00373A9F">
              <w:rPr>
                <w:lang w:val="en-US"/>
              </w:rPr>
              <w:t>Hex-encoded binary data</w:t>
            </w:r>
          </w:p>
        </w:tc>
        <w:tc>
          <w:tcPr>
            <w:tcW w:w="3686" w:type="dxa"/>
          </w:tcPr>
          <w:p w14:paraId="6E180189" w14:textId="36210F73" w:rsidR="00152674" w:rsidRPr="00373A9F" w:rsidRDefault="00F639CD" w:rsidP="00817F5B">
            <w:pPr>
              <w:pStyle w:val="NormalWeb"/>
              <w:rPr>
                <w:lang w:val="en-US"/>
              </w:rPr>
            </w:pPr>
            <w:r w:rsidRPr="00373A9F">
              <w:rPr>
                <w:lang w:val="en-US"/>
              </w:rPr>
              <w:t>"</w:t>
            </w:r>
            <w:r w:rsidR="00152674" w:rsidRPr="00373A9F">
              <w:rPr>
                <w:lang w:val="en-US"/>
              </w:rPr>
              <w:t>6b756d6f77617368657265</w:t>
            </w:r>
            <w:r w:rsidRPr="00373A9F">
              <w:rPr>
                <w:lang w:val="en-US"/>
              </w:rPr>
              <w:t>"</w:t>
            </w:r>
          </w:p>
        </w:tc>
      </w:tr>
      <w:tr w:rsidR="00152674" w:rsidRPr="00CE25AF" w14:paraId="7F8045E2" w14:textId="77777777" w:rsidTr="00482FC3">
        <w:tc>
          <w:tcPr>
            <w:tcW w:w="1129" w:type="dxa"/>
            <w:vMerge/>
            <w:shd w:val="clear" w:color="auto" w:fill="0778A5"/>
          </w:tcPr>
          <w:p w14:paraId="58A3FA57" w14:textId="77777777" w:rsidR="00152674" w:rsidRPr="00EC100A" w:rsidRDefault="00152674" w:rsidP="00817F5B">
            <w:pPr>
              <w:pStyle w:val="NormalWeb"/>
              <w:rPr>
                <w:color w:val="FFFFFF" w:themeColor="background1"/>
                <w:lang w:val="en-US"/>
              </w:rPr>
            </w:pPr>
          </w:p>
        </w:tc>
        <w:tc>
          <w:tcPr>
            <w:tcW w:w="2268" w:type="dxa"/>
          </w:tcPr>
          <w:p w14:paraId="25C7CCC0" w14:textId="7AD42340" w:rsidR="00152674" w:rsidRPr="00EC100A" w:rsidRDefault="00F92B5C" w:rsidP="00817F5B">
            <w:pPr>
              <w:pStyle w:val="NormalWeb"/>
              <w:rPr>
                <w:lang w:val="en-US"/>
              </w:rPr>
            </w:pPr>
            <w:r w:rsidRPr="00EC100A">
              <w:rPr>
                <w:lang w:val="en-US"/>
              </w:rPr>
              <w:t>xs:</w:t>
            </w:r>
            <w:r w:rsidR="00152674" w:rsidRPr="00EC100A">
              <w:rPr>
                <w:lang w:val="en-US"/>
              </w:rPr>
              <w:t>base64Binary</w:t>
            </w:r>
          </w:p>
        </w:tc>
        <w:tc>
          <w:tcPr>
            <w:tcW w:w="2268" w:type="dxa"/>
          </w:tcPr>
          <w:p w14:paraId="7D069FDD" w14:textId="77777777" w:rsidR="00152674" w:rsidRPr="00EC100A" w:rsidRDefault="00152674" w:rsidP="00817F5B">
            <w:pPr>
              <w:pStyle w:val="NormalWeb"/>
              <w:rPr>
                <w:lang w:val="en-US"/>
              </w:rPr>
            </w:pPr>
            <w:r w:rsidRPr="00EC100A">
              <w:rPr>
                <w:lang w:val="en-US"/>
              </w:rPr>
              <w:t>Base64-encoded binary data</w:t>
            </w:r>
          </w:p>
        </w:tc>
        <w:tc>
          <w:tcPr>
            <w:tcW w:w="3686" w:type="dxa"/>
          </w:tcPr>
          <w:p w14:paraId="022FD162" w14:textId="0274C6E3" w:rsidR="00152674" w:rsidRPr="00EC100A" w:rsidRDefault="00F639CD" w:rsidP="00817F5B">
            <w:pPr>
              <w:pStyle w:val="NormalWeb"/>
              <w:rPr>
                <w:lang w:val="en-US"/>
              </w:rPr>
            </w:pPr>
            <w:r w:rsidRPr="00EC100A">
              <w:rPr>
                <w:lang w:val="en-US"/>
              </w:rPr>
              <w:t>"</w:t>
            </w:r>
            <w:r w:rsidR="00152674" w:rsidRPr="00EC100A">
              <w:rPr>
                <w:lang w:val="en-US"/>
              </w:rPr>
              <w:t>a3Vtb3dhc2hlcmU=</w:t>
            </w:r>
            <w:r w:rsidRPr="00EC100A">
              <w:rPr>
                <w:lang w:val="en-US"/>
              </w:rPr>
              <w:t>"</w:t>
            </w:r>
          </w:p>
        </w:tc>
      </w:tr>
      <w:tr w:rsidR="00152674" w:rsidRPr="00C51190" w14:paraId="13502497" w14:textId="77777777" w:rsidTr="00482FC3">
        <w:tc>
          <w:tcPr>
            <w:tcW w:w="1129" w:type="dxa"/>
            <w:vMerge w:val="restart"/>
            <w:shd w:val="clear" w:color="auto" w:fill="0778A5"/>
          </w:tcPr>
          <w:p w14:paraId="7705F286" w14:textId="77777777" w:rsidR="00152674" w:rsidRPr="00373A9F" w:rsidRDefault="00152674" w:rsidP="00817F5B">
            <w:pPr>
              <w:pStyle w:val="NormalWeb"/>
              <w:rPr>
                <w:color w:val="FFFFFF" w:themeColor="background1"/>
                <w:lang w:val="en-US"/>
              </w:rPr>
            </w:pPr>
            <w:r w:rsidRPr="00373A9F">
              <w:rPr>
                <w:color w:val="FFFFFF" w:themeColor="background1"/>
                <w:lang w:val="en-US"/>
              </w:rPr>
              <w:t>Miscellaneous types</w:t>
            </w:r>
          </w:p>
        </w:tc>
        <w:tc>
          <w:tcPr>
            <w:tcW w:w="2268" w:type="dxa"/>
          </w:tcPr>
          <w:p w14:paraId="3A360686" w14:textId="546DBA4F" w:rsidR="00152674" w:rsidRPr="00373A9F" w:rsidRDefault="00F92B5C" w:rsidP="00817F5B">
            <w:pPr>
              <w:pStyle w:val="NormalWeb"/>
              <w:rPr>
                <w:lang w:val="en-US"/>
              </w:rPr>
            </w:pPr>
            <w:proofErr w:type="spellStart"/>
            <w:r w:rsidRPr="00373A9F">
              <w:rPr>
                <w:lang w:val="en-US"/>
              </w:rPr>
              <w:t>xs:</w:t>
            </w:r>
            <w:r w:rsidR="00152674" w:rsidRPr="00373A9F">
              <w:rPr>
                <w:lang w:val="en-US"/>
              </w:rPr>
              <w:t>anyURI</w:t>
            </w:r>
            <w:proofErr w:type="spellEnd"/>
          </w:p>
        </w:tc>
        <w:tc>
          <w:tcPr>
            <w:tcW w:w="2268" w:type="dxa"/>
          </w:tcPr>
          <w:p w14:paraId="45A528A8" w14:textId="77777777" w:rsidR="00152674" w:rsidRPr="00CE25AF" w:rsidRDefault="00152674" w:rsidP="00817F5B">
            <w:pPr>
              <w:pStyle w:val="NormalWeb"/>
              <w:rPr>
                <w:lang w:val="en-US"/>
              </w:rPr>
            </w:pPr>
            <w:r w:rsidRPr="00CE25AF">
              <w:rPr>
                <w:lang w:val="en-US"/>
              </w:rPr>
              <w:t>Absolute or relative URIs and IRIs</w:t>
            </w:r>
          </w:p>
        </w:tc>
        <w:tc>
          <w:tcPr>
            <w:tcW w:w="3686" w:type="dxa"/>
          </w:tcPr>
          <w:p w14:paraId="3ACEECCB" w14:textId="7EE41A89" w:rsidR="00A91250" w:rsidRDefault="00A91250" w:rsidP="00817F5B">
            <w:pPr>
              <w:pStyle w:val="NormalWeb"/>
              <w:rPr>
                <w:lang w:val="en-US"/>
              </w:rPr>
            </w:pPr>
            <w:r w:rsidRPr="00EF7B85">
              <w:rPr>
                <w:lang w:val="en-US"/>
              </w:rPr>
              <w:t>https://customer.com/demo/aas/1/1/1234859590</w:t>
            </w:r>
          </w:p>
          <w:p w14:paraId="6C159709" w14:textId="5B0DC86D" w:rsidR="00152674" w:rsidRPr="00CE25AF" w:rsidRDefault="00F639CD" w:rsidP="00817F5B">
            <w:pPr>
              <w:pStyle w:val="NormalWeb"/>
              <w:rPr>
                <w:lang w:val="en-US"/>
              </w:rPr>
            </w:pPr>
            <w:r w:rsidRPr="00CE25AF">
              <w:rPr>
                <w:lang w:val="en-US"/>
              </w:rPr>
              <w:t>"</w:t>
            </w:r>
            <w:r w:rsidR="00152674" w:rsidRPr="00CE25AF">
              <w:rPr>
                <w:lang w:val="en-US"/>
              </w:rPr>
              <w:t>urn:example:company:1.0.0</w:t>
            </w:r>
            <w:r w:rsidRPr="00CE25AF">
              <w:rPr>
                <w:lang w:val="en-US"/>
              </w:rPr>
              <w:t>"</w:t>
            </w:r>
          </w:p>
        </w:tc>
      </w:tr>
      <w:tr w:rsidR="00152674" w:rsidRPr="00C51190" w14:paraId="1A54D43B" w14:textId="77777777" w:rsidTr="00482FC3">
        <w:tc>
          <w:tcPr>
            <w:tcW w:w="1129" w:type="dxa"/>
            <w:vMerge/>
            <w:shd w:val="clear" w:color="auto" w:fill="0778A5"/>
          </w:tcPr>
          <w:p w14:paraId="04987320" w14:textId="77777777" w:rsidR="00152674" w:rsidRPr="00CE25AF" w:rsidRDefault="00152674" w:rsidP="00817F5B">
            <w:pPr>
              <w:pStyle w:val="NormalWeb"/>
              <w:rPr>
                <w:color w:val="FFFFFF" w:themeColor="background1"/>
                <w:lang w:val="en-US"/>
              </w:rPr>
            </w:pPr>
          </w:p>
        </w:tc>
        <w:tc>
          <w:tcPr>
            <w:tcW w:w="2268" w:type="dxa"/>
          </w:tcPr>
          <w:p w14:paraId="678543ED" w14:textId="77777777" w:rsidR="00152674" w:rsidRPr="00373A9F" w:rsidRDefault="00152674" w:rsidP="00817F5B">
            <w:pPr>
              <w:pStyle w:val="NormalWeb"/>
              <w:rPr>
                <w:lang w:val="en-US"/>
              </w:rPr>
            </w:pPr>
            <w:proofErr w:type="spellStart"/>
            <w:r w:rsidRPr="00373A9F">
              <w:rPr>
                <w:lang w:val="en-US"/>
              </w:rPr>
              <w:t>rdf:langString</w:t>
            </w:r>
            <w:proofErr w:type="spellEnd"/>
          </w:p>
        </w:tc>
        <w:tc>
          <w:tcPr>
            <w:tcW w:w="2268" w:type="dxa"/>
          </w:tcPr>
          <w:p w14:paraId="7E8BC8DD" w14:textId="77777777" w:rsidR="00152674" w:rsidRPr="00373A9F" w:rsidRDefault="00152674" w:rsidP="00817F5B">
            <w:pPr>
              <w:pStyle w:val="NormalWeb"/>
              <w:rPr>
                <w:lang w:val="en-US"/>
              </w:rPr>
            </w:pPr>
            <w:r w:rsidRPr="00373A9F">
              <w:rPr>
                <w:lang w:val="en-US"/>
              </w:rPr>
              <w:t>Strings with language tags</w:t>
            </w:r>
          </w:p>
        </w:tc>
        <w:tc>
          <w:tcPr>
            <w:tcW w:w="3686" w:type="dxa"/>
          </w:tcPr>
          <w:p w14:paraId="65C6C2CA" w14:textId="6ACA27BC" w:rsidR="00A91250" w:rsidRDefault="00F639CD" w:rsidP="00817F5B">
            <w:pPr>
              <w:pStyle w:val="NormalWeb"/>
              <w:rPr>
                <w:lang w:val="en-US"/>
              </w:rPr>
            </w:pPr>
            <w:r w:rsidRPr="00CE25AF">
              <w:rPr>
                <w:lang w:val="en-US"/>
              </w:rPr>
              <w:t>"</w:t>
            </w:r>
            <w:r w:rsidR="00152674" w:rsidRPr="00CE25AF">
              <w:rPr>
                <w:lang w:val="en-US"/>
              </w:rPr>
              <w:t>Hello</w:t>
            </w:r>
            <w:r w:rsidRPr="00CE25AF">
              <w:rPr>
                <w:lang w:val="en-US"/>
              </w:rPr>
              <w:t>"</w:t>
            </w:r>
            <w:r w:rsidR="00152674" w:rsidRPr="00CE25AF">
              <w:rPr>
                <w:lang w:val="en-US"/>
              </w:rPr>
              <w:t>@</w:t>
            </w:r>
            <w:proofErr w:type="spellStart"/>
            <w:r w:rsidR="00152674" w:rsidRPr="00CE25AF">
              <w:rPr>
                <w:lang w:val="en-US"/>
              </w:rPr>
              <w:t>en</w:t>
            </w:r>
            <w:proofErr w:type="spellEnd"/>
          </w:p>
          <w:p w14:paraId="455F2039" w14:textId="4E2F867F" w:rsidR="00A91250" w:rsidRDefault="00F639CD" w:rsidP="00817F5B">
            <w:pPr>
              <w:pStyle w:val="NormalWeb"/>
              <w:rPr>
                <w:lang w:val="en-US"/>
              </w:rPr>
            </w:pPr>
            <w:r w:rsidRPr="00CE25AF">
              <w:rPr>
                <w:lang w:val="en-US"/>
              </w:rPr>
              <w:t>"</w:t>
            </w:r>
            <w:proofErr w:type="spellStart"/>
            <w:r w:rsidR="00152674" w:rsidRPr="00CE25AF">
              <w:rPr>
                <w:lang w:val="en-US"/>
              </w:rPr>
              <w:t>Hallo</w:t>
            </w:r>
            <w:r w:rsidRPr="00CE25AF">
              <w:rPr>
                <w:lang w:val="en-US"/>
              </w:rPr>
              <w:t>"</w:t>
            </w:r>
            <w:r w:rsidR="00152674" w:rsidRPr="00CE25AF">
              <w:rPr>
                <w:lang w:val="en-US"/>
              </w:rPr>
              <w:t>@de</w:t>
            </w:r>
            <w:proofErr w:type="spellEnd"/>
          </w:p>
          <w:p w14:paraId="53A5CA75" w14:textId="19B36139" w:rsidR="00152674" w:rsidRPr="00CE25AF" w:rsidRDefault="00152674" w:rsidP="00A91250">
            <w:pPr>
              <w:pStyle w:val="NOTE"/>
              <w:rPr>
                <w:lang w:val="en-US"/>
              </w:rPr>
            </w:pPr>
            <w:bookmarkStart w:id="2090" w:name="_Hlk125223133"/>
            <w:r w:rsidRPr="00CE25AF">
              <w:rPr>
                <w:lang w:val="en-US"/>
              </w:rPr>
              <w:t>Not</w:t>
            </w:r>
            <w:r w:rsidR="00A91250">
              <w:rPr>
                <w:lang w:val="en-US"/>
              </w:rPr>
              <w:t xml:space="preserve">e: </w:t>
            </w:r>
            <w:r w:rsidRPr="00CE25AF">
              <w:rPr>
                <w:lang w:val="en-US"/>
              </w:rPr>
              <w:t xml:space="preserve">this is written in RDF/Turtle syntax, </w:t>
            </w:r>
            <w:r w:rsidR="001C0821">
              <w:rPr>
                <w:lang w:val="en-US"/>
              </w:rPr>
              <w:t>@end and ²de are the language tags.</w:t>
            </w:r>
            <w:bookmarkEnd w:id="2090"/>
          </w:p>
        </w:tc>
      </w:tr>
    </w:tbl>
    <w:p w14:paraId="435E9A39" w14:textId="77777777" w:rsidR="00152674" w:rsidRPr="00CE25AF" w:rsidRDefault="00152674" w:rsidP="00152674">
      <w:pPr>
        <w:rPr>
          <w:lang w:val="en-US"/>
        </w:rPr>
      </w:pPr>
    </w:p>
    <w:p w14:paraId="1F4F5ECA" w14:textId="77777777" w:rsidR="00152674" w:rsidRPr="00CE25AF" w:rsidRDefault="00152674" w:rsidP="00152674">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0"/>
        <w:gridCol w:w="5491"/>
      </w:tblGrid>
      <w:tr w:rsidR="00152674" w:rsidRPr="00CE25AF" w14:paraId="3E85C2A4" w14:textId="77777777" w:rsidTr="00C72010">
        <w:trPr>
          <w:tblHeader/>
        </w:trPr>
        <w:tc>
          <w:tcPr>
            <w:tcW w:w="4130" w:type="dxa"/>
            <w:shd w:val="clear" w:color="auto" w:fill="0778A5"/>
          </w:tcPr>
          <w:p w14:paraId="42F43C4E" w14:textId="77777777" w:rsidR="00152674" w:rsidRPr="00373A9F" w:rsidRDefault="00152674" w:rsidP="00817F5B">
            <w:pPr>
              <w:rPr>
                <w:color w:val="FFFFFF" w:themeColor="background1"/>
                <w:lang w:val="en-US"/>
              </w:rPr>
            </w:pPr>
            <w:r w:rsidRPr="00373A9F">
              <w:rPr>
                <w:color w:val="FFFFFF" w:themeColor="background1"/>
                <w:lang w:val="en-US"/>
              </w:rPr>
              <w:t>Enumeration:</w:t>
            </w:r>
          </w:p>
        </w:tc>
        <w:tc>
          <w:tcPr>
            <w:tcW w:w="5491" w:type="dxa"/>
          </w:tcPr>
          <w:p w14:paraId="2EBA5CC5" w14:textId="77777777" w:rsidR="00152674" w:rsidRPr="00373A9F" w:rsidRDefault="00152674" w:rsidP="00817F5B">
            <w:pPr>
              <w:rPr>
                <w:lang w:val="en-US"/>
              </w:rPr>
            </w:pPr>
            <w:proofErr w:type="spellStart"/>
            <w:r w:rsidRPr="00373A9F">
              <w:rPr>
                <w:lang w:val="en-US"/>
              </w:rPr>
              <w:t>DataTypeDefXsd</w:t>
            </w:r>
            <w:proofErr w:type="spellEnd"/>
          </w:p>
        </w:tc>
      </w:tr>
      <w:tr w:rsidR="00152674" w:rsidRPr="00C51190" w14:paraId="59E3C86E" w14:textId="77777777" w:rsidTr="00C72010">
        <w:tc>
          <w:tcPr>
            <w:tcW w:w="4130" w:type="dxa"/>
            <w:tcBorders>
              <w:bottom w:val="single" w:sz="4" w:space="0" w:color="auto"/>
            </w:tcBorders>
            <w:shd w:val="clear" w:color="auto" w:fill="0778A5"/>
          </w:tcPr>
          <w:p w14:paraId="2C88D596" w14:textId="77777777" w:rsidR="00152674" w:rsidRPr="00373A9F" w:rsidRDefault="00152674" w:rsidP="00817F5B">
            <w:pPr>
              <w:rPr>
                <w:color w:val="FFFFFF" w:themeColor="background1"/>
                <w:lang w:val="en-US"/>
              </w:rPr>
            </w:pPr>
            <w:r w:rsidRPr="00373A9F">
              <w:rPr>
                <w:color w:val="FFFFFF" w:themeColor="background1"/>
                <w:lang w:val="en-US"/>
              </w:rPr>
              <w:t>Explanation:</w:t>
            </w:r>
          </w:p>
        </w:tc>
        <w:tc>
          <w:tcPr>
            <w:tcW w:w="5491" w:type="dxa"/>
            <w:tcBorders>
              <w:bottom w:val="single" w:sz="4" w:space="0" w:color="auto"/>
            </w:tcBorders>
          </w:tcPr>
          <w:p w14:paraId="1876A453" w14:textId="77777777" w:rsidR="00152674" w:rsidRPr="00CE25AF" w:rsidRDefault="00152674" w:rsidP="00817F5B">
            <w:pPr>
              <w:rPr>
                <w:lang w:val="en-US"/>
              </w:rPr>
            </w:pPr>
            <w:r w:rsidRPr="00CE25AF">
              <w:rPr>
                <w:lang w:val="en-US"/>
              </w:rPr>
              <w:t xml:space="preserve">Enumeration listing all </w:t>
            </w:r>
            <w:proofErr w:type="spellStart"/>
            <w:r w:rsidRPr="00CE25AF">
              <w:rPr>
                <w:lang w:val="en-US"/>
              </w:rPr>
              <w:t>xsd</w:t>
            </w:r>
            <w:proofErr w:type="spellEnd"/>
            <w:r w:rsidRPr="00CE25AF">
              <w:rPr>
                <w:lang w:val="en-US"/>
              </w:rPr>
              <w:t xml:space="preserve"> </w:t>
            </w:r>
            <w:proofErr w:type="spellStart"/>
            <w:r w:rsidRPr="00CE25AF">
              <w:rPr>
                <w:lang w:val="en-US"/>
              </w:rPr>
              <w:t>anySimpleTypes</w:t>
            </w:r>
            <w:proofErr w:type="spellEnd"/>
          </w:p>
          <w:p w14:paraId="1A8ACCE9" w14:textId="77777777" w:rsidR="00152674" w:rsidRPr="00CE25AF" w:rsidRDefault="00152674" w:rsidP="00817F5B">
            <w:pPr>
              <w:rPr>
                <w:lang w:val="en-US"/>
              </w:rPr>
            </w:pPr>
            <w:r w:rsidRPr="00CE25AF">
              <w:rPr>
                <w:lang w:val="en-US"/>
              </w:rPr>
              <w:lastRenderedPageBreak/>
              <w:t>For more details see https://www.w3.org/TR/rdf11-concepts/#xsd-datatypes</w:t>
            </w:r>
          </w:p>
        </w:tc>
      </w:tr>
      <w:tr w:rsidR="00152674" w:rsidRPr="00CE25AF" w14:paraId="5284ECEF" w14:textId="77777777" w:rsidTr="00C72010">
        <w:tc>
          <w:tcPr>
            <w:tcW w:w="4130" w:type="dxa"/>
            <w:tcBorders>
              <w:bottom w:val="single" w:sz="4" w:space="0" w:color="auto"/>
            </w:tcBorders>
            <w:shd w:val="clear" w:color="auto" w:fill="0778A5"/>
          </w:tcPr>
          <w:p w14:paraId="128D103C" w14:textId="77777777" w:rsidR="00152674" w:rsidRPr="00373A9F" w:rsidRDefault="00152674" w:rsidP="00817F5B">
            <w:pPr>
              <w:rPr>
                <w:color w:val="FFFFFF" w:themeColor="background1"/>
                <w:lang w:val="en-US"/>
              </w:rPr>
            </w:pPr>
            <w:r w:rsidRPr="00373A9F">
              <w:rPr>
                <w:color w:val="FFFFFF" w:themeColor="background1"/>
                <w:lang w:val="en-US"/>
              </w:rPr>
              <w:lastRenderedPageBreak/>
              <w:t>Set of:</w:t>
            </w:r>
          </w:p>
        </w:tc>
        <w:tc>
          <w:tcPr>
            <w:tcW w:w="5491" w:type="dxa"/>
            <w:tcBorders>
              <w:bottom w:val="single" w:sz="4" w:space="0" w:color="auto"/>
            </w:tcBorders>
          </w:tcPr>
          <w:p w14:paraId="48B49355" w14:textId="1EAF0A2E" w:rsidR="00152674" w:rsidRPr="00373A9F" w:rsidRDefault="00F74C47" w:rsidP="00817F5B">
            <w:pPr>
              <w:rPr>
                <w:lang w:val="en-US"/>
              </w:rPr>
            </w:pPr>
            <w:r w:rsidRPr="00373A9F">
              <w:rPr>
                <w:lang w:val="en-US"/>
              </w:rPr>
              <w:t>--</w:t>
            </w:r>
          </w:p>
        </w:tc>
      </w:tr>
      <w:tr w:rsidR="00482FC3" w:rsidRPr="00CE25AF" w14:paraId="34DFC2C6" w14:textId="77777777" w:rsidTr="00C72010">
        <w:tc>
          <w:tcPr>
            <w:tcW w:w="4130" w:type="dxa"/>
            <w:shd w:val="clear" w:color="auto" w:fill="0778A5"/>
          </w:tcPr>
          <w:p w14:paraId="50826A7C" w14:textId="77777777" w:rsidR="00152674" w:rsidRPr="00373A9F" w:rsidRDefault="00152674" w:rsidP="00817F5B">
            <w:pPr>
              <w:rPr>
                <w:color w:val="FFFFFF" w:themeColor="background1"/>
                <w:lang w:val="en-US"/>
              </w:rPr>
            </w:pPr>
            <w:r w:rsidRPr="00373A9F">
              <w:rPr>
                <w:color w:val="FFFFFF" w:themeColor="background1"/>
                <w:lang w:val="en-US"/>
              </w:rPr>
              <w:t>Literal</w:t>
            </w:r>
          </w:p>
        </w:tc>
        <w:tc>
          <w:tcPr>
            <w:tcW w:w="5491" w:type="dxa"/>
            <w:shd w:val="clear" w:color="auto" w:fill="0778A5"/>
          </w:tcPr>
          <w:p w14:paraId="363BF2D6" w14:textId="77777777" w:rsidR="00152674" w:rsidRPr="00373A9F" w:rsidRDefault="00152674" w:rsidP="00817F5B">
            <w:pPr>
              <w:rPr>
                <w:color w:val="FFFFFF" w:themeColor="background1"/>
                <w:lang w:val="en-US"/>
              </w:rPr>
            </w:pPr>
            <w:r w:rsidRPr="00373A9F">
              <w:rPr>
                <w:color w:val="FFFFFF" w:themeColor="background1"/>
                <w:lang w:val="en-US"/>
              </w:rPr>
              <w:t>Explanation</w:t>
            </w:r>
          </w:p>
        </w:tc>
      </w:tr>
      <w:tr w:rsidR="006D1E97" w:rsidRPr="00C51190" w14:paraId="451E8DB4" w14:textId="77777777" w:rsidTr="00C72010">
        <w:trPr>
          <w:ins w:id="2091" w:author="Boss, Birgit (Bosch)" w:date="2023-01-28T20:28:00Z"/>
        </w:trPr>
        <w:tc>
          <w:tcPr>
            <w:tcW w:w="4130" w:type="dxa"/>
            <w:shd w:val="clear" w:color="auto" w:fill="FFFFFF" w:themeFill="background1"/>
            <w:vAlign w:val="center"/>
          </w:tcPr>
          <w:p w14:paraId="538CA3D9" w14:textId="0996F9C8" w:rsidR="006D1E97" w:rsidRPr="00373A9F" w:rsidRDefault="006D1E97" w:rsidP="006D1E97">
            <w:pPr>
              <w:rPr>
                <w:ins w:id="2092" w:author="Boss, Birgit (Bosch)" w:date="2023-01-28T20:28:00Z"/>
                <w:lang w:val="en-US"/>
              </w:rPr>
            </w:pPr>
            <w:proofErr w:type="spellStart"/>
            <w:ins w:id="2093" w:author="Boss, Birgit (Bosch)" w:date="2023-01-28T20:28:00Z">
              <w:r w:rsidRPr="00373A9F">
                <w:rPr>
                  <w:lang w:val="en-US"/>
                </w:rPr>
                <w:t>xs:</w:t>
              </w:r>
              <w:r>
                <w:rPr>
                  <w:lang w:val="en-US"/>
                </w:rPr>
                <w:t>anyURI</w:t>
              </w:r>
              <w:proofErr w:type="spellEnd"/>
            </w:ins>
          </w:p>
        </w:tc>
        <w:tc>
          <w:tcPr>
            <w:tcW w:w="5491" w:type="dxa"/>
            <w:shd w:val="clear" w:color="auto" w:fill="FFFFFF" w:themeFill="background1"/>
            <w:vAlign w:val="center"/>
          </w:tcPr>
          <w:p w14:paraId="5576AED9" w14:textId="7E40F204" w:rsidR="006D1E97" w:rsidRPr="00CE25AF" w:rsidRDefault="006D1E97" w:rsidP="006D1E97">
            <w:pPr>
              <w:rPr>
                <w:ins w:id="2094" w:author="Boss, Birgit (Bosch)" w:date="2023-01-28T20:28:00Z"/>
                <w:rFonts w:cs="Arial"/>
                <w:lang w:val="en-US"/>
              </w:rPr>
            </w:pPr>
            <w:ins w:id="2095" w:author="Boss, Birgit (Bosch)" w:date="2023-01-28T20:28:00Z">
              <w:r w:rsidRPr="00CE25AF">
                <w:rPr>
                  <w:rFonts w:cs="Arial"/>
                  <w:lang w:val="en-US"/>
                </w:rPr>
                <w:t>see: https://www.w3.org/TR/xmlschema11-2/#</w:t>
              </w:r>
              <w:r>
                <w:rPr>
                  <w:rFonts w:cs="Arial"/>
                  <w:lang w:val="en-US"/>
                </w:rPr>
                <w:t>anyURI</w:t>
              </w:r>
            </w:ins>
          </w:p>
        </w:tc>
      </w:tr>
      <w:tr w:rsidR="006D1E97" w:rsidRPr="00C51190" w14:paraId="7301EEB3" w14:textId="77777777" w:rsidTr="00C72010">
        <w:trPr>
          <w:ins w:id="2096" w:author="Boss, Birgit (Bosch)" w:date="2023-01-28T20:28:00Z"/>
        </w:trPr>
        <w:tc>
          <w:tcPr>
            <w:tcW w:w="4130" w:type="dxa"/>
            <w:shd w:val="clear" w:color="auto" w:fill="FFFFFF" w:themeFill="background1"/>
            <w:vAlign w:val="center"/>
          </w:tcPr>
          <w:p w14:paraId="2380AFE6" w14:textId="44149A69" w:rsidR="006D1E97" w:rsidRPr="00373A9F" w:rsidRDefault="006D1E97" w:rsidP="006D1E97">
            <w:pPr>
              <w:rPr>
                <w:ins w:id="2097" w:author="Boss, Birgit (Bosch)" w:date="2023-01-28T20:28:00Z"/>
                <w:lang w:val="en-US"/>
              </w:rPr>
            </w:pPr>
            <w:ins w:id="2098" w:author="Boss, Birgit (Bosch)" w:date="2023-01-28T20:28:00Z">
              <w:r>
                <w:rPr>
                  <w:lang w:val="en-US"/>
                </w:rPr>
                <w:t>xs:base64Binary</w:t>
              </w:r>
            </w:ins>
          </w:p>
        </w:tc>
        <w:tc>
          <w:tcPr>
            <w:tcW w:w="5491" w:type="dxa"/>
            <w:shd w:val="clear" w:color="auto" w:fill="FFFFFF" w:themeFill="background1"/>
            <w:vAlign w:val="center"/>
          </w:tcPr>
          <w:p w14:paraId="1AE8E0BA" w14:textId="4366390D" w:rsidR="006D1E97" w:rsidRPr="00CE25AF" w:rsidRDefault="006D1E97">
            <w:pPr>
              <w:jc w:val="left"/>
              <w:rPr>
                <w:ins w:id="2099" w:author="Boss, Birgit (Bosch)" w:date="2023-01-28T20:28:00Z"/>
                <w:rFonts w:cs="Arial"/>
                <w:lang w:val="en-US"/>
              </w:rPr>
              <w:pPrChange w:id="2100" w:author="Boss, Birgit (Bosch)" w:date="2023-01-28T20:30:00Z">
                <w:pPr/>
              </w:pPrChange>
            </w:pPr>
            <w:ins w:id="2101" w:author="Boss, Birgit (Bosch)" w:date="2023-01-28T20:28:00Z">
              <w:r w:rsidRPr="00CE25AF">
                <w:rPr>
                  <w:rFonts w:cs="Arial"/>
                  <w:lang w:val="en-US"/>
                </w:rPr>
                <w:t xml:space="preserve">see: </w:t>
              </w:r>
            </w:ins>
            <w:ins w:id="2102" w:author="Boss, Birgit (Bosch)" w:date="2023-01-28T20:30:00Z">
              <w:r w:rsidRPr="006D1E97">
                <w:rPr>
                  <w:rFonts w:cs="Arial"/>
                  <w:lang w:val="en-US"/>
                </w:rPr>
                <w:t>https://www.w3.org/TR/xmlschema11-2/#base64Binary</w:t>
              </w:r>
            </w:ins>
          </w:p>
        </w:tc>
      </w:tr>
      <w:tr w:rsidR="006D1E97" w:rsidRPr="00C51190" w14:paraId="5D4219DF" w14:textId="77777777" w:rsidTr="00C72010">
        <w:trPr>
          <w:ins w:id="2103" w:author="Boss, Birgit (Bosch)" w:date="2023-01-28T20:28:00Z"/>
        </w:trPr>
        <w:tc>
          <w:tcPr>
            <w:tcW w:w="4130" w:type="dxa"/>
            <w:shd w:val="clear" w:color="auto" w:fill="FFFFFF" w:themeFill="background1"/>
            <w:vAlign w:val="center"/>
          </w:tcPr>
          <w:p w14:paraId="0CA858B9" w14:textId="4C0B5FB8" w:rsidR="006D1E97" w:rsidRPr="00373A9F" w:rsidRDefault="006D1E97" w:rsidP="006D1E97">
            <w:pPr>
              <w:rPr>
                <w:ins w:id="2104" w:author="Boss, Birgit (Bosch)" w:date="2023-01-28T20:28:00Z"/>
                <w:lang w:val="en-US"/>
              </w:rPr>
            </w:pPr>
            <w:proofErr w:type="spellStart"/>
            <w:ins w:id="2105" w:author="Boss, Birgit (Bosch)" w:date="2023-01-28T20:30:00Z">
              <w:r>
                <w:rPr>
                  <w:lang w:val="en-US"/>
                </w:rPr>
                <w:t>xs:boolean</w:t>
              </w:r>
            </w:ins>
            <w:proofErr w:type="spellEnd"/>
          </w:p>
        </w:tc>
        <w:tc>
          <w:tcPr>
            <w:tcW w:w="5491" w:type="dxa"/>
            <w:shd w:val="clear" w:color="auto" w:fill="FFFFFF" w:themeFill="background1"/>
            <w:vAlign w:val="center"/>
          </w:tcPr>
          <w:p w14:paraId="31607A57" w14:textId="39EFA059" w:rsidR="006D1E97" w:rsidRPr="00CE25AF" w:rsidRDefault="006D1E97" w:rsidP="006D1E97">
            <w:pPr>
              <w:rPr>
                <w:ins w:id="2106" w:author="Boss, Birgit (Bosch)" w:date="2023-01-28T20:28:00Z"/>
                <w:rFonts w:cs="Arial"/>
                <w:lang w:val="en-US"/>
              </w:rPr>
            </w:pPr>
            <w:ins w:id="2107" w:author="Boss, Birgit (Bosch)" w:date="2023-01-28T20:36:00Z">
              <w:r>
                <w:rPr>
                  <w:rFonts w:cs="Arial"/>
                  <w:lang w:val="en-US"/>
                </w:rPr>
                <w:t>s</w:t>
              </w:r>
            </w:ins>
            <w:ins w:id="2108" w:author="Boss, Birgit (Bosch)" w:date="2023-01-28T20:30:00Z">
              <w:r>
                <w:rPr>
                  <w:rFonts w:cs="Arial"/>
                  <w:lang w:val="en-US"/>
                </w:rPr>
                <w:t xml:space="preserve">ee </w:t>
              </w:r>
              <w:r w:rsidRPr="006D1E97">
                <w:rPr>
                  <w:rFonts w:cs="Arial"/>
                  <w:lang w:val="en-US"/>
                </w:rPr>
                <w:t>https://www.w3.org/TR/xmlschema11-2/#b</w:t>
              </w:r>
              <w:r>
                <w:rPr>
                  <w:rFonts w:cs="Arial"/>
                  <w:lang w:val="en-US"/>
                </w:rPr>
                <w:t>oolean</w:t>
              </w:r>
            </w:ins>
          </w:p>
        </w:tc>
      </w:tr>
      <w:tr w:rsidR="006D1E97" w:rsidRPr="00C51190" w14:paraId="36EC4F80" w14:textId="77777777" w:rsidTr="00C72010">
        <w:trPr>
          <w:ins w:id="2109" w:author="Boss, Birgit (Bosch)" w:date="2023-01-28T20:30:00Z"/>
        </w:trPr>
        <w:tc>
          <w:tcPr>
            <w:tcW w:w="4130" w:type="dxa"/>
            <w:shd w:val="clear" w:color="auto" w:fill="FFFFFF" w:themeFill="background1"/>
            <w:vAlign w:val="center"/>
          </w:tcPr>
          <w:p w14:paraId="2B9FD70A" w14:textId="25BA6E7A" w:rsidR="006D1E97" w:rsidRPr="00373A9F" w:rsidRDefault="006D1E97" w:rsidP="006D1E97">
            <w:pPr>
              <w:rPr>
                <w:ins w:id="2110" w:author="Boss, Birgit (Bosch)" w:date="2023-01-28T20:30:00Z"/>
                <w:lang w:val="en-US"/>
              </w:rPr>
            </w:pPr>
            <w:proofErr w:type="spellStart"/>
            <w:ins w:id="2111" w:author="Boss, Birgit (Bosch)" w:date="2023-01-28T20:31:00Z">
              <w:r>
                <w:rPr>
                  <w:lang w:val="en-US"/>
                </w:rPr>
                <w:t>x</w:t>
              </w:r>
            </w:ins>
            <w:ins w:id="2112" w:author="Boss, Birgit (Bosch)" w:date="2023-01-28T20:30:00Z">
              <w:r>
                <w:rPr>
                  <w:lang w:val="en-US"/>
                </w:rPr>
                <w:t>s:byte</w:t>
              </w:r>
              <w:proofErr w:type="spellEnd"/>
            </w:ins>
          </w:p>
        </w:tc>
        <w:tc>
          <w:tcPr>
            <w:tcW w:w="5491" w:type="dxa"/>
            <w:shd w:val="clear" w:color="auto" w:fill="FFFFFF" w:themeFill="background1"/>
            <w:vAlign w:val="center"/>
          </w:tcPr>
          <w:p w14:paraId="2E09541B" w14:textId="1DD09523" w:rsidR="006D1E97" w:rsidRPr="00CE25AF" w:rsidRDefault="006D1E97" w:rsidP="006D1E97">
            <w:pPr>
              <w:rPr>
                <w:ins w:id="2113" w:author="Boss, Birgit (Bosch)" w:date="2023-01-28T20:30:00Z"/>
                <w:rFonts w:cs="Arial"/>
                <w:lang w:val="en-US"/>
              </w:rPr>
            </w:pPr>
            <w:ins w:id="2114" w:author="Boss, Birgit (Bosch)" w:date="2023-01-28T20:36:00Z">
              <w:r>
                <w:rPr>
                  <w:rFonts w:cs="Arial"/>
                  <w:lang w:val="en-US"/>
                </w:rPr>
                <w:t xml:space="preserve">see </w:t>
              </w:r>
              <w:r w:rsidRPr="006D1E97">
                <w:rPr>
                  <w:rFonts w:cs="Arial"/>
                  <w:lang w:val="en-US"/>
                </w:rPr>
                <w:t>https://www.w3.org/TR/xmlschema11-2/#b</w:t>
              </w:r>
              <w:r>
                <w:rPr>
                  <w:rFonts w:cs="Arial"/>
                  <w:lang w:val="en-US"/>
                </w:rPr>
                <w:t>yte</w:t>
              </w:r>
            </w:ins>
          </w:p>
        </w:tc>
      </w:tr>
      <w:tr w:rsidR="006D1E97" w:rsidRPr="00C51190" w14:paraId="6B6360EB" w14:textId="77777777" w:rsidTr="00C72010">
        <w:trPr>
          <w:ins w:id="2115" w:author="Boss, Birgit (Bosch)" w:date="2023-01-28T20:30:00Z"/>
        </w:trPr>
        <w:tc>
          <w:tcPr>
            <w:tcW w:w="4130" w:type="dxa"/>
            <w:shd w:val="clear" w:color="auto" w:fill="FFFFFF" w:themeFill="background1"/>
            <w:vAlign w:val="center"/>
          </w:tcPr>
          <w:p w14:paraId="31FCD217" w14:textId="5A44C1A3" w:rsidR="006D1E97" w:rsidRPr="00373A9F" w:rsidRDefault="006D1E97" w:rsidP="006D1E97">
            <w:pPr>
              <w:rPr>
                <w:ins w:id="2116" w:author="Boss, Birgit (Bosch)" w:date="2023-01-28T20:30:00Z"/>
                <w:lang w:val="en-US"/>
              </w:rPr>
            </w:pPr>
            <w:proofErr w:type="spellStart"/>
            <w:ins w:id="2117" w:author="Boss, Birgit (Bosch)" w:date="2023-01-28T20:31:00Z">
              <w:r>
                <w:rPr>
                  <w:lang w:val="en-US"/>
                </w:rPr>
                <w:t>xs:date</w:t>
              </w:r>
            </w:ins>
            <w:proofErr w:type="spellEnd"/>
          </w:p>
        </w:tc>
        <w:tc>
          <w:tcPr>
            <w:tcW w:w="5491" w:type="dxa"/>
            <w:shd w:val="clear" w:color="auto" w:fill="FFFFFF" w:themeFill="background1"/>
            <w:vAlign w:val="center"/>
          </w:tcPr>
          <w:p w14:paraId="4B147899" w14:textId="1FB6A50A" w:rsidR="006D1E97" w:rsidRPr="00CE25AF" w:rsidRDefault="006D1E97" w:rsidP="006D1E97">
            <w:pPr>
              <w:rPr>
                <w:ins w:id="2118" w:author="Boss, Birgit (Bosch)" w:date="2023-01-28T20:30:00Z"/>
                <w:rFonts w:cs="Arial"/>
                <w:lang w:val="en-US"/>
              </w:rPr>
            </w:pPr>
            <w:ins w:id="2119" w:author="Boss, Birgit (Bosch)" w:date="2023-01-28T20:36:00Z">
              <w:r>
                <w:rPr>
                  <w:rFonts w:cs="Arial"/>
                  <w:lang w:val="en-US"/>
                </w:rPr>
                <w:t xml:space="preserve">see </w:t>
              </w:r>
              <w:r w:rsidRPr="006D1E97">
                <w:rPr>
                  <w:rFonts w:cs="Arial"/>
                  <w:lang w:val="en-US"/>
                </w:rPr>
                <w:t>https://www.w3.org/TR/xmlschema11-2/#</w:t>
              </w:r>
              <w:r>
                <w:rPr>
                  <w:rFonts w:cs="Arial"/>
                  <w:lang w:val="en-US"/>
                </w:rPr>
                <w:t>date</w:t>
              </w:r>
            </w:ins>
          </w:p>
        </w:tc>
      </w:tr>
      <w:tr w:rsidR="006D1E97" w:rsidRPr="00C51190" w14:paraId="12102134" w14:textId="77777777" w:rsidTr="00C72010">
        <w:trPr>
          <w:ins w:id="2120" w:author="Boss, Birgit (Bosch)" w:date="2023-01-28T20:31:00Z"/>
        </w:trPr>
        <w:tc>
          <w:tcPr>
            <w:tcW w:w="4130" w:type="dxa"/>
            <w:shd w:val="clear" w:color="auto" w:fill="FFFFFF" w:themeFill="background1"/>
            <w:vAlign w:val="center"/>
          </w:tcPr>
          <w:p w14:paraId="78EF8E6D" w14:textId="1401FA9E" w:rsidR="006D1E97" w:rsidRDefault="006D1E97" w:rsidP="006D1E97">
            <w:pPr>
              <w:rPr>
                <w:ins w:id="2121" w:author="Boss, Birgit (Bosch)" w:date="2023-01-28T20:31:00Z"/>
                <w:lang w:val="en-US"/>
              </w:rPr>
            </w:pPr>
            <w:proofErr w:type="spellStart"/>
            <w:ins w:id="2122" w:author="Boss, Birgit (Bosch)" w:date="2023-01-28T20:32:00Z">
              <w:r>
                <w:rPr>
                  <w:lang w:val="en-US"/>
                </w:rPr>
                <w:t>x</w:t>
              </w:r>
            </w:ins>
            <w:ins w:id="2123" w:author="Boss, Birgit (Bosch)" w:date="2023-01-28T20:31:00Z">
              <w:r>
                <w:rPr>
                  <w:lang w:val="en-US"/>
                </w:rPr>
                <w:t>s:dateTime</w:t>
              </w:r>
              <w:proofErr w:type="spellEnd"/>
            </w:ins>
          </w:p>
        </w:tc>
        <w:tc>
          <w:tcPr>
            <w:tcW w:w="5491" w:type="dxa"/>
            <w:shd w:val="clear" w:color="auto" w:fill="FFFFFF" w:themeFill="background1"/>
            <w:vAlign w:val="center"/>
          </w:tcPr>
          <w:p w14:paraId="1937F073" w14:textId="00C74634" w:rsidR="006D1E97" w:rsidRPr="00CE25AF" w:rsidRDefault="006D1E97" w:rsidP="006D1E97">
            <w:pPr>
              <w:rPr>
                <w:ins w:id="2124" w:author="Boss, Birgit (Bosch)" w:date="2023-01-28T20:31:00Z"/>
                <w:rFonts w:cs="Arial"/>
                <w:lang w:val="en-US"/>
              </w:rPr>
            </w:pPr>
            <w:ins w:id="2125" w:author="Boss, Birgit (Bosch)" w:date="2023-01-28T20:36:00Z">
              <w:r>
                <w:rPr>
                  <w:rFonts w:cs="Arial"/>
                  <w:lang w:val="en-US"/>
                </w:rPr>
                <w:t xml:space="preserve">see </w:t>
              </w:r>
              <w:r w:rsidRPr="006D1E97">
                <w:rPr>
                  <w:rFonts w:cs="Arial"/>
                  <w:lang w:val="en-US"/>
                </w:rPr>
                <w:t>https://www.w3.org/TR/xmlschema11-2/#</w:t>
              </w:r>
              <w:r>
                <w:rPr>
                  <w:rFonts w:cs="Arial"/>
                  <w:lang w:val="en-US"/>
                </w:rPr>
                <w:t>dateTime</w:t>
              </w:r>
            </w:ins>
          </w:p>
        </w:tc>
      </w:tr>
      <w:tr w:rsidR="006D1E97" w:rsidRPr="00C51190" w14:paraId="6F3A09DC" w14:textId="77777777" w:rsidTr="00C72010">
        <w:trPr>
          <w:ins w:id="2126" w:author="Boss, Birgit (Bosch)" w:date="2023-01-28T20:31:00Z"/>
        </w:trPr>
        <w:tc>
          <w:tcPr>
            <w:tcW w:w="4130" w:type="dxa"/>
            <w:shd w:val="clear" w:color="auto" w:fill="FFFFFF" w:themeFill="background1"/>
            <w:vAlign w:val="center"/>
          </w:tcPr>
          <w:p w14:paraId="741BC72A" w14:textId="2B45A007" w:rsidR="006D1E97" w:rsidRDefault="006D1E97" w:rsidP="006D1E97">
            <w:pPr>
              <w:rPr>
                <w:ins w:id="2127" w:author="Boss, Birgit (Bosch)" w:date="2023-01-28T20:31:00Z"/>
                <w:lang w:val="en-US"/>
              </w:rPr>
            </w:pPr>
            <w:proofErr w:type="spellStart"/>
            <w:ins w:id="2128" w:author="Boss, Birgit (Bosch)" w:date="2023-01-28T20:32:00Z">
              <w:r>
                <w:rPr>
                  <w:lang w:val="en-US"/>
                </w:rPr>
                <w:t>x</w:t>
              </w:r>
            </w:ins>
            <w:ins w:id="2129" w:author="Boss, Birgit (Bosch)" w:date="2023-01-28T20:31:00Z">
              <w:r>
                <w:rPr>
                  <w:lang w:val="en-US"/>
                </w:rPr>
                <w:t>s:decimal</w:t>
              </w:r>
              <w:proofErr w:type="spellEnd"/>
            </w:ins>
          </w:p>
        </w:tc>
        <w:tc>
          <w:tcPr>
            <w:tcW w:w="5491" w:type="dxa"/>
            <w:shd w:val="clear" w:color="auto" w:fill="FFFFFF" w:themeFill="background1"/>
            <w:vAlign w:val="center"/>
          </w:tcPr>
          <w:p w14:paraId="68B47D5B" w14:textId="72E59C07" w:rsidR="006D1E97" w:rsidRPr="00CE25AF" w:rsidRDefault="006D1E97" w:rsidP="006D1E97">
            <w:pPr>
              <w:rPr>
                <w:ins w:id="2130" w:author="Boss, Birgit (Bosch)" w:date="2023-01-28T20:31:00Z"/>
                <w:rFonts w:cs="Arial"/>
                <w:lang w:val="en-US"/>
              </w:rPr>
            </w:pPr>
            <w:ins w:id="2131" w:author="Boss, Birgit (Bosch)" w:date="2023-01-28T20:36:00Z">
              <w:r>
                <w:rPr>
                  <w:rFonts w:cs="Arial"/>
                  <w:lang w:val="en-US"/>
                </w:rPr>
                <w:t xml:space="preserve">see </w:t>
              </w:r>
              <w:r w:rsidRPr="006D1E97">
                <w:rPr>
                  <w:rFonts w:cs="Arial"/>
                  <w:lang w:val="en-US"/>
                </w:rPr>
                <w:t>https://www.w3.org/TR/xmlschema11-2/#</w:t>
              </w:r>
              <w:r>
                <w:rPr>
                  <w:rFonts w:cs="Arial"/>
                  <w:lang w:val="en-US"/>
                </w:rPr>
                <w:t>decimal</w:t>
              </w:r>
            </w:ins>
          </w:p>
        </w:tc>
      </w:tr>
      <w:tr w:rsidR="006D1E97" w:rsidRPr="00C51190" w14:paraId="605A8F63" w14:textId="77777777" w:rsidTr="00C72010">
        <w:trPr>
          <w:ins w:id="2132" w:author="Boss, Birgit (Bosch)" w:date="2023-01-28T20:31:00Z"/>
        </w:trPr>
        <w:tc>
          <w:tcPr>
            <w:tcW w:w="4130" w:type="dxa"/>
            <w:shd w:val="clear" w:color="auto" w:fill="FFFFFF" w:themeFill="background1"/>
            <w:vAlign w:val="center"/>
          </w:tcPr>
          <w:p w14:paraId="46D8AD3D" w14:textId="7616C37F" w:rsidR="006D1E97" w:rsidRDefault="006D1E97" w:rsidP="006D1E97">
            <w:pPr>
              <w:rPr>
                <w:ins w:id="2133" w:author="Boss, Birgit (Bosch)" w:date="2023-01-28T20:31:00Z"/>
                <w:lang w:val="en-US"/>
              </w:rPr>
            </w:pPr>
            <w:proofErr w:type="spellStart"/>
            <w:ins w:id="2134" w:author="Boss, Birgit (Bosch)" w:date="2023-01-28T20:32:00Z">
              <w:r>
                <w:rPr>
                  <w:lang w:val="en-US"/>
                </w:rPr>
                <w:t>x</w:t>
              </w:r>
            </w:ins>
            <w:ins w:id="2135" w:author="Boss, Birgit (Bosch)" w:date="2023-01-28T20:31:00Z">
              <w:r>
                <w:rPr>
                  <w:lang w:val="en-US"/>
                </w:rPr>
                <w:t>s:double</w:t>
              </w:r>
              <w:proofErr w:type="spellEnd"/>
            </w:ins>
          </w:p>
        </w:tc>
        <w:tc>
          <w:tcPr>
            <w:tcW w:w="5491" w:type="dxa"/>
            <w:shd w:val="clear" w:color="auto" w:fill="FFFFFF" w:themeFill="background1"/>
            <w:vAlign w:val="center"/>
          </w:tcPr>
          <w:p w14:paraId="017AD56E" w14:textId="54946508" w:rsidR="006D1E97" w:rsidRPr="00CE25AF" w:rsidRDefault="006D1E97" w:rsidP="006D1E97">
            <w:pPr>
              <w:rPr>
                <w:ins w:id="2136" w:author="Boss, Birgit (Bosch)" w:date="2023-01-28T20:31:00Z"/>
                <w:rFonts w:cs="Arial"/>
                <w:lang w:val="en-US"/>
              </w:rPr>
            </w:pPr>
            <w:ins w:id="2137" w:author="Boss, Birgit (Bosch)" w:date="2023-01-28T20:36:00Z">
              <w:r>
                <w:rPr>
                  <w:rFonts w:cs="Arial"/>
                  <w:lang w:val="en-US"/>
                </w:rPr>
                <w:t xml:space="preserve">see </w:t>
              </w:r>
              <w:r w:rsidRPr="006D1E97">
                <w:rPr>
                  <w:rFonts w:cs="Arial"/>
                  <w:lang w:val="en-US"/>
                </w:rPr>
                <w:t>https://www.w3.org/TR/xmlschema11-2/#</w:t>
              </w:r>
              <w:r>
                <w:rPr>
                  <w:rFonts w:cs="Arial"/>
                  <w:lang w:val="en-US"/>
                </w:rPr>
                <w:t>double</w:t>
              </w:r>
            </w:ins>
          </w:p>
        </w:tc>
      </w:tr>
      <w:tr w:rsidR="006D1E97" w:rsidRPr="00C51190" w14:paraId="1ED4B0E1" w14:textId="77777777" w:rsidTr="00C72010">
        <w:trPr>
          <w:ins w:id="2138" w:author="Boss, Birgit (Bosch)" w:date="2023-01-28T20:31:00Z"/>
        </w:trPr>
        <w:tc>
          <w:tcPr>
            <w:tcW w:w="4130" w:type="dxa"/>
            <w:shd w:val="clear" w:color="auto" w:fill="FFFFFF" w:themeFill="background1"/>
            <w:vAlign w:val="center"/>
          </w:tcPr>
          <w:p w14:paraId="089D53C7" w14:textId="60EEC836" w:rsidR="006D1E97" w:rsidRDefault="006D1E97" w:rsidP="006D1E97">
            <w:pPr>
              <w:rPr>
                <w:ins w:id="2139" w:author="Boss, Birgit (Bosch)" w:date="2023-01-28T20:31:00Z"/>
                <w:lang w:val="en-US"/>
              </w:rPr>
            </w:pPr>
            <w:proofErr w:type="spellStart"/>
            <w:ins w:id="2140" w:author="Boss, Birgit (Bosch)" w:date="2023-01-28T20:32:00Z">
              <w:r>
                <w:rPr>
                  <w:lang w:val="en-US"/>
                </w:rPr>
                <w:t>xs:duration</w:t>
              </w:r>
            </w:ins>
            <w:proofErr w:type="spellEnd"/>
          </w:p>
        </w:tc>
        <w:tc>
          <w:tcPr>
            <w:tcW w:w="5491" w:type="dxa"/>
            <w:shd w:val="clear" w:color="auto" w:fill="FFFFFF" w:themeFill="background1"/>
            <w:vAlign w:val="center"/>
          </w:tcPr>
          <w:p w14:paraId="16A3A3EE" w14:textId="1682C9FA" w:rsidR="006D1E97" w:rsidRPr="00CE25AF" w:rsidRDefault="006D1E97" w:rsidP="006D1E97">
            <w:pPr>
              <w:rPr>
                <w:ins w:id="2141" w:author="Boss, Birgit (Bosch)" w:date="2023-01-28T20:31:00Z"/>
                <w:rFonts w:cs="Arial"/>
                <w:lang w:val="en-US"/>
              </w:rPr>
            </w:pPr>
            <w:ins w:id="2142" w:author="Boss, Birgit (Bosch)" w:date="2023-01-28T20:36:00Z">
              <w:r>
                <w:rPr>
                  <w:rFonts w:cs="Arial"/>
                  <w:lang w:val="en-US"/>
                </w:rPr>
                <w:t xml:space="preserve">see </w:t>
              </w:r>
              <w:r w:rsidRPr="006D1E97">
                <w:rPr>
                  <w:rFonts w:cs="Arial"/>
                  <w:lang w:val="en-US"/>
                </w:rPr>
                <w:t>https://www.w3.org/TR/xmlschema11-2/#</w:t>
              </w:r>
              <w:r>
                <w:rPr>
                  <w:rFonts w:cs="Arial"/>
                  <w:lang w:val="en-US"/>
                </w:rPr>
                <w:t>duration</w:t>
              </w:r>
            </w:ins>
          </w:p>
        </w:tc>
      </w:tr>
      <w:tr w:rsidR="006D1E97" w:rsidRPr="00C51190" w14:paraId="352958ED" w14:textId="77777777" w:rsidTr="00C72010">
        <w:trPr>
          <w:ins w:id="2143" w:author="Boss, Birgit (Bosch)" w:date="2023-01-28T20:32:00Z"/>
        </w:trPr>
        <w:tc>
          <w:tcPr>
            <w:tcW w:w="4130" w:type="dxa"/>
            <w:shd w:val="clear" w:color="auto" w:fill="FFFFFF" w:themeFill="background1"/>
            <w:vAlign w:val="center"/>
          </w:tcPr>
          <w:p w14:paraId="3911117C" w14:textId="184BC94E" w:rsidR="006D1E97" w:rsidRDefault="006D1E97" w:rsidP="006D1E97">
            <w:pPr>
              <w:rPr>
                <w:ins w:id="2144" w:author="Boss, Birgit (Bosch)" w:date="2023-01-28T20:32:00Z"/>
                <w:lang w:val="en-US"/>
              </w:rPr>
            </w:pPr>
            <w:proofErr w:type="spellStart"/>
            <w:ins w:id="2145" w:author="Boss, Birgit (Bosch)" w:date="2023-01-28T20:32:00Z">
              <w:r>
                <w:rPr>
                  <w:lang w:val="en-US"/>
                </w:rPr>
                <w:t>xs:gDay</w:t>
              </w:r>
              <w:proofErr w:type="spellEnd"/>
            </w:ins>
          </w:p>
        </w:tc>
        <w:tc>
          <w:tcPr>
            <w:tcW w:w="5491" w:type="dxa"/>
            <w:shd w:val="clear" w:color="auto" w:fill="FFFFFF" w:themeFill="background1"/>
            <w:vAlign w:val="center"/>
          </w:tcPr>
          <w:p w14:paraId="5ED8906C" w14:textId="248DB787" w:rsidR="006D1E97" w:rsidRPr="00CE25AF" w:rsidRDefault="006D1E97" w:rsidP="006D1E97">
            <w:pPr>
              <w:rPr>
                <w:ins w:id="2146" w:author="Boss, Birgit (Bosch)" w:date="2023-01-28T20:32:00Z"/>
                <w:rFonts w:cs="Arial"/>
                <w:lang w:val="en-US"/>
              </w:rPr>
            </w:pPr>
            <w:ins w:id="2147" w:author="Boss, Birgit (Bosch)" w:date="2023-01-28T20:36:00Z">
              <w:r>
                <w:rPr>
                  <w:rFonts w:cs="Arial"/>
                  <w:lang w:val="en-US"/>
                </w:rPr>
                <w:t xml:space="preserve">see </w:t>
              </w:r>
              <w:r w:rsidRPr="006D1E97">
                <w:rPr>
                  <w:rFonts w:cs="Arial"/>
                  <w:lang w:val="en-US"/>
                </w:rPr>
                <w:t>https://www.w3.org/TR/xmlschema11-2/#</w:t>
              </w:r>
              <w:r>
                <w:rPr>
                  <w:rFonts w:cs="Arial"/>
                  <w:lang w:val="en-US"/>
                </w:rPr>
                <w:t>gDay</w:t>
              </w:r>
            </w:ins>
          </w:p>
        </w:tc>
      </w:tr>
      <w:tr w:rsidR="006D1E97" w:rsidRPr="00C51190" w14:paraId="46203BDE" w14:textId="77777777" w:rsidTr="00C72010">
        <w:trPr>
          <w:ins w:id="2148" w:author="Boss, Birgit (Bosch)" w:date="2023-01-28T20:32:00Z"/>
        </w:trPr>
        <w:tc>
          <w:tcPr>
            <w:tcW w:w="4130" w:type="dxa"/>
            <w:shd w:val="clear" w:color="auto" w:fill="FFFFFF" w:themeFill="background1"/>
            <w:vAlign w:val="center"/>
          </w:tcPr>
          <w:p w14:paraId="7C8011AF" w14:textId="17332E4D" w:rsidR="006D1E97" w:rsidRDefault="006D1E97" w:rsidP="006D1E97">
            <w:pPr>
              <w:rPr>
                <w:ins w:id="2149" w:author="Boss, Birgit (Bosch)" w:date="2023-01-28T20:32:00Z"/>
                <w:lang w:val="en-US"/>
              </w:rPr>
            </w:pPr>
            <w:proofErr w:type="spellStart"/>
            <w:ins w:id="2150" w:author="Boss, Birgit (Bosch)" w:date="2023-01-28T20:32:00Z">
              <w:r>
                <w:rPr>
                  <w:lang w:val="en-US"/>
                </w:rPr>
                <w:t>xs:gMonth</w:t>
              </w:r>
              <w:proofErr w:type="spellEnd"/>
            </w:ins>
          </w:p>
        </w:tc>
        <w:tc>
          <w:tcPr>
            <w:tcW w:w="5491" w:type="dxa"/>
            <w:shd w:val="clear" w:color="auto" w:fill="FFFFFF" w:themeFill="background1"/>
            <w:vAlign w:val="center"/>
          </w:tcPr>
          <w:p w14:paraId="58336115" w14:textId="558C8DDF" w:rsidR="006D1E97" w:rsidRPr="00CE25AF" w:rsidRDefault="006D1E97" w:rsidP="006D1E97">
            <w:pPr>
              <w:rPr>
                <w:ins w:id="2151" w:author="Boss, Birgit (Bosch)" w:date="2023-01-28T20:32:00Z"/>
                <w:rFonts w:cs="Arial"/>
                <w:lang w:val="en-US"/>
              </w:rPr>
            </w:pPr>
            <w:ins w:id="2152" w:author="Boss, Birgit (Bosch)" w:date="2023-01-28T20:36:00Z">
              <w:r>
                <w:rPr>
                  <w:rFonts w:cs="Arial"/>
                  <w:lang w:val="en-US"/>
                </w:rPr>
                <w:t xml:space="preserve">see </w:t>
              </w:r>
              <w:r w:rsidRPr="006D1E97">
                <w:rPr>
                  <w:rFonts w:cs="Arial"/>
                  <w:lang w:val="en-US"/>
                </w:rPr>
                <w:t>https://www.w3.org/TR/xmlschema11-2/#</w:t>
              </w:r>
              <w:r>
                <w:rPr>
                  <w:rFonts w:cs="Arial"/>
                  <w:lang w:val="en-US"/>
                </w:rPr>
                <w:t>gMonth</w:t>
              </w:r>
            </w:ins>
          </w:p>
        </w:tc>
      </w:tr>
      <w:tr w:rsidR="006D1E97" w:rsidRPr="00C51190" w14:paraId="629DC30A" w14:textId="77777777" w:rsidTr="00C72010">
        <w:trPr>
          <w:ins w:id="2153" w:author="Boss, Birgit (Bosch)" w:date="2023-01-28T20:32:00Z"/>
        </w:trPr>
        <w:tc>
          <w:tcPr>
            <w:tcW w:w="4130" w:type="dxa"/>
            <w:shd w:val="clear" w:color="auto" w:fill="FFFFFF" w:themeFill="background1"/>
            <w:vAlign w:val="center"/>
          </w:tcPr>
          <w:p w14:paraId="0813244D" w14:textId="6DEF3DBE" w:rsidR="006D1E97" w:rsidRDefault="006D1E97" w:rsidP="006D1E97">
            <w:pPr>
              <w:rPr>
                <w:ins w:id="2154" w:author="Boss, Birgit (Bosch)" w:date="2023-01-28T20:32:00Z"/>
                <w:lang w:val="en-US"/>
              </w:rPr>
            </w:pPr>
            <w:proofErr w:type="spellStart"/>
            <w:ins w:id="2155" w:author="Boss, Birgit (Bosch)" w:date="2023-01-28T20:32:00Z">
              <w:r>
                <w:rPr>
                  <w:lang w:val="en-US"/>
                </w:rPr>
                <w:t>xs:gMonthDay</w:t>
              </w:r>
              <w:proofErr w:type="spellEnd"/>
            </w:ins>
          </w:p>
        </w:tc>
        <w:tc>
          <w:tcPr>
            <w:tcW w:w="5491" w:type="dxa"/>
            <w:shd w:val="clear" w:color="auto" w:fill="FFFFFF" w:themeFill="background1"/>
            <w:vAlign w:val="center"/>
          </w:tcPr>
          <w:p w14:paraId="61645F02" w14:textId="6DC71F98" w:rsidR="006D1E97" w:rsidRPr="00CE25AF" w:rsidRDefault="006D1E97" w:rsidP="006D1E97">
            <w:pPr>
              <w:rPr>
                <w:ins w:id="2156" w:author="Boss, Birgit (Bosch)" w:date="2023-01-28T20:32:00Z"/>
                <w:rFonts w:cs="Arial"/>
                <w:lang w:val="en-US"/>
              </w:rPr>
            </w:pPr>
            <w:ins w:id="2157" w:author="Boss, Birgit (Bosch)" w:date="2023-01-28T20:36:00Z">
              <w:r>
                <w:rPr>
                  <w:rFonts w:cs="Arial"/>
                  <w:lang w:val="en-US"/>
                </w:rPr>
                <w:t xml:space="preserve">see </w:t>
              </w:r>
              <w:r w:rsidRPr="006D1E97">
                <w:rPr>
                  <w:rFonts w:cs="Arial"/>
                  <w:lang w:val="en-US"/>
                </w:rPr>
                <w:t>https://www.w3.org/TR/xmlschema11-2/#</w:t>
              </w:r>
              <w:r>
                <w:rPr>
                  <w:rFonts w:cs="Arial"/>
                  <w:lang w:val="en-US"/>
                </w:rPr>
                <w:t>gMonthD</w:t>
              </w:r>
            </w:ins>
            <w:ins w:id="2158" w:author="Boss, Birgit (Bosch)" w:date="2023-01-28T20:37:00Z">
              <w:r>
                <w:rPr>
                  <w:rFonts w:cs="Arial"/>
                  <w:lang w:val="en-US"/>
                </w:rPr>
                <w:t>ay</w:t>
              </w:r>
            </w:ins>
          </w:p>
        </w:tc>
      </w:tr>
      <w:tr w:rsidR="006D1E97" w:rsidRPr="00C51190" w14:paraId="5EFFEE98" w14:textId="77777777" w:rsidTr="00C72010">
        <w:trPr>
          <w:ins w:id="2159" w:author="Boss, Birgit (Bosch)" w:date="2023-01-28T20:33:00Z"/>
        </w:trPr>
        <w:tc>
          <w:tcPr>
            <w:tcW w:w="4130" w:type="dxa"/>
            <w:shd w:val="clear" w:color="auto" w:fill="FFFFFF" w:themeFill="background1"/>
            <w:vAlign w:val="center"/>
          </w:tcPr>
          <w:p w14:paraId="1EB82CA1" w14:textId="0789515D" w:rsidR="006D1E97" w:rsidRDefault="006D1E97" w:rsidP="006D1E97">
            <w:pPr>
              <w:rPr>
                <w:ins w:id="2160" w:author="Boss, Birgit (Bosch)" w:date="2023-01-28T20:33:00Z"/>
                <w:lang w:val="en-US"/>
              </w:rPr>
            </w:pPr>
            <w:proofErr w:type="spellStart"/>
            <w:ins w:id="2161" w:author="Boss, Birgit (Bosch)" w:date="2023-01-28T20:34:00Z">
              <w:r>
                <w:rPr>
                  <w:lang w:val="en-US"/>
                </w:rPr>
                <w:t>x</w:t>
              </w:r>
            </w:ins>
            <w:ins w:id="2162" w:author="Boss, Birgit (Bosch)" w:date="2023-01-28T20:33:00Z">
              <w:r>
                <w:rPr>
                  <w:lang w:val="en-US"/>
                </w:rPr>
                <w:t>s:gYear</w:t>
              </w:r>
              <w:proofErr w:type="spellEnd"/>
            </w:ins>
          </w:p>
        </w:tc>
        <w:tc>
          <w:tcPr>
            <w:tcW w:w="5491" w:type="dxa"/>
            <w:shd w:val="clear" w:color="auto" w:fill="FFFFFF" w:themeFill="background1"/>
            <w:vAlign w:val="center"/>
          </w:tcPr>
          <w:p w14:paraId="1A94F176" w14:textId="0F6AB16F" w:rsidR="006D1E97" w:rsidRPr="00CE25AF" w:rsidRDefault="006D1E97" w:rsidP="006D1E97">
            <w:pPr>
              <w:rPr>
                <w:ins w:id="2163" w:author="Boss, Birgit (Bosch)" w:date="2023-01-28T20:33:00Z"/>
                <w:rFonts w:cs="Arial"/>
                <w:lang w:val="en-US"/>
              </w:rPr>
            </w:pPr>
            <w:ins w:id="2164" w:author="Boss, Birgit (Bosch)" w:date="2023-01-28T20:36:00Z">
              <w:r>
                <w:rPr>
                  <w:rFonts w:cs="Arial"/>
                  <w:lang w:val="en-US"/>
                </w:rPr>
                <w:t xml:space="preserve">see </w:t>
              </w:r>
              <w:r w:rsidRPr="006D1E97">
                <w:rPr>
                  <w:rFonts w:cs="Arial"/>
                  <w:lang w:val="en-US"/>
                </w:rPr>
                <w:t>https://www.w3.org/TR/xmlschema11-2/#</w:t>
              </w:r>
            </w:ins>
            <w:ins w:id="2165" w:author="Boss, Birgit (Bosch)" w:date="2023-01-28T20:37:00Z">
              <w:r>
                <w:rPr>
                  <w:rFonts w:cs="Arial"/>
                  <w:lang w:val="en-US"/>
                </w:rPr>
                <w:t>gYear</w:t>
              </w:r>
            </w:ins>
          </w:p>
        </w:tc>
      </w:tr>
      <w:tr w:rsidR="006D1E97" w:rsidRPr="00C51190" w14:paraId="456460AD" w14:textId="77777777" w:rsidTr="00C72010">
        <w:trPr>
          <w:ins w:id="2166" w:author="Boss, Birgit (Bosch)" w:date="2023-01-28T20:33:00Z"/>
        </w:trPr>
        <w:tc>
          <w:tcPr>
            <w:tcW w:w="4130" w:type="dxa"/>
            <w:shd w:val="clear" w:color="auto" w:fill="FFFFFF" w:themeFill="background1"/>
            <w:vAlign w:val="center"/>
          </w:tcPr>
          <w:p w14:paraId="20E24268" w14:textId="5320FDF8" w:rsidR="006D1E97" w:rsidRDefault="006D1E97" w:rsidP="006D1E97">
            <w:pPr>
              <w:rPr>
                <w:ins w:id="2167" w:author="Boss, Birgit (Bosch)" w:date="2023-01-28T20:33:00Z"/>
                <w:lang w:val="en-US"/>
              </w:rPr>
            </w:pPr>
            <w:proofErr w:type="spellStart"/>
            <w:ins w:id="2168" w:author="Boss, Birgit (Bosch)" w:date="2023-01-28T20:34:00Z">
              <w:r>
                <w:rPr>
                  <w:lang w:val="en-US"/>
                </w:rPr>
                <w:t>x</w:t>
              </w:r>
            </w:ins>
            <w:ins w:id="2169" w:author="Boss, Birgit (Bosch)" w:date="2023-01-28T20:33:00Z">
              <w:r>
                <w:rPr>
                  <w:lang w:val="en-US"/>
                </w:rPr>
                <w:t>s:gYearMonth</w:t>
              </w:r>
              <w:proofErr w:type="spellEnd"/>
            </w:ins>
          </w:p>
        </w:tc>
        <w:tc>
          <w:tcPr>
            <w:tcW w:w="5491" w:type="dxa"/>
            <w:shd w:val="clear" w:color="auto" w:fill="FFFFFF" w:themeFill="background1"/>
            <w:vAlign w:val="center"/>
          </w:tcPr>
          <w:p w14:paraId="231A5CBC" w14:textId="198B5F41" w:rsidR="006D1E97" w:rsidRPr="00CE25AF" w:rsidRDefault="006D1E97" w:rsidP="006D1E97">
            <w:pPr>
              <w:rPr>
                <w:ins w:id="2170" w:author="Boss, Birgit (Bosch)" w:date="2023-01-28T20:33:00Z"/>
                <w:rFonts w:cs="Arial"/>
                <w:lang w:val="en-US"/>
              </w:rPr>
            </w:pPr>
            <w:ins w:id="2171" w:author="Boss, Birgit (Bosch)" w:date="2023-01-28T20:36:00Z">
              <w:r>
                <w:rPr>
                  <w:rFonts w:cs="Arial"/>
                  <w:lang w:val="en-US"/>
                </w:rPr>
                <w:t xml:space="preserve">see </w:t>
              </w:r>
              <w:r w:rsidRPr="006D1E97">
                <w:rPr>
                  <w:rFonts w:cs="Arial"/>
                  <w:lang w:val="en-US"/>
                </w:rPr>
                <w:t>https://www.w3.org/TR/xmlschema11-2/#</w:t>
              </w:r>
            </w:ins>
            <w:ins w:id="2172" w:author="Boss, Birgit (Bosch)" w:date="2023-01-28T20:37:00Z">
              <w:r>
                <w:rPr>
                  <w:rFonts w:cs="Arial"/>
                  <w:lang w:val="en-US"/>
                </w:rPr>
                <w:t>gYearMonth</w:t>
              </w:r>
            </w:ins>
          </w:p>
        </w:tc>
      </w:tr>
      <w:tr w:rsidR="006D1E97" w:rsidRPr="00C51190" w14:paraId="2FEF2400" w14:textId="77777777" w:rsidTr="00C72010">
        <w:trPr>
          <w:ins w:id="2173" w:author="Boss, Birgit (Bosch)" w:date="2023-01-28T20:33:00Z"/>
        </w:trPr>
        <w:tc>
          <w:tcPr>
            <w:tcW w:w="4130" w:type="dxa"/>
            <w:shd w:val="clear" w:color="auto" w:fill="FFFFFF" w:themeFill="background1"/>
            <w:vAlign w:val="center"/>
          </w:tcPr>
          <w:p w14:paraId="6D05EBE0" w14:textId="6397ED1D" w:rsidR="006D1E97" w:rsidRDefault="006D1E97" w:rsidP="006D1E97">
            <w:pPr>
              <w:rPr>
                <w:ins w:id="2174" w:author="Boss, Birgit (Bosch)" w:date="2023-01-28T20:33:00Z"/>
                <w:lang w:val="en-US"/>
              </w:rPr>
            </w:pPr>
            <w:proofErr w:type="spellStart"/>
            <w:ins w:id="2175" w:author="Boss, Birgit (Bosch)" w:date="2023-01-28T20:34:00Z">
              <w:r>
                <w:rPr>
                  <w:lang w:val="en-US"/>
                </w:rPr>
                <w:t>x</w:t>
              </w:r>
            </w:ins>
            <w:ins w:id="2176" w:author="Boss, Birgit (Bosch)" w:date="2023-01-28T20:33:00Z">
              <w:r>
                <w:rPr>
                  <w:lang w:val="en-US"/>
                </w:rPr>
                <w:t>s:float</w:t>
              </w:r>
              <w:proofErr w:type="spellEnd"/>
            </w:ins>
          </w:p>
        </w:tc>
        <w:tc>
          <w:tcPr>
            <w:tcW w:w="5491" w:type="dxa"/>
            <w:shd w:val="clear" w:color="auto" w:fill="FFFFFF" w:themeFill="background1"/>
            <w:vAlign w:val="center"/>
          </w:tcPr>
          <w:p w14:paraId="1736E4AB" w14:textId="3A8737D8" w:rsidR="006D1E97" w:rsidRPr="00CE25AF" w:rsidRDefault="006D1E97" w:rsidP="006D1E97">
            <w:pPr>
              <w:rPr>
                <w:ins w:id="2177" w:author="Boss, Birgit (Bosch)" w:date="2023-01-28T20:33:00Z"/>
                <w:rFonts w:cs="Arial"/>
                <w:lang w:val="en-US"/>
              </w:rPr>
            </w:pPr>
            <w:ins w:id="2178" w:author="Boss, Birgit (Bosch)" w:date="2023-01-28T20:36:00Z">
              <w:r>
                <w:rPr>
                  <w:rFonts w:cs="Arial"/>
                  <w:lang w:val="en-US"/>
                </w:rPr>
                <w:t xml:space="preserve">see </w:t>
              </w:r>
              <w:r w:rsidRPr="006D1E97">
                <w:rPr>
                  <w:rFonts w:cs="Arial"/>
                  <w:lang w:val="en-US"/>
                </w:rPr>
                <w:t>https://www.w3.org/TR/xmlschema11-2/#</w:t>
              </w:r>
            </w:ins>
            <w:ins w:id="2179" w:author="Boss, Birgit (Bosch)" w:date="2023-01-28T20:37:00Z">
              <w:r>
                <w:rPr>
                  <w:rFonts w:cs="Arial"/>
                  <w:lang w:val="en-US"/>
                </w:rPr>
                <w:t>float</w:t>
              </w:r>
            </w:ins>
          </w:p>
        </w:tc>
      </w:tr>
      <w:tr w:rsidR="006D1E97" w:rsidRPr="00C51190" w14:paraId="62285763" w14:textId="77777777" w:rsidTr="00C72010">
        <w:trPr>
          <w:ins w:id="2180" w:author="Boss, Birgit (Bosch)" w:date="2023-01-28T20:33:00Z"/>
        </w:trPr>
        <w:tc>
          <w:tcPr>
            <w:tcW w:w="4130" w:type="dxa"/>
            <w:shd w:val="clear" w:color="auto" w:fill="FFFFFF" w:themeFill="background1"/>
            <w:vAlign w:val="center"/>
          </w:tcPr>
          <w:p w14:paraId="085F40AF" w14:textId="50997071" w:rsidR="006D1E97" w:rsidRDefault="006D1E97" w:rsidP="006D1E97">
            <w:pPr>
              <w:rPr>
                <w:ins w:id="2181" w:author="Boss, Birgit (Bosch)" w:date="2023-01-28T20:33:00Z"/>
                <w:lang w:val="en-US"/>
              </w:rPr>
            </w:pPr>
            <w:proofErr w:type="spellStart"/>
            <w:ins w:id="2182" w:author="Boss, Birgit (Bosch)" w:date="2023-01-28T20:34:00Z">
              <w:r>
                <w:rPr>
                  <w:lang w:val="en-US"/>
                </w:rPr>
                <w:t>x</w:t>
              </w:r>
            </w:ins>
            <w:ins w:id="2183" w:author="Boss, Birgit (Bosch)" w:date="2023-01-28T20:33:00Z">
              <w:r>
                <w:rPr>
                  <w:lang w:val="en-US"/>
                </w:rPr>
                <w:t>s:hexBinary</w:t>
              </w:r>
              <w:proofErr w:type="spellEnd"/>
            </w:ins>
          </w:p>
        </w:tc>
        <w:tc>
          <w:tcPr>
            <w:tcW w:w="5491" w:type="dxa"/>
            <w:shd w:val="clear" w:color="auto" w:fill="FFFFFF" w:themeFill="background1"/>
            <w:vAlign w:val="center"/>
          </w:tcPr>
          <w:p w14:paraId="49411DFD" w14:textId="54DD92B0" w:rsidR="006D1E97" w:rsidRPr="00CE25AF" w:rsidRDefault="006D1E97" w:rsidP="006D1E97">
            <w:pPr>
              <w:rPr>
                <w:ins w:id="2184" w:author="Boss, Birgit (Bosch)" w:date="2023-01-28T20:33:00Z"/>
                <w:rFonts w:cs="Arial"/>
                <w:lang w:val="en-US"/>
              </w:rPr>
            </w:pPr>
            <w:ins w:id="2185" w:author="Boss, Birgit (Bosch)" w:date="2023-01-28T20:36:00Z">
              <w:r>
                <w:rPr>
                  <w:rFonts w:cs="Arial"/>
                  <w:lang w:val="en-US"/>
                </w:rPr>
                <w:t xml:space="preserve">see </w:t>
              </w:r>
              <w:r w:rsidRPr="006D1E97">
                <w:rPr>
                  <w:rFonts w:cs="Arial"/>
                  <w:lang w:val="en-US"/>
                </w:rPr>
                <w:t>https://www.w3.org/TR/xmlschema11-2/#</w:t>
              </w:r>
            </w:ins>
            <w:ins w:id="2186" w:author="Boss, Birgit (Bosch)" w:date="2023-01-28T20:37:00Z">
              <w:r>
                <w:rPr>
                  <w:rFonts w:cs="Arial"/>
                  <w:lang w:val="en-US"/>
                </w:rPr>
                <w:t>hexBinary</w:t>
              </w:r>
            </w:ins>
          </w:p>
        </w:tc>
      </w:tr>
      <w:tr w:rsidR="006D1E97" w:rsidRPr="00C51190" w14:paraId="3D4FF81A" w14:textId="77777777" w:rsidTr="00C72010">
        <w:trPr>
          <w:ins w:id="2187" w:author="Boss, Birgit (Bosch)" w:date="2023-01-28T20:33:00Z"/>
        </w:trPr>
        <w:tc>
          <w:tcPr>
            <w:tcW w:w="4130" w:type="dxa"/>
            <w:shd w:val="clear" w:color="auto" w:fill="FFFFFF" w:themeFill="background1"/>
            <w:vAlign w:val="center"/>
          </w:tcPr>
          <w:p w14:paraId="63922936" w14:textId="1CC96001" w:rsidR="006D1E97" w:rsidRPr="00373A9F" w:rsidRDefault="006D1E97" w:rsidP="006D1E97">
            <w:pPr>
              <w:rPr>
                <w:ins w:id="2188" w:author="Boss, Birgit (Bosch)" w:date="2023-01-28T20:33:00Z"/>
                <w:lang w:val="en-US"/>
              </w:rPr>
            </w:pPr>
            <w:proofErr w:type="spellStart"/>
            <w:ins w:id="2189" w:author="Boss, Birgit (Bosch)" w:date="2023-01-28T20:34:00Z">
              <w:r>
                <w:rPr>
                  <w:lang w:val="en-US"/>
                </w:rPr>
                <w:t>xs:int</w:t>
              </w:r>
            </w:ins>
            <w:proofErr w:type="spellEnd"/>
          </w:p>
        </w:tc>
        <w:tc>
          <w:tcPr>
            <w:tcW w:w="5491" w:type="dxa"/>
            <w:shd w:val="clear" w:color="auto" w:fill="FFFFFF" w:themeFill="background1"/>
            <w:vAlign w:val="center"/>
          </w:tcPr>
          <w:p w14:paraId="7943E909" w14:textId="0BFBBB01" w:rsidR="006D1E97" w:rsidRPr="00CE25AF" w:rsidRDefault="006D1E97" w:rsidP="006D1E97">
            <w:pPr>
              <w:rPr>
                <w:ins w:id="2190" w:author="Boss, Birgit (Bosch)" w:date="2023-01-28T20:33:00Z"/>
                <w:rFonts w:cs="Arial"/>
                <w:lang w:val="en-US"/>
              </w:rPr>
            </w:pPr>
            <w:ins w:id="2191" w:author="Boss, Birgit (Bosch)" w:date="2023-01-28T20:36:00Z">
              <w:r>
                <w:rPr>
                  <w:rFonts w:cs="Arial"/>
                  <w:lang w:val="en-US"/>
                </w:rPr>
                <w:t xml:space="preserve">see </w:t>
              </w:r>
              <w:r w:rsidRPr="006D1E97">
                <w:rPr>
                  <w:rFonts w:cs="Arial"/>
                  <w:lang w:val="en-US"/>
                </w:rPr>
                <w:t>https://www.w3.org/TR/xmlschema11-2/#</w:t>
              </w:r>
            </w:ins>
            <w:ins w:id="2192" w:author="Boss, Birgit (Bosch)" w:date="2023-01-28T20:37:00Z">
              <w:r>
                <w:rPr>
                  <w:rFonts w:cs="Arial"/>
                  <w:lang w:val="en-US"/>
                </w:rPr>
                <w:t>int</w:t>
              </w:r>
            </w:ins>
          </w:p>
        </w:tc>
      </w:tr>
      <w:tr w:rsidR="006D1E97" w:rsidRPr="00C51190" w14:paraId="357CEE83" w14:textId="77777777" w:rsidTr="00C72010">
        <w:trPr>
          <w:ins w:id="2193" w:author="Boss, Birgit (Bosch)" w:date="2023-01-28T20:33:00Z"/>
        </w:trPr>
        <w:tc>
          <w:tcPr>
            <w:tcW w:w="4130" w:type="dxa"/>
            <w:shd w:val="clear" w:color="auto" w:fill="FFFFFF" w:themeFill="background1"/>
            <w:vAlign w:val="center"/>
          </w:tcPr>
          <w:p w14:paraId="3FEDE4C6" w14:textId="4FFB20F1" w:rsidR="006D1E97" w:rsidRPr="00373A9F" w:rsidRDefault="006D1E97" w:rsidP="006D1E97">
            <w:pPr>
              <w:rPr>
                <w:ins w:id="2194" w:author="Boss, Birgit (Bosch)" w:date="2023-01-28T20:33:00Z"/>
                <w:lang w:val="en-US"/>
              </w:rPr>
            </w:pPr>
            <w:proofErr w:type="spellStart"/>
            <w:ins w:id="2195" w:author="Boss, Birgit (Bosch)" w:date="2023-01-28T20:34:00Z">
              <w:r>
                <w:rPr>
                  <w:lang w:val="en-US"/>
                </w:rPr>
                <w:t>xs:integer</w:t>
              </w:r>
            </w:ins>
            <w:proofErr w:type="spellEnd"/>
          </w:p>
        </w:tc>
        <w:tc>
          <w:tcPr>
            <w:tcW w:w="5491" w:type="dxa"/>
            <w:shd w:val="clear" w:color="auto" w:fill="FFFFFF" w:themeFill="background1"/>
            <w:vAlign w:val="center"/>
          </w:tcPr>
          <w:p w14:paraId="246E45EA" w14:textId="77FB9CAD" w:rsidR="006D1E97" w:rsidRPr="00CE25AF" w:rsidRDefault="006D1E97" w:rsidP="006D1E97">
            <w:pPr>
              <w:rPr>
                <w:ins w:id="2196" w:author="Boss, Birgit (Bosch)" w:date="2023-01-28T20:33:00Z"/>
                <w:rFonts w:cs="Arial"/>
                <w:lang w:val="en-US"/>
              </w:rPr>
            </w:pPr>
            <w:ins w:id="2197" w:author="Boss, Birgit (Bosch)" w:date="2023-01-28T20:36:00Z">
              <w:r>
                <w:rPr>
                  <w:rFonts w:cs="Arial"/>
                  <w:lang w:val="en-US"/>
                </w:rPr>
                <w:t xml:space="preserve">see </w:t>
              </w:r>
              <w:r w:rsidRPr="006D1E97">
                <w:rPr>
                  <w:rFonts w:cs="Arial"/>
                  <w:lang w:val="en-US"/>
                </w:rPr>
                <w:t>https://www.w3.org/TR/xmlschema11-2/#</w:t>
              </w:r>
            </w:ins>
            <w:ins w:id="2198" w:author="Boss, Birgit (Bosch)" w:date="2023-01-28T20:37:00Z">
              <w:r>
                <w:rPr>
                  <w:rFonts w:cs="Arial"/>
                  <w:lang w:val="en-US"/>
                </w:rPr>
                <w:t>integer</w:t>
              </w:r>
            </w:ins>
          </w:p>
        </w:tc>
      </w:tr>
      <w:tr w:rsidR="006D1E97" w:rsidRPr="00C51190" w14:paraId="535701C5" w14:textId="77777777" w:rsidTr="00C72010">
        <w:trPr>
          <w:ins w:id="2199" w:author="Boss, Birgit (Bosch)" w:date="2023-01-28T20:33:00Z"/>
        </w:trPr>
        <w:tc>
          <w:tcPr>
            <w:tcW w:w="4130" w:type="dxa"/>
            <w:shd w:val="clear" w:color="auto" w:fill="FFFFFF" w:themeFill="background1"/>
            <w:vAlign w:val="center"/>
          </w:tcPr>
          <w:p w14:paraId="3182F43E" w14:textId="5ACDEFB3" w:rsidR="006D1E97" w:rsidRPr="00373A9F" w:rsidRDefault="006D1E97" w:rsidP="006D1E97">
            <w:pPr>
              <w:rPr>
                <w:ins w:id="2200" w:author="Boss, Birgit (Bosch)" w:date="2023-01-28T20:33:00Z"/>
                <w:lang w:val="en-US"/>
              </w:rPr>
            </w:pPr>
            <w:proofErr w:type="spellStart"/>
            <w:ins w:id="2201" w:author="Boss, Birgit (Bosch)" w:date="2023-01-28T20:34:00Z">
              <w:r>
                <w:rPr>
                  <w:lang w:val="en-US"/>
                </w:rPr>
                <w:t>xs:long</w:t>
              </w:r>
            </w:ins>
            <w:proofErr w:type="spellEnd"/>
          </w:p>
        </w:tc>
        <w:tc>
          <w:tcPr>
            <w:tcW w:w="5491" w:type="dxa"/>
            <w:shd w:val="clear" w:color="auto" w:fill="FFFFFF" w:themeFill="background1"/>
            <w:vAlign w:val="center"/>
          </w:tcPr>
          <w:p w14:paraId="07E0BA48" w14:textId="5541204F" w:rsidR="006D1E97" w:rsidRPr="00CE25AF" w:rsidRDefault="006D1E97" w:rsidP="006D1E97">
            <w:pPr>
              <w:rPr>
                <w:ins w:id="2202" w:author="Boss, Birgit (Bosch)" w:date="2023-01-28T20:33:00Z"/>
                <w:rFonts w:cs="Arial"/>
                <w:lang w:val="en-US"/>
              </w:rPr>
            </w:pPr>
            <w:ins w:id="2203" w:author="Boss, Birgit (Bosch)" w:date="2023-01-28T20:36:00Z">
              <w:r>
                <w:rPr>
                  <w:rFonts w:cs="Arial"/>
                  <w:lang w:val="en-US"/>
                </w:rPr>
                <w:t xml:space="preserve">see </w:t>
              </w:r>
              <w:r w:rsidRPr="006D1E97">
                <w:rPr>
                  <w:rFonts w:cs="Arial"/>
                  <w:lang w:val="en-US"/>
                </w:rPr>
                <w:t>https://www.w3.org/TR/xmlschema11-2/#</w:t>
              </w:r>
            </w:ins>
            <w:ins w:id="2204" w:author="Boss, Birgit (Bosch)" w:date="2023-01-28T20:37:00Z">
              <w:r>
                <w:rPr>
                  <w:rFonts w:cs="Arial"/>
                  <w:lang w:val="en-US"/>
                </w:rPr>
                <w:t>long</w:t>
              </w:r>
            </w:ins>
          </w:p>
        </w:tc>
      </w:tr>
      <w:tr w:rsidR="006D1E97" w:rsidRPr="00C51190" w14:paraId="13772441" w14:textId="77777777" w:rsidTr="00C72010">
        <w:trPr>
          <w:ins w:id="2205" w:author="Boss, Birgit (Bosch)" w:date="2023-01-28T20:33:00Z"/>
        </w:trPr>
        <w:tc>
          <w:tcPr>
            <w:tcW w:w="4130" w:type="dxa"/>
            <w:shd w:val="clear" w:color="auto" w:fill="FFFFFF" w:themeFill="background1"/>
            <w:vAlign w:val="center"/>
          </w:tcPr>
          <w:p w14:paraId="4BEBC373" w14:textId="4F76652A" w:rsidR="006D1E97" w:rsidRPr="00373A9F" w:rsidRDefault="006D1E97" w:rsidP="006D1E97">
            <w:pPr>
              <w:rPr>
                <w:ins w:id="2206" w:author="Boss, Birgit (Bosch)" w:date="2023-01-28T20:33:00Z"/>
                <w:lang w:val="en-US"/>
              </w:rPr>
            </w:pPr>
            <w:proofErr w:type="spellStart"/>
            <w:ins w:id="2207" w:author="Boss, Birgit (Bosch)" w:date="2023-01-28T20:34:00Z">
              <w:r>
                <w:rPr>
                  <w:lang w:val="en-US"/>
                </w:rPr>
                <w:t>xs:negativeInteger</w:t>
              </w:r>
            </w:ins>
            <w:proofErr w:type="spellEnd"/>
          </w:p>
        </w:tc>
        <w:tc>
          <w:tcPr>
            <w:tcW w:w="5491" w:type="dxa"/>
            <w:shd w:val="clear" w:color="auto" w:fill="FFFFFF" w:themeFill="background1"/>
            <w:vAlign w:val="center"/>
          </w:tcPr>
          <w:p w14:paraId="2EB5E74C" w14:textId="77477E39" w:rsidR="006D1E97" w:rsidRPr="00CE25AF" w:rsidRDefault="006D1E97" w:rsidP="006D1E97">
            <w:pPr>
              <w:rPr>
                <w:ins w:id="2208" w:author="Boss, Birgit (Bosch)" w:date="2023-01-28T20:33:00Z"/>
                <w:rFonts w:cs="Arial"/>
                <w:lang w:val="en-US"/>
              </w:rPr>
            </w:pPr>
            <w:ins w:id="2209" w:author="Boss, Birgit (Bosch)" w:date="2023-01-28T20:36:00Z">
              <w:r>
                <w:rPr>
                  <w:rFonts w:cs="Arial"/>
                  <w:lang w:val="en-US"/>
                </w:rPr>
                <w:t xml:space="preserve">see </w:t>
              </w:r>
              <w:r w:rsidRPr="006D1E97">
                <w:rPr>
                  <w:rFonts w:cs="Arial"/>
                  <w:lang w:val="en-US"/>
                </w:rPr>
                <w:t>https://www.w3.org/TR/xmlschema11-2/#</w:t>
              </w:r>
            </w:ins>
            <w:ins w:id="2210" w:author="Boss, Birgit (Bosch)" w:date="2023-01-28T20:37:00Z">
              <w:r>
                <w:rPr>
                  <w:rFonts w:cs="Arial"/>
                  <w:lang w:val="en-US"/>
                </w:rPr>
                <w:t>negativeInteger</w:t>
              </w:r>
            </w:ins>
          </w:p>
        </w:tc>
      </w:tr>
      <w:tr w:rsidR="006D1E97" w:rsidRPr="00C51190" w14:paraId="07652C9F" w14:textId="77777777" w:rsidTr="00C72010">
        <w:tc>
          <w:tcPr>
            <w:tcW w:w="4130" w:type="dxa"/>
            <w:shd w:val="clear" w:color="auto" w:fill="FFFFFF" w:themeFill="background1"/>
            <w:vAlign w:val="center"/>
          </w:tcPr>
          <w:p w14:paraId="07400744" w14:textId="3C263B63" w:rsidR="006D1E97" w:rsidRPr="00373A9F" w:rsidRDefault="006D1E97" w:rsidP="006D1E97">
            <w:pPr>
              <w:rPr>
                <w:lang w:val="en-US"/>
              </w:rPr>
            </w:pPr>
            <w:proofErr w:type="spellStart"/>
            <w:r w:rsidRPr="00373A9F">
              <w:rPr>
                <w:lang w:val="en-US"/>
              </w:rPr>
              <w:t>xs:nonNegativeInteger</w:t>
            </w:r>
            <w:proofErr w:type="spellEnd"/>
          </w:p>
        </w:tc>
        <w:tc>
          <w:tcPr>
            <w:tcW w:w="5491" w:type="dxa"/>
            <w:shd w:val="clear" w:color="auto" w:fill="FFFFFF" w:themeFill="background1"/>
            <w:vAlign w:val="center"/>
          </w:tcPr>
          <w:p w14:paraId="3E636D4E" w14:textId="21C1130B" w:rsidR="006D1E97" w:rsidRPr="00CE25AF" w:rsidRDefault="006D1E97" w:rsidP="006D1E97">
            <w:pPr>
              <w:rPr>
                <w:lang w:val="en-US"/>
              </w:rPr>
            </w:pPr>
            <w:r w:rsidRPr="00CE25AF">
              <w:rPr>
                <w:rFonts w:cs="Arial"/>
                <w:lang w:val="en-US"/>
              </w:rPr>
              <w:t>see: https://www.w3.org/TR/xmlschema11-2/#nonNegativeInteger</w:t>
            </w:r>
          </w:p>
        </w:tc>
      </w:tr>
      <w:tr w:rsidR="006D1E97" w:rsidRPr="00C51190" w14:paraId="38488D07" w14:textId="77777777" w:rsidTr="00C72010">
        <w:tc>
          <w:tcPr>
            <w:tcW w:w="4130" w:type="dxa"/>
            <w:shd w:val="clear" w:color="auto" w:fill="FFFFFF" w:themeFill="background1"/>
            <w:vAlign w:val="center"/>
          </w:tcPr>
          <w:p w14:paraId="4F6D76B9" w14:textId="07044AD1" w:rsidR="006D1E97" w:rsidRPr="00373A9F" w:rsidRDefault="006D1E97" w:rsidP="006D1E97">
            <w:pPr>
              <w:rPr>
                <w:lang w:val="en-US"/>
              </w:rPr>
            </w:pPr>
            <w:proofErr w:type="spellStart"/>
            <w:r w:rsidRPr="00373A9F">
              <w:rPr>
                <w:lang w:val="en-US"/>
              </w:rPr>
              <w:t>xs:nonPositiveInteger</w:t>
            </w:r>
            <w:proofErr w:type="spellEnd"/>
          </w:p>
        </w:tc>
        <w:tc>
          <w:tcPr>
            <w:tcW w:w="5491" w:type="dxa"/>
            <w:shd w:val="clear" w:color="auto" w:fill="FFFFFF" w:themeFill="background1"/>
            <w:vAlign w:val="center"/>
          </w:tcPr>
          <w:p w14:paraId="3570826E" w14:textId="4AB6E1C8" w:rsidR="006D1E97" w:rsidRPr="00CE25AF" w:rsidRDefault="006D1E97" w:rsidP="006D1E97">
            <w:pPr>
              <w:rPr>
                <w:lang w:val="en-US"/>
              </w:rPr>
            </w:pPr>
            <w:r w:rsidRPr="00CE25AF">
              <w:rPr>
                <w:rFonts w:cs="Arial"/>
                <w:lang w:val="en-US"/>
              </w:rPr>
              <w:t>see: https://www.w3.org/TR/xmlschema11-2/#nonPositiveInteger</w:t>
            </w:r>
          </w:p>
        </w:tc>
      </w:tr>
      <w:tr w:rsidR="006D1E97" w:rsidRPr="00C51190" w14:paraId="47DF9B1A" w14:textId="77777777" w:rsidTr="00C72010">
        <w:tc>
          <w:tcPr>
            <w:tcW w:w="4130" w:type="dxa"/>
            <w:shd w:val="clear" w:color="auto" w:fill="FFFFFF" w:themeFill="background1"/>
            <w:vAlign w:val="center"/>
          </w:tcPr>
          <w:p w14:paraId="525721EE" w14:textId="650095CA" w:rsidR="006D1E97" w:rsidRPr="00373A9F" w:rsidRDefault="006D1E97" w:rsidP="006D1E97">
            <w:pPr>
              <w:rPr>
                <w:lang w:val="en-US"/>
              </w:rPr>
            </w:pPr>
            <w:proofErr w:type="spellStart"/>
            <w:r w:rsidRPr="00373A9F">
              <w:rPr>
                <w:lang w:val="en-US"/>
              </w:rPr>
              <w:t>xs:positiveInteger</w:t>
            </w:r>
            <w:proofErr w:type="spellEnd"/>
          </w:p>
        </w:tc>
        <w:tc>
          <w:tcPr>
            <w:tcW w:w="5491" w:type="dxa"/>
            <w:shd w:val="clear" w:color="auto" w:fill="FFFFFF" w:themeFill="background1"/>
            <w:vAlign w:val="center"/>
          </w:tcPr>
          <w:p w14:paraId="73BD7FE0" w14:textId="627F41F2" w:rsidR="006D1E97" w:rsidRPr="00CE25AF" w:rsidRDefault="006D1E97" w:rsidP="006D1E97">
            <w:pPr>
              <w:rPr>
                <w:lang w:val="en-US"/>
              </w:rPr>
            </w:pPr>
            <w:r w:rsidRPr="00CE25AF">
              <w:rPr>
                <w:rFonts w:cs="Arial"/>
                <w:lang w:val="en-US"/>
              </w:rPr>
              <w:t>see: https://www.w3.org/TR/xmlschema11-2/#positiveInteger</w:t>
            </w:r>
          </w:p>
        </w:tc>
      </w:tr>
      <w:tr w:rsidR="006D1E97" w:rsidRPr="00C51190" w14:paraId="55874771" w14:textId="77777777" w:rsidTr="00C72010">
        <w:tc>
          <w:tcPr>
            <w:tcW w:w="4130" w:type="dxa"/>
            <w:shd w:val="clear" w:color="auto" w:fill="FFFFFF" w:themeFill="background1"/>
            <w:vAlign w:val="center"/>
          </w:tcPr>
          <w:p w14:paraId="684E0F7B" w14:textId="4711B967" w:rsidR="006D1E97" w:rsidRPr="00373A9F" w:rsidRDefault="006D1E97" w:rsidP="006D1E97">
            <w:pPr>
              <w:rPr>
                <w:lang w:val="en-US"/>
              </w:rPr>
            </w:pPr>
            <w:proofErr w:type="spellStart"/>
            <w:r w:rsidRPr="00373A9F">
              <w:rPr>
                <w:lang w:val="en-US"/>
              </w:rPr>
              <w:t>xs:short</w:t>
            </w:r>
            <w:proofErr w:type="spellEnd"/>
          </w:p>
        </w:tc>
        <w:tc>
          <w:tcPr>
            <w:tcW w:w="5491" w:type="dxa"/>
            <w:shd w:val="clear" w:color="auto" w:fill="FFFFFF" w:themeFill="background1"/>
            <w:vAlign w:val="center"/>
          </w:tcPr>
          <w:p w14:paraId="15B4D620" w14:textId="13AC3961" w:rsidR="006D1E97" w:rsidRPr="00CE25AF" w:rsidRDefault="006D1E97" w:rsidP="006D1E97">
            <w:pPr>
              <w:rPr>
                <w:lang w:val="en-US"/>
              </w:rPr>
            </w:pPr>
            <w:r w:rsidRPr="00CE25AF">
              <w:rPr>
                <w:rFonts w:cs="Arial"/>
                <w:lang w:val="en-US"/>
              </w:rPr>
              <w:t>see: https://www.w3.org/TR/xmlschema11-2/#short</w:t>
            </w:r>
          </w:p>
        </w:tc>
      </w:tr>
      <w:tr w:rsidR="006D1E97" w:rsidRPr="00C51190" w14:paraId="051EF918" w14:textId="77777777" w:rsidTr="00C72010">
        <w:tc>
          <w:tcPr>
            <w:tcW w:w="4130" w:type="dxa"/>
            <w:shd w:val="clear" w:color="auto" w:fill="FFFFFF" w:themeFill="background1"/>
            <w:vAlign w:val="center"/>
          </w:tcPr>
          <w:p w14:paraId="41CC8E45" w14:textId="512205B8" w:rsidR="006D1E97" w:rsidRPr="00373A9F" w:rsidRDefault="006D1E97" w:rsidP="006D1E97">
            <w:pPr>
              <w:rPr>
                <w:lang w:val="en-US"/>
              </w:rPr>
            </w:pPr>
            <w:proofErr w:type="spellStart"/>
            <w:r w:rsidRPr="00373A9F">
              <w:rPr>
                <w:lang w:val="en-US"/>
              </w:rPr>
              <w:t>xs:string</w:t>
            </w:r>
            <w:proofErr w:type="spellEnd"/>
          </w:p>
        </w:tc>
        <w:tc>
          <w:tcPr>
            <w:tcW w:w="5491" w:type="dxa"/>
            <w:shd w:val="clear" w:color="auto" w:fill="FFFFFF" w:themeFill="background1"/>
            <w:vAlign w:val="center"/>
          </w:tcPr>
          <w:p w14:paraId="5F7ACD33" w14:textId="214248A0" w:rsidR="006D1E97" w:rsidRPr="00CE25AF" w:rsidRDefault="006D1E97" w:rsidP="006D1E97">
            <w:pPr>
              <w:rPr>
                <w:lang w:val="en-US"/>
              </w:rPr>
            </w:pPr>
            <w:r w:rsidRPr="00CE25AF">
              <w:rPr>
                <w:rFonts w:cs="Arial"/>
                <w:lang w:val="en-US"/>
              </w:rPr>
              <w:t>see: https://www.w3.org/TR/xmlschema-2/#string</w:t>
            </w:r>
          </w:p>
        </w:tc>
      </w:tr>
      <w:tr w:rsidR="006D1E97" w:rsidRPr="00C51190" w14:paraId="375EB51A" w14:textId="77777777" w:rsidTr="00C72010">
        <w:tc>
          <w:tcPr>
            <w:tcW w:w="4130" w:type="dxa"/>
            <w:shd w:val="clear" w:color="auto" w:fill="FFFFFF" w:themeFill="background1"/>
            <w:vAlign w:val="center"/>
          </w:tcPr>
          <w:p w14:paraId="1046BFD9" w14:textId="06E8E15E" w:rsidR="006D1E97" w:rsidRPr="00373A9F" w:rsidRDefault="006D1E97" w:rsidP="006D1E97">
            <w:pPr>
              <w:rPr>
                <w:lang w:val="en-US"/>
              </w:rPr>
            </w:pPr>
            <w:proofErr w:type="spellStart"/>
            <w:r w:rsidRPr="00373A9F">
              <w:rPr>
                <w:lang w:val="en-US"/>
              </w:rPr>
              <w:t>xs:time</w:t>
            </w:r>
            <w:proofErr w:type="spellEnd"/>
          </w:p>
        </w:tc>
        <w:tc>
          <w:tcPr>
            <w:tcW w:w="5491" w:type="dxa"/>
            <w:shd w:val="clear" w:color="auto" w:fill="FFFFFF" w:themeFill="background1"/>
            <w:vAlign w:val="center"/>
          </w:tcPr>
          <w:p w14:paraId="053AAF2B" w14:textId="2F1A9250" w:rsidR="006D1E97" w:rsidRPr="00CE25AF" w:rsidRDefault="006D1E97" w:rsidP="006D1E97">
            <w:pPr>
              <w:rPr>
                <w:lang w:val="en-US"/>
              </w:rPr>
            </w:pPr>
            <w:r w:rsidRPr="00CE25AF">
              <w:rPr>
                <w:rFonts w:cs="Arial"/>
                <w:lang w:val="en-US"/>
              </w:rPr>
              <w:t>see: https://www.w3.org/TR/xmlschema-2/#time</w:t>
            </w:r>
          </w:p>
        </w:tc>
      </w:tr>
      <w:tr w:rsidR="006D1E97" w:rsidRPr="00C51190" w14:paraId="4F88D3FA" w14:textId="77777777" w:rsidTr="00C72010">
        <w:tc>
          <w:tcPr>
            <w:tcW w:w="4130" w:type="dxa"/>
            <w:shd w:val="clear" w:color="auto" w:fill="FFFFFF" w:themeFill="background1"/>
            <w:vAlign w:val="center"/>
          </w:tcPr>
          <w:p w14:paraId="47566DED" w14:textId="296BE5A0" w:rsidR="006D1E97" w:rsidRPr="00373A9F" w:rsidRDefault="006D1E97" w:rsidP="006D1E97">
            <w:pPr>
              <w:rPr>
                <w:lang w:val="en-US"/>
              </w:rPr>
            </w:pPr>
            <w:proofErr w:type="spellStart"/>
            <w:r w:rsidRPr="00373A9F">
              <w:rPr>
                <w:lang w:val="en-US"/>
              </w:rPr>
              <w:t>xs:unsignedByte</w:t>
            </w:r>
            <w:proofErr w:type="spellEnd"/>
          </w:p>
        </w:tc>
        <w:tc>
          <w:tcPr>
            <w:tcW w:w="5491" w:type="dxa"/>
            <w:shd w:val="clear" w:color="auto" w:fill="FFFFFF" w:themeFill="background1"/>
            <w:vAlign w:val="center"/>
          </w:tcPr>
          <w:p w14:paraId="59C401E0" w14:textId="2B54E772" w:rsidR="006D1E97" w:rsidRPr="00CE25AF" w:rsidRDefault="006D1E97" w:rsidP="006D1E97">
            <w:pPr>
              <w:rPr>
                <w:lang w:val="en-US"/>
              </w:rPr>
            </w:pPr>
            <w:r w:rsidRPr="00CE25AF">
              <w:rPr>
                <w:rFonts w:cs="Arial"/>
                <w:lang w:val="en-US"/>
              </w:rPr>
              <w:t>see: https://www.w3.org/TR/xmlschema11-2/#unsignedShort</w:t>
            </w:r>
          </w:p>
        </w:tc>
      </w:tr>
      <w:tr w:rsidR="006D1E97" w:rsidRPr="00C51190" w14:paraId="5F664C82" w14:textId="77777777" w:rsidTr="00C72010">
        <w:tc>
          <w:tcPr>
            <w:tcW w:w="4130" w:type="dxa"/>
            <w:shd w:val="clear" w:color="auto" w:fill="FFFFFF" w:themeFill="background1"/>
            <w:vAlign w:val="center"/>
          </w:tcPr>
          <w:p w14:paraId="4F390359" w14:textId="733FBC5B" w:rsidR="006D1E97" w:rsidRPr="00373A9F" w:rsidRDefault="006D1E97" w:rsidP="006D1E97">
            <w:pPr>
              <w:rPr>
                <w:lang w:val="en-US"/>
              </w:rPr>
            </w:pPr>
            <w:proofErr w:type="spellStart"/>
            <w:r w:rsidRPr="00373A9F">
              <w:rPr>
                <w:lang w:val="en-US"/>
              </w:rPr>
              <w:t>xs:unsignedInt</w:t>
            </w:r>
            <w:proofErr w:type="spellEnd"/>
          </w:p>
        </w:tc>
        <w:tc>
          <w:tcPr>
            <w:tcW w:w="5491" w:type="dxa"/>
            <w:shd w:val="clear" w:color="auto" w:fill="FFFFFF" w:themeFill="background1"/>
            <w:vAlign w:val="center"/>
          </w:tcPr>
          <w:p w14:paraId="59424BE4" w14:textId="6F29D4E2" w:rsidR="006D1E97" w:rsidRPr="00CE25AF" w:rsidRDefault="006D1E97" w:rsidP="006D1E97">
            <w:pPr>
              <w:rPr>
                <w:lang w:val="en-US"/>
              </w:rPr>
            </w:pPr>
            <w:r w:rsidRPr="00CE25AF">
              <w:rPr>
                <w:rFonts w:cs="Arial"/>
                <w:lang w:val="en-US"/>
              </w:rPr>
              <w:t>see: https://www.w3.org/TR/xmlschema11-2/#unsignedInt</w:t>
            </w:r>
          </w:p>
        </w:tc>
      </w:tr>
      <w:tr w:rsidR="006D1E97" w:rsidRPr="00C51190" w14:paraId="67281DF0" w14:textId="77777777" w:rsidTr="00C72010">
        <w:tc>
          <w:tcPr>
            <w:tcW w:w="4130" w:type="dxa"/>
            <w:shd w:val="clear" w:color="auto" w:fill="FFFFFF" w:themeFill="background1"/>
            <w:vAlign w:val="center"/>
          </w:tcPr>
          <w:p w14:paraId="7291F988" w14:textId="32D8DC9C" w:rsidR="006D1E97" w:rsidRPr="00373A9F" w:rsidRDefault="006D1E97" w:rsidP="006D1E97">
            <w:pPr>
              <w:rPr>
                <w:lang w:val="en-US"/>
              </w:rPr>
            </w:pPr>
            <w:proofErr w:type="spellStart"/>
            <w:r w:rsidRPr="00373A9F">
              <w:rPr>
                <w:lang w:val="en-US"/>
              </w:rPr>
              <w:lastRenderedPageBreak/>
              <w:t>xs:unsignedLong</w:t>
            </w:r>
            <w:proofErr w:type="spellEnd"/>
          </w:p>
        </w:tc>
        <w:tc>
          <w:tcPr>
            <w:tcW w:w="5491" w:type="dxa"/>
            <w:shd w:val="clear" w:color="auto" w:fill="FFFFFF" w:themeFill="background1"/>
            <w:vAlign w:val="center"/>
          </w:tcPr>
          <w:p w14:paraId="651EBC3B" w14:textId="027F424D" w:rsidR="006D1E97" w:rsidRPr="00CE25AF" w:rsidRDefault="006D1E97" w:rsidP="006D1E97">
            <w:pPr>
              <w:rPr>
                <w:lang w:val="en-US"/>
              </w:rPr>
            </w:pPr>
            <w:r w:rsidRPr="00CE25AF">
              <w:rPr>
                <w:rFonts w:cs="Arial"/>
                <w:lang w:val="en-US"/>
              </w:rPr>
              <w:t>see: https://www.w3.org/TR/xmlschema11-2/#unsignedLong</w:t>
            </w:r>
          </w:p>
        </w:tc>
      </w:tr>
      <w:tr w:rsidR="006D1E97" w:rsidRPr="00C51190" w14:paraId="3E7E7660" w14:textId="77777777" w:rsidTr="00C72010">
        <w:tc>
          <w:tcPr>
            <w:tcW w:w="4130" w:type="dxa"/>
            <w:shd w:val="clear" w:color="auto" w:fill="FFFFFF" w:themeFill="background1"/>
            <w:vAlign w:val="center"/>
          </w:tcPr>
          <w:p w14:paraId="09117FB8" w14:textId="671F319A" w:rsidR="006D1E97" w:rsidRPr="00373A9F" w:rsidRDefault="006D1E97" w:rsidP="006D1E97">
            <w:pPr>
              <w:rPr>
                <w:lang w:val="en-US"/>
              </w:rPr>
            </w:pPr>
            <w:proofErr w:type="spellStart"/>
            <w:r w:rsidRPr="00373A9F">
              <w:rPr>
                <w:lang w:val="en-US"/>
              </w:rPr>
              <w:t>xs:unsignedShort</w:t>
            </w:r>
            <w:proofErr w:type="spellEnd"/>
          </w:p>
        </w:tc>
        <w:tc>
          <w:tcPr>
            <w:tcW w:w="5491" w:type="dxa"/>
            <w:shd w:val="clear" w:color="auto" w:fill="FFFFFF" w:themeFill="background1"/>
            <w:vAlign w:val="center"/>
          </w:tcPr>
          <w:p w14:paraId="7F5D6F29" w14:textId="32BED28A" w:rsidR="006D1E97" w:rsidRPr="00CE25AF" w:rsidRDefault="006D1E97" w:rsidP="006D1E97">
            <w:pPr>
              <w:rPr>
                <w:lang w:val="en-US"/>
              </w:rPr>
            </w:pPr>
            <w:r w:rsidRPr="00CE25AF">
              <w:rPr>
                <w:rFonts w:cs="Arial"/>
                <w:lang w:val="en-US"/>
              </w:rPr>
              <w:t>see: https://www.w3.org/TR/xmlschema11-2/#unsignedShort</w:t>
            </w:r>
          </w:p>
        </w:tc>
      </w:tr>
      <w:tr w:rsidR="006D1E97" w:rsidRPr="00C51190" w:rsidDel="006D1E97" w14:paraId="3938E76D" w14:textId="79931956" w:rsidTr="00C72010">
        <w:trPr>
          <w:del w:id="2211" w:author="Boss, Birgit (Bosch)" w:date="2023-01-28T20:35:00Z"/>
        </w:trPr>
        <w:tc>
          <w:tcPr>
            <w:tcW w:w="4130" w:type="dxa"/>
            <w:shd w:val="clear" w:color="auto" w:fill="FFFFFF" w:themeFill="background1"/>
            <w:vAlign w:val="center"/>
          </w:tcPr>
          <w:p w14:paraId="14900BBB" w14:textId="7740EA50" w:rsidR="006D1E97" w:rsidRPr="00373A9F" w:rsidDel="006D1E97" w:rsidRDefault="006D1E97" w:rsidP="006D1E97">
            <w:pPr>
              <w:rPr>
                <w:del w:id="2212" w:author="Boss, Birgit (Bosch)" w:date="2023-01-28T20:35:00Z"/>
                <w:lang w:val="en-US"/>
              </w:rPr>
            </w:pPr>
            <w:del w:id="2213" w:author="Boss, Birgit (Bosch)" w:date="2023-01-28T20:35:00Z">
              <w:r w:rsidRPr="00373A9F" w:rsidDel="006D1E97">
                <w:rPr>
                  <w:lang w:val="en-US"/>
                </w:rPr>
                <w:delText>xs:yearMonthDuration</w:delText>
              </w:r>
            </w:del>
          </w:p>
        </w:tc>
        <w:tc>
          <w:tcPr>
            <w:tcW w:w="5491" w:type="dxa"/>
            <w:shd w:val="clear" w:color="auto" w:fill="FFFFFF" w:themeFill="background1"/>
            <w:vAlign w:val="center"/>
          </w:tcPr>
          <w:p w14:paraId="751ECA04" w14:textId="3A2A0874" w:rsidR="006D1E97" w:rsidRPr="00CE25AF" w:rsidDel="006D1E97" w:rsidRDefault="006D1E97" w:rsidP="006D1E97">
            <w:pPr>
              <w:rPr>
                <w:del w:id="2214" w:author="Boss, Birgit (Bosch)" w:date="2023-01-28T20:35:00Z"/>
                <w:lang w:val="en-US"/>
              </w:rPr>
            </w:pPr>
            <w:del w:id="2215" w:author="Boss, Birgit (Bosch)" w:date="2023-01-28T20:35:00Z">
              <w:r w:rsidRPr="00CE25AF" w:rsidDel="006D1E97">
                <w:rPr>
                  <w:rFonts w:cs="Arial"/>
                  <w:lang w:val="en-US"/>
                </w:rPr>
                <w:delText>see: https://www.w3.org/TR/xmlschema11-2/#yearMonthDuration</w:delText>
              </w:r>
            </w:del>
          </w:p>
        </w:tc>
      </w:tr>
      <w:tr w:rsidR="006D1E97" w:rsidRPr="00C51190" w:rsidDel="006D1E97" w14:paraId="38273907" w14:textId="7FE18A0B" w:rsidTr="00C72010">
        <w:trPr>
          <w:del w:id="2216" w:author="Boss, Birgit (Bosch)" w:date="2023-01-28T20:35:00Z"/>
        </w:trPr>
        <w:tc>
          <w:tcPr>
            <w:tcW w:w="4130" w:type="dxa"/>
            <w:shd w:val="clear" w:color="auto" w:fill="FFFFFF" w:themeFill="background1"/>
            <w:vAlign w:val="center"/>
          </w:tcPr>
          <w:p w14:paraId="571310B2" w14:textId="00225F7A" w:rsidR="006D1E97" w:rsidRPr="00373A9F" w:rsidDel="006D1E97" w:rsidRDefault="006D1E97" w:rsidP="006D1E97">
            <w:pPr>
              <w:rPr>
                <w:del w:id="2217" w:author="Boss, Birgit (Bosch)" w:date="2023-01-28T20:35:00Z"/>
                <w:lang w:val="en-US"/>
              </w:rPr>
            </w:pPr>
            <w:del w:id="2218" w:author="Boss, Birgit (Bosch)" w:date="2023-01-28T20:35:00Z">
              <w:r w:rsidRPr="00373A9F" w:rsidDel="006D1E97">
                <w:rPr>
                  <w:lang w:val="en-US"/>
                </w:rPr>
                <w:delText>xs:nonNegativeInteger</w:delText>
              </w:r>
            </w:del>
          </w:p>
        </w:tc>
        <w:tc>
          <w:tcPr>
            <w:tcW w:w="5491" w:type="dxa"/>
            <w:shd w:val="clear" w:color="auto" w:fill="FFFFFF" w:themeFill="background1"/>
            <w:vAlign w:val="center"/>
          </w:tcPr>
          <w:p w14:paraId="11745D2D" w14:textId="6C973538" w:rsidR="006D1E97" w:rsidRPr="00CE25AF" w:rsidDel="006D1E97" w:rsidRDefault="006D1E97" w:rsidP="006D1E97">
            <w:pPr>
              <w:rPr>
                <w:del w:id="2219" w:author="Boss, Birgit (Bosch)" w:date="2023-01-28T20:35:00Z"/>
                <w:lang w:val="en-US"/>
              </w:rPr>
            </w:pPr>
            <w:del w:id="2220" w:author="Boss, Birgit (Bosch)" w:date="2023-01-28T20:35:00Z">
              <w:r w:rsidRPr="00CE25AF" w:rsidDel="006D1E97">
                <w:rPr>
                  <w:rFonts w:cs="Arial"/>
                  <w:lang w:val="en-US"/>
                </w:rPr>
                <w:delText>see: https://www.w3.org/TR/xmlschema11-2/#nonNegativeInteger</w:delText>
              </w:r>
            </w:del>
          </w:p>
        </w:tc>
      </w:tr>
      <w:tr w:rsidR="006D1E97" w:rsidRPr="00C51190" w:rsidDel="006D1E97" w14:paraId="25A7B4DB" w14:textId="40B52CE5" w:rsidTr="00C72010">
        <w:trPr>
          <w:del w:id="2221" w:author="Boss, Birgit (Bosch)" w:date="2023-01-28T20:35:00Z"/>
        </w:trPr>
        <w:tc>
          <w:tcPr>
            <w:tcW w:w="4130" w:type="dxa"/>
            <w:shd w:val="clear" w:color="auto" w:fill="FFFFFF" w:themeFill="background1"/>
            <w:vAlign w:val="center"/>
          </w:tcPr>
          <w:p w14:paraId="53C3856D" w14:textId="7DBA15FE" w:rsidR="006D1E97" w:rsidRPr="00373A9F" w:rsidDel="006D1E97" w:rsidRDefault="006D1E97" w:rsidP="006D1E97">
            <w:pPr>
              <w:rPr>
                <w:del w:id="2222" w:author="Boss, Birgit (Bosch)" w:date="2023-01-28T20:35:00Z"/>
                <w:lang w:val="en-US"/>
              </w:rPr>
            </w:pPr>
            <w:del w:id="2223" w:author="Boss, Birgit (Bosch)" w:date="2023-01-28T20:35:00Z">
              <w:r w:rsidRPr="00373A9F" w:rsidDel="006D1E97">
                <w:rPr>
                  <w:lang w:val="en-US"/>
                </w:rPr>
                <w:delText>xs:nonPositiveInteger</w:delText>
              </w:r>
            </w:del>
          </w:p>
        </w:tc>
        <w:tc>
          <w:tcPr>
            <w:tcW w:w="5491" w:type="dxa"/>
            <w:shd w:val="clear" w:color="auto" w:fill="FFFFFF" w:themeFill="background1"/>
            <w:vAlign w:val="center"/>
          </w:tcPr>
          <w:p w14:paraId="0EE2962B" w14:textId="5659739D" w:rsidR="006D1E97" w:rsidRPr="00CE25AF" w:rsidDel="006D1E97" w:rsidRDefault="006D1E97" w:rsidP="006D1E97">
            <w:pPr>
              <w:rPr>
                <w:del w:id="2224" w:author="Boss, Birgit (Bosch)" w:date="2023-01-28T20:35:00Z"/>
                <w:lang w:val="en-US"/>
              </w:rPr>
            </w:pPr>
            <w:del w:id="2225" w:author="Boss, Birgit (Bosch)" w:date="2023-01-28T20:35:00Z">
              <w:r w:rsidRPr="00CE25AF" w:rsidDel="006D1E97">
                <w:rPr>
                  <w:rFonts w:cs="Arial"/>
                  <w:lang w:val="en-US"/>
                </w:rPr>
                <w:delText>see: https://www.w3.org/TR/xmlschema11-2/#nonPositiveInteger</w:delText>
              </w:r>
            </w:del>
          </w:p>
        </w:tc>
      </w:tr>
      <w:tr w:rsidR="006D1E97" w:rsidRPr="00C51190" w:rsidDel="006D1E97" w14:paraId="31203325" w14:textId="03CD80E5" w:rsidTr="00C72010">
        <w:trPr>
          <w:del w:id="2226" w:author="Boss, Birgit (Bosch)" w:date="2023-01-28T20:35:00Z"/>
        </w:trPr>
        <w:tc>
          <w:tcPr>
            <w:tcW w:w="4130" w:type="dxa"/>
            <w:shd w:val="clear" w:color="auto" w:fill="FFFFFF" w:themeFill="background1"/>
            <w:vAlign w:val="center"/>
          </w:tcPr>
          <w:p w14:paraId="2DD2091B" w14:textId="5F0EF26C" w:rsidR="006D1E97" w:rsidRPr="00373A9F" w:rsidDel="006D1E97" w:rsidRDefault="006D1E97" w:rsidP="006D1E97">
            <w:pPr>
              <w:rPr>
                <w:del w:id="2227" w:author="Boss, Birgit (Bosch)" w:date="2023-01-28T20:35:00Z"/>
                <w:lang w:val="en-US"/>
              </w:rPr>
            </w:pPr>
            <w:del w:id="2228" w:author="Boss, Birgit (Bosch)" w:date="2023-01-28T20:35:00Z">
              <w:r w:rsidRPr="00373A9F" w:rsidDel="006D1E97">
                <w:rPr>
                  <w:lang w:val="en-US"/>
                </w:rPr>
                <w:delText>xs:positiveInteger</w:delText>
              </w:r>
            </w:del>
          </w:p>
        </w:tc>
        <w:tc>
          <w:tcPr>
            <w:tcW w:w="5491" w:type="dxa"/>
            <w:shd w:val="clear" w:color="auto" w:fill="FFFFFF" w:themeFill="background1"/>
            <w:vAlign w:val="center"/>
          </w:tcPr>
          <w:p w14:paraId="6DB41896" w14:textId="3D15AE53" w:rsidR="006D1E97" w:rsidRPr="00CE25AF" w:rsidDel="006D1E97" w:rsidRDefault="006D1E97" w:rsidP="006D1E97">
            <w:pPr>
              <w:rPr>
                <w:del w:id="2229" w:author="Boss, Birgit (Bosch)" w:date="2023-01-28T20:35:00Z"/>
                <w:lang w:val="en-US"/>
              </w:rPr>
            </w:pPr>
            <w:del w:id="2230" w:author="Boss, Birgit (Bosch)" w:date="2023-01-28T20:35:00Z">
              <w:r w:rsidRPr="00CE25AF" w:rsidDel="006D1E97">
                <w:rPr>
                  <w:rFonts w:cs="Arial"/>
                  <w:lang w:val="en-US"/>
                </w:rPr>
                <w:delText>see: https://www.w3.org/TR/xmlschema11-2/#positiveInteger</w:delText>
              </w:r>
            </w:del>
          </w:p>
        </w:tc>
      </w:tr>
      <w:tr w:rsidR="006D1E97" w:rsidRPr="00C51190" w:rsidDel="006D1E97" w14:paraId="162F9430" w14:textId="1C4F87ED" w:rsidTr="00C72010">
        <w:trPr>
          <w:del w:id="2231" w:author="Boss, Birgit (Bosch)" w:date="2023-01-28T20:35:00Z"/>
        </w:trPr>
        <w:tc>
          <w:tcPr>
            <w:tcW w:w="4130" w:type="dxa"/>
            <w:shd w:val="clear" w:color="auto" w:fill="FFFFFF" w:themeFill="background1"/>
            <w:vAlign w:val="center"/>
          </w:tcPr>
          <w:p w14:paraId="3B56E7A3" w14:textId="297B87FE" w:rsidR="006D1E97" w:rsidRPr="00373A9F" w:rsidDel="006D1E97" w:rsidRDefault="006D1E97" w:rsidP="006D1E97">
            <w:pPr>
              <w:rPr>
                <w:del w:id="2232" w:author="Boss, Birgit (Bosch)" w:date="2023-01-28T20:35:00Z"/>
                <w:lang w:val="en-US"/>
              </w:rPr>
            </w:pPr>
            <w:del w:id="2233" w:author="Boss, Birgit (Bosch)" w:date="2023-01-28T20:35:00Z">
              <w:r w:rsidRPr="00373A9F" w:rsidDel="006D1E97">
                <w:rPr>
                  <w:lang w:val="en-US"/>
                </w:rPr>
                <w:delText>xs:short</w:delText>
              </w:r>
            </w:del>
          </w:p>
        </w:tc>
        <w:tc>
          <w:tcPr>
            <w:tcW w:w="5491" w:type="dxa"/>
            <w:shd w:val="clear" w:color="auto" w:fill="FFFFFF" w:themeFill="background1"/>
            <w:vAlign w:val="center"/>
          </w:tcPr>
          <w:p w14:paraId="10011FD9" w14:textId="07E5F75E" w:rsidR="006D1E97" w:rsidRPr="00CE25AF" w:rsidDel="006D1E97" w:rsidRDefault="006D1E97" w:rsidP="006D1E97">
            <w:pPr>
              <w:rPr>
                <w:del w:id="2234" w:author="Boss, Birgit (Bosch)" w:date="2023-01-28T20:35:00Z"/>
                <w:lang w:val="en-US"/>
              </w:rPr>
            </w:pPr>
            <w:del w:id="2235" w:author="Boss, Birgit (Bosch)" w:date="2023-01-28T20:35:00Z">
              <w:r w:rsidRPr="00CE25AF" w:rsidDel="006D1E97">
                <w:rPr>
                  <w:rFonts w:cs="Arial"/>
                  <w:lang w:val="en-US"/>
                </w:rPr>
                <w:delText>see: https://www.w3.org/TR/xmlschema11-2/#short</w:delText>
              </w:r>
            </w:del>
          </w:p>
        </w:tc>
      </w:tr>
      <w:tr w:rsidR="006D1E97" w:rsidRPr="00C51190" w:rsidDel="006D1E97" w14:paraId="7A855F75" w14:textId="11290277" w:rsidTr="00C72010">
        <w:trPr>
          <w:del w:id="2236" w:author="Boss, Birgit (Bosch)" w:date="2023-01-28T20:35:00Z"/>
        </w:trPr>
        <w:tc>
          <w:tcPr>
            <w:tcW w:w="4130" w:type="dxa"/>
            <w:shd w:val="clear" w:color="auto" w:fill="FFFFFF" w:themeFill="background1"/>
            <w:vAlign w:val="center"/>
          </w:tcPr>
          <w:p w14:paraId="3A54AC6F" w14:textId="501A1E03" w:rsidR="006D1E97" w:rsidRPr="00373A9F" w:rsidDel="006D1E97" w:rsidRDefault="006D1E97" w:rsidP="006D1E97">
            <w:pPr>
              <w:rPr>
                <w:del w:id="2237" w:author="Boss, Birgit (Bosch)" w:date="2023-01-28T20:35:00Z"/>
                <w:lang w:val="en-US"/>
              </w:rPr>
            </w:pPr>
            <w:del w:id="2238" w:author="Boss, Birgit (Bosch)" w:date="2023-01-28T20:35:00Z">
              <w:r w:rsidRPr="00373A9F" w:rsidDel="006D1E97">
                <w:rPr>
                  <w:lang w:val="en-US"/>
                </w:rPr>
                <w:delText>xs:string</w:delText>
              </w:r>
            </w:del>
          </w:p>
        </w:tc>
        <w:tc>
          <w:tcPr>
            <w:tcW w:w="5491" w:type="dxa"/>
            <w:shd w:val="clear" w:color="auto" w:fill="FFFFFF" w:themeFill="background1"/>
            <w:vAlign w:val="center"/>
          </w:tcPr>
          <w:p w14:paraId="5D68049A" w14:textId="75246AFB" w:rsidR="006D1E97" w:rsidRPr="00CE25AF" w:rsidDel="006D1E97" w:rsidRDefault="006D1E97" w:rsidP="006D1E97">
            <w:pPr>
              <w:rPr>
                <w:del w:id="2239" w:author="Boss, Birgit (Bosch)" w:date="2023-01-28T20:35:00Z"/>
                <w:lang w:val="en-US"/>
              </w:rPr>
            </w:pPr>
            <w:del w:id="2240" w:author="Boss, Birgit (Bosch)" w:date="2023-01-28T20:35:00Z">
              <w:r w:rsidRPr="00CE25AF" w:rsidDel="006D1E97">
                <w:rPr>
                  <w:rFonts w:cs="Arial"/>
                  <w:lang w:val="en-US"/>
                </w:rPr>
                <w:delText>see: https://www.w3.org/TR/xmlschema-2/#string</w:delText>
              </w:r>
            </w:del>
          </w:p>
        </w:tc>
      </w:tr>
      <w:tr w:rsidR="006D1E97" w:rsidRPr="00C51190" w:rsidDel="006D1E97" w14:paraId="0D9D561D" w14:textId="4834AD24" w:rsidTr="00C72010">
        <w:trPr>
          <w:del w:id="2241" w:author="Boss, Birgit (Bosch)" w:date="2023-01-28T20:35:00Z"/>
        </w:trPr>
        <w:tc>
          <w:tcPr>
            <w:tcW w:w="4130" w:type="dxa"/>
            <w:shd w:val="clear" w:color="auto" w:fill="FFFFFF" w:themeFill="background1"/>
            <w:vAlign w:val="center"/>
          </w:tcPr>
          <w:p w14:paraId="69AC11B3" w14:textId="3EFE7EAE" w:rsidR="006D1E97" w:rsidRPr="00373A9F" w:rsidDel="006D1E97" w:rsidRDefault="006D1E97" w:rsidP="006D1E97">
            <w:pPr>
              <w:rPr>
                <w:del w:id="2242" w:author="Boss, Birgit (Bosch)" w:date="2023-01-28T20:35:00Z"/>
                <w:lang w:val="en-US"/>
              </w:rPr>
            </w:pPr>
            <w:del w:id="2243" w:author="Boss, Birgit (Bosch)" w:date="2023-01-28T20:35:00Z">
              <w:r w:rsidRPr="00373A9F" w:rsidDel="006D1E97">
                <w:rPr>
                  <w:lang w:val="en-US"/>
                </w:rPr>
                <w:delText>xs:time</w:delText>
              </w:r>
            </w:del>
          </w:p>
        </w:tc>
        <w:tc>
          <w:tcPr>
            <w:tcW w:w="5491" w:type="dxa"/>
            <w:shd w:val="clear" w:color="auto" w:fill="FFFFFF" w:themeFill="background1"/>
            <w:vAlign w:val="center"/>
          </w:tcPr>
          <w:p w14:paraId="092FE629" w14:textId="192F574C" w:rsidR="006D1E97" w:rsidRPr="00CE25AF" w:rsidDel="006D1E97" w:rsidRDefault="006D1E97" w:rsidP="006D1E97">
            <w:pPr>
              <w:rPr>
                <w:del w:id="2244" w:author="Boss, Birgit (Bosch)" w:date="2023-01-28T20:35:00Z"/>
                <w:lang w:val="en-US"/>
              </w:rPr>
            </w:pPr>
            <w:del w:id="2245" w:author="Boss, Birgit (Bosch)" w:date="2023-01-28T20:35:00Z">
              <w:r w:rsidRPr="00CE25AF" w:rsidDel="006D1E97">
                <w:rPr>
                  <w:rFonts w:cs="Arial"/>
                  <w:lang w:val="en-US"/>
                </w:rPr>
                <w:delText>see: https://www.w3.org/TR/xmlschema-2/#time</w:delText>
              </w:r>
            </w:del>
          </w:p>
        </w:tc>
      </w:tr>
      <w:tr w:rsidR="006D1E97" w:rsidRPr="00C51190" w:rsidDel="006D1E97" w14:paraId="1AD77775" w14:textId="5BBEC233" w:rsidTr="00C72010">
        <w:trPr>
          <w:del w:id="2246" w:author="Boss, Birgit (Bosch)" w:date="2023-01-28T20:35:00Z"/>
        </w:trPr>
        <w:tc>
          <w:tcPr>
            <w:tcW w:w="4130" w:type="dxa"/>
            <w:shd w:val="clear" w:color="auto" w:fill="FFFFFF" w:themeFill="background1"/>
            <w:vAlign w:val="center"/>
          </w:tcPr>
          <w:p w14:paraId="67FD583F" w14:textId="4CF1515D" w:rsidR="006D1E97" w:rsidRPr="00373A9F" w:rsidDel="006D1E97" w:rsidRDefault="006D1E97" w:rsidP="006D1E97">
            <w:pPr>
              <w:rPr>
                <w:del w:id="2247" w:author="Boss, Birgit (Bosch)" w:date="2023-01-28T20:35:00Z"/>
                <w:lang w:val="en-US"/>
              </w:rPr>
            </w:pPr>
            <w:del w:id="2248" w:author="Boss, Birgit (Bosch)" w:date="2023-01-28T20:35:00Z">
              <w:r w:rsidRPr="00373A9F" w:rsidDel="006D1E97">
                <w:rPr>
                  <w:lang w:val="en-US"/>
                </w:rPr>
                <w:delText>xs:unsignedByte</w:delText>
              </w:r>
            </w:del>
          </w:p>
        </w:tc>
        <w:tc>
          <w:tcPr>
            <w:tcW w:w="5491" w:type="dxa"/>
            <w:shd w:val="clear" w:color="auto" w:fill="FFFFFF" w:themeFill="background1"/>
            <w:vAlign w:val="center"/>
          </w:tcPr>
          <w:p w14:paraId="7D2F4E30" w14:textId="5F83BB8C" w:rsidR="006D1E97" w:rsidRPr="00CE25AF" w:rsidDel="006D1E97" w:rsidRDefault="006D1E97" w:rsidP="006D1E97">
            <w:pPr>
              <w:rPr>
                <w:del w:id="2249" w:author="Boss, Birgit (Bosch)" w:date="2023-01-28T20:35:00Z"/>
                <w:lang w:val="en-US"/>
              </w:rPr>
            </w:pPr>
            <w:del w:id="2250" w:author="Boss, Birgit (Bosch)" w:date="2023-01-28T20:35:00Z">
              <w:r w:rsidRPr="00CE25AF" w:rsidDel="006D1E97">
                <w:rPr>
                  <w:rFonts w:cs="Arial"/>
                  <w:lang w:val="en-US"/>
                </w:rPr>
                <w:delText>see: https://www.w3.org/TR/xmlschema11-2/#unsignedShort</w:delText>
              </w:r>
            </w:del>
          </w:p>
        </w:tc>
      </w:tr>
      <w:tr w:rsidR="006D1E97" w:rsidRPr="00C51190" w:rsidDel="006D1E97" w14:paraId="6069BFE5" w14:textId="335B5B97" w:rsidTr="00C72010">
        <w:trPr>
          <w:del w:id="2251" w:author="Boss, Birgit (Bosch)" w:date="2023-01-28T20:35:00Z"/>
        </w:trPr>
        <w:tc>
          <w:tcPr>
            <w:tcW w:w="4130" w:type="dxa"/>
            <w:shd w:val="clear" w:color="auto" w:fill="FFFFFF" w:themeFill="background1"/>
            <w:vAlign w:val="center"/>
          </w:tcPr>
          <w:p w14:paraId="570E8C42" w14:textId="1924159B" w:rsidR="006D1E97" w:rsidRPr="00373A9F" w:rsidDel="006D1E97" w:rsidRDefault="006D1E97" w:rsidP="006D1E97">
            <w:pPr>
              <w:rPr>
                <w:del w:id="2252" w:author="Boss, Birgit (Bosch)" w:date="2023-01-28T20:35:00Z"/>
                <w:lang w:val="en-US"/>
              </w:rPr>
            </w:pPr>
            <w:del w:id="2253" w:author="Boss, Birgit (Bosch)" w:date="2023-01-28T20:35:00Z">
              <w:r w:rsidRPr="00373A9F" w:rsidDel="006D1E97">
                <w:rPr>
                  <w:lang w:val="en-US"/>
                </w:rPr>
                <w:delText>xs:unsignedInt</w:delText>
              </w:r>
            </w:del>
          </w:p>
        </w:tc>
        <w:tc>
          <w:tcPr>
            <w:tcW w:w="5491" w:type="dxa"/>
            <w:shd w:val="clear" w:color="auto" w:fill="FFFFFF" w:themeFill="background1"/>
            <w:vAlign w:val="center"/>
          </w:tcPr>
          <w:p w14:paraId="6427A820" w14:textId="5B1E4574" w:rsidR="006D1E97" w:rsidRPr="00CE25AF" w:rsidDel="006D1E97" w:rsidRDefault="006D1E97" w:rsidP="006D1E97">
            <w:pPr>
              <w:rPr>
                <w:del w:id="2254" w:author="Boss, Birgit (Bosch)" w:date="2023-01-28T20:35:00Z"/>
                <w:lang w:val="en-US"/>
              </w:rPr>
            </w:pPr>
            <w:del w:id="2255" w:author="Boss, Birgit (Bosch)" w:date="2023-01-28T20:35:00Z">
              <w:r w:rsidRPr="00CE25AF" w:rsidDel="006D1E97">
                <w:rPr>
                  <w:rFonts w:cs="Arial"/>
                  <w:lang w:val="en-US"/>
                </w:rPr>
                <w:delText>see: https://www.w3.org/TR/xmlschema11-2/#unsignedInt</w:delText>
              </w:r>
            </w:del>
          </w:p>
        </w:tc>
      </w:tr>
      <w:tr w:rsidR="006D1E97" w:rsidRPr="00C51190" w:rsidDel="006D1E97" w14:paraId="002CA8CF" w14:textId="28E98422" w:rsidTr="00C72010">
        <w:trPr>
          <w:del w:id="2256" w:author="Boss, Birgit (Bosch)" w:date="2023-01-28T20:35:00Z"/>
        </w:trPr>
        <w:tc>
          <w:tcPr>
            <w:tcW w:w="4130" w:type="dxa"/>
            <w:shd w:val="clear" w:color="auto" w:fill="FFFFFF" w:themeFill="background1"/>
            <w:vAlign w:val="center"/>
          </w:tcPr>
          <w:p w14:paraId="53F3A016" w14:textId="6640F5A0" w:rsidR="006D1E97" w:rsidRPr="00373A9F" w:rsidDel="006D1E97" w:rsidRDefault="006D1E97" w:rsidP="006D1E97">
            <w:pPr>
              <w:rPr>
                <w:del w:id="2257" w:author="Boss, Birgit (Bosch)" w:date="2023-01-28T20:35:00Z"/>
                <w:lang w:val="en-US"/>
              </w:rPr>
            </w:pPr>
            <w:del w:id="2258" w:author="Boss, Birgit (Bosch)" w:date="2023-01-28T20:35:00Z">
              <w:r w:rsidRPr="00373A9F" w:rsidDel="006D1E97">
                <w:rPr>
                  <w:lang w:val="en-US"/>
                </w:rPr>
                <w:delText>xs:unsignedLong</w:delText>
              </w:r>
            </w:del>
          </w:p>
        </w:tc>
        <w:tc>
          <w:tcPr>
            <w:tcW w:w="5491" w:type="dxa"/>
            <w:shd w:val="clear" w:color="auto" w:fill="FFFFFF" w:themeFill="background1"/>
            <w:vAlign w:val="center"/>
          </w:tcPr>
          <w:p w14:paraId="44515B69" w14:textId="7B3B3191" w:rsidR="006D1E97" w:rsidRPr="00CE25AF" w:rsidDel="006D1E97" w:rsidRDefault="006D1E97" w:rsidP="006D1E97">
            <w:pPr>
              <w:rPr>
                <w:del w:id="2259" w:author="Boss, Birgit (Bosch)" w:date="2023-01-28T20:35:00Z"/>
                <w:lang w:val="en-US"/>
              </w:rPr>
            </w:pPr>
            <w:del w:id="2260" w:author="Boss, Birgit (Bosch)" w:date="2023-01-28T20:35:00Z">
              <w:r w:rsidRPr="00CE25AF" w:rsidDel="006D1E97">
                <w:rPr>
                  <w:rFonts w:cs="Arial"/>
                  <w:lang w:val="en-US"/>
                </w:rPr>
                <w:delText>see: https://www.w3.org/TR/xmlschema11-2/#unsignedLong</w:delText>
              </w:r>
            </w:del>
          </w:p>
        </w:tc>
      </w:tr>
      <w:tr w:rsidR="006D1E97" w:rsidRPr="00C51190" w:rsidDel="006D1E97" w14:paraId="2BD95D40" w14:textId="0B45D868" w:rsidTr="00C72010">
        <w:trPr>
          <w:del w:id="2261" w:author="Boss, Birgit (Bosch)" w:date="2023-01-28T20:35:00Z"/>
        </w:trPr>
        <w:tc>
          <w:tcPr>
            <w:tcW w:w="4130" w:type="dxa"/>
            <w:shd w:val="clear" w:color="auto" w:fill="FFFFFF" w:themeFill="background1"/>
            <w:vAlign w:val="center"/>
          </w:tcPr>
          <w:p w14:paraId="4C54C29F" w14:textId="1AA28AE0" w:rsidR="006D1E97" w:rsidRPr="00373A9F" w:rsidDel="006D1E97" w:rsidRDefault="006D1E97" w:rsidP="006D1E97">
            <w:pPr>
              <w:rPr>
                <w:del w:id="2262" w:author="Boss, Birgit (Bosch)" w:date="2023-01-28T20:35:00Z"/>
                <w:lang w:val="en-US"/>
              </w:rPr>
            </w:pPr>
            <w:del w:id="2263" w:author="Boss, Birgit (Bosch)" w:date="2023-01-28T20:35:00Z">
              <w:r w:rsidRPr="00373A9F" w:rsidDel="006D1E97">
                <w:rPr>
                  <w:lang w:val="en-US"/>
                </w:rPr>
                <w:delText>xs:unsignedShort</w:delText>
              </w:r>
            </w:del>
          </w:p>
        </w:tc>
        <w:tc>
          <w:tcPr>
            <w:tcW w:w="5491" w:type="dxa"/>
            <w:shd w:val="clear" w:color="auto" w:fill="FFFFFF" w:themeFill="background1"/>
            <w:vAlign w:val="center"/>
          </w:tcPr>
          <w:p w14:paraId="6ABB3B28" w14:textId="1BEDC25B" w:rsidR="006D1E97" w:rsidRPr="00CE25AF" w:rsidDel="006D1E97" w:rsidRDefault="006D1E97" w:rsidP="006D1E97">
            <w:pPr>
              <w:rPr>
                <w:del w:id="2264" w:author="Boss, Birgit (Bosch)" w:date="2023-01-28T20:35:00Z"/>
                <w:lang w:val="en-US"/>
              </w:rPr>
            </w:pPr>
            <w:del w:id="2265" w:author="Boss, Birgit (Bosch)" w:date="2023-01-28T20:35:00Z">
              <w:r w:rsidRPr="00CE25AF" w:rsidDel="006D1E97">
                <w:rPr>
                  <w:rFonts w:cs="Arial"/>
                  <w:lang w:val="en-US"/>
                </w:rPr>
                <w:delText>see: https://www.w3.org/TR/xmlschema11-2/#unsignedShort</w:delText>
              </w:r>
            </w:del>
          </w:p>
        </w:tc>
      </w:tr>
      <w:tr w:rsidR="006D1E97" w:rsidRPr="00C51190" w:rsidDel="006D1E97" w14:paraId="7B8653A9" w14:textId="4A321103" w:rsidTr="00C72010">
        <w:trPr>
          <w:del w:id="2266" w:author="Boss, Birgit (Bosch)" w:date="2023-01-28T20:35:00Z"/>
        </w:trPr>
        <w:tc>
          <w:tcPr>
            <w:tcW w:w="4130" w:type="dxa"/>
            <w:shd w:val="clear" w:color="auto" w:fill="FFFFFF" w:themeFill="background1"/>
            <w:vAlign w:val="center"/>
          </w:tcPr>
          <w:p w14:paraId="4CDB336C" w14:textId="38B2DBF6" w:rsidR="006D1E97" w:rsidRPr="00373A9F" w:rsidDel="006D1E97" w:rsidRDefault="006D1E97" w:rsidP="006D1E97">
            <w:pPr>
              <w:rPr>
                <w:del w:id="2267" w:author="Boss, Birgit (Bosch)" w:date="2023-01-28T20:35:00Z"/>
                <w:lang w:val="en-US"/>
              </w:rPr>
            </w:pPr>
            <w:del w:id="2268" w:author="Boss, Birgit (Bosch)" w:date="2023-01-28T20:35:00Z">
              <w:r w:rsidRPr="00373A9F" w:rsidDel="006D1E97">
                <w:rPr>
                  <w:lang w:val="en-US"/>
                </w:rPr>
                <w:delText>xs:yearMonthDuration</w:delText>
              </w:r>
            </w:del>
          </w:p>
        </w:tc>
        <w:tc>
          <w:tcPr>
            <w:tcW w:w="5491" w:type="dxa"/>
            <w:shd w:val="clear" w:color="auto" w:fill="FFFFFF" w:themeFill="background1"/>
            <w:vAlign w:val="center"/>
          </w:tcPr>
          <w:p w14:paraId="1050818A" w14:textId="50D3034A" w:rsidR="006D1E97" w:rsidRPr="00CE25AF" w:rsidDel="006D1E97" w:rsidRDefault="006D1E97" w:rsidP="006D1E97">
            <w:pPr>
              <w:rPr>
                <w:del w:id="2269" w:author="Boss, Birgit (Bosch)" w:date="2023-01-28T20:35:00Z"/>
                <w:lang w:val="en-US"/>
              </w:rPr>
            </w:pPr>
            <w:del w:id="2270" w:author="Boss, Birgit (Bosch)" w:date="2023-01-28T20:35:00Z">
              <w:r w:rsidRPr="00CE25AF" w:rsidDel="006D1E97">
                <w:rPr>
                  <w:rFonts w:cs="Arial"/>
                  <w:lang w:val="en-US"/>
                </w:rPr>
                <w:delText>see: https://www.w3.org/TR/xmlschema11-2/#yearMonthDuration</w:delText>
              </w:r>
            </w:del>
          </w:p>
        </w:tc>
      </w:tr>
      <w:tr w:rsidR="006D1E97" w:rsidRPr="00C51190" w:rsidDel="006D1E97" w14:paraId="2A113D92" w14:textId="03E5C992" w:rsidTr="00C72010">
        <w:trPr>
          <w:del w:id="2271" w:author="Boss, Birgit (Bosch)" w:date="2023-01-28T20:35:00Z"/>
        </w:trPr>
        <w:tc>
          <w:tcPr>
            <w:tcW w:w="4130" w:type="dxa"/>
            <w:shd w:val="clear" w:color="auto" w:fill="FFFFFF" w:themeFill="background1"/>
            <w:vAlign w:val="center"/>
          </w:tcPr>
          <w:p w14:paraId="6B447400" w14:textId="50F27C92" w:rsidR="006D1E97" w:rsidRPr="00373A9F" w:rsidDel="006D1E97" w:rsidRDefault="006D1E97" w:rsidP="006D1E97">
            <w:pPr>
              <w:rPr>
                <w:del w:id="2272" w:author="Boss, Birgit (Bosch)" w:date="2023-01-28T20:35:00Z"/>
                <w:lang w:val="en-US"/>
              </w:rPr>
            </w:pPr>
            <w:del w:id="2273" w:author="Boss, Birgit (Bosch)" w:date="2023-01-28T20:35:00Z">
              <w:r w:rsidRPr="00373A9F" w:rsidDel="006D1E97">
                <w:rPr>
                  <w:lang w:val="en-US"/>
                </w:rPr>
                <w:delText>xs:nonNegativeInteger</w:delText>
              </w:r>
            </w:del>
          </w:p>
        </w:tc>
        <w:tc>
          <w:tcPr>
            <w:tcW w:w="5491" w:type="dxa"/>
            <w:shd w:val="clear" w:color="auto" w:fill="FFFFFF" w:themeFill="background1"/>
            <w:vAlign w:val="center"/>
          </w:tcPr>
          <w:p w14:paraId="3C231CB6" w14:textId="35D33D5C" w:rsidR="006D1E97" w:rsidRPr="00CE25AF" w:rsidDel="006D1E97" w:rsidRDefault="006D1E97" w:rsidP="006D1E97">
            <w:pPr>
              <w:rPr>
                <w:del w:id="2274" w:author="Boss, Birgit (Bosch)" w:date="2023-01-28T20:35:00Z"/>
                <w:lang w:val="en-US"/>
              </w:rPr>
            </w:pPr>
            <w:del w:id="2275" w:author="Boss, Birgit (Bosch)" w:date="2023-01-28T20:35:00Z">
              <w:r w:rsidRPr="00CE25AF" w:rsidDel="006D1E97">
                <w:rPr>
                  <w:rFonts w:cs="Arial"/>
                  <w:lang w:val="en-US"/>
                </w:rPr>
                <w:delText>see: https://www.w3.org/TR/xmlschema11-2/#nonNegativeInteger</w:delText>
              </w:r>
            </w:del>
          </w:p>
        </w:tc>
      </w:tr>
      <w:tr w:rsidR="006D1E97" w:rsidRPr="00C51190" w:rsidDel="006D1E97" w14:paraId="498DF887" w14:textId="3C3C61EA" w:rsidTr="00C72010">
        <w:trPr>
          <w:del w:id="2276" w:author="Boss, Birgit (Bosch)" w:date="2023-01-28T20:35:00Z"/>
        </w:trPr>
        <w:tc>
          <w:tcPr>
            <w:tcW w:w="4130" w:type="dxa"/>
            <w:shd w:val="clear" w:color="auto" w:fill="FFFFFF" w:themeFill="background1"/>
            <w:vAlign w:val="center"/>
          </w:tcPr>
          <w:p w14:paraId="7273E081" w14:textId="41DD4CA1" w:rsidR="006D1E97" w:rsidRPr="00373A9F" w:rsidDel="006D1E97" w:rsidRDefault="006D1E97" w:rsidP="006D1E97">
            <w:pPr>
              <w:rPr>
                <w:del w:id="2277" w:author="Boss, Birgit (Bosch)" w:date="2023-01-28T20:35:00Z"/>
                <w:lang w:val="en-US"/>
              </w:rPr>
            </w:pPr>
            <w:del w:id="2278" w:author="Boss, Birgit (Bosch)" w:date="2023-01-28T20:35:00Z">
              <w:r w:rsidRPr="00373A9F" w:rsidDel="006D1E97">
                <w:rPr>
                  <w:lang w:val="en-US"/>
                </w:rPr>
                <w:delText>xs:nonPositiveInteger</w:delText>
              </w:r>
            </w:del>
          </w:p>
        </w:tc>
        <w:tc>
          <w:tcPr>
            <w:tcW w:w="5491" w:type="dxa"/>
            <w:shd w:val="clear" w:color="auto" w:fill="FFFFFF" w:themeFill="background1"/>
            <w:vAlign w:val="center"/>
          </w:tcPr>
          <w:p w14:paraId="6278A63A" w14:textId="5B6491DB" w:rsidR="006D1E97" w:rsidRPr="00CE25AF" w:rsidDel="006D1E97" w:rsidRDefault="006D1E97" w:rsidP="006D1E97">
            <w:pPr>
              <w:rPr>
                <w:del w:id="2279" w:author="Boss, Birgit (Bosch)" w:date="2023-01-28T20:35:00Z"/>
                <w:lang w:val="en-US"/>
              </w:rPr>
            </w:pPr>
            <w:del w:id="2280" w:author="Boss, Birgit (Bosch)" w:date="2023-01-28T20:35:00Z">
              <w:r w:rsidRPr="00CE25AF" w:rsidDel="006D1E97">
                <w:rPr>
                  <w:rFonts w:cs="Arial"/>
                  <w:lang w:val="en-US"/>
                </w:rPr>
                <w:delText>see: https://www.w3.org/TR/xmlschema11-2/#nonPositiveInteger</w:delText>
              </w:r>
            </w:del>
          </w:p>
        </w:tc>
      </w:tr>
      <w:tr w:rsidR="006D1E97" w:rsidRPr="00C51190" w:rsidDel="006D1E97" w14:paraId="3B3FB5B8" w14:textId="5833E4B3" w:rsidTr="00C72010">
        <w:trPr>
          <w:del w:id="2281" w:author="Boss, Birgit (Bosch)" w:date="2023-01-28T20:35:00Z"/>
        </w:trPr>
        <w:tc>
          <w:tcPr>
            <w:tcW w:w="4130" w:type="dxa"/>
            <w:shd w:val="clear" w:color="auto" w:fill="FFFFFF" w:themeFill="background1"/>
            <w:vAlign w:val="center"/>
          </w:tcPr>
          <w:p w14:paraId="66843DBD" w14:textId="5581CB13" w:rsidR="006D1E97" w:rsidRPr="00373A9F" w:rsidDel="006D1E97" w:rsidRDefault="006D1E97" w:rsidP="006D1E97">
            <w:pPr>
              <w:rPr>
                <w:del w:id="2282" w:author="Boss, Birgit (Bosch)" w:date="2023-01-28T20:35:00Z"/>
                <w:lang w:val="en-US"/>
              </w:rPr>
            </w:pPr>
            <w:del w:id="2283" w:author="Boss, Birgit (Bosch)" w:date="2023-01-28T20:35:00Z">
              <w:r w:rsidRPr="00373A9F" w:rsidDel="006D1E97">
                <w:rPr>
                  <w:lang w:val="en-US"/>
                </w:rPr>
                <w:delText>xs:positiveInteger</w:delText>
              </w:r>
            </w:del>
          </w:p>
        </w:tc>
        <w:tc>
          <w:tcPr>
            <w:tcW w:w="5491" w:type="dxa"/>
            <w:shd w:val="clear" w:color="auto" w:fill="FFFFFF" w:themeFill="background1"/>
            <w:vAlign w:val="center"/>
          </w:tcPr>
          <w:p w14:paraId="7A416EAC" w14:textId="2EB45BD6" w:rsidR="006D1E97" w:rsidRPr="00CE25AF" w:rsidDel="006D1E97" w:rsidRDefault="006D1E97" w:rsidP="006D1E97">
            <w:pPr>
              <w:rPr>
                <w:del w:id="2284" w:author="Boss, Birgit (Bosch)" w:date="2023-01-28T20:35:00Z"/>
                <w:lang w:val="en-US"/>
              </w:rPr>
            </w:pPr>
            <w:del w:id="2285" w:author="Boss, Birgit (Bosch)" w:date="2023-01-28T20:35:00Z">
              <w:r w:rsidRPr="00CE25AF" w:rsidDel="006D1E97">
                <w:rPr>
                  <w:rFonts w:cs="Arial"/>
                  <w:lang w:val="en-US"/>
                </w:rPr>
                <w:delText>see: https://www.w3.org/TR/xmlschema11-2/#positiveInteger</w:delText>
              </w:r>
            </w:del>
          </w:p>
        </w:tc>
      </w:tr>
      <w:tr w:rsidR="006D1E97" w:rsidRPr="00C51190" w:rsidDel="006D1E97" w14:paraId="38B91BF6" w14:textId="43220C57" w:rsidTr="00C72010">
        <w:trPr>
          <w:del w:id="2286" w:author="Boss, Birgit (Bosch)" w:date="2023-01-28T20:35:00Z"/>
        </w:trPr>
        <w:tc>
          <w:tcPr>
            <w:tcW w:w="4130" w:type="dxa"/>
            <w:shd w:val="clear" w:color="auto" w:fill="FFFFFF" w:themeFill="background1"/>
            <w:vAlign w:val="center"/>
          </w:tcPr>
          <w:p w14:paraId="162B29CA" w14:textId="0C7E84CB" w:rsidR="006D1E97" w:rsidRPr="00373A9F" w:rsidDel="006D1E97" w:rsidRDefault="006D1E97" w:rsidP="006D1E97">
            <w:pPr>
              <w:rPr>
                <w:del w:id="2287" w:author="Boss, Birgit (Bosch)" w:date="2023-01-28T20:35:00Z"/>
                <w:lang w:val="en-US"/>
              </w:rPr>
            </w:pPr>
            <w:del w:id="2288" w:author="Boss, Birgit (Bosch)" w:date="2023-01-28T20:35:00Z">
              <w:r w:rsidRPr="00373A9F" w:rsidDel="006D1E97">
                <w:rPr>
                  <w:lang w:val="en-US"/>
                </w:rPr>
                <w:delText>xs:short</w:delText>
              </w:r>
            </w:del>
          </w:p>
        </w:tc>
        <w:tc>
          <w:tcPr>
            <w:tcW w:w="5491" w:type="dxa"/>
            <w:shd w:val="clear" w:color="auto" w:fill="FFFFFF" w:themeFill="background1"/>
            <w:vAlign w:val="center"/>
          </w:tcPr>
          <w:p w14:paraId="10EEEAF9" w14:textId="12402D99" w:rsidR="006D1E97" w:rsidRPr="00CE25AF" w:rsidDel="006D1E97" w:rsidRDefault="006D1E97" w:rsidP="006D1E97">
            <w:pPr>
              <w:rPr>
                <w:del w:id="2289" w:author="Boss, Birgit (Bosch)" w:date="2023-01-28T20:35:00Z"/>
                <w:lang w:val="en-US"/>
              </w:rPr>
            </w:pPr>
            <w:del w:id="2290" w:author="Boss, Birgit (Bosch)" w:date="2023-01-28T20:35:00Z">
              <w:r w:rsidRPr="00CE25AF" w:rsidDel="006D1E97">
                <w:rPr>
                  <w:rFonts w:cs="Arial"/>
                  <w:lang w:val="en-US"/>
                </w:rPr>
                <w:delText>see: https://www.w3.org/TR/xmlschema11-2/#short</w:delText>
              </w:r>
            </w:del>
          </w:p>
        </w:tc>
      </w:tr>
      <w:tr w:rsidR="006D1E97" w:rsidRPr="00C51190" w:rsidDel="006D1E97" w14:paraId="600E2CE1" w14:textId="3E1D3E10" w:rsidTr="00C72010">
        <w:trPr>
          <w:del w:id="2291" w:author="Boss, Birgit (Bosch)" w:date="2023-01-28T20:35:00Z"/>
        </w:trPr>
        <w:tc>
          <w:tcPr>
            <w:tcW w:w="4130" w:type="dxa"/>
            <w:shd w:val="clear" w:color="auto" w:fill="FFFFFF" w:themeFill="background1"/>
            <w:vAlign w:val="center"/>
          </w:tcPr>
          <w:p w14:paraId="30728D7A" w14:textId="186CE2FA" w:rsidR="006D1E97" w:rsidRPr="00373A9F" w:rsidDel="006D1E97" w:rsidRDefault="006D1E97" w:rsidP="006D1E97">
            <w:pPr>
              <w:rPr>
                <w:del w:id="2292" w:author="Boss, Birgit (Bosch)" w:date="2023-01-28T20:35:00Z"/>
                <w:lang w:val="en-US"/>
              </w:rPr>
            </w:pPr>
            <w:del w:id="2293" w:author="Boss, Birgit (Bosch)" w:date="2023-01-28T20:35:00Z">
              <w:r w:rsidRPr="00373A9F" w:rsidDel="006D1E97">
                <w:rPr>
                  <w:lang w:val="en-US"/>
                </w:rPr>
                <w:delText>xs:string</w:delText>
              </w:r>
            </w:del>
          </w:p>
        </w:tc>
        <w:tc>
          <w:tcPr>
            <w:tcW w:w="5491" w:type="dxa"/>
            <w:shd w:val="clear" w:color="auto" w:fill="FFFFFF" w:themeFill="background1"/>
            <w:vAlign w:val="center"/>
          </w:tcPr>
          <w:p w14:paraId="35AA4462" w14:textId="1D5AC3FB" w:rsidR="006D1E97" w:rsidRPr="00CE25AF" w:rsidDel="006D1E97" w:rsidRDefault="006D1E97" w:rsidP="006D1E97">
            <w:pPr>
              <w:rPr>
                <w:del w:id="2294" w:author="Boss, Birgit (Bosch)" w:date="2023-01-28T20:35:00Z"/>
                <w:lang w:val="en-US"/>
              </w:rPr>
            </w:pPr>
            <w:del w:id="2295" w:author="Boss, Birgit (Bosch)" w:date="2023-01-28T20:35:00Z">
              <w:r w:rsidRPr="00CE25AF" w:rsidDel="006D1E97">
                <w:rPr>
                  <w:rFonts w:cs="Arial"/>
                  <w:lang w:val="en-US"/>
                </w:rPr>
                <w:delText>see: https://www.w3.org/TR/xmlschema-2/#string</w:delText>
              </w:r>
            </w:del>
          </w:p>
        </w:tc>
      </w:tr>
      <w:tr w:rsidR="006D1E97" w:rsidRPr="00C51190" w:rsidDel="006D1E97" w14:paraId="6DB679FE" w14:textId="383A65C9" w:rsidTr="00C72010">
        <w:trPr>
          <w:del w:id="2296" w:author="Boss, Birgit (Bosch)" w:date="2023-01-28T20:35:00Z"/>
        </w:trPr>
        <w:tc>
          <w:tcPr>
            <w:tcW w:w="4130" w:type="dxa"/>
            <w:shd w:val="clear" w:color="auto" w:fill="FFFFFF" w:themeFill="background1"/>
            <w:vAlign w:val="center"/>
          </w:tcPr>
          <w:p w14:paraId="1ADCA64E" w14:textId="515522DF" w:rsidR="006D1E97" w:rsidRPr="00373A9F" w:rsidDel="006D1E97" w:rsidRDefault="006D1E97" w:rsidP="006D1E97">
            <w:pPr>
              <w:rPr>
                <w:del w:id="2297" w:author="Boss, Birgit (Bosch)" w:date="2023-01-28T20:35:00Z"/>
                <w:lang w:val="en-US"/>
              </w:rPr>
            </w:pPr>
            <w:del w:id="2298" w:author="Boss, Birgit (Bosch)" w:date="2023-01-28T20:35:00Z">
              <w:r w:rsidRPr="00373A9F" w:rsidDel="006D1E97">
                <w:rPr>
                  <w:lang w:val="en-US"/>
                </w:rPr>
                <w:delText>xs:time</w:delText>
              </w:r>
            </w:del>
          </w:p>
        </w:tc>
        <w:tc>
          <w:tcPr>
            <w:tcW w:w="5491" w:type="dxa"/>
            <w:shd w:val="clear" w:color="auto" w:fill="FFFFFF" w:themeFill="background1"/>
            <w:vAlign w:val="center"/>
          </w:tcPr>
          <w:p w14:paraId="1DE4CDC3" w14:textId="70925100" w:rsidR="006D1E97" w:rsidRPr="00CE25AF" w:rsidDel="006D1E97" w:rsidRDefault="006D1E97" w:rsidP="006D1E97">
            <w:pPr>
              <w:rPr>
                <w:del w:id="2299" w:author="Boss, Birgit (Bosch)" w:date="2023-01-28T20:35:00Z"/>
                <w:lang w:val="en-US"/>
              </w:rPr>
            </w:pPr>
            <w:del w:id="2300" w:author="Boss, Birgit (Bosch)" w:date="2023-01-28T20:35:00Z">
              <w:r w:rsidRPr="00CE25AF" w:rsidDel="006D1E97">
                <w:rPr>
                  <w:rFonts w:cs="Arial"/>
                  <w:lang w:val="en-US"/>
                </w:rPr>
                <w:delText>see: https://www.w3.org/TR/xmlschema-2/#time</w:delText>
              </w:r>
            </w:del>
          </w:p>
        </w:tc>
      </w:tr>
      <w:tr w:rsidR="006D1E97" w:rsidRPr="00C51190" w:rsidDel="006D1E97" w14:paraId="55F3B5E3" w14:textId="41743E47" w:rsidTr="00C72010">
        <w:trPr>
          <w:del w:id="2301" w:author="Boss, Birgit (Bosch)" w:date="2023-01-28T20:35:00Z"/>
        </w:trPr>
        <w:tc>
          <w:tcPr>
            <w:tcW w:w="4130" w:type="dxa"/>
            <w:shd w:val="clear" w:color="auto" w:fill="FFFFFF" w:themeFill="background1"/>
            <w:vAlign w:val="center"/>
          </w:tcPr>
          <w:p w14:paraId="0C730268" w14:textId="76E4BB86" w:rsidR="006D1E97" w:rsidRPr="00373A9F" w:rsidDel="006D1E97" w:rsidRDefault="006D1E97" w:rsidP="006D1E97">
            <w:pPr>
              <w:rPr>
                <w:del w:id="2302" w:author="Boss, Birgit (Bosch)" w:date="2023-01-28T20:35:00Z"/>
                <w:lang w:val="en-US"/>
              </w:rPr>
            </w:pPr>
            <w:del w:id="2303" w:author="Boss, Birgit (Bosch)" w:date="2023-01-28T20:35:00Z">
              <w:r w:rsidRPr="00373A9F" w:rsidDel="006D1E97">
                <w:rPr>
                  <w:lang w:val="en-US"/>
                </w:rPr>
                <w:delText>xs:unsignedByte</w:delText>
              </w:r>
            </w:del>
          </w:p>
        </w:tc>
        <w:tc>
          <w:tcPr>
            <w:tcW w:w="5491" w:type="dxa"/>
            <w:shd w:val="clear" w:color="auto" w:fill="FFFFFF" w:themeFill="background1"/>
            <w:vAlign w:val="center"/>
          </w:tcPr>
          <w:p w14:paraId="33301072" w14:textId="1A4418B3" w:rsidR="006D1E97" w:rsidRPr="00CE25AF" w:rsidDel="006D1E97" w:rsidRDefault="006D1E97" w:rsidP="006D1E97">
            <w:pPr>
              <w:rPr>
                <w:del w:id="2304" w:author="Boss, Birgit (Bosch)" w:date="2023-01-28T20:35:00Z"/>
                <w:lang w:val="en-US"/>
              </w:rPr>
            </w:pPr>
            <w:del w:id="2305" w:author="Boss, Birgit (Bosch)" w:date="2023-01-28T20:35:00Z">
              <w:r w:rsidRPr="00CE25AF" w:rsidDel="006D1E97">
                <w:rPr>
                  <w:rFonts w:cs="Arial"/>
                  <w:lang w:val="en-US"/>
                </w:rPr>
                <w:delText>see: https://www.w3.org/TR/xmlschema11-2/#unsignedShort</w:delText>
              </w:r>
            </w:del>
          </w:p>
        </w:tc>
      </w:tr>
      <w:tr w:rsidR="006D1E97" w:rsidRPr="00C51190" w:rsidDel="006D1E97" w14:paraId="03AA9687" w14:textId="375BC5B6" w:rsidTr="00C72010">
        <w:trPr>
          <w:del w:id="2306" w:author="Boss, Birgit (Bosch)" w:date="2023-01-28T20:35:00Z"/>
        </w:trPr>
        <w:tc>
          <w:tcPr>
            <w:tcW w:w="4130" w:type="dxa"/>
            <w:shd w:val="clear" w:color="auto" w:fill="FFFFFF" w:themeFill="background1"/>
            <w:vAlign w:val="center"/>
          </w:tcPr>
          <w:p w14:paraId="0195A274" w14:textId="68AA9F7C" w:rsidR="006D1E97" w:rsidRPr="00373A9F" w:rsidDel="006D1E97" w:rsidRDefault="006D1E97" w:rsidP="006D1E97">
            <w:pPr>
              <w:rPr>
                <w:del w:id="2307" w:author="Boss, Birgit (Bosch)" w:date="2023-01-28T20:35:00Z"/>
                <w:lang w:val="en-US"/>
              </w:rPr>
            </w:pPr>
            <w:del w:id="2308" w:author="Boss, Birgit (Bosch)" w:date="2023-01-28T20:35:00Z">
              <w:r w:rsidRPr="00373A9F" w:rsidDel="006D1E97">
                <w:rPr>
                  <w:lang w:val="en-US"/>
                </w:rPr>
                <w:delText>xs:unsignedInt</w:delText>
              </w:r>
            </w:del>
          </w:p>
        </w:tc>
        <w:tc>
          <w:tcPr>
            <w:tcW w:w="5491" w:type="dxa"/>
            <w:shd w:val="clear" w:color="auto" w:fill="FFFFFF" w:themeFill="background1"/>
            <w:vAlign w:val="center"/>
          </w:tcPr>
          <w:p w14:paraId="6485FF93" w14:textId="6A1EB6E8" w:rsidR="006D1E97" w:rsidRPr="00CE25AF" w:rsidDel="006D1E97" w:rsidRDefault="006D1E97" w:rsidP="006D1E97">
            <w:pPr>
              <w:rPr>
                <w:del w:id="2309" w:author="Boss, Birgit (Bosch)" w:date="2023-01-28T20:35:00Z"/>
                <w:lang w:val="en-US"/>
              </w:rPr>
            </w:pPr>
            <w:del w:id="2310" w:author="Boss, Birgit (Bosch)" w:date="2023-01-28T20:35:00Z">
              <w:r w:rsidRPr="00CE25AF" w:rsidDel="006D1E97">
                <w:rPr>
                  <w:rFonts w:cs="Arial"/>
                  <w:lang w:val="en-US"/>
                </w:rPr>
                <w:delText>see: https://www.w3.org/TR/xmlschema11-2/#unsignedInt</w:delText>
              </w:r>
            </w:del>
          </w:p>
        </w:tc>
      </w:tr>
      <w:tr w:rsidR="006D1E97" w:rsidRPr="00C51190" w:rsidDel="006D1E97" w14:paraId="13BDFB90" w14:textId="171CAB0C" w:rsidTr="00C72010">
        <w:trPr>
          <w:del w:id="2311" w:author="Boss, Birgit (Bosch)" w:date="2023-01-28T20:35:00Z"/>
        </w:trPr>
        <w:tc>
          <w:tcPr>
            <w:tcW w:w="4130" w:type="dxa"/>
            <w:shd w:val="clear" w:color="auto" w:fill="FFFFFF" w:themeFill="background1"/>
            <w:vAlign w:val="center"/>
          </w:tcPr>
          <w:p w14:paraId="425D7C1B" w14:textId="20141639" w:rsidR="006D1E97" w:rsidRPr="00373A9F" w:rsidDel="006D1E97" w:rsidRDefault="006D1E97" w:rsidP="006D1E97">
            <w:pPr>
              <w:rPr>
                <w:del w:id="2312" w:author="Boss, Birgit (Bosch)" w:date="2023-01-28T20:35:00Z"/>
                <w:lang w:val="en-US"/>
              </w:rPr>
            </w:pPr>
            <w:del w:id="2313" w:author="Boss, Birgit (Bosch)" w:date="2023-01-28T20:35:00Z">
              <w:r w:rsidRPr="00373A9F" w:rsidDel="006D1E97">
                <w:rPr>
                  <w:lang w:val="en-US"/>
                </w:rPr>
                <w:delText>xs:unsignedLong</w:delText>
              </w:r>
            </w:del>
          </w:p>
        </w:tc>
        <w:tc>
          <w:tcPr>
            <w:tcW w:w="5491" w:type="dxa"/>
            <w:shd w:val="clear" w:color="auto" w:fill="FFFFFF" w:themeFill="background1"/>
            <w:vAlign w:val="center"/>
          </w:tcPr>
          <w:p w14:paraId="176EE117" w14:textId="6AA355BA" w:rsidR="006D1E97" w:rsidRPr="00CE25AF" w:rsidDel="006D1E97" w:rsidRDefault="006D1E97" w:rsidP="006D1E97">
            <w:pPr>
              <w:rPr>
                <w:del w:id="2314" w:author="Boss, Birgit (Bosch)" w:date="2023-01-28T20:35:00Z"/>
                <w:lang w:val="en-US"/>
              </w:rPr>
            </w:pPr>
            <w:del w:id="2315" w:author="Boss, Birgit (Bosch)" w:date="2023-01-28T20:35:00Z">
              <w:r w:rsidRPr="00CE25AF" w:rsidDel="006D1E97">
                <w:rPr>
                  <w:rFonts w:cs="Arial"/>
                  <w:lang w:val="en-US"/>
                </w:rPr>
                <w:delText>see: https://www.w3.org/TR/xmlschema11-2/#unsignedLong</w:delText>
              </w:r>
            </w:del>
          </w:p>
        </w:tc>
      </w:tr>
      <w:tr w:rsidR="006D1E97" w:rsidRPr="00C51190" w:rsidDel="006D1E97" w14:paraId="440774C0" w14:textId="294DC92F" w:rsidTr="00C72010">
        <w:trPr>
          <w:del w:id="2316" w:author="Boss, Birgit (Bosch)" w:date="2023-01-28T20:35:00Z"/>
        </w:trPr>
        <w:tc>
          <w:tcPr>
            <w:tcW w:w="4130" w:type="dxa"/>
            <w:shd w:val="clear" w:color="auto" w:fill="FFFFFF" w:themeFill="background1"/>
            <w:vAlign w:val="center"/>
          </w:tcPr>
          <w:p w14:paraId="7A686C5F" w14:textId="7BB0220A" w:rsidR="006D1E97" w:rsidRPr="00373A9F" w:rsidDel="006D1E97" w:rsidRDefault="006D1E97" w:rsidP="006D1E97">
            <w:pPr>
              <w:rPr>
                <w:del w:id="2317" w:author="Boss, Birgit (Bosch)" w:date="2023-01-28T20:35:00Z"/>
                <w:lang w:val="en-US"/>
              </w:rPr>
            </w:pPr>
            <w:del w:id="2318" w:author="Boss, Birgit (Bosch)" w:date="2023-01-28T20:35:00Z">
              <w:r w:rsidRPr="00373A9F" w:rsidDel="006D1E97">
                <w:rPr>
                  <w:lang w:val="en-US"/>
                </w:rPr>
                <w:delText>xs:unsignedShort</w:delText>
              </w:r>
            </w:del>
          </w:p>
        </w:tc>
        <w:tc>
          <w:tcPr>
            <w:tcW w:w="5491" w:type="dxa"/>
            <w:shd w:val="clear" w:color="auto" w:fill="FFFFFF" w:themeFill="background1"/>
            <w:vAlign w:val="center"/>
          </w:tcPr>
          <w:p w14:paraId="13126709" w14:textId="19E9617D" w:rsidR="006D1E97" w:rsidRPr="00CE25AF" w:rsidDel="006D1E97" w:rsidRDefault="006D1E97" w:rsidP="006D1E97">
            <w:pPr>
              <w:rPr>
                <w:del w:id="2319" w:author="Boss, Birgit (Bosch)" w:date="2023-01-28T20:35:00Z"/>
                <w:lang w:val="en-US"/>
              </w:rPr>
            </w:pPr>
            <w:del w:id="2320" w:author="Boss, Birgit (Bosch)" w:date="2023-01-28T20:35:00Z">
              <w:r w:rsidRPr="00CE25AF" w:rsidDel="006D1E97">
                <w:rPr>
                  <w:rFonts w:cs="Arial"/>
                  <w:lang w:val="en-US"/>
                </w:rPr>
                <w:delText>see: https://www.w3.org/TR/xmlschema11-2/#unsignedShort</w:delText>
              </w:r>
            </w:del>
          </w:p>
        </w:tc>
      </w:tr>
    </w:tbl>
    <w:p w14:paraId="27DD6F4C" w14:textId="77777777" w:rsidR="002D5BEB" w:rsidRPr="00CE25AF" w:rsidRDefault="002D5BEB" w:rsidP="00152674">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328"/>
      </w:tblGrid>
      <w:tr w:rsidR="00152674" w:rsidRPr="00CE25AF" w14:paraId="39E7F528" w14:textId="77777777" w:rsidTr="00482FC3">
        <w:trPr>
          <w:tblHeader/>
        </w:trPr>
        <w:tc>
          <w:tcPr>
            <w:tcW w:w="2689" w:type="dxa"/>
            <w:shd w:val="clear" w:color="auto" w:fill="0778A5"/>
          </w:tcPr>
          <w:p w14:paraId="2FF36440" w14:textId="3FB669A3" w:rsidR="00152674" w:rsidRPr="00373A9F" w:rsidRDefault="00152674" w:rsidP="00817F5B">
            <w:pPr>
              <w:rPr>
                <w:color w:val="FFFFFF" w:themeColor="background1"/>
                <w:lang w:val="en-US"/>
              </w:rPr>
            </w:pPr>
            <w:r w:rsidRPr="00373A9F">
              <w:rPr>
                <w:color w:val="FFFFFF" w:themeColor="background1"/>
                <w:lang w:val="en-US"/>
              </w:rPr>
              <w:t>Enumeration:</w:t>
            </w:r>
          </w:p>
        </w:tc>
        <w:tc>
          <w:tcPr>
            <w:tcW w:w="6328" w:type="dxa"/>
          </w:tcPr>
          <w:p w14:paraId="2759C504" w14:textId="77777777" w:rsidR="00152674" w:rsidRPr="00373A9F" w:rsidRDefault="00152674" w:rsidP="00817F5B">
            <w:pPr>
              <w:rPr>
                <w:lang w:val="en-US"/>
              </w:rPr>
            </w:pPr>
            <w:proofErr w:type="spellStart"/>
            <w:r w:rsidRPr="00373A9F">
              <w:rPr>
                <w:lang w:val="en-US"/>
              </w:rPr>
              <w:t>DataTypeDefRdf</w:t>
            </w:r>
            <w:proofErr w:type="spellEnd"/>
          </w:p>
        </w:tc>
      </w:tr>
      <w:tr w:rsidR="00152674" w:rsidRPr="00C51190" w14:paraId="2EA9A01C" w14:textId="77777777" w:rsidTr="00482FC3">
        <w:tc>
          <w:tcPr>
            <w:tcW w:w="2689" w:type="dxa"/>
            <w:tcBorders>
              <w:bottom w:val="single" w:sz="4" w:space="0" w:color="auto"/>
            </w:tcBorders>
            <w:shd w:val="clear" w:color="auto" w:fill="0778A5"/>
          </w:tcPr>
          <w:p w14:paraId="12B4DD0B" w14:textId="77777777" w:rsidR="00152674" w:rsidRPr="00373A9F" w:rsidRDefault="00152674" w:rsidP="00817F5B">
            <w:pPr>
              <w:rPr>
                <w:color w:val="FFFFFF" w:themeColor="background1"/>
                <w:lang w:val="en-US"/>
              </w:rPr>
            </w:pPr>
            <w:r w:rsidRPr="00373A9F">
              <w:rPr>
                <w:color w:val="FFFFFF" w:themeColor="background1"/>
                <w:lang w:val="en-US"/>
              </w:rPr>
              <w:t>Explanation:</w:t>
            </w:r>
          </w:p>
        </w:tc>
        <w:tc>
          <w:tcPr>
            <w:tcW w:w="6328" w:type="dxa"/>
            <w:tcBorders>
              <w:bottom w:val="single" w:sz="4" w:space="0" w:color="auto"/>
            </w:tcBorders>
          </w:tcPr>
          <w:p w14:paraId="3F90BCD9" w14:textId="77777777" w:rsidR="00152674" w:rsidRPr="00CE25AF" w:rsidRDefault="00152674" w:rsidP="00817F5B">
            <w:pPr>
              <w:rPr>
                <w:lang w:val="en-US"/>
              </w:rPr>
            </w:pPr>
            <w:r w:rsidRPr="00CE25AF">
              <w:rPr>
                <w:lang w:val="en-US"/>
              </w:rPr>
              <w:t xml:space="preserve">Enumeration listing all RDF types </w:t>
            </w:r>
          </w:p>
        </w:tc>
      </w:tr>
      <w:tr w:rsidR="00152674" w:rsidRPr="00CE25AF" w14:paraId="378FC45F" w14:textId="77777777" w:rsidTr="00482FC3">
        <w:tc>
          <w:tcPr>
            <w:tcW w:w="2689" w:type="dxa"/>
            <w:tcBorders>
              <w:bottom w:val="single" w:sz="4" w:space="0" w:color="auto"/>
            </w:tcBorders>
            <w:shd w:val="clear" w:color="auto" w:fill="0778A5"/>
          </w:tcPr>
          <w:p w14:paraId="3C700C64" w14:textId="77777777" w:rsidR="00152674" w:rsidRPr="00373A9F" w:rsidRDefault="00152674" w:rsidP="00817F5B">
            <w:pPr>
              <w:rPr>
                <w:color w:val="FFFFFF" w:themeColor="background1"/>
                <w:lang w:val="en-US"/>
              </w:rPr>
            </w:pPr>
            <w:r w:rsidRPr="00373A9F">
              <w:rPr>
                <w:color w:val="FFFFFF" w:themeColor="background1"/>
                <w:lang w:val="en-US"/>
              </w:rPr>
              <w:t>Set of:</w:t>
            </w:r>
          </w:p>
        </w:tc>
        <w:tc>
          <w:tcPr>
            <w:tcW w:w="6328" w:type="dxa"/>
            <w:tcBorders>
              <w:bottom w:val="single" w:sz="4" w:space="0" w:color="auto"/>
            </w:tcBorders>
          </w:tcPr>
          <w:p w14:paraId="31983757" w14:textId="77777777" w:rsidR="00152674" w:rsidRPr="00373A9F" w:rsidRDefault="00152674" w:rsidP="00817F5B">
            <w:pPr>
              <w:rPr>
                <w:lang w:val="en-US"/>
              </w:rPr>
            </w:pPr>
            <w:r w:rsidRPr="00373A9F">
              <w:rPr>
                <w:lang w:val="en-US"/>
              </w:rPr>
              <w:t xml:space="preserve">-- </w:t>
            </w:r>
          </w:p>
        </w:tc>
      </w:tr>
      <w:tr w:rsidR="00482FC3" w:rsidRPr="00CE25AF" w14:paraId="05FE9D45" w14:textId="77777777" w:rsidTr="00482FC3">
        <w:tc>
          <w:tcPr>
            <w:tcW w:w="2689" w:type="dxa"/>
            <w:shd w:val="clear" w:color="auto" w:fill="0778A5"/>
          </w:tcPr>
          <w:p w14:paraId="216D3A18" w14:textId="77777777" w:rsidR="00152674" w:rsidRPr="00373A9F" w:rsidRDefault="00152674" w:rsidP="00817F5B">
            <w:pPr>
              <w:rPr>
                <w:color w:val="FFFFFF" w:themeColor="background1"/>
                <w:lang w:val="en-US"/>
              </w:rPr>
            </w:pPr>
            <w:r w:rsidRPr="00373A9F">
              <w:rPr>
                <w:color w:val="FFFFFF" w:themeColor="background1"/>
                <w:lang w:val="en-US"/>
              </w:rPr>
              <w:t>Literal</w:t>
            </w:r>
          </w:p>
        </w:tc>
        <w:tc>
          <w:tcPr>
            <w:tcW w:w="6328" w:type="dxa"/>
            <w:shd w:val="clear" w:color="auto" w:fill="0778A5"/>
          </w:tcPr>
          <w:p w14:paraId="765A6C6E" w14:textId="77777777" w:rsidR="00152674" w:rsidRPr="00373A9F" w:rsidRDefault="00152674" w:rsidP="00817F5B">
            <w:pPr>
              <w:rPr>
                <w:color w:val="FFFFFF" w:themeColor="background1"/>
                <w:lang w:val="en-US"/>
              </w:rPr>
            </w:pPr>
            <w:r w:rsidRPr="00373A9F">
              <w:rPr>
                <w:color w:val="FFFFFF" w:themeColor="background1"/>
                <w:lang w:val="en-US"/>
              </w:rPr>
              <w:t>Explanation</w:t>
            </w:r>
          </w:p>
        </w:tc>
      </w:tr>
      <w:tr w:rsidR="00152674" w:rsidRPr="00C51190" w14:paraId="16A12BA1" w14:textId="77777777" w:rsidTr="00817F5B">
        <w:tc>
          <w:tcPr>
            <w:tcW w:w="2689" w:type="dxa"/>
            <w:shd w:val="clear" w:color="auto" w:fill="FFFFFF" w:themeFill="background1"/>
          </w:tcPr>
          <w:p w14:paraId="13E4035C" w14:textId="1100F69D" w:rsidR="00152674" w:rsidRPr="00373A9F" w:rsidRDefault="00F92B5C" w:rsidP="00817F5B">
            <w:pPr>
              <w:rPr>
                <w:lang w:val="en-US"/>
              </w:rPr>
            </w:pPr>
            <w:proofErr w:type="spellStart"/>
            <w:r w:rsidRPr="00373A9F">
              <w:rPr>
                <w:lang w:val="en-US"/>
              </w:rPr>
              <w:t>rdf:</w:t>
            </w:r>
            <w:r w:rsidR="00152674" w:rsidRPr="00373A9F">
              <w:rPr>
                <w:lang w:val="en-US"/>
              </w:rPr>
              <w:t>langString</w:t>
            </w:r>
            <w:proofErr w:type="spellEnd"/>
          </w:p>
        </w:tc>
        <w:tc>
          <w:tcPr>
            <w:tcW w:w="6328" w:type="dxa"/>
            <w:shd w:val="clear" w:color="auto" w:fill="FFFFFF" w:themeFill="background1"/>
          </w:tcPr>
          <w:p w14:paraId="2D61A91B" w14:textId="77777777" w:rsidR="00152674" w:rsidRPr="00CE25AF" w:rsidRDefault="00152674" w:rsidP="00817F5B">
            <w:pPr>
              <w:rPr>
                <w:lang w:val="en-US"/>
              </w:rPr>
            </w:pPr>
            <w:r w:rsidRPr="00CE25AF">
              <w:rPr>
                <w:lang w:val="en-US"/>
              </w:rPr>
              <w:t>String with a language tag</w:t>
            </w:r>
          </w:p>
        </w:tc>
      </w:tr>
    </w:tbl>
    <w:p w14:paraId="40138985" w14:textId="77777777" w:rsidR="00152674" w:rsidRPr="00CE25AF" w:rsidRDefault="00152674" w:rsidP="00152674">
      <w:pPr>
        <w:rPr>
          <w:lang w:val="en-US"/>
        </w:rPr>
      </w:pPr>
    </w:p>
    <w:p w14:paraId="488F787A" w14:textId="648214E9" w:rsidR="00152674" w:rsidRPr="00CE25AF" w:rsidRDefault="00152674" w:rsidP="00152674">
      <w:pPr>
        <w:rPr>
          <w:lang w:val="en-US"/>
        </w:rPr>
      </w:pPr>
      <w:r w:rsidRPr="00CE25AF">
        <w:rPr>
          <w:lang w:val="en-US"/>
        </w:rPr>
        <w:t>RDF requires IETF BCP 47</w:t>
      </w:r>
      <w:r w:rsidRPr="00373A9F">
        <w:rPr>
          <w:rStyle w:val="FootnoteReference"/>
          <w:lang w:val="en-US"/>
        </w:rPr>
        <w:footnoteReference w:id="30"/>
      </w:r>
      <w:r w:rsidRPr="00CE25AF">
        <w:rPr>
          <w:lang w:val="en-US"/>
        </w:rPr>
        <w:t xml:space="preserve"> language tags</w:t>
      </w:r>
      <w:r w:rsidR="0084773E" w:rsidRPr="00CE25AF">
        <w:rPr>
          <w:lang w:val="en-US"/>
        </w:rPr>
        <w:t>. S</w:t>
      </w:r>
      <w:r w:rsidRPr="00CE25AF">
        <w:rPr>
          <w:lang w:val="en-US"/>
        </w:rPr>
        <w:t xml:space="preserve">imple two-letter language tags for </w:t>
      </w:r>
      <w:r w:rsidR="0084773E" w:rsidRPr="00CE25AF">
        <w:rPr>
          <w:lang w:val="en-US"/>
        </w:rPr>
        <w:t>l</w:t>
      </w:r>
      <w:r w:rsidRPr="00CE25AF">
        <w:rPr>
          <w:lang w:val="en-US"/>
        </w:rPr>
        <w:t xml:space="preserve">ocales like </w:t>
      </w:r>
      <w:r w:rsidR="00F639CD" w:rsidRPr="00CE25AF">
        <w:rPr>
          <w:lang w:val="en-US"/>
        </w:rPr>
        <w:t>"</w:t>
      </w:r>
      <w:r w:rsidRPr="00CE25AF">
        <w:rPr>
          <w:lang w:val="en-US"/>
        </w:rPr>
        <w:t>de</w:t>
      </w:r>
      <w:r w:rsidR="00F639CD" w:rsidRPr="00CE25AF">
        <w:rPr>
          <w:lang w:val="en-US"/>
        </w:rPr>
        <w:t>"</w:t>
      </w:r>
      <w:r w:rsidRPr="00CE25AF">
        <w:rPr>
          <w:lang w:val="en-US"/>
        </w:rPr>
        <w:t xml:space="preserve"> </w:t>
      </w:r>
      <w:r w:rsidRPr="006C5C0E">
        <w:rPr>
          <w:lang w:val="en-US"/>
        </w:rPr>
        <w:t>conformant to</w:t>
      </w:r>
      <w:r w:rsidRPr="00CE25AF">
        <w:rPr>
          <w:lang w:val="en-US"/>
        </w:rPr>
        <w:t xml:space="preserve"> ISO 639-1 are allowed</w:t>
      </w:r>
      <w:r w:rsidR="0084773E" w:rsidRPr="00CE25AF">
        <w:rPr>
          <w:lang w:val="en-US"/>
        </w:rPr>
        <w:t>,</w:t>
      </w:r>
      <w:r w:rsidRPr="00CE25AF">
        <w:rPr>
          <w:lang w:val="en-US"/>
        </w:rPr>
        <w:t xml:space="preserve"> as well as language tags plus extension like </w:t>
      </w:r>
      <w:r w:rsidR="00F639CD" w:rsidRPr="00CE25AF">
        <w:rPr>
          <w:lang w:val="en-US"/>
        </w:rPr>
        <w:t>"</w:t>
      </w:r>
      <w:r w:rsidRPr="00CE25AF">
        <w:rPr>
          <w:lang w:val="en-US"/>
        </w:rPr>
        <w:t>de-DE</w:t>
      </w:r>
      <w:r w:rsidR="00F639CD" w:rsidRPr="00CE25AF">
        <w:rPr>
          <w:lang w:val="en-US"/>
        </w:rPr>
        <w:t>"</w:t>
      </w:r>
      <w:r w:rsidRPr="00CE25AF">
        <w:rPr>
          <w:lang w:val="en-US"/>
        </w:rPr>
        <w:t xml:space="preserve"> for country code, dialect</w:t>
      </w:r>
      <w:r w:rsidR="0084773E" w:rsidRPr="00CE25AF">
        <w:rPr>
          <w:lang w:val="en-US"/>
        </w:rPr>
        <w:t>,</w:t>
      </w:r>
      <w:r w:rsidRPr="00CE25AF">
        <w:rPr>
          <w:lang w:val="en-US"/>
        </w:rPr>
        <w:t xml:space="preserve"> etc. like in </w:t>
      </w:r>
      <w:r w:rsidR="00F639CD" w:rsidRPr="00CE25AF">
        <w:rPr>
          <w:lang w:val="en-US"/>
        </w:rPr>
        <w:t>"</w:t>
      </w:r>
      <w:proofErr w:type="spellStart"/>
      <w:r w:rsidRPr="00CE25AF">
        <w:rPr>
          <w:lang w:val="en-US"/>
        </w:rPr>
        <w:t>en</w:t>
      </w:r>
      <w:proofErr w:type="spellEnd"/>
      <w:r w:rsidRPr="00CE25AF">
        <w:rPr>
          <w:lang w:val="en-US"/>
        </w:rPr>
        <w:t>-US</w:t>
      </w:r>
      <w:r w:rsidR="00F639CD" w:rsidRPr="00CE25AF">
        <w:rPr>
          <w:lang w:val="en-US"/>
        </w:rPr>
        <w:t>"</w:t>
      </w:r>
      <w:r w:rsidRPr="00CE25AF">
        <w:rPr>
          <w:lang w:val="en-US"/>
        </w:rPr>
        <w:t xml:space="preserve"> </w:t>
      </w:r>
      <w:r w:rsidR="004E069D">
        <w:rPr>
          <w:lang w:val="en-US"/>
        </w:rPr>
        <w:t xml:space="preserve">for </w:t>
      </w:r>
      <w:r w:rsidR="004E069D" w:rsidRPr="00CE25AF">
        <w:rPr>
          <w:lang w:val="en-US"/>
        </w:rPr>
        <w:t xml:space="preserve">English (United States) </w:t>
      </w:r>
      <w:r w:rsidRPr="00CE25AF">
        <w:rPr>
          <w:lang w:val="en-US"/>
        </w:rPr>
        <w:t xml:space="preserve">or </w:t>
      </w:r>
      <w:r w:rsidR="00F639CD" w:rsidRPr="00CE25AF">
        <w:rPr>
          <w:lang w:val="en-US"/>
        </w:rPr>
        <w:t>"</w:t>
      </w:r>
      <w:proofErr w:type="spellStart"/>
      <w:r w:rsidRPr="00CE25AF">
        <w:rPr>
          <w:lang w:val="en-US"/>
        </w:rPr>
        <w:t>en</w:t>
      </w:r>
      <w:proofErr w:type="spellEnd"/>
      <w:r w:rsidRPr="00CE25AF">
        <w:rPr>
          <w:lang w:val="en-US"/>
        </w:rPr>
        <w:t>-GB</w:t>
      </w:r>
      <w:r w:rsidR="00F639CD" w:rsidRPr="00CE25AF">
        <w:rPr>
          <w:lang w:val="en-US"/>
        </w:rPr>
        <w:t>"</w:t>
      </w:r>
      <w:r w:rsidRPr="00CE25AF">
        <w:rPr>
          <w:lang w:val="en-US"/>
        </w:rPr>
        <w:t xml:space="preserve"> for English</w:t>
      </w:r>
      <w:r w:rsidR="0084773E" w:rsidRPr="00CE25AF">
        <w:rPr>
          <w:lang w:val="en-US"/>
        </w:rPr>
        <w:t xml:space="preserve"> (United Kingdom)</w:t>
      </w:r>
      <w:r w:rsidRPr="00CE25AF">
        <w:rPr>
          <w:lang w:val="en-US"/>
        </w:rPr>
        <w:t>. IETF language tags are referencing ISO 639, ISO 3166 and ISO 15924.</w:t>
      </w:r>
    </w:p>
    <w:p w14:paraId="430DACE6" w14:textId="42EA01C6" w:rsidR="00152674" w:rsidRPr="00CE25AF" w:rsidRDefault="00152674" w:rsidP="00110904">
      <w:pPr>
        <w:pStyle w:val="Caption"/>
      </w:pPr>
      <w:bookmarkStart w:id="2321" w:name="_Ref114864132"/>
      <w:bookmarkStart w:id="2322" w:name="_Toc125537877"/>
      <w:r w:rsidRPr="00CE25AF">
        <w:lastRenderedPageBreak/>
        <w:t xml:space="preserve">Figure </w:t>
      </w:r>
      <w:r w:rsidR="00561536">
        <w:fldChar w:fldCharType="begin"/>
      </w:r>
      <w:r w:rsidR="00561536">
        <w:instrText xml:space="preserve"> SEQ Figure \* ARABIC </w:instrText>
      </w:r>
      <w:r w:rsidR="00561536">
        <w:fldChar w:fldCharType="separate"/>
      </w:r>
      <w:r w:rsidR="00F511DE">
        <w:rPr>
          <w:noProof/>
        </w:rPr>
        <w:t>54</w:t>
      </w:r>
      <w:r w:rsidR="00561536">
        <w:fldChar w:fldCharType="end"/>
      </w:r>
      <w:bookmarkEnd w:id="2321"/>
      <w:r w:rsidRPr="00CE25AF">
        <w:t xml:space="preserve"> Built-In Types of XML Schema Definition 1.</w:t>
      </w:r>
      <w:r w:rsidR="00FA4324" w:rsidRPr="00CE25AF">
        <w:t>0</w:t>
      </w:r>
      <w:r w:rsidRPr="00CE25AF">
        <w:t xml:space="preserve"> (XSD)</w:t>
      </w:r>
      <w:r w:rsidR="00FA4324" w:rsidRPr="00CE25AF">
        <w:rPr>
          <w:rStyle w:val="FootnoteReference"/>
        </w:rPr>
        <w:footnoteReference w:id="31"/>
      </w:r>
      <w:bookmarkEnd w:id="2322"/>
    </w:p>
    <w:p w14:paraId="7EAEBF74" w14:textId="2528EC02" w:rsidR="00152674" w:rsidRPr="00CE25AF" w:rsidRDefault="00FA4324" w:rsidP="006E71A7">
      <w:pPr>
        <w:pStyle w:val="Figure"/>
        <w:rPr>
          <w:lang w:val="en-US"/>
        </w:rPr>
      </w:pPr>
      <w:r w:rsidRPr="00CE25AF">
        <w:rPr>
          <w:lang w:val="en-US"/>
        </w:rPr>
        <w:t xml:space="preserve"> </w:t>
      </w:r>
      <w:r w:rsidRPr="00373A9F">
        <w:rPr>
          <w:lang w:val="en-US"/>
        </w:rPr>
        <w:drawing>
          <wp:anchor distT="0" distB="0" distL="114300" distR="114300" simplePos="0" relativeHeight="252641280" behindDoc="0" locked="0" layoutInCell="1" allowOverlap="1" wp14:anchorId="75D55E0A" wp14:editId="15859FD8">
            <wp:simplePos x="0" y="0"/>
            <wp:positionH relativeFrom="column">
              <wp:posOffset>0</wp:posOffset>
            </wp:positionH>
            <wp:positionV relativeFrom="paragraph">
              <wp:posOffset>320040</wp:posOffset>
            </wp:positionV>
            <wp:extent cx="6120765" cy="6802755"/>
            <wp:effectExtent l="0" t="0" r="0" b="0"/>
            <wp:wrapTopAndBottom/>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0765" cy="6802755"/>
                    </a:xfrm>
                    <a:prstGeom prst="rect">
                      <a:avLst/>
                    </a:prstGeom>
                  </pic:spPr>
                </pic:pic>
              </a:graphicData>
            </a:graphic>
          </wp:anchor>
        </w:drawing>
      </w:r>
    </w:p>
    <w:p w14:paraId="08D88768" w14:textId="56754E2E" w:rsidR="00046240" w:rsidRPr="00373A9F" w:rsidRDefault="00791F8C" w:rsidP="004E069D">
      <w:pPr>
        <w:pStyle w:val="Heading3"/>
        <w:numPr>
          <w:ilvl w:val="2"/>
          <w:numId w:val="53"/>
        </w:numPr>
        <w:rPr>
          <w:lang w:val="en-US"/>
        </w:rPr>
      </w:pPr>
      <w:r w:rsidRPr="00CE25AF">
        <w:rPr>
          <w:lang w:val="en-US"/>
        </w:rPr>
        <w:t xml:space="preserve"> </w:t>
      </w:r>
      <w:bookmarkStart w:id="2323" w:name="_Toc125227922"/>
      <w:bookmarkStart w:id="2324" w:name="_Toc125537709"/>
      <w:r w:rsidR="00FB4CC3" w:rsidRPr="00373A9F">
        <w:rPr>
          <w:lang w:val="en-US"/>
        </w:rPr>
        <w:t>Constraints: Global</w:t>
      </w:r>
      <w:r w:rsidR="00046240" w:rsidRPr="00373A9F">
        <w:rPr>
          <w:lang w:val="en-US"/>
        </w:rPr>
        <w:t xml:space="preserve"> Invariants</w:t>
      </w:r>
      <w:bookmarkEnd w:id="2078"/>
      <w:bookmarkEnd w:id="2323"/>
      <w:bookmarkEnd w:id="2324"/>
    </w:p>
    <w:p w14:paraId="2F9382BE" w14:textId="7116CED9" w:rsidR="00AD49EA" w:rsidRPr="00373A9F" w:rsidRDefault="00AD49EA" w:rsidP="00E805F8">
      <w:pPr>
        <w:pStyle w:val="Heading4"/>
        <w:numPr>
          <w:ilvl w:val="3"/>
          <w:numId w:val="53"/>
        </w:numPr>
        <w:rPr>
          <w:lang w:val="en-US"/>
        </w:rPr>
      </w:pPr>
      <w:r w:rsidRPr="00373A9F">
        <w:rPr>
          <w:lang w:val="en-US"/>
        </w:rPr>
        <w:t>Introduction</w:t>
      </w:r>
    </w:p>
    <w:p w14:paraId="75CF5514" w14:textId="1B2AD402" w:rsidR="00046240" w:rsidRPr="00CE25AF" w:rsidRDefault="0084773E" w:rsidP="00C72010">
      <w:pPr>
        <w:keepNext/>
        <w:keepLines/>
        <w:rPr>
          <w:lang w:val="en-US"/>
        </w:rPr>
      </w:pPr>
      <w:r w:rsidRPr="00CE25AF">
        <w:rPr>
          <w:lang w:val="en-US"/>
        </w:rPr>
        <w:t xml:space="preserve">This clause documents </w:t>
      </w:r>
      <w:r w:rsidR="00046240" w:rsidRPr="00CE25AF">
        <w:rPr>
          <w:lang w:val="en-US"/>
        </w:rPr>
        <w:t>constraints</w:t>
      </w:r>
      <w:r w:rsidR="00FB4CC3" w:rsidRPr="00CE25AF">
        <w:rPr>
          <w:lang w:val="en-US"/>
        </w:rPr>
        <w:t xml:space="preserve"> </w:t>
      </w:r>
      <w:r w:rsidR="008C02D4" w:rsidRPr="00CE25AF">
        <w:rPr>
          <w:lang w:val="en-US"/>
        </w:rPr>
        <w:t>that represent</w:t>
      </w:r>
      <w:r w:rsidR="00FB4CC3" w:rsidRPr="00CE25AF">
        <w:rPr>
          <w:lang w:val="en-US"/>
        </w:rPr>
        <w:t xml:space="preserve"> global invariants</w:t>
      </w:r>
      <w:r w:rsidR="008C02D4" w:rsidRPr="00CE25AF">
        <w:rPr>
          <w:lang w:val="en-US"/>
        </w:rPr>
        <w:t xml:space="preserve">, i.e. constraints </w:t>
      </w:r>
      <w:r w:rsidR="00046240" w:rsidRPr="00CE25AF">
        <w:rPr>
          <w:lang w:val="en-US"/>
        </w:rPr>
        <w:t>that cannot be assigned to a single class.</w:t>
      </w:r>
    </w:p>
    <w:p w14:paraId="2DFFD83A" w14:textId="229198BA" w:rsidR="00046240" w:rsidRPr="00CE25AF" w:rsidRDefault="00A249FA" w:rsidP="00C72010">
      <w:pPr>
        <w:keepNext/>
        <w:keepLines/>
        <w:rPr>
          <w:lang w:val="en-US"/>
        </w:rPr>
      </w:pPr>
      <w:r w:rsidRPr="00CE25AF">
        <w:rPr>
          <w:lang w:val="en-US"/>
        </w:rPr>
        <w:t>In contrast, a</w:t>
      </w:r>
      <w:r w:rsidR="00046240" w:rsidRPr="00CE25AF">
        <w:rPr>
          <w:lang w:val="en-US"/>
        </w:rPr>
        <w:t xml:space="preserve"> class invariant is a constraint that must be true for all instances of a class at any time. </w:t>
      </w:r>
      <w:r w:rsidR="008C02D4" w:rsidRPr="00CE25AF">
        <w:rPr>
          <w:lang w:val="en-US"/>
        </w:rPr>
        <w:t>They are documented as part of the class specification.</w:t>
      </w:r>
    </w:p>
    <w:p w14:paraId="4B16FB91" w14:textId="2A796401" w:rsidR="00046240" w:rsidRPr="00373A9F" w:rsidRDefault="001277DE" w:rsidP="00E805F8">
      <w:pPr>
        <w:pStyle w:val="Heading4"/>
        <w:numPr>
          <w:ilvl w:val="3"/>
          <w:numId w:val="53"/>
        </w:numPr>
        <w:rPr>
          <w:lang w:val="en-US"/>
        </w:rPr>
      </w:pPr>
      <w:bookmarkStart w:id="2325" w:name="_Ref110959824"/>
      <w:r w:rsidRPr="00373A9F">
        <w:rPr>
          <w:lang w:val="en-US"/>
        </w:rPr>
        <w:t xml:space="preserve">Constraints for </w:t>
      </w:r>
      <w:proofErr w:type="spellStart"/>
      <w:r w:rsidR="00AD5816" w:rsidRPr="00373A9F">
        <w:rPr>
          <w:lang w:val="en-US"/>
        </w:rPr>
        <w:t>Referables</w:t>
      </w:r>
      <w:proofErr w:type="spellEnd"/>
      <w:r w:rsidR="00AD5816" w:rsidRPr="00373A9F">
        <w:rPr>
          <w:lang w:val="en-US"/>
        </w:rPr>
        <w:t xml:space="preserve"> and </w:t>
      </w:r>
      <w:proofErr w:type="spellStart"/>
      <w:r w:rsidR="00AD5816" w:rsidRPr="00373A9F">
        <w:rPr>
          <w:lang w:val="en-US"/>
        </w:rPr>
        <w:t>Identifiables</w:t>
      </w:r>
      <w:bookmarkEnd w:id="2325"/>
      <w:proofErr w:type="spellEnd"/>
    </w:p>
    <w:p w14:paraId="69E75172" w14:textId="414A4588" w:rsidR="00154651" w:rsidRPr="00CE25AF" w:rsidRDefault="005B39CB" w:rsidP="00046240">
      <w:pPr>
        <w:pStyle w:val="Constraint"/>
        <w:framePr w:wrap="auto" w:vAnchor="margin" w:yAlign="inline"/>
        <w:rPr>
          <w:lang w:val="en-US"/>
        </w:rPr>
      </w:pPr>
      <w:r w:rsidRPr="00CE25AF">
        <w:rPr>
          <w:u w:val="single"/>
          <w:lang w:val="en-US"/>
        </w:rPr>
        <w:lastRenderedPageBreak/>
        <w:t>Constraint AAS</w:t>
      </w:r>
      <w:r w:rsidR="00046240" w:rsidRPr="00CE25AF">
        <w:rPr>
          <w:u w:val="single"/>
          <w:lang w:val="en-US"/>
        </w:rPr>
        <w:t>d-117:</w:t>
      </w:r>
      <w:r w:rsidR="00046240" w:rsidRPr="00CE25AF">
        <w:rPr>
          <w:lang w:val="en-US"/>
        </w:rPr>
        <w:t xml:space="preserve"> </w:t>
      </w:r>
      <w:proofErr w:type="spellStart"/>
      <w:r w:rsidR="00AD5816" w:rsidRPr="00CE25AF">
        <w:rPr>
          <w:i/>
          <w:iCs/>
          <w:lang w:val="en-US"/>
        </w:rPr>
        <w:t>idShort</w:t>
      </w:r>
      <w:proofErr w:type="spellEnd"/>
      <w:r w:rsidR="00AD5816" w:rsidRPr="00CE25AF">
        <w:rPr>
          <w:lang w:val="en-US"/>
        </w:rPr>
        <w:t xml:space="preserve"> of non-identifiable </w:t>
      </w:r>
      <w:proofErr w:type="spellStart"/>
      <w:r w:rsidR="00AD5816" w:rsidRPr="00CE25AF">
        <w:rPr>
          <w:i/>
          <w:iCs/>
          <w:lang w:val="en-US"/>
        </w:rPr>
        <w:t>Referable</w:t>
      </w:r>
      <w:r w:rsidR="00AD5816" w:rsidRPr="00CE25AF">
        <w:rPr>
          <w:lang w:val="en-US"/>
        </w:rPr>
        <w:t>s</w:t>
      </w:r>
      <w:proofErr w:type="spellEnd"/>
      <w:r w:rsidR="00AD5816" w:rsidRPr="00CE25AF">
        <w:rPr>
          <w:lang w:val="en-US"/>
        </w:rPr>
        <w:t xml:space="preserve"> </w:t>
      </w:r>
      <w:r w:rsidR="00154651" w:rsidRPr="00CE25AF">
        <w:rPr>
          <w:lang w:val="en-US"/>
        </w:rPr>
        <w:t>not being a direct child of a</w:t>
      </w:r>
      <w:r w:rsidR="00CA0944" w:rsidRPr="00CE25AF">
        <w:rPr>
          <w:lang w:val="en-US"/>
        </w:rPr>
        <w:t xml:space="preserve"> </w:t>
      </w:r>
      <w:proofErr w:type="spellStart"/>
      <w:r w:rsidR="00CA0944" w:rsidRPr="00CE25AF">
        <w:rPr>
          <w:i/>
          <w:iCs/>
          <w:lang w:val="en-US"/>
        </w:rPr>
        <w:t>SubmodelElementList</w:t>
      </w:r>
      <w:proofErr w:type="spellEnd"/>
      <w:r w:rsidR="00CA0944" w:rsidRPr="00CE25AF">
        <w:rPr>
          <w:lang w:val="en-US"/>
        </w:rPr>
        <w:t xml:space="preserve"> </w:t>
      </w:r>
      <w:r w:rsidR="00AD5816" w:rsidRPr="00CE25AF">
        <w:rPr>
          <w:lang w:val="en-US"/>
        </w:rPr>
        <w:t>shall be specified</w:t>
      </w:r>
      <w:r w:rsidR="00154651" w:rsidRPr="00CE25AF">
        <w:rPr>
          <w:lang w:val="en-US"/>
        </w:rPr>
        <w:t>.</w:t>
      </w:r>
    </w:p>
    <w:p w14:paraId="56BA9E47" w14:textId="0B41673B" w:rsidR="00046240" w:rsidRPr="00CE25AF" w:rsidRDefault="00154651" w:rsidP="00373A9F">
      <w:pPr>
        <w:pStyle w:val="NOTE"/>
        <w:ind w:left="284" w:firstLine="0"/>
        <w:rPr>
          <w:lang w:val="en-US"/>
        </w:rPr>
      </w:pPr>
      <w:r w:rsidRPr="00CE25AF">
        <w:rPr>
          <w:lang w:val="en-US"/>
        </w:rPr>
        <w:t xml:space="preserve">Note: </w:t>
      </w:r>
      <w:r w:rsidR="00A249FA" w:rsidRPr="00CE25AF">
        <w:rPr>
          <w:lang w:val="en-US"/>
        </w:rPr>
        <w:t>i</w:t>
      </w:r>
      <w:r w:rsidRPr="00CE25AF">
        <w:rPr>
          <w:lang w:val="en-US"/>
        </w:rPr>
        <w:t>n other word</w:t>
      </w:r>
      <w:r w:rsidR="00A249FA" w:rsidRPr="00CE25AF">
        <w:rPr>
          <w:lang w:val="en-US"/>
        </w:rPr>
        <w:t>s</w:t>
      </w:r>
      <w:r w:rsidRPr="00CE25AF">
        <w:rPr>
          <w:lang w:val="en-US"/>
        </w:rPr>
        <w:t xml:space="preserve"> (AASd-117)</w:t>
      </w:r>
      <w:r w:rsidR="00A249FA" w:rsidRPr="00CE25AF">
        <w:rPr>
          <w:lang w:val="en-US"/>
        </w:rPr>
        <w:t>,</w:t>
      </w:r>
      <w:r w:rsidR="00AD5816" w:rsidRPr="00CE25AF">
        <w:rPr>
          <w:lang w:val="en-US"/>
        </w:rPr>
        <w:t xml:space="preserve"> </w:t>
      </w:r>
      <w:proofErr w:type="spellStart"/>
      <w:r w:rsidR="00AD5816" w:rsidRPr="00CE25AF">
        <w:rPr>
          <w:i/>
          <w:iCs/>
          <w:lang w:val="en-US"/>
        </w:rPr>
        <w:t>idShor</w:t>
      </w:r>
      <w:r w:rsidR="00AD5816" w:rsidRPr="00CE25AF">
        <w:rPr>
          <w:lang w:val="en-US"/>
        </w:rPr>
        <w:t>t</w:t>
      </w:r>
      <w:proofErr w:type="spellEnd"/>
      <w:r w:rsidR="00AD5816" w:rsidRPr="00CE25AF">
        <w:rPr>
          <w:lang w:val="en-US"/>
        </w:rPr>
        <w:t xml:space="preserve"> is mandatory for </w:t>
      </w:r>
      <w:r w:rsidR="00FB3399" w:rsidRPr="00CE25AF">
        <w:rPr>
          <w:lang w:val="en-US"/>
        </w:rPr>
        <w:t>all</w:t>
      </w:r>
      <w:r w:rsidR="00AD5816" w:rsidRPr="00CE25AF">
        <w:rPr>
          <w:lang w:val="en-US"/>
        </w:rPr>
        <w:t xml:space="preserve"> </w:t>
      </w:r>
      <w:proofErr w:type="spellStart"/>
      <w:r w:rsidR="00AD5816" w:rsidRPr="00CE25AF">
        <w:rPr>
          <w:i/>
          <w:iCs/>
          <w:lang w:val="en-US"/>
        </w:rPr>
        <w:t>Referable</w:t>
      </w:r>
      <w:r w:rsidR="00AD5816" w:rsidRPr="00CE25AF">
        <w:rPr>
          <w:lang w:val="en-US"/>
        </w:rPr>
        <w:t>s</w:t>
      </w:r>
      <w:proofErr w:type="spellEnd"/>
      <w:r w:rsidR="00AD5816" w:rsidRPr="00CE25AF">
        <w:rPr>
          <w:lang w:val="en-US"/>
        </w:rPr>
        <w:t xml:space="preserve"> except for</w:t>
      </w:r>
      <w:r w:rsidRPr="00CE25AF">
        <w:rPr>
          <w:lang w:val="en-US"/>
        </w:rPr>
        <w:t xml:space="preserve"> </w:t>
      </w:r>
      <w:proofErr w:type="spellStart"/>
      <w:r w:rsidRPr="00CE25AF">
        <w:rPr>
          <w:lang w:val="en-US"/>
        </w:rPr>
        <w:t>referables</w:t>
      </w:r>
      <w:proofErr w:type="spellEnd"/>
      <w:r w:rsidRPr="00CE25AF">
        <w:rPr>
          <w:lang w:val="en-US"/>
        </w:rPr>
        <w:t xml:space="preserve"> being direct </w:t>
      </w:r>
      <w:proofErr w:type="spellStart"/>
      <w:r w:rsidRPr="00CE25AF">
        <w:rPr>
          <w:lang w:val="en-US"/>
        </w:rPr>
        <w:t>child</w:t>
      </w:r>
      <w:r w:rsidR="00A249FA" w:rsidRPr="00CE25AF">
        <w:rPr>
          <w:lang w:val="en-US"/>
        </w:rPr>
        <w:t>s</w:t>
      </w:r>
      <w:proofErr w:type="spellEnd"/>
      <w:r w:rsidRPr="00CE25AF">
        <w:rPr>
          <w:lang w:val="en-US"/>
        </w:rPr>
        <w:t xml:space="preserve"> of</w:t>
      </w:r>
      <w:r w:rsidR="00CA0944" w:rsidRPr="00CE25AF">
        <w:rPr>
          <w:lang w:val="en-US"/>
        </w:rPr>
        <w:t xml:space="preserve"> </w:t>
      </w:r>
      <w:proofErr w:type="spellStart"/>
      <w:r w:rsidR="00CA0944" w:rsidRPr="00CE25AF">
        <w:rPr>
          <w:i/>
          <w:iCs/>
          <w:lang w:val="en-US"/>
        </w:rPr>
        <w:t>SubmodelElementList</w:t>
      </w:r>
      <w:r w:rsidR="00CA0944" w:rsidRPr="00CE25AF">
        <w:rPr>
          <w:lang w:val="en-US"/>
        </w:rPr>
        <w:t>s</w:t>
      </w:r>
      <w:proofErr w:type="spellEnd"/>
      <w:r w:rsidR="00CA0944" w:rsidRPr="00CE25AF">
        <w:rPr>
          <w:lang w:val="en-US"/>
        </w:rPr>
        <w:t xml:space="preserve"> and </w:t>
      </w:r>
      <w:r w:rsidRPr="00CE25AF">
        <w:rPr>
          <w:lang w:val="en-US"/>
        </w:rPr>
        <w:t xml:space="preserve">for </w:t>
      </w:r>
      <w:r w:rsidR="00CA0944" w:rsidRPr="00CE25AF">
        <w:rPr>
          <w:lang w:val="en-US"/>
        </w:rPr>
        <w:t>all</w:t>
      </w:r>
      <w:r w:rsidR="00AD5816" w:rsidRPr="00CE25AF">
        <w:rPr>
          <w:lang w:val="en-US"/>
        </w:rPr>
        <w:t xml:space="preserve"> </w:t>
      </w:r>
      <w:proofErr w:type="spellStart"/>
      <w:r w:rsidR="00AD5816" w:rsidRPr="00CE25AF">
        <w:rPr>
          <w:i/>
          <w:iCs/>
          <w:lang w:val="en-US"/>
        </w:rPr>
        <w:t>Identifiable</w:t>
      </w:r>
      <w:r w:rsidR="00AD5816" w:rsidRPr="00CE25AF">
        <w:rPr>
          <w:lang w:val="en-US"/>
        </w:rPr>
        <w:t>s</w:t>
      </w:r>
      <w:proofErr w:type="spellEnd"/>
      <w:r w:rsidR="00AD5816" w:rsidRPr="00CE25AF">
        <w:rPr>
          <w:lang w:val="en-US"/>
        </w:rPr>
        <w:t>.</w:t>
      </w:r>
    </w:p>
    <w:p w14:paraId="6B807E29" w14:textId="6721E739" w:rsidR="000457E4" w:rsidRPr="00CE25AF" w:rsidRDefault="000457E4" w:rsidP="00046240">
      <w:pPr>
        <w:pStyle w:val="Constraint"/>
        <w:framePr w:wrap="auto" w:vAnchor="margin" w:yAlign="inline"/>
        <w:rPr>
          <w:lang w:val="en-US"/>
        </w:rPr>
      </w:pPr>
      <w:r w:rsidRPr="00CE25AF">
        <w:rPr>
          <w:u w:val="single"/>
          <w:lang w:val="en-US"/>
        </w:rPr>
        <w:t>Constraint AAS</w:t>
      </w:r>
      <w:r w:rsidR="003E7323" w:rsidRPr="00CE25AF">
        <w:rPr>
          <w:u w:val="single"/>
          <w:lang w:val="en-US"/>
        </w:rPr>
        <w:t>d</w:t>
      </w:r>
      <w:r w:rsidRPr="00CE25AF">
        <w:rPr>
          <w:u w:val="single"/>
          <w:lang w:val="en-US"/>
        </w:rPr>
        <w:t>-120:</w:t>
      </w:r>
      <w:r w:rsidRPr="00CE25AF">
        <w:rPr>
          <w:lang w:val="en-US"/>
        </w:rPr>
        <w:t xml:space="preserve"> </w:t>
      </w:r>
      <w:proofErr w:type="spellStart"/>
      <w:r w:rsidRPr="00CE25AF">
        <w:rPr>
          <w:i/>
          <w:iCs/>
          <w:lang w:val="en-US"/>
        </w:rPr>
        <w:t>idShort</w:t>
      </w:r>
      <w:proofErr w:type="spellEnd"/>
      <w:r w:rsidRPr="00CE25AF">
        <w:rPr>
          <w:lang w:val="en-US"/>
        </w:rPr>
        <w:t xml:space="preserve"> of </w:t>
      </w:r>
      <w:proofErr w:type="spellStart"/>
      <w:r w:rsidRPr="00CE25AF">
        <w:rPr>
          <w:lang w:val="en-US"/>
        </w:rPr>
        <w:t>submodel</w:t>
      </w:r>
      <w:proofErr w:type="spellEnd"/>
      <w:r w:rsidRPr="00CE25AF">
        <w:rPr>
          <w:lang w:val="en-US"/>
        </w:rPr>
        <w:t xml:space="preserve"> elements </w:t>
      </w:r>
      <w:r w:rsidR="00154651" w:rsidRPr="00CE25AF">
        <w:rPr>
          <w:lang w:val="en-US"/>
        </w:rPr>
        <w:t>being a direct child of a</w:t>
      </w:r>
      <w:r w:rsidR="004C0EFC" w:rsidRPr="00CE25AF">
        <w:rPr>
          <w:lang w:val="en-US"/>
        </w:rPr>
        <w:t xml:space="preserve"> </w:t>
      </w:r>
      <w:proofErr w:type="spellStart"/>
      <w:r w:rsidRPr="00CE25AF">
        <w:rPr>
          <w:i/>
          <w:iCs/>
          <w:lang w:val="en-US"/>
        </w:rPr>
        <w:t>SubmodelElementList</w:t>
      </w:r>
      <w:proofErr w:type="spellEnd"/>
      <w:r w:rsidRPr="00CE25AF">
        <w:rPr>
          <w:lang w:val="en-US"/>
        </w:rPr>
        <w:t xml:space="preserve"> shall not be specified.</w:t>
      </w:r>
    </w:p>
    <w:p w14:paraId="5056FBC2" w14:textId="7E476777" w:rsidR="00046240" w:rsidRPr="00CE25AF" w:rsidRDefault="005B39CB" w:rsidP="00046240">
      <w:pPr>
        <w:pStyle w:val="Constraint"/>
        <w:framePr w:wrap="auto" w:vAnchor="margin" w:yAlign="inline"/>
        <w:rPr>
          <w:lang w:val="en-US"/>
        </w:rPr>
      </w:pPr>
      <w:r w:rsidRPr="00CE25AF">
        <w:rPr>
          <w:u w:val="single"/>
          <w:lang w:val="en-US"/>
        </w:rPr>
        <w:t>Constraint AAS</w:t>
      </w:r>
      <w:r w:rsidR="00046240" w:rsidRPr="00CE25AF">
        <w:rPr>
          <w:u w:val="single"/>
          <w:lang w:val="en-US"/>
        </w:rPr>
        <w:t>d-022:</w:t>
      </w:r>
      <w:r w:rsidR="00046240" w:rsidRPr="00CE25AF">
        <w:rPr>
          <w:lang w:val="en-US"/>
        </w:rPr>
        <w:t xml:space="preserve"> </w:t>
      </w:r>
      <w:proofErr w:type="spellStart"/>
      <w:r w:rsidR="00046240" w:rsidRPr="00CE25AF">
        <w:rPr>
          <w:i/>
          <w:lang w:val="en-US"/>
        </w:rPr>
        <w:t>idShort</w:t>
      </w:r>
      <w:proofErr w:type="spellEnd"/>
      <w:r w:rsidR="00046240" w:rsidRPr="00CE25AF">
        <w:rPr>
          <w:lang w:val="en-US"/>
        </w:rPr>
        <w:t xml:space="preserve"> of non-identifiable </w:t>
      </w:r>
      <w:proofErr w:type="spellStart"/>
      <w:r w:rsidR="00046240" w:rsidRPr="00CE25AF">
        <w:rPr>
          <w:lang w:val="en-US"/>
        </w:rPr>
        <w:t>referables</w:t>
      </w:r>
      <w:proofErr w:type="spellEnd"/>
      <w:r w:rsidR="00046240" w:rsidRPr="00CE25AF">
        <w:rPr>
          <w:lang w:val="en-US"/>
        </w:rPr>
        <w:t xml:space="preserve"> </w:t>
      </w:r>
      <w:r w:rsidR="003715CB" w:rsidRPr="00CE25AF">
        <w:rPr>
          <w:lang w:val="en-US"/>
        </w:rPr>
        <w:t xml:space="preserve">within the same name space </w:t>
      </w:r>
      <w:r w:rsidR="00046240" w:rsidRPr="00CE25AF">
        <w:rPr>
          <w:lang w:val="en-US"/>
        </w:rPr>
        <w:t xml:space="preserve">shall be unique </w:t>
      </w:r>
      <w:r w:rsidR="003715CB" w:rsidRPr="00CE25AF">
        <w:rPr>
          <w:lang w:val="en-US"/>
        </w:rPr>
        <w:t>(case-sensitive)</w:t>
      </w:r>
      <w:r w:rsidR="00501E3D">
        <w:rPr>
          <w:lang w:val="en-US"/>
        </w:rPr>
        <w:t>.</w:t>
      </w:r>
    </w:p>
    <w:p w14:paraId="7C0CA799" w14:textId="1AB056AB" w:rsidR="003715CB" w:rsidRPr="00CE25AF" w:rsidRDefault="003715CB" w:rsidP="00C72010">
      <w:pPr>
        <w:pStyle w:val="NOTE"/>
        <w:rPr>
          <w:lang w:val="en-US"/>
        </w:rPr>
      </w:pPr>
      <w:r w:rsidRPr="00CE25AF">
        <w:rPr>
          <w:lang w:val="en-US"/>
        </w:rPr>
        <w:t xml:space="preserve">Note: AASd-022 also means that </w:t>
      </w:r>
      <w:proofErr w:type="spellStart"/>
      <w:r w:rsidRPr="00CE25AF">
        <w:rPr>
          <w:i/>
          <w:iCs/>
          <w:lang w:val="en-US"/>
        </w:rPr>
        <w:t>idShort</w:t>
      </w:r>
      <w:r w:rsidRPr="00CE25AF">
        <w:rPr>
          <w:lang w:val="en-US"/>
        </w:rPr>
        <w:t>s</w:t>
      </w:r>
      <w:proofErr w:type="spellEnd"/>
      <w:r w:rsidRPr="00CE25AF">
        <w:rPr>
          <w:lang w:val="en-US"/>
        </w:rPr>
        <w:t xml:space="preserve"> of </w:t>
      </w:r>
      <w:proofErr w:type="spellStart"/>
      <w:r w:rsidRPr="00CE25AF">
        <w:rPr>
          <w:lang w:val="en-US"/>
        </w:rPr>
        <w:t>referables</w:t>
      </w:r>
      <w:proofErr w:type="spellEnd"/>
      <w:r w:rsidRPr="00CE25AF">
        <w:rPr>
          <w:lang w:val="en-US"/>
        </w:rPr>
        <w:t xml:space="preserve"> shall be matched </w:t>
      </w:r>
      <w:r w:rsidR="00A249FA" w:rsidRPr="00CE25AF">
        <w:rPr>
          <w:lang w:val="en-US"/>
        </w:rPr>
        <w:t xml:space="preserve">sensitive to the </w:t>
      </w:r>
      <w:r w:rsidRPr="00CE25AF">
        <w:rPr>
          <w:lang w:val="en-US"/>
        </w:rPr>
        <w:t>case.</w:t>
      </w:r>
    </w:p>
    <w:p w14:paraId="11FFDA60" w14:textId="019BF794" w:rsidR="00566C2A" w:rsidRPr="00373A9F" w:rsidRDefault="00566C2A" w:rsidP="00E805F8">
      <w:pPr>
        <w:pStyle w:val="Heading4"/>
        <w:numPr>
          <w:ilvl w:val="3"/>
          <w:numId w:val="53"/>
        </w:numPr>
        <w:rPr>
          <w:lang w:val="en-US"/>
        </w:rPr>
      </w:pPr>
      <w:bookmarkStart w:id="2326" w:name="_Ref110959956"/>
      <w:r w:rsidRPr="00373A9F">
        <w:rPr>
          <w:lang w:val="en-US"/>
        </w:rPr>
        <w:t>Constraints for Qualifiers</w:t>
      </w:r>
      <w:bookmarkEnd w:id="2326"/>
    </w:p>
    <w:p w14:paraId="754A4F1C" w14:textId="312A4D36" w:rsidR="00C95B33" w:rsidRPr="00CE25AF" w:rsidRDefault="00C95B33" w:rsidP="00F000FF">
      <w:pPr>
        <w:pStyle w:val="Constraint"/>
        <w:framePr w:wrap="auto" w:vAnchor="margin" w:yAlign="inline"/>
        <w:rPr>
          <w:u w:val="single"/>
          <w:lang w:val="en-US"/>
        </w:rPr>
      </w:pPr>
      <w:r w:rsidRPr="00CE25AF">
        <w:rPr>
          <w:u w:val="single"/>
          <w:lang w:val="en-US"/>
        </w:rPr>
        <w:t>Constraint AASd-021</w:t>
      </w:r>
      <w:r w:rsidRPr="00CE25AF">
        <w:rPr>
          <w:lang w:val="en-US"/>
        </w:rPr>
        <w:t>:</w:t>
      </w:r>
      <w:r w:rsidR="00DA3948" w:rsidRPr="00CE25AF">
        <w:rPr>
          <w:lang w:val="en-US"/>
        </w:rPr>
        <w:t xml:space="preserve"> </w:t>
      </w:r>
      <w:r w:rsidR="004E069D">
        <w:rPr>
          <w:lang w:val="en-US"/>
        </w:rPr>
        <w:t>E</w:t>
      </w:r>
      <w:r w:rsidRPr="00CE25AF">
        <w:rPr>
          <w:lang w:val="en-US"/>
        </w:rPr>
        <w:t xml:space="preserve">very qualifiable can only have one qualifier with the same </w:t>
      </w:r>
      <w:r w:rsidRPr="00CE25AF">
        <w:rPr>
          <w:i/>
          <w:lang w:val="en-US"/>
        </w:rPr>
        <w:t>Qualifier/type.</w:t>
      </w:r>
    </w:p>
    <w:p w14:paraId="2C99A76C" w14:textId="7692A968" w:rsidR="00DA3948" w:rsidRPr="00CE25AF" w:rsidRDefault="00566C2A" w:rsidP="00DA3948">
      <w:pPr>
        <w:pStyle w:val="Constraint"/>
        <w:framePr w:wrap="auto" w:vAnchor="margin" w:yAlign="inline"/>
        <w:rPr>
          <w:lang w:val="en-US"/>
        </w:rPr>
      </w:pPr>
      <w:r w:rsidRPr="00CE25AF">
        <w:rPr>
          <w:u w:val="single"/>
          <w:lang w:val="en-US"/>
        </w:rPr>
        <w:t>Constraint AASd-119:</w:t>
      </w:r>
      <w:r w:rsidRPr="00CE25AF">
        <w:rPr>
          <w:lang w:val="en-US"/>
        </w:rPr>
        <w:t xml:space="preserve"> </w:t>
      </w:r>
      <w:r w:rsidR="004E069D">
        <w:rPr>
          <w:lang w:val="en-US"/>
        </w:rPr>
        <w:t>I</w:t>
      </w:r>
      <w:r w:rsidR="00776032" w:rsidRPr="00CE25AF">
        <w:rPr>
          <w:lang w:val="en-US"/>
        </w:rPr>
        <w:t xml:space="preserve">f any </w:t>
      </w:r>
      <w:r w:rsidR="00776032" w:rsidRPr="00CE25AF">
        <w:rPr>
          <w:i/>
          <w:iCs/>
          <w:lang w:val="en-US"/>
        </w:rPr>
        <w:t>Qualifier/kind</w:t>
      </w:r>
      <w:r w:rsidR="00776032" w:rsidRPr="00CE25AF">
        <w:rPr>
          <w:lang w:val="en-US"/>
        </w:rPr>
        <w:t xml:space="preserve"> value of a </w:t>
      </w:r>
      <w:r w:rsidR="00776032" w:rsidRPr="00CE25AF">
        <w:rPr>
          <w:i/>
          <w:iCs/>
          <w:lang w:val="en-US"/>
        </w:rPr>
        <w:t>Qualifiable/qualifier</w:t>
      </w:r>
      <w:r w:rsidR="00776032" w:rsidRPr="00CE25AF">
        <w:rPr>
          <w:lang w:val="en-US"/>
        </w:rPr>
        <w:t xml:space="preserve"> is equal to </w:t>
      </w:r>
      <w:proofErr w:type="spellStart"/>
      <w:r w:rsidR="00776032" w:rsidRPr="00CE25AF">
        <w:rPr>
          <w:i/>
          <w:iCs/>
          <w:lang w:val="en-US"/>
        </w:rPr>
        <w:t>TemplateQualifier</w:t>
      </w:r>
      <w:proofErr w:type="spellEnd"/>
      <w:r w:rsidR="00776032" w:rsidRPr="00CE25AF">
        <w:rPr>
          <w:lang w:val="en-US"/>
        </w:rPr>
        <w:t xml:space="preserve"> and the qualified element inherits from </w:t>
      </w:r>
      <w:r w:rsidR="00F639CD" w:rsidRPr="00CE25AF">
        <w:rPr>
          <w:lang w:val="en-US"/>
        </w:rPr>
        <w:t>"</w:t>
      </w:r>
      <w:proofErr w:type="spellStart"/>
      <w:r w:rsidR="00776032" w:rsidRPr="00CE25AF">
        <w:rPr>
          <w:i/>
          <w:iCs/>
          <w:lang w:val="en-US"/>
        </w:rPr>
        <w:t>hasKind</w:t>
      </w:r>
      <w:proofErr w:type="spellEnd"/>
      <w:r w:rsidR="00F639CD" w:rsidRPr="00CE25AF">
        <w:rPr>
          <w:i/>
          <w:iCs/>
          <w:lang w:val="en-US"/>
        </w:rPr>
        <w:t>"</w:t>
      </w:r>
      <w:r w:rsidR="00A249FA" w:rsidRPr="00CE25AF">
        <w:rPr>
          <w:lang w:val="en-US"/>
        </w:rPr>
        <w:t xml:space="preserve">, </w:t>
      </w:r>
      <w:r w:rsidR="00776032" w:rsidRPr="00CE25AF">
        <w:rPr>
          <w:lang w:val="en-US"/>
        </w:rPr>
        <w:t xml:space="preserve">the qualified element shall be of kind </w:t>
      </w:r>
      <w:r w:rsidR="00776032" w:rsidRPr="00CE25AF">
        <w:rPr>
          <w:i/>
          <w:iCs/>
          <w:lang w:val="en-US"/>
        </w:rPr>
        <w:t>Template</w:t>
      </w:r>
      <w:r w:rsidR="00776032" w:rsidRPr="00CE25AF">
        <w:rPr>
          <w:lang w:val="en-US"/>
        </w:rPr>
        <w:t xml:space="preserve"> (</w:t>
      </w:r>
      <w:proofErr w:type="spellStart"/>
      <w:r w:rsidR="00776032" w:rsidRPr="00CE25AF">
        <w:rPr>
          <w:i/>
          <w:iCs/>
          <w:lang w:val="en-US"/>
        </w:rPr>
        <w:t>HasKind</w:t>
      </w:r>
      <w:proofErr w:type="spellEnd"/>
      <w:r w:rsidR="00776032" w:rsidRPr="00CE25AF">
        <w:rPr>
          <w:i/>
          <w:iCs/>
          <w:lang w:val="en-US"/>
        </w:rPr>
        <w:t xml:space="preserve">/kind = </w:t>
      </w:r>
      <w:r w:rsidR="00F639CD" w:rsidRPr="00CE25AF">
        <w:rPr>
          <w:i/>
          <w:iCs/>
          <w:lang w:val="en-US"/>
        </w:rPr>
        <w:t>"</w:t>
      </w:r>
      <w:r w:rsidR="00776032" w:rsidRPr="00CE25AF">
        <w:rPr>
          <w:i/>
          <w:iCs/>
          <w:lang w:val="en-US"/>
        </w:rPr>
        <w:t>Template</w:t>
      </w:r>
      <w:r w:rsidR="00F639CD" w:rsidRPr="00CE25AF">
        <w:rPr>
          <w:i/>
          <w:iCs/>
          <w:lang w:val="en-US"/>
        </w:rPr>
        <w:t>"</w:t>
      </w:r>
      <w:r w:rsidR="00776032" w:rsidRPr="00CE25AF">
        <w:rPr>
          <w:lang w:val="en-US"/>
        </w:rPr>
        <w:t>).</w:t>
      </w:r>
    </w:p>
    <w:p w14:paraId="15C1F7B4" w14:textId="74ACD31A" w:rsidR="00B1453F" w:rsidRPr="00CE25AF" w:rsidRDefault="00B1453F" w:rsidP="00DA3948">
      <w:pPr>
        <w:pStyle w:val="Constraint"/>
        <w:framePr w:wrap="auto" w:vAnchor="margin" w:yAlign="inline"/>
        <w:rPr>
          <w:lang w:val="en-US"/>
        </w:rPr>
      </w:pPr>
      <w:r w:rsidRPr="00CE25AF">
        <w:rPr>
          <w:u w:val="single"/>
          <w:lang w:val="en-US"/>
        </w:rPr>
        <w:t>Constraint AASd-129:</w:t>
      </w:r>
      <w:r w:rsidRPr="00CE25AF">
        <w:rPr>
          <w:lang w:val="en-US"/>
        </w:rPr>
        <w:t xml:space="preserve"> </w:t>
      </w:r>
      <w:r w:rsidR="004E069D">
        <w:rPr>
          <w:lang w:val="en-US"/>
        </w:rPr>
        <w:t>I</w:t>
      </w:r>
      <w:r w:rsidRPr="00CE25AF">
        <w:rPr>
          <w:lang w:val="en-US"/>
        </w:rPr>
        <w:t xml:space="preserve">f any </w:t>
      </w:r>
      <w:r w:rsidRPr="00CE25AF">
        <w:rPr>
          <w:i/>
          <w:iCs/>
          <w:lang w:val="en-US"/>
        </w:rPr>
        <w:t>Qualifier/kind</w:t>
      </w:r>
      <w:r w:rsidRPr="00CE25AF">
        <w:rPr>
          <w:lang w:val="en-US"/>
        </w:rPr>
        <w:t xml:space="preserve"> value of a </w:t>
      </w:r>
      <w:proofErr w:type="spellStart"/>
      <w:r w:rsidRPr="00CE25AF">
        <w:rPr>
          <w:i/>
          <w:iCs/>
          <w:lang w:val="en-US"/>
        </w:rPr>
        <w:t>SubmodelElement</w:t>
      </w:r>
      <w:proofErr w:type="spellEnd"/>
      <w:r w:rsidRPr="00CE25AF">
        <w:rPr>
          <w:i/>
          <w:iCs/>
          <w:lang w:val="en-US"/>
        </w:rPr>
        <w:t>/qualifie</w:t>
      </w:r>
      <w:r w:rsidRPr="00CE25AF">
        <w:rPr>
          <w:lang w:val="en-US"/>
        </w:rPr>
        <w:t xml:space="preserve">r (attribute </w:t>
      </w:r>
      <w:r w:rsidRPr="00CE25AF">
        <w:rPr>
          <w:i/>
          <w:iCs/>
          <w:lang w:val="en-US"/>
        </w:rPr>
        <w:t xml:space="preserve">qualifier </w:t>
      </w:r>
      <w:r w:rsidRPr="00CE25AF">
        <w:rPr>
          <w:lang w:val="en-US"/>
        </w:rPr>
        <w:t xml:space="preserve">inherited via </w:t>
      </w:r>
      <w:r w:rsidRPr="00CE25AF">
        <w:rPr>
          <w:i/>
          <w:iCs/>
          <w:lang w:val="en-US"/>
        </w:rPr>
        <w:t>Qualifiable</w:t>
      </w:r>
      <w:r w:rsidRPr="00CE25AF">
        <w:rPr>
          <w:lang w:val="en-US"/>
        </w:rPr>
        <w:t xml:space="preserve">) is equal to </w:t>
      </w:r>
      <w:proofErr w:type="spellStart"/>
      <w:r w:rsidRPr="00CE25AF">
        <w:rPr>
          <w:i/>
          <w:iCs/>
          <w:lang w:val="en-US"/>
        </w:rPr>
        <w:t>TemplateQualifier</w:t>
      </w:r>
      <w:proofErr w:type="spellEnd"/>
      <w:r w:rsidR="00A249FA" w:rsidRPr="00CE25AF">
        <w:rPr>
          <w:lang w:val="en-US"/>
        </w:rPr>
        <w:t xml:space="preserve">, </w:t>
      </w:r>
      <w:r w:rsidRPr="00CE25AF">
        <w:rPr>
          <w:lang w:val="en-US"/>
        </w:rPr>
        <w:t xml:space="preserve">the </w:t>
      </w:r>
      <w:proofErr w:type="spellStart"/>
      <w:r w:rsidRPr="00CE25AF">
        <w:rPr>
          <w:lang w:val="en-US"/>
        </w:rPr>
        <w:t>submodel</w:t>
      </w:r>
      <w:proofErr w:type="spellEnd"/>
      <w:r w:rsidRPr="00CE25AF">
        <w:rPr>
          <w:lang w:val="en-US"/>
        </w:rPr>
        <w:t xml:space="preserve"> element shall be part of a </w:t>
      </w:r>
      <w:proofErr w:type="spellStart"/>
      <w:r w:rsidRPr="00CE25AF">
        <w:rPr>
          <w:lang w:val="en-US"/>
        </w:rPr>
        <w:t>submodel</w:t>
      </w:r>
      <w:proofErr w:type="spellEnd"/>
      <w:r w:rsidRPr="00CE25AF">
        <w:rPr>
          <w:lang w:val="en-US"/>
        </w:rPr>
        <w:t xml:space="preserve"> template, i.e. a </w:t>
      </w:r>
      <w:proofErr w:type="spellStart"/>
      <w:r w:rsidRPr="00CE25AF">
        <w:rPr>
          <w:i/>
          <w:iCs/>
          <w:lang w:val="en-US"/>
        </w:rPr>
        <w:t>Submodel</w:t>
      </w:r>
      <w:proofErr w:type="spellEnd"/>
      <w:r w:rsidRPr="00CE25AF">
        <w:rPr>
          <w:lang w:val="en-US"/>
        </w:rPr>
        <w:t xml:space="preserve"> with </w:t>
      </w:r>
      <w:proofErr w:type="spellStart"/>
      <w:r w:rsidRPr="00CE25AF">
        <w:rPr>
          <w:i/>
          <w:iCs/>
          <w:lang w:val="en-US"/>
        </w:rPr>
        <w:t>Submodel</w:t>
      </w:r>
      <w:proofErr w:type="spellEnd"/>
      <w:r w:rsidRPr="00CE25AF">
        <w:rPr>
          <w:i/>
          <w:iCs/>
          <w:lang w:val="en-US"/>
        </w:rPr>
        <w:t>/kind</w:t>
      </w:r>
      <w:r w:rsidR="004C0EFC" w:rsidRPr="00CE25AF">
        <w:rPr>
          <w:lang w:val="en-US"/>
        </w:rPr>
        <w:t xml:space="preserve"> </w:t>
      </w:r>
      <w:r w:rsidRPr="00CE25AF">
        <w:rPr>
          <w:lang w:val="en-US"/>
        </w:rPr>
        <w:t xml:space="preserve">(attribute </w:t>
      </w:r>
      <w:r w:rsidRPr="00CE25AF">
        <w:rPr>
          <w:i/>
          <w:iCs/>
          <w:lang w:val="en-US"/>
        </w:rPr>
        <w:t>kind</w:t>
      </w:r>
      <w:r w:rsidRPr="00CE25AF">
        <w:rPr>
          <w:lang w:val="en-US"/>
        </w:rPr>
        <w:t xml:space="preserve"> inherited via </w:t>
      </w:r>
      <w:proofErr w:type="spellStart"/>
      <w:r w:rsidRPr="00CE25AF">
        <w:rPr>
          <w:i/>
          <w:iCs/>
          <w:lang w:val="en-US"/>
        </w:rPr>
        <w:t>HasKind</w:t>
      </w:r>
      <w:proofErr w:type="spellEnd"/>
      <w:r w:rsidRPr="00CE25AF">
        <w:rPr>
          <w:lang w:val="en-US"/>
        </w:rPr>
        <w:t xml:space="preserve">) value equal to </w:t>
      </w:r>
      <w:r w:rsidRPr="00CE25AF">
        <w:rPr>
          <w:i/>
          <w:iCs/>
          <w:lang w:val="en-US"/>
        </w:rPr>
        <w:t>Template.</w:t>
      </w:r>
    </w:p>
    <w:p w14:paraId="64C3E3DE" w14:textId="4246F610" w:rsidR="00AD5816" w:rsidRPr="00373A9F" w:rsidRDefault="001277DE" w:rsidP="00E805F8">
      <w:pPr>
        <w:pStyle w:val="Heading4"/>
        <w:numPr>
          <w:ilvl w:val="3"/>
          <w:numId w:val="53"/>
        </w:numPr>
        <w:rPr>
          <w:lang w:val="en-US"/>
        </w:rPr>
      </w:pPr>
      <w:bookmarkStart w:id="2327" w:name="_Ref110960009"/>
      <w:r w:rsidRPr="00373A9F">
        <w:rPr>
          <w:lang w:val="en-US"/>
        </w:rPr>
        <w:t xml:space="preserve">Constraints for </w:t>
      </w:r>
      <w:r w:rsidR="00AD5816" w:rsidRPr="00373A9F">
        <w:rPr>
          <w:lang w:val="en-US"/>
        </w:rPr>
        <w:t>Extensions</w:t>
      </w:r>
      <w:bookmarkEnd w:id="2327"/>
    </w:p>
    <w:p w14:paraId="448B11DD" w14:textId="7615A3A1" w:rsidR="00046240" w:rsidRPr="00CE25AF" w:rsidRDefault="005B39CB" w:rsidP="00046240">
      <w:pPr>
        <w:rPr>
          <w:lang w:val="en-US"/>
        </w:rPr>
      </w:pPr>
      <w:r w:rsidRPr="00CE25AF">
        <w:rPr>
          <w:u w:val="single"/>
          <w:lang w:val="en-US"/>
        </w:rPr>
        <w:t>Constraint AAS</w:t>
      </w:r>
      <w:r w:rsidR="00AD5816" w:rsidRPr="00CE25AF">
        <w:rPr>
          <w:u w:val="single"/>
          <w:lang w:val="en-US"/>
        </w:rPr>
        <w:t>d-077:</w:t>
      </w:r>
      <w:r w:rsidR="00AD5816" w:rsidRPr="00CE25AF">
        <w:rPr>
          <w:lang w:val="en-US"/>
        </w:rPr>
        <w:t xml:space="preserve"> </w:t>
      </w:r>
      <w:r w:rsidR="004E069D">
        <w:rPr>
          <w:lang w:val="en-US"/>
        </w:rPr>
        <w:t>T</w:t>
      </w:r>
      <w:r w:rsidR="00AD5816" w:rsidRPr="00CE25AF">
        <w:rPr>
          <w:lang w:val="en-US"/>
        </w:rPr>
        <w:t>he name of an extension</w:t>
      </w:r>
      <w:r w:rsidR="000D6BCC" w:rsidRPr="00CE25AF">
        <w:rPr>
          <w:lang w:val="en-US"/>
        </w:rPr>
        <w:t xml:space="preserve"> (</w:t>
      </w:r>
      <w:r w:rsidR="000D6BCC" w:rsidRPr="00CE25AF">
        <w:rPr>
          <w:i/>
          <w:iCs/>
          <w:lang w:val="en-US"/>
        </w:rPr>
        <w:t>Extension/name</w:t>
      </w:r>
      <w:r w:rsidR="000D6BCC" w:rsidRPr="00CE25AF">
        <w:rPr>
          <w:lang w:val="en-US"/>
        </w:rPr>
        <w:t>)</w:t>
      </w:r>
      <w:r w:rsidR="00AD5816" w:rsidRPr="00CE25AF">
        <w:rPr>
          <w:lang w:val="en-US"/>
        </w:rPr>
        <w:t xml:space="preserve"> within </w:t>
      </w:r>
      <w:proofErr w:type="spellStart"/>
      <w:r w:rsidR="00AD5816" w:rsidRPr="00CE25AF">
        <w:rPr>
          <w:i/>
          <w:iCs/>
          <w:lang w:val="en-US"/>
        </w:rPr>
        <w:t>HasExtensions</w:t>
      </w:r>
      <w:proofErr w:type="spellEnd"/>
      <w:r w:rsidR="00AD5816" w:rsidRPr="00CE25AF">
        <w:rPr>
          <w:lang w:val="en-US"/>
        </w:rPr>
        <w:t xml:space="preserve"> needs to be unique.</w:t>
      </w:r>
    </w:p>
    <w:p w14:paraId="56D4ADD2" w14:textId="252B8156" w:rsidR="00615F40" w:rsidRPr="00373A9F" w:rsidRDefault="001277DE" w:rsidP="00E805F8">
      <w:pPr>
        <w:pStyle w:val="Heading4"/>
        <w:numPr>
          <w:ilvl w:val="3"/>
          <w:numId w:val="53"/>
        </w:numPr>
        <w:rPr>
          <w:lang w:val="en-US"/>
        </w:rPr>
      </w:pPr>
      <w:bookmarkStart w:id="2328" w:name="_Ref110960042"/>
      <w:r w:rsidRPr="00373A9F">
        <w:rPr>
          <w:lang w:val="en-US"/>
        </w:rPr>
        <w:t xml:space="preserve">Constraints for </w:t>
      </w:r>
      <w:r w:rsidR="00615F40" w:rsidRPr="00373A9F">
        <w:rPr>
          <w:lang w:val="en-US"/>
        </w:rPr>
        <w:t>Asset</w:t>
      </w:r>
      <w:r w:rsidR="00085004" w:rsidRPr="00CE25AF">
        <w:rPr>
          <w:lang w:val="en-US"/>
        </w:rPr>
        <w:t>-</w:t>
      </w:r>
      <w:r w:rsidRPr="00373A9F">
        <w:rPr>
          <w:lang w:val="en-US"/>
        </w:rPr>
        <w:t>R</w:t>
      </w:r>
      <w:r w:rsidR="00615F40" w:rsidRPr="00373A9F">
        <w:rPr>
          <w:lang w:val="en-US"/>
        </w:rPr>
        <w:t>elated</w:t>
      </w:r>
      <w:r w:rsidRPr="00373A9F">
        <w:rPr>
          <w:lang w:val="en-US"/>
        </w:rPr>
        <w:t xml:space="preserve"> Information</w:t>
      </w:r>
      <w:bookmarkEnd w:id="2328"/>
    </w:p>
    <w:p w14:paraId="26391F0F" w14:textId="45A52310" w:rsidR="00046240" w:rsidRPr="00CE25AF" w:rsidRDefault="005B39CB" w:rsidP="00046240">
      <w:pPr>
        <w:rPr>
          <w:lang w:val="en-US"/>
        </w:rPr>
      </w:pPr>
      <w:r w:rsidRPr="00CE25AF">
        <w:rPr>
          <w:u w:val="single"/>
          <w:lang w:val="en-US"/>
        </w:rPr>
        <w:t>Constraint AAS</w:t>
      </w:r>
      <w:r w:rsidR="00615F40" w:rsidRPr="00CE25AF">
        <w:rPr>
          <w:u w:val="single"/>
          <w:lang w:val="en-US"/>
        </w:rPr>
        <w:t>d-116:</w:t>
      </w:r>
      <w:r w:rsidR="00615F40" w:rsidRPr="00CE25AF">
        <w:rPr>
          <w:lang w:val="en-US"/>
        </w:rPr>
        <w:t xml:space="preserve"> </w:t>
      </w:r>
      <w:r w:rsidR="00F639CD" w:rsidRPr="00CE25AF">
        <w:rPr>
          <w:lang w:val="en-US"/>
        </w:rPr>
        <w:t>"</w:t>
      </w:r>
      <w:proofErr w:type="spellStart"/>
      <w:r w:rsidR="00615F40" w:rsidRPr="00CE25AF">
        <w:rPr>
          <w:i/>
          <w:iCs/>
          <w:lang w:val="en-US"/>
        </w:rPr>
        <w:t>globalAssetId</w:t>
      </w:r>
      <w:proofErr w:type="spellEnd"/>
      <w:r w:rsidR="00F639CD" w:rsidRPr="00CE25AF">
        <w:rPr>
          <w:lang w:val="en-US"/>
        </w:rPr>
        <w:t>"</w:t>
      </w:r>
      <w:r w:rsidR="00615F40" w:rsidRPr="00CE25AF">
        <w:rPr>
          <w:lang w:val="en-US"/>
        </w:rPr>
        <w:t xml:space="preserve"> (case-insensitive) is a reserved key.</w:t>
      </w:r>
      <w:r w:rsidR="0049732A" w:rsidRPr="00CE25AF">
        <w:rPr>
          <w:lang w:val="en-US"/>
        </w:rPr>
        <w:t xml:space="preserve"> I</w:t>
      </w:r>
      <w:r w:rsidR="00615F40" w:rsidRPr="00CE25AF">
        <w:rPr>
          <w:lang w:val="en-US"/>
        </w:rPr>
        <w:t xml:space="preserve">f used as value for </w:t>
      </w:r>
      <w:proofErr w:type="spellStart"/>
      <w:r w:rsidR="00292BBA" w:rsidRPr="00CE25AF">
        <w:rPr>
          <w:i/>
          <w:iCs/>
          <w:lang w:val="en-US"/>
        </w:rPr>
        <w:t>SpecificAssetId</w:t>
      </w:r>
      <w:proofErr w:type="spellEnd"/>
      <w:r w:rsidR="00615F40" w:rsidRPr="00CE25AF">
        <w:rPr>
          <w:i/>
          <w:iCs/>
          <w:lang w:val="en-US"/>
        </w:rPr>
        <w:t>/</w:t>
      </w:r>
      <w:r w:rsidR="00292BBA" w:rsidRPr="00CE25AF">
        <w:rPr>
          <w:i/>
          <w:iCs/>
          <w:lang w:val="en-US"/>
        </w:rPr>
        <w:t>name</w:t>
      </w:r>
      <w:r w:rsidR="00A249FA" w:rsidRPr="00CE25AF">
        <w:rPr>
          <w:i/>
          <w:iCs/>
          <w:lang w:val="en-US"/>
        </w:rPr>
        <w:t>,</w:t>
      </w:r>
      <w:r w:rsidR="00615F40" w:rsidRPr="00CE25AF">
        <w:rPr>
          <w:lang w:val="en-US"/>
        </w:rPr>
        <w:t xml:space="preserve"> </w:t>
      </w:r>
      <w:proofErr w:type="spellStart"/>
      <w:r w:rsidR="00292BBA" w:rsidRPr="00CE25AF">
        <w:rPr>
          <w:i/>
          <w:iCs/>
          <w:lang w:val="en-US"/>
        </w:rPr>
        <w:t>SpecificAssetId</w:t>
      </w:r>
      <w:proofErr w:type="spellEnd"/>
      <w:r w:rsidR="00615F40" w:rsidRPr="00CE25AF">
        <w:rPr>
          <w:i/>
          <w:iCs/>
          <w:lang w:val="en-US"/>
        </w:rPr>
        <w:t>/value</w:t>
      </w:r>
      <w:r w:rsidR="00615F40" w:rsidRPr="00CE25AF">
        <w:rPr>
          <w:lang w:val="en-US"/>
        </w:rPr>
        <w:t xml:space="preserve"> shall be identical to </w:t>
      </w:r>
      <w:proofErr w:type="spellStart"/>
      <w:r w:rsidR="00615F40" w:rsidRPr="00CE25AF">
        <w:rPr>
          <w:i/>
          <w:iCs/>
          <w:lang w:val="en-US"/>
        </w:rPr>
        <w:t>AssetInformation</w:t>
      </w:r>
      <w:proofErr w:type="spellEnd"/>
      <w:r w:rsidR="00615F40" w:rsidRPr="00CE25AF">
        <w:rPr>
          <w:i/>
          <w:iCs/>
          <w:lang w:val="en-US"/>
        </w:rPr>
        <w:t>/</w:t>
      </w:r>
      <w:proofErr w:type="spellStart"/>
      <w:r w:rsidR="00615F40" w:rsidRPr="00CE25AF">
        <w:rPr>
          <w:i/>
          <w:iCs/>
          <w:lang w:val="en-US"/>
        </w:rPr>
        <w:t>globalAssetId</w:t>
      </w:r>
      <w:proofErr w:type="spellEnd"/>
      <w:r w:rsidR="00615F40" w:rsidRPr="00CE25AF">
        <w:rPr>
          <w:lang w:val="en-US"/>
        </w:rPr>
        <w:t>.</w:t>
      </w:r>
    </w:p>
    <w:p w14:paraId="2AFE5DD0" w14:textId="0217B67A" w:rsidR="00DF35FA" w:rsidRPr="00CE25AF" w:rsidRDefault="00DF35FA" w:rsidP="00C72010">
      <w:pPr>
        <w:pStyle w:val="NOTE"/>
        <w:rPr>
          <w:lang w:val="en-US"/>
        </w:rPr>
      </w:pPr>
      <w:r w:rsidRPr="00CE25AF">
        <w:rPr>
          <w:lang w:val="en-US"/>
        </w:rPr>
        <w:t>Note: AASd-116 is important to enable a generic search across global and specific asset IDs.</w:t>
      </w:r>
    </w:p>
    <w:p w14:paraId="353885C4" w14:textId="61D8949E" w:rsidR="001277DE" w:rsidRPr="00373A9F" w:rsidRDefault="001277DE" w:rsidP="00E805F8">
      <w:pPr>
        <w:pStyle w:val="Heading4"/>
        <w:numPr>
          <w:ilvl w:val="3"/>
          <w:numId w:val="53"/>
        </w:numPr>
        <w:rPr>
          <w:lang w:val="en-US"/>
        </w:rPr>
      </w:pPr>
      <w:bookmarkStart w:id="2329" w:name="_Ref110960089"/>
      <w:bookmarkStart w:id="2330" w:name="_Ref92300582"/>
      <w:r w:rsidRPr="00373A9F">
        <w:rPr>
          <w:lang w:val="en-US"/>
        </w:rPr>
        <w:t>Constraints for Types</w:t>
      </w:r>
      <w:bookmarkEnd w:id="2329"/>
    </w:p>
    <w:p w14:paraId="0F55F311" w14:textId="5206E66C" w:rsidR="007D3A3F" w:rsidRPr="00CE25AF" w:rsidRDefault="009A6586">
      <w:pPr>
        <w:rPr>
          <w:lang w:val="en-US"/>
        </w:rPr>
      </w:pPr>
      <w:r w:rsidRPr="00CE25AF">
        <w:rPr>
          <w:u w:val="single"/>
          <w:lang w:val="en-US"/>
        </w:rPr>
        <w:t>Constraint AASd-130:</w:t>
      </w:r>
      <w:r w:rsidRPr="00CE25AF">
        <w:rPr>
          <w:lang w:val="en-US"/>
        </w:rPr>
        <w:t xml:space="preserve"> </w:t>
      </w:r>
      <w:r w:rsidR="00A249FA" w:rsidRPr="00CE25AF">
        <w:rPr>
          <w:lang w:val="en-US"/>
        </w:rPr>
        <w:t>a</w:t>
      </w:r>
      <w:r w:rsidRPr="00CE25AF">
        <w:rPr>
          <w:lang w:val="en-US"/>
        </w:rPr>
        <w:t xml:space="preserve">n attribute with data type </w:t>
      </w:r>
      <w:r w:rsidR="00F639CD" w:rsidRPr="00CE25AF">
        <w:rPr>
          <w:lang w:val="en-US"/>
        </w:rPr>
        <w:t>"</w:t>
      </w:r>
      <w:r w:rsidRPr="00CE25AF">
        <w:rPr>
          <w:lang w:val="en-US"/>
        </w:rPr>
        <w:t>string</w:t>
      </w:r>
      <w:r w:rsidR="00F639CD" w:rsidRPr="00CE25AF">
        <w:rPr>
          <w:lang w:val="en-US"/>
        </w:rPr>
        <w:t>"</w:t>
      </w:r>
      <w:r w:rsidRPr="00CE25AF">
        <w:rPr>
          <w:lang w:val="en-US"/>
        </w:rPr>
        <w:t xml:space="preserve"> shall consist of these characters only: </w:t>
      </w:r>
      <w:r w:rsidR="007D3A3F" w:rsidRPr="00CE25AF">
        <w:rPr>
          <w:lang w:val="en-US"/>
        </w:rPr>
        <w:t>^[\x09\x0A\x0D\x20-\uD7FF\uE000-\</w:t>
      </w:r>
      <w:proofErr w:type="spellStart"/>
      <w:r w:rsidR="007D3A3F" w:rsidRPr="00CE25AF">
        <w:rPr>
          <w:lang w:val="en-US"/>
        </w:rPr>
        <w:t>uFFFD</w:t>
      </w:r>
      <w:proofErr w:type="spellEnd"/>
      <w:r w:rsidR="007D3A3F" w:rsidRPr="00CE25AF">
        <w:rPr>
          <w:lang w:val="en-US"/>
        </w:rPr>
        <w:t>\u00010000-\u0010FFFF]*$.</w:t>
      </w:r>
    </w:p>
    <w:p w14:paraId="4BDC6A9E" w14:textId="110D8182" w:rsidR="009A6586" w:rsidRDefault="009A6586">
      <w:pPr>
        <w:rPr>
          <w:lang w:val="en-US"/>
        </w:rPr>
      </w:pPr>
      <w:r w:rsidRPr="00CE25AF">
        <w:rPr>
          <w:lang w:val="en-US"/>
        </w:rPr>
        <w:t>Constraint AASd-130 ensures that encoding and interoperability between different serializations is possible.</w:t>
      </w:r>
      <w:r w:rsidR="002D222A" w:rsidRPr="00CE25AF">
        <w:rPr>
          <w:lang w:val="en-US"/>
        </w:rPr>
        <w:t xml:space="preserve"> It corresponds to the restrictions as defined for the XML Schema 1.0</w:t>
      </w:r>
      <w:r w:rsidR="002D222A" w:rsidRPr="00CE25AF">
        <w:rPr>
          <w:rStyle w:val="FootnoteReference"/>
          <w:lang w:val="en-US"/>
        </w:rPr>
        <w:footnoteReference w:id="32"/>
      </w:r>
      <w:r w:rsidR="002D222A" w:rsidRPr="00CE25AF">
        <w:rPr>
          <w:lang w:val="en-US"/>
        </w:rPr>
        <w:t>.</w:t>
      </w:r>
    </w:p>
    <w:bookmarkEnd w:id="1987"/>
    <w:bookmarkEnd w:id="2079"/>
    <w:bookmarkEnd w:id="2080"/>
    <w:bookmarkEnd w:id="2081"/>
    <w:bookmarkEnd w:id="2082"/>
    <w:bookmarkEnd w:id="2083"/>
    <w:bookmarkEnd w:id="2084"/>
    <w:bookmarkEnd w:id="2085"/>
    <w:bookmarkEnd w:id="2330"/>
    <w:p w14:paraId="2397EA92" w14:textId="77777777" w:rsidR="00E805F8" w:rsidRPr="006C5C0E" w:rsidRDefault="00E805F8" w:rsidP="00E805F8">
      <w:pPr>
        <w:rPr>
          <w:lang w:val="en-US"/>
        </w:rPr>
      </w:pPr>
    </w:p>
    <w:bookmarkStart w:id="2331" w:name="_Ref103588115"/>
    <w:bookmarkStart w:id="2332" w:name="_Ref103588158"/>
    <w:bookmarkStart w:id="2333" w:name="_Ref113806168"/>
    <w:bookmarkStart w:id="2334" w:name="_Ref114846829"/>
    <w:bookmarkStart w:id="2335" w:name="_Ref114846836"/>
    <w:bookmarkStart w:id="2336" w:name="_Toc125227923"/>
    <w:bookmarkStart w:id="2337" w:name="_Toc125537710"/>
    <w:p w14:paraId="160EA9B3" w14:textId="77777777" w:rsidR="00E805F8" w:rsidRDefault="00E805F8" w:rsidP="001D4C72">
      <w:pPr>
        <w:pStyle w:val="Heading1"/>
      </w:pPr>
      <w:r>
        <w:lastRenderedPageBreak/>
        <mc:AlternateContent>
          <mc:Choice Requires="wps">
            <w:drawing>
              <wp:anchor distT="0" distB="0" distL="114300" distR="114300" simplePos="0" relativeHeight="252872704" behindDoc="1" locked="0" layoutInCell="1" allowOverlap="1" wp14:anchorId="35298016" wp14:editId="1423AAEE">
                <wp:simplePos x="0" y="0"/>
                <wp:positionH relativeFrom="page">
                  <wp:posOffset>0</wp:posOffset>
                </wp:positionH>
                <wp:positionV relativeFrom="page">
                  <wp:posOffset>0</wp:posOffset>
                </wp:positionV>
                <wp:extent cx="7919720" cy="11160125"/>
                <wp:effectExtent l="0" t="0" r="5080" b="3175"/>
                <wp:wrapNone/>
                <wp:docPr id="508" name="Rechteck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19720" cy="11160125"/>
                        </a:xfrm>
                        <a:prstGeom prst="rect">
                          <a:avLst/>
                        </a:prstGeom>
                        <a:solidFill>
                          <a:srgbClr val="0778A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0537E057" id="Rechteck 450" o:spid="_x0000_s1026" style="position:absolute;margin-left:0;margin-top:0;width:623.6pt;height:878.75pt;z-index:-25044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" fillcolor="#0778a5" stroked="f" strokeweight="1pt">
                <w10:wrap anchorx="page" anchory="page"/>
              </v:rect>
            </w:pict>
          </mc:Fallback>
        </mc:AlternateContent>
      </w:r>
      <w:r>
        <w:t>Data Specification T</w:t>
      </w:r>
      <w:r w:rsidRPr="00654412">
        <w:t>emplates</w:t>
      </w:r>
      <w:bookmarkEnd w:id="2331"/>
      <w:bookmarkEnd w:id="2332"/>
      <w:bookmarkEnd w:id="2333"/>
      <w:r>
        <w:t xml:space="preserve"> (normative)</w:t>
      </w:r>
      <w:bookmarkEnd w:id="2334"/>
      <w:bookmarkEnd w:id="2335"/>
      <w:bookmarkEnd w:id="2336"/>
      <w:bookmarkEnd w:id="2337"/>
    </w:p>
    <w:p w14:paraId="4B90F684" w14:textId="77777777" w:rsidR="00E805F8" w:rsidRDefault="00E805F8" w:rsidP="00E805F8"/>
    <w:p w14:paraId="134E1287" w14:textId="77777777" w:rsidR="00E805F8" w:rsidRDefault="00E805F8" w:rsidP="00E805F8">
      <w:pPr>
        <w:rPr>
          <w:color w:val="004377"/>
          <w:spacing w:val="15"/>
          <w:sz w:val="28"/>
          <w:szCs w:val="22"/>
        </w:rPr>
      </w:pPr>
      <w:r>
        <w:br w:type="page"/>
      </w:r>
    </w:p>
    <w:p w14:paraId="475532DB" w14:textId="0AE1A2AB" w:rsidR="00105FA1" w:rsidRPr="00E5511A" w:rsidRDefault="009F625A" w:rsidP="00DA1A43">
      <w:pPr>
        <w:pStyle w:val="Heading2"/>
        <w:rPr>
          <w:lang w:val="en-US"/>
        </w:rPr>
      </w:pPr>
      <w:bookmarkStart w:id="2338" w:name="_Toc125227924"/>
      <w:bookmarkStart w:id="2339" w:name="_Toc125537711"/>
      <w:r w:rsidRPr="00E5511A">
        <w:rPr>
          <w:lang w:val="en-US"/>
        </w:rPr>
        <w:lastRenderedPageBreak/>
        <w:t>Introduction</w:t>
      </w:r>
      <w:bookmarkEnd w:id="2338"/>
      <w:bookmarkEnd w:id="2339"/>
    </w:p>
    <w:p w14:paraId="3289ED4C" w14:textId="652A6DD8" w:rsidR="00626B42" w:rsidRPr="00CE25AF" w:rsidRDefault="00626B42" w:rsidP="00626B42">
      <w:pPr>
        <w:rPr>
          <w:lang w:val="en-US"/>
        </w:rPr>
      </w:pPr>
      <w:r w:rsidRPr="00CE25AF">
        <w:rPr>
          <w:lang w:val="en-US"/>
        </w:rPr>
        <w:t xml:space="preserve">A data specification template </w:t>
      </w:r>
      <w:r w:rsidR="008246E0" w:rsidRPr="00CE25AF">
        <w:rPr>
          <w:lang w:val="en-US"/>
        </w:rPr>
        <w:t>specifies</w:t>
      </w:r>
      <w:r w:rsidRPr="00CE25AF">
        <w:rPr>
          <w:lang w:val="en-US"/>
        </w:rPr>
        <w:t xml:space="preserve"> which additional attributes</w:t>
      </w:r>
      <w:r w:rsidR="008246E0" w:rsidRPr="00CE25AF">
        <w:rPr>
          <w:lang w:val="en-US"/>
        </w:rPr>
        <w:t>, which are not part of the metamodel,</w:t>
      </w:r>
      <w:r w:rsidRPr="00CE25AF">
        <w:rPr>
          <w:lang w:val="en-US"/>
        </w:rPr>
        <w:t xml:space="preserve"> shall be added to an element instance</w:t>
      </w:r>
      <w:r w:rsidR="008246E0" w:rsidRPr="00CE25AF">
        <w:rPr>
          <w:lang w:val="en-US"/>
        </w:rPr>
        <w:t>.</w:t>
      </w:r>
      <w:r w:rsidRPr="00CE25AF">
        <w:rPr>
          <w:lang w:val="en-US"/>
        </w:rPr>
        <w:t xml:space="preserve"> Typically, data specification templates have a specific scope. For example, templates for concept descriptions differ from templates for operations</w:t>
      </w:r>
      <w:r w:rsidR="00590341" w:rsidRPr="00CE25AF">
        <w:rPr>
          <w:lang w:val="en-US"/>
        </w:rPr>
        <w:t>,</w:t>
      </w:r>
      <w:r w:rsidRPr="00CE25AF">
        <w:rPr>
          <w:lang w:val="en-US"/>
        </w:rPr>
        <w:t xml:space="preserve"> etc. More than one data specification template can be defined and used for an element instance. </w:t>
      </w:r>
      <w:proofErr w:type="spellStart"/>
      <w:r w:rsidR="00590341" w:rsidRPr="00CE25AF">
        <w:rPr>
          <w:i/>
          <w:iCs/>
          <w:lang w:val="en-US"/>
        </w:rPr>
        <w:t>HasDataSpecification</w:t>
      </w:r>
      <w:proofErr w:type="spellEnd"/>
      <w:r w:rsidR="00590341" w:rsidRPr="00CE25AF">
        <w:rPr>
          <w:lang w:val="en-US"/>
        </w:rPr>
        <w:t xml:space="preserve"> defines, w</w:t>
      </w:r>
      <w:r w:rsidRPr="00CE25AF">
        <w:rPr>
          <w:lang w:val="en-US"/>
        </w:rPr>
        <w:t>hich templates are used for an element instance.</w:t>
      </w:r>
    </w:p>
    <w:p w14:paraId="4F479B70" w14:textId="0523BE03" w:rsidR="006825E3" w:rsidRPr="00CE25AF" w:rsidRDefault="00A047AD" w:rsidP="006825E3">
      <w:pPr>
        <w:rPr>
          <w:lang w:val="en-US"/>
        </w:rPr>
      </w:pPr>
      <w:r w:rsidRPr="00A047AD">
        <w:rPr>
          <w:b/>
          <w:bCs/>
          <w:noProof/>
          <w:lang w:val="en-US"/>
        </w:rPr>
        <w:drawing>
          <wp:anchor distT="0" distB="0" distL="114300" distR="114300" simplePos="0" relativeHeight="252856320" behindDoc="0" locked="0" layoutInCell="1" allowOverlap="1" wp14:anchorId="56F66FFE" wp14:editId="6BF3CB64">
            <wp:simplePos x="0" y="0"/>
            <wp:positionH relativeFrom="column">
              <wp:posOffset>444500</wp:posOffset>
            </wp:positionH>
            <wp:positionV relativeFrom="paragraph">
              <wp:posOffset>835660</wp:posOffset>
            </wp:positionV>
            <wp:extent cx="5245100" cy="37973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45100" cy="379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6825E3" w:rsidRPr="002F482E">
        <w:rPr>
          <w:noProof/>
          <w:lang w:val="en-US"/>
        </w:rPr>
        <mc:AlternateContent>
          <mc:Choice Requires="wps">
            <w:drawing>
              <wp:anchor distT="0" distB="0" distL="114300" distR="114300" simplePos="0" relativeHeight="252557312" behindDoc="0" locked="0" layoutInCell="1" allowOverlap="1" wp14:anchorId="5B863484" wp14:editId="00EECF29">
                <wp:simplePos x="0" y="0"/>
                <wp:positionH relativeFrom="column">
                  <wp:posOffset>0</wp:posOffset>
                </wp:positionH>
                <wp:positionV relativeFrom="paragraph">
                  <wp:posOffset>450850</wp:posOffset>
                </wp:positionV>
                <wp:extent cx="6120765" cy="457200"/>
                <wp:effectExtent l="0" t="0" r="0" b="0"/>
                <wp:wrapTopAndBottom/>
                <wp:docPr id="449" name="Text Box 449"/>
                <wp:cNvGraphicFramePr/>
                <a:graphic xmlns:a="http://schemas.openxmlformats.org/drawingml/2006/main">
                  <a:graphicData uri="http://schemas.microsoft.com/office/word/2010/wordprocessingShape">
                    <wps:wsp>
                      <wps:cNvSpPr txBox="1"/>
                      <wps:spPr>
                        <a:xfrm>
                          <a:off x="0" y="0"/>
                          <a:ext cx="6120765" cy="457200"/>
                        </a:xfrm>
                        <a:prstGeom prst="rect">
                          <a:avLst/>
                        </a:prstGeom>
                        <a:solidFill>
                          <a:prstClr val="white"/>
                        </a:solidFill>
                        <a:ln>
                          <a:noFill/>
                        </a:ln>
                      </wps:spPr>
                      <wps:txbx>
                        <w:txbxContent>
                          <w:p w14:paraId="4699E16D" w14:textId="6862FFF1" w:rsidR="006825E3" w:rsidRPr="00B31858" w:rsidRDefault="006825E3" w:rsidP="00110904">
                            <w:pPr>
                              <w:pStyle w:val="Caption"/>
                              <w:rPr>
                                <w:rFonts w:cs="Times New Roman"/>
                                <w:noProof/>
                                <w:szCs w:val="20"/>
                              </w:rPr>
                            </w:pPr>
                            <w:bookmarkStart w:id="2340" w:name="_Ref113805530"/>
                            <w:bookmarkStart w:id="2341" w:name="_Toc125537878"/>
                            <w:r>
                              <w:t xml:space="preserve">Figure </w:t>
                            </w:r>
                            <w:r w:rsidR="00561536">
                              <w:fldChar w:fldCharType="begin"/>
                            </w:r>
                            <w:r w:rsidR="00561536">
                              <w:instrText xml:space="preserve"> SEQ Figure \* ARABIC </w:instrText>
                            </w:r>
                            <w:r w:rsidR="00561536">
                              <w:fldChar w:fldCharType="separate"/>
                            </w:r>
                            <w:r w:rsidR="00F511DE">
                              <w:rPr>
                                <w:noProof/>
                              </w:rPr>
                              <w:t>55</w:t>
                            </w:r>
                            <w:r w:rsidR="00561536">
                              <w:fldChar w:fldCharType="end"/>
                            </w:r>
                            <w:bookmarkEnd w:id="2340"/>
                            <w:r>
                              <w:t xml:space="preserve"> Core Elements of Using Data Specifications</w:t>
                            </w:r>
                            <w:r w:rsidR="00B345D9">
                              <w:t xml:space="preserve"> (non-normative)</w:t>
                            </w:r>
                            <w:bookmarkEnd w:id="23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B863484" id="Text Box 449" o:spid="_x0000_s1040" type="#_x0000_t202" style="position:absolute;left:0;text-align:left;margin-left:0;margin-top:35.5pt;width:481.95pt;height:36pt;z-index:25255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" stroked="f">
                <v:textbox inset="0,0,0,0">
                  <w:txbxContent>
                    <w:p w14:paraId="4699E16D" w14:textId="6862FFF1" w:rsidR="006825E3" w:rsidRPr="00B31858" w:rsidRDefault="006825E3" w:rsidP="00110904">
                      <w:pPr>
                        <w:pStyle w:val="Caption"/>
                        <w:rPr>
                          <w:rFonts w:cs="Times New Roman"/>
                          <w:noProof/>
                          <w:szCs w:val="20"/>
                        </w:rPr>
                      </w:pPr>
                      <w:bookmarkStart w:id="2356" w:name="_Ref113805530"/>
                      <w:bookmarkStart w:id="2357" w:name="_Toc125537878"/>
                      <w:r>
                        <w:t xml:space="preserve">Figure </w:t>
                      </w:r>
                      <w:r w:rsidR="00561536">
                        <w:fldChar w:fldCharType="begin"/>
                      </w:r>
                      <w:r w:rsidR="00561536">
                        <w:instrText xml:space="preserve"> SEQ Figure \* ARABIC </w:instrText>
                      </w:r>
                      <w:r w:rsidR="00561536">
                        <w:fldChar w:fldCharType="separate"/>
                      </w:r>
                      <w:r w:rsidR="00F511DE">
                        <w:rPr>
                          <w:noProof/>
                        </w:rPr>
                        <w:t>55</w:t>
                      </w:r>
                      <w:r w:rsidR="00561536">
                        <w:fldChar w:fldCharType="end"/>
                      </w:r>
                      <w:bookmarkEnd w:id="2356"/>
                      <w:r>
                        <w:t xml:space="preserve"> Core Elements of Using Data Specifications</w:t>
                      </w:r>
                      <w:r w:rsidR="00B345D9">
                        <w:t xml:space="preserve"> (non-normative)</w:t>
                      </w:r>
                      <w:bookmarkEnd w:id="2357"/>
                    </w:p>
                  </w:txbxContent>
                </v:textbox>
                <w10:wrap type="topAndBottom"/>
              </v:shape>
            </w:pict>
          </mc:Fallback>
        </mc:AlternateContent>
      </w:r>
      <w:r w:rsidR="006825E3" w:rsidRPr="00CE25AF">
        <w:rPr>
          <w:lang w:val="en-US"/>
        </w:rPr>
        <w:fldChar w:fldCharType="begin"/>
      </w:r>
      <w:r w:rsidR="006825E3" w:rsidRPr="00CE25AF">
        <w:rPr>
          <w:lang w:val="en-US"/>
        </w:rPr>
        <w:instrText xml:space="preserve"> REF _Ref113805530 \h  \* MERGEFORMAT </w:instrText>
      </w:r>
      <w:r w:rsidR="006825E3" w:rsidRPr="00CE25AF">
        <w:rPr>
          <w:lang w:val="en-US"/>
        </w:rPr>
      </w:r>
      <w:r w:rsidR="006825E3" w:rsidRPr="00CE25AF">
        <w:rPr>
          <w:lang w:val="en-US"/>
        </w:rPr>
        <w:fldChar w:fldCharType="separate"/>
      </w:r>
      <w:r w:rsidR="00F511DE" w:rsidRPr="00F511DE">
        <w:rPr>
          <w:lang w:val="en-US"/>
        </w:rPr>
        <w:t>Figure 55</w:t>
      </w:r>
      <w:r w:rsidR="006825E3" w:rsidRPr="00CE25AF">
        <w:rPr>
          <w:lang w:val="en-US"/>
        </w:rPr>
        <w:fldChar w:fldCharType="end"/>
      </w:r>
      <w:r w:rsidR="006825E3" w:rsidRPr="00CE25AF">
        <w:rPr>
          <w:lang w:val="en-US"/>
        </w:rPr>
        <w:t xml:space="preserve"> </w:t>
      </w:r>
      <w:r w:rsidR="00590341" w:rsidRPr="00CE25AF">
        <w:rPr>
          <w:lang w:val="en-US"/>
        </w:rPr>
        <w:t xml:space="preserve">shows </w:t>
      </w:r>
      <w:r w:rsidR="006825E3" w:rsidRPr="00CE25AF">
        <w:rPr>
          <w:lang w:val="en-US"/>
        </w:rPr>
        <w:t xml:space="preserve">the concept of data specification for </w:t>
      </w:r>
      <w:r w:rsidR="008F39BA" w:rsidRPr="00CE25AF">
        <w:rPr>
          <w:lang w:val="en-US"/>
        </w:rPr>
        <w:t>a</w:t>
      </w:r>
      <w:r w:rsidR="006825E3" w:rsidRPr="00CE25AF">
        <w:rPr>
          <w:lang w:val="en-US"/>
        </w:rPr>
        <w:t xml:space="preserve"> predefined data specification </w:t>
      </w:r>
      <w:r w:rsidR="006825E3" w:rsidRPr="006825E3">
        <w:rPr>
          <w:lang w:val="en-US"/>
        </w:rPr>
        <w:t>conformant to</w:t>
      </w:r>
      <w:r w:rsidR="006825E3" w:rsidRPr="00CE25AF">
        <w:rPr>
          <w:lang w:val="en-US"/>
        </w:rPr>
        <w:t xml:space="preserve"> IEC61360</w:t>
      </w:r>
      <w:r w:rsidR="008F39BA" w:rsidRPr="00CE25AF">
        <w:rPr>
          <w:rStyle w:val="FootnoteReference"/>
          <w:lang w:val="en-US"/>
        </w:rPr>
        <w:footnoteReference w:id="33"/>
      </w:r>
      <w:r w:rsidR="006825E3" w:rsidRPr="00CE25AF">
        <w:rPr>
          <w:lang w:val="en-US"/>
        </w:rPr>
        <w:t xml:space="preserve"> that, for example, can be used for concept descriptions for single properties.</w:t>
      </w:r>
    </w:p>
    <w:p w14:paraId="64B44682" w14:textId="2D6D46A6" w:rsidR="00B345D9" w:rsidRPr="00CE25AF" w:rsidRDefault="00B345D9" w:rsidP="00C72010">
      <w:pPr>
        <w:jc w:val="center"/>
        <w:rPr>
          <w:b/>
          <w:bCs/>
          <w:lang w:val="en-US"/>
        </w:rPr>
      </w:pPr>
    </w:p>
    <w:p w14:paraId="56D218C4" w14:textId="4BC273A7" w:rsidR="006825E3" w:rsidRPr="00CE25AF" w:rsidRDefault="00DB4183" w:rsidP="00DB4183">
      <w:pPr>
        <w:rPr>
          <w:lang w:val="en-US"/>
        </w:rPr>
      </w:pPr>
      <w:r w:rsidRPr="00CE25AF">
        <w:rPr>
          <w:lang w:val="en-US"/>
        </w:rPr>
        <w:t xml:space="preserve">The template introduced </w:t>
      </w:r>
      <w:r w:rsidR="00590341" w:rsidRPr="00CE25AF">
        <w:rPr>
          <w:lang w:val="en-US"/>
        </w:rPr>
        <w:t>to describe</w:t>
      </w:r>
      <w:r w:rsidRPr="00CE25AF">
        <w:rPr>
          <w:lang w:val="en-US"/>
        </w:rPr>
        <w:t xml:space="preserve"> the concept of a property, a value list</w:t>
      </w:r>
      <w:r w:rsidR="00590341" w:rsidRPr="00CE25AF">
        <w:rPr>
          <w:lang w:val="en-US"/>
        </w:rPr>
        <w:t>,</w:t>
      </w:r>
      <w:r w:rsidRPr="00CE25AF">
        <w:rPr>
          <w:lang w:val="en-US"/>
        </w:rPr>
        <w:t xml:space="preserve"> or a value is based on IEC 61360. </w:t>
      </w:r>
      <w:r w:rsidR="001D2827" w:rsidRPr="00CE25AF">
        <w:rPr>
          <w:lang w:val="en-US"/>
        </w:rPr>
        <w:fldChar w:fldCharType="begin"/>
      </w:r>
      <w:r w:rsidR="001D2827" w:rsidRPr="00CE25AF">
        <w:rPr>
          <w:lang w:val="en-US"/>
        </w:rPr>
        <w:instrText xml:space="preserve"> REF _Ref113805530 \h  \* MERGEFORMAT </w:instrText>
      </w:r>
      <w:r w:rsidR="001D2827" w:rsidRPr="00CE25AF">
        <w:rPr>
          <w:lang w:val="en-US"/>
        </w:rPr>
      </w:r>
      <w:r w:rsidR="001D2827" w:rsidRPr="00CE25AF">
        <w:rPr>
          <w:lang w:val="en-US"/>
        </w:rPr>
        <w:fldChar w:fldCharType="separate"/>
      </w:r>
      <w:r w:rsidR="00F511DE" w:rsidRPr="00F511DE">
        <w:rPr>
          <w:lang w:val="en-US"/>
        </w:rPr>
        <w:t>Figure 55</w:t>
      </w:r>
      <w:r w:rsidR="001D2827" w:rsidRPr="00CE25AF">
        <w:rPr>
          <w:lang w:val="en-US"/>
        </w:rPr>
        <w:fldChar w:fldCharType="end"/>
      </w:r>
      <w:r w:rsidR="001D2827" w:rsidRPr="00CE25AF">
        <w:rPr>
          <w:lang w:val="en-US"/>
        </w:rPr>
        <w:t xml:space="preserve"> also </w:t>
      </w:r>
      <w:r w:rsidRPr="00CE25AF">
        <w:rPr>
          <w:lang w:val="en-US"/>
        </w:rPr>
        <w:t>shows how concept descriptions and the predefined data specification templates are related to each other.</w:t>
      </w:r>
    </w:p>
    <w:p w14:paraId="63E3BE89" w14:textId="00D27005" w:rsidR="00626B42" w:rsidRPr="00373A9F" w:rsidRDefault="00626B42" w:rsidP="004E069D">
      <w:pPr>
        <w:pStyle w:val="Heading3"/>
        <w:numPr>
          <w:ilvl w:val="2"/>
          <w:numId w:val="53"/>
        </w:numPr>
        <w:rPr>
          <w:lang w:val="en-US"/>
        </w:rPr>
      </w:pPr>
      <w:bookmarkStart w:id="2342" w:name="_Toc125227925"/>
      <w:bookmarkStart w:id="2343" w:name="_Toc125537712"/>
      <w:r w:rsidRPr="00373A9F">
        <w:rPr>
          <w:lang w:val="en-US"/>
        </w:rPr>
        <w:lastRenderedPageBreak/>
        <w:t>Data Specification Template Attributes</w:t>
      </w:r>
      <w:bookmarkEnd w:id="2342"/>
      <w:bookmarkEnd w:id="2343"/>
    </w:p>
    <w:p w14:paraId="76384DF0" w14:textId="573AEE14" w:rsidR="00BA11CF" w:rsidRPr="00CE25AF" w:rsidRDefault="006F6953" w:rsidP="00110904">
      <w:pPr>
        <w:pStyle w:val="Caption"/>
      </w:pPr>
      <w:bookmarkStart w:id="2344" w:name="_Toc125537879"/>
      <w:r w:rsidRPr="00CE25AF">
        <w:rPr>
          <w:noProof/>
        </w:rPr>
        <w:drawing>
          <wp:anchor distT="0" distB="0" distL="114300" distR="114300" simplePos="0" relativeHeight="252794880" behindDoc="0" locked="0" layoutInCell="1" allowOverlap="1" wp14:anchorId="0CD1B672" wp14:editId="0EF4CD64">
            <wp:simplePos x="0" y="0"/>
            <wp:positionH relativeFrom="column">
              <wp:posOffset>1360170</wp:posOffset>
            </wp:positionH>
            <wp:positionV relativeFrom="paragraph">
              <wp:posOffset>295275</wp:posOffset>
            </wp:positionV>
            <wp:extent cx="2470150" cy="1981200"/>
            <wp:effectExtent l="0" t="0" r="0" b="0"/>
            <wp:wrapTopAndBottom/>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7015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A11CF" w:rsidRPr="00CE25AF">
        <w:t xml:space="preserve">Figure </w:t>
      </w:r>
      <w:r w:rsidR="00561536">
        <w:fldChar w:fldCharType="begin"/>
      </w:r>
      <w:r w:rsidR="00561536">
        <w:instrText xml:space="preserve"> SEQ Figure \* ARABIC </w:instrText>
      </w:r>
      <w:r w:rsidR="00561536">
        <w:fldChar w:fldCharType="separate"/>
      </w:r>
      <w:r w:rsidR="00F511DE">
        <w:rPr>
          <w:noProof/>
        </w:rPr>
        <w:t>56</w:t>
      </w:r>
      <w:r w:rsidR="00561536">
        <w:fldChar w:fldCharType="end"/>
      </w:r>
      <w:r w:rsidR="00BA11CF" w:rsidRPr="00CE25AF">
        <w:t xml:space="preserve"> Data Specification Templates</w:t>
      </w:r>
      <w:bookmarkEnd w:id="2344"/>
    </w:p>
    <w:p w14:paraId="6912ED8A" w14:textId="1AB2378A" w:rsidR="00BA11CF" w:rsidRPr="00373A9F" w:rsidRDefault="00BA11CF" w:rsidP="006E71A7">
      <w:pPr>
        <w:pStyle w:val="Figure"/>
        <w:rPr>
          <w:lang w:val="en-US"/>
        </w:rPr>
      </w:pPr>
    </w:p>
    <w:p w14:paraId="162FC2FE" w14:textId="299F45B2" w:rsidR="00BA11CF" w:rsidRPr="00CE25AF" w:rsidRDefault="00BA11CF" w:rsidP="00373A9F">
      <w:pPr>
        <w:pStyle w:val="NOTE"/>
        <w:ind w:left="284" w:firstLine="0"/>
        <w:rPr>
          <w:lang w:val="en-US"/>
        </w:rPr>
      </w:pPr>
      <w:r w:rsidRPr="00CE25AF">
        <w:rPr>
          <w:lang w:val="en-US"/>
        </w:rPr>
        <w:t xml:space="preserve">Note: </w:t>
      </w:r>
      <w:r w:rsidR="00590341" w:rsidRPr="00CE25AF">
        <w:rPr>
          <w:lang w:val="en-US"/>
        </w:rPr>
        <w:t>t</w:t>
      </w:r>
      <w:r w:rsidRPr="00CE25AF">
        <w:rPr>
          <w:lang w:val="en-US"/>
        </w:rPr>
        <w:t xml:space="preserve">he </w:t>
      </w:r>
      <w:r w:rsidR="00590341" w:rsidRPr="00CE25AF">
        <w:rPr>
          <w:lang w:val="en-US"/>
        </w:rPr>
        <w:t>d</w:t>
      </w:r>
      <w:r w:rsidRPr="00CE25AF">
        <w:rPr>
          <w:lang w:val="en-US"/>
        </w:rPr>
        <w:t xml:space="preserve">ata </w:t>
      </w:r>
      <w:r w:rsidR="00590341" w:rsidRPr="00CE25AF">
        <w:rPr>
          <w:lang w:val="en-US"/>
        </w:rPr>
        <w:t>s</w:t>
      </w:r>
      <w:r w:rsidRPr="00CE25AF">
        <w:rPr>
          <w:lang w:val="en-US"/>
        </w:rPr>
        <w:t xml:space="preserve">pecification </w:t>
      </w:r>
      <w:r w:rsidR="00590341" w:rsidRPr="00CE25AF">
        <w:rPr>
          <w:lang w:val="en-US"/>
        </w:rPr>
        <w:t>t</w:t>
      </w:r>
      <w:r w:rsidRPr="00CE25AF">
        <w:rPr>
          <w:lang w:val="en-US"/>
        </w:rPr>
        <w:t xml:space="preserve">emplates do not belong to the metamodel of the </w:t>
      </w:r>
      <w:r w:rsidR="003702DB" w:rsidRPr="00CE25AF">
        <w:rPr>
          <w:lang w:val="en-US"/>
        </w:rPr>
        <w:t>Asset Administration Shell</w:t>
      </w:r>
      <w:r w:rsidRPr="00CE25AF">
        <w:rPr>
          <w:lang w:val="en-US"/>
        </w:rPr>
        <w:t>. In serializations that choose specific templates</w:t>
      </w:r>
      <w:r w:rsidR="00590341" w:rsidRPr="00CE25AF">
        <w:rPr>
          <w:lang w:val="en-US"/>
        </w:rPr>
        <w:t>,</w:t>
      </w:r>
      <w:r w:rsidRPr="00CE25AF">
        <w:rPr>
          <w:lang w:val="en-US"/>
        </w:rPr>
        <w:t xml:space="preserve"> the corresponding data specification content may be directly incorporated. </w:t>
      </w:r>
    </w:p>
    <w:p w14:paraId="4158476A" w14:textId="007EA9EF" w:rsidR="00BA11CF" w:rsidRPr="00CE25AF" w:rsidRDefault="00BA11CF" w:rsidP="00BA11CF">
      <w:pPr>
        <w:rPr>
          <w:lang w:val="en-US"/>
        </w:rPr>
      </w:pPr>
      <w:r w:rsidRPr="00CE25AF">
        <w:rPr>
          <w:lang w:val="en-US"/>
        </w:rPr>
        <w:t>It is required that a data specification template has a global unique ID so that i</w:t>
      </w:r>
      <w:r w:rsidR="00A24E82" w:rsidRPr="00CE25AF">
        <w:rPr>
          <w:lang w:val="en-US"/>
        </w:rPr>
        <w:t>t</w:t>
      </w:r>
      <w:r w:rsidRPr="00CE25AF">
        <w:rPr>
          <w:lang w:val="en-US"/>
        </w:rPr>
        <w:t xml:space="preserve"> can be referenced via </w:t>
      </w:r>
      <w:proofErr w:type="spellStart"/>
      <w:r w:rsidRPr="00CE25AF">
        <w:rPr>
          <w:i/>
          <w:lang w:val="en-US"/>
        </w:rPr>
        <w:t>HasDataSpecification</w:t>
      </w:r>
      <w:proofErr w:type="spellEnd"/>
      <w:r w:rsidRPr="00CE25AF">
        <w:rPr>
          <w:i/>
          <w:lang w:val="en-US"/>
        </w:rPr>
        <w:t>/</w:t>
      </w:r>
      <w:proofErr w:type="spellStart"/>
      <w:r w:rsidRPr="00CE25AF">
        <w:rPr>
          <w:i/>
          <w:lang w:val="en-US"/>
        </w:rPr>
        <w:t>dataSpecification</w:t>
      </w:r>
      <w:proofErr w:type="spellEnd"/>
      <w:r w:rsidRPr="00CE25AF">
        <w:rPr>
          <w:lang w:val="en-US"/>
        </w:rPr>
        <w:t xml:space="preserve">. </w:t>
      </w:r>
    </w:p>
    <w:p w14:paraId="72B88FBC" w14:textId="2EF6ED04" w:rsidR="00BA11CF" w:rsidRPr="00373A9F" w:rsidRDefault="00BA11CF" w:rsidP="00BA11CF">
      <w:pPr>
        <w:rPr>
          <w:lang w:val="en-US"/>
        </w:rPr>
      </w:pPr>
      <w:r w:rsidRPr="00CE25AF">
        <w:rPr>
          <w:lang w:val="en-US"/>
        </w:rPr>
        <w:t xml:space="preserve">A template consists of the </w:t>
      </w:r>
      <w:proofErr w:type="spellStart"/>
      <w:r w:rsidRPr="00CE25AF">
        <w:rPr>
          <w:i/>
          <w:lang w:val="en-US"/>
        </w:rPr>
        <w:t>DataSpecificationContent</w:t>
      </w:r>
      <w:proofErr w:type="spellEnd"/>
      <w:r w:rsidRPr="00CE25AF">
        <w:rPr>
          <w:lang w:val="en-US"/>
        </w:rPr>
        <w:t xml:space="preserve"> containing the additional attributes to be added to the element instance that references the data specification template</w:t>
      </w:r>
      <w:r w:rsidR="00590341" w:rsidRPr="00CE25AF">
        <w:rPr>
          <w:lang w:val="en-US"/>
        </w:rPr>
        <w:t>, as well as</w:t>
      </w:r>
      <w:r w:rsidRPr="00CE25AF">
        <w:rPr>
          <w:lang w:val="en-US"/>
        </w:rPr>
        <w:t xml:space="preserve"> meta information about the template itself. </w:t>
      </w:r>
      <w:r w:rsidR="00590341" w:rsidRPr="00CE25AF">
        <w:rPr>
          <w:lang w:val="en-US"/>
        </w:rPr>
        <w:t>T</w:t>
      </w:r>
      <w:r w:rsidRPr="00CE25AF">
        <w:rPr>
          <w:lang w:val="en-US"/>
        </w:rPr>
        <w:t>hese</w:t>
      </w:r>
      <w:r w:rsidRPr="00373A9F">
        <w:rPr>
          <w:lang w:val="en-US"/>
        </w:rPr>
        <w:t xml:space="preserve"> are two </w:t>
      </w:r>
      <w:r w:rsidRPr="00CE25AF">
        <w:rPr>
          <w:lang w:val="en-US"/>
        </w:rPr>
        <w:t>separate</w:t>
      </w:r>
      <w:r w:rsidRPr="00373A9F">
        <w:rPr>
          <w:lang w:val="en-US"/>
        </w:rPr>
        <w:t xml:space="preserve"> classes</w:t>
      </w:r>
      <w:r w:rsidR="00590341" w:rsidRPr="00CE25AF">
        <w:rPr>
          <w:lang w:val="en-US"/>
        </w:rPr>
        <w:t xml:space="preserve"> in UML</w:t>
      </w:r>
      <w:r w:rsidRPr="00373A9F">
        <w:rPr>
          <w:lang w:val="en-US"/>
        </w:rPr>
        <w:t xml:space="preserve">. </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3828"/>
        <w:gridCol w:w="2551"/>
        <w:gridCol w:w="1276"/>
      </w:tblGrid>
      <w:tr w:rsidR="00BA11CF" w:rsidRPr="00CE25AF" w14:paraId="69493ECA" w14:textId="77777777" w:rsidTr="00D92699">
        <w:trPr>
          <w:trHeight w:val="243"/>
          <w:tblHeader/>
        </w:trPr>
        <w:tc>
          <w:tcPr>
            <w:tcW w:w="2263" w:type="dxa"/>
            <w:shd w:val="clear" w:color="auto" w:fill="0778A5"/>
          </w:tcPr>
          <w:p w14:paraId="2D6F2485" w14:textId="77777777" w:rsidR="00BA11CF" w:rsidRPr="00373A9F" w:rsidRDefault="00BA11CF" w:rsidP="005E68BB">
            <w:pPr>
              <w:rPr>
                <w:color w:val="FFFFFF" w:themeColor="background1"/>
                <w:lang w:val="en-US"/>
              </w:rPr>
            </w:pPr>
            <w:r w:rsidRPr="00373A9F">
              <w:rPr>
                <w:color w:val="FFFFFF" w:themeColor="background1"/>
                <w:lang w:val="en-US"/>
              </w:rPr>
              <w:t>Class:</w:t>
            </w:r>
          </w:p>
        </w:tc>
        <w:tc>
          <w:tcPr>
            <w:tcW w:w="7655" w:type="dxa"/>
            <w:gridSpan w:val="3"/>
          </w:tcPr>
          <w:p w14:paraId="1BD8DAA9" w14:textId="4D9FD737" w:rsidR="00BA11CF" w:rsidRPr="00373A9F" w:rsidRDefault="00BA11CF" w:rsidP="005E68BB">
            <w:pPr>
              <w:rPr>
                <w:lang w:val="en-US"/>
              </w:rPr>
            </w:pPr>
            <w:proofErr w:type="spellStart"/>
            <w:r w:rsidRPr="00373A9F">
              <w:rPr>
                <w:lang w:val="en-US"/>
              </w:rPr>
              <w:t>DataSpecification</w:t>
            </w:r>
            <w:proofErr w:type="spellEnd"/>
            <w:r w:rsidR="004C0EFC" w:rsidRPr="00373A9F">
              <w:rPr>
                <w:lang w:val="en-US"/>
              </w:rPr>
              <w:t xml:space="preserve"> </w:t>
            </w:r>
            <w:r w:rsidRPr="00373A9F">
              <w:rPr>
                <w:lang w:val="en-US"/>
              </w:rPr>
              <w:t>&lt;&lt;Template&gt;&gt;</w:t>
            </w:r>
          </w:p>
        </w:tc>
      </w:tr>
      <w:tr w:rsidR="00BA11CF" w:rsidRPr="00CE25AF" w14:paraId="71634FF9" w14:textId="77777777" w:rsidTr="00D92699">
        <w:tc>
          <w:tcPr>
            <w:tcW w:w="2263" w:type="dxa"/>
            <w:shd w:val="clear" w:color="auto" w:fill="0778A5"/>
          </w:tcPr>
          <w:p w14:paraId="39FAAA78" w14:textId="77777777" w:rsidR="00BA11CF" w:rsidRPr="00373A9F" w:rsidRDefault="00BA11CF" w:rsidP="005E68BB">
            <w:pPr>
              <w:rPr>
                <w:color w:val="FFFFFF" w:themeColor="background1"/>
                <w:lang w:val="en-US"/>
              </w:rPr>
            </w:pPr>
            <w:r w:rsidRPr="00373A9F">
              <w:rPr>
                <w:color w:val="FFFFFF" w:themeColor="background1"/>
                <w:lang w:val="en-US"/>
              </w:rPr>
              <w:t>Explanation:</w:t>
            </w:r>
          </w:p>
        </w:tc>
        <w:tc>
          <w:tcPr>
            <w:tcW w:w="7655" w:type="dxa"/>
            <w:gridSpan w:val="3"/>
          </w:tcPr>
          <w:p w14:paraId="606A8453" w14:textId="5284BBDC" w:rsidR="00BA11CF" w:rsidRPr="00373A9F" w:rsidRDefault="00BA11CF" w:rsidP="005E68BB">
            <w:pPr>
              <w:rPr>
                <w:lang w:val="en-US"/>
              </w:rPr>
            </w:pPr>
            <w:r w:rsidRPr="00373A9F">
              <w:rPr>
                <w:lang w:val="en-US"/>
              </w:rPr>
              <w:t xml:space="preserve">Data </w:t>
            </w:r>
            <w:r w:rsidR="00590341" w:rsidRPr="00CE25AF">
              <w:rPr>
                <w:lang w:val="en-US"/>
              </w:rPr>
              <w:t>s</w:t>
            </w:r>
            <w:r w:rsidRPr="00CE25AF">
              <w:rPr>
                <w:lang w:val="en-US"/>
              </w:rPr>
              <w:t xml:space="preserve">pecification </w:t>
            </w:r>
            <w:r w:rsidR="00590341" w:rsidRPr="00CE25AF">
              <w:rPr>
                <w:lang w:val="en-US"/>
              </w:rPr>
              <w:t>t</w:t>
            </w:r>
            <w:r w:rsidRPr="00CE25AF">
              <w:rPr>
                <w:lang w:val="en-US"/>
              </w:rPr>
              <w:t>emplate</w:t>
            </w:r>
          </w:p>
        </w:tc>
      </w:tr>
      <w:tr w:rsidR="00BA11CF" w:rsidRPr="00CE25AF" w14:paraId="2D76D1F8" w14:textId="77777777" w:rsidTr="00D92699">
        <w:tc>
          <w:tcPr>
            <w:tcW w:w="2263" w:type="dxa"/>
            <w:tcBorders>
              <w:bottom w:val="single" w:sz="4" w:space="0" w:color="auto"/>
            </w:tcBorders>
            <w:shd w:val="clear" w:color="auto" w:fill="0778A5"/>
          </w:tcPr>
          <w:p w14:paraId="09FFEBE9" w14:textId="77777777" w:rsidR="00BA11CF" w:rsidRPr="00373A9F" w:rsidRDefault="00BA11CF" w:rsidP="005E68BB">
            <w:pPr>
              <w:rPr>
                <w:color w:val="FFFFFF" w:themeColor="background1"/>
                <w:lang w:val="en-US"/>
              </w:rPr>
            </w:pPr>
            <w:r w:rsidRPr="00373A9F">
              <w:rPr>
                <w:color w:val="FFFFFF" w:themeColor="background1"/>
                <w:lang w:val="en-US"/>
              </w:rPr>
              <w:t>Inherits from:</w:t>
            </w:r>
          </w:p>
        </w:tc>
        <w:tc>
          <w:tcPr>
            <w:tcW w:w="7655" w:type="dxa"/>
            <w:gridSpan w:val="3"/>
            <w:tcBorders>
              <w:bottom w:val="single" w:sz="4" w:space="0" w:color="auto"/>
            </w:tcBorders>
          </w:tcPr>
          <w:p w14:paraId="3A0A0537" w14:textId="77777777" w:rsidR="00BA11CF" w:rsidRPr="00373A9F" w:rsidRDefault="00BA11CF" w:rsidP="005E68BB">
            <w:pPr>
              <w:rPr>
                <w:lang w:val="en-US"/>
              </w:rPr>
            </w:pPr>
            <w:r w:rsidRPr="00373A9F">
              <w:rPr>
                <w:lang w:val="en-US"/>
              </w:rPr>
              <w:t>--</w:t>
            </w:r>
          </w:p>
        </w:tc>
      </w:tr>
      <w:tr w:rsidR="00D92699" w:rsidRPr="00CE25AF" w14:paraId="1652011B" w14:textId="77777777" w:rsidTr="00D92699">
        <w:tc>
          <w:tcPr>
            <w:tcW w:w="2263" w:type="dxa"/>
            <w:shd w:val="clear" w:color="auto" w:fill="0778A5"/>
          </w:tcPr>
          <w:p w14:paraId="4261D968" w14:textId="77777777" w:rsidR="00BA11CF" w:rsidRPr="00373A9F" w:rsidRDefault="00BA11CF" w:rsidP="005E68BB">
            <w:pPr>
              <w:rPr>
                <w:color w:val="FFFFFF" w:themeColor="background1"/>
                <w:sz w:val="18"/>
                <w:lang w:val="en-US"/>
              </w:rPr>
            </w:pPr>
            <w:r w:rsidRPr="00373A9F">
              <w:rPr>
                <w:color w:val="FFFFFF" w:themeColor="background1"/>
                <w:lang w:val="en-US"/>
              </w:rPr>
              <w:t xml:space="preserve">Attribute </w:t>
            </w:r>
          </w:p>
        </w:tc>
        <w:tc>
          <w:tcPr>
            <w:tcW w:w="3828" w:type="dxa"/>
            <w:shd w:val="clear" w:color="auto" w:fill="0778A5"/>
          </w:tcPr>
          <w:p w14:paraId="3EDE3B1B" w14:textId="77777777" w:rsidR="00BA11CF" w:rsidRPr="00373A9F" w:rsidRDefault="00BA11CF" w:rsidP="005E68BB">
            <w:pPr>
              <w:rPr>
                <w:color w:val="FFFFFF" w:themeColor="background1"/>
                <w:lang w:val="en-US"/>
              </w:rPr>
            </w:pPr>
            <w:r w:rsidRPr="00373A9F">
              <w:rPr>
                <w:color w:val="FFFFFF" w:themeColor="background1"/>
                <w:lang w:val="en-US"/>
              </w:rPr>
              <w:t>Explanation</w:t>
            </w:r>
          </w:p>
        </w:tc>
        <w:tc>
          <w:tcPr>
            <w:tcW w:w="2551" w:type="dxa"/>
            <w:shd w:val="clear" w:color="auto" w:fill="0778A5"/>
          </w:tcPr>
          <w:p w14:paraId="6E8E49DB" w14:textId="77777777" w:rsidR="00BA11CF" w:rsidRPr="00373A9F" w:rsidRDefault="00BA11CF" w:rsidP="005E68BB">
            <w:pPr>
              <w:rPr>
                <w:color w:val="FFFFFF" w:themeColor="background1"/>
                <w:lang w:val="en-US"/>
              </w:rPr>
            </w:pPr>
            <w:r w:rsidRPr="00373A9F">
              <w:rPr>
                <w:color w:val="FFFFFF" w:themeColor="background1"/>
                <w:lang w:val="en-US"/>
              </w:rPr>
              <w:t>Type</w:t>
            </w:r>
          </w:p>
        </w:tc>
        <w:tc>
          <w:tcPr>
            <w:tcW w:w="1276" w:type="dxa"/>
            <w:shd w:val="clear" w:color="auto" w:fill="0778A5"/>
          </w:tcPr>
          <w:p w14:paraId="63B44899" w14:textId="77777777" w:rsidR="00BA11CF" w:rsidRPr="00373A9F" w:rsidRDefault="00BA11CF" w:rsidP="005E68BB">
            <w:pPr>
              <w:rPr>
                <w:color w:val="FFFFFF" w:themeColor="background1"/>
                <w:lang w:val="en-US"/>
              </w:rPr>
            </w:pPr>
            <w:r w:rsidRPr="00373A9F">
              <w:rPr>
                <w:color w:val="FFFFFF" w:themeColor="background1"/>
                <w:lang w:val="en-US"/>
              </w:rPr>
              <w:t>Card.</w:t>
            </w:r>
          </w:p>
        </w:tc>
      </w:tr>
      <w:tr w:rsidR="00BA11CF" w:rsidRPr="00CE25AF" w14:paraId="56984E3E" w14:textId="77777777" w:rsidTr="005E68BB">
        <w:tc>
          <w:tcPr>
            <w:tcW w:w="2263" w:type="dxa"/>
          </w:tcPr>
          <w:p w14:paraId="63013562" w14:textId="77777777" w:rsidR="00BA11CF" w:rsidRPr="00373A9F" w:rsidRDefault="00BA11CF" w:rsidP="005E68BB">
            <w:pPr>
              <w:rPr>
                <w:sz w:val="18"/>
                <w:lang w:val="en-US"/>
              </w:rPr>
            </w:pPr>
            <w:r w:rsidRPr="00373A9F">
              <w:rPr>
                <w:lang w:val="en-US"/>
              </w:rPr>
              <w:t>administration</w:t>
            </w:r>
          </w:p>
        </w:tc>
        <w:tc>
          <w:tcPr>
            <w:tcW w:w="3828" w:type="dxa"/>
          </w:tcPr>
          <w:p w14:paraId="4069E2DE" w14:textId="43304D4C" w:rsidR="00BA11CF" w:rsidRPr="00CE25AF" w:rsidRDefault="00BA11CF" w:rsidP="005E68BB">
            <w:pPr>
              <w:rPr>
                <w:lang w:val="en-US"/>
              </w:rPr>
            </w:pPr>
            <w:r w:rsidRPr="00CE25AF">
              <w:rPr>
                <w:lang w:val="en-US"/>
              </w:rPr>
              <w:t>Administrative information of an identifiable element</w:t>
            </w:r>
          </w:p>
          <w:p w14:paraId="39313890" w14:textId="27ED7143" w:rsidR="00BA11CF" w:rsidRPr="00CE25AF" w:rsidRDefault="00BA11CF" w:rsidP="00373A9F">
            <w:pPr>
              <w:pStyle w:val="NOTE"/>
              <w:ind w:left="284" w:firstLine="0"/>
              <w:rPr>
                <w:lang w:val="en-US"/>
              </w:rPr>
            </w:pPr>
            <w:r w:rsidRPr="00CE25AF">
              <w:rPr>
                <w:lang w:val="en-US"/>
              </w:rPr>
              <w:t xml:space="preserve">Note: </w:t>
            </w:r>
            <w:r w:rsidR="00590341" w:rsidRPr="00CE25AF">
              <w:rPr>
                <w:lang w:val="en-US"/>
              </w:rPr>
              <w:t>s</w:t>
            </w:r>
            <w:r w:rsidRPr="00CE25AF">
              <w:rPr>
                <w:lang w:val="en-US"/>
              </w:rPr>
              <w:t>ome of the administrative information like the version number might need to be part of the identification.</w:t>
            </w:r>
          </w:p>
        </w:tc>
        <w:tc>
          <w:tcPr>
            <w:tcW w:w="2551" w:type="dxa"/>
          </w:tcPr>
          <w:p w14:paraId="3053C4F4" w14:textId="77777777" w:rsidR="00BA11CF" w:rsidRPr="00373A9F" w:rsidRDefault="00BA11CF" w:rsidP="005E68BB">
            <w:pPr>
              <w:rPr>
                <w:lang w:val="en-US"/>
              </w:rPr>
            </w:pPr>
            <w:proofErr w:type="spellStart"/>
            <w:r w:rsidRPr="00373A9F">
              <w:rPr>
                <w:lang w:val="en-US"/>
              </w:rPr>
              <w:t>AdministrativeInformation</w:t>
            </w:r>
            <w:proofErr w:type="spellEnd"/>
          </w:p>
        </w:tc>
        <w:tc>
          <w:tcPr>
            <w:tcW w:w="1276" w:type="dxa"/>
          </w:tcPr>
          <w:p w14:paraId="18B799E9" w14:textId="77777777" w:rsidR="00BA11CF" w:rsidRPr="00373A9F" w:rsidRDefault="00BA11CF" w:rsidP="005E68BB">
            <w:pPr>
              <w:rPr>
                <w:lang w:val="en-US"/>
              </w:rPr>
            </w:pPr>
            <w:r w:rsidRPr="00373A9F">
              <w:rPr>
                <w:lang w:val="en-US"/>
              </w:rPr>
              <w:t>0..1</w:t>
            </w:r>
          </w:p>
        </w:tc>
      </w:tr>
      <w:tr w:rsidR="00BA11CF" w:rsidRPr="00CE25AF" w14:paraId="4C7AA8D6" w14:textId="77777777" w:rsidTr="005E68BB">
        <w:tc>
          <w:tcPr>
            <w:tcW w:w="2263" w:type="dxa"/>
          </w:tcPr>
          <w:p w14:paraId="2BFE8F1F" w14:textId="77777777" w:rsidR="00BA11CF" w:rsidRPr="00373A9F" w:rsidRDefault="00BA11CF" w:rsidP="005E68BB">
            <w:pPr>
              <w:rPr>
                <w:lang w:val="en-US"/>
              </w:rPr>
            </w:pPr>
            <w:r w:rsidRPr="00373A9F">
              <w:rPr>
                <w:lang w:val="en-US"/>
              </w:rPr>
              <w:t>id</w:t>
            </w:r>
          </w:p>
        </w:tc>
        <w:tc>
          <w:tcPr>
            <w:tcW w:w="3828" w:type="dxa"/>
          </w:tcPr>
          <w:p w14:paraId="5FC54FA2" w14:textId="3FFFCABA" w:rsidR="00BA11CF" w:rsidRPr="00CE25AF" w:rsidRDefault="00BA11CF" w:rsidP="005E68BB">
            <w:pPr>
              <w:rPr>
                <w:lang w:val="en-US"/>
              </w:rPr>
            </w:pPr>
            <w:r w:rsidRPr="00CE25AF">
              <w:rPr>
                <w:lang w:val="en-US"/>
              </w:rPr>
              <w:t>The globally unique identification of the element</w:t>
            </w:r>
          </w:p>
        </w:tc>
        <w:tc>
          <w:tcPr>
            <w:tcW w:w="2551" w:type="dxa"/>
          </w:tcPr>
          <w:p w14:paraId="2F8CDC9C" w14:textId="77777777" w:rsidR="00BA11CF" w:rsidRPr="00373A9F" w:rsidRDefault="00BA11CF" w:rsidP="005E68BB">
            <w:pPr>
              <w:rPr>
                <w:lang w:val="en-US"/>
              </w:rPr>
            </w:pPr>
            <w:r w:rsidRPr="00373A9F">
              <w:rPr>
                <w:lang w:val="en-US"/>
              </w:rPr>
              <w:t>Identifier</w:t>
            </w:r>
          </w:p>
        </w:tc>
        <w:tc>
          <w:tcPr>
            <w:tcW w:w="1276" w:type="dxa"/>
          </w:tcPr>
          <w:p w14:paraId="49F80F95" w14:textId="77777777" w:rsidR="00BA11CF" w:rsidRPr="00373A9F" w:rsidRDefault="00BA11CF" w:rsidP="005E68BB">
            <w:pPr>
              <w:rPr>
                <w:lang w:val="en-US"/>
              </w:rPr>
            </w:pPr>
            <w:r w:rsidRPr="00373A9F">
              <w:rPr>
                <w:lang w:val="en-US"/>
              </w:rPr>
              <w:t>1</w:t>
            </w:r>
          </w:p>
        </w:tc>
      </w:tr>
      <w:tr w:rsidR="00BA11CF" w:rsidRPr="00CE25AF" w14:paraId="4B9A8BC6" w14:textId="77777777" w:rsidTr="005E68BB">
        <w:tc>
          <w:tcPr>
            <w:tcW w:w="2263" w:type="dxa"/>
          </w:tcPr>
          <w:p w14:paraId="18ABEE30" w14:textId="77777777" w:rsidR="00BA11CF" w:rsidRPr="00373A9F" w:rsidRDefault="00BA11CF" w:rsidP="005E68BB">
            <w:pPr>
              <w:rPr>
                <w:lang w:val="en-US"/>
              </w:rPr>
            </w:pPr>
            <w:proofErr w:type="spellStart"/>
            <w:r w:rsidRPr="00373A9F">
              <w:rPr>
                <w:lang w:val="en-US"/>
              </w:rPr>
              <w:t>dataSpecificationContent</w:t>
            </w:r>
            <w:proofErr w:type="spellEnd"/>
          </w:p>
        </w:tc>
        <w:tc>
          <w:tcPr>
            <w:tcW w:w="3828" w:type="dxa"/>
          </w:tcPr>
          <w:p w14:paraId="16DD761D" w14:textId="77777777" w:rsidR="00BA11CF" w:rsidRPr="00CE25AF" w:rsidRDefault="00BA11CF" w:rsidP="005E68BB">
            <w:pPr>
              <w:rPr>
                <w:lang w:val="en-US"/>
              </w:rPr>
            </w:pPr>
            <w:r w:rsidRPr="00CE25AF">
              <w:rPr>
                <w:lang w:val="en-US"/>
              </w:rPr>
              <w:t>The content of the template without meta data</w:t>
            </w:r>
          </w:p>
        </w:tc>
        <w:tc>
          <w:tcPr>
            <w:tcW w:w="2551" w:type="dxa"/>
          </w:tcPr>
          <w:p w14:paraId="490905BC" w14:textId="77777777" w:rsidR="00BA11CF" w:rsidRPr="00373A9F" w:rsidRDefault="00BA11CF" w:rsidP="005E68BB">
            <w:pPr>
              <w:rPr>
                <w:lang w:val="en-US"/>
              </w:rPr>
            </w:pPr>
            <w:proofErr w:type="spellStart"/>
            <w:r w:rsidRPr="00373A9F">
              <w:rPr>
                <w:lang w:val="en-US"/>
              </w:rPr>
              <w:t>DataSpecificationContent</w:t>
            </w:r>
            <w:proofErr w:type="spellEnd"/>
          </w:p>
        </w:tc>
        <w:tc>
          <w:tcPr>
            <w:tcW w:w="1276" w:type="dxa"/>
          </w:tcPr>
          <w:p w14:paraId="7A2DD6E8" w14:textId="77777777" w:rsidR="00BA11CF" w:rsidRPr="00373A9F" w:rsidRDefault="00BA11CF" w:rsidP="005E68BB">
            <w:pPr>
              <w:rPr>
                <w:lang w:val="en-US"/>
              </w:rPr>
            </w:pPr>
            <w:r w:rsidRPr="00373A9F">
              <w:rPr>
                <w:lang w:val="en-US"/>
              </w:rPr>
              <w:t>1</w:t>
            </w:r>
          </w:p>
        </w:tc>
      </w:tr>
      <w:tr w:rsidR="00BA11CF" w:rsidRPr="00CE25AF" w14:paraId="573ED8D9" w14:textId="77777777" w:rsidTr="005E68BB">
        <w:tc>
          <w:tcPr>
            <w:tcW w:w="2263" w:type="dxa"/>
          </w:tcPr>
          <w:p w14:paraId="02F110C3" w14:textId="77777777" w:rsidR="00BA11CF" w:rsidRPr="00373A9F" w:rsidRDefault="00BA11CF" w:rsidP="005E68BB">
            <w:pPr>
              <w:rPr>
                <w:lang w:val="en-US"/>
              </w:rPr>
            </w:pPr>
            <w:r w:rsidRPr="00373A9F">
              <w:rPr>
                <w:lang w:val="en-US"/>
              </w:rPr>
              <w:t>description</w:t>
            </w:r>
          </w:p>
        </w:tc>
        <w:tc>
          <w:tcPr>
            <w:tcW w:w="3828" w:type="dxa"/>
          </w:tcPr>
          <w:p w14:paraId="6993EB0E" w14:textId="1E6553B1" w:rsidR="00BA11CF" w:rsidRPr="00CE25AF" w:rsidRDefault="00BA11CF" w:rsidP="00590341">
            <w:pPr>
              <w:rPr>
                <w:lang w:val="en-US"/>
              </w:rPr>
            </w:pPr>
            <w:r w:rsidRPr="00CE25AF">
              <w:rPr>
                <w:lang w:val="en-US"/>
              </w:rPr>
              <w:t xml:space="preserve">Description </w:t>
            </w:r>
            <w:r w:rsidR="00590341" w:rsidRPr="00CE25AF">
              <w:rPr>
                <w:lang w:val="en-US"/>
              </w:rPr>
              <w:t xml:space="preserve">of </w:t>
            </w:r>
            <w:r w:rsidRPr="00CE25AF">
              <w:rPr>
                <w:lang w:val="en-US"/>
              </w:rPr>
              <w:t>how and in which context the data specification template is applicable</w:t>
            </w:r>
            <w:r w:rsidR="00590341" w:rsidRPr="00CE25AF">
              <w:rPr>
                <w:lang w:val="en-US"/>
              </w:rPr>
              <w:t xml:space="preserve">; </w:t>
            </w:r>
            <w:r w:rsidRPr="00CE25AF">
              <w:rPr>
                <w:lang w:val="en-US"/>
              </w:rPr>
              <w:t>can be provided in several languages.</w:t>
            </w:r>
          </w:p>
        </w:tc>
        <w:tc>
          <w:tcPr>
            <w:tcW w:w="2551" w:type="dxa"/>
          </w:tcPr>
          <w:p w14:paraId="6AAD72E4" w14:textId="7ECEFEBA" w:rsidR="00BA11CF" w:rsidRPr="00373A9F" w:rsidRDefault="006F6953" w:rsidP="005E68BB">
            <w:pPr>
              <w:rPr>
                <w:lang w:val="en-US"/>
              </w:rPr>
            </w:pPr>
            <w:proofErr w:type="spellStart"/>
            <w:r w:rsidRPr="00373A9F">
              <w:rPr>
                <w:lang w:val="en-US"/>
              </w:rPr>
              <w:t>MultiLanguageTextType</w:t>
            </w:r>
            <w:proofErr w:type="spellEnd"/>
          </w:p>
        </w:tc>
        <w:tc>
          <w:tcPr>
            <w:tcW w:w="1276" w:type="dxa"/>
          </w:tcPr>
          <w:p w14:paraId="1B1D89DE" w14:textId="77777777" w:rsidR="00BA11CF" w:rsidRPr="00373A9F" w:rsidRDefault="00BA11CF" w:rsidP="005E68BB">
            <w:pPr>
              <w:rPr>
                <w:lang w:val="en-US"/>
              </w:rPr>
            </w:pPr>
            <w:r w:rsidRPr="00373A9F">
              <w:rPr>
                <w:lang w:val="en-US"/>
              </w:rPr>
              <w:t>0..1</w:t>
            </w:r>
          </w:p>
        </w:tc>
      </w:tr>
    </w:tbl>
    <w:p w14:paraId="2111D673" w14:textId="77777777" w:rsidR="00BA11CF" w:rsidRPr="00373A9F" w:rsidRDefault="00BA11CF" w:rsidP="00BA11CF">
      <w:pPr>
        <w:rPr>
          <w:lang w:val="en-US"/>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3828"/>
        <w:gridCol w:w="2551"/>
        <w:gridCol w:w="1276"/>
      </w:tblGrid>
      <w:tr w:rsidR="00BA11CF" w:rsidRPr="00CE25AF" w14:paraId="611BDC59" w14:textId="77777777" w:rsidTr="00D92699">
        <w:trPr>
          <w:trHeight w:val="243"/>
          <w:tblHeader/>
        </w:trPr>
        <w:tc>
          <w:tcPr>
            <w:tcW w:w="2263" w:type="dxa"/>
            <w:shd w:val="clear" w:color="auto" w:fill="0778A5"/>
          </w:tcPr>
          <w:p w14:paraId="445CB68B" w14:textId="77777777" w:rsidR="00BA11CF" w:rsidRPr="00373A9F" w:rsidRDefault="00BA11CF" w:rsidP="005E68BB">
            <w:pPr>
              <w:rPr>
                <w:color w:val="FFFFFF" w:themeColor="background1"/>
                <w:lang w:val="en-US"/>
              </w:rPr>
            </w:pPr>
            <w:r w:rsidRPr="00373A9F">
              <w:rPr>
                <w:color w:val="FFFFFF" w:themeColor="background1"/>
                <w:lang w:val="en-US"/>
              </w:rPr>
              <w:lastRenderedPageBreak/>
              <w:t>Class:</w:t>
            </w:r>
          </w:p>
        </w:tc>
        <w:tc>
          <w:tcPr>
            <w:tcW w:w="7655" w:type="dxa"/>
            <w:gridSpan w:val="3"/>
          </w:tcPr>
          <w:p w14:paraId="33D3D840" w14:textId="3C4B8FF6" w:rsidR="00BA11CF" w:rsidRPr="00373A9F" w:rsidRDefault="00BA11CF" w:rsidP="005E68BB">
            <w:pPr>
              <w:rPr>
                <w:lang w:val="en-US"/>
              </w:rPr>
            </w:pPr>
            <w:proofErr w:type="spellStart"/>
            <w:r w:rsidRPr="00373A9F">
              <w:rPr>
                <w:lang w:val="en-US"/>
              </w:rPr>
              <w:t>DataSpecificationContent</w:t>
            </w:r>
            <w:proofErr w:type="spellEnd"/>
            <w:r w:rsidR="004C0EFC" w:rsidRPr="00373A9F">
              <w:rPr>
                <w:lang w:val="en-US"/>
              </w:rPr>
              <w:t xml:space="preserve"> </w:t>
            </w:r>
            <w:r w:rsidRPr="00373A9F">
              <w:rPr>
                <w:lang w:val="en-US"/>
              </w:rPr>
              <w:t>&lt;&lt;Template&gt;&gt;&lt;&lt;abstract&gt;&gt;</w:t>
            </w:r>
          </w:p>
        </w:tc>
      </w:tr>
      <w:tr w:rsidR="00BA11CF" w:rsidRPr="00C51190" w14:paraId="0B1A7E95" w14:textId="77777777" w:rsidTr="00D92699">
        <w:tc>
          <w:tcPr>
            <w:tcW w:w="2263" w:type="dxa"/>
            <w:shd w:val="clear" w:color="auto" w:fill="0778A5"/>
          </w:tcPr>
          <w:p w14:paraId="04E13F04" w14:textId="77777777" w:rsidR="00BA11CF" w:rsidRPr="00373A9F" w:rsidRDefault="00BA11CF" w:rsidP="005E68BB">
            <w:pPr>
              <w:rPr>
                <w:color w:val="FFFFFF" w:themeColor="background1"/>
                <w:lang w:val="en-US"/>
              </w:rPr>
            </w:pPr>
            <w:r w:rsidRPr="00373A9F">
              <w:rPr>
                <w:color w:val="FFFFFF" w:themeColor="background1"/>
                <w:lang w:val="en-US"/>
              </w:rPr>
              <w:t>Explanation:</w:t>
            </w:r>
          </w:p>
        </w:tc>
        <w:tc>
          <w:tcPr>
            <w:tcW w:w="7655" w:type="dxa"/>
            <w:gridSpan w:val="3"/>
          </w:tcPr>
          <w:p w14:paraId="503B3985" w14:textId="6BB17C72" w:rsidR="00BA11CF" w:rsidRPr="00CE25AF" w:rsidRDefault="00BA11CF" w:rsidP="005E68BB">
            <w:pPr>
              <w:rPr>
                <w:lang w:val="en-US"/>
              </w:rPr>
            </w:pPr>
            <w:r w:rsidRPr="00CE25AF">
              <w:rPr>
                <w:lang w:val="en-US"/>
              </w:rPr>
              <w:t>Data specification content is part of a data specification template and defines</w:t>
            </w:r>
            <w:r w:rsidR="00590341" w:rsidRPr="00CE25AF">
              <w:rPr>
                <w:lang w:val="en-US"/>
              </w:rPr>
              <w:t>,</w:t>
            </w:r>
            <w:r w:rsidRPr="00CE25AF">
              <w:rPr>
                <w:lang w:val="en-US"/>
              </w:rPr>
              <w:t xml:space="preserve"> which additional attributes shall be added to the element instance that references the data specification template and meta information about the template itself.</w:t>
            </w:r>
          </w:p>
        </w:tc>
      </w:tr>
      <w:tr w:rsidR="00BA11CF" w:rsidRPr="00CE25AF" w14:paraId="061AE13D" w14:textId="77777777" w:rsidTr="00D92699">
        <w:tc>
          <w:tcPr>
            <w:tcW w:w="2263" w:type="dxa"/>
            <w:tcBorders>
              <w:bottom w:val="single" w:sz="4" w:space="0" w:color="auto"/>
            </w:tcBorders>
            <w:shd w:val="clear" w:color="auto" w:fill="0778A5"/>
          </w:tcPr>
          <w:p w14:paraId="1276D6C0" w14:textId="77777777" w:rsidR="00BA11CF" w:rsidRPr="00373A9F" w:rsidRDefault="00BA11CF" w:rsidP="005E68BB">
            <w:pPr>
              <w:rPr>
                <w:color w:val="FFFFFF" w:themeColor="background1"/>
                <w:lang w:val="en-US"/>
              </w:rPr>
            </w:pPr>
            <w:r w:rsidRPr="00373A9F">
              <w:rPr>
                <w:color w:val="FFFFFF" w:themeColor="background1"/>
                <w:lang w:val="en-US"/>
              </w:rPr>
              <w:t>Inherits from:</w:t>
            </w:r>
          </w:p>
        </w:tc>
        <w:tc>
          <w:tcPr>
            <w:tcW w:w="7655" w:type="dxa"/>
            <w:gridSpan w:val="3"/>
            <w:tcBorders>
              <w:bottom w:val="single" w:sz="4" w:space="0" w:color="auto"/>
            </w:tcBorders>
          </w:tcPr>
          <w:p w14:paraId="74193533" w14:textId="77777777" w:rsidR="00BA11CF" w:rsidRPr="00373A9F" w:rsidRDefault="00BA11CF" w:rsidP="005E68BB">
            <w:pPr>
              <w:rPr>
                <w:lang w:val="en-US"/>
              </w:rPr>
            </w:pPr>
            <w:r w:rsidRPr="00373A9F">
              <w:rPr>
                <w:lang w:val="en-US"/>
              </w:rPr>
              <w:t>--</w:t>
            </w:r>
          </w:p>
        </w:tc>
      </w:tr>
      <w:tr w:rsidR="00D92699" w:rsidRPr="00CE25AF" w14:paraId="73BB201B" w14:textId="77777777" w:rsidTr="00D92699">
        <w:tc>
          <w:tcPr>
            <w:tcW w:w="2263" w:type="dxa"/>
            <w:shd w:val="clear" w:color="auto" w:fill="0778A5"/>
          </w:tcPr>
          <w:p w14:paraId="503F9070" w14:textId="77777777" w:rsidR="00BA11CF" w:rsidRPr="00373A9F" w:rsidRDefault="00BA11CF" w:rsidP="005E68BB">
            <w:pPr>
              <w:rPr>
                <w:color w:val="FFFFFF" w:themeColor="background1"/>
                <w:sz w:val="18"/>
                <w:lang w:val="en-US"/>
              </w:rPr>
            </w:pPr>
            <w:r w:rsidRPr="00373A9F">
              <w:rPr>
                <w:color w:val="FFFFFF" w:themeColor="background1"/>
                <w:lang w:val="en-US"/>
              </w:rPr>
              <w:t xml:space="preserve">Attribute </w:t>
            </w:r>
          </w:p>
        </w:tc>
        <w:tc>
          <w:tcPr>
            <w:tcW w:w="3828" w:type="dxa"/>
            <w:shd w:val="clear" w:color="auto" w:fill="0778A5"/>
          </w:tcPr>
          <w:p w14:paraId="31950A21" w14:textId="77777777" w:rsidR="00BA11CF" w:rsidRPr="00373A9F" w:rsidRDefault="00BA11CF" w:rsidP="005E68BB">
            <w:pPr>
              <w:rPr>
                <w:color w:val="FFFFFF" w:themeColor="background1"/>
                <w:lang w:val="en-US"/>
              </w:rPr>
            </w:pPr>
            <w:r w:rsidRPr="00373A9F">
              <w:rPr>
                <w:color w:val="FFFFFF" w:themeColor="background1"/>
                <w:lang w:val="en-US"/>
              </w:rPr>
              <w:t>Explanation</w:t>
            </w:r>
          </w:p>
        </w:tc>
        <w:tc>
          <w:tcPr>
            <w:tcW w:w="2551" w:type="dxa"/>
            <w:shd w:val="clear" w:color="auto" w:fill="0778A5"/>
          </w:tcPr>
          <w:p w14:paraId="3DB26DFA" w14:textId="77777777" w:rsidR="00BA11CF" w:rsidRPr="00373A9F" w:rsidRDefault="00BA11CF" w:rsidP="005E68BB">
            <w:pPr>
              <w:rPr>
                <w:color w:val="FFFFFF" w:themeColor="background1"/>
                <w:lang w:val="en-US"/>
              </w:rPr>
            </w:pPr>
            <w:r w:rsidRPr="00373A9F">
              <w:rPr>
                <w:color w:val="FFFFFF" w:themeColor="background1"/>
                <w:lang w:val="en-US"/>
              </w:rPr>
              <w:t>Type</w:t>
            </w:r>
          </w:p>
        </w:tc>
        <w:tc>
          <w:tcPr>
            <w:tcW w:w="1276" w:type="dxa"/>
            <w:shd w:val="clear" w:color="auto" w:fill="0778A5"/>
          </w:tcPr>
          <w:p w14:paraId="0131EF6F" w14:textId="77777777" w:rsidR="00BA11CF" w:rsidRPr="00373A9F" w:rsidRDefault="00BA11CF" w:rsidP="005E68BB">
            <w:pPr>
              <w:rPr>
                <w:color w:val="FFFFFF" w:themeColor="background1"/>
                <w:lang w:val="en-US"/>
              </w:rPr>
            </w:pPr>
            <w:r w:rsidRPr="00373A9F">
              <w:rPr>
                <w:color w:val="FFFFFF" w:themeColor="background1"/>
                <w:lang w:val="en-US"/>
              </w:rPr>
              <w:t>Card.</w:t>
            </w:r>
          </w:p>
        </w:tc>
      </w:tr>
    </w:tbl>
    <w:p w14:paraId="6CCBA125" w14:textId="77777777" w:rsidR="00BA11CF" w:rsidRPr="00373A9F" w:rsidRDefault="00BA11CF" w:rsidP="00BA11CF">
      <w:pPr>
        <w:rPr>
          <w:lang w:val="en-US"/>
        </w:rPr>
      </w:pPr>
    </w:p>
    <w:p w14:paraId="4174CFA0" w14:textId="77777777" w:rsidR="00E805F8" w:rsidRPr="0082615B" w:rsidRDefault="00E805F8" w:rsidP="00E805F8">
      <w:bookmarkStart w:id="2345" w:name="_Toc54816039"/>
      <w:bookmarkStart w:id="2346" w:name="_Ref519696870"/>
      <w:bookmarkStart w:id="2347" w:name="_Ref519696874"/>
      <w:bookmarkStart w:id="2348" w:name="_Ref523132495"/>
      <w:bookmarkStart w:id="2349" w:name="_Ref523132503"/>
    </w:p>
    <w:bookmarkStart w:id="2350" w:name="_Toc24314355"/>
    <w:bookmarkStart w:id="2351" w:name="_Toc73000397"/>
    <w:bookmarkStart w:id="2352" w:name="_Toc73000398"/>
    <w:bookmarkStart w:id="2353" w:name="_Toc25412228"/>
    <w:bookmarkStart w:id="2354" w:name="_Toc25415136"/>
    <w:bookmarkStart w:id="2355" w:name="_Toc25416879"/>
    <w:bookmarkStart w:id="2356" w:name="_Toc528162605"/>
    <w:bookmarkStart w:id="2357" w:name="_Toc528164418"/>
    <w:bookmarkStart w:id="2358" w:name="_Toc528787208"/>
    <w:bookmarkStart w:id="2359" w:name="_Toc528788386"/>
    <w:bookmarkStart w:id="2360" w:name="_Toc528162606"/>
    <w:bookmarkStart w:id="2361" w:name="_Toc528164419"/>
    <w:bookmarkStart w:id="2362" w:name="_Toc528787209"/>
    <w:bookmarkStart w:id="2363" w:name="_Toc528788387"/>
    <w:bookmarkStart w:id="2364" w:name="_Toc528162607"/>
    <w:bookmarkStart w:id="2365" w:name="_Toc528164420"/>
    <w:bookmarkStart w:id="2366" w:name="_Toc528787210"/>
    <w:bookmarkStart w:id="2367" w:name="_Toc528788388"/>
    <w:bookmarkStart w:id="2368" w:name="_Toc528162622"/>
    <w:bookmarkStart w:id="2369" w:name="_Toc528164435"/>
    <w:bookmarkStart w:id="2370" w:name="_Toc528787225"/>
    <w:bookmarkStart w:id="2371" w:name="_Toc528788403"/>
    <w:bookmarkStart w:id="2372" w:name="_Toc517691983"/>
    <w:bookmarkStart w:id="2373" w:name="_Toc519608523"/>
    <w:bookmarkStart w:id="2374" w:name="_Toc523168648"/>
    <w:bookmarkStart w:id="2375" w:name="_Toc528162625"/>
    <w:bookmarkStart w:id="2376" w:name="_Toc528164438"/>
    <w:bookmarkStart w:id="2377" w:name="_Toc528787228"/>
    <w:bookmarkStart w:id="2378" w:name="_Toc528788406"/>
    <w:bookmarkStart w:id="2379" w:name="_Toc517692027"/>
    <w:bookmarkStart w:id="2380" w:name="_Toc519608567"/>
    <w:bookmarkStart w:id="2381" w:name="_Toc523168692"/>
    <w:bookmarkStart w:id="2382" w:name="_Toc528162669"/>
    <w:bookmarkStart w:id="2383" w:name="_Toc528164482"/>
    <w:bookmarkStart w:id="2384" w:name="_Toc528787272"/>
    <w:bookmarkStart w:id="2385" w:name="_Toc528788450"/>
    <w:bookmarkStart w:id="2386" w:name="_Toc517692028"/>
    <w:bookmarkStart w:id="2387" w:name="_Toc519608568"/>
    <w:bookmarkStart w:id="2388" w:name="_Toc523168693"/>
    <w:bookmarkStart w:id="2389" w:name="_Toc528162670"/>
    <w:bookmarkStart w:id="2390" w:name="_Toc528164483"/>
    <w:bookmarkStart w:id="2391" w:name="_Toc528787273"/>
    <w:bookmarkStart w:id="2392" w:name="_Toc528788451"/>
    <w:bookmarkStart w:id="2393" w:name="_Toc528162672"/>
    <w:bookmarkStart w:id="2394" w:name="_Toc528164485"/>
    <w:bookmarkStart w:id="2395" w:name="_Toc528787275"/>
    <w:bookmarkStart w:id="2396" w:name="_Toc528788453"/>
    <w:bookmarkStart w:id="2397" w:name="_Toc517692034"/>
    <w:bookmarkStart w:id="2398" w:name="_Toc519608574"/>
    <w:bookmarkStart w:id="2399" w:name="_Toc523168699"/>
    <w:bookmarkStart w:id="2400" w:name="_Toc528162677"/>
    <w:bookmarkStart w:id="2401" w:name="_Toc528164490"/>
    <w:bookmarkStart w:id="2402" w:name="_Toc528787280"/>
    <w:bookmarkStart w:id="2403" w:name="_Toc528788458"/>
    <w:bookmarkStart w:id="2404" w:name="_Toc517692036"/>
    <w:bookmarkStart w:id="2405" w:name="_Toc519608576"/>
    <w:bookmarkStart w:id="2406" w:name="_Toc523168701"/>
    <w:bookmarkStart w:id="2407" w:name="_Toc528162679"/>
    <w:bookmarkStart w:id="2408" w:name="_Toc528164492"/>
    <w:bookmarkStart w:id="2409" w:name="_Toc528787282"/>
    <w:bookmarkStart w:id="2410" w:name="_Toc528788460"/>
    <w:bookmarkStart w:id="2411" w:name="_Toc517692038"/>
    <w:bookmarkStart w:id="2412" w:name="_Toc519608578"/>
    <w:bookmarkStart w:id="2413" w:name="_Toc523168703"/>
    <w:bookmarkStart w:id="2414" w:name="_Toc528162681"/>
    <w:bookmarkStart w:id="2415" w:name="_Toc528164494"/>
    <w:bookmarkStart w:id="2416" w:name="_Toc528787284"/>
    <w:bookmarkStart w:id="2417" w:name="_Toc528788462"/>
    <w:bookmarkStart w:id="2418" w:name="_Toc510188559"/>
    <w:bookmarkStart w:id="2419" w:name="_Toc510188652"/>
    <w:bookmarkStart w:id="2420" w:name="_Toc528162684"/>
    <w:bookmarkStart w:id="2421" w:name="_Toc528164497"/>
    <w:bookmarkStart w:id="2422" w:name="_Toc528787286"/>
    <w:bookmarkStart w:id="2423" w:name="_Toc528788464"/>
    <w:bookmarkStart w:id="2424" w:name="_Toc528162685"/>
    <w:bookmarkStart w:id="2425" w:name="_Toc528164498"/>
    <w:bookmarkStart w:id="2426" w:name="_Toc528787287"/>
    <w:bookmarkStart w:id="2427" w:name="_Toc528788465"/>
    <w:bookmarkStart w:id="2428" w:name="_Toc528162687"/>
    <w:bookmarkStart w:id="2429" w:name="_Toc528164500"/>
    <w:bookmarkStart w:id="2430" w:name="_Toc528787288"/>
    <w:bookmarkStart w:id="2431" w:name="_Toc528788466"/>
    <w:bookmarkStart w:id="2432" w:name="_Toc528162706"/>
    <w:bookmarkStart w:id="2433" w:name="_Toc528164519"/>
    <w:bookmarkStart w:id="2434" w:name="_Toc528787307"/>
    <w:bookmarkStart w:id="2435" w:name="_Toc528788485"/>
    <w:bookmarkStart w:id="2436" w:name="_Toc528162707"/>
    <w:bookmarkStart w:id="2437" w:name="_Toc528164520"/>
    <w:bookmarkStart w:id="2438" w:name="_Toc528787308"/>
    <w:bookmarkStart w:id="2439" w:name="_Toc528788486"/>
    <w:bookmarkStart w:id="2440" w:name="_Toc517692044"/>
    <w:bookmarkStart w:id="2441" w:name="_Toc519608584"/>
    <w:bookmarkStart w:id="2442" w:name="_Toc523168709"/>
    <w:bookmarkStart w:id="2443" w:name="_Toc25069383"/>
    <w:bookmarkStart w:id="2444" w:name="_Toc25415147"/>
    <w:bookmarkStart w:id="2445" w:name="_Toc25416890"/>
    <w:bookmarkStart w:id="2446" w:name="_Toc25415151"/>
    <w:bookmarkStart w:id="2447" w:name="_Toc25416894"/>
    <w:bookmarkStart w:id="2448" w:name="_Toc529097573"/>
    <w:bookmarkStart w:id="2449" w:name="_Toc529106782"/>
    <w:bookmarkStart w:id="2450" w:name="_Toc529106958"/>
    <w:bookmarkStart w:id="2451" w:name="_Toc529097574"/>
    <w:bookmarkStart w:id="2452" w:name="_Toc529106783"/>
    <w:bookmarkStart w:id="2453" w:name="_Toc529106959"/>
    <w:bookmarkStart w:id="2454" w:name="_Toc529097575"/>
    <w:bookmarkStart w:id="2455" w:name="_Toc529106784"/>
    <w:bookmarkStart w:id="2456" w:name="_Toc529106960"/>
    <w:bookmarkStart w:id="2457" w:name="_Toc24314375"/>
    <w:bookmarkStart w:id="2458" w:name="_Toc528162746"/>
    <w:bookmarkStart w:id="2459" w:name="_Toc528164559"/>
    <w:bookmarkStart w:id="2460" w:name="_Toc528787347"/>
    <w:bookmarkStart w:id="2461" w:name="_Toc528788525"/>
    <w:bookmarkStart w:id="2462" w:name="_Toc528162747"/>
    <w:bookmarkStart w:id="2463" w:name="_Toc528164560"/>
    <w:bookmarkStart w:id="2464" w:name="_Toc528787348"/>
    <w:bookmarkStart w:id="2465" w:name="_Toc528788526"/>
    <w:bookmarkStart w:id="2466" w:name="_Toc528162748"/>
    <w:bookmarkStart w:id="2467" w:name="_Toc528164561"/>
    <w:bookmarkStart w:id="2468" w:name="_Toc528787349"/>
    <w:bookmarkStart w:id="2469" w:name="_Toc528788527"/>
    <w:bookmarkStart w:id="2470" w:name="_Toc528162749"/>
    <w:bookmarkStart w:id="2471" w:name="_Toc528164562"/>
    <w:bookmarkStart w:id="2472" w:name="_Toc528787350"/>
    <w:bookmarkStart w:id="2473" w:name="_Toc528788528"/>
    <w:bookmarkStart w:id="2474" w:name="_Toc528162750"/>
    <w:bookmarkStart w:id="2475" w:name="_Toc528164563"/>
    <w:bookmarkStart w:id="2476" w:name="_Toc528787351"/>
    <w:bookmarkStart w:id="2477" w:name="_Toc528788529"/>
    <w:bookmarkStart w:id="2478" w:name="_Toc528162751"/>
    <w:bookmarkStart w:id="2479" w:name="_Toc528164564"/>
    <w:bookmarkStart w:id="2480" w:name="_Toc528787352"/>
    <w:bookmarkStart w:id="2481" w:name="_Toc528788530"/>
    <w:bookmarkStart w:id="2482" w:name="_Toc528162752"/>
    <w:bookmarkStart w:id="2483" w:name="_Toc528164565"/>
    <w:bookmarkStart w:id="2484" w:name="_Toc528787353"/>
    <w:bookmarkStart w:id="2485" w:name="_Toc528788531"/>
    <w:bookmarkStart w:id="2486" w:name="_Toc528162753"/>
    <w:bookmarkStart w:id="2487" w:name="_Toc528164566"/>
    <w:bookmarkStart w:id="2488" w:name="_Toc528787354"/>
    <w:bookmarkStart w:id="2489" w:name="_Toc528788532"/>
    <w:bookmarkStart w:id="2490" w:name="_Toc511284277"/>
    <w:bookmarkStart w:id="2491" w:name="_Toc511289696"/>
    <w:bookmarkStart w:id="2492" w:name="_Toc511290798"/>
    <w:bookmarkStart w:id="2493" w:name="_Toc511290920"/>
    <w:bookmarkStart w:id="2494" w:name="_Toc511291145"/>
    <w:bookmarkStart w:id="2495" w:name="_Toc511291267"/>
    <w:bookmarkStart w:id="2496" w:name="_Toc511291389"/>
    <w:bookmarkStart w:id="2497" w:name="_Toc511291511"/>
    <w:bookmarkStart w:id="2498" w:name="_Toc511291633"/>
    <w:bookmarkStart w:id="2499" w:name="_Toc511291755"/>
    <w:bookmarkStart w:id="2500" w:name="_Toc511291924"/>
    <w:bookmarkStart w:id="2501" w:name="_Toc511292046"/>
    <w:bookmarkStart w:id="2502" w:name="_Toc511284278"/>
    <w:bookmarkStart w:id="2503" w:name="_Toc511289697"/>
    <w:bookmarkStart w:id="2504" w:name="_Toc511290799"/>
    <w:bookmarkStart w:id="2505" w:name="_Toc511290921"/>
    <w:bookmarkStart w:id="2506" w:name="_Toc511291146"/>
    <w:bookmarkStart w:id="2507" w:name="_Toc511291268"/>
    <w:bookmarkStart w:id="2508" w:name="_Toc511291390"/>
    <w:bookmarkStart w:id="2509" w:name="_Toc511291512"/>
    <w:bookmarkStart w:id="2510" w:name="_Toc511291634"/>
    <w:bookmarkStart w:id="2511" w:name="_Toc511291756"/>
    <w:bookmarkStart w:id="2512" w:name="_Toc511291925"/>
    <w:bookmarkStart w:id="2513" w:name="_Toc511292047"/>
    <w:bookmarkStart w:id="2514" w:name="_Toc511284279"/>
    <w:bookmarkStart w:id="2515" w:name="_Toc511289698"/>
    <w:bookmarkStart w:id="2516" w:name="_Toc511290800"/>
    <w:bookmarkStart w:id="2517" w:name="_Toc511290922"/>
    <w:bookmarkStart w:id="2518" w:name="_Toc511291147"/>
    <w:bookmarkStart w:id="2519" w:name="_Toc511291269"/>
    <w:bookmarkStart w:id="2520" w:name="_Toc511291391"/>
    <w:bookmarkStart w:id="2521" w:name="_Toc511291513"/>
    <w:bookmarkStart w:id="2522" w:name="_Toc511291635"/>
    <w:bookmarkStart w:id="2523" w:name="_Toc511291757"/>
    <w:bookmarkStart w:id="2524" w:name="_Toc511291926"/>
    <w:bookmarkStart w:id="2525" w:name="_Toc511292048"/>
    <w:bookmarkStart w:id="2526" w:name="_Toc511284280"/>
    <w:bookmarkStart w:id="2527" w:name="_Toc511289699"/>
    <w:bookmarkStart w:id="2528" w:name="_Toc511290801"/>
    <w:bookmarkStart w:id="2529" w:name="_Toc511290923"/>
    <w:bookmarkStart w:id="2530" w:name="_Toc511291148"/>
    <w:bookmarkStart w:id="2531" w:name="_Toc511291270"/>
    <w:bookmarkStart w:id="2532" w:name="_Toc511291392"/>
    <w:bookmarkStart w:id="2533" w:name="_Toc511291514"/>
    <w:bookmarkStart w:id="2534" w:name="_Toc511291636"/>
    <w:bookmarkStart w:id="2535" w:name="_Toc511291758"/>
    <w:bookmarkStart w:id="2536" w:name="_Toc511291927"/>
    <w:bookmarkStart w:id="2537" w:name="_Toc511292049"/>
    <w:bookmarkStart w:id="2538" w:name="_Toc511284281"/>
    <w:bookmarkStart w:id="2539" w:name="_Toc511289700"/>
    <w:bookmarkStart w:id="2540" w:name="_Toc511290802"/>
    <w:bookmarkStart w:id="2541" w:name="_Toc511290924"/>
    <w:bookmarkStart w:id="2542" w:name="_Toc511291149"/>
    <w:bookmarkStart w:id="2543" w:name="_Toc511291271"/>
    <w:bookmarkStart w:id="2544" w:name="_Toc511291393"/>
    <w:bookmarkStart w:id="2545" w:name="_Toc511291515"/>
    <w:bookmarkStart w:id="2546" w:name="_Toc511291637"/>
    <w:bookmarkStart w:id="2547" w:name="_Toc511291759"/>
    <w:bookmarkStart w:id="2548" w:name="_Toc511291928"/>
    <w:bookmarkStart w:id="2549" w:name="_Toc511292050"/>
    <w:bookmarkStart w:id="2550" w:name="_Toc511284282"/>
    <w:bookmarkStart w:id="2551" w:name="_Toc511289701"/>
    <w:bookmarkStart w:id="2552" w:name="_Toc511290803"/>
    <w:bookmarkStart w:id="2553" w:name="_Toc511290925"/>
    <w:bookmarkStart w:id="2554" w:name="_Toc511291150"/>
    <w:bookmarkStart w:id="2555" w:name="_Toc511291272"/>
    <w:bookmarkStart w:id="2556" w:name="_Toc511291394"/>
    <w:bookmarkStart w:id="2557" w:name="_Toc511291516"/>
    <w:bookmarkStart w:id="2558" w:name="_Toc511291638"/>
    <w:bookmarkStart w:id="2559" w:name="_Toc511291760"/>
    <w:bookmarkStart w:id="2560" w:name="_Toc511291929"/>
    <w:bookmarkStart w:id="2561" w:name="_Toc511292051"/>
    <w:bookmarkStart w:id="2562" w:name="_Toc511284283"/>
    <w:bookmarkStart w:id="2563" w:name="_Toc511289702"/>
    <w:bookmarkStart w:id="2564" w:name="_Toc511290804"/>
    <w:bookmarkStart w:id="2565" w:name="_Toc511290926"/>
    <w:bookmarkStart w:id="2566" w:name="_Toc511291151"/>
    <w:bookmarkStart w:id="2567" w:name="_Toc511291273"/>
    <w:bookmarkStart w:id="2568" w:name="_Toc511291395"/>
    <w:bookmarkStart w:id="2569" w:name="_Toc511291517"/>
    <w:bookmarkStart w:id="2570" w:name="_Toc511291639"/>
    <w:bookmarkStart w:id="2571" w:name="_Toc511291761"/>
    <w:bookmarkStart w:id="2572" w:name="_Toc511291930"/>
    <w:bookmarkStart w:id="2573" w:name="_Toc511292052"/>
    <w:bookmarkStart w:id="2574" w:name="_Toc511284284"/>
    <w:bookmarkStart w:id="2575" w:name="_Toc511289703"/>
    <w:bookmarkStart w:id="2576" w:name="_Toc511290805"/>
    <w:bookmarkStart w:id="2577" w:name="_Toc511290927"/>
    <w:bookmarkStart w:id="2578" w:name="_Toc511291152"/>
    <w:bookmarkStart w:id="2579" w:name="_Toc511291274"/>
    <w:bookmarkStart w:id="2580" w:name="_Toc511291396"/>
    <w:bookmarkStart w:id="2581" w:name="_Toc511291518"/>
    <w:bookmarkStart w:id="2582" w:name="_Toc511291640"/>
    <w:bookmarkStart w:id="2583" w:name="_Toc511291762"/>
    <w:bookmarkStart w:id="2584" w:name="_Toc511291931"/>
    <w:bookmarkStart w:id="2585" w:name="_Toc511292053"/>
    <w:bookmarkStart w:id="2586" w:name="_Toc511284285"/>
    <w:bookmarkStart w:id="2587" w:name="_Toc511289704"/>
    <w:bookmarkStart w:id="2588" w:name="_Toc511290806"/>
    <w:bookmarkStart w:id="2589" w:name="_Toc511290928"/>
    <w:bookmarkStart w:id="2590" w:name="_Toc511291153"/>
    <w:bookmarkStart w:id="2591" w:name="_Toc511291275"/>
    <w:bookmarkStart w:id="2592" w:name="_Toc511291397"/>
    <w:bookmarkStart w:id="2593" w:name="_Toc511291519"/>
    <w:bookmarkStart w:id="2594" w:name="_Toc511291641"/>
    <w:bookmarkStart w:id="2595" w:name="_Toc511291763"/>
    <w:bookmarkStart w:id="2596" w:name="_Toc511291932"/>
    <w:bookmarkStart w:id="2597" w:name="_Toc511292054"/>
    <w:bookmarkStart w:id="2598" w:name="_Toc511284286"/>
    <w:bookmarkStart w:id="2599" w:name="_Toc511289705"/>
    <w:bookmarkStart w:id="2600" w:name="_Toc511290807"/>
    <w:bookmarkStart w:id="2601" w:name="_Toc511290929"/>
    <w:bookmarkStart w:id="2602" w:name="_Toc511291154"/>
    <w:bookmarkStart w:id="2603" w:name="_Toc511291276"/>
    <w:bookmarkStart w:id="2604" w:name="_Toc511291398"/>
    <w:bookmarkStart w:id="2605" w:name="_Toc511291520"/>
    <w:bookmarkStart w:id="2606" w:name="_Toc511291642"/>
    <w:bookmarkStart w:id="2607" w:name="_Toc511291764"/>
    <w:bookmarkStart w:id="2608" w:name="_Toc511291933"/>
    <w:bookmarkStart w:id="2609" w:name="_Toc511292055"/>
    <w:bookmarkStart w:id="2610" w:name="_Toc511284287"/>
    <w:bookmarkStart w:id="2611" w:name="_Toc511289706"/>
    <w:bookmarkStart w:id="2612" w:name="_Toc511290808"/>
    <w:bookmarkStart w:id="2613" w:name="_Toc511290930"/>
    <w:bookmarkStart w:id="2614" w:name="_Toc511291155"/>
    <w:bookmarkStart w:id="2615" w:name="_Toc511291277"/>
    <w:bookmarkStart w:id="2616" w:name="_Toc511291399"/>
    <w:bookmarkStart w:id="2617" w:name="_Toc511291521"/>
    <w:bookmarkStart w:id="2618" w:name="_Toc511291643"/>
    <w:bookmarkStart w:id="2619" w:name="_Toc511291765"/>
    <w:bookmarkStart w:id="2620" w:name="_Toc511291934"/>
    <w:bookmarkStart w:id="2621" w:name="_Toc511292056"/>
    <w:bookmarkStart w:id="2622" w:name="_Toc511284288"/>
    <w:bookmarkStart w:id="2623" w:name="_Toc511289707"/>
    <w:bookmarkStart w:id="2624" w:name="_Toc511290809"/>
    <w:bookmarkStart w:id="2625" w:name="_Toc511290931"/>
    <w:bookmarkStart w:id="2626" w:name="_Toc511291156"/>
    <w:bookmarkStart w:id="2627" w:name="_Toc511291278"/>
    <w:bookmarkStart w:id="2628" w:name="_Toc511291400"/>
    <w:bookmarkStart w:id="2629" w:name="_Toc511291522"/>
    <w:bookmarkStart w:id="2630" w:name="_Toc511291644"/>
    <w:bookmarkStart w:id="2631" w:name="_Toc511291766"/>
    <w:bookmarkStart w:id="2632" w:name="_Toc511291935"/>
    <w:bookmarkStart w:id="2633" w:name="_Toc511292057"/>
    <w:bookmarkStart w:id="2634" w:name="_Toc22592038"/>
    <w:bookmarkStart w:id="2635" w:name="_Toc25415166"/>
    <w:bookmarkStart w:id="2636" w:name="_Toc25416909"/>
    <w:bookmarkStart w:id="2637" w:name="_Toc24439325"/>
    <w:bookmarkStart w:id="2638" w:name="_Toc24441887"/>
    <w:bookmarkStart w:id="2639" w:name="_Toc24442351"/>
    <w:bookmarkStart w:id="2640" w:name="_Toc24442813"/>
    <w:bookmarkStart w:id="2641" w:name="_Toc24718751"/>
    <w:bookmarkStart w:id="2642" w:name="_Toc24721982"/>
    <w:bookmarkStart w:id="2643" w:name="_Toc24975115"/>
    <w:bookmarkStart w:id="2644" w:name="_Toc25069412"/>
    <w:bookmarkStart w:id="2645" w:name="_Toc25412268"/>
    <w:bookmarkStart w:id="2646" w:name="_Toc25415179"/>
    <w:bookmarkStart w:id="2647" w:name="_Toc25416922"/>
    <w:bookmarkStart w:id="2648" w:name="_Toc113209117"/>
    <w:bookmarkStart w:id="2649" w:name="_Toc503968965"/>
    <w:bookmarkStart w:id="2650" w:name="_Toc503968966"/>
    <w:bookmarkStart w:id="2651" w:name="_Toc503968967"/>
    <w:bookmarkStart w:id="2652" w:name="_Toc503968968"/>
    <w:bookmarkStart w:id="2653" w:name="_Toc113209118"/>
    <w:bookmarkStart w:id="2654" w:name="_Toc113209119"/>
    <w:bookmarkStart w:id="2655" w:name="_Toc34307126"/>
    <w:bookmarkStart w:id="2656" w:name="_Toc34307504"/>
    <w:bookmarkStart w:id="2657" w:name="_Toc113209120"/>
    <w:bookmarkStart w:id="2658" w:name="_Toc113209121"/>
    <w:bookmarkStart w:id="2659" w:name="_Toc113209122"/>
    <w:bookmarkStart w:id="2660" w:name="_Toc113209123"/>
    <w:bookmarkStart w:id="2661" w:name="_Toc113209124"/>
    <w:bookmarkStart w:id="2662" w:name="_Toc113209125"/>
    <w:bookmarkStart w:id="2663" w:name="_Toc113209126"/>
    <w:bookmarkStart w:id="2664" w:name="_Toc113209127"/>
    <w:bookmarkStart w:id="2665" w:name="_Toc113209128"/>
    <w:bookmarkStart w:id="2666" w:name="_Toc113209129"/>
    <w:bookmarkStart w:id="2667" w:name="_Toc113209130"/>
    <w:bookmarkStart w:id="2668" w:name="_Toc113209131"/>
    <w:bookmarkStart w:id="2669" w:name="_Toc113209132"/>
    <w:bookmarkStart w:id="2670" w:name="_Toc113209133"/>
    <w:bookmarkStart w:id="2671" w:name="_Toc113209134"/>
    <w:bookmarkStart w:id="2672" w:name="_Toc113209135"/>
    <w:bookmarkStart w:id="2673" w:name="_Toc113209136"/>
    <w:bookmarkStart w:id="2674" w:name="_Toc113209137"/>
    <w:bookmarkStart w:id="2675" w:name="_Toc113209138"/>
    <w:bookmarkStart w:id="2676" w:name="_Toc113209139"/>
    <w:bookmarkStart w:id="2677" w:name="_Toc113209140"/>
    <w:bookmarkStart w:id="2678" w:name="_Toc113209141"/>
    <w:bookmarkStart w:id="2679" w:name="_Toc113209142"/>
    <w:bookmarkStart w:id="2680" w:name="_Toc113209143"/>
    <w:bookmarkStart w:id="2681" w:name="_Toc113209144"/>
    <w:bookmarkStart w:id="2682" w:name="_Toc113209145"/>
    <w:bookmarkStart w:id="2683" w:name="_Toc113209146"/>
    <w:bookmarkStart w:id="2684" w:name="_Toc113209147"/>
    <w:bookmarkStart w:id="2685" w:name="_Toc113209148"/>
    <w:bookmarkStart w:id="2686" w:name="_Toc113209149"/>
    <w:bookmarkStart w:id="2687" w:name="_Toc113209150"/>
    <w:bookmarkStart w:id="2688" w:name="_Toc113209151"/>
    <w:bookmarkStart w:id="2689" w:name="_Toc113209152"/>
    <w:bookmarkStart w:id="2690" w:name="_Toc113209153"/>
    <w:bookmarkStart w:id="2691" w:name="_Toc113209154"/>
    <w:bookmarkStart w:id="2692" w:name="_Toc113209155"/>
    <w:bookmarkStart w:id="2693" w:name="_Toc113209156"/>
    <w:bookmarkStart w:id="2694" w:name="_Toc113209157"/>
    <w:bookmarkStart w:id="2695" w:name="_Toc113209158"/>
    <w:bookmarkStart w:id="2696" w:name="_Toc113209159"/>
    <w:bookmarkStart w:id="2697" w:name="_Toc113209160"/>
    <w:bookmarkStart w:id="2698" w:name="_Toc113209161"/>
    <w:bookmarkStart w:id="2699" w:name="_Toc113209162"/>
    <w:bookmarkStart w:id="2700" w:name="_Toc113209163"/>
    <w:bookmarkStart w:id="2701" w:name="_Toc113209164"/>
    <w:bookmarkStart w:id="2702" w:name="_Toc113209165"/>
    <w:bookmarkStart w:id="2703" w:name="_Toc113209166"/>
    <w:bookmarkStart w:id="2704" w:name="_Toc113209167"/>
    <w:bookmarkStart w:id="2705" w:name="_Toc113209168"/>
    <w:bookmarkStart w:id="2706" w:name="_Toc113209169"/>
    <w:bookmarkStart w:id="2707" w:name="_Toc113209170"/>
    <w:bookmarkStart w:id="2708" w:name="_Toc113209171"/>
    <w:bookmarkStart w:id="2709" w:name="_Toc113209172"/>
    <w:bookmarkStart w:id="2710" w:name="_Toc54777530"/>
    <w:bookmarkStart w:id="2711" w:name="_Toc54780122"/>
    <w:bookmarkStart w:id="2712" w:name="_Toc54782714"/>
    <w:bookmarkStart w:id="2713" w:name="_Toc54811523"/>
    <w:bookmarkStart w:id="2714" w:name="_Toc54812041"/>
    <w:bookmarkStart w:id="2715" w:name="_Toc54812964"/>
    <w:bookmarkStart w:id="2716" w:name="_Toc54813665"/>
    <w:bookmarkStart w:id="2717" w:name="_Toc54816030"/>
    <w:bookmarkStart w:id="2718" w:name="_Toc54820711"/>
    <w:bookmarkStart w:id="2719" w:name="_Toc503968971"/>
    <w:bookmarkStart w:id="2720" w:name="_Toc503968972"/>
    <w:bookmarkStart w:id="2721" w:name="_Toc503968973"/>
    <w:bookmarkStart w:id="2722" w:name="_Toc528787388"/>
    <w:bookmarkStart w:id="2723" w:name="_Toc528788566"/>
    <w:bookmarkStart w:id="2724" w:name="_Toc528787389"/>
    <w:bookmarkStart w:id="2725" w:name="_Toc528788567"/>
    <w:bookmarkStart w:id="2726" w:name="_Toc528787390"/>
    <w:bookmarkStart w:id="2727" w:name="_Toc528788568"/>
    <w:bookmarkStart w:id="2728" w:name="_Toc24718784"/>
    <w:bookmarkStart w:id="2729" w:name="_Toc24722015"/>
    <w:bookmarkStart w:id="2730" w:name="_Toc24975148"/>
    <w:bookmarkStart w:id="2731" w:name="_Toc25069445"/>
    <w:bookmarkStart w:id="2732" w:name="_Toc529036854"/>
    <w:bookmarkStart w:id="2733" w:name="_Toc529037486"/>
    <w:bookmarkStart w:id="2734" w:name="_Toc529038118"/>
    <w:bookmarkStart w:id="2735" w:name="_Toc529038749"/>
    <w:bookmarkStart w:id="2736" w:name="_Toc529036856"/>
    <w:bookmarkStart w:id="2737" w:name="_Toc529037488"/>
    <w:bookmarkStart w:id="2738" w:name="_Toc529038120"/>
    <w:bookmarkStart w:id="2739" w:name="_Toc529038751"/>
    <w:bookmarkStart w:id="2740" w:name="_Toc113209173"/>
    <w:bookmarkStart w:id="2741" w:name="_Toc113209174"/>
    <w:bookmarkStart w:id="2742" w:name="_Toc113209175"/>
    <w:bookmarkStart w:id="2743" w:name="_Toc113209176"/>
    <w:bookmarkStart w:id="2744" w:name="_Toc24718789"/>
    <w:bookmarkStart w:id="2745" w:name="_Toc24722020"/>
    <w:bookmarkStart w:id="2746" w:name="_Toc24975153"/>
    <w:bookmarkStart w:id="2747" w:name="_Toc25069450"/>
    <w:bookmarkStart w:id="2748" w:name="_Toc24718790"/>
    <w:bookmarkStart w:id="2749" w:name="_Toc24722021"/>
    <w:bookmarkStart w:id="2750" w:name="_Toc24975154"/>
    <w:bookmarkStart w:id="2751" w:name="_Toc25069451"/>
    <w:bookmarkStart w:id="2752" w:name="_Toc113209177"/>
    <w:bookmarkStart w:id="2753" w:name="_Toc113209178"/>
    <w:bookmarkStart w:id="2754" w:name="_Toc113209179"/>
    <w:bookmarkStart w:id="2755" w:name="_Toc113209199"/>
    <w:bookmarkStart w:id="2756" w:name="_Toc89548380"/>
    <w:bookmarkStart w:id="2757" w:name="_Toc87858152"/>
    <w:bookmarkStart w:id="2758" w:name="_Toc87858654"/>
    <w:bookmarkStart w:id="2759" w:name="_Toc89548381"/>
    <w:bookmarkStart w:id="2760" w:name="_Toc89548382"/>
    <w:bookmarkStart w:id="2761" w:name="_Toc89548383"/>
    <w:bookmarkStart w:id="2762" w:name="_Toc89548384"/>
    <w:bookmarkStart w:id="2763" w:name="_Toc89548385"/>
    <w:bookmarkStart w:id="2764" w:name="_Toc89548401"/>
    <w:bookmarkStart w:id="2765" w:name="_Toc113209200"/>
    <w:bookmarkStart w:id="2766" w:name="_Toc113209201"/>
    <w:bookmarkStart w:id="2767" w:name="_Toc113209202"/>
    <w:bookmarkStart w:id="2768" w:name="_Toc113209222"/>
    <w:bookmarkStart w:id="2769" w:name="_Toc113209223"/>
    <w:bookmarkStart w:id="2770" w:name="_Toc89548442"/>
    <w:bookmarkStart w:id="2771" w:name="_Toc89548471"/>
    <w:bookmarkStart w:id="2772" w:name="_Toc89548472"/>
    <w:bookmarkStart w:id="2773" w:name="_Toc89548473"/>
    <w:bookmarkStart w:id="2774" w:name="_Toc89548495"/>
    <w:bookmarkStart w:id="2775" w:name="_Toc89548496"/>
    <w:bookmarkStart w:id="2776" w:name="_Toc89548497"/>
    <w:bookmarkStart w:id="2777" w:name="_Toc89548519"/>
    <w:bookmarkStart w:id="2778" w:name="_Toc89548520"/>
    <w:bookmarkStart w:id="2779" w:name="_Toc113209224"/>
    <w:bookmarkStart w:id="2780" w:name="_Toc113209225"/>
    <w:bookmarkStart w:id="2781" w:name="_Toc113209226"/>
    <w:bookmarkStart w:id="2782" w:name="_Toc113209283"/>
    <w:bookmarkStart w:id="2783" w:name="_Toc113209284"/>
    <w:bookmarkStart w:id="2784" w:name="_Toc113209285"/>
    <w:bookmarkStart w:id="2785" w:name="_Toc113209315"/>
    <w:bookmarkStart w:id="2786" w:name="_Toc113209346"/>
    <w:bookmarkStart w:id="2787" w:name="_Toc113209366"/>
    <w:bookmarkStart w:id="2788" w:name="_Toc113209396"/>
    <w:bookmarkStart w:id="2789" w:name="_Toc113209417"/>
    <w:bookmarkStart w:id="2790" w:name="_Toc54728738"/>
    <w:bookmarkStart w:id="2791" w:name="_Toc54777537"/>
    <w:bookmarkStart w:id="2792" w:name="_Toc54780129"/>
    <w:bookmarkStart w:id="2793" w:name="_Toc54782721"/>
    <w:bookmarkStart w:id="2794" w:name="_Toc54811530"/>
    <w:bookmarkStart w:id="2795" w:name="_Toc54812048"/>
    <w:bookmarkStart w:id="2796" w:name="_Toc54812971"/>
    <w:bookmarkStart w:id="2797" w:name="_Toc54813672"/>
    <w:bookmarkStart w:id="2798" w:name="_Toc54816037"/>
    <w:bookmarkStart w:id="2799" w:name="_Toc54820718"/>
    <w:bookmarkStart w:id="2800" w:name="_Toc528162768"/>
    <w:bookmarkStart w:id="2801" w:name="_Toc528164581"/>
    <w:bookmarkStart w:id="2802" w:name="_Toc528787403"/>
    <w:bookmarkStart w:id="2803" w:name="_Toc528788581"/>
    <w:bookmarkStart w:id="2804" w:name="_Toc528162769"/>
    <w:bookmarkStart w:id="2805" w:name="_Toc528164582"/>
    <w:bookmarkStart w:id="2806" w:name="_Toc528787404"/>
    <w:bookmarkStart w:id="2807" w:name="_Toc528788582"/>
    <w:bookmarkStart w:id="2808" w:name="_Toc528162770"/>
    <w:bookmarkStart w:id="2809" w:name="_Toc528164583"/>
    <w:bookmarkStart w:id="2810" w:name="_Toc528787405"/>
    <w:bookmarkStart w:id="2811" w:name="_Toc528788583"/>
    <w:bookmarkStart w:id="2812" w:name="_Toc528162771"/>
    <w:bookmarkStart w:id="2813" w:name="_Toc528164584"/>
    <w:bookmarkStart w:id="2814" w:name="_Toc528787406"/>
    <w:bookmarkStart w:id="2815" w:name="_Toc528788584"/>
    <w:bookmarkStart w:id="2816" w:name="_Toc528162773"/>
    <w:bookmarkStart w:id="2817" w:name="_Toc528164586"/>
    <w:bookmarkStart w:id="2818" w:name="_Toc528787408"/>
    <w:bookmarkStart w:id="2819" w:name="_Toc528788586"/>
    <w:bookmarkStart w:id="2820" w:name="_Toc528162774"/>
    <w:bookmarkStart w:id="2821" w:name="_Toc528164587"/>
    <w:bookmarkStart w:id="2822" w:name="_Toc528787409"/>
    <w:bookmarkStart w:id="2823" w:name="_Toc528788587"/>
    <w:bookmarkStart w:id="2824" w:name="_Toc528162775"/>
    <w:bookmarkStart w:id="2825" w:name="_Toc528164588"/>
    <w:bookmarkStart w:id="2826" w:name="_Toc528787410"/>
    <w:bookmarkStart w:id="2827" w:name="_Toc528788588"/>
    <w:bookmarkStart w:id="2828" w:name="_Toc528162778"/>
    <w:bookmarkStart w:id="2829" w:name="_Toc528164591"/>
    <w:bookmarkStart w:id="2830" w:name="_Toc528787413"/>
    <w:bookmarkStart w:id="2831" w:name="_Toc528788591"/>
    <w:bookmarkStart w:id="2832" w:name="_Toc528162781"/>
    <w:bookmarkStart w:id="2833" w:name="_Toc528164594"/>
    <w:bookmarkStart w:id="2834" w:name="_Toc528787416"/>
    <w:bookmarkStart w:id="2835" w:name="_Toc528788594"/>
    <w:bookmarkStart w:id="2836" w:name="_Toc528162782"/>
    <w:bookmarkStart w:id="2837" w:name="_Toc528164595"/>
    <w:bookmarkStart w:id="2838" w:name="_Toc528787417"/>
    <w:bookmarkStart w:id="2839" w:name="_Toc528788595"/>
    <w:bookmarkStart w:id="2840" w:name="_Toc528162890"/>
    <w:bookmarkStart w:id="2841" w:name="_Toc528164703"/>
    <w:bookmarkStart w:id="2842" w:name="_Toc528787525"/>
    <w:bookmarkStart w:id="2843" w:name="_Toc528788703"/>
    <w:bookmarkStart w:id="2844" w:name="_Toc528162891"/>
    <w:bookmarkStart w:id="2845" w:name="_Toc528164704"/>
    <w:bookmarkStart w:id="2846" w:name="_Toc528787526"/>
    <w:bookmarkStart w:id="2847" w:name="_Toc528788704"/>
    <w:bookmarkStart w:id="2848" w:name="_Toc528162892"/>
    <w:bookmarkStart w:id="2849" w:name="_Toc528164705"/>
    <w:bookmarkStart w:id="2850" w:name="_Toc528787527"/>
    <w:bookmarkStart w:id="2851" w:name="_Toc528788705"/>
    <w:bookmarkStart w:id="2852" w:name="_Toc528162893"/>
    <w:bookmarkStart w:id="2853" w:name="_Toc528164706"/>
    <w:bookmarkStart w:id="2854" w:name="_Toc528787528"/>
    <w:bookmarkStart w:id="2855" w:name="_Toc528788706"/>
    <w:bookmarkStart w:id="2856" w:name="_Toc528162894"/>
    <w:bookmarkStart w:id="2857" w:name="_Toc528164707"/>
    <w:bookmarkStart w:id="2858" w:name="_Toc528787529"/>
    <w:bookmarkStart w:id="2859" w:name="_Toc528788707"/>
    <w:bookmarkStart w:id="2860" w:name="_Toc528162896"/>
    <w:bookmarkStart w:id="2861" w:name="_Toc528164709"/>
    <w:bookmarkStart w:id="2862" w:name="_Toc528787531"/>
    <w:bookmarkStart w:id="2863" w:name="_Toc528788709"/>
    <w:bookmarkStart w:id="2864" w:name="_Toc528162897"/>
    <w:bookmarkStart w:id="2865" w:name="_Toc528164710"/>
    <w:bookmarkStart w:id="2866" w:name="_Toc528787532"/>
    <w:bookmarkStart w:id="2867" w:name="_Toc528788710"/>
    <w:bookmarkStart w:id="2868" w:name="_Toc528162898"/>
    <w:bookmarkStart w:id="2869" w:name="_Toc528164711"/>
    <w:bookmarkStart w:id="2870" w:name="_Toc528787533"/>
    <w:bookmarkStart w:id="2871" w:name="_Toc528788711"/>
    <w:bookmarkStart w:id="2872" w:name="_Toc528162900"/>
    <w:bookmarkStart w:id="2873" w:name="_Toc528164713"/>
    <w:bookmarkStart w:id="2874" w:name="_Toc528787535"/>
    <w:bookmarkStart w:id="2875" w:name="_Toc528788713"/>
    <w:bookmarkStart w:id="2876" w:name="_Toc528162901"/>
    <w:bookmarkStart w:id="2877" w:name="_Toc528164714"/>
    <w:bookmarkStart w:id="2878" w:name="_Toc528787536"/>
    <w:bookmarkStart w:id="2879" w:name="_Toc528788714"/>
    <w:bookmarkStart w:id="2880" w:name="_Toc528162903"/>
    <w:bookmarkStart w:id="2881" w:name="_Toc528164716"/>
    <w:bookmarkStart w:id="2882" w:name="_Toc528787538"/>
    <w:bookmarkStart w:id="2883" w:name="_Toc528788716"/>
    <w:bookmarkStart w:id="2884" w:name="_Toc528162904"/>
    <w:bookmarkStart w:id="2885" w:name="_Toc528164717"/>
    <w:bookmarkStart w:id="2886" w:name="_Toc528787539"/>
    <w:bookmarkStart w:id="2887" w:name="_Toc528788717"/>
    <w:bookmarkStart w:id="2888" w:name="_Toc528162905"/>
    <w:bookmarkStart w:id="2889" w:name="_Toc528164718"/>
    <w:bookmarkStart w:id="2890" w:name="_Toc528787540"/>
    <w:bookmarkStart w:id="2891" w:name="_Toc528788718"/>
    <w:bookmarkStart w:id="2892" w:name="_Toc528162906"/>
    <w:bookmarkStart w:id="2893" w:name="_Toc528164719"/>
    <w:bookmarkStart w:id="2894" w:name="_Toc528787541"/>
    <w:bookmarkStart w:id="2895" w:name="_Toc528788719"/>
    <w:bookmarkStart w:id="2896" w:name="_Toc528162907"/>
    <w:bookmarkStart w:id="2897" w:name="_Toc528164720"/>
    <w:bookmarkStart w:id="2898" w:name="_Toc528787542"/>
    <w:bookmarkStart w:id="2899" w:name="_Toc528788720"/>
    <w:bookmarkStart w:id="2900" w:name="_Toc528162908"/>
    <w:bookmarkStart w:id="2901" w:name="_Toc528164721"/>
    <w:bookmarkStart w:id="2902" w:name="_Toc528787543"/>
    <w:bookmarkStart w:id="2903" w:name="_Toc528788721"/>
    <w:bookmarkStart w:id="2904" w:name="_Toc528162909"/>
    <w:bookmarkStart w:id="2905" w:name="_Toc528164722"/>
    <w:bookmarkStart w:id="2906" w:name="_Toc528787544"/>
    <w:bookmarkStart w:id="2907" w:name="_Toc528788722"/>
    <w:bookmarkStart w:id="2908" w:name="_Toc528162910"/>
    <w:bookmarkStart w:id="2909" w:name="_Toc528164723"/>
    <w:bookmarkStart w:id="2910" w:name="_Toc528787545"/>
    <w:bookmarkStart w:id="2911" w:name="_Toc528788723"/>
    <w:bookmarkStart w:id="2912" w:name="_Toc528162911"/>
    <w:bookmarkStart w:id="2913" w:name="_Toc528164724"/>
    <w:bookmarkStart w:id="2914" w:name="_Toc528787546"/>
    <w:bookmarkStart w:id="2915" w:name="_Toc528788724"/>
    <w:bookmarkStart w:id="2916" w:name="_Toc528162912"/>
    <w:bookmarkStart w:id="2917" w:name="_Toc528164725"/>
    <w:bookmarkStart w:id="2918" w:name="_Toc528787547"/>
    <w:bookmarkStart w:id="2919" w:name="_Toc528788725"/>
    <w:bookmarkStart w:id="2920" w:name="_Toc528162914"/>
    <w:bookmarkStart w:id="2921" w:name="_Toc528164727"/>
    <w:bookmarkStart w:id="2922" w:name="_Toc528787549"/>
    <w:bookmarkStart w:id="2923" w:name="_Toc528788727"/>
    <w:bookmarkStart w:id="2924" w:name="_Toc528162915"/>
    <w:bookmarkStart w:id="2925" w:name="_Toc528164728"/>
    <w:bookmarkStart w:id="2926" w:name="_Toc528787550"/>
    <w:bookmarkStart w:id="2927" w:name="_Toc528788728"/>
    <w:bookmarkStart w:id="2928" w:name="_Toc528162916"/>
    <w:bookmarkStart w:id="2929" w:name="_Toc528164729"/>
    <w:bookmarkStart w:id="2930" w:name="_Toc528787551"/>
    <w:bookmarkStart w:id="2931" w:name="_Toc528788729"/>
    <w:bookmarkStart w:id="2932" w:name="_Toc528162918"/>
    <w:bookmarkStart w:id="2933" w:name="_Toc528164731"/>
    <w:bookmarkStart w:id="2934" w:name="_Toc528787553"/>
    <w:bookmarkStart w:id="2935" w:name="_Toc528788731"/>
    <w:bookmarkStart w:id="2936" w:name="_Toc528162919"/>
    <w:bookmarkStart w:id="2937" w:name="_Toc528164732"/>
    <w:bookmarkStart w:id="2938" w:name="_Toc528787554"/>
    <w:bookmarkStart w:id="2939" w:name="_Toc528788732"/>
    <w:bookmarkStart w:id="2940" w:name="_Toc528162920"/>
    <w:bookmarkStart w:id="2941" w:name="_Toc528164733"/>
    <w:bookmarkStart w:id="2942" w:name="_Toc528787555"/>
    <w:bookmarkStart w:id="2943" w:name="_Toc528788733"/>
    <w:bookmarkStart w:id="2944" w:name="_Toc528787557"/>
    <w:bookmarkStart w:id="2945" w:name="_Toc528788735"/>
    <w:bookmarkStart w:id="2946" w:name="_Toc528787562"/>
    <w:bookmarkStart w:id="2947" w:name="_Toc528788740"/>
    <w:bookmarkStart w:id="2948" w:name="_Toc528787563"/>
    <w:bookmarkStart w:id="2949" w:name="_Toc528788741"/>
    <w:bookmarkStart w:id="2950" w:name="_Toc528787571"/>
    <w:bookmarkStart w:id="2951" w:name="_Toc528788749"/>
    <w:bookmarkStart w:id="2952" w:name="_Toc528787572"/>
    <w:bookmarkStart w:id="2953" w:name="_Toc528788750"/>
    <w:bookmarkStart w:id="2954" w:name="_Toc528787573"/>
    <w:bookmarkStart w:id="2955" w:name="_Toc528788751"/>
    <w:bookmarkStart w:id="2956" w:name="_Toc528787574"/>
    <w:bookmarkStart w:id="2957" w:name="_Toc528788752"/>
    <w:bookmarkStart w:id="2958" w:name="_Toc528787576"/>
    <w:bookmarkStart w:id="2959" w:name="_Toc528788754"/>
    <w:bookmarkStart w:id="2960" w:name="_Toc528787585"/>
    <w:bookmarkStart w:id="2961" w:name="_Toc528788763"/>
    <w:bookmarkStart w:id="2962" w:name="_Toc528787589"/>
    <w:bookmarkStart w:id="2963" w:name="_Toc528788767"/>
    <w:bookmarkStart w:id="2964" w:name="_Toc113209442"/>
    <w:bookmarkStart w:id="2965" w:name="_Toc113209443"/>
    <w:bookmarkStart w:id="2966" w:name="_Toc113209444"/>
    <w:bookmarkStart w:id="2967" w:name="_Toc113209445"/>
    <w:bookmarkStart w:id="2968" w:name="_Toc113209446"/>
    <w:bookmarkStart w:id="2969" w:name="_Toc113209447"/>
    <w:bookmarkStart w:id="2970" w:name="_Toc113209448"/>
    <w:bookmarkStart w:id="2971" w:name="_Toc113209449"/>
    <w:bookmarkStart w:id="2972" w:name="_Toc113209450"/>
    <w:bookmarkStart w:id="2973" w:name="_Toc113209451"/>
    <w:bookmarkStart w:id="2974" w:name="_Toc113209452"/>
    <w:bookmarkStart w:id="2975" w:name="_Toc113209453"/>
    <w:bookmarkStart w:id="2976" w:name="_Toc113209454"/>
    <w:bookmarkStart w:id="2977" w:name="_Toc113209455"/>
    <w:bookmarkStart w:id="2978" w:name="_Toc113209456"/>
    <w:bookmarkStart w:id="2979" w:name="_Toc113209457"/>
    <w:bookmarkStart w:id="2980" w:name="_Toc113209472"/>
    <w:bookmarkStart w:id="2981" w:name="_Toc113209473"/>
    <w:bookmarkStart w:id="2982" w:name="_Toc113209474"/>
    <w:bookmarkStart w:id="2983" w:name="_Toc113209475"/>
    <w:bookmarkStart w:id="2984" w:name="_Toc113209476"/>
    <w:bookmarkStart w:id="2985" w:name="_Toc113209477"/>
    <w:bookmarkStart w:id="2986" w:name="_Toc113209478"/>
    <w:bookmarkStart w:id="2987" w:name="_Toc113209479"/>
    <w:bookmarkStart w:id="2988" w:name="_Toc113209480"/>
    <w:bookmarkStart w:id="2989" w:name="_Toc113209481"/>
    <w:bookmarkStart w:id="2990" w:name="_Toc113209482"/>
    <w:bookmarkStart w:id="2991" w:name="_Toc113209483"/>
    <w:bookmarkStart w:id="2992" w:name="_Toc113209484"/>
    <w:bookmarkStart w:id="2993" w:name="_Toc113209485"/>
    <w:bookmarkStart w:id="2994" w:name="_Toc113209486"/>
    <w:bookmarkStart w:id="2995" w:name="_Toc113209487"/>
    <w:bookmarkStart w:id="2996" w:name="_Toc113209488"/>
    <w:bookmarkStart w:id="2997" w:name="_Toc113209489"/>
    <w:bookmarkStart w:id="2998" w:name="_Toc113209490"/>
    <w:bookmarkStart w:id="2999" w:name="_Toc113209491"/>
    <w:bookmarkStart w:id="3000" w:name="_Toc113209492"/>
    <w:bookmarkStart w:id="3001" w:name="_Toc113209493"/>
    <w:bookmarkStart w:id="3002" w:name="_Toc113209494"/>
    <w:bookmarkStart w:id="3003" w:name="_Toc25415226"/>
    <w:bookmarkStart w:id="3004" w:name="_Toc25416969"/>
    <w:bookmarkStart w:id="3005" w:name="_Toc113209495"/>
    <w:bookmarkStart w:id="3006" w:name="_Toc113209496"/>
    <w:bookmarkStart w:id="3007" w:name="_Toc113209497"/>
    <w:bookmarkStart w:id="3008" w:name="_Toc113209498"/>
    <w:bookmarkStart w:id="3009" w:name="_Toc25415228"/>
    <w:bookmarkStart w:id="3010" w:name="_Toc25416971"/>
    <w:bookmarkStart w:id="3011" w:name="_Toc113209499"/>
    <w:bookmarkStart w:id="3012" w:name="_Toc113209500"/>
    <w:bookmarkStart w:id="3013" w:name="_Toc113209501"/>
    <w:bookmarkStart w:id="3014" w:name="_Toc113209502"/>
    <w:bookmarkStart w:id="3015" w:name="_Toc113209503"/>
    <w:bookmarkStart w:id="3016" w:name="_Toc113209504"/>
    <w:bookmarkStart w:id="3017" w:name="_Toc113209505"/>
    <w:bookmarkStart w:id="3018" w:name="_Toc113209506"/>
    <w:bookmarkStart w:id="3019" w:name="_Toc113209507"/>
    <w:bookmarkStart w:id="3020" w:name="_Toc25415230"/>
    <w:bookmarkStart w:id="3021" w:name="_Toc25416973"/>
    <w:bookmarkStart w:id="3022" w:name="_Toc113209508"/>
    <w:bookmarkStart w:id="3023" w:name="_Toc113209509"/>
    <w:bookmarkStart w:id="3024" w:name="_Toc113209510"/>
    <w:bookmarkStart w:id="3025" w:name="_Toc113209511"/>
    <w:bookmarkStart w:id="3026" w:name="_Toc113209512"/>
    <w:bookmarkStart w:id="3027" w:name="_Toc113209513"/>
    <w:bookmarkStart w:id="3028" w:name="_Toc113209514"/>
    <w:bookmarkStart w:id="3029" w:name="_Toc113209515"/>
    <w:bookmarkStart w:id="3030" w:name="_Toc113209516"/>
    <w:bookmarkStart w:id="3031" w:name="_Toc113209517"/>
    <w:bookmarkStart w:id="3032" w:name="_Toc113209518"/>
    <w:bookmarkStart w:id="3033" w:name="_Toc113209519"/>
    <w:bookmarkStart w:id="3034" w:name="_Toc113209520"/>
    <w:bookmarkStart w:id="3035" w:name="_Toc113209521"/>
    <w:bookmarkStart w:id="3036" w:name="_Toc113209522"/>
    <w:bookmarkStart w:id="3037" w:name="_Toc113209523"/>
    <w:bookmarkStart w:id="3038" w:name="_Toc113209524"/>
    <w:bookmarkStart w:id="3039" w:name="_Toc113209525"/>
    <w:bookmarkStart w:id="3040" w:name="_Toc113209526"/>
    <w:bookmarkStart w:id="3041" w:name="_Toc113209527"/>
    <w:bookmarkStart w:id="3042" w:name="_Toc113209528"/>
    <w:bookmarkStart w:id="3043" w:name="_Toc113209529"/>
    <w:bookmarkStart w:id="3044" w:name="_Toc54728892"/>
    <w:bookmarkStart w:id="3045" w:name="_Toc54777705"/>
    <w:bookmarkStart w:id="3046" w:name="_Toc54780297"/>
    <w:bookmarkStart w:id="3047" w:name="_Toc54782889"/>
    <w:bookmarkStart w:id="3048" w:name="_Toc54811710"/>
    <w:bookmarkStart w:id="3049" w:name="_Toc54812228"/>
    <w:bookmarkStart w:id="3050" w:name="_Toc54813148"/>
    <w:bookmarkStart w:id="3051" w:name="_Toc54813849"/>
    <w:bookmarkStart w:id="3052" w:name="_Toc54816214"/>
    <w:bookmarkStart w:id="3053" w:name="_Toc54820888"/>
    <w:bookmarkStart w:id="3054" w:name="_Toc54728893"/>
    <w:bookmarkStart w:id="3055" w:name="_Toc54777706"/>
    <w:bookmarkStart w:id="3056" w:name="_Toc54780298"/>
    <w:bookmarkStart w:id="3057" w:name="_Toc54782890"/>
    <w:bookmarkStart w:id="3058" w:name="_Toc54811711"/>
    <w:bookmarkStart w:id="3059" w:name="_Toc54812229"/>
    <w:bookmarkStart w:id="3060" w:name="_Toc54813149"/>
    <w:bookmarkStart w:id="3061" w:name="_Toc54813850"/>
    <w:bookmarkStart w:id="3062" w:name="_Toc54816215"/>
    <w:bookmarkStart w:id="3063" w:name="_Toc54820889"/>
    <w:bookmarkStart w:id="3064" w:name="_Toc54728894"/>
    <w:bookmarkStart w:id="3065" w:name="_Toc54777707"/>
    <w:bookmarkStart w:id="3066" w:name="_Toc54780299"/>
    <w:bookmarkStart w:id="3067" w:name="_Toc54782891"/>
    <w:bookmarkStart w:id="3068" w:name="_Toc54811712"/>
    <w:bookmarkStart w:id="3069" w:name="_Toc54812230"/>
    <w:bookmarkStart w:id="3070" w:name="_Toc54813150"/>
    <w:bookmarkStart w:id="3071" w:name="_Toc54813851"/>
    <w:bookmarkStart w:id="3072" w:name="_Toc54816216"/>
    <w:bookmarkStart w:id="3073" w:name="_Toc54820890"/>
    <w:bookmarkStart w:id="3074" w:name="_Toc54728895"/>
    <w:bookmarkStart w:id="3075" w:name="_Toc54777708"/>
    <w:bookmarkStart w:id="3076" w:name="_Toc54780300"/>
    <w:bookmarkStart w:id="3077" w:name="_Toc54782892"/>
    <w:bookmarkStart w:id="3078" w:name="_Toc54811713"/>
    <w:bookmarkStart w:id="3079" w:name="_Toc54812231"/>
    <w:bookmarkStart w:id="3080" w:name="_Toc54813151"/>
    <w:bookmarkStart w:id="3081" w:name="_Toc54813852"/>
    <w:bookmarkStart w:id="3082" w:name="_Toc54816217"/>
    <w:bookmarkStart w:id="3083" w:name="_Toc54820891"/>
    <w:bookmarkStart w:id="3084" w:name="_Toc54728896"/>
    <w:bookmarkStart w:id="3085" w:name="_Toc54777709"/>
    <w:bookmarkStart w:id="3086" w:name="_Toc54780301"/>
    <w:bookmarkStart w:id="3087" w:name="_Toc54782893"/>
    <w:bookmarkStart w:id="3088" w:name="_Toc54811714"/>
    <w:bookmarkStart w:id="3089" w:name="_Toc54812232"/>
    <w:bookmarkStart w:id="3090" w:name="_Toc54813152"/>
    <w:bookmarkStart w:id="3091" w:name="_Toc54813853"/>
    <w:bookmarkStart w:id="3092" w:name="_Toc54816218"/>
    <w:bookmarkStart w:id="3093" w:name="_Toc54820892"/>
    <w:bookmarkStart w:id="3094" w:name="_Toc54728897"/>
    <w:bookmarkStart w:id="3095" w:name="_Toc54777710"/>
    <w:bookmarkStart w:id="3096" w:name="_Toc54780302"/>
    <w:bookmarkStart w:id="3097" w:name="_Toc54782894"/>
    <w:bookmarkStart w:id="3098" w:name="_Toc54811715"/>
    <w:bookmarkStart w:id="3099" w:name="_Toc54812233"/>
    <w:bookmarkStart w:id="3100" w:name="_Toc54813153"/>
    <w:bookmarkStart w:id="3101" w:name="_Toc54813854"/>
    <w:bookmarkStart w:id="3102" w:name="_Toc54816219"/>
    <w:bookmarkStart w:id="3103" w:name="_Toc54820893"/>
    <w:bookmarkStart w:id="3104" w:name="_Toc54728898"/>
    <w:bookmarkStart w:id="3105" w:name="_Toc54777711"/>
    <w:bookmarkStart w:id="3106" w:name="_Toc54780303"/>
    <w:bookmarkStart w:id="3107" w:name="_Toc54782895"/>
    <w:bookmarkStart w:id="3108" w:name="_Toc54811716"/>
    <w:bookmarkStart w:id="3109" w:name="_Toc54812234"/>
    <w:bookmarkStart w:id="3110" w:name="_Toc54813154"/>
    <w:bookmarkStart w:id="3111" w:name="_Toc54813855"/>
    <w:bookmarkStart w:id="3112" w:name="_Toc54816220"/>
    <w:bookmarkStart w:id="3113" w:name="_Toc54820894"/>
    <w:bookmarkStart w:id="3114" w:name="_Toc54728899"/>
    <w:bookmarkStart w:id="3115" w:name="_Toc54777712"/>
    <w:bookmarkStart w:id="3116" w:name="_Toc54780304"/>
    <w:bookmarkStart w:id="3117" w:name="_Toc54782896"/>
    <w:bookmarkStart w:id="3118" w:name="_Toc54811717"/>
    <w:bookmarkStart w:id="3119" w:name="_Toc54812235"/>
    <w:bookmarkStart w:id="3120" w:name="_Toc54813155"/>
    <w:bookmarkStart w:id="3121" w:name="_Toc54813856"/>
    <w:bookmarkStart w:id="3122" w:name="_Toc54816221"/>
    <w:bookmarkStart w:id="3123" w:name="_Toc54820895"/>
    <w:bookmarkStart w:id="3124" w:name="_Toc54728900"/>
    <w:bookmarkStart w:id="3125" w:name="_Toc54777713"/>
    <w:bookmarkStart w:id="3126" w:name="_Toc54780305"/>
    <w:bookmarkStart w:id="3127" w:name="_Toc54782897"/>
    <w:bookmarkStart w:id="3128" w:name="_Toc54811718"/>
    <w:bookmarkStart w:id="3129" w:name="_Toc54812236"/>
    <w:bookmarkStart w:id="3130" w:name="_Toc54813156"/>
    <w:bookmarkStart w:id="3131" w:name="_Toc54813857"/>
    <w:bookmarkStart w:id="3132" w:name="_Toc54816222"/>
    <w:bookmarkStart w:id="3133" w:name="_Toc54820896"/>
    <w:bookmarkStart w:id="3134" w:name="_Toc54728901"/>
    <w:bookmarkStart w:id="3135" w:name="_Toc54777714"/>
    <w:bookmarkStart w:id="3136" w:name="_Toc54780306"/>
    <w:bookmarkStart w:id="3137" w:name="_Toc54782898"/>
    <w:bookmarkStart w:id="3138" w:name="_Toc54811719"/>
    <w:bookmarkStart w:id="3139" w:name="_Toc54812237"/>
    <w:bookmarkStart w:id="3140" w:name="_Toc54813157"/>
    <w:bookmarkStart w:id="3141" w:name="_Toc54813858"/>
    <w:bookmarkStart w:id="3142" w:name="_Toc54816223"/>
    <w:bookmarkStart w:id="3143" w:name="_Toc54820897"/>
    <w:bookmarkStart w:id="3144" w:name="_Toc113209530"/>
    <w:bookmarkStart w:id="3145" w:name="_Toc113209531"/>
    <w:bookmarkStart w:id="3146" w:name="_Toc54728903"/>
    <w:bookmarkStart w:id="3147" w:name="_Toc54777716"/>
    <w:bookmarkStart w:id="3148" w:name="_Toc54780308"/>
    <w:bookmarkStart w:id="3149" w:name="_Toc54782900"/>
    <w:bookmarkStart w:id="3150" w:name="_Toc54811721"/>
    <w:bookmarkStart w:id="3151" w:name="_Toc54812239"/>
    <w:bookmarkStart w:id="3152" w:name="_Toc54813159"/>
    <w:bookmarkStart w:id="3153" w:name="_Toc54813860"/>
    <w:bookmarkStart w:id="3154" w:name="_Toc54816225"/>
    <w:bookmarkStart w:id="3155" w:name="_Toc54820899"/>
    <w:bookmarkStart w:id="3156" w:name="_Toc54728904"/>
    <w:bookmarkStart w:id="3157" w:name="_Toc54777717"/>
    <w:bookmarkStart w:id="3158" w:name="_Toc54780309"/>
    <w:bookmarkStart w:id="3159" w:name="_Toc54782901"/>
    <w:bookmarkStart w:id="3160" w:name="_Toc54811722"/>
    <w:bookmarkStart w:id="3161" w:name="_Toc54812240"/>
    <w:bookmarkStart w:id="3162" w:name="_Toc54813160"/>
    <w:bookmarkStart w:id="3163" w:name="_Toc54813861"/>
    <w:bookmarkStart w:id="3164" w:name="_Toc54816226"/>
    <w:bookmarkStart w:id="3165" w:name="_Toc54820900"/>
    <w:bookmarkStart w:id="3166" w:name="_Toc54728905"/>
    <w:bookmarkStart w:id="3167" w:name="_Toc54777718"/>
    <w:bookmarkStart w:id="3168" w:name="_Toc54780310"/>
    <w:bookmarkStart w:id="3169" w:name="_Toc54782902"/>
    <w:bookmarkStart w:id="3170" w:name="_Toc54811723"/>
    <w:bookmarkStart w:id="3171" w:name="_Toc54812241"/>
    <w:bookmarkStart w:id="3172" w:name="_Toc54813161"/>
    <w:bookmarkStart w:id="3173" w:name="_Toc54813862"/>
    <w:bookmarkStart w:id="3174" w:name="_Toc54816227"/>
    <w:bookmarkStart w:id="3175" w:name="_Toc54820901"/>
    <w:bookmarkStart w:id="3176" w:name="_Toc54728906"/>
    <w:bookmarkStart w:id="3177" w:name="_Toc54777719"/>
    <w:bookmarkStart w:id="3178" w:name="_Toc54780311"/>
    <w:bookmarkStart w:id="3179" w:name="_Toc54782903"/>
    <w:bookmarkStart w:id="3180" w:name="_Toc54811724"/>
    <w:bookmarkStart w:id="3181" w:name="_Toc54812242"/>
    <w:bookmarkStart w:id="3182" w:name="_Toc54813162"/>
    <w:bookmarkStart w:id="3183" w:name="_Toc54813863"/>
    <w:bookmarkStart w:id="3184" w:name="_Toc54816228"/>
    <w:bookmarkStart w:id="3185" w:name="_Toc54820902"/>
    <w:bookmarkStart w:id="3186" w:name="_Toc54728907"/>
    <w:bookmarkStart w:id="3187" w:name="_Toc54777720"/>
    <w:bookmarkStart w:id="3188" w:name="_Toc54780312"/>
    <w:bookmarkStart w:id="3189" w:name="_Toc54782904"/>
    <w:bookmarkStart w:id="3190" w:name="_Toc54811725"/>
    <w:bookmarkStart w:id="3191" w:name="_Toc54812243"/>
    <w:bookmarkStart w:id="3192" w:name="_Toc54813163"/>
    <w:bookmarkStart w:id="3193" w:name="_Toc54813864"/>
    <w:bookmarkStart w:id="3194" w:name="_Toc54816229"/>
    <w:bookmarkStart w:id="3195" w:name="_Toc54820903"/>
    <w:bookmarkStart w:id="3196" w:name="_Toc54728908"/>
    <w:bookmarkStart w:id="3197" w:name="_Toc54777721"/>
    <w:bookmarkStart w:id="3198" w:name="_Toc54780313"/>
    <w:bookmarkStart w:id="3199" w:name="_Toc54782905"/>
    <w:bookmarkStart w:id="3200" w:name="_Toc54811726"/>
    <w:bookmarkStart w:id="3201" w:name="_Toc54812244"/>
    <w:bookmarkStart w:id="3202" w:name="_Toc54813164"/>
    <w:bookmarkStart w:id="3203" w:name="_Toc54813865"/>
    <w:bookmarkStart w:id="3204" w:name="_Toc54816230"/>
    <w:bookmarkStart w:id="3205" w:name="_Toc54820904"/>
    <w:bookmarkStart w:id="3206" w:name="_Toc54728909"/>
    <w:bookmarkStart w:id="3207" w:name="_Toc54777722"/>
    <w:bookmarkStart w:id="3208" w:name="_Toc54780314"/>
    <w:bookmarkStart w:id="3209" w:name="_Toc54782906"/>
    <w:bookmarkStart w:id="3210" w:name="_Toc54811727"/>
    <w:bookmarkStart w:id="3211" w:name="_Toc54812245"/>
    <w:bookmarkStart w:id="3212" w:name="_Toc54813165"/>
    <w:bookmarkStart w:id="3213" w:name="_Toc54813866"/>
    <w:bookmarkStart w:id="3214" w:name="_Toc54816231"/>
    <w:bookmarkStart w:id="3215" w:name="_Toc54820905"/>
    <w:bookmarkStart w:id="3216" w:name="_Toc54728910"/>
    <w:bookmarkStart w:id="3217" w:name="_Toc54777723"/>
    <w:bookmarkStart w:id="3218" w:name="_Toc54780315"/>
    <w:bookmarkStart w:id="3219" w:name="_Toc54782907"/>
    <w:bookmarkStart w:id="3220" w:name="_Toc54811728"/>
    <w:bookmarkStart w:id="3221" w:name="_Toc54812246"/>
    <w:bookmarkStart w:id="3222" w:name="_Toc54813166"/>
    <w:bookmarkStart w:id="3223" w:name="_Toc54813867"/>
    <w:bookmarkStart w:id="3224" w:name="_Toc54816232"/>
    <w:bookmarkStart w:id="3225" w:name="_Toc54820906"/>
    <w:bookmarkStart w:id="3226" w:name="_Toc54728911"/>
    <w:bookmarkStart w:id="3227" w:name="_Toc54777724"/>
    <w:bookmarkStart w:id="3228" w:name="_Toc54780316"/>
    <w:bookmarkStart w:id="3229" w:name="_Toc54782908"/>
    <w:bookmarkStart w:id="3230" w:name="_Toc54811729"/>
    <w:bookmarkStart w:id="3231" w:name="_Toc54812247"/>
    <w:bookmarkStart w:id="3232" w:name="_Toc54813167"/>
    <w:bookmarkStart w:id="3233" w:name="_Toc54813868"/>
    <w:bookmarkStart w:id="3234" w:name="_Toc54816233"/>
    <w:bookmarkStart w:id="3235" w:name="_Toc54820907"/>
    <w:bookmarkStart w:id="3236" w:name="_Toc54728912"/>
    <w:bookmarkStart w:id="3237" w:name="_Toc54777725"/>
    <w:bookmarkStart w:id="3238" w:name="_Toc54780317"/>
    <w:bookmarkStart w:id="3239" w:name="_Toc54782909"/>
    <w:bookmarkStart w:id="3240" w:name="_Toc54811730"/>
    <w:bookmarkStart w:id="3241" w:name="_Toc54812248"/>
    <w:bookmarkStart w:id="3242" w:name="_Toc54813168"/>
    <w:bookmarkStart w:id="3243" w:name="_Toc54813869"/>
    <w:bookmarkStart w:id="3244" w:name="_Toc54816234"/>
    <w:bookmarkStart w:id="3245" w:name="_Toc54820908"/>
    <w:bookmarkStart w:id="3246" w:name="_Toc54728913"/>
    <w:bookmarkStart w:id="3247" w:name="_Toc54777726"/>
    <w:bookmarkStart w:id="3248" w:name="_Toc54780318"/>
    <w:bookmarkStart w:id="3249" w:name="_Toc54782910"/>
    <w:bookmarkStart w:id="3250" w:name="_Toc54811731"/>
    <w:bookmarkStart w:id="3251" w:name="_Toc54812249"/>
    <w:bookmarkStart w:id="3252" w:name="_Toc54813169"/>
    <w:bookmarkStart w:id="3253" w:name="_Toc54813870"/>
    <w:bookmarkStart w:id="3254" w:name="_Toc54816235"/>
    <w:bookmarkStart w:id="3255" w:name="_Toc54820909"/>
    <w:bookmarkStart w:id="3256" w:name="_Toc54728914"/>
    <w:bookmarkStart w:id="3257" w:name="_Toc54777727"/>
    <w:bookmarkStart w:id="3258" w:name="_Toc54780319"/>
    <w:bookmarkStart w:id="3259" w:name="_Toc54782911"/>
    <w:bookmarkStart w:id="3260" w:name="_Toc54811732"/>
    <w:bookmarkStart w:id="3261" w:name="_Toc54812250"/>
    <w:bookmarkStart w:id="3262" w:name="_Toc54813170"/>
    <w:bookmarkStart w:id="3263" w:name="_Toc54813871"/>
    <w:bookmarkStart w:id="3264" w:name="_Toc54816236"/>
    <w:bookmarkStart w:id="3265" w:name="_Toc54820910"/>
    <w:bookmarkStart w:id="3266" w:name="_Toc54728915"/>
    <w:bookmarkStart w:id="3267" w:name="_Toc54777728"/>
    <w:bookmarkStart w:id="3268" w:name="_Toc54780320"/>
    <w:bookmarkStart w:id="3269" w:name="_Toc54782912"/>
    <w:bookmarkStart w:id="3270" w:name="_Toc54811733"/>
    <w:bookmarkStart w:id="3271" w:name="_Toc54812251"/>
    <w:bookmarkStart w:id="3272" w:name="_Toc54813171"/>
    <w:bookmarkStart w:id="3273" w:name="_Toc54813872"/>
    <w:bookmarkStart w:id="3274" w:name="_Toc54816237"/>
    <w:bookmarkStart w:id="3275" w:name="_Toc54820911"/>
    <w:bookmarkStart w:id="3276" w:name="_Toc54728916"/>
    <w:bookmarkStart w:id="3277" w:name="_Toc54777729"/>
    <w:bookmarkStart w:id="3278" w:name="_Toc54780321"/>
    <w:bookmarkStart w:id="3279" w:name="_Toc54782913"/>
    <w:bookmarkStart w:id="3280" w:name="_Toc54811734"/>
    <w:bookmarkStart w:id="3281" w:name="_Toc54812252"/>
    <w:bookmarkStart w:id="3282" w:name="_Toc54813172"/>
    <w:bookmarkStart w:id="3283" w:name="_Toc54813873"/>
    <w:bookmarkStart w:id="3284" w:name="_Toc54816238"/>
    <w:bookmarkStart w:id="3285" w:name="_Toc54820912"/>
    <w:bookmarkStart w:id="3286" w:name="_Toc54728917"/>
    <w:bookmarkStart w:id="3287" w:name="_Toc54777730"/>
    <w:bookmarkStart w:id="3288" w:name="_Toc54780322"/>
    <w:bookmarkStart w:id="3289" w:name="_Toc54782914"/>
    <w:bookmarkStart w:id="3290" w:name="_Toc54811735"/>
    <w:bookmarkStart w:id="3291" w:name="_Toc54812253"/>
    <w:bookmarkStart w:id="3292" w:name="_Toc54813173"/>
    <w:bookmarkStart w:id="3293" w:name="_Toc54813874"/>
    <w:bookmarkStart w:id="3294" w:name="_Toc54816239"/>
    <w:bookmarkStart w:id="3295" w:name="_Toc54820913"/>
    <w:bookmarkStart w:id="3296" w:name="_Toc54728918"/>
    <w:bookmarkStart w:id="3297" w:name="_Toc54777731"/>
    <w:bookmarkStart w:id="3298" w:name="_Toc54780323"/>
    <w:bookmarkStart w:id="3299" w:name="_Toc54782915"/>
    <w:bookmarkStart w:id="3300" w:name="_Toc54811736"/>
    <w:bookmarkStart w:id="3301" w:name="_Toc54812254"/>
    <w:bookmarkStart w:id="3302" w:name="_Toc54813174"/>
    <w:bookmarkStart w:id="3303" w:name="_Toc54813875"/>
    <w:bookmarkStart w:id="3304" w:name="_Toc54816240"/>
    <w:bookmarkStart w:id="3305" w:name="_Toc54820914"/>
    <w:bookmarkStart w:id="3306" w:name="_Toc54728919"/>
    <w:bookmarkStart w:id="3307" w:name="_Toc54777732"/>
    <w:bookmarkStart w:id="3308" w:name="_Toc54780324"/>
    <w:bookmarkStart w:id="3309" w:name="_Toc54782916"/>
    <w:bookmarkStart w:id="3310" w:name="_Toc54811737"/>
    <w:bookmarkStart w:id="3311" w:name="_Toc54812255"/>
    <w:bookmarkStart w:id="3312" w:name="_Toc54813175"/>
    <w:bookmarkStart w:id="3313" w:name="_Toc54813876"/>
    <w:bookmarkStart w:id="3314" w:name="_Toc54816241"/>
    <w:bookmarkStart w:id="3315" w:name="_Toc54820915"/>
    <w:bookmarkStart w:id="3316" w:name="_Toc54728920"/>
    <w:bookmarkStart w:id="3317" w:name="_Toc54777733"/>
    <w:bookmarkStart w:id="3318" w:name="_Toc54780325"/>
    <w:bookmarkStart w:id="3319" w:name="_Toc54782917"/>
    <w:bookmarkStart w:id="3320" w:name="_Toc54811738"/>
    <w:bookmarkStart w:id="3321" w:name="_Toc54812256"/>
    <w:bookmarkStart w:id="3322" w:name="_Toc54813176"/>
    <w:bookmarkStart w:id="3323" w:name="_Toc54813877"/>
    <w:bookmarkStart w:id="3324" w:name="_Toc54816242"/>
    <w:bookmarkStart w:id="3325" w:name="_Toc54820916"/>
    <w:bookmarkStart w:id="3326" w:name="_Toc54728921"/>
    <w:bookmarkStart w:id="3327" w:name="_Toc54777734"/>
    <w:bookmarkStart w:id="3328" w:name="_Toc54780326"/>
    <w:bookmarkStart w:id="3329" w:name="_Toc54782918"/>
    <w:bookmarkStart w:id="3330" w:name="_Toc54811739"/>
    <w:bookmarkStart w:id="3331" w:name="_Toc54812257"/>
    <w:bookmarkStart w:id="3332" w:name="_Toc54813177"/>
    <w:bookmarkStart w:id="3333" w:name="_Toc54813878"/>
    <w:bookmarkStart w:id="3334" w:name="_Toc54816243"/>
    <w:bookmarkStart w:id="3335" w:name="_Toc54820917"/>
    <w:bookmarkStart w:id="3336" w:name="_Toc54728922"/>
    <w:bookmarkStart w:id="3337" w:name="_Toc54777735"/>
    <w:bookmarkStart w:id="3338" w:name="_Toc54780327"/>
    <w:bookmarkStart w:id="3339" w:name="_Toc54782919"/>
    <w:bookmarkStart w:id="3340" w:name="_Toc54811740"/>
    <w:bookmarkStart w:id="3341" w:name="_Toc54812258"/>
    <w:bookmarkStart w:id="3342" w:name="_Toc54813178"/>
    <w:bookmarkStart w:id="3343" w:name="_Toc54813879"/>
    <w:bookmarkStart w:id="3344" w:name="_Toc54816244"/>
    <w:bookmarkStart w:id="3345" w:name="_Toc54820918"/>
    <w:bookmarkStart w:id="3346" w:name="_Toc54728923"/>
    <w:bookmarkStart w:id="3347" w:name="_Toc54777736"/>
    <w:bookmarkStart w:id="3348" w:name="_Toc54780328"/>
    <w:bookmarkStart w:id="3349" w:name="_Toc54782920"/>
    <w:bookmarkStart w:id="3350" w:name="_Toc54811741"/>
    <w:bookmarkStart w:id="3351" w:name="_Toc54812259"/>
    <w:bookmarkStart w:id="3352" w:name="_Toc54813179"/>
    <w:bookmarkStart w:id="3353" w:name="_Toc54813880"/>
    <w:bookmarkStart w:id="3354" w:name="_Toc54816245"/>
    <w:bookmarkStart w:id="3355" w:name="_Toc54820919"/>
    <w:bookmarkStart w:id="3356" w:name="_Toc54728924"/>
    <w:bookmarkStart w:id="3357" w:name="_Toc54777737"/>
    <w:bookmarkStart w:id="3358" w:name="_Toc54780329"/>
    <w:bookmarkStart w:id="3359" w:name="_Toc54782921"/>
    <w:bookmarkStart w:id="3360" w:name="_Toc54811742"/>
    <w:bookmarkStart w:id="3361" w:name="_Toc54812260"/>
    <w:bookmarkStart w:id="3362" w:name="_Toc54813180"/>
    <w:bookmarkStart w:id="3363" w:name="_Toc54813881"/>
    <w:bookmarkStart w:id="3364" w:name="_Toc54816246"/>
    <w:bookmarkStart w:id="3365" w:name="_Toc54820920"/>
    <w:bookmarkStart w:id="3366" w:name="_Toc54728925"/>
    <w:bookmarkStart w:id="3367" w:name="_Toc54777738"/>
    <w:bookmarkStart w:id="3368" w:name="_Toc54780330"/>
    <w:bookmarkStart w:id="3369" w:name="_Toc54782922"/>
    <w:bookmarkStart w:id="3370" w:name="_Toc54811743"/>
    <w:bookmarkStart w:id="3371" w:name="_Toc54812261"/>
    <w:bookmarkStart w:id="3372" w:name="_Toc54813181"/>
    <w:bookmarkStart w:id="3373" w:name="_Toc54813882"/>
    <w:bookmarkStart w:id="3374" w:name="_Toc54816247"/>
    <w:bookmarkStart w:id="3375" w:name="_Toc54820921"/>
    <w:bookmarkStart w:id="3376" w:name="_Toc54728926"/>
    <w:bookmarkStart w:id="3377" w:name="_Toc54777739"/>
    <w:bookmarkStart w:id="3378" w:name="_Toc54780331"/>
    <w:bookmarkStart w:id="3379" w:name="_Toc54782923"/>
    <w:bookmarkStart w:id="3380" w:name="_Toc54811744"/>
    <w:bookmarkStart w:id="3381" w:name="_Toc54812262"/>
    <w:bookmarkStart w:id="3382" w:name="_Toc54813182"/>
    <w:bookmarkStart w:id="3383" w:name="_Toc54813883"/>
    <w:bookmarkStart w:id="3384" w:name="_Toc54816248"/>
    <w:bookmarkStart w:id="3385" w:name="_Toc54820922"/>
    <w:bookmarkStart w:id="3386" w:name="_Toc54728927"/>
    <w:bookmarkStart w:id="3387" w:name="_Toc54777740"/>
    <w:bookmarkStart w:id="3388" w:name="_Toc54780332"/>
    <w:bookmarkStart w:id="3389" w:name="_Toc54782924"/>
    <w:bookmarkStart w:id="3390" w:name="_Toc54811745"/>
    <w:bookmarkStart w:id="3391" w:name="_Toc54812263"/>
    <w:bookmarkStart w:id="3392" w:name="_Toc54813183"/>
    <w:bookmarkStart w:id="3393" w:name="_Toc54813884"/>
    <w:bookmarkStart w:id="3394" w:name="_Toc54816249"/>
    <w:bookmarkStart w:id="3395" w:name="_Toc54820923"/>
    <w:bookmarkStart w:id="3396" w:name="_Toc54728928"/>
    <w:bookmarkStart w:id="3397" w:name="_Toc54777741"/>
    <w:bookmarkStart w:id="3398" w:name="_Toc54780333"/>
    <w:bookmarkStart w:id="3399" w:name="_Toc54782925"/>
    <w:bookmarkStart w:id="3400" w:name="_Toc54811746"/>
    <w:bookmarkStart w:id="3401" w:name="_Toc54812264"/>
    <w:bookmarkStart w:id="3402" w:name="_Toc54813184"/>
    <w:bookmarkStart w:id="3403" w:name="_Toc54813885"/>
    <w:bookmarkStart w:id="3404" w:name="_Toc54816250"/>
    <w:bookmarkStart w:id="3405" w:name="_Toc54820924"/>
    <w:bookmarkStart w:id="3406" w:name="_Toc54728929"/>
    <w:bookmarkStart w:id="3407" w:name="_Toc54777742"/>
    <w:bookmarkStart w:id="3408" w:name="_Toc54780334"/>
    <w:bookmarkStart w:id="3409" w:name="_Toc54782926"/>
    <w:bookmarkStart w:id="3410" w:name="_Toc54811747"/>
    <w:bookmarkStart w:id="3411" w:name="_Toc54812265"/>
    <w:bookmarkStart w:id="3412" w:name="_Toc54813185"/>
    <w:bookmarkStart w:id="3413" w:name="_Toc54813886"/>
    <w:bookmarkStart w:id="3414" w:name="_Toc54816251"/>
    <w:bookmarkStart w:id="3415" w:name="_Toc54820925"/>
    <w:bookmarkStart w:id="3416" w:name="_Toc54728939"/>
    <w:bookmarkStart w:id="3417" w:name="_Toc54777752"/>
    <w:bookmarkStart w:id="3418" w:name="_Toc54780344"/>
    <w:bookmarkStart w:id="3419" w:name="_Toc54782936"/>
    <w:bookmarkStart w:id="3420" w:name="_Toc54811757"/>
    <w:bookmarkStart w:id="3421" w:name="_Toc54812275"/>
    <w:bookmarkStart w:id="3422" w:name="_Toc54813195"/>
    <w:bookmarkStart w:id="3423" w:name="_Toc54813896"/>
    <w:bookmarkStart w:id="3424" w:name="_Toc54816261"/>
    <w:bookmarkStart w:id="3425" w:name="_Toc54820935"/>
    <w:bookmarkStart w:id="3426" w:name="_Toc54728944"/>
    <w:bookmarkStart w:id="3427" w:name="_Toc54777757"/>
    <w:bookmarkStart w:id="3428" w:name="_Toc54780349"/>
    <w:bookmarkStart w:id="3429" w:name="_Toc54782941"/>
    <w:bookmarkStart w:id="3430" w:name="_Toc54811762"/>
    <w:bookmarkStart w:id="3431" w:name="_Toc54812280"/>
    <w:bookmarkStart w:id="3432" w:name="_Toc54813200"/>
    <w:bookmarkStart w:id="3433" w:name="_Toc54813901"/>
    <w:bookmarkStart w:id="3434" w:name="_Toc54816266"/>
    <w:bookmarkStart w:id="3435" w:name="_Toc54820940"/>
    <w:bookmarkStart w:id="3436" w:name="_Toc54728949"/>
    <w:bookmarkStart w:id="3437" w:name="_Toc54777762"/>
    <w:bookmarkStart w:id="3438" w:name="_Toc54780354"/>
    <w:bookmarkStart w:id="3439" w:name="_Toc54782946"/>
    <w:bookmarkStart w:id="3440" w:name="_Toc54811767"/>
    <w:bookmarkStart w:id="3441" w:name="_Toc54812285"/>
    <w:bookmarkStart w:id="3442" w:name="_Toc54813205"/>
    <w:bookmarkStart w:id="3443" w:name="_Toc54813906"/>
    <w:bookmarkStart w:id="3444" w:name="_Toc54816271"/>
    <w:bookmarkStart w:id="3445" w:name="_Toc54820945"/>
    <w:bookmarkStart w:id="3446" w:name="_Toc54728954"/>
    <w:bookmarkStart w:id="3447" w:name="_Toc54777767"/>
    <w:bookmarkStart w:id="3448" w:name="_Toc54780359"/>
    <w:bookmarkStart w:id="3449" w:name="_Toc54782951"/>
    <w:bookmarkStart w:id="3450" w:name="_Toc54811772"/>
    <w:bookmarkStart w:id="3451" w:name="_Toc54812290"/>
    <w:bookmarkStart w:id="3452" w:name="_Toc54813210"/>
    <w:bookmarkStart w:id="3453" w:name="_Toc54813911"/>
    <w:bookmarkStart w:id="3454" w:name="_Toc54816276"/>
    <w:bookmarkStart w:id="3455" w:name="_Toc54820950"/>
    <w:bookmarkStart w:id="3456" w:name="_Toc54728959"/>
    <w:bookmarkStart w:id="3457" w:name="_Toc54777772"/>
    <w:bookmarkStart w:id="3458" w:name="_Toc54780364"/>
    <w:bookmarkStart w:id="3459" w:name="_Toc54782956"/>
    <w:bookmarkStart w:id="3460" w:name="_Toc54811777"/>
    <w:bookmarkStart w:id="3461" w:name="_Toc54812295"/>
    <w:bookmarkStart w:id="3462" w:name="_Toc54813215"/>
    <w:bookmarkStart w:id="3463" w:name="_Toc54813916"/>
    <w:bookmarkStart w:id="3464" w:name="_Toc54816281"/>
    <w:bookmarkStart w:id="3465" w:name="_Toc54820955"/>
    <w:bookmarkStart w:id="3466" w:name="_Toc54728964"/>
    <w:bookmarkStart w:id="3467" w:name="_Toc54777777"/>
    <w:bookmarkStart w:id="3468" w:name="_Toc54780369"/>
    <w:bookmarkStart w:id="3469" w:name="_Toc54782961"/>
    <w:bookmarkStart w:id="3470" w:name="_Toc54811782"/>
    <w:bookmarkStart w:id="3471" w:name="_Toc54812300"/>
    <w:bookmarkStart w:id="3472" w:name="_Toc54813220"/>
    <w:bookmarkStart w:id="3473" w:name="_Toc54813921"/>
    <w:bookmarkStart w:id="3474" w:name="_Toc54816286"/>
    <w:bookmarkStart w:id="3475" w:name="_Toc54820960"/>
    <w:bookmarkStart w:id="3476" w:name="_Toc54728969"/>
    <w:bookmarkStart w:id="3477" w:name="_Toc54777782"/>
    <w:bookmarkStart w:id="3478" w:name="_Toc54780374"/>
    <w:bookmarkStart w:id="3479" w:name="_Toc54782966"/>
    <w:bookmarkStart w:id="3480" w:name="_Toc54811787"/>
    <w:bookmarkStart w:id="3481" w:name="_Toc54812305"/>
    <w:bookmarkStart w:id="3482" w:name="_Toc54813225"/>
    <w:bookmarkStart w:id="3483" w:name="_Toc54813926"/>
    <w:bookmarkStart w:id="3484" w:name="_Toc54816291"/>
    <w:bookmarkStart w:id="3485" w:name="_Toc54820965"/>
    <w:bookmarkStart w:id="3486" w:name="_Toc54728974"/>
    <w:bookmarkStart w:id="3487" w:name="_Toc54777787"/>
    <w:bookmarkStart w:id="3488" w:name="_Toc54780379"/>
    <w:bookmarkStart w:id="3489" w:name="_Toc54782971"/>
    <w:bookmarkStart w:id="3490" w:name="_Toc54811792"/>
    <w:bookmarkStart w:id="3491" w:name="_Toc54812310"/>
    <w:bookmarkStart w:id="3492" w:name="_Toc54813230"/>
    <w:bookmarkStart w:id="3493" w:name="_Toc54813931"/>
    <w:bookmarkStart w:id="3494" w:name="_Toc54816296"/>
    <w:bookmarkStart w:id="3495" w:name="_Toc54820970"/>
    <w:bookmarkStart w:id="3496" w:name="_Toc54728984"/>
    <w:bookmarkStart w:id="3497" w:name="_Toc54777797"/>
    <w:bookmarkStart w:id="3498" w:name="_Toc54780389"/>
    <w:bookmarkStart w:id="3499" w:name="_Toc54782981"/>
    <w:bookmarkStart w:id="3500" w:name="_Toc54811802"/>
    <w:bookmarkStart w:id="3501" w:name="_Toc54812320"/>
    <w:bookmarkStart w:id="3502" w:name="_Toc54813240"/>
    <w:bookmarkStart w:id="3503" w:name="_Toc54813941"/>
    <w:bookmarkStart w:id="3504" w:name="_Toc54816306"/>
    <w:bookmarkStart w:id="3505" w:name="_Toc54820980"/>
    <w:bookmarkStart w:id="3506" w:name="_Toc54728989"/>
    <w:bookmarkStart w:id="3507" w:name="_Toc54777802"/>
    <w:bookmarkStart w:id="3508" w:name="_Toc54780394"/>
    <w:bookmarkStart w:id="3509" w:name="_Toc54782986"/>
    <w:bookmarkStart w:id="3510" w:name="_Toc54811807"/>
    <w:bookmarkStart w:id="3511" w:name="_Toc54812325"/>
    <w:bookmarkStart w:id="3512" w:name="_Toc54813245"/>
    <w:bookmarkStart w:id="3513" w:name="_Toc54813946"/>
    <w:bookmarkStart w:id="3514" w:name="_Toc54816311"/>
    <w:bookmarkStart w:id="3515" w:name="_Toc54820985"/>
    <w:bookmarkStart w:id="3516" w:name="_Toc54728994"/>
    <w:bookmarkStart w:id="3517" w:name="_Toc54777807"/>
    <w:bookmarkStart w:id="3518" w:name="_Toc54780399"/>
    <w:bookmarkStart w:id="3519" w:name="_Toc54782991"/>
    <w:bookmarkStart w:id="3520" w:name="_Toc54811812"/>
    <w:bookmarkStart w:id="3521" w:name="_Toc54812330"/>
    <w:bookmarkStart w:id="3522" w:name="_Toc54813250"/>
    <w:bookmarkStart w:id="3523" w:name="_Toc54813951"/>
    <w:bookmarkStart w:id="3524" w:name="_Toc54816316"/>
    <w:bookmarkStart w:id="3525" w:name="_Toc54820990"/>
    <w:bookmarkStart w:id="3526" w:name="_Toc25415234"/>
    <w:bookmarkStart w:id="3527" w:name="_Toc25416977"/>
    <w:bookmarkStart w:id="3528" w:name="_Toc113209532"/>
    <w:bookmarkStart w:id="3529" w:name="_Toc113209533"/>
    <w:bookmarkStart w:id="3530" w:name="_Toc113209534"/>
    <w:bookmarkStart w:id="3531" w:name="_Toc113209535"/>
    <w:bookmarkStart w:id="3532" w:name="_Toc113209536"/>
    <w:bookmarkStart w:id="3533" w:name="_Toc113209537"/>
    <w:bookmarkStart w:id="3534" w:name="_Toc113209538"/>
    <w:bookmarkStart w:id="3535" w:name="_Toc113209539"/>
    <w:bookmarkStart w:id="3536" w:name="_Toc113209540"/>
    <w:bookmarkStart w:id="3537" w:name="_Toc113209541"/>
    <w:bookmarkStart w:id="3538" w:name="_Ref54731197"/>
    <w:bookmarkStart w:id="3539" w:name="_Ref54731199"/>
    <w:bookmarkStart w:id="3540" w:name="_Toc54816038"/>
    <w:bookmarkStart w:id="3541" w:name="_Ref56776218"/>
    <w:bookmarkStart w:id="3542" w:name="_Toc125227926"/>
    <w:bookmarkStart w:id="3543" w:name="_Toc125537713"/>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p w14:paraId="394DF38F" w14:textId="77777777" w:rsidR="00E805F8" w:rsidRPr="006C5C0E" w:rsidRDefault="00E805F8" w:rsidP="001D4C72">
      <w:pPr>
        <w:pStyle w:val="Heading1"/>
      </w:pPr>
      <w:r>
        <w:lastRenderedPageBreak/>
        <mc:AlternateContent>
          <mc:Choice Requires="wps">
            <w:drawing>
              <wp:anchor distT="0" distB="0" distL="114300" distR="114300" simplePos="0" relativeHeight="252874752" behindDoc="1" locked="0" layoutInCell="1" allowOverlap="1" wp14:anchorId="6584320E" wp14:editId="1B813A86">
                <wp:simplePos x="0" y="0"/>
                <wp:positionH relativeFrom="page">
                  <wp:posOffset>0</wp:posOffset>
                </wp:positionH>
                <wp:positionV relativeFrom="page">
                  <wp:posOffset>0</wp:posOffset>
                </wp:positionV>
                <wp:extent cx="7919720" cy="11160125"/>
                <wp:effectExtent l="0" t="0" r="5080" b="3175"/>
                <wp:wrapNone/>
                <wp:docPr id="109" name="Rechteck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19720" cy="11160125"/>
                        </a:xfrm>
                        <a:prstGeom prst="rect">
                          <a:avLst/>
                        </a:prstGeom>
                        <a:solidFill>
                          <a:srgbClr val="0778A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59FF6392" id="Rechteck 452" o:spid="_x0000_s1026" style="position:absolute;margin-left:0;margin-top:0;width:623.6pt;height:878.75pt;z-index:-25044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" fillcolor="#0778a5" stroked="f" strokeweight="1pt">
                <w10:wrap anchorx="page" anchory="page"/>
              </v:rect>
            </w:pict>
          </mc:Fallback>
        </mc:AlternateContent>
      </w:r>
      <w:r w:rsidRPr="006C5C0E">
        <w:t>Mappings to Data Formats to Share I4.0-Compliant Information</w:t>
      </w:r>
      <w:bookmarkEnd w:id="3538"/>
      <w:bookmarkEnd w:id="3539"/>
      <w:bookmarkEnd w:id="3540"/>
      <w:bookmarkEnd w:id="3541"/>
      <w:r>
        <w:t xml:space="preserve"> (normative)</w:t>
      </w:r>
      <w:bookmarkEnd w:id="3542"/>
      <w:bookmarkEnd w:id="3543"/>
    </w:p>
    <w:p w14:paraId="7E8584E5" w14:textId="77777777" w:rsidR="00E805F8" w:rsidRPr="006C5C0E" w:rsidRDefault="00E805F8" w:rsidP="00E805F8">
      <w:pPr>
        <w:rPr>
          <w:lang w:val="en-US"/>
        </w:rPr>
      </w:pPr>
    </w:p>
    <w:p w14:paraId="63483E20" w14:textId="77777777" w:rsidR="00E805F8" w:rsidRPr="006C5C0E" w:rsidRDefault="00E805F8" w:rsidP="00E805F8">
      <w:pPr>
        <w:rPr>
          <w:lang w:val="en-US"/>
        </w:rPr>
      </w:pPr>
      <w:r w:rsidRPr="006C5C0E">
        <w:rPr>
          <w:lang w:val="en-US"/>
        </w:rPr>
        <w:br w:type="page"/>
      </w:r>
    </w:p>
    <w:p w14:paraId="589628E9" w14:textId="77777777" w:rsidR="00430868" w:rsidRPr="00E5511A" w:rsidRDefault="00430868" w:rsidP="00DA1A43">
      <w:pPr>
        <w:pStyle w:val="Heading2"/>
        <w:rPr>
          <w:lang w:val="en-US"/>
        </w:rPr>
      </w:pPr>
      <w:bookmarkStart w:id="3544" w:name="_Toc125227927"/>
      <w:bookmarkStart w:id="3545" w:name="_Toc125537714"/>
      <w:r w:rsidRPr="00E5511A">
        <w:rPr>
          <w:lang w:val="en-US"/>
        </w:rPr>
        <w:lastRenderedPageBreak/>
        <w:t>General</w:t>
      </w:r>
      <w:bookmarkEnd w:id="2345"/>
      <w:bookmarkEnd w:id="3544"/>
      <w:bookmarkEnd w:id="3545"/>
    </w:p>
    <w:p w14:paraId="13AC4EBC" w14:textId="0617BB86" w:rsidR="00430868" w:rsidRPr="00CE25AF" w:rsidRDefault="00FC1C1D" w:rsidP="00430868">
      <w:pPr>
        <w:rPr>
          <w:bCs/>
          <w:lang w:val="en-US"/>
        </w:rPr>
      </w:pPr>
      <w:r w:rsidRPr="00CE25AF">
        <w:rPr>
          <w:lang w:val="en-US"/>
        </w:rPr>
        <w:t>It is crucial for Industr</w:t>
      </w:r>
      <w:r w:rsidR="00E5511A">
        <w:rPr>
          <w:lang w:val="en-US"/>
        </w:rPr>
        <w:t>y</w:t>
      </w:r>
      <w:r w:rsidRPr="00CE25AF">
        <w:rPr>
          <w:lang w:val="en-US"/>
        </w:rPr>
        <w:t xml:space="preserve"> 4.0 applications to share </w:t>
      </w:r>
      <w:r w:rsidR="00CD5403" w:rsidRPr="00CE25AF">
        <w:rPr>
          <w:lang w:val="en-US"/>
        </w:rPr>
        <w:t xml:space="preserve">information </w:t>
      </w:r>
      <w:r w:rsidR="00430868" w:rsidRPr="00CE25AF">
        <w:rPr>
          <w:lang w:val="en-US"/>
        </w:rPr>
        <w:t>between different systems throughout the area</w:t>
      </w:r>
      <w:r w:rsidR="00CD5403" w:rsidRPr="00CE25AF">
        <w:rPr>
          <w:lang w:val="en-US"/>
        </w:rPr>
        <w:t>s</w:t>
      </w:r>
      <w:r w:rsidR="00430868" w:rsidRPr="00CE25AF">
        <w:rPr>
          <w:lang w:val="en-US"/>
        </w:rPr>
        <w:t xml:space="preserve"> covered by the entire RAMI4.0 model </w:t>
      </w:r>
      <w:r w:rsidR="00430868" w:rsidRPr="00373A9F">
        <w:rPr>
          <w:lang w:val="en-US"/>
        </w:rPr>
        <w:fldChar w:fldCharType="begin"/>
      </w:r>
      <w:r w:rsidR="00430868" w:rsidRPr="00CE25AF">
        <w:rPr>
          <w:lang w:val="en-US"/>
        </w:rPr>
        <w:instrText xml:space="preserve"> REF acatech_1 \h </w:instrText>
      </w:r>
      <w:r w:rsidR="00430868" w:rsidRPr="00373A9F">
        <w:rPr>
          <w:lang w:val="en-US"/>
        </w:rPr>
      </w:r>
      <w:r w:rsidR="00430868" w:rsidRPr="00373A9F">
        <w:rPr>
          <w:lang w:val="en-US"/>
        </w:rPr>
        <w:fldChar w:fldCharType="separate"/>
      </w:r>
      <w:r w:rsidR="00F511DE" w:rsidRPr="00CE25AF">
        <w:rPr>
          <w:lang w:val="en-US"/>
        </w:rPr>
        <w:t>[1]</w:t>
      </w:r>
      <w:r w:rsidR="00430868" w:rsidRPr="00373A9F">
        <w:rPr>
          <w:lang w:val="en-US"/>
        </w:rPr>
        <w:fldChar w:fldCharType="end"/>
      </w:r>
      <w:r w:rsidR="00430868" w:rsidRPr="00CE25AF">
        <w:rPr>
          <w:lang w:val="en-US"/>
        </w:rPr>
        <w:t xml:space="preserve"> </w:t>
      </w:r>
      <w:r w:rsidR="00430868" w:rsidRPr="00373A9F">
        <w:rPr>
          <w:lang w:val="en-US"/>
        </w:rPr>
        <w:fldChar w:fldCharType="begin"/>
      </w:r>
      <w:r w:rsidR="00430868" w:rsidRPr="00CE25AF">
        <w:rPr>
          <w:lang w:val="en-US"/>
        </w:rPr>
        <w:instrText xml:space="preserve"> REF ImplStrategie_2 \h </w:instrText>
      </w:r>
      <w:r w:rsidR="00430868" w:rsidRPr="00373A9F">
        <w:rPr>
          <w:lang w:val="en-US"/>
        </w:rPr>
      </w:r>
      <w:r w:rsidR="00430868" w:rsidRPr="00373A9F">
        <w:rPr>
          <w:lang w:val="en-US"/>
        </w:rPr>
        <w:fldChar w:fldCharType="separate"/>
      </w:r>
      <w:r w:rsidR="00F511DE" w:rsidRPr="00CE25AF">
        <w:rPr>
          <w:lang w:val="en-US"/>
        </w:rPr>
        <w:t>[2]</w:t>
      </w:r>
      <w:r w:rsidR="00430868" w:rsidRPr="00373A9F">
        <w:rPr>
          <w:lang w:val="en-US"/>
        </w:rPr>
        <w:fldChar w:fldCharType="end"/>
      </w:r>
      <w:r w:rsidR="00430868" w:rsidRPr="00CE25AF">
        <w:rPr>
          <w:lang w:val="en-US"/>
        </w:rPr>
        <w:t xml:space="preserve">. OPC UA </w:t>
      </w:r>
      <w:r w:rsidRPr="00CE25AF">
        <w:rPr>
          <w:lang w:val="en-US"/>
        </w:rPr>
        <w:t xml:space="preserve">is a frequently used </w:t>
      </w:r>
      <w:r w:rsidR="00430868" w:rsidRPr="00CE25AF">
        <w:rPr>
          <w:lang w:val="en-US"/>
        </w:rPr>
        <w:t xml:space="preserve">format for information models in the domain of production operations, but there is a need for other formats for </w:t>
      </w:r>
      <w:r w:rsidRPr="00CE25AF">
        <w:rPr>
          <w:lang w:val="en-US"/>
        </w:rPr>
        <w:t>further</w:t>
      </w:r>
      <w:r w:rsidR="00430868" w:rsidRPr="00CE25AF">
        <w:rPr>
          <w:lang w:val="en-US"/>
        </w:rPr>
        <w:t xml:space="preserve"> areas and the relationships between them.</w:t>
      </w:r>
    </w:p>
    <w:p w14:paraId="54553ED7" w14:textId="68018928" w:rsidR="00430868" w:rsidRPr="00CE25AF" w:rsidRDefault="00430868" w:rsidP="00430868">
      <w:pPr>
        <w:rPr>
          <w:bCs/>
          <w:lang w:val="en-US"/>
        </w:rPr>
      </w:pPr>
      <w:r w:rsidRPr="00CE25AF">
        <w:rPr>
          <w:lang w:val="en-US"/>
        </w:rPr>
        <w:t xml:space="preserve">This document </w:t>
      </w:r>
      <w:r w:rsidR="00C54988" w:rsidRPr="00CE25AF">
        <w:rPr>
          <w:lang w:val="en-US"/>
        </w:rPr>
        <w:t>specifie</w:t>
      </w:r>
      <w:r w:rsidR="00FC1C1D" w:rsidRPr="00CE25AF">
        <w:rPr>
          <w:lang w:val="en-US"/>
        </w:rPr>
        <w:t>s</w:t>
      </w:r>
      <w:r w:rsidR="00C54988" w:rsidRPr="00CE25AF">
        <w:rPr>
          <w:lang w:val="en-US"/>
        </w:rPr>
        <w:t xml:space="preserve"> the </w:t>
      </w:r>
      <w:r w:rsidR="003702DB" w:rsidRPr="00CE25AF">
        <w:rPr>
          <w:lang w:val="en-US"/>
        </w:rPr>
        <w:t>Asset Administration Shell</w:t>
      </w:r>
      <w:r w:rsidR="00C54988" w:rsidRPr="00CE25AF">
        <w:rPr>
          <w:lang w:val="en-US"/>
        </w:rPr>
        <w:t xml:space="preserve"> in a technology</w:t>
      </w:r>
      <w:r w:rsidR="00FC1C1D" w:rsidRPr="00CE25AF">
        <w:rPr>
          <w:lang w:val="en-US"/>
        </w:rPr>
        <w:t>-</w:t>
      </w:r>
      <w:r w:rsidR="00C54988" w:rsidRPr="00CE25AF">
        <w:rPr>
          <w:lang w:val="en-US"/>
        </w:rPr>
        <w:t xml:space="preserve">neutral format, UML. </w:t>
      </w:r>
      <w:r w:rsidR="00FC1C1D" w:rsidRPr="00CE25AF">
        <w:rPr>
          <w:lang w:val="en-US"/>
        </w:rPr>
        <w:t xml:space="preserve">Different data formats are used or recommended to be used in the </w:t>
      </w:r>
      <w:r w:rsidR="00C54988" w:rsidRPr="00CE25AF">
        <w:rPr>
          <w:lang w:val="en-US"/>
        </w:rPr>
        <w:t>different life cycle phases of a product</w:t>
      </w:r>
      <w:r w:rsidR="00C54988" w:rsidRPr="00CE25AF">
        <w:rPr>
          <w:rStyle w:val="FootnoteReference"/>
          <w:lang w:val="en-US"/>
        </w:rPr>
        <w:footnoteReference w:id="34"/>
      </w:r>
      <w:r w:rsidR="00C54988" w:rsidRPr="00CE25AF">
        <w:rPr>
          <w:lang w:val="en-US"/>
        </w:rPr>
        <w:t xml:space="preserve">. </w:t>
      </w:r>
      <w:r w:rsidR="00FC1C1D" w:rsidRPr="00CE25AF">
        <w:rPr>
          <w:lang w:val="en-US"/>
        </w:rPr>
        <w:t>Serializations and mappings of the Asset Administration Shell are provided to cover the complete life cycle of</w:t>
      </w:r>
      <w:r w:rsidR="00C54988" w:rsidRPr="00CE25AF">
        <w:rPr>
          <w:lang w:val="en-US"/>
        </w:rPr>
        <w:t xml:space="preserve"> each of these </w:t>
      </w:r>
      <w:r w:rsidR="00A24E82" w:rsidRPr="00CE25AF">
        <w:rPr>
          <w:lang w:val="en-US"/>
        </w:rPr>
        <w:t>formats</w:t>
      </w:r>
      <w:r w:rsidR="00C54988" w:rsidRPr="00CE25AF">
        <w:rPr>
          <w:lang w:val="en-US"/>
        </w:rPr>
        <w:t>.</w:t>
      </w:r>
      <w:r w:rsidR="004C0EFC" w:rsidRPr="00CE25AF">
        <w:rPr>
          <w:lang w:val="en-US"/>
        </w:rPr>
        <w:t xml:space="preserve"> </w:t>
      </w:r>
      <w:r w:rsidR="00C4142F" w:rsidRPr="00373A9F">
        <w:rPr>
          <w:lang w:val="en-US"/>
        </w:rPr>
        <w:fldChar w:fldCharType="begin"/>
      </w:r>
      <w:r w:rsidR="00C4142F" w:rsidRPr="00CE25AF">
        <w:rPr>
          <w:lang w:val="en-US"/>
        </w:rPr>
        <w:instrText xml:space="preserve"> REF _Ref89794948 \h </w:instrText>
      </w:r>
      <w:r w:rsidR="00C4142F" w:rsidRPr="00373A9F">
        <w:rPr>
          <w:lang w:val="en-US"/>
        </w:rPr>
      </w:r>
      <w:r w:rsidR="00C4142F" w:rsidRPr="00373A9F">
        <w:rPr>
          <w:lang w:val="en-US"/>
        </w:rPr>
        <w:fldChar w:fldCharType="separate"/>
      </w:r>
      <w:r w:rsidR="00F511DE" w:rsidRPr="00CE25AF">
        <w:t xml:space="preserve">Table </w:t>
      </w:r>
      <w:r w:rsidR="00F511DE">
        <w:rPr>
          <w:noProof/>
        </w:rPr>
        <w:t>10</w:t>
      </w:r>
      <w:r w:rsidR="00C4142F" w:rsidRPr="00373A9F">
        <w:rPr>
          <w:lang w:val="en-US"/>
        </w:rPr>
        <w:fldChar w:fldCharType="end"/>
      </w:r>
      <w:r w:rsidR="00C4142F" w:rsidRPr="00CE25AF">
        <w:rPr>
          <w:lang w:val="en-US"/>
        </w:rPr>
        <w:t xml:space="preserve"> explain</w:t>
      </w:r>
      <w:r w:rsidR="00C54988" w:rsidRPr="00CE25AF">
        <w:rPr>
          <w:lang w:val="en-US"/>
        </w:rPr>
        <w:t>s</w:t>
      </w:r>
      <w:r w:rsidR="00C4142F" w:rsidRPr="00CE25AF">
        <w:rPr>
          <w:lang w:val="en-US"/>
        </w:rPr>
        <w:t xml:space="preserve"> the main purpose of each of the formats: OPC UA information models</w:t>
      </w:r>
      <w:r w:rsidR="00246784" w:rsidRPr="00CE25AF">
        <w:rPr>
          <w:rStyle w:val="FootnoteReference"/>
          <w:lang w:val="en-US"/>
        </w:rPr>
        <w:footnoteReference w:id="35"/>
      </w:r>
      <w:r w:rsidR="00C4142F" w:rsidRPr="00CE25AF">
        <w:rPr>
          <w:lang w:val="en-US"/>
        </w:rPr>
        <w:t>, AutomationML, XML, JSON</w:t>
      </w:r>
      <w:r w:rsidR="00FC1C1D" w:rsidRPr="00CE25AF">
        <w:rPr>
          <w:lang w:val="en-US"/>
        </w:rPr>
        <w:t>,</w:t>
      </w:r>
      <w:r w:rsidR="00C4142F" w:rsidRPr="00CE25AF">
        <w:rPr>
          <w:lang w:val="en-US"/>
        </w:rPr>
        <w:t xml:space="preserve"> and RDF. The different purposes are visualized in </w:t>
      </w:r>
      <w:r w:rsidR="00C4142F" w:rsidRPr="00373A9F">
        <w:rPr>
          <w:lang w:val="en-US"/>
        </w:rPr>
        <w:fldChar w:fldCharType="begin"/>
      </w:r>
      <w:r w:rsidR="00C4142F" w:rsidRPr="00CE25AF">
        <w:rPr>
          <w:lang w:val="en-US"/>
        </w:rPr>
        <w:instrText xml:space="preserve"> REF _Ref89795014 \h </w:instrText>
      </w:r>
      <w:r w:rsidR="00C4142F" w:rsidRPr="00373A9F">
        <w:rPr>
          <w:lang w:val="en-US"/>
        </w:rPr>
      </w:r>
      <w:r w:rsidR="00C4142F" w:rsidRPr="00373A9F">
        <w:rPr>
          <w:lang w:val="en-US"/>
        </w:rPr>
        <w:fldChar w:fldCharType="separate"/>
      </w:r>
      <w:r w:rsidR="00F511DE" w:rsidRPr="00CE25AF">
        <w:t xml:space="preserve">Figure </w:t>
      </w:r>
      <w:r w:rsidR="00F511DE">
        <w:rPr>
          <w:noProof/>
        </w:rPr>
        <w:t>57</w:t>
      </w:r>
      <w:r w:rsidR="00C4142F" w:rsidRPr="00373A9F">
        <w:rPr>
          <w:lang w:val="en-US"/>
        </w:rPr>
        <w:fldChar w:fldCharType="end"/>
      </w:r>
      <w:r w:rsidR="00C4142F" w:rsidRPr="00CE25AF">
        <w:rPr>
          <w:lang w:val="en-US"/>
        </w:rPr>
        <w:t>.</w:t>
      </w:r>
    </w:p>
    <w:p w14:paraId="65588EF3" w14:textId="32013650" w:rsidR="00430868" w:rsidRPr="00CE25AF" w:rsidRDefault="00430868" w:rsidP="00110904">
      <w:pPr>
        <w:pStyle w:val="Caption"/>
      </w:pPr>
      <w:bookmarkStart w:id="3546" w:name="_Ref89794948"/>
      <w:bookmarkStart w:id="3547" w:name="_Toc125537785"/>
      <w:r w:rsidRPr="00CE25AF">
        <w:t xml:space="preserve">Table </w:t>
      </w:r>
      <w:r w:rsidR="00802DAD" w:rsidRPr="00CE25AF">
        <w:fldChar w:fldCharType="begin"/>
      </w:r>
      <w:r w:rsidR="00802DAD" w:rsidRPr="00CE25AF">
        <w:instrText xml:space="preserve"> SEQ Table \* ARABIC </w:instrText>
      </w:r>
      <w:r w:rsidR="00802DAD" w:rsidRPr="00CE25AF">
        <w:fldChar w:fldCharType="separate"/>
      </w:r>
      <w:r w:rsidR="00F511DE">
        <w:rPr>
          <w:noProof/>
        </w:rPr>
        <w:t>10</w:t>
      </w:r>
      <w:r w:rsidR="00802DAD" w:rsidRPr="00CE25AF">
        <w:fldChar w:fldCharType="end"/>
      </w:r>
      <w:bookmarkEnd w:id="3546"/>
      <w:r w:rsidRPr="00CE25AF">
        <w:t xml:space="preserve"> Distinction of </w:t>
      </w:r>
      <w:r w:rsidR="0067272A" w:rsidRPr="00CE25AF">
        <w:t>D</w:t>
      </w:r>
      <w:r w:rsidRPr="00CE25AF">
        <w:t xml:space="preserve">ifferent </w:t>
      </w:r>
      <w:r w:rsidR="0067272A" w:rsidRPr="00CE25AF">
        <w:t>D</w:t>
      </w:r>
      <w:r w:rsidRPr="00CE25AF">
        <w:t xml:space="preserve">ata </w:t>
      </w:r>
      <w:r w:rsidR="0067272A" w:rsidRPr="00CE25AF">
        <w:t>F</w:t>
      </w:r>
      <w:r w:rsidRPr="00CE25AF">
        <w:t>ormat</w:t>
      </w:r>
      <w:r w:rsidR="0067272A" w:rsidRPr="00CE25AF">
        <w:t>s</w:t>
      </w:r>
      <w:r w:rsidRPr="00CE25AF">
        <w:t xml:space="preserve"> for the </w:t>
      </w:r>
      <w:r w:rsidR="000F7E83" w:rsidRPr="00CE25AF">
        <w:t>Asset Administration Shell</w:t>
      </w:r>
      <w:bookmarkEnd w:id="3547"/>
    </w:p>
    <w:tbl>
      <w:tblPr>
        <w:tblStyle w:val="PI40Table"/>
        <w:tblW w:w="0" w:type="auto"/>
        <w:tblLook w:val="0420" w:firstRow="1" w:lastRow="0" w:firstColumn="0" w:lastColumn="0" w:noHBand="0" w:noVBand="1"/>
      </w:tblPr>
      <w:tblGrid>
        <w:gridCol w:w="1838"/>
        <w:gridCol w:w="7179"/>
      </w:tblGrid>
      <w:tr w:rsidR="00430868" w:rsidRPr="00CE25AF" w14:paraId="104DAAFF" w14:textId="77777777" w:rsidTr="0027501C">
        <w:trPr>
          <w:cnfStyle w:val="100000000000" w:firstRow="1" w:lastRow="0" w:firstColumn="0" w:lastColumn="0" w:oddVBand="0" w:evenVBand="0" w:oddHBand="0" w:evenHBand="0" w:firstRowFirstColumn="0" w:firstRowLastColumn="0" w:lastRowFirstColumn="0" w:lastRowLastColumn="0"/>
        </w:trPr>
        <w:tc>
          <w:tcPr>
            <w:tcW w:w="1838" w:type="dxa"/>
          </w:tcPr>
          <w:p w14:paraId="1171001C" w14:textId="77777777" w:rsidR="00430868" w:rsidRPr="00373A9F" w:rsidRDefault="00430868" w:rsidP="0027501C">
            <w:pPr>
              <w:rPr>
                <w:sz w:val="20"/>
                <w:lang w:val="en-US"/>
              </w:rPr>
            </w:pPr>
            <w:r w:rsidRPr="00373A9F">
              <w:rPr>
                <w:lang w:val="en-US"/>
              </w:rPr>
              <w:t>Data format</w:t>
            </w:r>
          </w:p>
        </w:tc>
        <w:tc>
          <w:tcPr>
            <w:tcW w:w="7179" w:type="dxa"/>
          </w:tcPr>
          <w:p w14:paraId="371DE101" w14:textId="77777777" w:rsidR="00430868" w:rsidRPr="00373A9F" w:rsidRDefault="00430868" w:rsidP="0027501C">
            <w:pPr>
              <w:rPr>
                <w:sz w:val="20"/>
                <w:lang w:val="en-US"/>
              </w:rPr>
            </w:pPr>
            <w:r w:rsidRPr="00373A9F">
              <w:rPr>
                <w:lang w:val="en-US"/>
              </w:rPr>
              <w:t>Purpose / motivation</w:t>
            </w:r>
          </w:p>
        </w:tc>
      </w:tr>
      <w:tr w:rsidR="00430868" w:rsidRPr="00C51190" w14:paraId="5F037F8A" w14:textId="77777777" w:rsidTr="0027501C">
        <w:tc>
          <w:tcPr>
            <w:tcW w:w="1838" w:type="dxa"/>
          </w:tcPr>
          <w:p w14:paraId="5BD29A5B" w14:textId="77777777" w:rsidR="00430868" w:rsidRPr="00373A9F" w:rsidRDefault="00430868" w:rsidP="0027501C">
            <w:pPr>
              <w:rPr>
                <w:sz w:val="20"/>
                <w:lang w:val="en-US"/>
              </w:rPr>
            </w:pPr>
            <w:r w:rsidRPr="00373A9F">
              <w:rPr>
                <w:lang w:val="en-US"/>
              </w:rPr>
              <w:t>XML, JSON</w:t>
            </w:r>
          </w:p>
        </w:tc>
        <w:tc>
          <w:tcPr>
            <w:tcW w:w="7179" w:type="dxa"/>
          </w:tcPr>
          <w:p w14:paraId="39788141" w14:textId="3D41BF61" w:rsidR="00430868" w:rsidRPr="00CE25AF" w:rsidRDefault="00430868" w:rsidP="0027501C">
            <w:pPr>
              <w:rPr>
                <w:bCs/>
                <w:sz w:val="20"/>
                <w:lang w:val="en-US"/>
              </w:rPr>
            </w:pPr>
            <w:r w:rsidRPr="00CE25AF">
              <w:rPr>
                <w:lang w:val="en-US"/>
              </w:rPr>
              <w:t>Seriali</w:t>
            </w:r>
            <w:r w:rsidR="00271522" w:rsidRPr="00CE25AF">
              <w:rPr>
                <w:lang w:val="en-US"/>
              </w:rPr>
              <w:t>z</w:t>
            </w:r>
            <w:r w:rsidRPr="00CE25AF">
              <w:rPr>
                <w:lang w:val="en-US"/>
              </w:rPr>
              <w:t>ation of information fo</w:t>
            </w:r>
            <w:r w:rsidR="00FC1C1D" w:rsidRPr="00CE25AF">
              <w:rPr>
                <w:lang w:val="en-US"/>
              </w:rPr>
              <w:t xml:space="preserve">r the </w:t>
            </w:r>
            <w:r w:rsidRPr="00CE25AF">
              <w:rPr>
                <w:lang w:val="en-US"/>
              </w:rPr>
              <w:t>technical communication between phases</w:t>
            </w:r>
          </w:p>
        </w:tc>
      </w:tr>
      <w:tr w:rsidR="00430868" w:rsidRPr="00C51190" w14:paraId="37F37FE0" w14:textId="77777777" w:rsidTr="0027501C">
        <w:tc>
          <w:tcPr>
            <w:tcW w:w="1838" w:type="dxa"/>
          </w:tcPr>
          <w:p w14:paraId="2440C4AD" w14:textId="77777777" w:rsidR="00430868" w:rsidRPr="00373A9F" w:rsidRDefault="00430868" w:rsidP="0027501C">
            <w:pPr>
              <w:rPr>
                <w:sz w:val="20"/>
                <w:lang w:val="en-US"/>
              </w:rPr>
            </w:pPr>
            <w:r w:rsidRPr="00373A9F">
              <w:rPr>
                <w:lang w:val="en-US"/>
              </w:rPr>
              <w:t>RDF</w:t>
            </w:r>
          </w:p>
        </w:tc>
        <w:tc>
          <w:tcPr>
            <w:tcW w:w="7179" w:type="dxa"/>
          </w:tcPr>
          <w:p w14:paraId="63C5D7C5" w14:textId="7E2F7E14" w:rsidR="00430868" w:rsidRPr="00CE25AF" w:rsidRDefault="00430868" w:rsidP="0027501C">
            <w:pPr>
              <w:rPr>
                <w:bCs/>
                <w:sz w:val="20"/>
                <w:lang w:val="en-US"/>
              </w:rPr>
            </w:pPr>
            <w:r w:rsidRPr="00CE25AF">
              <w:rPr>
                <w:lang w:val="en-US"/>
              </w:rPr>
              <w:t>Mapping of information to enable full use of the advantages of semantic technologies</w:t>
            </w:r>
          </w:p>
        </w:tc>
      </w:tr>
      <w:tr w:rsidR="00296DEF" w:rsidRPr="00C51190" w14:paraId="1E639303" w14:textId="77777777" w:rsidTr="0027501C">
        <w:tc>
          <w:tcPr>
            <w:tcW w:w="1838" w:type="dxa"/>
          </w:tcPr>
          <w:p w14:paraId="044298F0" w14:textId="3DF6AB67" w:rsidR="00296DEF" w:rsidRPr="00373A9F" w:rsidRDefault="00296DEF" w:rsidP="00296DEF">
            <w:pPr>
              <w:rPr>
                <w:lang w:val="en-US"/>
              </w:rPr>
            </w:pPr>
            <w:r w:rsidRPr="00373A9F">
              <w:rPr>
                <w:lang w:val="en-US"/>
              </w:rPr>
              <w:t>AutomationML</w:t>
            </w:r>
          </w:p>
        </w:tc>
        <w:tc>
          <w:tcPr>
            <w:tcW w:w="7179" w:type="dxa"/>
          </w:tcPr>
          <w:p w14:paraId="09F1DACD" w14:textId="7F04D0B4" w:rsidR="00296DEF" w:rsidRPr="00CE25AF" w:rsidRDefault="00296DEF" w:rsidP="00296DEF">
            <w:pPr>
              <w:rPr>
                <w:lang w:val="en-US"/>
              </w:rPr>
            </w:pPr>
            <w:r w:rsidRPr="00CE25AF">
              <w:rPr>
                <w:lang w:val="en-US"/>
              </w:rPr>
              <w:t>Sharing of type and instance information about assets, particularly during engineering</w:t>
            </w:r>
            <w:r w:rsidR="00FC1C1D" w:rsidRPr="00CE25AF">
              <w:rPr>
                <w:lang w:val="en-US"/>
              </w:rPr>
              <w:t>; t</w:t>
            </w:r>
            <w:r w:rsidRPr="00CE25AF">
              <w:rPr>
                <w:lang w:val="en-US"/>
              </w:rPr>
              <w:t>ransfer of this information into the operational phase (cf. OPC UA and the corresponding mapping)</w:t>
            </w:r>
          </w:p>
        </w:tc>
      </w:tr>
      <w:tr w:rsidR="00296DEF" w:rsidRPr="00C51190" w14:paraId="1BD4F307" w14:textId="77777777" w:rsidTr="0027501C">
        <w:tc>
          <w:tcPr>
            <w:tcW w:w="1838" w:type="dxa"/>
          </w:tcPr>
          <w:p w14:paraId="5BFCF959" w14:textId="3D0F75E6" w:rsidR="00296DEF" w:rsidRPr="00373A9F" w:rsidRDefault="00296DEF" w:rsidP="00296DEF">
            <w:pPr>
              <w:rPr>
                <w:lang w:val="en-US"/>
              </w:rPr>
            </w:pPr>
            <w:r w:rsidRPr="00373A9F">
              <w:rPr>
                <w:lang w:val="en-US"/>
              </w:rPr>
              <w:t>OPC UA Information models</w:t>
            </w:r>
          </w:p>
        </w:tc>
        <w:tc>
          <w:tcPr>
            <w:tcW w:w="7179" w:type="dxa"/>
          </w:tcPr>
          <w:p w14:paraId="12F6A998" w14:textId="4A731F32" w:rsidR="00296DEF" w:rsidRPr="00CE25AF" w:rsidRDefault="00296DEF" w:rsidP="00296DEF">
            <w:pPr>
              <w:rPr>
                <w:lang w:val="en-US"/>
              </w:rPr>
            </w:pPr>
            <w:r w:rsidRPr="00CE25AF">
              <w:rPr>
                <w:lang w:val="en-US"/>
              </w:rPr>
              <w:t>Access to all information of the administration data and sharing of live data within production operations</w:t>
            </w:r>
            <w:r w:rsidR="00FC1C1D" w:rsidRPr="00CE25AF">
              <w:rPr>
                <w:lang w:val="en-US"/>
              </w:rPr>
              <w:t>; ac</w:t>
            </w:r>
            <w:r w:rsidRPr="00CE25AF">
              <w:rPr>
                <w:lang w:val="en-US"/>
              </w:rPr>
              <w:t>cess</w:t>
            </w:r>
            <w:r w:rsidRPr="00373A9F">
              <w:rPr>
                <w:lang w:val="en-US"/>
              </w:rPr>
              <w:t xml:space="preserve"> for higher-level factory systems to this information</w:t>
            </w:r>
          </w:p>
        </w:tc>
      </w:tr>
    </w:tbl>
    <w:p w14:paraId="137D9004" w14:textId="77777777" w:rsidR="00430868" w:rsidRPr="00CE25AF" w:rsidRDefault="00430868" w:rsidP="00430868">
      <w:pPr>
        <w:rPr>
          <w:lang w:val="en-US"/>
        </w:rPr>
      </w:pPr>
    </w:p>
    <w:p w14:paraId="530AA28C" w14:textId="5E680CEB" w:rsidR="00430868" w:rsidRPr="00CE25AF" w:rsidRDefault="00246784" w:rsidP="00110904">
      <w:pPr>
        <w:pStyle w:val="Caption"/>
      </w:pPr>
      <w:bookmarkStart w:id="3548" w:name="_Ref89795014"/>
      <w:bookmarkStart w:id="3549" w:name="_Toc125537880"/>
      <w:r w:rsidRPr="00CE25AF">
        <w:rPr>
          <w:noProof/>
        </w:rPr>
        <w:lastRenderedPageBreak/>
        <w:drawing>
          <wp:anchor distT="0" distB="0" distL="114300" distR="114300" simplePos="0" relativeHeight="252825600" behindDoc="0" locked="0" layoutInCell="1" allowOverlap="1" wp14:anchorId="0BA93171" wp14:editId="4ACB0C07">
            <wp:simplePos x="0" y="0"/>
            <wp:positionH relativeFrom="column">
              <wp:posOffset>-43815</wp:posOffset>
            </wp:positionH>
            <wp:positionV relativeFrom="paragraph">
              <wp:posOffset>260985</wp:posOffset>
            </wp:positionV>
            <wp:extent cx="6120765" cy="3469640"/>
            <wp:effectExtent l="0" t="0" r="0" b="0"/>
            <wp:wrapTopAndBottom/>
            <wp:docPr id="506" name="Picture 5">
              <a:extLst xmlns:a="http://schemas.openxmlformats.org/drawingml/2006/main">
                <a:ext uri="{FF2B5EF4-FFF2-40B4-BE49-F238E27FC236}">
                  <a16:creationId xmlns:a16="http://schemas.microsoft.com/office/drawing/2014/main" id="{D5B73178-43B5-4C5C-AD45-7423FCEB13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5B73178-43B5-4C5C-AD45-7423FCEB1319}"/>
                        </a:ext>
                      </a:extLst>
                    </pic:cNvPr>
                    <pic:cNvPicPr>
                      <a:picLocks noChangeAspect="1"/>
                    </pic:cNvPicPr>
                  </pic:nvPicPr>
                  <pic:blipFill>
                    <a:blip r:embed="rId106"/>
                    <a:stretch>
                      <a:fillRect/>
                    </a:stretch>
                  </pic:blipFill>
                  <pic:spPr>
                    <a:xfrm>
                      <a:off x="0" y="0"/>
                      <a:ext cx="6120765" cy="3469640"/>
                    </a:xfrm>
                    <a:prstGeom prst="rect">
                      <a:avLst/>
                    </a:prstGeom>
                  </pic:spPr>
                </pic:pic>
              </a:graphicData>
            </a:graphic>
          </wp:anchor>
        </w:drawing>
      </w:r>
      <w:r w:rsidR="00430868" w:rsidRPr="00CE25AF">
        <w:t xml:space="preserve">Figure </w:t>
      </w:r>
      <w:r w:rsidR="00561536">
        <w:fldChar w:fldCharType="begin"/>
      </w:r>
      <w:r w:rsidR="00561536">
        <w:instrText xml:space="preserve"> SEQ Figure \* ARABIC </w:instrText>
      </w:r>
      <w:r w:rsidR="00561536">
        <w:fldChar w:fldCharType="separate"/>
      </w:r>
      <w:r w:rsidR="00F511DE">
        <w:rPr>
          <w:noProof/>
        </w:rPr>
        <w:t>57</w:t>
      </w:r>
      <w:r w:rsidR="00561536">
        <w:fldChar w:fldCharType="end"/>
      </w:r>
      <w:bookmarkEnd w:id="3548"/>
      <w:r w:rsidR="00430868" w:rsidRPr="00CE25AF">
        <w:t xml:space="preserve"> Graphic View on Exchange Data Formats for the Asset Administration Shell</w:t>
      </w:r>
      <w:r w:rsidR="00430868" w:rsidRPr="00CE25AF">
        <w:rPr>
          <w:rStyle w:val="FootnoteReference"/>
        </w:rPr>
        <w:footnoteReference w:id="36"/>
      </w:r>
      <w:bookmarkEnd w:id="3549"/>
    </w:p>
    <w:p w14:paraId="5A0ABE6F" w14:textId="7871594A" w:rsidR="00430868" w:rsidRPr="00CE25AF" w:rsidRDefault="00430868" w:rsidP="006E71A7">
      <w:pPr>
        <w:pStyle w:val="Figure"/>
        <w:rPr>
          <w:lang w:val="en-US"/>
        </w:rPr>
      </w:pPr>
      <w:r w:rsidRPr="00CE25AF">
        <w:rPr>
          <w:lang w:val="en-US"/>
        </w:rPr>
        <w:t xml:space="preserve"> </w:t>
      </w:r>
    </w:p>
    <w:p w14:paraId="08BBB872" w14:textId="6D51673E" w:rsidR="00711AA7" w:rsidRPr="00CE25AF" w:rsidRDefault="00FC1C1D" w:rsidP="00373A9F">
      <w:pPr>
        <w:pStyle w:val="NOTE"/>
        <w:ind w:left="284" w:firstLine="0"/>
        <w:rPr>
          <w:lang w:val="en-US"/>
        </w:rPr>
      </w:pPr>
      <w:r w:rsidRPr="00CE25AF">
        <w:rPr>
          <w:lang w:val="en-US"/>
        </w:rPr>
        <w:t>Note: t</w:t>
      </w:r>
      <w:r w:rsidR="00711AA7" w:rsidRPr="00CE25AF">
        <w:rPr>
          <w:lang w:val="en-US"/>
        </w:rPr>
        <w:t>he mapping specifications and schemata themselve</w:t>
      </w:r>
      <w:r w:rsidR="00FC3BCF" w:rsidRPr="00CE25AF">
        <w:rPr>
          <w:lang w:val="en-US"/>
        </w:rPr>
        <w:t>s</w:t>
      </w:r>
      <w:r w:rsidR="00711AA7" w:rsidRPr="00CE25AF">
        <w:rPr>
          <w:lang w:val="en-US"/>
        </w:rPr>
        <w:t xml:space="preserve"> are not part of the specificat</w:t>
      </w:r>
      <w:r w:rsidR="00FC3BCF" w:rsidRPr="00CE25AF">
        <w:rPr>
          <w:lang w:val="en-US"/>
        </w:rPr>
        <w:t>i</w:t>
      </w:r>
      <w:r w:rsidR="00711AA7" w:rsidRPr="00CE25AF">
        <w:rPr>
          <w:lang w:val="en-US"/>
        </w:rPr>
        <w:t xml:space="preserve">on any </w:t>
      </w:r>
      <w:r w:rsidRPr="00CE25AF">
        <w:rPr>
          <w:lang w:val="en-US"/>
        </w:rPr>
        <w:t>longer but</w:t>
      </w:r>
      <w:r w:rsidR="00711AA7" w:rsidRPr="00CE25AF">
        <w:rPr>
          <w:lang w:val="en-US"/>
        </w:rPr>
        <w:t xml:space="preserve"> maintained open source. This eases usage of the specification and the different formats in open</w:t>
      </w:r>
      <w:r w:rsidRPr="00CE25AF">
        <w:rPr>
          <w:lang w:val="en-US"/>
        </w:rPr>
        <w:t>-</w:t>
      </w:r>
      <w:r w:rsidR="00711AA7" w:rsidRPr="00CE25AF">
        <w:rPr>
          <w:lang w:val="en-US"/>
        </w:rPr>
        <w:t xml:space="preserve">source code projects. </w:t>
      </w:r>
    </w:p>
    <w:p w14:paraId="3781BB75" w14:textId="5FB1491E" w:rsidR="00430868" w:rsidRPr="00E5511A" w:rsidRDefault="00745269" w:rsidP="00DA1A43">
      <w:pPr>
        <w:pStyle w:val="Heading2"/>
        <w:rPr>
          <w:lang w:val="en-US"/>
        </w:rPr>
      </w:pPr>
      <w:bookmarkStart w:id="3550" w:name="_Toc54816040"/>
      <w:r w:rsidRPr="00E5511A">
        <w:rPr>
          <w:lang w:val="en-US"/>
        </w:rPr>
        <w:lastRenderedPageBreak/>
        <w:t xml:space="preserve"> </w:t>
      </w:r>
      <w:bookmarkStart w:id="3551" w:name="_Toc125227928"/>
      <w:bookmarkStart w:id="3552" w:name="_Toc125537715"/>
      <w:r w:rsidR="00430868" w:rsidRPr="00E5511A">
        <w:rPr>
          <w:lang w:val="en-US"/>
        </w:rPr>
        <w:t>General Rules</w:t>
      </w:r>
      <w:bookmarkEnd w:id="3550"/>
      <w:bookmarkEnd w:id="3551"/>
      <w:bookmarkEnd w:id="3552"/>
    </w:p>
    <w:p w14:paraId="0807EDBD" w14:textId="3F0651BA" w:rsidR="008F7B99" w:rsidRPr="00373A9F" w:rsidRDefault="00745269" w:rsidP="004E069D">
      <w:pPr>
        <w:pStyle w:val="Heading3"/>
        <w:numPr>
          <w:ilvl w:val="2"/>
          <w:numId w:val="53"/>
        </w:numPr>
        <w:rPr>
          <w:lang w:val="en-US"/>
        </w:rPr>
      </w:pPr>
      <w:bookmarkStart w:id="3553" w:name="_Ref54731207"/>
      <w:bookmarkStart w:id="3554" w:name="_Toc54816042"/>
      <w:r w:rsidRPr="00373A9F">
        <w:rPr>
          <w:lang w:val="en-US"/>
        </w:rPr>
        <w:t xml:space="preserve"> </w:t>
      </w:r>
      <w:bookmarkStart w:id="3555" w:name="_Toc125227929"/>
      <w:bookmarkStart w:id="3556" w:name="_Toc125537716"/>
      <w:r w:rsidR="008F7B99" w:rsidRPr="00373A9F">
        <w:rPr>
          <w:lang w:val="en-US"/>
        </w:rPr>
        <w:t>Introduction</w:t>
      </w:r>
      <w:bookmarkEnd w:id="3555"/>
      <w:bookmarkEnd w:id="3556"/>
    </w:p>
    <w:p w14:paraId="4189A257" w14:textId="2925C71F" w:rsidR="008F7B99" w:rsidRPr="00CE25AF" w:rsidRDefault="008F7B99" w:rsidP="00F172C0">
      <w:pPr>
        <w:rPr>
          <w:lang w:val="en-US"/>
        </w:rPr>
      </w:pPr>
      <w:r w:rsidRPr="00CE25AF">
        <w:rPr>
          <w:lang w:val="en-US"/>
        </w:rPr>
        <w:t xml:space="preserve">There are some general rules that apply to all </w:t>
      </w:r>
      <w:r w:rsidR="00A24E82" w:rsidRPr="00CE25AF">
        <w:rPr>
          <w:lang w:val="en-US"/>
        </w:rPr>
        <w:t>serializations</w:t>
      </w:r>
      <w:r w:rsidRPr="00CE25AF">
        <w:rPr>
          <w:lang w:val="en-US"/>
        </w:rPr>
        <w:t xml:space="preserve"> or can be used in different serializations.</w:t>
      </w:r>
    </w:p>
    <w:p w14:paraId="0E0D9779" w14:textId="08D43300" w:rsidR="000623B0" w:rsidRPr="00373A9F" w:rsidRDefault="00745269" w:rsidP="004E069D">
      <w:pPr>
        <w:pStyle w:val="Heading3"/>
        <w:numPr>
          <w:ilvl w:val="2"/>
          <w:numId w:val="53"/>
        </w:numPr>
        <w:rPr>
          <w:lang w:val="en-US"/>
        </w:rPr>
      </w:pPr>
      <w:r w:rsidRPr="00CE25AF">
        <w:rPr>
          <w:lang w:val="en-US"/>
        </w:rPr>
        <w:t xml:space="preserve"> </w:t>
      </w:r>
      <w:bookmarkStart w:id="3557" w:name="_Toc125227930"/>
      <w:bookmarkStart w:id="3558" w:name="_Toc125537717"/>
      <w:r w:rsidR="000623B0" w:rsidRPr="00373A9F">
        <w:rPr>
          <w:lang w:val="en-US"/>
        </w:rPr>
        <w:t>Encoding</w:t>
      </w:r>
      <w:bookmarkEnd w:id="3557"/>
      <w:bookmarkEnd w:id="3558"/>
    </w:p>
    <w:p w14:paraId="32BD68A2" w14:textId="6793D7DF" w:rsidR="000623B0" w:rsidRPr="00CE25AF" w:rsidRDefault="00CE509E" w:rsidP="000623B0">
      <w:pPr>
        <w:rPr>
          <w:lang w:val="en-US"/>
        </w:rPr>
      </w:pPr>
      <w:r w:rsidRPr="00CE25AF">
        <w:rPr>
          <w:lang w:val="en-US"/>
        </w:rPr>
        <w:t xml:space="preserve">Blobs require the </w:t>
      </w:r>
      <w:r w:rsidR="000623B0" w:rsidRPr="00CE25AF">
        <w:rPr>
          <w:lang w:val="en-US"/>
        </w:rPr>
        <w:t>following encoding</w:t>
      </w:r>
      <w:r w:rsidRPr="00CE25AF">
        <w:rPr>
          <w:lang w:val="en-US"/>
        </w:rPr>
        <w:t xml:space="preserve">: </w:t>
      </w:r>
      <w:r w:rsidR="000623B0" w:rsidRPr="00CE25AF">
        <w:rPr>
          <w:lang w:val="en-US"/>
        </w:rPr>
        <w:t>base64 string.</w:t>
      </w:r>
    </w:p>
    <w:p w14:paraId="6315F3DB" w14:textId="126C8C76" w:rsidR="00430868" w:rsidRPr="00CE25AF" w:rsidRDefault="00745269" w:rsidP="004E069D">
      <w:pPr>
        <w:pStyle w:val="Heading3"/>
        <w:numPr>
          <w:ilvl w:val="2"/>
          <w:numId w:val="53"/>
        </w:numPr>
        <w:rPr>
          <w:lang w:val="en-US"/>
        </w:rPr>
      </w:pPr>
      <w:bookmarkStart w:id="3559" w:name="_Ref92488906"/>
      <w:r w:rsidRPr="00CE25AF">
        <w:rPr>
          <w:lang w:val="en-US"/>
        </w:rPr>
        <w:t xml:space="preserve"> </w:t>
      </w:r>
      <w:bookmarkStart w:id="3560" w:name="_Ref104411723"/>
      <w:bookmarkStart w:id="3561" w:name="_Toc125227931"/>
      <w:bookmarkStart w:id="3562" w:name="_Toc125537718"/>
      <w:r w:rsidR="00430868" w:rsidRPr="00CE25AF">
        <w:rPr>
          <w:lang w:val="en-US"/>
        </w:rPr>
        <w:t xml:space="preserve">Serialization of Values of Type </w:t>
      </w:r>
      <w:r w:rsidR="00F639CD" w:rsidRPr="00CE25AF">
        <w:rPr>
          <w:lang w:val="en-US"/>
        </w:rPr>
        <w:t>"</w:t>
      </w:r>
      <w:r w:rsidR="00430868" w:rsidRPr="00CE25AF">
        <w:rPr>
          <w:lang w:val="en-US"/>
        </w:rPr>
        <w:t>Reference</w:t>
      </w:r>
      <w:bookmarkEnd w:id="3553"/>
      <w:bookmarkEnd w:id="3554"/>
      <w:bookmarkEnd w:id="3559"/>
      <w:bookmarkEnd w:id="3560"/>
      <w:r w:rsidR="00F639CD" w:rsidRPr="00CE25AF">
        <w:rPr>
          <w:lang w:val="en-US"/>
        </w:rPr>
        <w:t>"</w:t>
      </w:r>
      <w:bookmarkEnd w:id="3561"/>
      <w:bookmarkEnd w:id="3562"/>
    </w:p>
    <w:p w14:paraId="04094113" w14:textId="4372AC9A" w:rsidR="0014290A" w:rsidRPr="00CE25AF" w:rsidRDefault="00CE509E" w:rsidP="0014290A">
      <w:pPr>
        <w:rPr>
          <w:lang w:val="en-US"/>
        </w:rPr>
      </w:pPr>
      <w:r w:rsidRPr="00CE25AF">
        <w:rPr>
          <w:lang w:val="en-US"/>
        </w:rPr>
        <w:t xml:space="preserve">Some mappings or </w:t>
      </w:r>
      <w:r w:rsidR="00F47725" w:rsidRPr="00CE25AF">
        <w:rPr>
          <w:lang w:val="en-US"/>
        </w:rPr>
        <w:t>serializations</w:t>
      </w:r>
      <w:r w:rsidRPr="00CE25AF">
        <w:rPr>
          <w:lang w:val="en-US"/>
        </w:rPr>
        <w:t xml:space="preserve"> convert </w:t>
      </w:r>
      <w:r w:rsidR="00430868" w:rsidRPr="00CE25AF">
        <w:rPr>
          <w:lang w:val="en-US"/>
        </w:rPr>
        <w:t xml:space="preserve">the </w:t>
      </w:r>
      <w:r w:rsidR="00D408C0" w:rsidRPr="00CE25AF">
        <w:rPr>
          <w:lang w:val="en-US"/>
        </w:rPr>
        <w:t>type</w:t>
      </w:r>
      <w:r w:rsidR="00430868" w:rsidRPr="00CE25AF">
        <w:rPr>
          <w:lang w:val="en-US"/>
        </w:rPr>
        <w:t xml:space="preserve"> </w:t>
      </w:r>
      <w:r w:rsidR="00F639CD" w:rsidRPr="00CE25AF">
        <w:rPr>
          <w:lang w:val="en-US"/>
        </w:rPr>
        <w:t>"</w:t>
      </w:r>
      <w:r w:rsidR="00430868" w:rsidRPr="00CE25AF">
        <w:rPr>
          <w:lang w:val="en-US"/>
        </w:rPr>
        <w:t>Reference</w:t>
      </w:r>
      <w:r w:rsidR="00F639CD" w:rsidRPr="00CE25AF">
        <w:rPr>
          <w:lang w:val="en-US"/>
        </w:rPr>
        <w:t>"</w:t>
      </w:r>
      <w:r w:rsidR="00430868" w:rsidRPr="00CE25AF">
        <w:rPr>
          <w:lang w:val="en-US"/>
        </w:rPr>
        <w:t xml:space="preserve"> into a single string. In this case</w:t>
      </w:r>
      <w:r w:rsidRPr="00CE25AF">
        <w:rPr>
          <w:lang w:val="en-US"/>
        </w:rPr>
        <w:t xml:space="preserve">, </w:t>
      </w:r>
      <w:r w:rsidR="0021428C" w:rsidRPr="00CE25AF">
        <w:rPr>
          <w:lang w:val="en-US"/>
        </w:rPr>
        <w:t>the</w:t>
      </w:r>
      <w:r w:rsidR="00430868" w:rsidRPr="00CE25AF">
        <w:rPr>
          <w:lang w:val="en-US"/>
        </w:rPr>
        <w:t xml:space="preserve"> following </w:t>
      </w:r>
      <w:r w:rsidR="00F47725" w:rsidRPr="00CE25AF">
        <w:rPr>
          <w:lang w:val="en-US"/>
        </w:rPr>
        <w:t>serialization</w:t>
      </w:r>
      <w:r w:rsidRPr="00CE25AF">
        <w:rPr>
          <w:lang w:val="en-US"/>
        </w:rPr>
        <w:t xml:space="preserve"> is required:</w:t>
      </w:r>
    </w:p>
    <w:p w14:paraId="36E7A9B7" w14:textId="2AFA561E" w:rsidR="0014290A" w:rsidRPr="00CE25AF" w:rsidRDefault="0014290A" w:rsidP="0014290A">
      <w:pPr>
        <w:rPr>
          <w:u w:val="single"/>
          <w:lang w:val="en-US"/>
        </w:rPr>
      </w:pPr>
      <w:r w:rsidRPr="00CE25AF">
        <w:rPr>
          <w:u w:val="single"/>
          <w:lang w:val="en-US"/>
        </w:rPr>
        <w:t>Grammar:</w:t>
      </w:r>
    </w:p>
    <w:p w14:paraId="1A3542B0" w14:textId="4A645BCC" w:rsidR="00D408C0" w:rsidRPr="00CE25AF" w:rsidRDefault="00D408C0" w:rsidP="0014290A">
      <w:pPr>
        <w:rPr>
          <w:rStyle w:val="CODE"/>
        </w:rPr>
      </w:pPr>
      <w:r w:rsidRPr="00CE25AF">
        <w:rPr>
          <w:rStyle w:val="CODE"/>
        </w:rPr>
        <w:tab/>
      </w:r>
      <w:r w:rsidR="004E069D">
        <w:rPr>
          <w:rStyle w:val="CODE"/>
        </w:rPr>
        <w:tab/>
      </w:r>
      <w:r w:rsidRPr="00CE25AF">
        <w:rPr>
          <w:rStyle w:val="CODE"/>
        </w:rPr>
        <w:t>&lt;Reference&gt; ::= [</w:t>
      </w:r>
      <w:r w:rsidR="00E9673E" w:rsidRPr="00CE25AF">
        <w:rPr>
          <w:rStyle w:val="CODE"/>
        </w:rPr>
        <w:t>"</w:t>
      </w:r>
      <w:r w:rsidRPr="00CE25AF">
        <w:rPr>
          <w:rStyle w:val="CODE"/>
        </w:rPr>
        <w:t>[</w:t>
      </w:r>
      <w:r w:rsidR="00E9673E" w:rsidRPr="00CE25AF">
        <w:rPr>
          <w:rStyle w:val="CODE"/>
        </w:rPr>
        <w:t xml:space="preserve">" </w:t>
      </w:r>
      <w:r w:rsidRPr="00CE25AF">
        <w:rPr>
          <w:rStyle w:val="CODE"/>
        </w:rPr>
        <w:t>&lt;</w:t>
      </w:r>
      <w:proofErr w:type="spellStart"/>
      <w:r w:rsidR="00E9673E" w:rsidRPr="00CE25AF">
        <w:rPr>
          <w:rStyle w:val="CODE"/>
        </w:rPr>
        <w:t>Reference</w:t>
      </w:r>
      <w:r w:rsidRPr="00CE25AF">
        <w:rPr>
          <w:rStyle w:val="CODE"/>
        </w:rPr>
        <w:t>Type</w:t>
      </w:r>
      <w:proofErr w:type="spellEnd"/>
      <w:r w:rsidRPr="00CE25AF">
        <w:rPr>
          <w:rStyle w:val="CODE"/>
        </w:rPr>
        <w:t>&gt;</w:t>
      </w:r>
      <w:r w:rsidR="00192AE3" w:rsidRPr="00CE25AF">
        <w:rPr>
          <w:rStyle w:val="CODE"/>
        </w:rPr>
        <w:t xml:space="preserve"> [ "-</w:t>
      </w:r>
      <w:r w:rsidR="00C03144" w:rsidRPr="00CE25AF">
        <w:rPr>
          <w:rStyle w:val="CODE"/>
        </w:rPr>
        <w:t xml:space="preserve"> </w:t>
      </w:r>
      <w:r w:rsidR="00192AE3" w:rsidRPr="00CE25AF">
        <w:rPr>
          <w:rStyle w:val="CODE"/>
        </w:rPr>
        <w:t>" &lt;</w:t>
      </w:r>
      <w:proofErr w:type="spellStart"/>
      <w:r w:rsidR="00B40738" w:rsidRPr="00CE25AF">
        <w:rPr>
          <w:rStyle w:val="CODE"/>
        </w:rPr>
        <w:t>referred</w:t>
      </w:r>
      <w:r w:rsidR="00192AE3" w:rsidRPr="00CE25AF">
        <w:rPr>
          <w:rStyle w:val="CODE"/>
        </w:rPr>
        <w:t>SemanticId</w:t>
      </w:r>
      <w:proofErr w:type="spellEnd"/>
      <w:r w:rsidR="00192AE3" w:rsidRPr="00CE25AF">
        <w:rPr>
          <w:rStyle w:val="CODE"/>
        </w:rPr>
        <w:t>&gt;</w:t>
      </w:r>
      <w:r w:rsidR="008A661F" w:rsidRPr="00CE25AF">
        <w:rPr>
          <w:rStyle w:val="CODE"/>
        </w:rPr>
        <w:t xml:space="preserve"> "</w:t>
      </w:r>
      <w:r w:rsidR="00C03144" w:rsidRPr="00CE25AF">
        <w:rPr>
          <w:rStyle w:val="CODE"/>
        </w:rPr>
        <w:t xml:space="preserve"> </w:t>
      </w:r>
      <w:r w:rsidR="008A661F" w:rsidRPr="00CE25AF">
        <w:rPr>
          <w:rStyle w:val="CODE"/>
        </w:rPr>
        <w:t>-"</w:t>
      </w:r>
      <w:r w:rsidR="00192AE3" w:rsidRPr="00CE25AF">
        <w:rPr>
          <w:rStyle w:val="CODE"/>
        </w:rPr>
        <w:t xml:space="preserve"> ]  </w:t>
      </w:r>
      <w:r w:rsidR="00E9673E" w:rsidRPr="00CE25AF">
        <w:rPr>
          <w:rStyle w:val="CODE"/>
        </w:rPr>
        <w:t xml:space="preserve"> "</w:t>
      </w:r>
      <w:r w:rsidRPr="00CE25AF">
        <w:rPr>
          <w:rStyle w:val="CODE"/>
        </w:rPr>
        <w:t>]</w:t>
      </w:r>
      <w:r w:rsidR="00E9673E" w:rsidRPr="00CE25AF">
        <w:rPr>
          <w:rStyle w:val="CODE"/>
        </w:rPr>
        <w:t>"</w:t>
      </w:r>
      <w:r w:rsidR="00192AE3" w:rsidRPr="00CE25AF">
        <w:rPr>
          <w:rStyle w:val="CODE"/>
        </w:rPr>
        <w:t xml:space="preserve"> </w:t>
      </w:r>
      <w:r w:rsidRPr="00CE25AF">
        <w:rPr>
          <w:rStyle w:val="CODE"/>
        </w:rPr>
        <w:t>]</w:t>
      </w:r>
      <w:r w:rsidR="00192AE3" w:rsidRPr="00CE25AF">
        <w:rPr>
          <w:rStyle w:val="CODE"/>
        </w:rPr>
        <w:t xml:space="preserve"> </w:t>
      </w:r>
      <w:r w:rsidR="00E9673E" w:rsidRPr="00CE25AF">
        <w:rPr>
          <w:rStyle w:val="CODE"/>
        </w:rPr>
        <w:t xml:space="preserve"> </w:t>
      </w:r>
      <w:r w:rsidRPr="00CE25AF">
        <w:rPr>
          <w:rStyle w:val="CODE"/>
        </w:rPr>
        <w:t>&lt;Key&gt;</w:t>
      </w:r>
      <w:r w:rsidR="00E9673E" w:rsidRPr="00CE25AF">
        <w:rPr>
          <w:rStyle w:val="CODE"/>
        </w:rPr>
        <w:t xml:space="preserve"> </w:t>
      </w:r>
      <w:r w:rsidRPr="00CE25AF">
        <w:rPr>
          <w:rStyle w:val="CODE"/>
        </w:rPr>
        <w:t>{</w:t>
      </w:r>
      <w:r w:rsidR="00D33D5A" w:rsidRPr="00CE25AF">
        <w:rPr>
          <w:rStyle w:val="CODE"/>
        </w:rPr>
        <w:t xml:space="preserve">(", " </w:t>
      </w:r>
      <w:r w:rsidRPr="00CE25AF">
        <w:rPr>
          <w:rStyle w:val="CODE"/>
        </w:rPr>
        <w:t xml:space="preserve"> &lt;Key&gt;</w:t>
      </w:r>
      <w:r w:rsidR="00E9673E" w:rsidRPr="00CE25AF">
        <w:rPr>
          <w:rStyle w:val="CODE"/>
        </w:rPr>
        <w:t xml:space="preserve"> </w:t>
      </w:r>
      <w:r w:rsidRPr="00CE25AF">
        <w:rPr>
          <w:rStyle w:val="CODE"/>
        </w:rPr>
        <w:t>}*</w:t>
      </w:r>
    </w:p>
    <w:p w14:paraId="065D1631" w14:textId="1FDDD3FE" w:rsidR="00D408C0" w:rsidRPr="00CE25AF" w:rsidRDefault="00D408C0">
      <w:pPr>
        <w:ind w:left="284"/>
        <w:rPr>
          <w:rStyle w:val="CODE"/>
        </w:rPr>
      </w:pPr>
      <w:r w:rsidRPr="00CE25AF">
        <w:rPr>
          <w:rStyle w:val="CODE"/>
        </w:rPr>
        <w:tab/>
        <w:t>&lt;</w:t>
      </w:r>
      <w:proofErr w:type="spellStart"/>
      <w:r w:rsidR="00E9673E" w:rsidRPr="00CE25AF">
        <w:rPr>
          <w:rStyle w:val="CODE"/>
        </w:rPr>
        <w:t>Reference</w:t>
      </w:r>
      <w:r w:rsidRPr="00CE25AF">
        <w:rPr>
          <w:rStyle w:val="CODE"/>
        </w:rPr>
        <w:t>Type</w:t>
      </w:r>
      <w:proofErr w:type="spellEnd"/>
      <w:r w:rsidRPr="00CE25AF">
        <w:rPr>
          <w:rStyle w:val="CODE"/>
        </w:rPr>
        <w:t xml:space="preserve">&gt; ::= </w:t>
      </w:r>
      <w:r w:rsidR="00B40738" w:rsidRPr="00CE25AF">
        <w:rPr>
          <w:rStyle w:val="CODE"/>
        </w:rPr>
        <w:t>"</w:t>
      </w:r>
      <w:proofErr w:type="spellStart"/>
      <w:r w:rsidR="007F2B49" w:rsidRPr="00CE25AF">
        <w:rPr>
          <w:rStyle w:val="CODE"/>
        </w:rPr>
        <w:t>External</w:t>
      </w:r>
      <w:r w:rsidRPr="00CE25AF">
        <w:rPr>
          <w:rStyle w:val="CODE"/>
        </w:rPr>
        <w:t>Ref</w:t>
      </w:r>
      <w:proofErr w:type="spellEnd"/>
      <w:r w:rsidR="00B40738" w:rsidRPr="00CE25AF">
        <w:rPr>
          <w:rStyle w:val="CODE"/>
        </w:rPr>
        <w:t>"</w:t>
      </w:r>
      <w:r w:rsidRPr="00CE25AF">
        <w:rPr>
          <w:rStyle w:val="CODE"/>
        </w:rPr>
        <w:t xml:space="preserve"> | </w:t>
      </w:r>
      <w:r w:rsidR="00B40738" w:rsidRPr="00CE25AF">
        <w:rPr>
          <w:rStyle w:val="CODE"/>
        </w:rPr>
        <w:t>"</w:t>
      </w:r>
      <w:proofErr w:type="spellStart"/>
      <w:r w:rsidRPr="00CE25AF">
        <w:rPr>
          <w:rStyle w:val="CODE"/>
        </w:rPr>
        <w:t>ModelRef</w:t>
      </w:r>
      <w:proofErr w:type="spellEnd"/>
      <w:r w:rsidR="00B40738" w:rsidRPr="00CE25AF">
        <w:rPr>
          <w:rStyle w:val="CODE"/>
        </w:rPr>
        <w:t xml:space="preserve">"    </w:t>
      </w:r>
      <w:r w:rsidR="00B40738" w:rsidRPr="00CE25AF">
        <w:rPr>
          <w:rStyle w:val="CODE"/>
          <w:i w:val="0"/>
          <w:iCs/>
        </w:rPr>
        <w:t xml:space="preserve">value of </w:t>
      </w:r>
      <w:proofErr w:type="spellStart"/>
      <w:r w:rsidR="00B40738" w:rsidRPr="00CE25AF">
        <w:rPr>
          <w:rStyle w:val="CODE"/>
          <w:i w:val="0"/>
          <w:iCs/>
        </w:rPr>
        <w:t>AAS:Reference</w:t>
      </w:r>
      <w:proofErr w:type="spellEnd"/>
      <w:r w:rsidR="00B40738" w:rsidRPr="00CE25AF">
        <w:rPr>
          <w:rStyle w:val="CODE"/>
          <w:i w:val="0"/>
          <w:iCs/>
        </w:rPr>
        <w:t>/type</w:t>
      </w:r>
    </w:p>
    <w:p w14:paraId="40DF9222" w14:textId="73C11ED5" w:rsidR="00192AE3" w:rsidRPr="00CE25AF" w:rsidRDefault="00192AE3" w:rsidP="00C72010">
      <w:pPr>
        <w:ind w:left="284"/>
        <w:jc w:val="left"/>
        <w:rPr>
          <w:rStyle w:val="CODE"/>
        </w:rPr>
      </w:pPr>
      <w:r w:rsidRPr="00CE25AF">
        <w:rPr>
          <w:rStyle w:val="CODE"/>
        </w:rPr>
        <w:tab/>
        <w:t>&lt;</w:t>
      </w:r>
      <w:proofErr w:type="spellStart"/>
      <w:r w:rsidRPr="00CE25AF">
        <w:rPr>
          <w:rStyle w:val="CODE"/>
        </w:rPr>
        <w:t>SemanticId</w:t>
      </w:r>
      <w:proofErr w:type="spellEnd"/>
      <w:r w:rsidRPr="00CE25AF">
        <w:rPr>
          <w:rStyle w:val="CODE"/>
        </w:rPr>
        <w:t>&gt; ::= ["[" &lt;</w:t>
      </w:r>
      <w:proofErr w:type="spellStart"/>
      <w:r w:rsidRPr="00CE25AF">
        <w:rPr>
          <w:rStyle w:val="CODE"/>
        </w:rPr>
        <w:t>ReferenceType</w:t>
      </w:r>
      <w:proofErr w:type="spellEnd"/>
      <w:r w:rsidRPr="00CE25AF">
        <w:rPr>
          <w:rStyle w:val="CODE"/>
        </w:rPr>
        <w:t>&gt; "]"]  &lt;Key&gt; {(", "  &lt;Key&gt; }*</w:t>
      </w:r>
      <w:r w:rsidR="00B40738" w:rsidRPr="00CE25AF">
        <w:rPr>
          <w:rStyle w:val="CODE"/>
        </w:rPr>
        <w:t xml:space="preserve">    </w:t>
      </w:r>
      <w:r w:rsidR="00B40738" w:rsidRPr="00CE25AF">
        <w:rPr>
          <w:rStyle w:val="CODE"/>
        </w:rPr>
        <w:br/>
      </w:r>
      <w:r w:rsidR="00B40738" w:rsidRPr="00CE25AF">
        <w:rPr>
          <w:rStyle w:val="CODE"/>
          <w:i w:val="0"/>
          <w:iCs/>
        </w:rPr>
        <w:t xml:space="preserve">                                value of </w:t>
      </w:r>
      <w:proofErr w:type="spellStart"/>
      <w:r w:rsidR="00B40738" w:rsidRPr="00CE25AF">
        <w:rPr>
          <w:rStyle w:val="CODE"/>
          <w:i w:val="0"/>
          <w:iCs/>
        </w:rPr>
        <w:t>AAS:Reference</w:t>
      </w:r>
      <w:proofErr w:type="spellEnd"/>
      <w:r w:rsidR="00B40738" w:rsidRPr="00CE25AF">
        <w:rPr>
          <w:rStyle w:val="CODE"/>
          <w:i w:val="0"/>
          <w:iCs/>
        </w:rPr>
        <w:t>/</w:t>
      </w:r>
      <w:proofErr w:type="spellStart"/>
      <w:r w:rsidR="00B40738" w:rsidRPr="00CE25AF">
        <w:rPr>
          <w:rStyle w:val="CODE"/>
          <w:i w:val="0"/>
          <w:iCs/>
        </w:rPr>
        <w:t>referredSemanticId</w:t>
      </w:r>
      <w:proofErr w:type="spellEnd"/>
    </w:p>
    <w:p w14:paraId="13F2B45D" w14:textId="1C1A7577" w:rsidR="00E9673E" w:rsidRPr="00CE25AF" w:rsidRDefault="00D408C0">
      <w:pPr>
        <w:ind w:left="284"/>
        <w:rPr>
          <w:rStyle w:val="CODE"/>
        </w:rPr>
      </w:pPr>
      <w:r w:rsidRPr="00CE25AF">
        <w:rPr>
          <w:rStyle w:val="CODE"/>
        </w:rPr>
        <w:tab/>
        <w:t xml:space="preserve">&lt;Key&gt; ::= </w:t>
      </w:r>
      <w:r w:rsidR="00E9673E" w:rsidRPr="00CE25AF">
        <w:rPr>
          <w:rStyle w:val="CODE"/>
        </w:rPr>
        <w:t>"</w:t>
      </w:r>
      <w:r w:rsidRPr="00CE25AF">
        <w:rPr>
          <w:rStyle w:val="CODE"/>
        </w:rPr>
        <w:t>(</w:t>
      </w:r>
      <w:r w:rsidR="00E9673E" w:rsidRPr="00CE25AF">
        <w:rPr>
          <w:rStyle w:val="CODE"/>
        </w:rPr>
        <w:t xml:space="preserve">" </w:t>
      </w:r>
      <w:r w:rsidRPr="00CE25AF">
        <w:rPr>
          <w:rStyle w:val="CODE"/>
        </w:rPr>
        <w:t>&lt;</w:t>
      </w:r>
      <w:proofErr w:type="spellStart"/>
      <w:r w:rsidRPr="00CE25AF">
        <w:rPr>
          <w:rStyle w:val="CODE"/>
        </w:rPr>
        <w:t>KeyType</w:t>
      </w:r>
      <w:proofErr w:type="spellEnd"/>
      <w:r w:rsidRPr="00CE25AF">
        <w:rPr>
          <w:rStyle w:val="CODE"/>
        </w:rPr>
        <w:t>&gt;</w:t>
      </w:r>
      <w:r w:rsidR="00E9673E" w:rsidRPr="00CE25AF">
        <w:rPr>
          <w:rStyle w:val="CODE"/>
        </w:rPr>
        <w:t xml:space="preserve"> "</w:t>
      </w:r>
      <w:r w:rsidRPr="00CE25AF">
        <w:rPr>
          <w:rStyle w:val="CODE"/>
        </w:rPr>
        <w:t>)</w:t>
      </w:r>
      <w:r w:rsidR="00E9673E" w:rsidRPr="00CE25AF">
        <w:rPr>
          <w:rStyle w:val="CODE"/>
        </w:rPr>
        <w:t xml:space="preserve">" </w:t>
      </w:r>
      <w:r w:rsidRPr="00CE25AF">
        <w:rPr>
          <w:rStyle w:val="CODE"/>
        </w:rPr>
        <w:t>&lt;</w:t>
      </w:r>
      <w:proofErr w:type="spellStart"/>
      <w:r w:rsidRPr="00CE25AF">
        <w:rPr>
          <w:rStyle w:val="CODE"/>
        </w:rPr>
        <w:t>KeyValue</w:t>
      </w:r>
      <w:proofErr w:type="spellEnd"/>
      <w:r w:rsidRPr="00CE25AF">
        <w:rPr>
          <w:rStyle w:val="CODE"/>
        </w:rPr>
        <w:t>&gt;</w:t>
      </w:r>
    </w:p>
    <w:p w14:paraId="06E7F5EF" w14:textId="65F743FD" w:rsidR="00E9673E" w:rsidRPr="00CE25AF" w:rsidRDefault="00E9673E" w:rsidP="00E9673E">
      <w:pPr>
        <w:ind w:left="284"/>
        <w:rPr>
          <w:rStyle w:val="CODE"/>
        </w:rPr>
      </w:pPr>
      <w:r w:rsidRPr="00CE25AF">
        <w:rPr>
          <w:rStyle w:val="CODE"/>
        </w:rPr>
        <w:tab/>
      </w:r>
      <w:r w:rsidR="00D408C0" w:rsidRPr="00CE25AF">
        <w:rPr>
          <w:rStyle w:val="CODE"/>
        </w:rPr>
        <w:t>&lt;</w:t>
      </w:r>
      <w:proofErr w:type="spellStart"/>
      <w:r w:rsidR="00D408C0" w:rsidRPr="00CE25AF">
        <w:rPr>
          <w:rStyle w:val="CODE"/>
        </w:rPr>
        <w:t>KeyType</w:t>
      </w:r>
      <w:proofErr w:type="spellEnd"/>
      <w:r w:rsidR="00D408C0" w:rsidRPr="00CE25AF">
        <w:rPr>
          <w:rStyle w:val="CODE"/>
        </w:rPr>
        <w:t xml:space="preserve">&gt; ::= </w:t>
      </w:r>
      <w:r w:rsidR="00D408C0" w:rsidRPr="00CE25AF">
        <w:rPr>
          <w:rStyle w:val="CODE"/>
          <w:i w:val="0"/>
          <w:iCs/>
        </w:rPr>
        <w:t xml:space="preserve">value of </w:t>
      </w:r>
      <w:proofErr w:type="spellStart"/>
      <w:r w:rsidR="00D408C0" w:rsidRPr="00CE25AF">
        <w:rPr>
          <w:rStyle w:val="CODE"/>
          <w:i w:val="0"/>
          <w:iCs/>
        </w:rPr>
        <w:t>AAS:Key</w:t>
      </w:r>
      <w:proofErr w:type="spellEnd"/>
      <w:r w:rsidR="00D408C0" w:rsidRPr="00CE25AF">
        <w:rPr>
          <w:rStyle w:val="CODE"/>
          <w:i w:val="0"/>
          <w:iCs/>
        </w:rPr>
        <w:t>/type</w:t>
      </w:r>
    </w:p>
    <w:p w14:paraId="6A89E62C" w14:textId="5D5E4443" w:rsidR="00D408C0" w:rsidRPr="00CE25AF" w:rsidRDefault="00E9673E" w:rsidP="00C72010">
      <w:pPr>
        <w:ind w:left="284"/>
        <w:rPr>
          <w:rStyle w:val="CODE"/>
        </w:rPr>
      </w:pPr>
      <w:r w:rsidRPr="00CE25AF">
        <w:rPr>
          <w:rStyle w:val="CODE"/>
        </w:rPr>
        <w:tab/>
      </w:r>
      <w:r w:rsidR="00D408C0" w:rsidRPr="00CE25AF">
        <w:rPr>
          <w:rStyle w:val="CODE"/>
        </w:rPr>
        <w:t>&lt;</w:t>
      </w:r>
      <w:proofErr w:type="spellStart"/>
      <w:r w:rsidR="00D408C0" w:rsidRPr="00CE25AF">
        <w:rPr>
          <w:rStyle w:val="CODE"/>
        </w:rPr>
        <w:t>KeyValue</w:t>
      </w:r>
      <w:proofErr w:type="spellEnd"/>
      <w:r w:rsidR="00D408C0" w:rsidRPr="00CE25AF">
        <w:rPr>
          <w:rStyle w:val="CODE"/>
        </w:rPr>
        <w:t xml:space="preserve">&gt; ::= </w:t>
      </w:r>
      <w:r w:rsidR="00D408C0" w:rsidRPr="00CE25AF">
        <w:rPr>
          <w:rStyle w:val="CODE"/>
          <w:i w:val="0"/>
          <w:iCs/>
        </w:rPr>
        <w:t xml:space="preserve">value of </w:t>
      </w:r>
      <w:proofErr w:type="spellStart"/>
      <w:r w:rsidR="00D408C0" w:rsidRPr="00CE25AF">
        <w:rPr>
          <w:rStyle w:val="CODE"/>
          <w:i w:val="0"/>
          <w:iCs/>
        </w:rPr>
        <w:t>AAS:Key</w:t>
      </w:r>
      <w:proofErr w:type="spellEnd"/>
      <w:r w:rsidR="00D408C0" w:rsidRPr="00CE25AF">
        <w:rPr>
          <w:rStyle w:val="CODE"/>
          <w:i w:val="0"/>
          <w:iCs/>
        </w:rPr>
        <w:t>/value</w:t>
      </w:r>
    </w:p>
    <w:p w14:paraId="031222EF" w14:textId="3F7F7A9C" w:rsidR="00430868" w:rsidRPr="00CE25AF" w:rsidRDefault="00430868" w:rsidP="00430868">
      <w:pPr>
        <w:pStyle w:val="1ZeileEinrck"/>
        <w:rPr>
          <w:lang w:val="en-US"/>
        </w:rPr>
      </w:pPr>
    </w:p>
    <w:p w14:paraId="47F47FCF" w14:textId="41C03FDF" w:rsidR="00E878A2" w:rsidRPr="00CE25AF" w:rsidRDefault="00E878A2" w:rsidP="00373A9F">
      <w:pPr>
        <w:pStyle w:val="NOTE"/>
        <w:ind w:left="284" w:firstLine="0"/>
        <w:rPr>
          <w:lang w:val="en-US"/>
        </w:rPr>
      </w:pPr>
      <w:r w:rsidRPr="00CE25AF">
        <w:rPr>
          <w:lang w:val="en-US"/>
        </w:rPr>
        <w:t>Note</w:t>
      </w:r>
      <w:r w:rsidR="00CE509E" w:rsidRPr="00CE25AF">
        <w:rPr>
          <w:lang w:val="en-US"/>
        </w:rPr>
        <w:t xml:space="preserve"> 1</w:t>
      </w:r>
      <w:r w:rsidRPr="00CE25AF">
        <w:rPr>
          <w:lang w:val="en-US"/>
        </w:rPr>
        <w:t>:</w:t>
      </w:r>
      <w:r w:rsidR="00D72909" w:rsidRPr="00CE25AF">
        <w:rPr>
          <w:lang w:val="en-US"/>
        </w:rPr>
        <w:t xml:space="preserve"> </w:t>
      </w:r>
      <w:r w:rsidR="00CE509E" w:rsidRPr="00CE25AF">
        <w:rPr>
          <w:lang w:val="en-US"/>
        </w:rPr>
        <w:t>a</w:t>
      </w:r>
      <w:r w:rsidR="00D72909" w:rsidRPr="00CE25AF">
        <w:rPr>
          <w:lang w:val="en-US"/>
        </w:rPr>
        <w:t xml:space="preserve">n IRI may </w:t>
      </w:r>
      <w:r w:rsidR="00CE509E" w:rsidRPr="00CE25AF">
        <w:rPr>
          <w:lang w:val="en-US"/>
        </w:rPr>
        <w:t xml:space="preserve">also </w:t>
      </w:r>
      <w:r w:rsidR="00D72909" w:rsidRPr="00CE25AF">
        <w:rPr>
          <w:lang w:val="en-US"/>
        </w:rPr>
        <w:t xml:space="preserve">contain special symbols like </w:t>
      </w:r>
      <w:r w:rsidR="00F639CD" w:rsidRPr="00CE25AF">
        <w:rPr>
          <w:lang w:val="en-US"/>
        </w:rPr>
        <w:t>"</w:t>
      </w:r>
      <w:r w:rsidR="00D72909" w:rsidRPr="00CE25AF">
        <w:rPr>
          <w:lang w:val="en-US"/>
        </w:rPr>
        <w:t>(</w:t>
      </w:r>
      <w:r w:rsidR="00F639CD" w:rsidRPr="00CE25AF">
        <w:rPr>
          <w:lang w:val="en-US"/>
        </w:rPr>
        <w:t>"</w:t>
      </w:r>
      <w:r w:rsidR="00D72909" w:rsidRPr="00CE25AF">
        <w:rPr>
          <w:lang w:val="en-US"/>
        </w:rPr>
        <w:t xml:space="preserve">, </w:t>
      </w:r>
      <w:r w:rsidR="00F639CD" w:rsidRPr="00CE25AF">
        <w:rPr>
          <w:lang w:val="en-US"/>
        </w:rPr>
        <w:t>"</w:t>
      </w:r>
      <w:r w:rsidR="00D72909" w:rsidRPr="00CE25AF">
        <w:rPr>
          <w:lang w:val="en-US"/>
        </w:rPr>
        <w:t>,</w:t>
      </w:r>
      <w:r w:rsidR="00F639CD" w:rsidRPr="00CE25AF">
        <w:rPr>
          <w:lang w:val="en-US"/>
        </w:rPr>
        <w:t>"</w:t>
      </w:r>
      <w:r w:rsidR="00D72909" w:rsidRPr="00CE25AF">
        <w:rPr>
          <w:lang w:val="en-US"/>
        </w:rPr>
        <w:t xml:space="preserve"> and </w:t>
      </w:r>
      <w:r w:rsidR="00F639CD" w:rsidRPr="00CE25AF">
        <w:rPr>
          <w:lang w:val="en-US"/>
        </w:rPr>
        <w:t>"</w:t>
      </w:r>
      <w:r w:rsidR="00D72909" w:rsidRPr="00CE25AF">
        <w:rPr>
          <w:lang w:val="en-US"/>
        </w:rPr>
        <w:t>[</w:t>
      </w:r>
      <w:r w:rsidR="00F639CD" w:rsidRPr="00CE25AF">
        <w:rPr>
          <w:lang w:val="en-US"/>
        </w:rPr>
        <w:t>"</w:t>
      </w:r>
      <w:r w:rsidR="00D72909" w:rsidRPr="00CE25AF">
        <w:rPr>
          <w:lang w:val="en-US"/>
        </w:rPr>
        <w:t xml:space="preserve">. </w:t>
      </w:r>
      <w:r w:rsidR="00CE509E" w:rsidRPr="00CE25AF">
        <w:rPr>
          <w:lang w:val="en-US"/>
        </w:rPr>
        <w:t>A blank is added before the new key or value to dis</w:t>
      </w:r>
      <w:r w:rsidR="00D72909" w:rsidRPr="00CE25AF">
        <w:rPr>
          <w:lang w:val="en-US"/>
        </w:rPr>
        <w:t>tinguish beginning and end of a new key.</w:t>
      </w:r>
    </w:p>
    <w:p w14:paraId="12857C82" w14:textId="64660D39" w:rsidR="00D408C0" w:rsidRPr="00CE25AF" w:rsidRDefault="00D408C0" w:rsidP="00373A9F">
      <w:pPr>
        <w:pStyle w:val="NOTE"/>
        <w:ind w:left="284" w:firstLine="0"/>
        <w:rPr>
          <w:lang w:val="en-US"/>
        </w:rPr>
      </w:pPr>
      <w:r w:rsidRPr="00CE25AF">
        <w:rPr>
          <w:lang w:val="en-US"/>
        </w:rPr>
        <w:t>Note</w:t>
      </w:r>
      <w:r w:rsidR="00CE509E" w:rsidRPr="00CE25AF">
        <w:rPr>
          <w:lang w:val="en-US"/>
        </w:rPr>
        <w:t xml:space="preserve"> 2</w:t>
      </w:r>
      <w:r w:rsidRPr="00CE25AF">
        <w:rPr>
          <w:lang w:val="en-US"/>
        </w:rPr>
        <w:t xml:space="preserve">: </w:t>
      </w:r>
      <w:proofErr w:type="spellStart"/>
      <w:r w:rsidR="00474FA9" w:rsidRPr="00CE25AF">
        <w:rPr>
          <w:i/>
          <w:iCs/>
          <w:lang w:val="en-US"/>
        </w:rPr>
        <w:t>Reference</w:t>
      </w:r>
      <w:r w:rsidRPr="00CE25AF">
        <w:rPr>
          <w:i/>
          <w:iCs/>
          <w:lang w:val="en-US"/>
        </w:rPr>
        <w:t>Type</w:t>
      </w:r>
      <w:proofErr w:type="spellEnd"/>
      <w:r w:rsidRPr="00CE25AF">
        <w:rPr>
          <w:lang w:val="en-US"/>
        </w:rPr>
        <w:t xml:space="preserve"> is optional</w:t>
      </w:r>
      <w:r w:rsidR="00CE509E" w:rsidRPr="00CE25AF">
        <w:rPr>
          <w:lang w:val="en-US"/>
        </w:rPr>
        <w:t xml:space="preserve">. It is clear </w:t>
      </w:r>
      <w:r w:rsidRPr="00CE25AF">
        <w:rPr>
          <w:lang w:val="en-US"/>
        </w:rPr>
        <w:t>from the first key in the key chain whether the reference is a global or a model reference. The examples in this document therefore do not use this prefix.</w:t>
      </w:r>
    </w:p>
    <w:p w14:paraId="69D2E56A" w14:textId="1A124747" w:rsidR="00430868" w:rsidRPr="00CE25AF" w:rsidRDefault="00950A34" w:rsidP="00430868">
      <w:pPr>
        <w:rPr>
          <w:u w:val="single"/>
          <w:lang w:val="en-US"/>
        </w:rPr>
      </w:pPr>
      <w:r w:rsidRPr="00CE25AF">
        <w:rPr>
          <w:u w:val="single"/>
          <w:lang w:val="en-US"/>
        </w:rPr>
        <w:t xml:space="preserve">Valid </w:t>
      </w:r>
      <w:r w:rsidR="00430868" w:rsidRPr="00CE25AF">
        <w:rPr>
          <w:u w:val="single"/>
          <w:lang w:val="en-US"/>
        </w:rPr>
        <w:t xml:space="preserve">Examples: </w:t>
      </w:r>
    </w:p>
    <w:p w14:paraId="72822AFC" w14:textId="325963FD" w:rsidR="00E074BB" w:rsidRPr="00CE25AF" w:rsidRDefault="00950A34" w:rsidP="00C72010">
      <w:pPr>
        <w:ind w:firstLine="284"/>
        <w:rPr>
          <w:lang w:val="en-US"/>
        </w:rPr>
      </w:pPr>
      <w:r w:rsidRPr="00CE25AF">
        <w:rPr>
          <w:u w:val="single"/>
          <w:lang w:val="en-US"/>
        </w:rPr>
        <w:t xml:space="preserve"> </w:t>
      </w:r>
      <w:r w:rsidR="00B93DDF" w:rsidRPr="00CE25AF">
        <w:rPr>
          <w:u w:val="single"/>
          <w:lang w:val="en-US"/>
        </w:rPr>
        <w:t>References</w:t>
      </w:r>
      <w:r w:rsidR="00E074BB" w:rsidRPr="00CE25AF">
        <w:rPr>
          <w:lang w:val="en-US"/>
        </w:rPr>
        <w:t>:</w:t>
      </w:r>
    </w:p>
    <w:p w14:paraId="442AF4EC" w14:textId="75D1C75C" w:rsidR="00E074BB" w:rsidRPr="00CE25AF" w:rsidRDefault="00B93DDF" w:rsidP="00E074BB">
      <w:pPr>
        <w:ind w:firstLine="284"/>
        <w:rPr>
          <w:rStyle w:val="CODE"/>
        </w:rPr>
      </w:pPr>
      <w:r w:rsidRPr="00CE25AF">
        <w:rPr>
          <w:rStyle w:val="CODE"/>
        </w:rPr>
        <w:t xml:space="preserve"> (</w:t>
      </w:r>
      <w:proofErr w:type="spellStart"/>
      <w:r w:rsidRPr="00CE25AF">
        <w:rPr>
          <w:rStyle w:val="CODE"/>
        </w:rPr>
        <w:t>GlobalReference</w:t>
      </w:r>
      <w:proofErr w:type="spellEnd"/>
      <w:r w:rsidRPr="00CE25AF">
        <w:rPr>
          <w:rStyle w:val="CODE"/>
        </w:rPr>
        <w:t>)0173-1#02-BAA120#008</w:t>
      </w:r>
    </w:p>
    <w:p w14:paraId="37DE230B" w14:textId="69C39E8E" w:rsidR="00E074BB" w:rsidRPr="00CE25AF" w:rsidRDefault="007F2B49" w:rsidP="00BE3BF6">
      <w:pPr>
        <w:ind w:firstLine="284"/>
        <w:rPr>
          <w:rStyle w:val="CODE"/>
        </w:rPr>
      </w:pPr>
      <w:r w:rsidRPr="00CE25AF">
        <w:rPr>
          <w:rStyle w:val="CODE"/>
        </w:rPr>
        <w:t xml:space="preserve"> [</w:t>
      </w:r>
      <w:proofErr w:type="spellStart"/>
      <w:r w:rsidRPr="00CE25AF">
        <w:rPr>
          <w:rStyle w:val="CODE"/>
        </w:rPr>
        <w:t>ExternalRef</w:t>
      </w:r>
      <w:proofErr w:type="spellEnd"/>
      <w:r w:rsidRPr="00CE25AF">
        <w:rPr>
          <w:rStyle w:val="CODE"/>
        </w:rPr>
        <w:t>]</w:t>
      </w:r>
      <w:r w:rsidR="00D408C0" w:rsidRPr="00CE25AF">
        <w:rPr>
          <w:rStyle w:val="CODE"/>
        </w:rPr>
        <w:t>(</w:t>
      </w:r>
      <w:proofErr w:type="spellStart"/>
      <w:r w:rsidR="00D408C0" w:rsidRPr="00CE25AF">
        <w:rPr>
          <w:rStyle w:val="CODE"/>
        </w:rPr>
        <w:t>GlobalReference</w:t>
      </w:r>
      <w:proofErr w:type="spellEnd"/>
      <w:r w:rsidR="00D408C0" w:rsidRPr="00CE25AF">
        <w:rPr>
          <w:rStyle w:val="CODE"/>
        </w:rPr>
        <w:t>)0173-1#02-BAA120#008</w:t>
      </w:r>
    </w:p>
    <w:p w14:paraId="2B000736" w14:textId="10A6AC71" w:rsidR="00E074BB" w:rsidRPr="00CE25AF" w:rsidRDefault="00E074BB" w:rsidP="00BE3BF6">
      <w:pPr>
        <w:ind w:firstLine="284"/>
        <w:jc w:val="left"/>
        <w:rPr>
          <w:rStyle w:val="CODE"/>
        </w:rPr>
      </w:pPr>
      <w:r w:rsidRPr="00CE25AF">
        <w:rPr>
          <w:rStyle w:val="CODE"/>
        </w:rPr>
        <w:t>(</w:t>
      </w:r>
      <w:proofErr w:type="spellStart"/>
      <w:r w:rsidRPr="00CE25AF">
        <w:rPr>
          <w:rStyle w:val="CODE"/>
        </w:rPr>
        <w:t>Submodel</w:t>
      </w:r>
      <w:proofErr w:type="spellEnd"/>
      <w:r w:rsidRPr="00CE25AF">
        <w:rPr>
          <w:rStyle w:val="CODE"/>
        </w:rPr>
        <w:t>)</w:t>
      </w:r>
      <w:r w:rsidR="00946EC6" w:rsidRPr="00CE25AF">
        <w:rPr>
          <w:rStyle w:val="CODE"/>
        </w:rPr>
        <w:t>https://</w:t>
      </w:r>
      <w:r w:rsidRPr="00CE25AF">
        <w:rPr>
          <w:rStyle w:val="CODE"/>
        </w:rPr>
        <w:t>example.com/aas/1/1/1234859590, (</w:t>
      </w:r>
      <w:proofErr w:type="spellStart"/>
      <w:r w:rsidRPr="00CE25AF">
        <w:rPr>
          <w:rStyle w:val="CODE"/>
        </w:rPr>
        <w:t>SubmodelElementList</w:t>
      </w:r>
      <w:proofErr w:type="spellEnd"/>
      <w:r w:rsidRPr="00CE25AF">
        <w:rPr>
          <w:rStyle w:val="CODE"/>
        </w:rPr>
        <w:t>)Documents, (</w:t>
      </w:r>
      <w:proofErr w:type="spellStart"/>
      <w:r w:rsidRPr="00CE25AF">
        <w:rPr>
          <w:rStyle w:val="CODE"/>
        </w:rPr>
        <w:t>SubmodelElementCollection</w:t>
      </w:r>
      <w:proofErr w:type="spellEnd"/>
      <w:r w:rsidRPr="00CE25AF">
        <w:rPr>
          <w:rStyle w:val="CODE"/>
        </w:rPr>
        <w:t>)0, (</w:t>
      </w:r>
      <w:proofErr w:type="spellStart"/>
      <w:r w:rsidRPr="00CE25AF">
        <w:rPr>
          <w:rStyle w:val="CODE"/>
        </w:rPr>
        <w:t>MultiLanguageProperty</w:t>
      </w:r>
      <w:proofErr w:type="spellEnd"/>
      <w:r w:rsidRPr="00CE25AF">
        <w:rPr>
          <w:rStyle w:val="CODE"/>
        </w:rPr>
        <w:t>)Title</w:t>
      </w:r>
    </w:p>
    <w:p w14:paraId="43C82C2F" w14:textId="77777777" w:rsidR="00E074BB" w:rsidRPr="00CE25AF" w:rsidRDefault="00E074BB" w:rsidP="00430868">
      <w:pPr>
        <w:rPr>
          <w:i/>
          <w:iCs/>
          <w:lang w:val="en-US"/>
        </w:rPr>
      </w:pPr>
    </w:p>
    <w:p w14:paraId="1B32CF99" w14:textId="2604BE1A" w:rsidR="006E7748" w:rsidRPr="00CE25AF" w:rsidRDefault="00B93DDF" w:rsidP="00C72010">
      <w:pPr>
        <w:ind w:firstLine="284"/>
        <w:rPr>
          <w:u w:val="single"/>
          <w:lang w:val="en-US"/>
        </w:rPr>
      </w:pPr>
      <w:r w:rsidRPr="00CE25AF">
        <w:rPr>
          <w:u w:val="single"/>
          <w:lang w:val="en-US"/>
        </w:rPr>
        <w:t>Model References:</w:t>
      </w:r>
      <w:r w:rsidR="006E7748" w:rsidRPr="00CE25AF">
        <w:rPr>
          <w:u w:val="single"/>
          <w:lang w:val="en-US"/>
        </w:rPr>
        <w:t xml:space="preserve"> </w:t>
      </w:r>
    </w:p>
    <w:p w14:paraId="5AB8155C" w14:textId="465E2828" w:rsidR="00430868" w:rsidRPr="00CE25AF" w:rsidRDefault="00430868" w:rsidP="00430868">
      <w:pPr>
        <w:ind w:firstLine="284"/>
        <w:rPr>
          <w:rStyle w:val="CODE"/>
        </w:rPr>
      </w:pPr>
      <w:r w:rsidRPr="00CE25AF">
        <w:rPr>
          <w:rStyle w:val="CODE"/>
        </w:rPr>
        <w:t>(</w:t>
      </w:r>
      <w:proofErr w:type="spellStart"/>
      <w:r w:rsidRPr="00CE25AF">
        <w:rPr>
          <w:rStyle w:val="CODE"/>
        </w:rPr>
        <w:t>ConceptDescription</w:t>
      </w:r>
      <w:proofErr w:type="spellEnd"/>
      <w:r w:rsidRPr="00CE25AF">
        <w:rPr>
          <w:rStyle w:val="CODE"/>
        </w:rPr>
        <w:t>)0173-1#02-BAA120#008</w:t>
      </w:r>
    </w:p>
    <w:p w14:paraId="3ECEFAAA" w14:textId="5D67C7BF" w:rsidR="00D408C0" w:rsidRPr="00CE25AF" w:rsidRDefault="00D408C0" w:rsidP="00D408C0">
      <w:pPr>
        <w:ind w:firstLine="284"/>
        <w:rPr>
          <w:rStyle w:val="CODE"/>
        </w:rPr>
      </w:pPr>
      <w:r w:rsidRPr="00CE25AF">
        <w:rPr>
          <w:rStyle w:val="CODE"/>
        </w:rPr>
        <w:t>[</w:t>
      </w:r>
      <w:proofErr w:type="spellStart"/>
      <w:r w:rsidRPr="00CE25AF">
        <w:rPr>
          <w:rStyle w:val="CODE"/>
        </w:rPr>
        <w:t>ModelRef</w:t>
      </w:r>
      <w:proofErr w:type="spellEnd"/>
      <w:r w:rsidRPr="00CE25AF">
        <w:rPr>
          <w:rStyle w:val="CODE"/>
        </w:rPr>
        <w:t>](</w:t>
      </w:r>
      <w:proofErr w:type="spellStart"/>
      <w:r w:rsidRPr="00CE25AF">
        <w:rPr>
          <w:rStyle w:val="CODE"/>
        </w:rPr>
        <w:t>ConceptDescription</w:t>
      </w:r>
      <w:proofErr w:type="spellEnd"/>
      <w:r w:rsidRPr="00CE25AF">
        <w:rPr>
          <w:rStyle w:val="CODE"/>
        </w:rPr>
        <w:t>)0173-1#02-BAA120#008</w:t>
      </w:r>
    </w:p>
    <w:p w14:paraId="3732F6AA" w14:textId="65323261" w:rsidR="00430868" w:rsidRPr="00CE25AF" w:rsidRDefault="00430868" w:rsidP="00430868">
      <w:pPr>
        <w:ind w:firstLine="284"/>
        <w:rPr>
          <w:rStyle w:val="CODE"/>
        </w:rPr>
      </w:pPr>
      <w:r w:rsidRPr="00CE25AF">
        <w:rPr>
          <w:rStyle w:val="CODE"/>
        </w:rPr>
        <w:t>(</w:t>
      </w:r>
      <w:proofErr w:type="spellStart"/>
      <w:r w:rsidRPr="00CE25AF">
        <w:rPr>
          <w:rStyle w:val="CODE"/>
        </w:rPr>
        <w:t>Submodel</w:t>
      </w:r>
      <w:proofErr w:type="spellEnd"/>
      <w:r w:rsidRPr="00CE25AF">
        <w:rPr>
          <w:rStyle w:val="CODE"/>
        </w:rPr>
        <w:t>)</w:t>
      </w:r>
      <w:r w:rsidR="00946EC6" w:rsidRPr="00CE25AF">
        <w:rPr>
          <w:rStyle w:val="CODE"/>
        </w:rPr>
        <w:t>https://</w:t>
      </w:r>
      <w:r w:rsidR="006F4CFA" w:rsidRPr="00CE25AF">
        <w:rPr>
          <w:rStyle w:val="CODE"/>
        </w:rPr>
        <w:t>example.com/aas/1/1/1234859590</w:t>
      </w:r>
      <w:r w:rsidRPr="00CE25AF">
        <w:rPr>
          <w:rStyle w:val="CODE"/>
        </w:rPr>
        <w:t>,</w:t>
      </w:r>
      <w:r w:rsidR="007D1FAA" w:rsidRPr="00CE25AF">
        <w:rPr>
          <w:rStyle w:val="CODE"/>
        </w:rPr>
        <w:t xml:space="preserve"> </w:t>
      </w:r>
      <w:r w:rsidRPr="00CE25AF">
        <w:rPr>
          <w:rStyle w:val="CODE"/>
        </w:rPr>
        <w:t>(Property)Temperature</w:t>
      </w:r>
    </w:p>
    <w:p w14:paraId="7B3370CC" w14:textId="77777777" w:rsidR="00C03144" w:rsidRPr="00CE25AF" w:rsidRDefault="00C03144" w:rsidP="00C03144">
      <w:pPr>
        <w:ind w:firstLine="284"/>
        <w:rPr>
          <w:rStyle w:val="CODE"/>
        </w:rPr>
      </w:pPr>
      <w:r w:rsidRPr="00CE25AF">
        <w:rPr>
          <w:rStyle w:val="CODE"/>
        </w:rPr>
        <w:t>[</w:t>
      </w:r>
      <w:proofErr w:type="spellStart"/>
      <w:r w:rsidRPr="00CE25AF">
        <w:rPr>
          <w:rStyle w:val="CODE"/>
        </w:rPr>
        <w:t>ModelRef</w:t>
      </w:r>
      <w:proofErr w:type="spellEnd"/>
      <w:r w:rsidRPr="00CE25AF">
        <w:rPr>
          <w:rStyle w:val="CODE"/>
        </w:rPr>
        <w:t>- (</w:t>
      </w:r>
      <w:proofErr w:type="spellStart"/>
      <w:r w:rsidRPr="00CE25AF">
        <w:rPr>
          <w:rStyle w:val="CODE"/>
        </w:rPr>
        <w:t>ConceptDescription</w:t>
      </w:r>
      <w:proofErr w:type="spellEnd"/>
      <w:r w:rsidRPr="00CE25AF">
        <w:rPr>
          <w:rStyle w:val="CODE"/>
        </w:rPr>
        <w:t>)0173-1#02-BAA120#008</w:t>
      </w:r>
    </w:p>
    <w:p w14:paraId="43D9DDD0" w14:textId="50F251A8" w:rsidR="00C03144" w:rsidRPr="00CE25AF" w:rsidRDefault="00C03144" w:rsidP="00C72010">
      <w:pPr>
        <w:rPr>
          <w:rStyle w:val="CODE"/>
        </w:rPr>
      </w:pPr>
      <w:r w:rsidRPr="00CE25AF">
        <w:rPr>
          <w:rStyle w:val="CODE"/>
        </w:rPr>
        <w:t xml:space="preserve"> -(</w:t>
      </w:r>
      <w:proofErr w:type="spellStart"/>
      <w:r w:rsidRPr="00CE25AF">
        <w:rPr>
          <w:rStyle w:val="CODE"/>
        </w:rPr>
        <w:t>Submodel</w:t>
      </w:r>
      <w:proofErr w:type="spellEnd"/>
      <w:r w:rsidRPr="00CE25AF">
        <w:rPr>
          <w:rStyle w:val="CODE"/>
        </w:rPr>
        <w:t>)https://example.com/aas/1/1/1234859590</w:t>
      </w:r>
    </w:p>
    <w:p w14:paraId="5B9CCC06" w14:textId="77777777" w:rsidR="00C03144" w:rsidRPr="00CE25AF" w:rsidRDefault="00C03144" w:rsidP="00430868">
      <w:pPr>
        <w:ind w:firstLine="284"/>
        <w:rPr>
          <w:rStyle w:val="CODE"/>
        </w:rPr>
      </w:pPr>
    </w:p>
    <w:p w14:paraId="392DAF0D" w14:textId="44E78247" w:rsidR="00430868" w:rsidRPr="00CE25AF" w:rsidRDefault="00745269" w:rsidP="004E069D">
      <w:pPr>
        <w:pStyle w:val="Heading3"/>
        <w:numPr>
          <w:ilvl w:val="2"/>
          <w:numId w:val="53"/>
        </w:numPr>
        <w:rPr>
          <w:lang w:val="en-US"/>
        </w:rPr>
      </w:pPr>
      <w:bookmarkStart w:id="3563" w:name="_Ref49695238"/>
      <w:bookmarkStart w:id="3564" w:name="_Toc54816043"/>
      <w:r w:rsidRPr="00CE25AF">
        <w:rPr>
          <w:lang w:val="en-US"/>
        </w:rPr>
        <w:t xml:space="preserve"> </w:t>
      </w:r>
      <w:bookmarkStart w:id="3565" w:name="_Toc125227932"/>
      <w:bookmarkStart w:id="3566" w:name="_Toc125537719"/>
      <w:r w:rsidR="00430868" w:rsidRPr="00CE25AF">
        <w:rPr>
          <w:lang w:val="en-US"/>
        </w:rPr>
        <w:t>Semantic Identifiers for Metamodel and Data Specifications</w:t>
      </w:r>
      <w:bookmarkEnd w:id="3563"/>
      <w:bookmarkEnd w:id="3564"/>
      <w:bookmarkEnd w:id="3565"/>
      <w:bookmarkEnd w:id="3566"/>
    </w:p>
    <w:p w14:paraId="28A150A7" w14:textId="6FD9997D" w:rsidR="00430868" w:rsidRPr="00CE25AF" w:rsidRDefault="00ED7574" w:rsidP="00430868">
      <w:pPr>
        <w:rPr>
          <w:lang w:val="en-US"/>
        </w:rPr>
      </w:pPr>
      <w:r w:rsidRPr="00CE25AF">
        <w:rPr>
          <w:lang w:val="en-US"/>
        </w:rPr>
        <w:t>Rules for creating identifiers are defined t</w:t>
      </w:r>
      <w:r w:rsidR="00430868" w:rsidRPr="00CE25AF">
        <w:rPr>
          <w:lang w:val="en-US"/>
        </w:rPr>
        <w:t xml:space="preserve">o enable the unique identification of concepts as used and defined in the metamodel of the </w:t>
      </w:r>
      <w:r w:rsidR="003702DB" w:rsidRPr="00CE25AF">
        <w:rPr>
          <w:lang w:val="en-US"/>
        </w:rPr>
        <w:t>Asset Administration Shell</w:t>
      </w:r>
      <w:r w:rsidR="00430868" w:rsidRPr="00CE25AF">
        <w:rPr>
          <w:lang w:val="en-US"/>
        </w:rPr>
        <w:t xml:space="preserve">. </w:t>
      </w:r>
    </w:p>
    <w:p w14:paraId="00CFF59A" w14:textId="77777777" w:rsidR="008F3FA0" w:rsidRPr="00CE25AF" w:rsidRDefault="008F3FA0" w:rsidP="008F3FA0">
      <w:pPr>
        <w:rPr>
          <w:lang w:val="en-US"/>
        </w:rPr>
      </w:pPr>
      <w:r w:rsidRPr="00CE25AF">
        <w:rPr>
          <w:lang w:val="en-US"/>
        </w:rPr>
        <w:lastRenderedPageBreak/>
        <w:t>The following grammar is used to create valid identifiers:</w:t>
      </w:r>
    </w:p>
    <w:p w14:paraId="1D628F06" w14:textId="5F4551F8" w:rsidR="00181E16" w:rsidRPr="00CE25AF" w:rsidRDefault="00430868" w:rsidP="00181E16">
      <w:pPr>
        <w:rPr>
          <w:rStyle w:val="CODE"/>
        </w:rPr>
      </w:pPr>
      <w:r w:rsidRPr="00CE25AF">
        <w:rPr>
          <w:rStyle w:val="CODE"/>
        </w:rPr>
        <w:t>&lt;Namespace&gt; ::=  &lt;AAS Namespace&gt;</w:t>
      </w:r>
      <w:r w:rsidR="00181E16" w:rsidRPr="00CE25AF">
        <w:rPr>
          <w:rStyle w:val="CODE"/>
        </w:rPr>
        <w:t xml:space="preserve"> </w:t>
      </w:r>
      <w:r w:rsidRPr="00CE25AF">
        <w:rPr>
          <w:rStyle w:val="CODE"/>
        </w:rPr>
        <w:t>|</w:t>
      </w:r>
      <w:r w:rsidR="00181E16" w:rsidRPr="00CE25AF">
        <w:rPr>
          <w:rStyle w:val="CODE"/>
        </w:rPr>
        <w:t xml:space="preserve"> </w:t>
      </w:r>
      <w:r w:rsidRPr="00CE25AF">
        <w:rPr>
          <w:rStyle w:val="CODE"/>
        </w:rPr>
        <w:t xml:space="preserve">&lt;Data Specification Namespace&gt; </w:t>
      </w:r>
    </w:p>
    <w:p w14:paraId="275A4110" w14:textId="1BCCDDB8" w:rsidR="00430868" w:rsidRPr="00950C6B" w:rsidRDefault="00430868" w:rsidP="00C72010">
      <w:pPr>
        <w:rPr>
          <w:rStyle w:val="CODE"/>
          <w:lang w:val="fr-FR"/>
        </w:rPr>
      </w:pPr>
      <w:r w:rsidRPr="00950C6B">
        <w:rPr>
          <w:rStyle w:val="CODE"/>
          <w:lang w:val="fr-FR"/>
        </w:rPr>
        <w:t>&lt;</w:t>
      </w:r>
      <w:proofErr w:type="spellStart"/>
      <w:r w:rsidRPr="00950C6B">
        <w:rPr>
          <w:rStyle w:val="CODE"/>
          <w:lang w:val="fr-FR"/>
        </w:rPr>
        <w:t>Namespace</w:t>
      </w:r>
      <w:proofErr w:type="spellEnd"/>
      <w:r w:rsidRPr="00950C6B">
        <w:rPr>
          <w:rStyle w:val="CODE"/>
          <w:lang w:val="fr-FR"/>
        </w:rPr>
        <w:t xml:space="preserve"> Qualifier&gt; ::= &lt;AAS </w:t>
      </w:r>
      <w:proofErr w:type="spellStart"/>
      <w:r w:rsidRPr="00950C6B">
        <w:rPr>
          <w:rStyle w:val="CODE"/>
          <w:lang w:val="fr-FR"/>
        </w:rPr>
        <w:t>Namespace</w:t>
      </w:r>
      <w:proofErr w:type="spellEnd"/>
      <w:r w:rsidRPr="00950C6B">
        <w:rPr>
          <w:rStyle w:val="CODE"/>
          <w:lang w:val="fr-FR"/>
        </w:rPr>
        <w:t xml:space="preserve"> Qualifier&gt;</w:t>
      </w:r>
      <w:r w:rsidR="00181E16" w:rsidRPr="00950C6B">
        <w:rPr>
          <w:rStyle w:val="CODE"/>
          <w:lang w:val="fr-FR"/>
        </w:rPr>
        <w:t xml:space="preserve"> </w:t>
      </w:r>
      <w:r w:rsidRPr="00950C6B">
        <w:rPr>
          <w:rStyle w:val="CODE"/>
          <w:lang w:val="fr-FR"/>
        </w:rPr>
        <w:t xml:space="preserve">| </w:t>
      </w:r>
      <w:r w:rsidR="00606A9F" w:rsidRPr="00950C6B">
        <w:rPr>
          <w:rStyle w:val="CODE"/>
          <w:lang w:val="fr-FR"/>
        </w:rPr>
        <w:t>&lt;</w:t>
      </w:r>
      <w:r w:rsidRPr="00950C6B">
        <w:rPr>
          <w:rStyle w:val="CODE"/>
          <w:lang w:val="fr-FR"/>
        </w:rPr>
        <w:t xml:space="preserve">Data </w:t>
      </w:r>
      <w:proofErr w:type="spellStart"/>
      <w:r w:rsidRPr="00950C6B">
        <w:rPr>
          <w:rStyle w:val="CODE"/>
          <w:lang w:val="fr-FR"/>
        </w:rPr>
        <w:t>Specification</w:t>
      </w:r>
      <w:proofErr w:type="spellEnd"/>
      <w:r w:rsidRPr="00950C6B">
        <w:rPr>
          <w:rStyle w:val="CODE"/>
          <w:lang w:val="fr-FR"/>
        </w:rPr>
        <w:t xml:space="preserve"> Qualifier&gt;</w:t>
      </w:r>
    </w:p>
    <w:p w14:paraId="4C7ED8D4" w14:textId="53CA9E31" w:rsidR="00430868" w:rsidRPr="00CE25AF" w:rsidRDefault="00430868" w:rsidP="00C72010">
      <w:pPr>
        <w:rPr>
          <w:rStyle w:val="CODE"/>
        </w:rPr>
      </w:pPr>
      <w:r w:rsidRPr="00CE25AF">
        <w:rPr>
          <w:rStyle w:val="CODE"/>
        </w:rPr>
        <w:t>&lt;AAS Namespace&gt;</w:t>
      </w:r>
      <w:r w:rsidRPr="00CE25AF">
        <w:rPr>
          <w:rStyle w:val="CODE"/>
        </w:rPr>
        <w:tab/>
        <w:t>::=     &lt;Shell-Namespace&gt;</w:t>
      </w:r>
      <w:r w:rsidR="00181E16" w:rsidRPr="00CE25AF">
        <w:rPr>
          <w:rStyle w:val="CODE"/>
        </w:rPr>
        <w:t xml:space="preserve"> </w:t>
      </w:r>
      <w:r w:rsidR="00F639CD" w:rsidRPr="00CE25AF">
        <w:rPr>
          <w:rStyle w:val="CODE"/>
        </w:rPr>
        <w:t>"</w:t>
      </w:r>
      <w:r w:rsidRPr="00CE25AF">
        <w:rPr>
          <w:rStyle w:val="CODE"/>
        </w:rPr>
        <w:t>/</w:t>
      </w:r>
      <w:proofErr w:type="spellStart"/>
      <w:r w:rsidRPr="00CE25AF">
        <w:rPr>
          <w:rStyle w:val="CODE"/>
        </w:rPr>
        <w:t>aas</w:t>
      </w:r>
      <w:proofErr w:type="spellEnd"/>
      <w:r w:rsidRPr="00CE25AF">
        <w:rPr>
          <w:rStyle w:val="CODE"/>
        </w:rPr>
        <w:t>/</w:t>
      </w:r>
      <w:r w:rsidR="00F639CD" w:rsidRPr="00CE25AF">
        <w:rPr>
          <w:rStyle w:val="CODE"/>
        </w:rPr>
        <w:t>"</w:t>
      </w:r>
      <w:r w:rsidR="00181E16" w:rsidRPr="00CE25AF">
        <w:rPr>
          <w:rStyle w:val="CODE"/>
        </w:rPr>
        <w:t xml:space="preserve"> </w:t>
      </w:r>
      <w:r w:rsidRPr="00CE25AF">
        <w:rPr>
          <w:rStyle w:val="CODE"/>
        </w:rPr>
        <w:t>&lt;Version&gt;</w:t>
      </w:r>
    </w:p>
    <w:p w14:paraId="39512AF0" w14:textId="77777777" w:rsidR="00430868" w:rsidRPr="00CE25AF" w:rsidRDefault="00430868" w:rsidP="00C72010">
      <w:pPr>
        <w:rPr>
          <w:rStyle w:val="CODE"/>
        </w:rPr>
      </w:pPr>
      <w:r w:rsidRPr="00CE25AF">
        <w:rPr>
          <w:rStyle w:val="CODE"/>
        </w:rPr>
        <w:t xml:space="preserve">&lt;Data Specification Namespace&gt; ::= </w:t>
      </w:r>
    </w:p>
    <w:p w14:paraId="79E8FE91" w14:textId="34326391" w:rsidR="00430868" w:rsidRPr="00CE25AF" w:rsidRDefault="00430868" w:rsidP="00430868">
      <w:pPr>
        <w:ind w:left="568" w:firstLine="284"/>
        <w:rPr>
          <w:rStyle w:val="CODE"/>
        </w:rPr>
      </w:pPr>
      <w:r w:rsidRPr="00CE25AF">
        <w:rPr>
          <w:rStyle w:val="CODE"/>
        </w:rPr>
        <w:t>&lt;Shell-Namespace&gt;</w:t>
      </w:r>
      <w:r w:rsidR="00181E16" w:rsidRPr="00CE25AF">
        <w:rPr>
          <w:rStyle w:val="CODE"/>
        </w:rPr>
        <w:t xml:space="preserve"> </w:t>
      </w:r>
      <w:r w:rsidR="00F639CD" w:rsidRPr="00CE25AF">
        <w:rPr>
          <w:rStyle w:val="CODE"/>
        </w:rPr>
        <w:t>"</w:t>
      </w:r>
      <w:r w:rsidRPr="00CE25AF">
        <w:rPr>
          <w:rStyle w:val="CODE"/>
        </w:rPr>
        <w:t>/</w:t>
      </w:r>
      <w:proofErr w:type="spellStart"/>
      <w:r w:rsidRPr="00CE25AF">
        <w:rPr>
          <w:rStyle w:val="CODE"/>
        </w:rPr>
        <w:t>DataSpecifications</w:t>
      </w:r>
      <w:proofErr w:type="spellEnd"/>
      <w:r w:rsidRPr="00CE25AF">
        <w:rPr>
          <w:rStyle w:val="CODE"/>
        </w:rPr>
        <w:t>/</w:t>
      </w:r>
      <w:r w:rsidR="00F639CD" w:rsidRPr="00CE25AF">
        <w:rPr>
          <w:rStyle w:val="CODE"/>
        </w:rPr>
        <w:t>"</w:t>
      </w:r>
      <w:r w:rsidR="00181E16" w:rsidRPr="00CE25AF">
        <w:rPr>
          <w:rStyle w:val="CODE"/>
        </w:rPr>
        <w:t xml:space="preserve"> </w:t>
      </w:r>
      <w:r w:rsidRPr="00CE25AF">
        <w:rPr>
          <w:rStyle w:val="CODE"/>
        </w:rPr>
        <w:t>&lt;</w:t>
      </w:r>
      <w:proofErr w:type="spellStart"/>
      <w:r w:rsidRPr="00CE25AF">
        <w:rPr>
          <w:rStyle w:val="CODE"/>
        </w:rPr>
        <w:t>idShort</w:t>
      </w:r>
      <w:proofErr w:type="spellEnd"/>
      <w:r w:rsidRPr="00CE25AF">
        <w:rPr>
          <w:rStyle w:val="CODE"/>
        </w:rPr>
        <w:t xml:space="preserve"> of Data Specification&gt;</w:t>
      </w:r>
      <w:r w:rsidR="00181E16" w:rsidRPr="00CE25AF">
        <w:rPr>
          <w:rStyle w:val="CODE"/>
        </w:rPr>
        <w:t xml:space="preserve"> </w:t>
      </w:r>
      <w:r w:rsidRPr="00CE25AF">
        <w:rPr>
          <w:rStyle w:val="CODE"/>
        </w:rPr>
        <w:t>&lt;Version&gt;</w:t>
      </w:r>
    </w:p>
    <w:p w14:paraId="7A7B0884" w14:textId="246057DA" w:rsidR="00430868" w:rsidRPr="00CE25AF" w:rsidRDefault="00430868" w:rsidP="00C72010">
      <w:pPr>
        <w:rPr>
          <w:rStyle w:val="CODE"/>
        </w:rPr>
      </w:pPr>
      <w:r w:rsidRPr="00CE25AF">
        <w:rPr>
          <w:rStyle w:val="CODE"/>
        </w:rPr>
        <w:t xml:space="preserve">&lt;Shell-Namespace&gt; ::= </w:t>
      </w:r>
      <w:r w:rsidR="00F639CD" w:rsidRPr="00CE25AF">
        <w:rPr>
          <w:rStyle w:val="CODE"/>
        </w:rPr>
        <w:t>"</w:t>
      </w:r>
      <w:r w:rsidR="00606A9F" w:rsidRPr="00CE25AF">
        <w:rPr>
          <w:rStyle w:val="CODE"/>
        </w:rPr>
        <w:t>https://admin-shell.io/</w:t>
      </w:r>
      <w:r w:rsidR="00F639CD" w:rsidRPr="00CE25AF">
        <w:rPr>
          <w:rStyle w:val="CODE"/>
        </w:rPr>
        <w:t>"</w:t>
      </w:r>
    </w:p>
    <w:p w14:paraId="3A60EF4B" w14:textId="01E99FA7" w:rsidR="008F3FA0" w:rsidRPr="00CE25AF" w:rsidRDefault="008F3FA0" w:rsidP="00C72010">
      <w:pPr>
        <w:rPr>
          <w:rStyle w:val="CODE"/>
        </w:rPr>
      </w:pPr>
      <w:r w:rsidRPr="00CE25AF">
        <w:rPr>
          <w:rStyle w:val="CODE"/>
        </w:rPr>
        <w:t xml:space="preserve">&lt;Version&gt; </w:t>
      </w:r>
      <w:r w:rsidRPr="00CE25AF">
        <w:rPr>
          <w:rStyle w:val="CODE"/>
        </w:rPr>
        <w:tab/>
        <w:t xml:space="preserve">::= </w:t>
      </w:r>
      <w:r w:rsidR="00181E16" w:rsidRPr="00CE25AF">
        <w:rPr>
          <w:rStyle w:val="CODE"/>
        </w:rPr>
        <w:t>{</w:t>
      </w:r>
      <w:r w:rsidRPr="00CE25AF">
        <w:rPr>
          <w:rStyle w:val="CODE"/>
        </w:rPr>
        <w:t>&lt;Digit&gt;</w:t>
      </w:r>
      <w:r w:rsidR="00181E16" w:rsidRPr="00CE25AF">
        <w:rPr>
          <w:rStyle w:val="CODE"/>
        </w:rPr>
        <w:t>}</w:t>
      </w:r>
      <w:r w:rsidRPr="00CE25AF">
        <w:rPr>
          <w:rStyle w:val="CODE"/>
        </w:rPr>
        <w:t>+</w:t>
      </w:r>
      <w:r w:rsidR="00181E16" w:rsidRPr="00CE25AF">
        <w:rPr>
          <w:rStyle w:val="CODE"/>
        </w:rPr>
        <w:t xml:space="preserve">  </w:t>
      </w:r>
      <w:r w:rsidR="00F639CD" w:rsidRPr="00CE25AF">
        <w:rPr>
          <w:rStyle w:val="CODE"/>
        </w:rPr>
        <w:t>"</w:t>
      </w:r>
      <w:r w:rsidRPr="00CE25AF">
        <w:rPr>
          <w:rStyle w:val="CODE"/>
        </w:rPr>
        <w:t>/</w:t>
      </w:r>
      <w:r w:rsidR="00F639CD" w:rsidRPr="00CE25AF">
        <w:rPr>
          <w:rStyle w:val="CODE"/>
        </w:rPr>
        <w:t>"</w:t>
      </w:r>
      <w:r w:rsidR="00181E16" w:rsidRPr="00CE25AF">
        <w:rPr>
          <w:rStyle w:val="CODE"/>
        </w:rPr>
        <w:t xml:space="preserve"> {</w:t>
      </w:r>
      <w:r w:rsidR="00311D8F" w:rsidRPr="00CE25AF">
        <w:rPr>
          <w:rStyle w:val="CODE"/>
        </w:rPr>
        <w:t>&lt;Digit&gt;</w:t>
      </w:r>
      <w:r w:rsidR="00181E16" w:rsidRPr="00CE25AF">
        <w:rPr>
          <w:rStyle w:val="CODE"/>
        </w:rPr>
        <w:t>}</w:t>
      </w:r>
      <w:r w:rsidRPr="00CE25AF">
        <w:rPr>
          <w:rStyle w:val="CODE"/>
        </w:rPr>
        <w:t>+</w:t>
      </w:r>
      <w:r w:rsidR="00181E16" w:rsidRPr="00CE25AF">
        <w:rPr>
          <w:rStyle w:val="CODE"/>
        </w:rPr>
        <w:t xml:space="preserve">  </w:t>
      </w:r>
      <w:r w:rsidR="00311D8F" w:rsidRPr="00CE25AF">
        <w:rPr>
          <w:rStyle w:val="CODE"/>
        </w:rPr>
        <w:t>[</w:t>
      </w:r>
      <w:r w:rsidR="00181E16" w:rsidRPr="00CE25AF">
        <w:rPr>
          <w:rStyle w:val="CODE"/>
        </w:rPr>
        <w:t xml:space="preserve"> </w:t>
      </w:r>
      <w:r w:rsidR="00F639CD" w:rsidRPr="00CE25AF">
        <w:rPr>
          <w:rStyle w:val="CODE"/>
        </w:rPr>
        <w:t>"</w:t>
      </w:r>
      <w:r w:rsidRPr="00CE25AF">
        <w:rPr>
          <w:rStyle w:val="CODE"/>
        </w:rPr>
        <w:t>/</w:t>
      </w:r>
      <w:r w:rsidR="00F639CD" w:rsidRPr="00CE25AF">
        <w:rPr>
          <w:rStyle w:val="CODE"/>
        </w:rPr>
        <w:t>"</w:t>
      </w:r>
      <w:r w:rsidR="00181E16" w:rsidRPr="00CE25AF">
        <w:rPr>
          <w:rStyle w:val="CODE"/>
        </w:rPr>
        <w:t xml:space="preserve"> {</w:t>
      </w:r>
      <w:r w:rsidRPr="00CE25AF">
        <w:rPr>
          <w:rStyle w:val="CODE"/>
        </w:rPr>
        <w:t>&lt;</w:t>
      </w:r>
      <w:r w:rsidR="00311D8F" w:rsidRPr="00CE25AF">
        <w:rPr>
          <w:rStyle w:val="CODE"/>
        </w:rPr>
        <w:t>Character</w:t>
      </w:r>
      <w:r w:rsidRPr="00CE25AF">
        <w:rPr>
          <w:rStyle w:val="CODE"/>
        </w:rPr>
        <w:t>&gt;</w:t>
      </w:r>
      <w:r w:rsidR="00181E16" w:rsidRPr="00CE25AF">
        <w:rPr>
          <w:rStyle w:val="CODE"/>
        </w:rPr>
        <w:t>}</w:t>
      </w:r>
      <w:r w:rsidR="00311D8F" w:rsidRPr="00CE25AF">
        <w:rPr>
          <w:rStyle w:val="CODE"/>
        </w:rPr>
        <w:t>+</w:t>
      </w:r>
      <w:r w:rsidR="00181E16" w:rsidRPr="00CE25AF">
        <w:rPr>
          <w:rStyle w:val="CODE"/>
        </w:rPr>
        <w:t xml:space="preserve"> </w:t>
      </w:r>
      <w:r w:rsidR="00606A9F" w:rsidRPr="00CE25AF">
        <w:rPr>
          <w:rStyle w:val="CODE"/>
        </w:rPr>
        <w:t>]</w:t>
      </w:r>
    </w:p>
    <w:p w14:paraId="58BAE5AF" w14:textId="09F53C04" w:rsidR="00742DEB" w:rsidRPr="00CE25AF" w:rsidRDefault="00742DEB" w:rsidP="00C72010">
      <w:pPr>
        <w:rPr>
          <w:rStyle w:val="CODE"/>
        </w:rPr>
      </w:pPr>
      <w:r w:rsidRPr="00CE25AF">
        <w:rPr>
          <w:rStyle w:val="CODE"/>
        </w:rPr>
        <w:t xml:space="preserve">&lt;Digit&gt; </w:t>
      </w:r>
      <w:r w:rsidRPr="00CE25AF">
        <w:rPr>
          <w:rStyle w:val="CODE"/>
        </w:rPr>
        <w:tab/>
        <w:t xml:space="preserve">::=  </w:t>
      </w:r>
      <w:r w:rsidR="00181E16" w:rsidRPr="00CE25AF">
        <w:rPr>
          <w:rStyle w:val="CODE"/>
        </w:rPr>
        <w:t>"</w:t>
      </w:r>
      <w:r w:rsidRPr="00CE25AF">
        <w:rPr>
          <w:rStyle w:val="CODE"/>
        </w:rPr>
        <w:t>0</w:t>
      </w:r>
      <w:r w:rsidR="00181E16" w:rsidRPr="00CE25AF">
        <w:rPr>
          <w:rStyle w:val="CODE"/>
        </w:rPr>
        <w:t>"</w:t>
      </w:r>
      <w:r w:rsidRPr="00CE25AF">
        <w:rPr>
          <w:rStyle w:val="CODE"/>
        </w:rPr>
        <w:t xml:space="preserve">| </w:t>
      </w:r>
      <w:r w:rsidR="00181E16" w:rsidRPr="00CE25AF">
        <w:rPr>
          <w:rStyle w:val="CODE"/>
        </w:rPr>
        <w:t>"</w:t>
      </w:r>
      <w:r w:rsidRPr="00CE25AF">
        <w:rPr>
          <w:rStyle w:val="CODE"/>
        </w:rPr>
        <w:t>1</w:t>
      </w:r>
      <w:r w:rsidR="00181E16" w:rsidRPr="00CE25AF">
        <w:rPr>
          <w:rStyle w:val="CODE"/>
        </w:rPr>
        <w:t>"</w:t>
      </w:r>
      <w:r w:rsidRPr="00CE25AF">
        <w:rPr>
          <w:rStyle w:val="CODE"/>
        </w:rPr>
        <w:t xml:space="preserve"> | </w:t>
      </w:r>
      <w:r w:rsidR="00181E16" w:rsidRPr="00CE25AF">
        <w:rPr>
          <w:rStyle w:val="CODE"/>
        </w:rPr>
        <w:t>"</w:t>
      </w:r>
      <w:r w:rsidRPr="00CE25AF">
        <w:rPr>
          <w:rStyle w:val="CODE"/>
        </w:rPr>
        <w:t>2</w:t>
      </w:r>
      <w:r w:rsidR="00181E16" w:rsidRPr="00CE25AF">
        <w:rPr>
          <w:rStyle w:val="CODE"/>
        </w:rPr>
        <w:t>"</w:t>
      </w:r>
      <w:r w:rsidRPr="00CE25AF">
        <w:rPr>
          <w:rStyle w:val="CODE"/>
        </w:rPr>
        <w:t xml:space="preserve"> | </w:t>
      </w:r>
      <w:r w:rsidR="00181E16" w:rsidRPr="00CE25AF">
        <w:rPr>
          <w:rStyle w:val="CODE"/>
        </w:rPr>
        <w:t>"</w:t>
      </w:r>
      <w:r w:rsidRPr="00CE25AF">
        <w:rPr>
          <w:rStyle w:val="CODE"/>
        </w:rPr>
        <w:t>3</w:t>
      </w:r>
      <w:r w:rsidR="00181E16" w:rsidRPr="00CE25AF">
        <w:rPr>
          <w:rStyle w:val="CODE"/>
        </w:rPr>
        <w:t>"</w:t>
      </w:r>
      <w:r w:rsidRPr="00CE25AF">
        <w:rPr>
          <w:rStyle w:val="CODE"/>
        </w:rPr>
        <w:t xml:space="preserve"> | </w:t>
      </w:r>
      <w:r w:rsidR="00181E16" w:rsidRPr="00CE25AF">
        <w:rPr>
          <w:rStyle w:val="CODE"/>
        </w:rPr>
        <w:t>"</w:t>
      </w:r>
      <w:r w:rsidRPr="00CE25AF">
        <w:rPr>
          <w:rStyle w:val="CODE"/>
        </w:rPr>
        <w:t>4</w:t>
      </w:r>
      <w:r w:rsidR="00181E16" w:rsidRPr="00CE25AF">
        <w:rPr>
          <w:rStyle w:val="CODE"/>
        </w:rPr>
        <w:t>"</w:t>
      </w:r>
      <w:r w:rsidRPr="00CE25AF">
        <w:rPr>
          <w:rStyle w:val="CODE"/>
        </w:rPr>
        <w:t xml:space="preserve"> | </w:t>
      </w:r>
      <w:r w:rsidR="00181E16" w:rsidRPr="00CE25AF">
        <w:rPr>
          <w:rStyle w:val="CODE"/>
        </w:rPr>
        <w:t>"</w:t>
      </w:r>
      <w:r w:rsidRPr="00CE25AF">
        <w:rPr>
          <w:rStyle w:val="CODE"/>
        </w:rPr>
        <w:t>5</w:t>
      </w:r>
      <w:r w:rsidR="00181E16" w:rsidRPr="00CE25AF">
        <w:rPr>
          <w:rStyle w:val="CODE"/>
        </w:rPr>
        <w:t>"</w:t>
      </w:r>
      <w:r w:rsidRPr="00CE25AF">
        <w:rPr>
          <w:rStyle w:val="CODE"/>
        </w:rPr>
        <w:t xml:space="preserve"> | </w:t>
      </w:r>
      <w:r w:rsidR="00181E16" w:rsidRPr="00CE25AF">
        <w:rPr>
          <w:rStyle w:val="CODE"/>
        </w:rPr>
        <w:t>"</w:t>
      </w:r>
      <w:r w:rsidRPr="00CE25AF">
        <w:rPr>
          <w:rStyle w:val="CODE"/>
        </w:rPr>
        <w:t>6</w:t>
      </w:r>
      <w:r w:rsidR="00181E16" w:rsidRPr="00CE25AF">
        <w:rPr>
          <w:rStyle w:val="CODE"/>
        </w:rPr>
        <w:t>"</w:t>
      </w:r>
      <w:r w:rsidRPr="00CE25AF">
        <w:rPr>
          <w:rStyle w:val="CODE"/>
        </w:rPr>
        <w:t xml:space="preserve"> | </w:t>
      </w:r>
      <w:r w:rsidR="00181E16" w:rsidRPr="00CE25AF">
        <w:rPr>
          <w:rStyle w:val="CODE"/>
        </w:rPr>
        <w:t>"</w:t>
      </w:r>
      <w:r w:rsidRPr="00CE25AF">
        <w:rPr>
          <w:rStyle w:val="CODE"/>
        </w:rPr>
        <w:t>7</w:t>
      </w:r>
      <w:r w:rsidR="00181E16" w:rsidRPr="00CE25AF">
        <w:rPr>
          <w:rStyle w:val="CODE"/>
        </w:rPr>
        <w:t>"</w:t>
      </w:r>
      <w:r w:rsidRPr="00CE25AF">
        <w:rPr>
          <w:rStyle w:val="CODE"/>
        </w:rPr>
        <w:t xml:space="preserve"> | </w:t>
      </w:r>
      <w:r w:rsidR="00181E16" w:rsidRPr="00CE25AF">
        <w:rPr>
          <w:rStyle w:val="CODE"/>
        </w:rPr>
        <w:t>"</w:t>
      </w:r>
      <w:r w:rsidRPr="00CE25AF">
        <w:rPr>
          <w:rStyle w:val="CODE"/>
        </w:rPr>
        <w:t>8</w:t>
      </w:r>
      <w:r w:rsidR="00181E16" w:rsidRPr="00CE25AF">
        <w:rPr>
          <w:rStyle w:val="CODE"/>
        </w:rPr>
        <w:t>"</w:t>
      </w:r>
      <w:r w:rsidRPr="00CE25AF">
        <w:rPr>
          <w:rStyle w:val="CODE"/>
        </w:rPr>
        <w:t xml:space="preserve"> | </w:t>
      </w:r>
      <w:r w:rsidR="00181E16" w:rsidRPr="00CE25AF">
        <w:rPr>
          <w:rStyle w:val="CODE"/>
        </w:rPr>
        <w:t>"</w:t>
      </w:r>
      <w:r w:rsidRPr="00CE25AF">
        <w:rPr>
          <w:rStyle w:val="CODE"/>
        </w:rPr>
        <w:t>9</w:t>
      </w:r>
      <w:r w:rsidR="00181E16" w:rsidRPr="00CE25AF">
        <w:rPr>
          <w:rStyle w:val="CODE"/>
        </w:rPr>
        <w:t>"</w:t>
      </w:r>
    </w:p>
    <w:p w14:paraId="398F087E" w14:textId="7A9E690F" w:rsidR="00742DEB" w:rsidRPr="00CE25AF" w:rsidRDefault="00742DEB" w:rsidP="00C72010">
      <w:pPr>
        <w:rPr>
          <w:rStyle w:val="CODE"/>
        </w:rPr>
      </w:pPr>
      <w:r w:rsidRPr="00CE25AF">
        <w:rPr>
          <w:rStyle w:val="CODE"/>
        </w:rPr>
        <w:t>&lt;Character&gt;</w:t>
      </w:r>
      <w:r w:rsidRPr="00CE25AF">
        <w:rPr>
          <w:rStyle w:val="CODE"/>
        </w:rPr>
        <w:tab/>
        <w:t xml:space="preserve">::= </w:t>
      </w:r>
      <w:r w:rsidR="00400F75" w:rsidRPr="00CE25AF">
        <w:rPr>
          <w:rStyle w:val="CODE"/>
        </w:rPr>
        <w:t>characters conformant to regular expression [a..</w:t>
      </w:r>
      <w:proofErr w:type="spellStart"/>
      <w:r w:rsidR="00400F75" w:rsidRPr="00CE25AF">
        <w:rPr>
          <w:rStyle w:val="CODE"/>
        </w:rPr>
        <w:t>zA</w:t>
      </w:r>
      <w:proofErr w:type="spellEnd"/>
      <w:r w:rsidR="00400F75" w:rsidRPr="00CE25AF">
        <w:rPr>
          <w:rStyle w:val="CODE"/>
        </w:rPr>
        <w:t>..Z-]</w:t>
      </w:r>
    </w:p>
    <w:p w14:paraId="41AF964A" w14:textId="77777777" w:rsidR="008F3FA0" w:rsidRPr="00CE25AF" w:rsidRDefault="008F3FA0" w:rsidP="008F3FA0">
      <w:pPr>
        <w:rPr>
          <w:rStyle w:val="CODE"/>
        </w:rPr>
      </w:pPr>
    </w:p>
    <w:p w14:paraId="57684670" w14:textId="2B84E80C" w:rsidR="00430868" w:rsidRPr="00CE25AF" w:rsidRDefault="00ED7574" w:rsidP="00430868">
      <w:pPr>
        <w:rPr>
          <w:lang w:val="en-US"/>
        </w:rPr>
      </w:pPr>
      <w:r w:rsidRPr="00CE25AF">
        <w:rPr>
          <w:lang w:val="en-US"/>
        </w:rPr>
        <w:t xml:space="preserve">Up to this point, </w:t>
      </w:r>
      <w:r w:rsidR="00FE2572" w:rsidRPr="00CE25AF">
        <w:rPr>
          <w:lang w:val="en-US"/>
        </w:rPr>
        <w:t>two</w:t>
      </w:r>
      <w:r w:rsidR="00430868" w:rsidRPr="00CE25AF">
        <w:rPr>
          <w:lang w:val="en-US"/>
        </w:rPr>
        <w:t xml:space="preserve"> data specification</w:t>
      </w:r>
      <w:r w:rsidR="00FE2572" w:rsidRPr="00CE25AF">
        <w:rPr>
          <w:lang w:val="en-US"/>
        </w:rPr>
        <w:t xml:space="preserve"> templates are</w:t>
      </w:r>
      <w:r w:rsidR="00430868" w:rsidRPr="00CE25AF">
        <w:rPr>
          <w:lang w:val="en-US"/>
        </w:rPr>
        <w:t xml:space="preserve"> defined</w:t>
      </w:r>
      <w:r w:rsidR="00FE2572" w:rsidRPr="00CE25AF">
        <w:rPr>
          <w:lang w:val="en-US"/>
        </w:rPr>
        <w:t xml:space="preserve">. </w:t>
      </w:r>
      <w:r w:rsidRPr="00CE25AF">
        <w:rPr>
          <w:lang w:val="en-US"/>
        </w:rPr>
        <w:t>Now we need to define which data specification namespace is to be used f</w:t>
      </w:r>
      <w:r w:rsidR="00FE2572" w:rsidRPr="00CE25AF">
        <w:rPr>
          <w:lang w:val="en-US"/>
        </w:rPr>
        <w:t xml:space="preserve">or every data specification. </w:t>
      </w:r>
    </w:p>
    <w:p w14:paraId="5663171F" w14:textId="0B012510" w:rsidR="00430868" w:rsidRPr="00CE25AF" w:rsidRDefault="00430868" w:rsidP="00430868">
      <w:pPr>
        <w:ind w:left="284"/>
        <w:rPr>
          <w:rStyle w:val="CODE"/>
        </w:rPr>
      </w:pPr>
      <w:r w:rsidRPr="00CE25AF">
        <w:rPr>
          <w:rStyle w:val="CODE"/>
        </w:rPr>
        <w:t xml:space="preserve">&lt;AAS Namespace Qualifier&gt; </w:t>
      </w:r>
      <w:r w:rsidRPr="00CE25AF">
        <w:rPr>
          <w:rStyle w:val="CODE"/>
        </w:rPr>
        <w:tab/>
        <w:t xml:space="preserve">::= </w:t>
      </w:r>
      <w:r w:rsidRPr="00CE25AF">
        <w:rPr>
          <w:rStyle w:val="CODE"/>
        </w:rPr>
        <w:tab/>
      </w:r>
      <w:r w:rsidR="00F639CD" w:rsidRPr="00CE25AF">
        <w:rPr>
          <w:rStyle w:val="CODE"/>
        </w:rPr>
        <w:t>"</w:t>
      </w:r>
      <w:r w:rsidRPr="00CE25AF">
        <w:rPr>
          <w:rStyle w:val="CODE"/>
        </w:rPr>
        <w:t>AAS:</w:t>
      </w:r>
      <w:r w:rsidR="00F639CD" w:rsidRPr="00CE25AF">
        <w:rPr>
          <w:rStyle w:val="CODE"/>
        </w:rPr>
        <w:t>"</w:t>
      </w:r>
      <w:r w:rsidRPr="00CE25AF">
        <w:rPr>
          <w:rStyle w:val="CODE"/>
        </w:rPr>
        <w:t xml:space="preserve"> </w:t>
      </w:r>
    </w:p>
    <w:p w14:paraId="327AD156" w14:textId="77777777" w:rsidR="00430868" w:rsidRPr="00CE25AF" w:rsidRDefault="00430868" w:rsidP="00430868">
      <w:pPr>
        <w:ind w:left="284"/>
        <w:rPr>
          <w:rStyle w:val="CODE"/>
        </w:rPr>
      </w:pPr>
      <w:r w:rsidRPr="00CE25AF">
        <w:rPr>
          <w:rStyle w:val="CODE"/>
        </w:rPr>
        <w:t>&lt;Data Specification Qualifier&gt; ::= defined per Data Specification</w:t>
      </w:r>
    </w:p>
    <w:p w14:paraId="68F1A463" w14:textId="45F79DFF" w:rsidR="000F0446" w:rsidRPr="00CE25AF" w:rsidRDefault="000F0446" w:rsidP="00430868">
      <w:pPr>
        <w:rPr>
          <w:lang w:val="en-US"/>
        </w:rPr>
      </w:pPr>
    </w:p>
    <w:p w14:paraId="2CBD9840" w14:textId="4775088B" w:rsidR="00430868" w:rsidRPr="00CE25AF" w:rsidRDefault="00040316" w:rsidP="00430868">
      <w:pPr>
        <w:rPr>
          <w:lang w:val="en-US"/>
        </w:rPr>
      </w:pPr>
      <w:r w:rsidRPr="00CE25AF">
        <w:rPr>
          <w:lang w:val="en-US"/>
        </w:rPr>
        <w:t>A c</w:t>
      </w:r>
      <w:r w:rsidR="00430868" w:rsidRPr="00CE25AF">
        <w:rPr>
          <w:lang w:val="en-US"/>
        </w:rPr>
        <w:t xml:space="preserve">oncrete unique identifier is defined as follows: </w:t>
      </w:r>
    </w:p>
    <w:p w14:paraId="00869816" w14:textId="6E71245F" w:rsidR="00430868" w:rsidRPr="00950C6B" w:rsidRDefault="00430868" w:rsidP="00430868">
      <w:pPr>
        <w:ind w:left="284"/>
        <w:rPr>
          <w:rStyle w:val="CODE"/>
          <w:lang w:val="fr-FR"/>
        </w:rPr>
      </w:pPr>
      <w:r w:rsidRPr="00950C6B">
        <w:rPr>
          <w:rStyle w:val="CODE"/>
          <w:lang w:val="fr-FR"/>
        </w:rPr>
        <w:t xml:space="preserve">&lt;AAS Unique Concept Identifier&gt; </w:t>
      </w:r>
      <w:r w:rsidRPr="00950C6B">
        <w:rPr>
          <w:rStyle w:val="CODE"/>
          <w:lang w:val="fr-FR"/>
        </w:rPr>
        <w:tab/>
        <w:t>::= (&lt;</w:t>
      </w:r>
      <w:proofErr w:type="spellStart"/>
      <w:r w:rsidRPr="00950C6B">
        <w:rPr>
          <w:rStyle w:val="CODE"/>
          <w:lang w:val="fr-FR"/>
        </w:rPr>
        <w:t>Namespace</w:t>
      </w:r>
      <w:proofErr w:type="spellEnd"/>
      <w:r w:rsidRPr="00950C6B">
        <w:rPr>
          <w:rStyle w:val="CODE"/>
          <w:lang w:val="fr-FR"/>
        </w:rPr>
        <w:t>&gt; | &lt;</w:t>
      </w:r>
      <w:proofErr w:type="spellStart"/>
      <w:r w:rsidRPr="00950C6B">
        <w:rPr>
          <w:rStyle w:val="CODE"/>
          <w:lang w:val="fr-FR"/>
        </w:rPr>
        <w:t>Namespace</w:t>
      </w:r>
      <w:proofErr w:type="spellEnd"/>
      <w:r w:rsidRPr="00950C6B">
        <w:rPr>
          <w:rStyle w:val="CODE"/>
          <w:lang w:val="fr-FR"/>
        </w:rPr>
        <w:t xml:space="preserve"> Qualifier&gt;)</w:t>
      </w:r>
      <w:r w:rsidR="00F639CD" w:rsidRPr="00950C6B">
        <w:rPr>
          <w:rStyle w:val="CODE"/>
          <w:lang w:val="fr-FR"/>
        </w:rPr>
        <w:t xml:space="preserve"> "</w:t>
      </w:r>
      <w:r w:rsidRPr="00950C6B">
        <w:rPr>
          <w:rStyle w:val="CODE"/>
          <w:lang w:val="fr-FR"/>
        </w:rPr>
        <w:t>/</w:t>
      </w:r>
      <w:r w:rsidR="00F639CD" w:rsidRPr="00950C6B">
        <w:rPr>
          <w:rStyle w:val="CODE"/>
          <w:lang w:val="fr-FR"/>
        </w:rPr>
        <w:t xml:space="preserve">" </w:t>
      </w:r>
      <w:r w:rsidRPr="00950C6B">
        <w:rPr>
          <w:rStyle w:val="CODE"/>
          <w:lang w:val="fr-FR"/>
        </w:rPr>
        <w:t>&lt;AAS Concept Identifier&gt;</w:t>
      </w:r>
    </w:p>
    <w:p w14:paraId="46852662" w14:textId="2A72B794" w:rsidR="00430868" w:rsidRPr="00950C6B" w:rsidRDefault="00430868" w:rsidP="00430868">
      <w:pPr>
        <w:ind w:left="284"/>
        <w:rPr>
          <w:rStyle w:val="CODE"/>
          <w:lang w:val="fr-FR"/>
        </w:rPr>
      </w:pPr>
      <w:r w:rsidRPr="00950C6B">
        <w:rPr>
          <w:rStyle w:val="CODE"/>
          <w:lang w:val="fr-FR"/>
        </w:rPr>
        <w:t>&lt;AAS Concept Identifier&gt;</w:t>
      </w:r>
      <w:r w:rsidRPr="00950C6B">
        <w:rPr>
          <w:rStyle w:val="CODE"/>
          <w:lang w:val="fr-FR"/>
        </w:rPr>
        <w:tab/>
        <w:t>::= &lt;AAS Class Name&gt;</w:t>
      </w:r>
      <w:r w:rsidR="002B1F55" w:rsidRPr="00950C6B">
        <w:rPr>
          <w:rStyle w:val="CODE"/>
          <w:lang w:val="fr-FR"/>
        </w:rPr>
        <w:t xml:space="preserve"> </w:t>
      </w:r>
      <w:r w:rsidRPr="00950C6B">
        <w:rPr>
          <w:rStyle w:val="CODE"/>
          <w:lang w:val="fr-FR"/>
        </w:rPr>
        <w:t>[(</w:t>
      </w:r>
      <w:r w:rsidR="002B1F55" w:rsidRPr="00950C6B">
        <w:rPr>
          <w:rStyle w:val="CODE"/>
          <w:lang w:val="fr-FR"/>
        </w:rPr>
        <w:t xml:space="preserve"> </w:t>
      </w:r>
      <w:r w:rsidRPr="00950C6B">
        <w:rPr>
          <w:rStyle w:val="CODE"/>
          <w:lang w:val="fr-FR"/>
        </w:rPr>
        <w:t xml:space="preserve">&lt;AAS </w:t>
      </w:r>
      <w:proofErr w:type="spellStart"/>
      <w:r w:rsidRPr="00950C6B">
        <w:rPr>
          <w:rStyle w:val="CODE"/>
          <w:lang w:val="fr-FR"/>
        </w:rPr>
        <w:t>Attribute</w:t>
      </w:r>
      <w:proofErr w:type="spellEnd"/>
      <w:r w:rsidRPr="00950C6B">
        <w:rPr>
          <w:rStyle w:val="CODE"/>
          <w:lang w:val="fr-FR"/>
        </w:rPr>
        <w:t>&gt;</w:t>
      </w:r>
      <w:r w:rsidR="002B1F55" w:rsidRPr="00950C6B">
        <w:rPr>
          <w:rStyle w:val="CODE"/>
          <w:lang w:val="fr-FR"/>
        </w:rPr>
        <w:t xml:space="preserve"> </w:t>
      </w:r>
      <w:r w:rsidRPr="00950C6B">
        <w:rPr>
          <w:rStyle w:val="CODE"/>
          <w:lang w:val="fr-FR"/>
        </w:rPr>
        <w:t>|</w:t>
      </w:r>
      <w:r w:rsidR="002B1F55" w:rsidRPr="00950C6B">
        <w:rPr>
          <w:rStyle w:val="CODE"/>
          <w:lang w:val="fr-FR"/>
        </w:rPr>
        <w:t xml:space="preserve"> </w:t>
      </w:r>
      <w:r w:rsidRPr="00950C6B">
        <w:rPr>
          <w:rStyle w:val="CODE"/>
          <w:lang w:val="fr-FR"/>
        </w:rPr>
        <w:t xml:space="preserve">&lt;AAS </w:t>
      </w:r>
      <w:proofErr w:type="spellStart"/>
      <w:r w:rsidRPr="00950C6B">
        <w:rPr>
          <w:rStyle w:val="CODE"/>
          <w:lang w:val="fr-FR"/>
        </w:rPr>
        <w:t>Enumeration</w:t>
      </w:r>
      <w:proofErr w:type="spellEnd"/>
      <w:r w:rsidR="002B1F55" w:rsidRPr="00950C6B">
        <w:rPr>
          <w:rStyle w:val="CODE"/>
          <w:lang w:val="fr-FR"/>
        </w:rPr>
        <w:t xml:space="preserve"> </w:t>
      </w:r>
      <w:r w:rsidRPr="00950C6B">
        <w:rPr>
          <w:rStyle w:val="CODE"/>
          <w:lang w:val="fr-FR"/>
        </w:rPr>
        <w:t xml:space="preserve">&gt;)] </w:t>
      </w:r>
    </w:p>
    <w:p w14:paraId="7D1E65C0" w14:textId="0898BC59" w:rsidR="00430868" w:rsidRPr="00950C6B" w:rsidRDefault="00430868">
      <w:pPr>
        <w:ind w:left="284"/>
        <w:rPr>
          <w:rStyle w:val="CODE"/>
          <w:lang w:val="fr-FR"/>
        </w:rPr>
      </w:pPr>
      <w:r w:rsidRPr="00950C6B">
        <w:rPr>
          <w:rStyle w:val="CODE"/>
          <w:lang w:val="fr-FR"/>
        </w:rPr>
        <w:t xml:space="preserve">&lt;AAS </w:t>
      </w:r>
      <w:proofErr w:type="spellStart"/>
      <w:r w:rsidRPr="00950C6B">
        <w:rPr>
          <w:rStyle w:val="CODE"/>
          <w:lang w:val="fr-FR"/>
        </w:rPr>
        <w:t>Attribute</w:t>
      </w:r>
      <w:proofErr w:type="spellEnd"/>
      <w:r w:rsidRPr="00950C6B">
        <w:rPr>
          <w:rStyle w:val="CODE"/>
          <w:lang w:val="fr-FR"/>
        </w:rPr>
        <w:t>&gt;</w:t>
      </w:r>
      <w:r w:rsidRPr="00950C6B">
        <w:rPr>
          <w:rStyle w:val="CODE"/>
          <w:lang w:val="fr-FR"/>
        </w:rPr>
        <w:tab/>
        <w:t xml:space="preserve">::= </w:t>
      </w:r>
      <w:r w:rsidR="00F639CD" w:rsidRPr="00950C6B">
        <w:rPr>
          <w:rStyle w:val="CODE"/>
          <w:lang w:val="fr-FR"/>
        </w:rPr>
        <w:t>"</w:t>
      </w:r>
      <w:r w:rsidRPr="00950C6B">
        <w:rPr>
          <w:rStyle w:val="CODE"/>
          <w:lang w:val="fr-FR"/>
        </w:rPr>
        <w:t>/</w:t>
      </w:r>
      <w:r w:rsidR="00F639CD" w:rsidRPr="00950C6B">
        <w:rPr>
          <w:rStyle w:val="CODE"/>
          <w:lang w:val="fr-FR"/>
        </w:rPr>
        <w:t xml:space="preserve">" </w:t>
      </w:r>
      <w:r w:rsidRPr="00950C6B">
        <w:rPr>
          <w:rStyle w:val="CODE"/>
          <w:lang w:val="fr-FR"/>
        </w:rPr>
        <w:t xml:space="preserve">&lt;AAS </w:t>
      </w:r>
      <w:proofErr w:type="spellStart"/>
      <w:r w:rsidRPr="00950C6B">
        <w:rPr>
          <w:rStyle w:val="CODE"/>
          <w:lang w:val="fr-FR"/>
        </w:rPr>
        <w:t>Attribute</w:t>
      </w:r>
      <w:proofErr w:type="spellEnd"/>
      <w:r w:rsidRPr="00950C6B">
        <w:rPr>
          <w:rStyle w:val="CODE"/>
          <w:lang w:val="fr-FR"/>
        </w:rPr>
        <w:t xml:space="preserve"> Name&gt;</w:t>
      </w:r>
      <w:r w:rsidR="002B1F55" w:rsidRPr="00950C6B">
        <w:rPr>
          <w:rStyle w:val="CODE"/>
          <w:lang w:val="fr-FR"/>
        </w:rPr>
        <w:t xml:space="preserve"> </w:t>
      </w:r>
      <w:r w:rsidRPr="00950C6B">
        <w:rPr>
          <w:rStyle w:val="CODE"/>
          <w:lang w:val="fr-FR"/>
        </w:rPr>
        <w:t>[{</w:t>
      </w:r>
      <w:r w:rsidR="00F639CD" w:rsidRPr="00950C6B">
        <w:rPr>
          <w:rStyle w:val="CODE"/>
          <w:lang w:val="fr-FR"/>
        </w:rPr>
        <w:t xml:space="preserve"> "</w:t>
      </w:r>
      <w:r w:rsidRPr="00950C6B">
        <w:rPr>
          <w:rStyle w:val="CODE"/>
          <w:lang w:val="fr-FR"/>
        </w:rPr>
        <w:t>/</w:t>
      </w:r>
      <w:r w:rsidR="00F639CD" w:rsidRPr="00950C6B">
        <w:rPr>
          <w:rStyle w:val="CODE"/>
          <w:lang w:val="fr-FR"/>
        </w:rPr>
        <w:t xml:space="preserve">" </w:t>
      </w:r>
      <w:r w:rsidRPr="00950C6B">
        <w:rPr>
          <w:rStyle w:val="CODE"/>
          <w:lang w:val="fr-FR"/>
        </w:rPr>
        <w:t xml:space="preserve">&lt;AAS </w:t>
      </w:r>
      <w:proofErr w:type="spellStart"/>
      <w:r w:rsidRPr="00950C6B">
        <w:rPr>
          <w:rStyle w:val="CODE"/>
          <w:lang w:val="fr-FR"/>
        </w:rPr>
        <w:t>Attribute</w:t>
      </w:r>
      <w:proofErr w:type="spellEnd"/>
      <w:r w:rsidRPr="00950C6B">
        <w:rPr>
          <w:rStyle w:val="CODE"/>
          <w:lang w:val="fr-FR"/>
        </w:rPr>
        <w:t xml:space="preserve"> Name&gt;}*</w:t>
      </w:r>
      <w:r w:rsidR="002B1F55" w:rsidRPr="00950C6B">
        <w:rPr>
          <w:rStyle w:val="CODE"/>
          <w:lang w:val="fr-FR"/>
        </w:rPr>
        <w:t xml:space="preserve"> </w:t>
      </w:r>
      <w:r w:rsidRPr="00950C6B">
        <w:rPr>
          <w:rStyle w:val="CODE"/>
          <w:lang w:val="fr-FR"/>
        </w:rPr>
        <w:t>]</w:t>
      </w:r>
    </w:p>
    <w:p w14:paraId="12326E7D" w14:textId="54196590" w:rsidR="00430868" w:rsidRPr="00950C6B" w:rsidRDefault="00430868" w:rsidP="00430868">
      <w:pPr>
        <w:ind w:left="284"/>
        <w:rPr>
          <w:rStyle w:val="CODE"/>
          <w:lang w:val="fr-FR"/>
        </w:rPr>
      </w:pPr>
      <w:r w:rsidRPr="00950C6B">
        <w:rPr>
          <w:rStyle w:val="CODE"/>
          <w:lang w:val="fr-FR"/>
        </w:rPr>
        <w:t xml:space="preserve">&lt;AAS </w:t>
      </w:r>
      <w:proofErr w:type="spellStart"/>
      <w:r w:rsidRPr="00950C6B">
        <w:rPr>
          <w:rStyle w:val="CODE"/>
          <w:lang w:val="fr-FR"/>
        </w:rPr>
        <w:t>Enumeration</w:t>
      </w:r>
      <w:proofErr w:type="spellEnd"/>
      <w:r w:rsidRPr="00950C6B">
        <w:rPr>
          <w:rStyle w:val="CODE"/>
          <w:lang w:val="fr-FR"/>
        </w:rPr>
        <w:t>&gt;</w:t>
      </w:r>
      <w:r w:rsidRPr="00950C6B">
        <w:rPr>
          <w:rStyle w:val="CODE"/>
          <w:lang w:val="fr-FR"/>
        </w:rPr>
        <w:tab/>
        <w:t>::= [{</w:t>
      </w:r>
      <w:r w:rsidR="00F639CD" w:rsidRPr="00950C6B">
        <w:rPr>
          <w:rStyle w:val="CODE"/>
          <w:lang w:val="fr-FR"/>
        </w:rPr>
        <w:t xml:space="preserve"> "</w:t>
      </w:r>
      <w:r w:rsidRPr="00950C6B">
        <w:rPr>
          <w:rStyle w:val="CODE"/>
          <w:lang w:val="fr-FR"/>
        </w:rPr>
        <w:t>/</w:t>
      </w:r>
      <w:r w:rsidR="00F639CD" w:rsidRPr="00950C6B">
        <w:rPr>
          <w:rStyle w:val="CODE"/>
          <w:lang w:val="fr-FR"/>
        </w:rPr>
        <w:t xml:space="preserve">" </w:t>
      </w:r>
      <w:r w:rsidRPr="00950C6B">
        <w:rPr>
          <w:rStyle w:val="CODE"/>
          <w:lang w:val="fr-FR"/>
        </w:rPr>
        <w:t xml:space="preserve">&lt;AAS </w:t>
      </w:r>
      <w:proofErr w:type="spellStart"/>
      <w:r w:rsidRPr="00950C6B">
        <w:rPr>
          <w:rStyle w:val="CODE"/>
          <w:lang w:val="fr-FR"/>
        </w:rPr>
        <w:t>Attribute</w:t>
      </w:r>
      <w:proofErr w:type="spellEnd"/>
      <w:r w:rsidRPr="00950C6B">
        <w:rPr>
          <w:rStyle w:val="CODE"/>
          <w:lang w:val="fr-FR"/>
        </w:rPr>
        <w:t xml:space="preserve"> Name&gt;}*]</w:t>
      </w:r>
      <w:r w:rsidR="00F639CD" w:rsidRPr="00950C6B">
        <w:rPr>
          <w:rStyle w:val="CODE"/>
          <w:lang w:val="fr-FR"/>
        </w:rPr>
        <w:t xml:space="preserve"> "</w:t>
      </w:r>
      <w:r w:rsidRPr="00950C6B">
        <w:rPr>
          <w:rStyle w:val="CODE"/>
          <w:lang w:val="fr-FR"/>
        </w:rPr>
        <w:t>/</w:t>
      </w:r>
      <w:r w:rsidR="00F639CD" w:rsidRPr="00950C6B">
        <w:rPr>
          <w:rStyle w:val="CODE"/>
          <w:lang w:val="fr-FR"/>
        </w:rPr>
        <w:t xml:space="preserve">" </w:t>
      </w:r>
      <w:r w:rsidRPr="00950C6B">
        <w:rPr>
          <w:rStyle w:val="CODE"/>
          <w:lang w:val="fr-FR"/>
        </w:rPr>
        <w:t xml:space="preserve">&lt;AAS </w:t>
      </w:r>
      <w:proofErr w:type="spellStart"/>
      <w:r w:rsidRPr="00950C6B">
        <w:rPr>
          <w:rStyle w:val="CODE"/>
          <w:lang w:val="fr-FR"/>
        </w:rPr>
        <w:t>Enumeration</w:t>
      </w:r>
      <w:proofErr w:type="spellEnd"/>
      <w:r w:rsidRPr="00950C6B">
        <w:rPr>
          <w:rStyle w:val="CODE"/>
          <w:lang w:val="fr-FR"/>
        </w:rPr>
        <w:t xml:space="preserve"> Value&gt;</w:t>
      </w:r>
    </w:p>
    <w:p w14:paraId="33C56F14" w14:textId="77777777" w:rsidR="00430868" w:rsidRPr="00373A9F" w:rsidRDefault="00430868" w:rsidP="00430868">
      <w:pPr>
        <w:rPr>
          <w:lang w:val="fr-BE"/>
        </w:rPr>
      </w:pPr>
    </w:p>
    <w:p w14:paraId="3843188D" w14:textId="6D5A3900" w:rsidR="00430868" w:rsidRPr="00373A9F" w:rsidRDefault="00430868" w:rsidP="00430868">
      <w:pPr>
        <w:rPr>
          <w:b/>
          <w:u w:val="single"/>
          <w:lang w:val="fr-BE"/>
        </w:rPr>
      </w:pPr>
      <w:proofErr w:type="spellStart"/>
      <w:r w:rsidRPr="00373A9F">
        <w:rPr>
          <w:u w:val="single"/>
          <w:lang w:val="fr-BE"/>
        </w:rPr>
        <w:t>Examples</w:t>
      </w:r>
      <w:proofErr w:type="spellEnd"/>
      <w:r w:rsidRPr="00373A9F">
        <w:rPr>
          <w:u w:val="single"/>
          <w:lang w:val="fr-BE"/>
        </w:rPr>
        <w:t xml:space="preserve"> for </w:t>
      </w:r>
      <w:proofErr w:type="spellStart"/>
      <w:r w:rsidRPr="00373A9F">
        <w:rPr>
          <w:u w:val="single"/>
          <w:lang w:val="fr-BE"/>
        </w:rPr>
        <w:t>valid</w:t>
      </w:r>
      <w:proofErr w:type="spellEnd"/>
      <w:r w:rsidRPr="00373A9F">
        <w:rPr>
          <w:u w:val="single"/>
          <w:lang w:val="fr-BE"/>
        </w:rPr>
        <w:t xml:space="preserve"> unique </w:t>
      </w:r>
      <w:r w:rsidR="000F7E83" w:rsidRPr="00373A9F">
        <w:rPr>
          <w:u w:val="single"/>
          <w:lang w:val="fr-BE"/>
        </w:rPr>
        <w:t>Asset Administration Shell</w:t>
      </w:r>
      <w:r w:rsidRPr="00373A9F">
        <w:rPr>
          <w:u w:val="single"/>
          <w:lang w:val="fr-BE"/>
        </w:rPr>
        <w:t xml:space="preserve"> </w:t>
      </w:r>
      <w:r w:rsidR="00A24E82" w:rsidRPr="00373A9F">
        <w:rPr>
          <w:u w:val="single"/>
          <w:lang w:val="fr-BE"/>
        </w:rPr>
        <w:t>c</w:t>
      </w:r>
      <w:r w:rsidRPr="00373A9F">
        <w:rPr>
          <w:u w:val="single"/>
          <w:lang w:val="fr-BE"/>
        </w:rPr>
        <w:t xml:space="preserve">oncept </w:t>
      </w:r>
      <w:proofErr w:type="spellStart"/>
      <w:r w:rsidR="00BA02F2" w:rsidRPr="00373A9F">
        <w:rPr>
          <w:u w:val="single"/>
          <w:lang w:val="fr-BE"/>
        </w:rPr>
        <w:t>identifier</w:t>
      </w:r>
      <w:r w:rsidRPr="00373A9F">
        <w:rPr>
          <w:u w:val="single"/>
          <w:lang w:val="fr-BE"/>
        </w:rPr>
        <w:t>s</w:t>
      </w:r>
      <w:proofErr w:type="spellEnd"/>
      <w:r w:rsidRPr="00373A9F">
        <w:rPr>
          <w:u w:val="single"/>
          <w:lang w:val="fr-BE"/>
        </w:rPr>
        <w:t>:</w:t>
      </w:r>
    </w:p>
    <w:p w14:paraId="01119B3D" w14:textId="72129649" w:rsidR="00430868" w:rsidRPr="002670C6" w:rsidRDefault="00430868" w:rsidP="00C72010">
      <w:pPr>
        <w:ind w:left="284"/>
        <w:rPr>
          <w:rStyle w:val="CODE"/>
          <w:lang w:val="fr-FR"/>
        </w:rPr>
      </w:pPr>
      <w:r w:rsidRPr="002670C6">
        <w:rPr>
          <w:rStyle w:val="CODE"/>
          <w:lang w:val="fr-FR"/>
        </w:rPr>
        <w:t>http</w:t>
      </w:r>
      <w:r w:rsidR="00606A9F" w:rsidRPr="002670C6">
        <w:rPr>
          <w:rStyle w:val="CODE"/>
          <w:lang w:val="fr-FR"/>
        </w:rPr>
        <w:t>s</w:t>
      </w:r>
      <w:r w:rsidRPr="002670C6">
        <w:rPr>
          <w:rStyle w:val="CODE"/>
          <w:lang w:val="fr-FR"/>
        </w:rPr>
        <w:t>://admin-shell.io/aas/2/0/AssetAdministrationShell/administration/version</w:t>
      </w:r>
    </w:p>
    <w:p w14:paraId="1B7D279D" w14:textId="77777777" w:rsidR="00430868" w:rsidRPr="002670C6" w:rsidRDefault="00430868" w:rsidP="00C72010">
      <w:pPr>
        <w:ind w:left="284"/>
        <w:rPr>
          <w:rStyle w:val="CODE"/>
          <w:lang w:val="fr-FR"/>
        </w:rPr>
      </w:pPr>
      <w:proofErr w:type="spellStart"/>
      <w:r w:rsidRPr="002670C6">
        <w:rPr>
          <w:rStyle w:val="CODE"/>
          <w:lang w:val="fr-FR"/>
        </w:rPr>
        <w:t>AAS:AssetAdministrationShell</w:t>
      </w:r>
      <w:proofErr w:type="spellEnd"/>
      <w:r w:rsidRPr="002670C6">
        <w:rPr>
          <w:rStyle w:val="CODE"/>
          <w:lang w:val="fr-FR"/>
        </w:rPr>
        <w:t>/administration/version</w:t>
      </w:r>
    </w:p>
    <w:p w14:paraId="2B656B35" w14:textId="383FC741" w:rsidR="00430868" w:rsidRPr="00CE25AF" w:rsidRDefault="00430868" w:rsidP="00C72010">
      <w:pPr>
        <w:ind w:left="284"/>
        <w:rPr>
          <w:rStyle w:val="CODE"/>
        </w:rPr>
      </w:pPr>
      <w:proofErr w:type="spellStart"/>
      <w:r w:rsidRPr="00CE25AF">
        <w:rPr>
          <w:rStyle w:val="CODE"/>
        </w:rPr>
        <w:t>AAS:Asset</w:t>
      </w:r>
      <w:r w:rsidR="00647E56" w:rsidRPr="00CE25AF">
        <w:rPr>
          <w:rStyle w:val="CODE"/>
        </w:rPr>
        <w:t>Information</w:t>
      </w:r>
      <w:proofErr w:type="spellEnd"/>
      <w:r w:rsidRPr="00CE25AF">
        <w:rPr>
          <w:rStyle w:val="CODE"/>
        </w:rPr>
        <w:t>/</w:t>
      </w:r>
      <w:proofErr w:type="spellStart"/>
      <w:r w:rsidR="00647E56" w:rsidRPr="00CE25AF">
        <w:rPr>
          <w:rStyle w:val="CODE"/>
        </w:rPr>
        <w:t>assetK</w:t>
      </w:r>
      <w:r w:rsidRPr="00CE25AF">
        <w:rPr>
          <w:rStyle w:val="CODE"/>
        </w:rPr>
        <w:t>ind</w:t>
      </w:r>
      <w:proofErr w:type="spellEnd"/>
      <w:r w:rsidRPr="00CE25AF">
        <w:rPr>
          <w:rStyle w:val="CODE"/>
        </w:rPr>
        <w:t>/Instance</w:t>
      </w:r>
    </w:p>
    <w:p w14:paraId="6CCEA5EF" w14:textId="77777777" w:rsidR="00430868" w:rsidRPr="00CE25AF" w:rsidRDefault="00430868" w:rsidP="00430868">
      <w:pPr>
        <w:rPr>
          <w:lang w:val="en-US"/>
        </w:rPr>
      </w:pPr>
    </w:p>
    <w:p w14:paraId="4EC0A391" w14:textId="23618DCA" w:rsidR="00430868" w:rsidRPr="00CE25AF" w:rsidRDefault="00430868" w:rsidP="00430868">
      <w:pPr>
        <w:rPr>
          <w:lang w:val="en-US"/>
        </w:rPr>
      </w:pPr>
      <w:r w:rsidRPr="00CE25AF">
        <w:rPr>
          <w:lang w:val="en-US"/>
        </w:rPr>
        <w:t xml:space="preserve">The application of the pattern is explained </w:t>
      </w:r>
      <w:r w:rsidR="00ED7574" w:rsidRPr="00CE25AF">
        <w:rPr>
          <w:lang w:val="en-US"/>
        </w:rPr>
        <w:t>as follows</w:t>
      </w:r>
      <w:r w:rsidRPr="00CE25AF">
        <w:rPr>
          <w:lang w:val="en-US"/>
        </w:rPr>
        <w:t>:</w:t>
      </w:r>
    </w:p>
    <w:p w14:paraId="4F4FDCE6" w14:textId="090801F8" w:rsidR="00430868" w:rsidRPr="00CE25AF" w:rsidRDefault="00430868" w:rsidP="00430868">
      <w:pPr>
        <w:rPr>
          <w:lang w:val="en-US"/>
        </w:rPr>
      </w:pPr>
      <w:r w:rsidRPr="00CE25AF">
        <w:rPr>
          <w:lang w:val="en-US"/>
        </w:rPr>
        <w:t xml:space="preserve">The concept identifier of a Class follows the pattern </w:t>
      </w:r>
    </w:p>
    <w:p w14:paraId="45DA3A9F" w14:textId="77777777" w:rsidR="00430868" w:rsidRPr="00CE25AF" w:rsidRDefault="00430868" w:rsidP="00430868">
      <w:pPr>
        <w:ind w:firstLine="284"/>
        <w:rPr>
          <w:i/>
          <w:lang w:val="en-US"/>
        </w:rPr>
      </w:pPr>
      <w:r w:rsidRPr="00CE25AF">
        <w:rPr>
          <w:i/>
          <w:lang w:val="en-US"/>
        </w:rPr>
        <w:t>&lt;</w:t>
      </w:r>
      <w:r w:rsidRPr="00CE25AF">
        <w:rPr>
          <w:rStyle w:val="CODE"/>
        </w:rPr>
        <w:t>AAS Class name&gt;</w:t>
      </w:r>
    </w:p>
    <w:p w14:paraId="6007C226" w14:textId="611E3B1D" w:rsidR="00430868" w:rsidRPr="00CE25AF" w:rsidRDefault="00430868" w:rsidP="00430868">
      <w:pPr>
        <w:rPr>
          <w:lang w:val="en-US"/>
        </w:rPr>
      </w:pPr>
      <w:r w:rsidRPr="00CE25AF">
        <w:rPr>
          <w:lang w:val="en-US"/>
        </w:rPr>
        <w:t xml:space="preserve">This also </w:t>
      </w:r>
      <w:r w:rsidR="00ED7574" w:rsidRPr="00CE25AF">
        <w:rPr>
          <w:lang w:val="en-US"/>
        </w:rPr>
        <w:t>applies to</w:t>
      </w:r>
      <w:r w:rsidRPr="00CE25AF">
        <w:rPr>
          <w:lang w:val="en-US"/>
        </w:rPr>
        <w:t xml:space="preserve"> abstract classes and types including </w:t>
      </w:r>
      <w:r w:rsidR="00ED7574" w:rsidRPr="00CE25AF">
        <w:rPr>
          <w:lang w:val="en-US"/>
        </w:rPr>
        <w:t>e</w:t>
      </w:r>
      <w:r w:rsidRPr="00CE25AF">
        <w:rPr>
          <w:lang w:val="en-US"/>
        </w:rPr>
        <w:t>numerations.</w:t>
      </w:r>
    </w:p>
    <w:p w14:paraId="5CF239E3" w14:textId="3949A039" w:rsidR="00A53684" w:rsidRPr="00CE25AF" w:rsidRDefault="000F6CD9" w:rsidP="00430868">
      <w:pPr>
        <w:rPr>
          <w:u w:val="single"/>
          <w:lang w:val="en-US"/>
        </w:rPr>
      </w:pPr>
      <w:r w:rsidRPr="00CE25AF">
        <w:rPr>
          <w:u w:val="single"/>
          <w:lang w:val="en-US"/>
        </w:rPr>
        <w:t>Valid e</w:t>
      </w:r>
      <w:r w:rsidR="00430868" w:rsidRPr="00CE25AF">
        <w:rPr>
          <w:u w:val="single"/>
          <w:lang w:val="en-US"/>
        </w:rPr>
        <w:t xml:space="preserve">xamples: </w:t>
      </w:r>
    </w:p>
    <w:p w14:paraId="6CD05004" w14:textId="77777777" w:rsidR="00156F23" w:rsidRPr="00CE25AF" w:rsidRDefault="00430868" w:rsidP="00430868">
      <w:pPr>
        <w:rPr>
          <w:rStyle w:val="CODE"/>
        </w:rPr>
      </w:pPr>
      <w:proofErr w:type="spellStart"/>
      <w:r w:rsidRPr="00CE25AF">
        <w:rPr>
          <w:rStyle w:val="CODE"/>
        </w:rPr>
        <w:t>AAS:Submodel</w:t>
      </w:r>
      <w:proofErr w:type="spellEnd"/>
    </w:p>
    <w:p w14:paraId="66E98D74" w14:textId="589481D9" w:rsidR="00156F23" w:rsidRPr="00CE25AF" w:rsidRDefault="00430868" w:rsidP="00430868">
      <w:pPr>
        <w:rPr>
          <w:rStyle w:val="CODE"/>
        </w:rPr>
      </w:pPr>
      <w:proofErr w:type="spellStart"/>
      <w:r w:rsidRPr="00CE25AF">
        <w:rPr>
          <w:rStyle w:val="CODE"/>
        </w:rPr>
        <w:t>AAS:Qualifier</w:t>
      </w:r>
      <w:proofErr w:type="spellEnd"/>
    </w:p>
    <w:p w14:paraId="59A0419B" w14:textId="26D916BC" w:rsidR="00156F23" w:rsidRPr="00CE25AF" w:rsidRDefault="00430868" w:rsidP="00430868">
      <w:pPr>
        <w:rPr>
          <w:rStyle w:val="CODE"/>
        </w:rPr>
      </w:pPr>
      <w:proofErr w:type="spellStart"/>
      <w:r w:rsidRPr="00CE25AF">
        <w:rPr>
          <w:rStyle w:val="CODE"/>
        </w:rPr>
        <w:t>AAS:Reference</w:t>
      </w:r>
      <w:proofErr w:type="spellEnd"/>
    </w:p>
    <w:p w14:paraId="610318BE" w14:textId="77777777" w:rsidR="00156F23" w:rsidRPr="00CE25AF" w:rsidRDefault="00A67DC4" w:rsidP="00430868">
      <w:pPr>
        <w:rPr>
          <w:rStyle w:val="CODE"/>
        </w:rPr>
      </w:pPr>
      <w:proofErr w:type="spellStart"/>
      <w:r w:rsidRPr="00CE25AF">
        <w:rPr>
          <w:rStyle w:val="CODE"/>
        </w:rPr>
        <w:t>Content</w:t>
      </w:r>
      <w:r w:rsidR="00430868" w:rsidRPr="00CE25AF">
        <w:rPr>
          <w:rStyle w:val="CODE"/>
        </w:rPr>
        <w:t>Type</w:t>
      </w:r>
      <w:proofErr w:type="spellEnd"/>
    </w:p>
    <w:p w14:paraId="24B00439" w14:textId="64F8120E" w:rsidR="00430868" w:rsidRPr="00CE25AF" w:rsidRDefault="00B51488" w:rsidP="00430868">
      <w:pPr>
        <w:rPr>
          <w:rStyle w:val="CODE"/>
        </w:rPr>
      </w:pPr>
      <w:proofErr w:type="spellStart"/>
      <w:r w:rsidRPr="00CE25AF">
        <w:rPr>
          <w:rStyle w:val="CODE"/>
        </w:rPr>
        <w:t>AAS:</w:t>
      </w:r>
      <w:r w:rsidR="001A6874" w:rsidRPr="00CE25AF">
        <w:rPr>
          <w:rStyle w:val="CODE"/>
        </w:rPr>
        <w:t>KeyTypes</w:t>
      </w:r>
      <w:proofErr w:type="spellEnd"/>
    </w:p>
    <w:p w14:paraId="0F9EBF13" w14:textId="32C96F0B" w:rsidR="00430868" w:rsidRPr="00CE25AF" w:rsidRDefault="00430868" w:rsidP="00430868">
      <w:pPr>
        <w:rPr>
          <w:lang w:val="en-US"/>
        </w:rPr>
      </w:pPr>
      <w:r w:rsidRPr="00CE25AF">
        <w:rPr>
          <w:lang w:val="en-US"/>
        </w:rPr>
        <w:t xml:space="preserve">Attributes of </w:t>
      </w:r>
      <w:r w:rsidR="00ED7574" w:rsidRPr="00CE25AF">
        <w:rPr>
          <w:lang w:val="en-US"/>
        </w:rPr>
        <w:t>c</w:t>
      </w:r>
      <w:r w:rsidRPr="00CE25AF">
        <w:rPr>
          <w:lang w:val="en-US"/>
        </w:rPr>
        <w:t xml:space="preserve">lasses are separated by </w:t>
      </w:r>
      <w:r w:rsidR="00F639CD" w:rsidRPr="00CE25AF">
        <w:rPr>
          <w:lang w:val="en-US"/>
        </w:rPr>
        <w:t>"</w:t>
      </w:r>
      <w:r w:rsidRPr="00CE25AF">
        <w:rPr>
          <w:lang w:val="en-US"/>
        </w:rPr>
        <w:t>/</w:t>
      </w:r>
      <w:r w:rsidR="00F639CD" w:rsidRPr="00CE25AF">
        <w:rPr>
          <w:lang w:val="en-US"/>
        </w:rPr>
        <w:t>"</w:t>
      </w:r>
      <w:r w:rsidRPr="00CE25AF">
        <w:rPr>
          <w:lang w:val="en-US"/>
        </w:rPr>
        <w:t xml:space="preserve">. </w:t>
      </w:r>
      <w:r w:rsidR="00ED7574" w:rsidRPr="00CE25AF">
        <w:rPr>
          <w:lang w:val="en-US"/>
        </w:rPr>
        <w:t>I</w:t>
      </w:r>
      <w:r w:rsidRPr="00CE25AF">
        <w:rPr>
          <w:lang w:val="en-US"/>
        </w:rPr>
        <w:t xml:space="preserve">nherited attributes can </w:t>
      </w:r>
      <w:r w:rsidR="00ED7574" w:rsidRPr="00CE25AF">
        <w:rPr>
          <w:lang w:val="en-US"/>
        </w:rPr>
        <w:t xml:space="preserve">also be referenced in this way, </w:t>
      </w:r>
      <w:r w:rsidRPr="00CE25AF">
        <w:rPr>
          <w:lang w:val="en-US"/>
        </w:rPr>
        <w:t xml:space="preserve">if the concrete referable is important in the context. </w:t>
      </w:r>
    </w:p>
    <w:p w14:paraId="5814F080" w14:textId="77777777" w:rsidR="00430868" w:rsidRPr="00CE25AF" w:rsidRDefault="00430868" w:rsidP="00430868">
      <w:pPr>
        <w:rPr>
          <w:lang w:val="en-US"/>
        </w:rPr>
      </w:pPr>
      <w:r w:rsidRPr="00CE25AF">
        <w:rPr>
          <w:lang w:val="en-US"/>
        </w:rPr>
        <w:t>Basic Pattern:</w:t>
      </w:r>
    </w:p>
    <w:p w14:paraId="365B4BF9" w14:textId="6012434A" w:rsidR="00430868" w:rsidRPr="00CE25AF" w:rsidRDefault="00430868" w:rsidP="00C72010">
      <w:pPr>
        <w:ind w:left="284"/>
        <w:rPr>
          <w:rStyle w:val="CODE"/>
        </w:rPr>
      </w:pPr>
      <w:r w:rsidRPr="00CE25AF">
        <w:rPr>
          <w:rStyle w:val="CODE"/>
        </w:rPr>
        <w:t>&lt;AAS Class name&gt;</w:t>
      </w:r>
      <w:r w:rsidR="00F639CD" w:rsidRPr="00CE25AF">
        <w:rPr>
          <w:rStyle w:val="CODE"/>
        </w:rPr>
        <w:t>"</w:t>
      </w:r>
      <w:r w:rsidRPr="00CE25AF">
        <w:rPr>
          <w:rStyle w:val="CODE"/>
        </w:rPr>
        <w:t>/</w:t>
      </w:r>
      <w:r w:rsidR="00F639CD" w:rsidRPr="00CE25AF">
        <w:rPr>
          <w:rStyle w:val="CODE"/>
        </w:rPr>
        <w:t>"</w:t>
      </w:r>
      <w:r w:rsidRPr="00CE25AF">
        <w:rPr>
          <w:rStyle w:val="CODE"/>
        </w:rPr>
        <w:t>&lt;AAS Attribute Name&gt;</w:t>
      </w:r>
    </w:p>
    <w:p w14:paraId="677E5164" w14:textId="77777777" w:rsidR="00430868" w:rsidRPr="00CE25AF" w:rsidRDefault="00430868" w:rsidP="00FD7BFD">
      <w:pPr>
        <w:pStyle w:val="ListParagraph"/>
      </w:pPr>
    </w:p>
    <w:p w14:paraId="32EF64AD" w14:textId="77777777" w:rsidR="00156F23" w:rsidRPr="00CE25AF" w:rsidRDefault="00430868" w:rsidP="00430868">
      <w:pPr>
        <w:rPr>
          <w:lang w:val="en-US"/>
        </w:rPr>
      </w:pPr>
      <w:r w:rsidRPr="00CE25AF">
        <w:rPr>
          <w:u w:val="single"/>
          <w:lang w:val="en-US"/>
        </w:rPr>
        <w:t>Examples</w:t>
      </w:r>
      <w:r w:rsidRPr="00373A9F">
        <w:rPr>
          <w:rStyle w:val="FootnoteReference"/>
          <w:u w:val="single"/>
          <w:lang w:val="en-US"/>
        </w:rPr>
        <w:footnoteReference w:id="37"/>
      </w:r>
      <w:r w:rsidRPr="00CE25AF">
        <w:rPr>
          <w:u w:val="single"/>
          <w:lang w:val="en-US"/>
        </w:rPr>
        <w:t>:</w:t>
      </w:r>
      <w:r w:rsidRPr="00CE25AF">
        <w:rPr>
          <w:lang w:val="en-US"/>
        </w:rPr>
        <w:t xml:space="preserve"> </w:t>
      </w:r>
    </w:p>
    <w:p w14:paraId="1CA17654" w14:textId="77777777" w:rsidR="00156F23" w:rsidRPr="00CE25AF" w:rsidRDefault="00430868" w:rsidP="00430868">
      <w:pPr>
        <w:rPr>
          <w:rStyle w:val="CODE"/>
        </w:rPr>
      </w:pPr>
      <w:proofErr w:type="spellStart"/>
      <w:r w:rsidRPr="00CE25AF">
        <w:rPr>
          <w:rStyle w:val="CODE"/>
        </w:rPr>
        <w:t>AAS:Referable</w:t>
      </w:r>
      <w:proofErr w:type="spellEnd"/>
      <w:r w:rsidRPr="00CE25AF">
        <w:rPr>
          <w:rStyle w:val="CODE"/>
        </w:rPr>
        <w:t>/</w:t>
      </w:r>
      <w:proofErr w:type="spellStart"/>
      <w:r w:rsidRPr="00CE25AF">
        <w:rPr>
          <w:rStyle w:val="CODE"/>
        </w:rPr>
        <w:t>idShort</w:t>
      </w:r>
      <w:proofErr w:type="spellEnd"/>
      <w:r w:rsidRPr="00CE25AF">
        <w:rPr>
          <w:rStyle w:val="CODE"/>
        </w:rPr>
        <w:t xml:space="preserve"> </w:t>
      </w:r>
    </w:p>
    <w:p w14:paraId="6E15EE74" w14:textId="67C3F051" w:rsidR="00156F23" w:rsidRPr="00CE25AF" w:rsidRDefault="00430868" w:rsidP="00430868">
      <w:pPr>
        <w:rPr>
          <w:rStyle w:val="CODE"/>
        </w:rPr>
      </w:pPr>
      <w:proofErr w:type="spellStart"/>
      <w:r w:rsidRPr="00CE25AF">
        <w:rPr>
          <w:rStyle w:val="CODE"/>
        </w:rPr>
        <w:t>AAS:Property</w:t>
      </w:r>
      <w:proofErr w:type="spellEnd"/>
      <w:r w:rsidRPr="00CE25AF">
        <w:rPr>
          <w:rStyle w:val="CODE"/>
        </w:rPr>
        <w:t>/</w:t>
      </w:r>
      <w:proofErr w:type="spellStart"/>
      <w:r w:rsidRPr="00CE25AF">
        <w:rPr>
          <w:rStyle w:val="CODE"/>
        </w:rPr>
        <w:t>idShort</w:t>
      </w:r>
      <w:proofErr w:type="spellEnd"/>
      <w:r w:rsidRPr="00CE25AF">
        <w:rPr>
          <w:rStyle w:val="CODE"/>
        </w:rPr>
        <w:t xml:space="preserve">  </w:t>
      </w:r>
    </w:p>
    <w:p w14:paraId="74056389" w14:textId="4D812284" w:rsidR="00430868" w:rsidRPr="00CE25AF" w:rsidRDefault="00430868" w:rsidP="00430868">
      <w:pPr>
        <w:rPr>
          <w:rStyle w:val="CODE"/>
        </w:rPr>
      </w:pPr>
      <w:proofErr w:type="spellStart"/>
      <w:r w:rsidRPr="00CE25AF">
        <w:rPr>
          <w:rStyle w:val="CODE"/>
        </w:rPr>
        <w:t>AAS:Qualifier</w:t>
      </w:r>
      <w:proofErr w:type="spellEnd"/>
      <w:r w:rsidRPr="00CE25AF">
        <w:rPr>
          <w:rStyle w:val="CODE"/>
        </w:rPr>
        <w:t>/</w:t>
      </w:r>
      <w:proofErr w:type="spellStart"/>
      <w:r w:rsidRPr="00CE25AF">
        <w:rPr>
          <w:rStyle w:val="CODE"/>
        </w:rPr>
        <w:t>semanticId</w:t>
      </w:r>
      <w:proofErr w:type="spellEnd"/>
      <w:r w:rsidRPr="00CE25AF">
        <w:rPr>
          <w:rStyle w:val="CODE"/>
        </w:rPr>
        <w:t xml:space="preserve"> </w:t>
      </w:r>
    </w:p>
    <w:p w14:paraId="0DC8626D" w14:textId="654D69FE" w:rsidR="00430868" w:rsidRPr="00CE25AF" w:rsidRDefault="00430868" w:rsidP="00430868">
      <w:pPr>
        <w:rPr>
          <w:lang w:val="en-US"/>
        </w:rPr>
      </w:pPr>
      <w:r w:rsidRPr="00CE25AF">
        <w:rPr>
          <w:lang w:val="en-US"/>
        </w:rPr>
        <w:t xml:space="preserve">This also </w:t>
      </w:r>
      <w:r w:rsidR="00ED7574" w:rsidRPr="00CE25AF">
        <w:rPr>
          <w:lang w:val="en-US"/>
        </w:rPr>
        <w:t>applies to</w:t>
      </w:r>
      <w:r w:rsidRPr="00CE25AF">
        <w:rPr>
          <w:lang w:val="en-US"/>
        </w:rPr>
        <w:t xml:space="preserve"> attributes of attributes</w:t>
      </w:r>
      <w:r w:rsidR="00ED7574" w:rsidRPr="00CE25AF">
        <w:rPr>
          <w:lang w:val="en-US"/>
        </w:rPr>
        <w:t>,</w:t>
      </w:r>
      <w:r w:rsidRPr="00CE25AF">
        <w:rPr>
          <w:lang w:val="en-US"/>
        </w:rPr>
        <w:t xml:space="preserve"> if the cardinality of the attributes involved is not greater than 1:</w:t>
      </w:r>
    </w:p>
    <w:p w14:paraId="5B74B98D" w14:textId="4E717440" w:rsidR="00430868" w:rsidRPr="00CE25AF" w:rsidRDefault="00430868" w:rsidP="00430868">
      <w:pPr>
        <w:ind w:firstLine="284"/>
        <w:rPr>
          <w:rStyle w:val="CODE"/>
        </w:rPr>
      </w:pPr>
      <w:r w:rsidRPr="00CE25AF">
        <w:rPr>
          <w:rStyle w:val="CODE"/>
        </w:rPr>
        <w:t>&lt;AAS Class Name&gt;</w:t>
      </w:r>
      <w:r w:rsidR="000E0BF4" w:rsidRPr="00CE25AF">
        <w:rPr>
          <w:rStyle w:val="CODE"/>
        </w:rPr>
        <w:t xml:space="preserve"> </w:t>
      </w:r>
      <w:r w:rsidR="00F639CD" w:rsidRPr="00CE25AF">
        <w:rPr>
          <w:rStyle w:val="CODE"/>
        </w:rPr>
        <w:t>"</w:t>
      </w:r>
      <w:r w:rsidRPr="00CE25AF">
        <w:rPr>
          <w:rStyle w:val="CODE"/>
        </w:rPr>
        <w:t>/</w:t>
      </w:r>
      <w:r w:rsidR="00F639CD" w:rsidRPr="00CE25AF">
        <w:rPr>
          <w:rStyle w:val="CODE"/>
        </w:rPr>
        <w:t>"</w:t>
      </w:r>
      <w:r w:rsidR="000E0BF4" w:rsidRPr="00CE25AF">
        <w:rPr>
          <w:rStyle w:val="CODE"/>
        </w:rPr>
        <w:t xml:space="preserve"> </w:t>
      </w:r>
      <w:r w:rsidRPr="00CE25AF">
        <w:rPr>
          <w:rStyle w:val="CODE"/>
        </w:rPr>
        <w:t>&lt;AAS Attribute Name&gt;</w:t>
      </w:r>
      <w:r w:rsidR="000E0BF4" w:rsidRPr="00CE25AF">
        <w:rPr>
          <w:rStyle w:val="CODE"/>
        </w:rPr>
        <w:t xml:space="preserve"> </w:t>
      </w:r>
      <w:r w:rsidRPr="00CE25AF">
        <w:rPr>
          <w:rStyle w:val="CODE"/>
        </w:rPr>
        <w:t>[{</w:t>
      </w:r>
      <w:r w:rsidR="000E0BF4" w:rsidRPr="00CE25AF">
        <w:rPr>
          <w:rStyle w:val="CODE"/>
        </w:rPr>
        <w:t xml:space="preserve"> </w:t>
      </w:r>
      <w:r w:rsidR="00F639CD" w:rsidRPr="00CE25AF">
        <w:rPr>
          <w:rStyle w:val="CODE"/>
        </w:rPr>
        <w:t>"</w:t>
      </w:r>
      <w:r w:rsidRPr="00CE25AF">
        <w:rPr>
          <w:rStyle w:val="CODE"/>
        </w:rPr>
        <w:t>/</w:t>
      </w:r>
      <w:r w:rsidR="00F639CD" w:rsidRPr="00CE25AF">
        <w:rPr>
          <w:rStyle w:val="CODE"/>
        </w:rPr>
        <w:t>"</w:t>
      </w:r>
      <w:r w:rsidR="000E0BF4" w:rsidRPr="00CE25AF">
        <w:rPr>
          <w:rStyle w:val="CODE"/>
        </w:rPr>
        <w:t xml:space="preserve"> </w:t>
      </w:r>
      <w:r w:rsidRPr="00CE25AF">
        <w:rPr>
          <w:rStyle w:val="CODE"/>
        </w:rPr>
        <w:t>&lt;AAS Attribute Name&gt;}*</w:t>
      </w:r>
      <w:r w:rsidR="000E0BF4" w:rsidRPr="00CE25AF">
        <w:rPr>
          <w:rStyle w:val="CODE"/>
        </w:rPr>
        <w:t xml:space="preserve"> </w:t>
      </w:r>
      <w:r w:rsidRPr="00CE25AF">
        <w:rPr>
          <w:rStyle w:val="CODE"/>
        </w:rPr>
        <w:t xml:space="preserve">] </w:t>
      </w:r>
    </w:p>
    <w:p w14:paraId="56DF7E5B" w14:textId="71859FF3" w:rsidR="00156F23" w:rsidRPr="00CE25AF" w:rsidRDefault="000F6CD9" w:rsidP="00430868">
      <w:pPr>
        <w:rPr>
          <w:u w:val="single"/>
          <w:lang w:val="en-US"/>
        </w:rPr>
      </w:pPr>
      <w:r w:rsidRPr="00CE25AF">
        <w:rPr>
          <w:u w:val="single"/>
          <w:lang w:val="en-US"/>
        </w:rPr>
        <w:t>Valid e</w:t>
      </w:r>
      <w:r w:rsidR="00430868" w:rsidRPr="00CE25AF">
        <w:rPr>
          <w:u w:val="single"/>
          <w:lang w:val="en-US"/>
        </w:rPr>
        <w:t xml:space="preserve">xamples: </w:t>
      </w:r>
    </w:p>
    <w:p w14:paraId="27FF3AC7" w14:textId="1705DC42" w:rsidR="00430868" w:rsidRPr="00CE25AF" w:rsidRDefault="00430868" w:rsidP="00C72010">
      <w:pPr>
        <w:ind w:firstLine="284"/>
        <w:rPr>
          <w:rStyle w:val="CODE"/>
        </w:rPr>
      </w:pPr>
      <w:proofErr w:type="spellStart"/>
      <w:r w:rsidRPr="00CE25AF">
        <w:rPr>
          <w:rStyle w:val="CODE"/>
        </w:rPr>
        <w:t>AAS:Identifiable</w:t>
      </w:r>
      <w:proofErr w:type="spellEnd"/>
      <w:r w:rsidRPr="00CE25AF">
        <w:rPr>
          <w:rStyle w:val="CODE"/>
        </w:rPr>
        <w:t>/administration/version</w:t>
      </w:r>
    </w:p>
    <w:p w14:paraId="057EB4FF" w14:textId="130E09C7" w:rsidR="00430868" w:rsidRPr="00CE25AF" w:rsidRDefault="00430868" w:rsidP="00430868">
      <w:pPr>
        <w:rPr>
          <w:lang w:val="en-US"/>
        </w:rPr>
      </w:pPr>
      <w:r w:rsidRPr="00CE25AF">
        <w:rPr>
          <w:lang w:val="en-US"/>
        </w:rPr>
        <w:t xml:space="preserve">This also </w:t>
      </w:r>
      <w:r w:rsidR="00ED7574" w:rsidRPr="00CE25AF">
        <w:rPr>
          <w:lang w:val="en-US"/>
        </w:rPr>
        <w:t>applies to</w:t>
      </w:r>
      <w:r w:rsidRPr="00CE25AF">
        <w:rPr>
          <w:lang w:val="en-US"/>
        </w:rPr>
        <w:t xml:space="preserve"> values of enumerations</w:t>
      </w:r>
      <w:r w:rsidR="00ED7574" w:rsidRPr="00CE25AF">
        <w:rPr>
          <w:lang w:val="en-US"/>
        </w:rPr>
        <w:t>:</w:t>
      </w:r>
    </w:p>
    <w:p w14:paraId="68F23FCD" w14:textId="131FADE0" w:rsidR="00430868" w:rsidRPr="00CE25AF" w:rsidRDefault="00430868" w:rsidP="00430868">
      <w:pPr>
        <w:ind w:firstLine="284"/>
        <w:rPr>
          <w:rStyle w:val="CODE"/>
        </w:rPr>
      </w:pPr>
      <w:r w:rsidRPr="00CE25AF">
        <w:rPr>
          <w:rStyle w:val="CODE"/>
        </w:rPr>
        <w:t>&lt;AAS Class Name&gt;[{</w:t>
      </w:r>
      <w:r w:rsidR="000E0BF4" w:rsidRPr="00CE25AF">
        <w:rPr>
          <w:rStyle w:val="CODE"/>
        </w:rPr>
        <w:t xml:space="preserve"> </w:t>
      </w:r>
      <w:r w:rsidR="00F639CD" w:rsidRPr="00CE25AF">
        <w:rPr>
          <w:rStyle w:val="CODE"/>
        </w:rPr>
        <w:t>"</w:t>
      </w:r>
      <w:r w:rsidRPr="00CE25AF">
        <w:rPr>
          <w:rStyle w:val="CODE"/>
        </w:rPr>
        <w:t>/</w:t>
      </w:r>
      <w:r w:rsidR="00F639CD" w:rsidRPr="00CE25AF">
        <w:rPr>
          <w:rStyle w:val="CODE"/>
        </w:rPr>
        <w:t>"</w:t>
      </w:r>
      <w:r w:rsidR="000E0BF4" w:rsidRPr="00CE25AF">
        <w:rPr>
          <w:rStyle w:val="CODE"/>
        </w:rPr>
        <w:t xml:space="preserve"> </w:t>
      </w:r>
      <w:r w:rsidRPr="00CE25AF">
        <w:rPr>
          <w:rStyle w:val="CODE"/>
        </w:rPr>
        <w:t>&lt;AAS Attribute Name&gt;}*][</w:t>
      </w:r>
      <w:r w:rsidR="000E0BF4" w:rsidRPr="00CE25AF">
        <w:rPr>
          <w:rStyle w:val="CODE"/>
        </w:rPr>
        <w:t xml:space="preserve"> </w:t>
      </w:r>
      <w:r w:rsidR="00F639CD" w:rsidRPr="00CE25AF">
        <w:rPr>
          <w:rStyle w:val="CODE"/>
        </w:rPr>
        <w:t>"</w:t>
      </w:r>
      <w:r w:rsidRPr="00CE25AF">
        <w:rPr>
          <w:rStyle w:val="CODE"/>
        </w:rPr>
        <w:t>/</w:t>
      </w:r>
      <w:r w:rsidR="00F639CD" w:rsidRPr="00CE25AF">
        <w:rPr>
          <w:rStyle w:val="CODE"/>
        </w:rPr>
        <w:t>"</w:t>
      </w:r>
      <w:r w:rsidR="000E0BF4" w:rsidRPr="00CE25AF">
        <w:rPr>
          <w:rStyle w:val="CODE"/>
        </w:rPr>
        <w:t xml:space="preserve"> </w:t>
      </w:r>
      <w:r w:rsidRPr="00CE25AF">
        <w:rPr>
          <w:rStyle w:val="CODE"/>
        </w:rPr>
        <w:t xml:space="preserve">&lt;AAS Enumeration Value&gt;] </w:t>
      </w:r>
    </w:p>
    <w:p w14:paraId="06E137B4" w14:textId="415E14EF" w:rsidR="000E0BF4" w:rsidRPr="00CE25AF" w:rsidRDefault="000E0BF4" w:rsidP="00430868">
      <w:pPr>
        <w:rPr>
          <w:u w:val="single"/>
          <w:lang w:val="en-US"/>
        </w:rPr>
      </w:pPr>
      <w:r w:rsidRPr="00CE25AF">
        <w:rPr>
          <w:u w:val="single"/>
          <w:lang w:val="en-US"/>
        </w:rPr>
        <w:t>Valid e</w:t>
      </w:r>
      <w:r w:rsidR="00430868" w:rsidRPr="00CE25AF">
        <w:rPr>
          <w:u w:val="single"/>
          <w:lang w:val="en-US"/>
        </w:rPr>
        <w:t xml:space="preserve">xamples: </w:t>
      </w:r>
    </w:p>
    <w:p w14:paraId="401E452F" w14:textId="77777777" w:rsidR="000E0BF4" w:rsidRPr="00CE25AF" w:rsidRDefault="00430868" w:rsidP="00C72010">
      <w:pPr>
        <w:ind w:firstLine="284"/>
        <w:rPr>
          <w:rStyle w:val="CODE"/>
        </w:rPr>
      </w:pPr>
      <w:proofErr w:type="spellStart"/>
      <w:r w:rsidRPr="00CE25AF">
        <w:rPr>
          <w:rStyle w:val="CODE"/>
        </w:rPr>
        <w:t>AAS:</w:t>
      </w:r>
      <w:r w:rsidR="00291F3F" w:rsidRPr="00CE25AF">
        <w:rPr>
          <w:rStyle w:val="CODE"/>
        </w:rPr>
        <w:t>Key</w:t>
      </w:r>
      <w:proofErr w:type="spellEnd"/>
      <w:r w:rsidR="00291F3F" w:rsidRPr="00CE25AF">
        <w:rPr>
          <w:rStyle w:val="CODE"/>
        </w:rPr>
        <w:t>/type/</w:t>
      </w:r>
      <w:proofErr w:type="spellStart"/>
      <w:r w:rsidR="00291F3F" w:rsidRPr="00CE25AF">
        <w:rPr>
          <w:rStyle w:val="CODE"/>
        </w:rPr>
        <w:t>Submodel</w:t>
      </w:r>
      <w:proofErr w:type="spellEnd"/>
    </w:p>
    <w:p w14:paraId="308678E9" w14:textId="69AEB60C" w:rsidR="00430868" w:rsidRPr="00CE25AF" w:rsidRDefault="00430868" w:rsidP="00C72010">
      <w:pPr>
        <w:ind w:firstLine="284"/>
        <w:rPr>
          <w:rStyle w:val="CODE"/>
        </w:rPr>
      </w:pPr>
      <w:proofErr w:type="spellStart"/>
      <w:r w:rsidRPr="00CE25AF">
        <w:rPr>
          <w:rStyle w:val="CODE"/>
        </w:rPr>
        <w:t>AAS:</w:t>
      </w:r>
      <w:r w:rsidR="00D46D57" w:rsidRPr="00CE25AF">
        <w:rPr>
          <w:rStyle w:val="CODE"/>
        </w:rPr>
        <w:t>AasSubmodelElements</w:t>
      </w:r>
      <w:proofErr w:type="spellEnd"/>
      <w:r w:rsidR="00291F3F" w:rsidRPr="00CE25AF">
        <w:rPr>
          <w:rStyle w:val="CODE"/>
        </w:rPr>
        <w:t>/</w:t>
      </w:r>
      <w:proofErr w:type="spellStart"/>
      <w:r w:rsidR="00291F3F" w:rsidRPr="00CE25AF">
        <w:rPr>
          <w:rStyle w:val="CODE"/>
        </w:rPr>
        <w:t>Submodel</w:t>
      </w:r>
      <w:proofErr w:type="spellEnd"/>
    </w:p>
    <w:p w14:paraId="31D94987" w14:textId="08DC9715" w:rsidR="00430868" w:rsidRPr="00CE25AF" w:rsidRDefault="00430868" w:rsidP="00430868">
      <w:pPr>
        <w:rPr>
          <w:lang w:val="en-US"/>
        </w:rPr>
      </w:pPr>
      <w:r w:rsidRPr="00CE25AF">
        <w:rPr>
          <w:lang w:val="en-US"/>
        </w:rPr>
        <w:t xml:space="preserve">In case of an attribute with </w:t>
      </w:r>
      <w:r w:rsidR="00ED7574" w:rsidRPr="00CE25AF">
        <w:rPr>
          <w:lang w:val="en-US"/>
        </w:rPr>
        <w:t xml:space="preserve">a </w:t>
      </w:r>
      <w:r w:rsidRPr="00CE25AF">
        <w:rPr>
          <w:lang w:val="en-US"/>
        </w:rPr>
        <w:t>cardinalit</w:t>
      </w:r>
      <w:r w:rsidR="002D6841" w:rsidRPr="00CE25AF">
        <w:rPr>
          <w:lang w:val="en-US"/>
        </w:rPr>
        <w:t>y</w:t>
      </w:r>
      <w:r w:rsidRPr="00CE25AF">
        <w:rPr>
          <w:lang w:val="en-US"/>
        </w:rPr>
        <w:t xml:space="preserve"> greater than 1</w:t>
      </w:r>
      <w:r w:rsidR="00ED7574" w:rsidRPr="00CE25AF">
        <w:rPr>
          <w:lang w:val="en-US"/>
        </w:rPr>
        <w:t>,</w:t>
      </w:r>
      <w:r w:rsidRPr="00CE25AF">
        <w:rPr>
          <w:lang w:val="en-US"/>
        </w:rPr>
        <w:t xml:space="preserve"> no further attributes or enumeration values can be added.</w:t>
      </w:r>
    </w:p>
    <w:p w14:paraId="77E6936F" w14:textId="418053D8" w:rsidR="00430868" w:rsidRPr="00CE25AF" w:rsidRDefault="00430868" w:rsidP="00373A9F">
      <w:pPr>
        <w:pStyle w:val="NOTE"/>
        <w:ind w:left="284" w:firstLine="0"/>
        <w:rPr>
          <w:lang w:val="en-US"/>
        </w:rPr>
      </w:pPr>
      <w:r w:rsidRPr="00373A9F">
        <w:rPr>
          <w:lang w:val="en-US"/>
        </w:rPr>
        <w:t>Note:</w:t>
      </w:r>
      <w:r w:rsidRPr="00CE25AF">
        <w:rPr>
          <w:lang w:val="en-US"/>
        </w:rPr>
        <w:t xml:space="preserve"> </w:t>
      </w:r>
      <w:r w:rsidR="00ED7574" w:rsidRPr="00CE25AF">
        <w:rPr>
          <w:lang w:val="en-US"/>
        </w:rPr>
        <w:t>a</w:t>
      </w:r>
      <w:r w:rsidRPr="00CE25AF">
        <w:rPr>
          <w:lang w:val="en-US"/>
        </w:rPr>
        <w:t>lthough the attribute name in UML is always singular</w:t>
      </w:r>
      <w:r w:rsidR="00ED7574" w:rsidRPr="00CE25AF">
        <w:rPr>
          <w:lang w:val="en-US"/>
        </w:rPr>
        <w:t xml:space="preserve">, the attribute name is annotated by the plural "s" </w:t>
      </w:r>
      <w:r w:rsidRPr="00CE25AF">
        <w:rPr>
          <w:lang w:val="en-US"/>
        </w:rPr>
        <w:t>if the cardinality is &gt; 1.</w:t>
      </w:r>
    </w:p>
    <w:p w14:paraId="674AF6C8" w14:textId="7C0C95F5" w:rsidR="00021CC5" w:rsidRPr="00CE25AF" w:rsidRDefault="00021CC5" w:rsidP="00430868">
      <w:pPr>
        <w:rPr>
          <w:lang w:val="en-US"/>
        </w:rPr>
      </w:pPr>
      <w:r w:rsidRPr="00CE25AF">
        <w:rPr>
          <w:u w:val="single"/>
          <w:lang w:val="en-US"/>
        </w:rPr>
        <w:t>Valid examples</w:t>
      </w:r>
      <w:r w:rsidR="00430868" w:rsidRPr="00CE25AF">
        <w:rPr>
          <w:lang w:val="en-US"/>
        </w:rPr>
        <w:t xml:space="preserve">: </w:t>
      </w:r>
    </w:p>
    <w:p w14:paraId="1E6A0913" w14:textId="77777777" w:rsidR="00021CC5" w:rsidRPr="00CE25AF" w:rsidRDefault="00430868" w:rsidP="00C72010">
      <w:pPr>
        <w:ind w:firstLine="284"/>
        <w:rPr>
          <w:rStyle w:val="CODE"/>
        </w:rPr>
      </w:pPr>
      <w:proofErr w:type="spellStart"/>
      <w:r w:rsidRPr="00CE25AF">
        <w:rPr>
          <w:rStyle w:val="CODE"/>
        </w:rPr>
        <w:t>AAS:Operation</w:t>
      </w:r>
      <w:proofErr w:type="spellEnd"/>
      <w:r w:rsidRPr="00CE25AF">
        <w:rPr>
          <w:rStyle w:val="CODE"/>
        </w:rPr>
        <w:t>/</w:t>
      </w:r>
      <w:proofErr w:type="spellStart"/>
      <w:r w:rsidRPr="00CE25AF">
        <w:rPr>
          <w:rStyle w:val="CODE"/>
        </w:rPr>
        <w:t>InputVariables</w:t>
      </w:r>
      <w:proofErr w:type="spellEnd"/>
    </w:p>
    <w:p w14:paraId="40B3E604" w14:textId="34958497" w:rsidR="00021CC5" w:rsidRPr="00CE25AF" w:rsidRDefault="00430868" w:rsidP="00C72010">
      <w:pPr>
        <w:ind w:firstLine="284"/>
        <w:rPr>
          <w:rStyle w:val="CODE"/>
        </w:rPr>
      </w:pPr>
      <w:proofErr w:type="spellStart"/>
      <w:r w:rsidRPr="00CE25AF">
        <w:rPr>
          <w:rStyle w:val="CODE"/>
        </w:rPr>
        <w:t>AAS:AssetAdministrationShell</w:t>
      </w:r>
      <w:proofErr w:type="spellEnd"/>
      <w:r w:rsidRPr="00CE25AF">
        <w:rPr>
          <w:rStyle w:val="CODE"/>
        </w:rPr>
        <w:t>/</w:t>
      </w:r>
      <w:proofErr w:type="spellStart"/>
      <w:r w:rsidRPr="00CE25AF">
        <w:rPr>
          <w:rStyle w:val="CODE"/>
        </w:rPr>
        <w:t>submodels</w:t>
      </w:r>
      <w:proofErr w:type="spellEnd"/>
    </w:p>
    <w:p w14:paraId="63B30FE5" w14:textId="670C6853" w:rsidR="00430868" w:rsidRPr="00CE25AF" w:rsidRDefault="00430868" w:rsidP="00C72010">
      <w:pPr>
        <w:ind w:firstLine="284"/>
        <w:rPr>
          <w:rStyle w:val="CODE"/>
        </w:rPr>
      </w:pPr>
      <w:proofErr w:type="spellStart"/>
      <w:r w:rsidRPr="00CE25AF">
        <w:rPr>
          <w:rStyle w:val="CODE"/>
        </w:rPr>
        <w:t>AAS:Submodel</w:t>
      </w:r>
      <w:proofErr w:type="spellEnd"/>
      <w:r w:rsidRPr="00CE25AF">
        <w:rPr>
          <w:rStyle w:val="CODE"/>
        </w:rPr>
        <w:t>/</w:t>
      </w:r>
      <w:proofErr w:type="spellStart"/>
      <w:r w:rsidRPr="00CE25AF">
        <w:rPr>
          <w:rStyle w:val="CODE"/>
        </w:rPr>
        <w:t>submodelElements</w:t>
      </w:r>
      <w:proofErr w:type="spellEnd"/>
    </w:p>
    <w:p w14:paraId="499660CB" w14:textId="26B8CFF2" w:rsidR="00021CC5" w:rsidRPr="00CE25AF" w:rsidRDefault="00021CC5" w:rsidP="00430868">
      <w:pPr>
        <w:rPr>
          <w:i/>
          <w:u w:val="single"/>
          <w:lang w:val="en-US"/>
        </w:rPr>
      </w:pPr>
      <w:r w:rsidRPr="00CE25AF">
        <w:rPr>
          <w:i/>
          <w:u w:val="single"/>
          <w:lang w:val="en-US"/>
        </w:rPr>
        <w:t>Invalid examples:</w:t>
      </w:r>
    </w:p>
    <w:p w14:paraId="5DFEA58E" w14:textId="77777777" w:rsidR="00021CC5" w:rsidRPr="00CE25AF" w:rsidRDefault="00430868" w:rsidP="00C72010">
      <w:pPr>
        <w:ind w:left="284"/>
        <w:rPr>
          <w:rStyle w:val="CODE"/>
        </w:rPr>
      </w:pPr>
      <w:proofErr w:type="spellStart"/>
      <w:r w:rsidRPr="00CE25AF">
        <w:rPr>
          <w:rStyle w:val="CODE"/>
        </w:rPr>
        <w:t>AAS:AssetAdministrationShell</w:t>
      </w:r>
      <w:proofErr w:type="spellEnd"/>
      <w:r w:rsidRPr="00CE25AF">
        <w:rPr>
          <w:rStyle w:val="CODE"/>
        </w:rPr>
        <w:t>/</w:t>
      </w:r>
      <w:proofErr w:type="spellStart"/>
      <w:r w:rsidRPr="00CE25AF">
        <w:rPr>
          <w:rStyle w:val="CODE"/>
        </w:rPr>
        <w:t>submodels</w:t>
      </w:r>
      <w:proofErr w:type="spellEnd"/>
      <w:r w:rsidRPr="00CE25AF">
        <w:rPr>
          <w:rStyle w:val="CODE"/>
        </w:rPr>
        <w:t>/administration/versio</w:t>
      </w:r>
      <w:r w:rsidR="00021CC5" w:rsidRPr="00CE25AF">
        <w:rPr>
          <w:rStyle w:val="CODE"/>
        </w:rPr>
        <w:t>n</w:t>
      </w:r>
    </w:p>
    <w:p w14:paraId="6775A6B8" w14:textId="4A30F0BF" w:rsidR="00430868" w:rsidRPr="00CE25AF" w:rsidRDefault="00430868" w:rsidP="00C72010">
      <w:pPr>
        <w:ind w:firstLine="284"/>
        <w:rPr>
          <w:lang w:val="en-US"/>
        </w:rPr>
      </w:pPr>
      <w:proofErr w:type="spellStart"/>
      <w:r w:rsidRPr="00CE25AF">
        <w:rPr>
          <w:rStyle w:val="CODE"/>
        </w:rPr>
        <w:t>AAS:Submodel</w:t>
      </w:r>
      <w:proofErr w:type="spellEnd"/>
      <w:r w:rsidRPr="00CE25AF">
        <w:rPr>
          <w:rStyle w:val="CODE"/>
        </w:rPr>
        <w:t>/Property/</w:t>
      </w:r>
      <w:proofErr w:type="spellStart"/>
      <w:r w:rsidRPr="00CE25AF">
        <w:rPr>
          <w:rStyle w:val="CODE"/>
        </w:rPr>
        <w:t>idShort</w:t>
      </w:r>
      <w:proofErr w:type="spellEnd"/>
      <w:r w:rsidRPr="00CE25AF">
        <w:rPr>
          <w:lang w:val="en-US"/>
        </w:rPr>
        <w:t xml:space="preserve"> </w:t>
      </w:r>
    </w:p>
    <w:p w14:paraId="6DB547CA" w14:textId="77777777" w:rsidR="00021CC5" w:rsidRPr="00CE25AF" w:rsidRDefault="00021CC5" w:rsidP="00430868">
      <w:pPr>
        <w:rPr>
          <w:lang w:val="en-US"/>
        </w:rPr>
      </w:pPr>
    </w:p>
    <w:p w14:paraId="6EB98478" w14:textId="731D587D" w:rsidR="00430868" w:rsidRPr="00CE25AF" w:rsidRDefault="002D6841" w:rsidP="00430868">
      <w:pPr>
        <w:rPr>
          <w:color w:val="000000" w:themeColor="text1"/>
          <w:lang w:val="en-US"/>
        </w:rPr>
      </w:pPr>
      <w:r w:rsidRPr="00CE25AF">
        <w:rPr>
          <w:lang w:val="en-US"/>
        </w:rPr>
        <w:t>These semantic</w:t>
      </w:r>
      <w:r w:rsidR="00430868" w:rsidRPr="00CE25AF">
        <w:rPr>
          <w:lang w:val="en-US"/>
        </w:rPr>
        <w:t xml:space="preserve"> identifiers are used as values for the </w:t>
      </w:r>
      <w:proofErr w:type="spellStart"/>
      <w:r w:rsidR="00430868" w:rsidRPr="00CE25AF">
        <w:rPr>
          <w:i/>
          <w:lang w:val="en-US"/>
        </w:rPr>
        <w:t>RefSemantic</w:t>
      </w:r>
      <w:proofErr w:type="spellEnd"/>
      <w:r w:rsidR="00430868" w:rsidRPr="00CE25AF">
        <w:rPr>
          <w:lang w:val="en-US"/>
        </w:rPr>
        <w:t xml:space="preserve"> attribute in AutomationML Mapping of the </w:t>
      </w:r>
      <w:r w:rsidR="003702DB" w:rsidRPr="00CE25AF">
        <w:rPr>
          <w:lang w:val="en-US"/>
        </w:rPr>
        <w:t>Asset Administration Shell</w:t>
      </w:r>
      <w:r w:rsidR="00430868" w:rsidRPr="00CE25AF">
        <w:rPr>
          <w:lang w:val="en-US"/>
        </w:rPr>
        <w:t>. The</w:t>
      </w:r>
      <w:r w:rsidR="00ED7574" w:rsidRPr="00CE25AF">
        <w:rPr>
          <w:lang w:val="en-US"/>
        </w:rPr>
        <w:t xml:space="preserve">y are </w:t>
      </w:r>
      <w:r w:rsidR="00430868" w:rsidRPr="00CE25AF">
        <w:rPr>
          <w:lang w:val="en-US"/>
        </w:rPr>
        <w:t xml:space="preserve">also used in OPC UA to describe the semantics of the metamodel via the OPC UA </w:t>
      </w:r>
      <w:proofErr w:type="spellStart"/>
      <w:r w:rsidR="00430868" w:rsidRPr="00CE25AF">
        <w:rPr>
          <w:i/>
          <w:lang w:val="en-US"/>
        </w:rPr>
        <w:t>HasDictionaryEntry</w:t>
      </w:r>
      <w:proofErr w:type="spellEnd"/>
      <w:r w:rsidR="00430868" w:rsidRPr="00CE25AF">
        <w:rPr>
          <w:lang w:val="en-US"/>
        </w:rPr>
        <w:t xml:space="preserve"> reference type.</w:t>
      </w:r>
    </w:p>
    <w:p w14:paraId="5E1BE947" w14:textId="5D3083D8" w:rsidR="00430868" w:rsidRPr="00CE25AF" w:rsidRDefault="00ED7574" w:rsidP="00430868">
      <w:pPr>
        <w:rPr>
          <w:lang w:val="en-US"/>
        </w:rPr>
      </w:pPr>
      <w:r w:rsidRPr="00CE25AF">
        <w:rPr>
          <w:lang w:val="en-US"/>
        </w:rPr>
        <w:t>Additional identifiers might be needed f</w:t>
      </w:r>
      <w:r w:rsidR="00430868" w:rsidRPr="00CE25AF">
        <w:rPr>
          <w:lang w:val="en-US"/>
        </w:rPr>
        <w:t>or specific serializations and mappings</w:t>
      </w:r>
      <w:r w:rsidRPr="00CE25AF">
        <w:rPr>
          <w:lang w:val="en-US"/>
        </w:rPr>
        <w:t xml:space="preserve">, e.g. </w:t>
      </w:r>
      <w:r w:rsidR="00430868" w:rsidRPr="00CE25AF">
        <w:rPr>
          <w:lang w:val="en-US"/>
        </w:rPr>
        <w:t xml:space="preserve">for a set of </w:t>
      </w:r>
      <w:r w:rsidR="003702DB" w:rsidRPr="00CE25AF">
        <w:rPr>
          <w:lang w:val="en-US"/>
        </w:rPr>
        <w:t>Asset Administration Shell</w:t>
      </w:r>
      <w:r w:rsidR="00430868" w:rsidRPr="00CE25AF">
        <w:rPr>
          <w:lang w:val="en-US"/>
        </w:rPr>
        <w:t xml:space="preserve">s or a set of available concept descriptions. Here, the </w:t>
      </w:r>
      <w:r w:rsidR="000F7E83" w:rsidRPr="00CE25AF">
        <w:rPr>
          <w:lang w:val="en-US"/>
        </w:rPr>
        <w:t>Asset Administration Shell</w:t>
      </w:r>
      <w:r w:rsidR="00430868" w:rsidRPr="00CE25AF">
        <w:rPr>
          <w:lang w:val="en-US"/>
        </w:rPr>
        <w:t xml:space="preserve"> metamodel and specification does not give any recommendations.</w:t>
      </w:r>
    </w:p>
    <w:p w14:paraId="6FD12208" w14:textId="16F5D999" w:rsidR="00430868" w:rsidRPr="00CE25AF" w:rsidRDefault="00430868" w:rsidP="00430868">
      <w:pPr>
        <w:rPr>
          <w:lang w:val="en-US"/>
        </w:rPr>
      </w:pPr>
      <w:r w:rsidRPr="00CE25AF">
        <w:rPr>
          <w:lang w:val="en-US"/>
        </w:rPr>
        <w:t xml:space="preserve">Data </w:t>
      </w:r>
      <w:r w:rsidR="002D6841" w:rsidRPr="00CE25AF">
        <w:rPr>
          <w:lang w:val="en-US"/>
        </w:rPr>
        <w:t>s</w:t>
      </w:r>
      <w:r w:rsidRPr="00CE25AF">
        <w:rPr>
          <w:lang w:val="en-US"/>
        </w:rPr>
        <w:t>pecifi</w:t>
      </w:r>
      <w:r w:rsidR="00A24E82" w:rsidRPr="00CE25AF">
        <w:rPr>
          <w:lang w:val="en-US"/>
        </w:rPr>
        <w:t>c</w:t>
      </w:r>
      <w:r w:rsidRPr="00CE25AF">
        <w:rPr>
          <w:lang w:val="en-US"/>
        </w:rPr>
        <w:t xml:space="preserve">ation </w:t>
      </w:r>
      <w:r w:rsidR="002D6841" w:rsidRPr="00CE25AF">
        <w:rPr>
          <w:lang w:val="en-US"/>
        </w:rPr>
        <w:t>h</w:t>
      </w:r>
      <w:r w:rsidRPr="00CE25AF">
        <w:rPr>
          <w:lang w:val="en-US"/>
        </w:rPr>
        <w:t xml:space="preserve">andling is special. Data </w:t>
      </w:r>
      <w:r w:rsidR="00ED7574" w:rsidRPr="00CE25AF">
        <w:rPr>
          <w:lang w:val="en-US"/>
        </w:rPr>
        <w:t>s</w:t>
      </w:r>
      <w:r w:rsidRPr="00CE25AF">
        <w:rPr>
          <w:lang w:val="en-US"/>
        </w:rPr>
        <w:t xml:space="preserve">pecification </w:t>
      </w:r>
      <w:r w:rsidR="00ED7574" w:rsidRPr="00CE25AF">
        <w:rPr>
          <w:lang w:val="en-US"/>
        </w:rPr>
        <w:t>t</w:t>
      </w:r>
      <w:r w:rsidRPr="00CE25AF">
        <w:rPr>
          <w:lang w:val="en-US"/>
        </w:rPr>
        <w:t xml:space="preserve">emplates do not belong to the metamodel of the </w:t>
      </w:r>
      <w:r w:rsidR="000F7E83" w:rsidRPr="00CE25AF">
        <w:rPr>
          <w:lang w:val="en-US"/>
        </w:rPr>
        <w:t>Asset Administration Shell</w:t>
      </w:r>
      <w:r w:rsidRPr="00CE25AF">
        <w:rPr>
          <w:lang w:val="en-US"/>
        </w:rPr>
        <w:t xml:space="preserve">. However, </w:t>
      </w:r>
      <w:r w:rsidR="00ED7574" w:rsidRPr="00CE25AF">
        <w:rPr>
          <w:lang w:val="en-US"/>
        </w:rPr>
        <w:t xml:space="preserve">serializations only support </w:t>
      </w:r>
      <w:r w:rsidRPr="00CE25AF">
        <w:rPr>
          <w:lang w:val="en-US"/>
        </w:rPr>
        <w:t xml:space="preserve">the predefined data specification templates as </w:t>
      </w:r>
      <w:r w:rsidR="00ED7574" w:rsidRPr="00CE25AF">
        <w:rPr>
          <w:lang w:val="en-US"/>
        </w:rPr>
        <w:t>stipulated</w:t>
      </w:r>
      <w:r w:rsidRPr="00CE25AF">
        <w:rPr>
          <w:lang w:val="en-US"/>
        </w:rPr>
        <w:t xml:space="preserve"> in this specification. </w:t>
      </w:r>
      <w:r w:rsidR="00ED7574" w:rsidRPr="00CE25AF">
        <w:rPr>
          <w:lang w:val="en-US"/>
        </w:rPr>
        <w:t xml:space="preserve">Their </w:t>
      </w:r>
      <w:r w:rsidRPr="00CE25AF">
        <w:rPr>
          <w:lang w:val="en-US"/>
        </w:rPr>
        <w:t>corresponding name space qualifier</w:t>
      </w:r>
      <w:r w:rsidR="00ED7574" w:rsidRPr="00CE25AF">
        <w:rPr>
          <w:lang w:val="en-US"/>
        </w:rPr>
        <w:t>s</w:t>
      </w:r>
      <w:r w:rsidRPr="00CE25AF">
        <w:rPr>
          <w:lang w:val="en-US"/>
        </w:rPr>
        <w:t xml:space="preserve"> are defined individually. </w:t>
      </w:r>
    </w:p>
    <w:p w14:paraId="3860FB13" w14:textId="77777777" w:rsidR="00261AA3" w:rsidRPr="00CE25AF" w:rsidRDefault="00430868" w:rsidP="00430868">
      <w:pPr>
        <w:rPr>
          <w:u w:val="single"/>
          <w:lang w:val="en-US"/>
        </w:rPr>
      </w:pPr>
      <w:r w:rsidRPr="00CE25AF">
        <w:rPr>
          <w:u w:val="single"/>
          <w:lang w:val="en-US"/>
        </w:rPr>
        <w:t xml:space="preserve">Examples: </w:t>
      </w:r>
    </w:p>
    <w:p w14:paraId="09425573" w14:textId="602BEC04" w:rsidR="00261AA3" w:rsidRPr="00CE25AF" w:rsidRDefault="00430868" w:rsidP="00430868">
      <w:pPr>
        <w:rPr>
          <w:lang w:val="en-US"/>
        </w:rPr>
      </w:pPr>
      <w:r w:rsidRPr="00CE25AF">
        <w:rPr>
          <w:rStyle w:val="CODE"/>
        </w:rPr>
        <w:t>IEC:DataSpecificationIEC61360/</w:t>
      </w:r>
      <w:proofErr w:type="spellStart"/>
      <w:r w:rsidRPr="00CE25AF">
        <w:rPr>
          <w:rStyle w:val="CODE"/>
        </w:rPr>
        <w:t>preferredName</w:t>
      </w:r>
      <w:proofErr w:type="spellEnd"/>
      <w:r w:rsidRPr="00CE25AF">
        <w:rPr>
          <w:rStyle w:val="CODE"/>
        </w:rPr>
        <w:t xml:space="preserve"> </w:t>
      </w:r>
      <w:r w:rsidRPr="00CE25AF">
        <w:rPr>
          <w:lang w:val="en-US"/>
        </w:rPr>
        <w:t xml:space="preserve">or </w:t>
      </w:r>
    </w:p>
    <w:p w14:paraId="4513738F" w14:textId="03ADC6A2" w:rsidR="00430868" w:rsidRPr="00CE25AF" w:rsidRDefault="00430868" w:rsidP="00430868">
      <w:pPr>
        <w:rPr>
          <w:lang w:val="en-US"/>
        </w:rPr>
      </w:pPr>
      <w:r w:rsidRPr="00CE25AF">
        <w:rPr>
          <w:rStyle w:val="CODE"/>
        </w:rPr>
        <w:t>IEC:DataSpecificationIEC61360/unit</w:t>
      </w:r>
      <w:r w:rsidRPr="00CE25AF">
        <w:rPr>
          <w:iCs/>
          <w:lang w:val="en-US"/>
        </w:rPr>
        <w:t>.</w:t>
      </w:r>
    </w:p>
    <w:p w14:paraId="16450919" w14:textId="13F7664B" w:rsidR="00430868" w:rsidRPr="00CE25AF" w:rsidRDefault="00430868" w:rsidP="00430868">
      <w:pPr>
        <w:rPr>
          <w:lang w:val="en-US"/>
        </w:rPr>
      </w:pPr>
      <w:r w:rsidRPr="00CE25AF">
        <w:rPr>
          <w:lang w:val="en-US"/>
        </w:rPr>
        <w:lastRenderedPageBreak/>
        <w:t>For the data specification itself</w:t>
      </w:r>
      <w:r w:rsidR="00ED7574" w:rsidRPr="00CE25AF">
        <w:rPr>
          <w:lang w:val="en-US"/>
        </w:rPr>
        <w:t>,</w:t>
      </w:r>
      <w:r w:rsidRPr="00CE25AF">
        <w:rPr>
          <w:lang w:val="en-US"/>
        </w:rPr>
        <w:t xml:space="preserve"> the </w:t>
      </w:r>
      <w:r w:rsidR="000F7E83" w:rsidRPr="00CE25AF">
        <w:rPr>
          <w:lang w:val="en-US"/>
        </w:rPr>
        <w:t>Asset Administration Shell</w:t>
      </w:r>
      <w:r w:rsidRPr="00CE25AF">
        <w:rPr>
          <w:lang w:val="en-US"/>
        </w:rPr>
        <w:t xml:space="preserve"> namespace is used:</w:t>
      </w:r>
      <w:r w:rsidRPr="00CE25AF">
        <w:rPr>
          <w:i/>
          <w:lang w:val="en-US"/>
        </w:rPr>
        <w:t xml:space="preserve"> </w:t>
      </w:r>
      <w:r w:rsidRPr="00CE25AF">
        <w:rPr>
          <w:rStyle w:val="CODE"/>
        </w:rPr>
        <w:t>AAS:DataSpecifciationIEC61360</w:t>
      </w:r>
    </w:p>
    <w:p w14:paraId="717AB6E1" w14:textId="53600D8C" w:rsidR="00430868" w:rsidRPr="00CE25AF" w:rsidRDefault="00430868" w:rsidP="00430868">
      <w:pPr>
        <w:rPr>
          <w:lang w:val="en-US"/>
        </w:rPr>
      </w:pPr>
      <w:r w:rsidRPr="00CE25AF">
        <w:rPr>
          <w:lang w:val="en-US"/>
        </w:rPr>
        <w:t>In xml and JSON</w:t>
      </w:r>
      <w:r w:rsidR="00ED7574" w:rsidRPr="00CE25AF">
        <w:rPr>
          <w:lang w:val="en-US"/>
        </w:rPr>
        <w:t>,</w:t>
      </w:r>
      <w:r w:rsidRPr="00CE25AF">
        <w:rPr>
          <w:lang w:val="en-US"/>
        </w:rPr>
        <w:t xml:space="preserve"> data specifications are embedded into the schema itself using the attribute </w:t>
      </w:r>
      <w:r w:rsidR="00F639CD" w:rsidRPr="00CE25AF">
        <w:rPr>
          <w:lang w:val="en-US"/>
        </w:rPr>
        <w:t>"</w:t>
      </w:r>
      <w:proofErr w:type="spellStart"/>
      <w:r w:rsidRPr="00CE25AF">
        <w:rPr>
          <w:lang w:val="en-US"/>
        </w:rPr>
        <w:t>embeddedDataSpecification</w:t>
      </w:r>
      <w:proofErr w:type="spellEnd"/>
      <w:r w:rsidR="00F639CD" w:rsidRPr="00CE25AF">
        <w:rPr>
          <w:lang w:val="en-US"/>
        </w:rPr>
        <w:t>"</w:t>
      </w:r>
      <w:r w:rsidRPr="00CE25AF">
        <w:rPr>
          <w:lang w:val="en-US"/>
        </w:rPr>
        <w:t xml:space="preserve">. </w:t>
      </w:r>
      <w:r w:rsidR="00ED7574" w:rsidRPr="00CE25AF">
        <w:rPr>
          <w:lang w:val="en-US"/>
        </w:rPr>
        <w:t xml:space="preserve">Here, </w:t>
      </w:r>
      <w:r w:rsidRPr="00CE25AF">
        <w:rPr>
          <w:lang w:val="en-US"/>
        </w:rPr>
        <w:t>no concept identifier shall be used</w:t>
      </w:r>
      <w:r w:rsidR="00ED7574" w:rsidRPr="00CE25AF">
        <w:rPr>
          <w:lang w:val="en-US"/>
        </w:rPr>
        <w:t>. For example,</w:t>
      </w:r>
    </w:p>
    <w:p w14:paraId="0BC6DBCA" w14:textId="20893334" w:rsidR="00430868" w:rsidRPr="00CE25AF" w:rsidRDefault="00430868" w:rsidP="00430868">
      <w:pPr>
        <w:rPr>
          <w:rStyle w:val="CODE"/>
        </w:rPr>
      </w:pPr>
      <w:r w:rsidRPr="00CE25AF">
        <w:rPr>
          <w:rStyle w:val="CODE"/>
        </w:rPr>
        <w:tab/>
      </w:r>
      <w:proofErr w:type="spellStart"/>
      <w:r w:rsidRPr="00CE25AF">
        <w:rPr>
          <w:rStyle w:val="CODE"/>
        </w:rPr>
        <w:t>AAS:ConceptDescription</w:t>
      </w:r>
      <w:proofErr w:type="spellEnd"/>
      <w:r w:rsidRPr="00CE25AF">
        <w:rPr>
          <w:rStyle w:val="CODE"/>
        </w:rPr>
        <w:t>/</w:t>
      </w:r>
      <w:proofErr w:type="spellStart"/>
      <w:r w:rsidRPr="00CE25AF">
        <w:rPr>
          <w:rStyle w:val="CODE"/>
        </w:rPr>
        <w:t>embeddedDataSpecification</w:t>
      </w:r>
      <w:r w:rsidR="007F4D5D" w:rsidRPr="00CE25AF">
        <w:rPr>
          <w:rStyle w:val="CODE"/>
        </w:rPr>
        <w:t>s</w:t>
      </w:r>
      <w:proofErr w:type="spellEnd"/>
    </w:p>
    <w:p w14:paraId="66EA8635" w14:textId="77777777" w:rsidR="00430868" w:rsidRPr="00CE25AF" w:rsidRDefault="00430868" w:rsidP="00430868">
      <w:pPr>
        <w:rPr>
          <w:i/>
          <w:lang w:val="en-US"/>
        </w:rPr>
      </w:pPr>
      <w:r w:rsidRPr="00CE25AF">
        <w:rPr>
          <w:lang w:val="en-US"/>
        </w:rPr>
        <w:t>is not a valid concept identifier.</w:t>
      </w:r>
      <w:r w:rsidRPr="00CE25AF">
        <w:rPr>
          <w:i/>
          <w:lang w:val="en-US"/>
        </w:rPr>
        <w:t xml:space="preserve"> </w:t>
      </w:r>
      <w:proofErr w:type="spellStart"/>
      <w:r w:rsidRPr="00CE25AF">
        <w:rPr>
          <w:i/>
          <w:lang w:val="en-US"/>
        </w:rPr>
        <w:t>AAS:DataSpecificationContent</w:t>
      </w:r>
      <w:proofErr w:type="spellEnd"/>
      <w:r w:rsidRPr="00CE25AF">
        <w:rPr>
          <w:i/>
          <w:lang w:val="en-US"/>
        </w:rPr>
        <w:t xml:space="preserve"> </w:t>
      </w:r>
      <w:r w:rsidRPr="00CE25AF">
        <w:rPr>
          <w:lang w:val="en-US"/>
        </w:rPr>
        <w:t>is a valid concept identifier.</w:t>
      </w:r>
    </w:p>
    <w:p w14:paraId="7701308D" w14:textId="285BFC6E" w:rsidR="00405638" w:rsidRPr="00373A9F" w:rsidRDefault="00745269" w:rsidP="004E069D">
      <w:pPr>
        <w:pStyle w:val="Heading3"/>
        <w:numPr>
          <w:ilvl w:val="2"/>
          <w:numId w:val="53"/>
        </w:numPr>
        <w:rPr>
          <w:lang w:val="en-US"/>
        </w:rPr>
      </w:pPr>
      <w:bookmarkStart w:id="3567" w:name="_Toc54816044"/>
      <w:r w:rsidRPr="00CE25AF">
        <w:rPr>
          <w:lang w:val="en-US"/>
        </w:rPr>
        <w:t xml:space="preserve"> </w:t>
      </w:r>
      <w:bookmarkStart w:id="3568" w:name="_Toc125227933"/>
      <w:bookmarkStart w:id="3569" w:name="_Toc125537720"/>
      <w:r w:rsidR="00405638" w:rsidRPr="00373A9F">
        <w:rPr>
          <w:lang w:val="en-US"/>
        </w:rPr>
        <w:t>Embedded Data Specifications</w:t>
      </w:r>
      <w:bookmarkEnd w:id="3567"/>
      <w:bookmarkEnd w:id="3568"/>
      <w:bookmarkEnd w:id="3569"/>
    </w:p>
    <w:p w14:paraId="03B07807" w14:textId="63C0F8AB" w:rsidR="00405638" w:rsidRPr="00CE25AF" w:rsidRDefault="00405638" w:rsidP="00405638">
      <w:pPr>
        <w:rPr>
          <w:lang w:val="en-US"/>
        </w:rPr>
      </w:pPr>
      <w:r w:rsidRPr="00CE25AF">
        <w:rPr>
          <w:lang w:val="en-US"/>
        </w:rPr>
        <w:t xml:space="preserve">This specification predefines data specifications that can be used within an </w:t>
      </w:r>
      <w:r w:rsidR="000F7E83" w:rsidRPr="00CE25AF">
        <w:rPr>
          <w:lang w:val="en-US"/>
        </w:rPr>
        <w:t>Asset Administration Shell</w:t>
      </w:r>
      <w:r w:rsidRPr="00CE25AF">
        <w:rPr>
          <w:lang w:val="en-US"/>
        </w:rPr>
        <w:t xml:space="preserve"> to ensure interoperability.</w:t>
      </w:r>
    </w:p>
    <w:p w14:paraId="23F9601D" w14:textId="6975EDE5" w:rsidR="00405638" w:rsidRPr="00CE25AF" w:rsidRDefault="00ED7574" w:rsidP="00405638">
      <w:pPr>
        <w:rPr>
          <w:lang w:val="en-US"/>
        </w:rPr>
      </w:pPr>
      <w:r w:rsidRPr="00CE25AF">
        <w:rPr>
          <w:lang w:val="en-US"/>
        </w:rPr>
        <w:t>Consequently, s</w:t>
      </w:r>
      <w:r w:rsidR="00405638" w:rsidRPr="00CE25AF">
        <w:rPr>
          <w:lang w:val="en-US"/>
        </w:rPr>
        <w:t>ome serializations or mapping</w:t>
      </w:r>
      <w:r w:rsidRPr="00CE25AF">
        <w:rPr>
          <w:lang w:val="en-US"/>
        </w:rPr>
        <w:t>s</w:t>
      </w:r>
      <w:r w:rsidR="00405638" w:rsidRPr="00CE25AF">
        <w:rPr>
          <w:lang w:val="en-US"/>
        </w:rPr>
        <w:t xml:space="preserve"> support exactly th</w:t>
      </w:r>
      <w:r w:rsidR="000E5012" w:rsidRPr="00CE25AF">
        <w:rPr>
          <w:lang w:val="en-US"/>
        </w:rPr>
        <w:t>e</w:t>
      </w:r>
      <w:r w:rsidR="00405638" w:rsidRPr="00CE25AF">
        <w:rPr>
          <w:lang w:val="en-US"/>
        </w:rPr>
        <w:t xml:space="preserve"> data </w:t>
      </w:r>
      <w:r w:rsidRPr="00CE25AF">
        <w:rPr>
          <w:lang w:val="en-US"/>
        </w:rPr>
        <w:t>descriptions</w:t>
      </w:r>
      <w:r w:rsidR="00405638" w:rsidRPr="00CE25AF">
        <w:rPr>
          <w:lang w:val="en-US"/>
        </w:rPr>
        <w:t xml:space="preserve"> defined in this specification</w:t>
      </w:r>
      <w:r w:rsidRPr="00CE25AF">
        <w:rPr>
          <w:lang w:val="en-US"/>
        </w:rPr>
        <w:t xml:space="preserve">, </w:t>
      </w:r>
      <w:r w:rsidR="00405638" w:rsidRPr="00CE25AF">
        <w:rPr>
          <w:lang w:val="en-US"/>
        </w:rPr>
        <w:t>although the metamodel as such is more flexible and would also support proprietary data specifications.</w:t>
      </w:r>
    </w:p>
    <w:p w14:paraId="30E8FB86" w14:textId="7B05B2A2" w:rsidR="00405638" w:rsidRPr="00CE25AF" w:rsidRDefault="008D35F4" w:rsidP="00405638">
      <w:pPr>
        <w:rPr>
          <w:lang w:val="en-US"/>
        </w:rPr>
      </w:pPr>
      <w:r w:rsidRPr="00CE25AF">
        <w:rPr>
          <w:lang w:val="en-US"/>
        </w:rPr>
        <w:t xml:space="preserve">In the case of restricted use of data specifications, we speak of </w:t>
      </w:r>
      <w:r w:rsidR="00F639CD" w:rsidRPr="00CE25AF">
        <w:rPr>
          <w:lang w:val="en-US"/>
        </w:rPr>
        <w:t>"</w:t>
      </w:r>
      <w:r w:rsidR="00405638" w:rsidRPr="00CE25AF">
        <w:rPr>
          <w:lang w:val="en-US"/>
        </w:rPr>
        <w:t>embedded data specifications</w:t>
      </w:r>
      <w:r w:rsidR="00F639CD" w:rsidRPr="00CE25AF">
        <w:rPr>
          <w:lang w:val="en-US"/>
        </w:rPr>
        <w:t>"</w:t>
      </w:r>
      <w:r w:rsidR="00405638" w:rsidRPr="00CE25AF">
        <w:rPr>
          <w:lang w:val="en-US"/>
        </w:rPr>
        <w:t xml:space="preserve">. </w:t>
      </w:r>
      <w:r w:rsidR="005A1AB6" w:rsidRPr="00373A9F">
        <w:rPr>
          <w:lang w:val="en-US"/>
        </w:rPr>
        <w:fldChar w:fldCharType="begin"/>
      </w:r>
      <w:r w:rsidR="005A1AB6" w:rsidRPr="00CE25AF">
        <w:rPr>
          <w:lang w:val="en-US"/>
        </w:rPr>
        <w:instrText xml:space="preserve"> REF _Ref56188529 \h </w:instrText>
      </w:r>
      <w:r w:rsidR="005A1AB6" w:rsidRPr="00373A9F">
        <w:rPr>
          <w:lang w:val="en-US"/>
        </w:rPr>
      </w:r>
      <w:r w:rsidR="005A1AB6" w:rsidRPr="00373A9F">
        <w:rPr>
          <w:lang w:val="en-US"/>
        </w:rPr>
        <w:fldChar w:fldCharType="separate"/>
      </w:r>
      <w:r w:rsidR="00F511DE" w:rsidRPr="00CE25AF">
        <w:t xml:space="preserve"> Figure </w:t>
      </w:r>
      <w:r w:rsidR="00F511DE">
        <w:rPr>
          <w:noProof/>
        </w:rPr>
        <w:t>58</w:t>
      </w:r>
      <w:r w:rsidR="005A1AB6" w:rsidRPr="00373A9F">
        <w:rPr>
          <w:lang w:val="en-US"/>
        </w:rPr>
        <w:fldChar w:fldCharType="end"/>
      </w:r>
      <w:r w:rsidR="004C0EFC" w:rsidRPr="00CE25AF">
        <w:rPr>
          <w:lang w:val="en-US"/>
        </w:rPr>
        <w:t xml:space="preserve"> </w:t>
      </w:r>
      <w:r w:rsidRPr="00CE25AF">
        <w:rPr>
          <w:lang w:val="en-US"/>
        </w:rPr>
        <w:t xml:space="preserve">explains </w:t>
      </w:r>
      <w:r w:rsidR="00405638" w:rsidRPr="00CE25AF">
        <w:rPr>
          <w:lang w:val="en-US"/>
        </w:rPr>
        <w:t>the realization: instead of a set of external global references to externally defined data specifications</w:t>
      </w:r>
      <w:r w:rsidRPr="00CE25AF">
        <w:rPr>
          <w:lang w:val="en-US"/>
        </w:rPr>
        <w:t>,</w:t>
      </w:r>
      <w:r w:rsidR="00405638" w:rsidRPr="00CE25AF">
        <w:rPr>
          <w:lang w:val="en-US"/>
        </w:rPr>
        <w:t xml:space="preserve"> a set of pairs consisting of an external global reference to a data specification </w:t>
      </w:r>
      <w:r w:rsidRPr="00CE25AF">
        <w:rPr>
          <w:lang w:val="en-US"/>
        </w:rPr>
        <w:t xml:space="preserve">and </w:t>
      </w:r>
      <w:r w:rsidR="00405638" w:rsidRPr="00CE25AF">
        <w:rPr>
          <w:lang w:val="en-US"/>
        </w:rPr>
        <w:t xml:space="preserve">the data specification content itself </w:t>
      </w:r>
      <w:r w:rsidRPr="00CE25AF">
        <w:rPr>
          <w:lang w:val="en-US"/>
        </w:rPr>
        <w:t>are</w:t>
      </w:r>
      <w:r w:rsidR="00405638" w:rsidRPr="00CE25AF">
        <w:rPr>
          <w:lang w:val="en-US"/>
        </w:rPr>
        <w:t xml:space="preserve"> directly </w:t>
      </w:r>
      <w:r w:rsidR="00F639CD" w:rsidRPr="00CE25AF">
        <w:rPr>
          <w:lang w:val="en-US"/>
        </w:rPr>
        <w:t>"</w:t>
      </w:r>
      <w:r w:rsidR="00405638" w:rsidRPr="00CE25AF">
        <w:rPr>
          <w:lang w:val="en-US"/>
        </w:rPr>
        <w:t>embedded</w:t>
      </w:r>
      <w:r w:rsidR="00F639CD" w:rsidRPr="00CE25AF">
        <w:rPr>
          <w:lang w:val="en-US"/>
        </w:rPr>
        <w:t>"</w:t>
      </w:r>
      <w:r w:rsidR="00405638" w:rsidRPr="00CE25AF">
        <w:rPr>
          <w:lang w:val="en-US"/>
        </w:rPr>
        <w:t xml:space="preserve">. </w:t>
      </w:r>
      <w:r w:rsidRPr="00CE25AF">
        <w:rPr>
          <w:lang w:val="en-US"/>
        </w:rPr>
        <w:t xml:space="preserve">Here, </w:t>
      </w:r>
      <w:r w:rsidR="00405638" w:rsidRPr="00CE25AF">
        <w:rPr>
          <w:lang w:val="en-US"/>
        </w:rPr>
        <w:t>the data specification content belongs to the schema</w:t>
      </w:r>
      <w:r w:rsidRPr="00CE25AF">
        <w:rPr>
          <w:lang w:val="en-US"/>
        </w:rPr>
        <w:t xml:space="preserve">, while the data specification including its content are not part of the schema </w:t>
      </w:r>
      <w:r w:rsidR="00405638" w:rsidRPr="00CE25AF">
        <w:rPr>
          <w:lang w:val="en-US"/>
        </w:rPr>
        <w:t xml:space="preserve">in the general concept. This is similar to the concept of </w:t>
      </w:r>
      <w:proofErr w:type="spellStart"/>
      <w:r w:rsidR="00405638" w:rsidRPr="00CE25AF">
        <w:rPr>
          <w:i/>
          <w:lang w:val="en-US"/>
        </w:rPr>
        <w:t>semanticIds</w:t>
      </w:r>
      <w:proofErr w:type="spellEnd"/>
      <w:r w:rsidR="00405638" w:rsidRPr="00CE25AF">
        <w:rPr>
          <w:lang w:val="en-US"/>
        </w:rPr>
        <w:t xml:space="preserve">: either it is an external global reference to an external concept </w:t>
      </w:r>
      <w:r w:rsidR="00271522" w:rsidRPr="00CE25AF">
        <w:rPr>
          <w:lang w:val="en-US"/>
        </w:rPr>
        <w:t>dictionary,</w:t>
      </w:r>
      <w:r w:rsidR="00405638" w:rsidRPr="00CE25AF">
        <w:rPr>
          <w:lang w:val="en-US"/>
        </w:rPr>
        <w:t xml:space="preserve"> or it is a reference to a concept description within the schema. However, </w:t>
      </w:r>
      <w:r w:rsidRPr="00CE25AF">
        <w:rPr>
          <w:lang w:val="en-US"/>
        </w:rPr>
        <w:t xml:space="preserve">there is only one reference allowed </w:t>
      </w:r>
      <w:r w:rsidR="00405638" w:rsidRPr="00CE25AF">
        <w:rPr>
          <w:lang w:val="en-US"/>
        </w:rPr>
        <w:t xml:space="preserve">for </w:t>
      </w:r>
      <w:proofErr w:type="spellStart"/>
      <w:r w:rsidR="00405638" w:rsidRPr="00CE25AF">
        <w:rPr>
          <w:i/>
          <w:lang w:val="en-US"/>
        </w:rPr>
        <w:t>semanticId</w:t>
      </w:r>
      <w:proofErr w:type="spellEnd"/>
      <w:r w:rsidR="00405638" w:rsidRPr="00CE25AF">
        <w:rPr>
          <w:lang w:val="en-US"/>
        </w:rPr>
        <w:t xml:space="preserve">, whereas </w:t>
      </w:r>
      <w:r w:rsidRPr="00CE25AF">
        <w:rPr>
          <w:lang w:val="en-US"/>
        </w:rPr>
        <w:t xml:space="preserve">a set of data specification references is permitted </w:t>
      </w:r>
      <w:r w:rsidR="00405638" w:rsidRPr="00CE25AF">
        <w:rPr>
          <w:lang w:val="en-US"/>
        </w:rPr>
        <w:t>for data specifications.</w:t>
      </w:r>
    </w:p>
    <w:p w14:paraId="685FBA4A" w14:textId="2A27A6F9" w:rsidR="00430868" w:rsidRPr="00CE25AF" w:rsidRDefault="00B345D9" w:rsidP="00110904">
      <w:pPr>
        <w:pStyle w:val="Caption"/>
      </w:pPr>
      <w:bookmarkStart w:id="3570" w:name="_Ref56188529"/>
      <w:bookmarkStart w:id="3571" w:name="_Toc125537881"/>
      <w:r w:rsidRPr="00CE25AF">
        <w:rPr>
          <w:noProof/>
        </w:rPr>
        <w:lastRenderedPageBreak/>
        <w:drawing>
          <wp:anchor distT="0" distB="0" distL="114300" distR="114300" simplePos="0" relativeHeight="252779520" behindDoc="0" locked="0" layoutInCell="1" allowOverlap="1" wp14:anchorId="5464EC9F" wp14:editId="36D402B6">
            <wp:simplePos x="0" y="0"/>
            <wp:positionH relativeFrom="column">
              <wp:posOffset>-76200</wp:posOffset>
            </wp:positionH>
            <wp:positionV relativeFrom="paragraph">
              <wp:posOffset>337820</wp:posOffset>
            </wp:positionV>
            <wp:extent cx="5942330" cy="5610860"/>
            <wp:effectExtent l="0" t="0" r="0" b="0"/>
            <wp:wrapTopAndBottom/>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2330" cy="561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C9A" w:rsidRPr="00CE25AF">
        <w:t xml:space="preserve"> Figure</w:t>
      </w:r>
      <w:r w:rsidR="00405638" w:rsidRPr="00CE25AF">
        <w:t xml:space="preserve"> </w:t>
      </w:r>
      <w:r w:rsidR="00561536">
        <w:fldChar w:fldCharType="begin"/>
      </w:r>
      <w:r w:rsidR="00561536">
        <w:instrText xml:space="preserve"> SEQ Figure \* ARABIC </w:instrText>
      </w:r>
      <w:r w:rsidR="00561536">
        <w:fldChar w:fldCharType="separate"/>
      </w:r>
      <w:r w:rsidR="00F511DE">
        <w:rPr>
          <w:noProof/>
        </w:rPr>
        <w:t>58</w:t>
      </w:r>
      <w:r w:rsidR="00561536">
        <w:fldChar w:fldCharType="end"/>
      </w:r>
      <w:bookmarkEnd w:id="3570"/>
      <w:r w:rsidR="00405638" w:rsidRPr="00CE25AF">
        <w:t xml:space="preserve"> Realization of Embedded Data Specifications</w:t>
      </w:r>
      <w:bookmarkEnd w:id="3571"/>
    </w:p>
    <w:p w14:paraId="3B7A98E7" w14:textId="486C3910" w:rsidR="00430868" w:rsidRPr="00CE25AF" w:rsidRDefault="00430868" w:rsidP="00430868">
      <w:pPr>
        <w:rPr>
          <w:color w:val="004377"/>
          <w:spacing w:val="15"/>
          <w:sz w:val="28"/>
          <w:szCs w:val="22"/>
          <w:lang w:val="en-US"/>
        </w:rPr>
      </w:pPr>
      <w:r w:rsidRPr="00CE25AF">
        <w:rPr>
          <w:lang w:val="en-US"/>
        </w:rPr>
        <w:br w:type="page"/>
      </w:r>
    </w:p>
    <w:p w14:paraId="69489E99" w14:textId="11DCC8D0" w:rsidR="00430868" w:rsidRPr="00E5511A" w:rsidRDefault="00745269" w:rsidP="00DA1A43">
      <w:pPr>
        <w:pStyle w:val="Heading2"/>
        <w:rPr>
          <w:lang w:val="en-US"/>
        </w:rPr>
      </w:pPr>
      <w:bookmarkStart w:id="3572" w:name="_Toc54816046"/>
      <w:r w:rsidRPr="00E5511A">
        <w:rPr>
          <w:lang w:val="en-US"/>
        </w:rPr>
        <w:lastRenderedPageBreak/>
        <w:t xml:space="preserve"> </w:t>
      </w:r>
      <w:bookmarkStart w:id="3573" w:name="_Toc125227934"/>
      <w:bookmarkStart w:id="3574" w:name="_Toc125537721"/>
      <w:r w:rsidR="00430868" w:rsidRPr="00E5511A">
        <w:rPr>
          <w:lang w:val="en-US"/>
        </w:rPr>
        <w:t>XML</w:t>
      </w:r>
      <w:bookmarkEnd w:id="3572"/>
      <w:bookmarkEnd w:id="3573"/>
      <w:bookmarkEnd w:id="3574"/>
    </w:p>
    <w:p w14:paraId="706A0D3B" w14:textId="610E3D10" w:rsidR="00430868" w:rsidRPr="00CE25AF" w:rsidRDefault="00B973F9" w:rsidP="00430868">
      <w:pPr>
        <w:rPr>
          <w:lang w:val="en-US"/>
        </w:rPr>
      </w:pPr>
      <w:r w:rsidRPr="00CE25AF">
        <w:rPr>
          <w:lang w:val="en-US"/>
        </w:rPr>
        <w:t>The metamodel of an Asset Administration Shell needs to be serialized f</w:t>
      </w:r>
      <w:r w:rsidR="00430868" w:rsidRPr="00CE25AF">
        <w:rPr>
          <w:lang w:val="en-US"/>
        </w:rPr>
        <w:t>or import and export scenarios. XML</w:t>
      </w:r>
      <w:r w:rsidRPr="00CE25AF">
        <w:rPr>
          <w:lang w:val="en-US"/>
        </w:rPr>
        <w:t xml:space="preserve"> is a possible serialization format</w:t>
      </w:r>
      <w:r w:rsidR="00430868" w:rsidRPr="00CE25AF">
        <w:rPr>
          <w:lang w:val="en-US"/>
        </w:rPr>
        <w:t xml:space="preserve">. </w:t>
      </w:r>
    </w:p>
    <w:p w14:paraId="7E0E96E3" w14:textId="19515FE8" w:rsidR="007467F4" w:rsidRPr="00CE25AF" w:rsidRDefault="007467F4" w:rsidP="00430868">
      <w:pPr>
        <w:rPr>
          <w:lang w:val="en-US"/>
        </w:rPr>
      </w:pPr>
      <w:proofErr w:type="spellStart"/>
      <w:r w:rsidRPr="00CE25AF">
        <w:rPr>
          <w:lang w:val="en-US"/>
        </w:rPr>
        <w:t>eXtensible</w:t>
      </w:r>
      <w:proofErr w:type="spellEnd"/>
      <w:r w:rsidRPr="00CE25AF">
        <w:rPr>
          <w:lang w:val="en-US"/>
        </w:rPr>
        <w:t xml:space="preserve"> Markup Language (XML</w:t>
      </w:r>
      <w:r w:rsidRPr="00373A9F">
        <w:rPr>
          <w:rStyle w:val="FootnoteReference"/>
          <w:lang w:val="en-US"/>
        </w:rPr>
        <w:footnoteReference w:id="38"/>
      </w:r>
      <w:r w:rsidRPr="00CE25AF">
        <w:rPr>
          <w:lang w:val="en-US"/>
        </w:rPr>
        <w:t xml:space="preserve">) is very well suited </w:t>
      </w:r>
      <w:r w:rsidR="00B973F9" w:rsidRPr="00CE25AF">
        <w:rPr>
          <w:lang w:val="en-US"/>
        </w:rPr>
        <w:t>to derive</w:t>
      </w:r>
      <w:r w:rsidRPr="00CE25AF">
        <w:rPr>
          <w:lang w:val="en-US"/>
        </w:rPr>
        <w:t xml:space="preserve"> information from an IT system, </w:t>
      </w:r>
      <w:r w:rsidR="00B973F9" w:rsidRPr="00CE25AF">
        <w:rPr>
          <w:lang w:val="en-US"/>
        </w:rPr>
        <w:t xml:space="preserve">e.g. </w:t>
      </w:r>
      <w:r w:rsidRPr="00CE25AF">
        <w:rPr>
          <w:lang w:val="en-US"/>
        </w:rPr>
        <w:t>to process it manually</w:t>
      </w:r>
      <w:r w:rsidR="00B973F9" w:rsidRPr="00CE25AF">
        <w:rPr>
          <w:lang w:val="en-US"/>
        </w:rPr>
        <w:t xml:space="preserve"> </w:t>
      </w:r>
      <w:r w:rsidRPr="00CE25AF">
        <w:rPr>
          <w:lang w:val="en-US"/>
        </w:rPr>
        <w:t>and then feed it into another IT system. It meets the needs of the information sharing scenario defined in</w:t>
      </w:r>
      <w:r w:rsidR="00C1715F" w:rsidRPr="00CE25AF">
        <w:rPr>
          <w:lang w:val="en-US"/>
        </w:rPr>
        <w:t xml:space="preserve"> the leading picture in</w:t>
      </w:r>
      <w:r w:rsidRPr="00CE25AF">
        <w:rPr>
          <w:lang w:val="en-US"/>
        </w:rPr>
        <w:t xml:space="preserve"> </w:t>
      </w:r>
      <w:r w:rsidR="005F4EA8" w:rsidRPr="006C5C0E">
        <w:rPr>
          <w:lang w:val="en-US"/>
        </w:rPr>
        <w:t>Clause</w:t>
      </w:r>
      <w:r w:rsidRPr="00CE25AF">
        <w:rPr>
          <w:lang w:val="en-US"/>
        </w:rPr>
        <w:t xml:space="preserve"> </w:t>
      </w:r>
      <w:r w:rsidR="00556F30" w:rsidRPr="00373A9F">
        <w:rPr>
          <w:lang w:val="en-US"/>
        </w:rPr>
        <w:fldChar w:fldCharType="begin"/>
      </w:r>
      <w:r w:rsidR="00556F30" w:rsidRPr="00CE25AF">
        <w:rPr>
          <w:lang w:val="en-US"/>
        </w:rPr>
        <w:instrText xml:space="preserve"> REF _Ref54731196 \r \h </w:instrText>
      </w:r>
      <w:r w:rsidR="00556F30" w:rsidRPr="00373A9F">
        <w:rPr>
          <w:lang w:val="en-US"/>
        </w:rPr>
      </w:r>
      <w:r w:rsidR="00556F30" w:rsidRPr="00373A9F">
        <w:rPr>
          <w:lang w:val="en-US"/>
        </w:rPr>
        <w:fldChar w:fldCharType="separate"/>
      </w:r>
      <w:r w:rsidR="00F511DE">
        <w:rPr>
          <w:lang w:val="en-US"/>
        </w:rPr>
        <w:t>4.1</w:t>
      </w:r>
      <w:r w:rsidR="00556F30" w:rsidRPr="00373A9F">
        <w:rPr>
          <w:lang w:val="en-US"/>
        </w:rPr>
        <w:fldChar w:fldCharType="end"/>
      </w:r>
      <w:r w:rsidRPr="00CE25AF">
        <w:rPr>
          <w:lang w:val="en-US"/>
        </w:rPr>
        <w:t>. XML provides the possibilities of scheme definitions</w:t>
      </w:r>
      <w:r w:rsidR="00B973F9" w:rsidRPr="00CE25AF">
        <w:rPr>
          <w:lang w:val="en-US"/>
        </w:rPr>
        <w:t>,</w:t>
      </w:r>
      <w:r w:rsidRPr="00CE25AF">
        <w:rPr>
          <w:lang w:val="en-US"/>
        </w:rPr>
        <w:t xml:space="preserve"> which can be used to syntactically validate the represented information in each step. </w:t>
      </w:r>
    </w:p>
    <w:p w14:paraId="094D1302" w14:textId="0594EFDD" w:rsidR="00F40C8B" w:rsidRPr="004D3279" w:rsidRDefault="00B973F9" w:rsidP="00373A9F">
      <w:pPr>
        <w:pStyle w:val="NOTE"/>
        <w:ind w:left="284" w:firstLine="0"/>
        <w:rPr>
          <w:lang w:val="en-US"/>
        </w:rPr>
      </w:pPr>
      <w:r w:rsidRPr="00CE25AF">
        <w:rPr>
          <w:lang w:val="en-US"/>
        </w:rPr>
        <w:t>Note 1: t</w:t>
      </w:r>
      <w:r w:rsidR="007467F4" w:rsidRPr="00CE25AF">
        <w:rPr>
          <w:lang w:val="en-US"/>
        </w:rPr>
        <w:t>he xml schema (.</w:t>
      </w:r>
      <w:proofErr w:type="spellStart"/>
      <w:r w:rsidR="007467F4" w:rsidRPr="00CE25AF">
        <w:rPr>
          <w:lang w:val="en-US"/>
        </w:rPr>
        <w:t>xsd</w:t>
      </w:r>
      <w:proofErr w:type="spellEnd"/>
      <w:r w:rsidR="007467F4" w:rsidRPr="00CE25AF">
        <w:rPr>
          <w:lang w:val="en-US"/>
        </w:rPr>
        <w:t xml:space="preserve"> files) is maintained in the repository </w:t>
      </w:r>
      <w:r w:rsidR="00F639CD" w:rsidRPr="00CE25AF">
        <w:rPr>
          <w:lang w:val="en-US"/>
        </w:rPr>
        <w:t>"</w:t>
      </w:r>
      <w:proofErr w:type="spellStart"/>
      <w:r w:rsidR="007467F4" w:rsidRPr="00CE25AF">
        <w:rPr>
          <w:lang w:val="en-US"/>
        </w:rPr>
        <w:t>aas</w:t>
      </w:r>
      <w:proofErr w:type="spellEnd"/>
      <w:r w:rsidR="007467F4" w:rsidRPr="00CE25AF">
        <w:rPr>
          <w:lang w:val="en-US"/>
        </w:rPr>
        <w:t>-spec</w:t>
      </w:r>
      <w:r w:rsidR="00D3728C">
        <w:rPr>
          <w:lang w:val="en-US"/>
        </w:rPr>
        <w:t>s</w:t>
      </w:r>
      <w:r w:rsidR="00F639CD" w:rsidRPr="00CE25AF">
        <w:rPr>
          <w:lang w:val="en-US"/>
        </w:rPr>
        <w:t>"</w:t>
      </w:r>
      <w:r w:rsidR="007467F4" w:rsidRPr="00CE25AF">
        <w:rPr>
          <w:lang w:val="en-US"/>
        </w:rPr>
        <w:t xml:space="preserve"> of the </w:t>
      </w:r>
      <w:proofErr w:type="spellStart"/>
      <w:r w:rsidR="007467F4" w:rsidRPr="00CE25AF">
        <w:rPr>
          <w:lang w:val="en-US"/>
        </w:rPr>
        <w:t>github</w:t>
      </w:r>
      <w:proofErr w:type="spellEnd"/>
      <w:r w:rsidR="007467F4" w:rsidRPr="00CE25AF">
        <w:rPr>
          <w:lang w:val="en-US"/>
        </w:rPr>
        <w:t xml:space="preserve"> project admin-shell-</w:t>
      </w:r>
      <w:r w:rsidR="007467F4" w:rsidRPr="003F3EED">
        <w:rPr>
          <w:lang w:val="en-US"/>
        </w:rPr>
        <w:t xml:space="preserve">io </w:t>
      </w:r>
      <w:r w:rsidR="007467F4" w:rsidRPr="003F3EED">
        <w:rPr>
          <w:lang w:val="en-US"/>
        </w:rPr>
        <w:fldChar w:fldCharType="begin"/>
      </w:r>
      <w:r w:rsidR="007467F4" w:rsidRPr="003F3EED">
        <w:rPr>
          <w:lang w:val="en-US"/>
        </w:rPr>
        <w:instrText xml:space="preserve"> REF AASGithub_41 \h  \* MERGEFORMAT </w:instrText>
      </w:r>
      <w:r w:rsidR="007467F4" w:rsidRPr="003F3EED">
        <w:rPr>
          <w:lang w:val="en-US"/>
        </w:rPr>
      </w:r>
      <w:r w:rsidR="007467F4" w:rsidRPr="003F3EED">
        <w:rPr>
          <w:lang w:val="en-US"/>
        </w:rPr>
        <w:fldChar w:fldCharType="separate"/>
      </w:r>
      <w:r w:rsidR="00F511DE" w:rsidRPr="00CE25AF">
        <w:rPr>
          <w:lang w:val="en-US"/>
        </w:rPr>
        <w:t>[51]</w:t>
      </w:r>
      <w:r w:rsidR="007467F4" w:rsidRPr="003F3EED">
        <w:rPr>
          <w:lang w:val="en-US"/>
        </w:rPr>
        <w:fldChar w:fldCharType="end"/>
      </w:r>
      <w:r w:rsidR="007467F4" w:rsidRPr="003F3EED">
        <w:rPr>
          <w:lang w:val="en-US"/>
        </w:rPr>
        <w:t>:</w:t>
      </w:r>
      <w:r w:rsidR="007467F4" w:rsidRPr="00CE25AF">
        <w:rPr>
          <w:lang w:val="en-US"/>
        </w:rPr>
        <w:t xml:space="preserve"> </w:t>
      </w:r>
      <w:r w:rsidR="00F40C8B" w:rsidRPr="003F3EED">
        <w:rPr>
          <w:lang w:val="en-US"/>
        </w:rPr>
        <w:t>aas-</w:t>
      </w:r>
      <w:r w:rsidR="00F40C8B" w:rsidRPr="004D3279">
        <w:rPr>
          <w:lang w:val="en-US"/>
        </w:rPr>
        <w:t>specs-3.0\schemas\xml</w:t>
      </w:r>
    </w:p>
    <w:p w14:paraId="6B04BEC6" w14:textId="308BA8BC" w:rsidR="007467F4" w:rsidRPr="00CE25AF" w:rsidRDefault="00B973F9" w:rsidP="00373A9F">
      <w:pPr>
        <w:pStyle w:val="NOTE"/>
        <w:ind w:left="284" w:firstLine="0"/>
        <w:rPr>
          <w:lang w:val="en-US"/>
        </w:rPr>
      </w:pPr>
      <w:r w:rsidRPr="00CE25AF">
        <w:rPr>
          <w:lang w:val="en-US"/>
        </w:rPr>
        <w:t>Note 2: t</w:t>
      </w:r>
      <w:r w:rsidR="007467F4" w:rsidRPr="00CE25AF">
        <w:rPr>
          <w:lang w:val="en-US"/>
        </w:rPr>
        <w:t xml:space="preserve">he mapping rules </w:t>
      </w:r>
      <w:r w:rsidRPr="00CE25AF">
        <w:rPr>
          <w:lang w:val="en-US"/>
        </w:rPr>
        <w:t xml:space="preserve">of </w:t>
      </w:r>
      <w:r w:rsidR="007467F4" w:rsidRPr="00CE25AF">
        <w:rPr>
          <w:lang w:val="en-US"/>
        </w:rPr>
        <w:t>how to derive the xml schema from the technology</w:t>
      </w:r>
      <w:r w:rsidRPr="00CE25AF">
        <w:rPr>
          <w:lang w:val="en-US"/>
        </w:rPr>
        <w:t>-</w:t>
      </w:r>
      <w:r w:rsidR="007467F4" w:rsidRPr="00CE25AF">
        <w:rPr>
          <w:lang w:val="en-US"/>
        </w:rPr>
        <w:t>neutral metamodel as defined in this specification can be found here:</w:t>
      </w:r>
      <w:r w:rsidR="00770CC5" w:rsidRPr="00CE25AF">
        <w:rPr>
          <w:lang w:val="en-US"/>
        </w:rPr>
        <w:t xml:space="preserve"> </w:t>
      </w:r>
      <w:r w:rsidR="00F40C8B" w:rsidRPr="00DA1A43">
        <w:rPr>
          <w:lang w:val="en-US"/>
        </w:rPr>
        <w:t>aas-specs-3.0\schemas\xml\</w:t>
      </w:r>
      <w:proofErr w:type="spellStart"/>
      <w:r w:rsidR="00F40C8B" w:rsidRPr="00DA1A43">
        <w:rPr>
          <w:lang w:val="en-US"/>
        </w:rPr>
        <w:t>Readme.md#xml-mappingrules</w:t>
      </w:r>
      <w:proofErr w:type="spellEnd"/>
    </w:p>
    <w:p w14:paraId="698000B6" w14:textId="7788ED7A" w:rsidR="007467F4" w:rsidRPr="00CE25AF" w:rsidRDefault="00B973F9" w:rsidP="00373A9F">
      <w:pPr>
        <w:pStyle w:val="NOTE"/>
        <w:ind w:left="284" w:firstLine="0"/>
        <w:rPr>
          <w:lang w:val="en-US"/>
        </w:rPr>
      </w:pPr>
      <w:r w:rsidRPr="00CE25AF">
        <w:rPr>
          <w:lang w:val="en-US"/>
        </w:rPr>
        <w:t>Note 3: e</w:t>
      </w:r>
      <w:r w:rsidR="007467F4" w:rsidRPr="00CE25AF">
        <w:rPr>
          <w:lang w:val="en-US"/>
        </w:rPr>
        <w:t xml:space="preserve">xample files can be found here: </w:t>
      </w:r>
      <w:r w:rsidR="00F40C8B" w:rsidRPr="00DA1A43">
        <w:rPr>
          <w:lang w:val="en-US"/>
        </w:rPr>
        <w:t>aas-specs-3.0\schemas\xml\examples</w:t>
      </w:r>
    </w:p>
    <w:p w14:paraId="32128039" w14:textId="420AF27B" w:rsidR="00430868" w:rsidRPr="00E5511A" w:rsidRDefault="00745269" w:rsidP="00DA1A43">
      <w:pPr>
        <w:pStyle w:val="Heading2"/>
        <w:rPr>
          <w:lang w:val="en-US"/>
        </w:rPr>
      </w:pPr>
      <w:bookmarkStart w:id="3575" w:name="_Toc54816064"/>
      <w:r w:rsidRPr="00E5511A">
        <w:rPr>
          <w:lang w:val="en-US"/>
        </w:rPr>
        <w:lastRenderedPageBreak/>
        <w:t xml:space="preserve"> </w:t>
      </w:r>
      <w:bookmarkStart w:id="3576" w:name="_Toc125227935"/>
      <w:bookmarkStart w:id="3577" w:name="_Toc125537722"/>
      <w:r w:rsidR="00430868" w:rsidRPr="00E5511A">
        <w:rPr>
          <w:lang w:val="en-US"/>
        </w:rPr>
        <w:t>JSON</w:t>
      </w:r>
      <w:bookmarkEnd w:id="3575"/>
      <w:bookmarkEnd w:id="3576"/>
      <w:bookmarkEnd w:id="3577"/>
    </w:p>
    <w:p w14:paraId="268B1EF2" w14:textId="6F5478B1" w:rsidR="009C7B0A" w:rsidRPr="00CE25AF" w:rsidRDefault="00B85B80" w:rsidP="00430868">
      <w:pPr>
        <w:rPr>
          <w:lang w:val="en-US"/>
        </w:rPr>
      </w:pPr>
      <w:r w:rsidRPr="00CE25AF">
        <w:rPr>
          <w:lang w:val="en-US"/>
        </w:rPr>
        <w:t>JSON</w:t>
      </w:r>
      <w:r w:rsidRPr="00CE25AF">
        <w:rPr>
          <w:rStyle w:val="FootnoteReference"/>
          <w:lang w:val="en-US"/>
        </w:rPr>
        <w:footnoteReference w:id="39"/>
      </w:r>
      <w:r w:rsidRPr="00CE25AF">
        <w:rPr>
          <w:lang w:val="en-US"/>
        </w:rPr>
        <w:t xml:space="preserve"> (JavaScript Object Notation) is a further serialization format that serializes the metamodel of an Asset Administration Shell f</w:t>
      </w:r>
      <w:r w:rsidR="00430868" w:rsidRPr="00CE25AF">
        <w:rPr>
          <w:lang w:val="en-US"/>
        </w:rPr>
        <w:t xml:space="preserve">or import and export scenarios. </w:t>
      </w:r>
    </w:p>
    <w:p w14:paraId="18D9941E" w14:textId="451D56D7" w:rsidR="00430868" w:rsidRPr="00CE25AF" w:rsidRDefault="009C7B0A" w:rsidP="00430868">
      <w:pPr>
        <w:rPr>
          <w:lang w:val="en-US"/>
        </w:rPr>
      </w:pPr>
      <w:r w:rsidRPr="00CE25AF">
        <w:rPr>
          <w:lang w:val="en-US"/>
        </w:rPr>
        <w:t>Additionally, JSON format</w:t>
      </w:r>
      <w:r w:rsidR="00FE043E" w:rsidRPr="00CE25AF">
        <w:rPr>
          <w:lang w:val="en-US"/>
        </w:rPr>
        <w:t xml:space="preserve"> is</w:t>
      </w:r>
      <w:r w:rsidR="00971555" w:rsidRPr="00CE25AF">
        <w:rPr>
          <w:lang w:val="en-US"/>
        </w:rPr>
        <w:t xml:space="preserve"> used </w:t>
      </w:r>
      <w:r w:rsidR="00B85B80" w:rsidRPr="00CE25AF">
        <w:rPr>
          <w:lang w:val="en-US"/>
        </w:rPr>
        <w:t>to describe</w:t>
      </w:r>
      <w:r w:rsidR="00971555" w:rsidRPr="00CE25AF">
        <w:rPr>
          <w:lang w:val="en-US"/>
        </w:rPr>
        <w:t xml:space="preserve"> </w:t>
      </w:r>
      <w:r w:rsidRPr="00CE25AF">
        <w:rPr>
          <w:lang w:val="en-US"/>
        </w:rPr>
        <w:t xml:space="preserve">the </w:t>
      </w:r>
      <w:r w:rsidR="00971555" w:rsidRPr="00CE25AF">
        <w:rPr>
          <w:lang w:val="en-US"/>
        </w:rPr>
        <w:t xml:space="preserve">payload in </w:t>
      </w:r>
      <w:r w:rsidRPr="00CE25AF">
        <w:rPr>
          <w:lang w:val="en-US"/>
        </w:rPr>
        <w:t>the</w:t>
      </w:r>
      <w:r w:rsidR="00971555" w:rsidRPr="00CE25AF">
        <w:rPr>
          <w:lang w:val="en-US"/>
        </w:rPr>
        <w:t xml:space="preserve"> http/REST API </w:t>
      </w:r>
      <w:r w:rsidRPr="00CE25AF">
        <w:rPr>
          <w:lang w:val="en-US"/>
        </w:rPr>
        <w:t xml:space="preserve">for active </w:t>
      </w:r>
      <w:r w:rsidR="003702DB" w:rsidRPr="00CE25AF">
        <w:rPr>
          <w:lang w:val="en-US"/>
        </w:rPr>
        <w:t>Asset Administration Shell</w:t>
      </w:r>
      <w:r w:rsidRPr="00CE25AF">
        <w:rPr>
          <w:lang w:val="en-US"/>
        </w:rPr>
        <w:t xml:space="preserve">s </w:t>
      </w:r>
      <w:r w:rsidR="00971555" w:rsidRPr="00CE25AF">
        <w:rPr>
          <w:lang w:val="en-US"/>
        </w:rPr>
        <w:fldChar w:fldCharType="begin"/>
      </w:r>
      <w:r w:rsidR="00971555" w:rsidRPr="00CE25AF">
        <w:rPr>
          <w:lang w:val="en-US"/>
        </w:rPr>
        <w:instrText xml:space="preserve"> REF AASiD_Part2_49 \h </w:instrText>
      </w:r>
      <w:r w:rsidR="00971555" w:rsidRPr="00CE25AF">
        <w:rPr>
          <w:lang w:val="en-US"/>
        </w:rPr>
      </w:r>
      <w:r w:rsidR="00971555" w:rsidRPr="00CE25AF">
        <w:rPr>
          <w:lang w:val="en-US"/>
        </w:rPr>
        <w:fldChar w:fldCharType="separate"/>
      </w:r>
      <w:r w:rsidR="00F511DE" w:rsidRPr="00CE25AF">
        <w:rPr>
          <w:lang w:val="en-US"/>
        </w:rPr>
        <w:t>[37]</w:t>
      </w:r>
      <w:r w:rsidR="00971555" w:rsidRPr="00CE25AF">
        <w:rPr>
          <w:lang w:val="en-US"/>
        </w:rPr>
        <w:fldChar w:fldCharType="end"/>
      </w:r>
      <w:r w:rsidR="00971555" w:rsidRPr="00CE25AF">
        <w:rPr>
          <w:lang w:val="en-US"/>
        </w:rPr>
        <w:t>.</w:t>
      </w:r>
    </w:p>
    <w:p w14:paraId="76BAF1BF" w14:textId="0A4E8978" w:rsidR="00E4065A" w:rsidRPr="00CE25AF" w:rsidRDefault="00B85B80" w:rsidP="00373A9F">
      <w:pPr>
        <w:pStyle w:val="NOTE"/>
        <w:ind w:left="284" w:firstLine="0"/>
        <w:rPr>
          <w:lang w:val="en-US"/>
        </w:rPr>
      </w:pPr>
      <w:r w:rsidRPr="00CE25AF">
        <w:rPr>
          <w:lang w:val="en-US"/>
        </w:rPr>
        <w:t>Note 1: t</w:t>
      </w:r>
      <w:r w:rsidR="00E4065A" w:rsidRPr="00CE25AF">
        <w:rPr>
          <w:lang w:val="en-US"/>
        </w:rPr>
        <w:t xml:space="preserve">he </w:t>
      </w:r>
      <w:r w:rsidR="009950BE" w:rsidRPr="00CE25AF">
        <w:rPr>
          <w:lang w:val="en-US"/>
        </w:rPr>
        <w:t>JSON</w:t>
      </w:r>
      <w:r w:rsidR="00F57CD8">
        <w:rPr>
          <w:lang w:val="en-US"/>
        </w:rPr>
        <w:t xml:space="preserve"> </w:t>
      </w:r>
      <w:r w:rsidR="00E4065A" w:rsidRPr="00CE25AF">
        <w:rPr>
          <w:lang w:val="en-US"/>
        </w:rPr>
        <w:t>schema (.</w:t>
      </w:r>
      <w:proofErr w:type="spellStart"/>
      <w:r w:rsidR="00543157" w:rsidRPr="00CE25AF">
        <w:rPr>
          <w:lang w:val="en-US"/>
        </w:rPr>
        <w:t>json</w:t>
      </w:r>
      <w:proofErr w:type="spellEnd"/>
      <w:r w:rsidR="00E4065A" w:rsidRPr="00CE25AF">
        <w:rPr>
          <w:lang w:val="en-US"/>
        </w:rPr>
        <w:t xml:space="preserve"> files) is maintained in the repository </w:t>
      </w:r>
      <w:r w:rsidR="00F639CD" w:rsidRPr="00CE25AF">
        <w:rPr>
          <w:lang w:val="en-US"/>
        </w:rPr>
        <w:t>"</w:t>
      </w:r>
      <w:proofErr w:type="spellStart"/>
      <w:r w:rsidR="00E4065A" w:rsidRPr="00CE25AF">
        <w:rPr>
          <w:lang w:val="en-US"/>
        </w:rPr>
        <w:t>aas</w:t>
      </w:r>
      <w:proofErr w:type="spellEnd"/>
      <w:r w:rsidR="00E4065A" w:rsidRPr="00CE25AF">
        <w:rPr>
          <w:lang w:val="en-US"/>
        </w:rPr>
        <w:t>-spec</w:t>
      </w:r>
      <w:r w:rsidR="00D3728C">
        <w:rPr>
          <w:lang w:val="en-US"/>
        </w:rPr>
        <w:t>s</w:t>
      </w:r>
      <w:r w:rsidR="00F639CD" w:rsidRPr="00CE25AF">
        <w:rPr>
          <w:lang w:val="en-US"/>
        </w:rPr>
        <w:t>"</w:t>
      </w:r>
      <w:r w:rsidR="00E4065A" w:rsidRPr="00CE25AF">
        <w:rPr>
          <w:lang w:val="en-US"/>
        </w:rPr>
        <w:t xml:space="preserve"> of the </w:t>
      </w:r>
      <w:proofErr w:type="spellStart"/>
      <w:r w:rsidR="00E4065A" w:rsidRPr="00CE25AF">
        <w:rPr>
          <w:lang w:val="en-US"/>
        </w:rPr>
        <w:t>github</w:t>
      </w:r>
      <w:proofErr w:type="spellEnd"/>
      <w:r w:rsidR="00E4065A" w:rsidRPr="00CE25AF">
        <w:rPr>
          <w:lang w:val="en-US"/>
        </w:rPr>
        <w:t xml:space="preserve"> project admin-shell-io </w:t>
      </w:r>
      <w:r w:rsidR="00E4065A" w:rsidRPr="00D3728C">
        <w:fldChar w:fldCharType="begin"/>
      </w:r>
      <w:r w:rsidR="00E4065A" w:rsidRPr="004D3279">
        <w:rPr>
          <w:lang w:val="en-US"/>
        </w:rPr>
        <w:instrText xml:space="preserve"> REF AASGithub_41 \h  \* MERGEFORMAT </w:instrText>
      </w:r>
      <w:r w:rsidR="00E4065A" w:rsidRPr="00D3728C">
        <w:fldChar w:fldCharType="separate"/>
      </w:r>
      <w:r w:rsidR="00F511DE" w:rsidRPr="00CE25AF">
        <w:rPr>
          <w:lang w:val="en-US"/>
        </w:rPr>
        <w:t>[51]</w:t>
      </w:r>
      <w:r w:rsidR="00E4065A" w:rsidRPr="00D3728C">
        <w:fldChar w:fldCharType="end"/>
      </w:r>
      <w:r w:rsidR="00E4065A" w:rsidRPr="004D3279">
        <w:rPr>
          <w:lang w:val="en-US"/>
        </w:rPr>
        <w:t xml:space="preserve">: </w:t>
      </w:r>
      <w:r w:rsidR="00D3728C" w:rsidRPr="004D3279">
        <w:rPr>
          <w:lang w:val="en-US"/>
        </w:rPr>
        <w:t>aas-specs-3.0\schemas\</w:t>
      </w:r>
      <w:proofErr w:type="spellStart"/>
      <w:r w:rsidR="00D3728C">
        <w:rPr>
          <w:lang w:val="en-US"/>
        </w:rPr>
        <w:t>json</w:t>
      </w:r>
      <w:proofErr w:type="spellEnd"/>
    </w:p>
    <w:p w14:paraId="7CD92878" w14:textId="43037209" w:rsidR="00E4065A" w:rsidRPr="00CE25AF" w:rsidRDefault="00B85B80" w:rsidP="00D3728C">
      <w:pPr>
        <w:pStyle w:val="NOTE"/>
        <w:rPr>
          <w:lang w:val="en-US"/>
        </w:rPr>
      </w:pPr>
      <w:r w:rsidRPr="00CE25AF">
        <w:rPr>
          <w:lang w:val="en-US"/>
        </w:rPr>
        <w:t>Note 2: t</w:t>
      </w:r>
      <w:r w:rsidR="00E4065A" w:rsidRPr="00CE25AF">
        <w:rPr>
          <w:lang w:val="en-US"/>
        </w:rPr>
        <w:t xml:space="preserve">he mapping rules </w:t>
      </w:r>
      <w:r w:rsidRPr="00CE25AF">
        <w:rPr>
          <w:lang w:val="en-US"/>
        </w:rPr>
        <w:t xml:space="preserve">of </w:t>
      </w:r>
      <w:r w:rsidR="00E4065A" w:rsidRPr="00CE25AF">
        <w:rPr>
          <w:lang w:val="en-US"/>
        </w:rPr>
        <w:t xml:space="preserve">how to derive the </w:t>
      </w:r>
      <w:r w:rsidR="009950BE" w:rsidRPr="00CE25AF">
        <w:rPr>
          <w:lang w:val="en-US"/>
        </w:rPr>
        <w:t xml:space="preserve">JSON </w:t>
      </w:r>
      <w:r w:rsidR="00E4065A" w:rsidRPr="00CE25AF">
        <w:rPr>
          <w:lang w:val="en-US"/>
        </w:rPr>
        <w:t>schema from the technology</w:t>
      </w:r>
      <w:r w:rsidRPr="00CE25AF">
        <w:rPr>
          <w:lang w:val="en-US"/>
        </w:rPr>
        <w:t>-</w:t>
      </w:r>
      <w:r w:rsidR="00E4065A" w:rsidRPr="00CE25AF">
        <w:rPr>
          <w:lang w:val="en-US"/>
        </w:rPr>
        <w:t xml:space="preserve">neutral metamodel as defined in this specification can be found here: </w:t>
      </w:r>
      <w:r w:rsidR="00D3728C" w:rsidRPr="00DA1A43">
        <w:rPr>
          <w:lang w:val="en-US"/>
        </w:rPr>
        <w:t>aas-specs-3.0\schemas\</w:t>
      </w:r>
      <w:proofErr w:type="spellStart"/>
      <w:r w:rsidR="00D3728C" w:rsidRPr="00DA1A43">
        <w:rPr>
          <w:lang w:val="en-US"/>
        </w:rPr>
        <w:t>json</w:t>
      </w:r>
      <w:proofErr w:type="spellEnd"/>
      <w:r w:rsidR="00D3728C" w:rsidRPr="00DA1A43">
        <w:rPr>
          <w:lang w:val="en-US"/>
        </w:rPr>
        <w:t>\</w:t>
      </w:r>
      <w:proofErr w:type="spellStart"/>
      <w:r w:rsidR="00D3728C" w:rsidRPr="00DA1A43">
        <w:rPr>
          <w:lang w:val="en-US"/>
        </w:rPr>
        <w:t>Readme.md#json-mappingrules</w:t>
      </w:r>
      <w:proofErr w:type="spellEnd"/>
    </w:p>
    <w:p w14:paraId="31F26CB8" w14:textId="763A9D1B" w:rsidR="00E4065A" w:rsidRPr="00CE25AF" w:rsidRDefault="00B85B80" w:rsidP="00E4065A">
      <w:pPr>
        <w:pStyle w:val="NOTE"/>
        <w:rPr>
          <w:lang w:val="en-US"/>
        </w:rPr>
      </w:pPr>
      <w:r w:rsidRPr="00CE25AF">
        <w:rPr>
          <w:lang w:val="en-US"/>
        </w:rPr>
        <w:t>Note 3: e</w:t>
      </w:r>
      <w:r w:rsidR="00E4065A" w:rsidRPr="00CE25AF">
        <w:rPr>
          <w:lang w:val="en-US"/>
        </w:rPr>
        <w:t xml:space="preserve">xample files can be found here: </w:t>
      </w:r>
      <w:r w:rsidR="00D3728C" w:rsidRPr="00DA1A43">
        <w:rPr>
          <w:lang w:val="en-US"/>
        </w:rPr>
        <w:t>aas-specs-3.0\schemas\</w:t>
      </w:r>
      <w:proofErr w:type="spellStart"/>
      <w:r w:rsidR="00D3728C" w:rsidRPr="00DA1A43">
        <w:rPr>
          <w:lang w:val="en-US"/>
        </w:rPr>
        <w:t>json</w:t>
      </w:r>
      <w:proofErr w:type="spellEnd"/>
      <w:r w:rsidR="00D3728C">
        <w:rPr>
          <w:lang w:val="en-US"/>
        </w:rPr>
        <w:t>\</w:t>
      </w:r>
      <w:r w:rsidR="00D3728C" w:rsidRPr="00DA1A43">
        <w:rPr>
          <w:lang w:val="en-US"/>
        </w:rPr>
        <w:t>examples</w:t>
      </w:r>
    </w:p>
    <w:p w14:paraId="7C71D17D" w14:textId="4ECA9C6D" w:rsidR="00430868" w:rsidRPr="00E5511A" w:rsidRDefault="00745269" w:rsidP="00DA1A43">
      <w:pPr>
        <w:pStyle w:val="Heading2"/>
        <w:rPr>
          <w:lang w:val="en-US"/>
        </w:rPr>
      </w:pPr>
      <w:bookmarkStart w:id="3578" w:name="_Toc54816072"/>
      <w:r w:rsidRPr="00E5511A">
        <w:rPr>
          <w:lang w:val="en-US"/>
        </w:rPr>
        <w:lastRenderedPageBreak/>
        <w:t xml:space="preserve"> </w:t>
      </w:r>
      <w:bookmarkStart w:id="3579" w:name="_Toc125227936"/>
      <w:bookmarkStart w:id="3580" w:name="_Toc125537723"/>
      <w:r w:rsidR="00430868" w:rsidRPr="00E5511A">
        <w:rPr>
          <w:lang w:val="en-US"/>
        </w:rPr>
        <w:t>RDF</w:t>
      </w:r>
      <w:bookmarkEnd w:id="3578"/>
      <w:bookmarkEnd w:id="3579"/>
      <w:bookmarkEnd w:id="3580"/>
    </w:p>
    <w:p w14:paraId="56D823A0" w14:textId="5EF5B31A" w:rsidR="00430868" w:rsidRPr="00CE25AF" w:rsidRDefault="00430868" w:rsidP="00430868">
      <w:pPr>
        <w:rPr>
          <w:lang w:val="en-US"/>
        </w:rPr>
      </w:pPr>
      <w:r w:rsidRPr="00CE25AF">
        <w:rPr>
          <w:lang w:val="en-US"/>
        </w:rPr>
        <w:t xml:space="preserve">The Resource Description Framework (RDF) </w:t>
      </w:r>
      <w:r w:rsidRPr="00373A9F">
        <w:rPr>
          <w:lang w:val="en-US"/>
        </w:rPr>
        <w:fldChar w:fldCharType="begin"/>
      </w:r>
      <w:r w:rsidRPr="00CE25AF">
        <w:rPr>
          <w:lang w:val="en-US"/>
        </w:rPr>
        <w:instrText xml:space="preserve"> REF RDFPrimer_44 \h </w:instrText>
      </w:r>
      <w:r w:rsidRPr="00373A9F">
        <w:rPr>
          <w:lang w:val="en-US"/>
        </w:rPr>
      </w:r>
      <w:r w:rsidRPr="00373A9F">
        <w:rPr>
          <w:lang w:val="en-US"/>
        </w:rPr>
        <w:fldChar w:fldCharType="separate"/>
      </w:r>
      <w:r w:rsidR="00F511DE" w:rsidRPr="00CE25AF">
        <w:rPr>
          <w:rStyle w:val="Hyperlink"/>
          <w:color w:val="5F5F5F"/>
          <w:u w:val="none"/>
          <w:lang w:val="en-US"/>
        </w:rPr>
        <w:t>[32]</w:t>
      </w:r>
      <w:r w:rsidRPr="00373A9F">
        <w:rPr>
          <w:lang w:val="en-US"/>
        </w:rPr>
        <w:fldChar w:fldCharType="end"/>
      </w:r>
      <w:r w:rsidRPr="00CE25AF">
        <w:rPr>
          <w:lang w:val="en-US"/>
        </w:rPr>
        <w:t xml:space="preserve"> is </w:t>
      </w:r>
      <w:r w:rsidR="0019668D" w:rsidRPr="00CE25AF">
        <w:rPr>
          <w:lang w:val="en-US"/>
        </w:rPr>
        <w:t xml:space="preserve">the </w:t>
      </w:r>
      <w:r w:rsidRPr="00CE25AF">
        <w:rPr>
          <w:lang w:val="en-US"/>
        </w:rPr>
        <w:t>recommended standard of the W3C to unambiguously model and present semantic data. RDF documents are structured in the form of triples, consisting of subjects, relations</w:t>
      </w:r>
      <w:r w:rsidR="0019668D" w:rsidRPr="00CE25AF">
        <w:rPr>
          <w:lang w:val="en-US"/>
        </w:rPr>
        <w:t>,</w:t>
      </w:r>
      <w:r w:rsidRPr="00CE25AF">
        <w:rPr>
          <w:lang w:val="en-US"/>
        </w:rPr>
        <w:t xml:space="preserve"> and objects. The resulting model is often interpreted as a graph, with the subject and object elements as the nodes and the relations as the graph edges.</w:t>
      </w:r>
    </w:p>
    <w:p w14:paraId="3CDB9F6C" w14:textId="2BB2CFE4" w:rsidR="00430868" w:rsidRPr="00CE25AF" w:rsidRDefault="00430868" w:rsidP="00430868">
      <w:pPr>
        <w:rPr>
          <w:lang w:val="en-US"/>
        </w:rPr>
      </w:pPr>
      <w:r w:rsidRPr="00CE25AF">
        <w:rPr>
          <w:lang w:val="en-US"/>
        </w:rPr>
        <w:t xml:space="preserve">RDF is closely related to </w:t>
      </w:r>
      <w:r w:rsidR="0019668D" w:rsidRPr="00CE25AF">
        <w:rPr>
          <w:lang w:val="en-US"/>
        </w:rPr>
        <w:t>w</w:t>
      </w:r>
      <w:r w:rsidRPr="00CE25AF">
        <w:rPr>
          <w:lang w:val="en-US"/>
        </w:rPr>
        <w:t>eb standards, illustrated by the fact that all elements are encoded using (HTTP-)</w:t>
      </w:r>
      <w:r w:rsidR="00777FDF" w:rsidRPr="00CE25AF">
        <w:rPr>
          <w:lang w:val="en-US"/>
        </w:rPr>
        <w:t>I</w:t>
      </w:r>
      <w:r w:rsidRPr="00CE25AF">
        <w:rPr>
          <w:lang w:val="en-US"/>
        </w:rPr>
        <w:t>RIs. As a common practice, the provision of additional information at the referenced location of an RDF entity directly allows the interlinking of entities</w:t>
      </w:r>
      <w:r w:rsidRPr="00373A9F">
        <w:rPr>
          <w:rStyle w:val="FootnoteReference"/>
          <w:lang w:val="en-US"/>
        </w:rPr>
        <w:footnoteReference w:id="40"/>
      </w:r>
      <w:r w:rsidRPr="00CE25AF">
        <w:rPr>
          <w:lang w:val="en-US"/>
        </w:rPr>
        <w:t xml:space="preserve"> based on the </w:t>
      </w:r>
      <w:r w:rsidR="0019668D" w:rsidRPr="00CE25AF">
        <w:rPr>
          <w:lang w:val="en-US"/>
        </w:rPr>
        <w:t>w</w:t>
      </w:r>
      <w:r w:rsidRPr="00CE25AF">
        <w:rPr>
          <w:lang w:val="en-US"/>
        </w:rPr>
        <w:t>eb. This process</w:t>
      </w:r>
      <w:r w:rsidR="0019668D" w:rsidRPr="00CE25AF">
        <w:rPr>
          <w:lang w:val="en-US"/>
        </w:rPr>
        <w:t xml:space="preserve"> – following </w:t>
      </w:r>
      <w:r w:rsidRPr="00CE25AF">
        <w:rPr>
          <w:lang w:val="en-US"/>
        </w:rPr>
        <w:t>links in order to discover related information</w:t>
      </w:r>
      <w:r w:rsidR="0019668D" w:rsidRPr="00CE25AF">
        <w:rPr>
          <w:lang w:val="en-US"/>
        </w:rPr>
        <w:t xml:space="preserve"> – is </w:t>
      </w:r>
      <w:r w:rsidRPr="00CE25AF">
        <w:rPr>
          <w:lang w:val="en-US"/>
        </w:rPr>
        <w:t xml:space="preserve">called dereferencing a resource and is supported by any browser or web client. Connecting distributed data sources through the </w:t>
      </w:r>
      <w:r w:rsidR="0018538C" w:rsidRPr="00CE25AF">
        <w:rPr>
          <w:lang w:val="en-US"/>
        </w:rPr>
        <w:t>w</w:t>
      </w:r>
      <w:r w:rsidRPr="00CE25AF">
        <w:rPr>
          <w:lang w:val="en-US"/>
        </w:rPr>
        <w:t xml:space="preserve">eb in the described manner is </w:t>
      </w:r>
      <w:r w:rsidR="0018538C" w:rsidRPr="00CE25AF">
        <w:rPr>
          <w:lang w:val="en-US"/>
        </w:rPr>
        <w:t xml:space="preserve">referred to </w:t>
      </w:r>
      <w:r w:rsidRPr="00CE25AF">
        <w:rPr>
          <w:lang w:val="en-US"/>
        </w:rPr>
        <w:t xml:space="preserve">by the term </w:t>
      </w:r>
      <w:r w:rsidR="0018538C" w:rsidRPr="00CE25AF">
        <w:rPr>
          <w:lang w:val="en-US"/>
        </w:rPr>
        <w:t>“</w:t>
      </w:r>
      <w:r w:rsidRPr="00CE25AF">
        <w:rPr>
          <w:lang w:val="en-US"/>
        </w:rPr>
        <w:t>Linked Data</w:t>
      </w:r>
      <w:r w:rsidR="0018538C" w:rsidRPr="00CE25AF">
        <w:rPr>
          <w:lang w:val="en-US"/>
        </w:rPr>
        <w:t>”</w:t>
      </w:r>
      <w:r w:rsidRPr="00CE25AF">
        <w:rPr>
          <w:lang w:val="en-US"/>
        </w:rPr>
        <w:t xml:space="preserve">. Connecting the available resources and capabilities of </w:t>
      </w:r>
      <w:r w:rsidR="0018538C" w:rsidRPr="00CE25AF">
        <w:rPr>
          <w:lang w:val="en-US"/>
        </w:rPr>
        <w:t>l</w:t>
      </w:r>
      <w:r w:rsidRPr="00CE25AF">
        <w:rPr>
          <w:lang w:val="en-US"/>
        </w:rPr>
        <w:t xml:space="preserve">inked </w:t>
      </w:r>
      <w:r w:rsidR="0018538C" w:rsidRPr="00CE25AF">
        <w:rPr>
          <w:lang w:val="en-US"/>
        </w:rPr>
        <w:t>d</w:t>
      </w:r>
      <w:r w:rsidRPr="00CE25AF">
        <w:rPr>
          <w:lang w:val="en-US"/>
        </w:rPr>
        <w:t xml:space="preserve">ata with the expressiveness of the Asset </w:t>
      </w:r>
      <w:r w:rsidR="0018538C" w:rsidRPr="00CE25AF">
        <w:rPr>
          <w:lang w:val="en-US"/>
        </w:rPr>
        <w:t xml:space="preserve">Administration </w:t>
      </w:r>
      <w:r w:rsidRPr="00CE25AF">
        <w:rPr>
          <w:lang w:val="en-US"/>
        </w:rPr>
        <w:t>Shell is one motivation for the RDF serialization.</w:t>
      </w:r>
    </w:p>
    <w:p w14:paraId="507FB418" w14:textId="77777777" w:rsidR="00430868" w:rsidRPr="00CE25AF" w:rsidRDefault="00430868" w:rsidP="00430868">
      <w:pPr>
        <w:rPr>
          <w:lang w:val="en-US"/>
        </w:rPr>
      </w:pPr>
      <w:r w:rsidRPr="00CE25AF">
        <w:rPr>
          <w:lang w:val="en-US"/>
        </w:rPr>
        <w:t>In addition, RDF is the basis of a wide range of logical inference and reasoning techniques. Vocabularies like RDF Schema (RDFS) and the Web Ontology Language (OWL) combine the graph-based syntax of RDF with formal definitions and axioms. This allows automated reasoners to understand the relation between entities to some extent and draw conclusions.</w:t>
      </w:r>
    </w:p>
    <w:p w14:paraId="4E2CEFF5" w14:textId="3A600356" w:rsidR="00430868" w:rsidRPr="00CE25AF" w:rsidRDefault="00430868" w:rsidP="00430868">
      <w:pPr>
        <w:rPr>
          <w:lang w:val="en-US"/>
        </w:rPr>
      </w:pPr>
      <w:r w:rsidRPr="00CE25AF">
        <w:rPr>
          <w:lang w:val="en-US"/>
        </w:rPr>
        <w:t xml:space="preserve">Combining both features, the RDF mapping of the </w:t>
      </w:r>
      <w:r w:rsidR="003702DB" w:rsidRPr="00CE25AF">
        <w:rPr>
          <w:lang w:val="en-US"/>
        </w:rPr>
        <w:t>Asset Administration Shell</w:t>
      </w:r>
      <w:r w:rsidRPr="00CE25AF">
        <w:rPr>
          <w:lang w:val="en-US"/>
        </w:rPr>
        <w:t xml:space="preserve"> can provide the basis for complex queries and requests. SPARQL, the standard query language for the Semantic Web, can combine reasoning features with the integration of external data sources. In order to benefit of these abilities, the </w:t>
      </w:r>
      <w:r w:rsidR="000F7E83" w:rsidRPr="00CE25AF">
        <w:rPr>
          <w:lang w:val="en-US"/>
        </w:rPr>
        <w:t>Asset Administration Shell</w:t>
      </w:r>
      <w:r w:rsidRPr="00CE25AF">
        <w:rPr>
          <w:lang w:val="en-US"/>
        </w:rPr>
        <w:t xml:space="preserve"> requires a clear scheme of its RDF representation. </w:t>
      </w:r>
    </w:p>
    <w:p w14:paraId="66D4C8FE" w14:textId="372FB1B3" w:rsidR="00D3728C" w:rsidRDefault="0018538C" w:rsidP="00373A9F">
      <w:pPr>
        <w:pStyle w:val="NOTE"/>
        <w:ind w:left="284" w:firstLine="0"/>
        <w:rPr>
          <w:lang w:val="en-US"/>
        </w:rPr>
      </w:pPr>
      <w:r w:rsidRPr="00CE25AF">
        <w:rPr>
          <w:lang w:val="en-US"/>
        </w:rPr>
        <w:t>Note 1: t</w:t>
      </w:r>
      <w:r w:rsidR="009950BE" w:rsidRPr="00CE25AF">
        <w:rPr>
          <w:lang w:val="en-US"/>
        </w:rPr>
        <w:t xml:space="preserve">he </w:t>
      </w:r>
      <w:r w:rsidR="00DF7BD7" w:rsidRPr="00CE25AF">
        <w:rPr>
          <w:lang w:val="en-US"/>
        </w:rPr>
        <w:t xml:space="preserve">RDF </w:t>
      </w:r>
      <w:r w:rsidR="009950BE" w:rsidRPr="00CE25AF">
        <w:rPr>
          <w:lang w:val="en-US"/>
        </w:rPr>
        <w:t>schem</w:t>
      </w:r>
      <w:r w:rsidR="004B4517" w:rsidRPr="00CE25AF">
        <w:rPr>
          <w:lang w:val="en-US"/>
        </w:rPr>
        <w:t>e/OWL files</w:t>
      </w:r>
      <w:r w:rsidR="009950BE" w:rsidRPr="00CE25AF">
        <w:rPr>
          <w:lang w:val="en-US"/>
        </w:rPr>
        <w:t xml:space="preserve"> (.</w:t>
      </w:r>
      <w:proofErr w:type="spellStart"/>
      <w:r w:rsidR="004B4517" w:rsidRPr="00CE25AF">
        <w:rPr>
          <w:lang w:val="en-US"/>
        </w:rPr>
        <w:t>ttl</w:t>
      </w:r>
      <w:proofErr w:type="spellEnd"/>
      <w:r w:rsidR="009950BE" w:rsidRPr="00CE25AF">
        <w:rPr>
          <w:lang w:val="en-US"/>
        </w:rPr>
        <w:t xml:space="preserve"> files) </w:t>
      </w:r>
      <w:r w:rsidR="004B4517" w:rsidRPr="00CE25AF">
        <w:rPr>
          <w:lang w:val="en-US"/>
        </w:rPr>
        <w:t>are</w:t>
      </w:r>
      <w:r w:rsidR="009950BE" w:rsidRPr="00CE25AF">
        <w:rPr>
          <w:lang w:val="en-US"/>
        </w:rPr>
        <w:t xml:space="preserve"> maintained in the repository </w:t>
      </w:r>
      <w:r w:rsidR="00F639CD" w:rsidRPr="00CE25AF">
        <w:rPr>
          <w:lang w:val="en-US"/>
        </w:rPr>
        <w:t>"</w:t>
      </w:r>
      <w:proofErr w:type="spellStart"/>
      <w:r w:rsidR="009950BE" w:rsidRPr="00CE25AF">
        <w:rPr>
          <w:lang w:val="en-US"/>
        </w:rPr>
        <w:t>aas</w:t>
      </w:r>
      <w:proofErr w:type="spellEnd"/>
      <w:r w:rsidR="009950BE" w:rsidRPr="00CE25AF">
        <w:rPr>
          <w:lang w:val="en-US"/>
        </w:rPr>
        <w:t>-spec</w:t>
      </w:r>
      <w:r w:rsidR="00D3728C">
        <w:rPr>
          <w:lang w:val="en-US"/>
        </w:rPr>
        <w:t>s</w:t>
      </w:r>
      <w:r w:rsidR="00F639CD" w:rsidRPr="00CE25AF">
        <w:rPr>
          <w:lang w:val="en-US"/>
        </w:rPr>
        <w:t>"</w:t>
      </w:r>
      <w:r w:rsidR="009950BE" w:rsidRPr="00CE25AF">
        <w:rPr>
          <w:lang w:val="en-US"/>
        </w:rPr>
        <w:t xml:space="preserve"> of the </w:t>
      </w:r>
      <w:proofErr w:type="spellStart"/>
      <w:r w:rsidR="009950BE" w:rsidRPr="00CE25AF">
        <w:rPr>
          <w:lang w:val="en-US"/>
        </w:rPr>
        <w:t>github</w:t>
      </w:r>
      <w:proofErr w:type="spellEnd"/>
      <w:r w:rsidR="009950BE" w:rsidRPr="00CE25AF">
        <w:rPr>
          <w:lang w:val="en-US"/>
        </w:rPr>
        <w:t xml:space="preserve"> project admin-shell-io </w:t>
      </w:r>
      <w:r w:rsidR="009950BE" w:rsidRPr="00373A9F">
        <w:rPr>
          <w:lang w:val="en-US"/>
        </w:rPr>
        <w:fldChar w:fldCharType="begin"/>
      </w:r>
      <w:r w:rsidR="009950BE" w:rsidRPr="00CE25AF">
        <w:rPr>
          <w:lang w:val="en-US"/>
        </w:rPr>
        <w:instrText xml:space="preserve"> REF AASGithub_41 \h  \* MERGEFORMAT </w:instrText>
      </w:r>
      <w:r w:rsidR="009950BE" w:rsidRPr="00373A9F">
        <w:rPr>
          <w:lang w:val="en-US"/>
        </w:rPr>
      </w:r>
      <w:r w:rsidR="009950BE" w:rsidRPr="00373A9F">
        <w:rPr>
          <w:lang w:val="en-US"/>
        </w:rPr>
        <w:fldChar w:fldCharType="separate"/>
      </w:r>
      <w:r w:rsidR="00F511DE" w:rsidRPr="00F511DE">
        <w:rPr>
          <w:b/>
          <w:bCs/>
          <w:lang w:val="en-US"/>
        </w:rPr>
        <w:t>[51]</w:t>
      </w:r>
      <w:r w:rsidR="009950BE" w:rsidRPr="00373A9F">
        <w:rPr>
          <w:lang w:val="en-US"/>
        </w:rPr>
        <w:fldChar w:fldCharType="end"/>
      </w:r>
      <w:r w:rsidR="009950BE" w:rsidRPr="00CE25AF">
        <w:rPr>
          <w:lang w:val="en-US"/>
        </w:rPr>
        <w:t xml:space="preserve">: </w:t>
      </w:r>
      <w:r w:rsidR="00D3728C" w:rsidRPr="004D3279">
        <w:rPr>
          <w:lang w:val="en-US"/>
        </w:rPr>
        <w:t>aas-specs-3.0\schemas\</w:t>
      </w:r>
      <w:proofErr w:type="spellStart"/>
      <w:r w:rsidR="00D3728C" w:rsidRPr="004D3279">
        <w:rPr>
          <w:lang w:val="en-US"/>
        </w:rPr>
        <w:t>rdf</w:t>
      </w:r>
      <w:proofErr w:type="spellEnd"/>
      <w:r w:rsidR="00D3728C" w:rsidRPr="006C5C0E">
        <w:rPr>
          <w:lang w:val="en-US"/>
        </w:rPr>
        <w:t xml:space="preserve"> </w:t>
      </w:r>
    </w:p>
    <w:p w14:paraId="3B594ABF" w14:textId="25016F63" w:rsidR="009950BE" w:rsidRPr="00CE25AF" w:rsidRDefault="0018538C" w:rsidP="00373A9F">
      <w:pPr>
        <w:pStyle w:val="NOTE"/>
        <w:ind w:left="284" w:firstLine="0"/>
        <w:rPr>
          <w:lang w:val="en-US"/>
        </w:rPr>
      </w:pPr>
      <w:r w:rsidRPr="00CE25AF">
        <w:rPr>
          <w:lang w:val="en-US"/>
        </w:rPr>
        <w:t>Note 2: t</w:t>
      </w:r>
      <w:r w:rsidR="009950BE" w:rsidRPr="00CE25AF">
        <w:rPr>
          <w:lang w:val="en-US"/>
        </w:rPr>
        <w:t xml:space="preserve">he mapping rules </w:t>
      </w:r>
      <w:r w:rsidRPr="00CE25AF">
        <w:rPr>
          <w:lang w:val="en-US"/>
        </w:rPr>
        <w:t xml:space="preserve">of </w:t>
      </w:r>
      <w:r w:rsidR="009950BE" w:rsidRPr="00CE25AF">
        <w:rPr>
          <w:lang w:val="en-US"/>
        </w:rPr>
        <w:t xml:space="preserve">how to derive the </w:t>
      </w:r>
      <w:r w:rsidR="00DF7BD7" w:rsidRPr="00CE25AF">
        <w:rPr>
          <w:lang w:val="en-US"/>
        </w:rPr>
        <w:t>RDF</w:t>
      </w:r>
      <w:r w:rsidR="009950BE" w:rsidRPr="00CE25AF">
        <w:rPr>
          <w:lang w:val="en-US"/>
        </w:rPr>
        <w:t xml:space="preserve"> schema from the technology</w:t>
      </w:r>
      <w:r w:rsidRPr="00CE25AF">
        <w:rPr>
          <w:lang w:val="en-US"/>
        </w:rPr>
        <w:t>-</w:t>
      </w:r>
      <w:r w:rsidR="009950BE" w:rsidRPr="00CE25AF">
        <w:rPr>
          <w:lang w:val="en-US"/>
        </w:rPr>
        <w:t>neutral metamodel as defined in this specification can be found here:</w:t>
      </w:r>
      <w:r w:rsidR="00770CC5" w:rsidRPr="00CE25AF">
        <w:rPr>
          <w:lang w:val="en-US"/>
        </w:rPr>
        <w:t xml:space="preserve"> </w:t>
      </w:r>
      <w:r w:rsidR="00D3728C" w:rsidRPr="00DA1A43">
        <w:rPr>
          <w:lang w:val="en-US"/>
        </w:rPr>
        <w:t>aas-specs-3.0\schemas\</w:t>
      </w:r>
      <w:proofErr w:type="spellStart"/>
      <w:r w:rsidR="00D3728C" w:rsidRPr="00DA1A43">
        <w:rPr>
          <w:lang w:val="en-US"/>
        </w:rPr>
        <w:t>rdf</w:t>
      </w:r>
      <w:proofErr w:type="spellEnd"/>
      <w:r w:rsidR="00D3728C" w:rsidRPr="00DA1A43">
        <w:rPr>
          <w:lang w:val="en-US"/>
        </w:rPr>
        <w:t>\</w:t>
      </w:r>
      <w:proofErr w:type="spellStart"/>
      <w:r w:rsidR="00D3728C" w:rsidRPr="00DA1A43">
        <w:rPr>
          <w:lang w:val="en-US"/>
        </w:rPr>
        <w:t>Readme.md#rdf-mappingrules</w:t>
      </w:r>
      <w:proofErr w:type="spellEnd"/>
    </w:p>
    <w:p w14:paraId="3F66D801" w14:textId="3AACF4C5" w:rsidR="00D12581" w:rsidRPr="00CE25AF" w:rsidRDefault="0018538C" w:rsidP="00373A9F">
      <w:pPr>
        <w:pStyle w:val="NOTE"/>
        <w:ind w:left="284" w:firstLine="0"/>
        <w:rPr>
          <w:lang w:val="en-US"/>
        </w:rPr>
      </w:pPr>
      <w:r w:rsidRPr="00CE25AF">
        <w:rPr>
          <w:lang w:val="en-US"/>
        </w:rPr>
        <w:t>Note 3: e</w:t>
      </w:r>
      <w:r w:rsidR="009950BE" w:rsidRPr="00CE25AF">
        <w:rPr>
          <w:lang w:val="en-US"/>
        </w:rPr>
        <w:t xml:space="preserve">xample files can be found here: </w:t>
      </w:r>
      <w:r w:rsidR="00D3728C" w:rsidRPr="00DA1A43">
        <w:rPr>
          <w:lang w:val="en-US"/>
        </w:rPr>
        <w:t>aas-specs-3.0\schemas\</w:t>
      </w:r>
      <w:proofErr w:type="spellStart"/>
      <w:r w:rsidR="00D3728C" w:rsidRPr="00DA1A43">
        <w:rPr>
          <w:lang w:val="en-US"/>
        </w:rPr>
        <w:t>rdf</w:t>
      </w:r>
      <w:proofErr w:type="spellEnd"/>
      <w:r w:rsidR="00D3728C" w:rsidRPr="00DA1A43">
        <w:rPr>
          <w:lang w:val="en-US"/>
        </w:rPr>
        <w:t>\examples</w:t>
      </w:r>
    </w:p>
    <w:p w14:paraId="0053F1EC" w14:textId="75E52C9F" w:rsidR="00D50B99" w:rsidRPr="00E5511A" w:rsidRDefault="00745269" w:rsidP="00DA1A43">
      <w:pPr>
        <w:pStyle w:val="Heading2"/>
        <w:rPr>
          <w:lang w:val="en-US"/>
        </w:rPr>
      </w:pPr>
      <w:bookmarkStart w:id="3581" w:name="_Ref54727649"/>
      <w:bookmarkStart w:id="3582" w:name="_Toc54816178"/>
      <w:bookmarkStart w:id="3583" w:name="_Ref54727805"/>
      <w:bookmarkStart w:id="3584" w:name="_Toc54816161"/>
      <w:bookmarkStart w:id="3585" w:name="_Ref73004752"/>
      <w:r w:rsidRPr="00E5511A">
        <w:rPr>
          <w:lang w:val="en-US"/>
        </w:rPr>
        <w:lastRenderedPageBreak/>
        <w:t xml:space="preserve"> </w:t>
      </w:r>
      <w:bookmarkStart w:id="3586" w:name="_Toc125227937"/>
      <w:bookmarkStart w:id="3587" w:name="_Toc125537724"/>
      <w:r w:rsidR="00D50B99" w:rsidRPr="00E5511A">
        <w:rPr>
          <w:lang w:val="en-US"/>
        </w:rPr>
        <w:t>AutomationML</w:t>
      </w:r>
      <w:bookmarkEnd w:id="3581"/>
      <w:bookmarkEnd w:id="3582"/>
      <w:bookmarkEnd w:id="3586"/>
      <w:bookmarkEnd w:id="3587"/>
    </w:p>
    <w:p w14:paraId="2F7493F2" w14:textId="0CA72E19" w:rsidR="00D50B99" w:rsidRPr="00CE25AF" w:rsidRDefault="00AB5F87" w:rsidP="00D50B99">
      <w:pPr>
        <w:rPr>
          <w:lang w:val="en-US"/>
        </w:rPr>
      </w:pPr>
      <w:r w:rsidRPr="00CE25AF">
        <w:rPr>
          <w:lang w:val="en-US"/>
        </w:rPr>
        <w:t>AutomationML (IEC 62714) is especially suited for serializing the import and export scenarios of the metamodel of an Asset Administration Shell in the engineering phase</w:t>
      </w:r>
      <w:r w:rsidR="00D50B99" w:rsidRPr="00CE25AF">
        <w:rPr>
          <w:lang w:val="en-US"/>
        </w:rPr>
        <w:t>.</w:t>
      </w:r>
    </w:p>
    <w:p w14:paraId="265C8103" w14:textId="151ABAFB" w:rsidR="00D50B99" w:rsidRPr="00CE25AF" w:rsidRDefault="00D50B99" w:rsidP="00D50B99">
      <w:pPr>
        <w:rPr>
          <w:lang w:val="en-US"/>
        </w:rPr>
      </w:pPr>
      <w:r w:rsidRPr="00CE25AF">
        <w:rPr>
          <w:lang w:val="en-US"/>
        </w:rPr>
        <w:t>In general</w:t>
      </w:r>
      <w:r w:rsidR="00271522" w:rsidRPr="00CE25AF">
        <w:rPr>
          <w:lang w:val="en-US"/>
        </w:rPr>
        <w:t>,</w:t>
      </w:r>
      <w:r w:rsidRPr="00CE25AF">
        <w:rPr>
          <w:lang w:val="en-US"/>
        </w:rPr>
        <w:t xml:space="preserve"> the serialization approach is to map each object of the </w:t>
      </w:r>
      <w:r w:rsidR="003702DB" w:rsidRPr="00CE25AF">
        <w:rPr>
          <w:lang w:val="en-US"/>
        </w:rPr>
        <w:t>Asset Administration Shell</w:t>
      </w:r>
      <w:r w:rsidRPr="00CE25AF">
        <w:rPr>
          <w:lang w:val="en-US"/>
        </w:rPr>
        <w:t xml:space="preserve"> metamodel to an AutomationML Role Class or to an AutomationML Role Class accompanied by an AutomationML Interface Class. This </w:t>
      </w:r>
      <w:r w:rsidR="00AB5F87" w:rsidRPr="00CE25AF">
        <w:rPr>
          <w:lang w:val="en-US"/>
        </w:rPr>
        <w:t>r</w:t>
      </w:r>
      <w:r w:rsidRPr="00CE25AF">
        <w:rPr>
          <w:lang w:val="en-US"/>
        </w:rPr>
        <w:t xml:space="preserve">ole </w:t>
      </w:r>
      <w:r w:rsidR="00AB5F87" w:rsidRPr="00CE25AF">
        <w:rPr>
          <w:lang w:val="en-US"/>
        </w:rPr>
        <w:t>c</w:t>
      </w:r>
      <w:r w:rsidRPr="00CE25AF">
        <w:rPr>
          <w:lang w:val="en-US"/>
        </w:rPr>
        <w:t xml:space="preserve">lass and (if applied) </w:t>
      </w:r>
      <w:r w:rsidR="00AB5F87" w:rsidRPr="00CE25AF">
        <w:rPr>
          <w:lang w:val="en-US"/>
        </w:rPr>
        <w:t>i</w:t>
      </w:r>
      <w:r w:rsidRPr="00CE25AF">
        <w:rPr>
          <w:lang w:val="en-US"/>
        </w:rPr>
        <w:t xml:space="preserve">nterface </w:t>
      </w:r>
      <w:r w:rsidR="00AB5F87" w:rsidRPr="00CE25AF">
        <w:rPr>
          <w:lang w:val="en-US"/>
        </w:rPr>
        <w:t>c</w:t>
      </w:r>
      <w:r w:rsidRPr="00CE25AF">
        <w:rPr>
          <w:lang w:val="en-US"/>
        </w:rPr>
        <w:t>lass also define the required attributes in AutomationML.</w:t>
      </w:r>
    </w:p>
    <w:p w14:paraId="45CE06A3" w14:textId="06A6EA10" w:rsidR="00D50B99" w:rsidRPr="00CE25AF" w:rsidRDefault="00A24E82" w:rsidP="00D50B99">
      <w:pPr>
        <w:rPr>
          <w:lang w:val="en-US"/>
        </w:rPr>
      </w:pPr>
      <w:r w:rsidRPr="00CE25AF">
        <w:rPr>
          <w:lang w:val="en-US"/>
        </w:rPr>
        <w:t>A</w:t>
      </w:r>
      <w:r w:rsidR="00CE28B8" w:rsidRPr="00CE25AF">
        <w:rPr>
          <w:lang w:val="en-US"/>
        </w:rPr>
        <w:t xml:space="preserve">sset </w:t>
      </w:r>
      <w:r w:rsidR="00AB5F87" w:rsidRPr="00CE25AF">
        <w:rPr>
          <w:lang w:val="en-US"/>
        </w:rPr>
        <w:t>A</w:t>
      </w:r>
      <w:r w:rsidR="00CE28B8" w:rsidRPr="00CE25AF">
        <w:rPr>
          <w:lang w:val="en-US"/>
        </w:rPr>
        <w:t xml:space="preserve">dministration </w:t>
      </w:r>
      <w:r w:rsidR="00AB5F87" w:rsidRPr="00CE25AF">
        <w:rPr>
          <w:lang w:val="en-US"/>
        </w:rPr>
        <w:t>S</w:t>
      </w:r>
      <w:r w:rsidR="00CE28B8" w:rsidRPr="00CE25AF">
        <w:rPr>
          <w:lang w:val="en-US"/>
        </w:rPr>
        <w:t>hell</w:t>
      </w:r>
      <w:r w:rsidR="00D50B99" w:rsidRPr="00CE25AF">
        <w:rPr>
          <w:lang w:val="en-US"/>
        </w:rPr>
        <w:t xml:space="preserve">s </w:t>
      </w:r>
      <w:r w:rsidR="00AB5F87" w:rsidRPr="00CE25AF">
        <w:rPr>
          <w:lang w:val="en-US"/>
        </w:rPr>
        <w:t xml:space="preserve">themselves </w:t>
      </w:r>
      <w:r w:rsidR="00D50B99" w:rsidRPr="00CE25AF">
        <w:rPr>
          <w:lang w:val="en-US"/>
        </w:rPr>
        <w:t>shall be modelled as AutomationML System Unit Classes or as Internal Elements within an Instance Hierarchy depending of the kind information of type and instance.</w:t>
      </w:r>
    </w:p>
    <w:p w14:paraId="0BE17E0C" w14:textId="28BA42FC" w:rsidR="00D50B99" w:rsidRPr="00CE25AF" w:rsidRDefault="00D50B99" w:rsidP="00D50B99">
      <w:pPr>
        <w:rPr>
          <w:lang w:val="en-US"/>
        </w:rPr>
      </w:pPr>
      <w:r w:rsidRPr="00CE25AF">
        <w:rPr>
          <w:lang w:val="en-US"/>
        </w:rPr>
        <w:t xml:space="preserve">For the </w:t>
      </w:r>
      <w:r w:rsidR="00AB5F87" w:rsidRPr="00CE25AF">
        <w:rPr>
          <w:lang w:val="en-US"/>
        </w:rPr>
        <w:t>r</w:t>
      </w:r>
      <w:r w:rsidRPr="00CE25AF">
        <w:rPr>
          <w:lang w:val="en-US"/>
        </w:rPr>
        <w:t xml:space="preserve">ole </w:t>
      </w:r>
      <w:r w:rsidR="00AB5F87" w:rsidRPr="00CE25AF">
        <w:rPr>
          <w:lang w:val="en-US"/>
        </w:rPr>
        <w:t>c</w:t>
      </w:r>
      <w:r w:rsidRPr="00CE25AF">
        <w:rPr>
          <w:lang w:val="en-US"/>
        </w:rPr>
        <w:t xml:space="preserve">lasses and </w:t>
      </w:r>
      <w:r w:rsidR="00AB5F87" w:rsidRPr="00CE25AF">
        <w:rPr>
          <w:lang w:val="en-US"/>
        </w:rPr>
        <w:t>i</w:t>
      </w:r>
      <w:r w:rsidRPr="00CE25AF">
        <w:rPr>
          <w:lang w:val="en-US"/>
        </w:rPr>
        <w:t xml:space="preserve">nterface </w:t>
      </w:r>
      <w:r w:rsidR="00AB5F87" w:rsidRPr="00CE25AF">
        <w:rPr>
          <w:lang w:val="en-US"/>
        </w:rPr>
        <w:t>c</w:t>
      </w:r>
      <w:r w:rsidRPr="00CE25AF">
        <w:rPr>
          <w:lang w:val="en-US"/>
        </w:rPr>
        <w:t>lasses that are required for serialization</w:t>
      </w:r>
      <w:r w:rsidR="00AB5F87" w:rsidRPr="00CE25AF">
        <w:rPr>
          <w:lang w:val="en-US"/>
        </w:rPr>
        <w:t>,</w:t>
      </w:r>
      <w:r w:rsidRPr="00CE25AF">
        <w:rPr>
          <w:lang w:val="en-US"/>
        </w:rPr>
        <w:t xml:space="preserve"> an AutomationML Role Class Library resp. an Interface Class Library are defined and provided to the public.</w:t>
      </w:r>
    </w:p>
    <w:p w14:paraId="64AD5C3D" w14:textId="4055E813" w:rsidR="00D50B99" w:rsidRPr="00CE25AF" w:rsidRDefault="00D50B99" w:rsidP="00D50B99">
      <w:pPr>
        <w:rPr>
          <w:lang w:val="en-US" w:eastAsia="en-GB"/>
        </w:rPr>
      </w:pPr>
      <w:r w:rsidRPr="00CE25AF">
        <w:rPr>
          <w:lang w:val="en-US"/>
        </w:rPr>
        <w:t xml:space="preserve">One of the goals is to ensure that the AutomationML model of the </w:t>
      </w:r>
      <w:r w:rsidR="003702DB" w:rsidRPr="00CE25AF">
        <w:rPr>
          <w:lang w:val="en-US"/>
        </w:rPr>
        <w:t>Asset Administration Shell</w:t>
      </w:r>
      <w:r w:rsidRPr="00CE25AF">
        <w:rPr>
          <w:lang w:val="en-US"/>
        </w:rPr>
        <w:t xml:space="preserve"> can be used as a stand</w:t>
      </w:r>
      <w:r w:rsidR="00AB5F87" w:rsidRPr="00CE25AF">
        <w:rPr>
          <w:lang w:val="en-US"/>
        </w:rPr>
        <w:t>-</w:t>
      </w:r>
      <w:r w:rsidRPr="00CE25AF">
        <w:rPr>
          <w:lang w:val="en-US"/>
        </w:rPr>
        <w:t>alone AutomationML model</w:t>
      </w:r>
      <w:r w:rsidR="00AB5F87" w:rsidRPr="00CE25AF">
        <w:rPr>
          <w:lang w:val="en-US"/>
        </w:rPr>
        <w:t>,</w:t>
      </w:r>
      <w:r w:rsidRPr="00CE25AF">
        <w:rPr>
          <w:lang w:val="en-US"/>
        </w:rPr>
        <w:t xml:space="preserve"> as well as in combination with existing AutomationML models such as the upcoming AutomationML Component Description. Therefore, the definition of the serialization approach defined in this </w:t>
      </w:r>
      <w:r w:rsidR="00AB5F87" w:rsidRPr="00CE25AF">
        <w:rPr>
          <w:lang w:val="en-US"/>
        </w:rPr>
        <w:t>c</w:t>
      </w:r>
      <w:r w:rsidR="00881932" w:rsidRPr="00CE25AF">
        <w:rPr>
          <w:lang w:val="en-US"/>
        </w:rPr>
        <w:t>lause</w:t>
      </w:r>
      <w:r w:rsidRPr="00CE25AF">
        <w:rPr>
          <w:lang w:val="en-US"/>
        </w:rPr>
        <w:t xml:space="preserve"> is </w:t>
      </w:r>
      <w:r w:rsidR="00AB5F87" w:rsidRPr="00CE25AF">
        <w:rPr>
          <w:lang w:val="en-US"/>
        </w:rPr>
        <w:t>incorporated</w:t>
      </w:r>
      <w:r w:rsidRPr="00CE25AF">
        <w:rPr>
          <w:lang w:val="en-US"/>
        </w:rPr>
        <w:t xml:space="preserve"> with the AutomationML definitions and applies the AutomationML technology definitions </w:t>
      </w:r>
      <w:r w:rsidR="00AB5F87" w:rsidRPr="00CE25AF">
        <w:rPr>
          <w:lang w:val="en-US"/>
        </w:rPr>
        <w:t xml:space="preserve">available </w:t>
      </w:r>
      <w:r w:rsidRPr="00CE25AF">
        <w:rPr>
          <w:lang w:val="en-US"/>
        </w:rPr>
        <w:t xml:space="preserve">on </w:t>
      </w:r>
      <w:r w:rsidRPr="00CE25AF">
        <w:rPr>
          <w:rFonts w:ascii="Segoe UI" w:hAnsi="Segoe UI" w:cs="Segoe UI"/>
          <w:sz w:val="18"/>
          <w:szCs w:val="18"/>
          <w:lang w:val="en-US"/>
        </w:rPr>
        <w:t>https://www.automationml.org/o.red.c/dateien.html</w:t>
      </w:r>
      <w:r w:rsidR="00AB5F87" w:rsidRPr="00CE25AF">
        <w:rPr>
          <w:rFonts w:ascii="Segoe UI" w:hAnsi="Segoe UI" w:cs="Segoe UI"/>
          <w:sz w:val="18"/>
          <w:szCs w:val="18"/>
          <w:lang w:val="en-US"/>
        </w:rPr>
        <w:t>.</w:t>
      </w:r>
    </w:p>
    <w:p w14:paraId="69B86DBE" w14:textId="7BBAC280" w:rsidR="00D50B99" w:rsidRPr="00CE25AF" w:rsidRDefault="00D50B99" w:rsidP="00D50B99">
      <w:pPr>
        <w:rPr>
          <w:lang w:val="en-US"/>
        </w:rPr>
      </w:pPr>
      <w:r w:rsidRPr="00373A9F">
        <w:rPr>
          <w:lang w:val="en-US"/>
        </w:rPr>
        <w:fldChar w:fldCharType="begin"/>
      </w:r>
      <w:r w:rsidRPr="00CE25AF">
        <w:rPr>
          <w:lang w:val="en-US"/>
        </w:rPr>
        <w:instrText xml:space="preserve"> REF AML_AR_AAS \h  \* MERGEFORMAT </w:instrText>
      </w:r>
      <w:r w:rsidRPr="00373A9F">
        <w:rPr>
          <w:lang w:val="en-US"/>
        </w:rPr>
      </w:r>
      <w:r w:rsidRPr="00373A9F">
        <w:rPr>
          <w:lang w:val="en-US"/>
        </w:rPr>
        <w:fldChar w:fldCharType="separate"/>
      </w:r>
      <w:r w:rsidR="00F511DE" w:rsidRPr="00CE25AF">
        <w:rPr>
          <w:lang w:val="en-US"/>
        </w:rPr>
        <w:t>[28]</w:t>
      </w:r>
      <w:r w:rsidRPr="00373A9F">
        <w:rPr>
          <w:lang w:val="en-US"/>
        </w:rPr>
        <w:fldChar w:fldCharType="end"/>
      </w:r>
      <w:r w:rsidRPr="00CE25AF">
        <w:rPr>
          <w:lang w:val="en-US"/>
        </w:rPr>
        <w:t xml:space="preserve"> is the AutomationML application recommendation for the </w:t>
      </w:r>
      <w:r w:rsidR="003702DB" w:rsidRPr="00CE25AF">
        <w:rPr>
          <w:lang w:val="en-US"/>
        </w:rPr>
        <w:t>Asset Administration Shell</w:t>
      </w:r>
      <w:r w:rsidRPr="00CE25AF">
        <w:rPr>
          <w:lang w:val="en-US"/>
        </w:rPr>
        <w:t xml:space="preserve"> (AR AAS).</w:t>
      </w:r>
    </w:p>
    <w:p w14:paraId="63570D34" w14:textId="0F3A17D1" w:rsidR="00D50B99" w:rsidRPr="00CE25AF" w:rsidRDefault="00AB5F87" w:rsidP="00373A9F">
      <w:pPr>
        <w:pStyle w:val="NOTE"/>
        <w:ind w:left="284" w:firstLine="0"/>
        <w:rPr>
          <w:lang w:val="en-US"/>
        </w:rPr>
      </w:pPr>
      <w:r w:rsidRPr="00CE25AF">
        <w:rPr>
          <w:lang w:val="en-US"/>
        </w:rPr>
        <w:t>Note 1: t</w:t>
      </w:r>
      <w:r w:rsidR="00D50B99" w:rsidRPr="00CE25AF">
        <w:rPr>
          <w:lang w:val="en-US"/>
        </w:rPr>
        <w:t xml:space="preserve">he mapping of the </w:t>
      </w:r>
      <w:r w:rsidR="003702DB" w:rsidRPr="00CE25AF">
        <w:rPr>
          <w:lang w:val="en-US"/>
        </w:rPr>
        <w:t>Asset Administration Shell</w:t>
      </w:r>
      <w:r w:rsidR="00D50B99" w:rsidRPr="00CE25AF">
        <w:rPr>
          <w:lang w:val="en-US"/>
        </w:rPr>
        <w:t xml:space="preserve"> to AutomationML is carried out in a joint working group between AutomationML </w:t>
      </w:r>
      <w:proofErr w:type="spellStart"/>
      <w:r w:rsidR="00D50B99" w:rsidRPr="00CE25AF">
        <w:rPr>
          <w:lang w:val="en-US"/>
        </w:rPr>
        <w:t>e.V.</w:t>
      </w:r>
      <w:proofErr w:type="spellEnd"/>
      <w:r w:rsidR="00D50B99" w:rsidRPr="00CE25AF">
        <w:rPr>
          <w:lang w:val="en-US"/>
        </w:rPr>
        <w:t xml:space="preserve"> and Plattform Industrie 4.0.</w:t>
      </w:r>
    </w:p>
    <w:p w14:paraId="1DA27569" w14:textId="428B739E" w:rsidR="00D50B99" w:rsidRPr="00CE25AF" w:rsidRDefault="00AB5F87" w:rsidP="00373A9F">
      <w:pPr>
        <w:pStyle w:val="NOTE"/>
        <w:ind w:left="284" w:firstLine="0"/>
        <w:rPr>
          <w:lang w:val="en-US"/>
        </w:rPr>
      </w:pPr>
      <w:r w:rsidRPr="00CE25AF">
        <w:rPr>
          <w:lang w:val="en-US"/>
        </w:rPr>
        <w:t>Note 2: t</w:t>
      </w:r>
      <w:r w:rsidR="00D50B99" w:rsidRPr="00CE25AF">
        <w:rPr>
          <w:lang w:val="en-US"/>
        </w:rPr>
        <w:t xml:space="preserve">he resulting application recommendation (AR 004E) </w:t>
      </w:r>
      <w:r w:rsidR="00F639CD" w:rsidRPr="00CE25AF">
        <w:rPr>
          <w:lang w:val="en-US"/>
        </w:rPr>
        <w:t>"</w:t>
      </w:r>
      <w:r w:rsidR="00D50B99" w:rsidRPr="00CE25AF">
        <w:rPr>
          <w:lang w:val="en-US"/>
        </w:rPr>
        <w:t>Asset Administration Shell (AAS) Representation</w:t>
      </w:r>
      <w:r w:rsidR="00F639CD" w:rsidRPr="00CE25AF">
        <w:rPr>
          <w:lang w:val="en-US"/>
        </w:rPr>
        <w:t>"</w:t>
      </w:r>
      <w:r w:rsidR="00D50B99" w:rsidRPr="00CE25AF">
        <w:rPr>
          <w:lang w:val="en-US"/>
        </w:rPr>
        <w:t xml:space="preserve"> </w:t>
      </w:r>
      <w:r w:rsidR="00D50B99" w:rsidRPr="00CE25AF">
        <w:rPr>
          <w:lang w:val="en-US"/>
        </w:rPr>
        <w:fldChar w:fldCharType="begin"/>
      </w:r>
      <w:r w:rsidR="00D50B99" w:rsidRPr="00CE25AF">
        <w:rPr>
          <w:lang w:val="en-US"/>
        </w:rPr>
        <w:instrText xml:space="preserve"> REF AML_AR_AAS \h </w:instrText>
      </w:r>
      <w:r w:rsidR="00D50B99" w:rsidRPr="00CE25AF">
        <w:rPr>
          <w:lang w:val="en-US"/>
        </w:rPr>
      </w:r>
      <w:r w:rsidR="00D50B99" w:rsidRPr="00CE25AF">
        <w:rPr>
          <w:lang w:val="en-US"/>
        </w:rPr>
        <w:fldChar w:fldCharType="separate"/>
      </w:r>
      <w:r w:rsidR="00F511DE" w:rsidRPr="00CE25AF">
        <w:rPr>
          <w:lang w:val="en-US"/>
        </w:rPr>
        <w:t>[28]</w:t>
      </w:r>
      <w:r w:rsidR="00D50B99" w:rsidRPr="00CE25AF">
        <w:rPr>
          <w:lang w:val="en-US"/>
        </w:rPr>
        <w:fldChar w:fldCharType="end"/>
      </w:r>
      <w:r w:rsidR="00D50B99" w:rsidRPr="00CE25AF">
        <w:rPr>
          <w:lang w:val="en-US"/>
        </w:rPr>
        <w:t xml:space="preserve"> can be found here: </w:t>
      </w:r>
      <w:hyperlink r:id="rId108" w:history="1">
        <w:r w:rsidR="00D50B99" w:rsidRPr="00CE25AF">
          <w:rPr>
            <w:rStyle w:val="Hyperlink"/>
            <w:lang w:val="en-US"/>
          </w:rPr>
          <w:t>https://www.automationml.org/download-archive/</w:t>
        </w:r>
      </w:hyperlink>
      <w:r w:rsidR="00D50B99" w:rsidRPr="00CE25AF">
        <w:rPr>
          <w:lang w:val="en-US"/>
        </w:rPr>
        <w:t>, together with .</w:t>
      </w:r>
      <w:proofErr w:type="spellStart"/>
      <w:r w:rsidR="00D50B99" w:rsidRPr="00CE25AF">
        <w:rPr>
          <w:lang w:val="en-US"/>
        </w:rPr>
        <w:t>aml</w:t>
      </w:r>
      <w:proofErr w:type="spellEnd"/>
      <w:r w:rsidR="00D50B99" w:rsidRPr="00CE25AF">
        <w:rPr>
          <w:lang w:val="en-US"/>
        </w:rPr>
        <w:t xml:space="preserve"> files</w:t>
      </w:r>
    </w:p>
    <w:p w14:paraId="5E8CC951" w14:textId="6C03B3C3" w:rsidR="00D65BE3" w:rsidRPr="00E5511A" w:rsidRDefault="00745269" w:rsidP="00DA1A43">
      <w:pPr>
        <w:pStyle w:val="Heading2"/>
        <w:rPr>
          <w:lang w:val="en-US"/>
        </w:rPr>
      </w:pPr>
      <w:r w:rsidRPr="00E5511A">
        <w:rPr>
          <w:lang w:val="en-US"/>
        </w:rPr>
        <w:lastRenderedPageBreak/>
        <w:t xml:space="preserve"> </w:t>
      </w:r>
      <w:bookmarkStart w:id="3588" w:name="_Toc125227938"/>
      <w:bookmarkStart w:id="3589" w:name="_Toc125537725"/>
      <w:r w:rsidR="00D65BE3" w:rsidRPr="00E5511A">
        <w:rPr>
          <w:lang w:val="en-US"/>
        </w:rPr>
        <w:t>OPC UA</w:t>
      </w:r>
      <w:bookmarkEnd w:id="3583"/>
      <w:bookmarkEnd w:id="3584"/>
      <w:bookmarkEnd w:id="3585"/>
      <w:bookmarkEnd w:id="3588"/>
      <w:bookmarkEnd w:id="3589"/>
    </w:p>
    <w:p w14:paraId="38403F6A" w14:textId="0FD8F1B6" w:rsidR="009C7B0A" w:rsidRPr="00CE25AF" w:rsidRDefault="009C7B0A" w:rsidP="009C7B0A">
      <w:pPr>
        <w:rPr>
          <w:lang w:val="en-US"/>
        </w:rPr>
      </w:pPr>
      <w:r w:rsidRPr="00CE25AF">
        <w:rPr>
          <w:lang w:val="en-US"/>
        </w:rPr>
        <w:t>OPC UA is suit</w:t>
      </w:r>
      <w:r w:rsidR="00AB5F87" w:rsidRPr="00CE25AF">
        <w:rPr>
          <w:lang w:val="en-US"/>
        </w:rPr>
        <w:t>ed</w:t>
      </w:r>
      <w:r w:rsidRPr="00CE25AF">
        <w:rPr>
          <w:lang w:val="en-US"/>
        </w:rPr>
        <w:t xml:space="preserve"> for the operating phase of </w:t>
      </w:r>
      <w:r w:rsidR="003702DB" w:rsidRPr="00CE25AF">
        <w:rPr>
          <w:lang w:val="en-US"/>
        </w:rPr>
        <w:t>Asset Administration Shell</w:t>
      </w:r>
      <w:r w:rsidRPr="00CE25AF">
        <w:rPr>
          <w:lang w:val="en-US"/>
        </w:rPr>
        <w:t>s</w:t>
      </w:r>
      <w:r w:rsidR="00076917" w:rsidRPr="00CE25AF">
        <w:rPr>
          <w:rStyle w:val="FootnoteReference"/>
          <w:lang w:val="en-US"/>
        </w:rPr>
        <w:footnoteReference w:id="41"/>
      </w:r>
      <w:r w:rsidRPr="00CE25AF">
        <w:rPr>
          <w:lang w:val="en-US"/>
        </w:rPr>
        <w:t xml:space="preserve"> and especially applicable in case of </w:t>
      </w:r>
      <w:r w:rsidR="00271522" w:rsidRPr="00CE25AF">
        <w:rPr>
          <w:lang w:val="en-US"/>
        </w:rPr>
        <w:t>machine-to-machine</w:t>
      </w:r>
      <w:r w:rsidRPr="00CE25AF">
        <w:rPr>
          <w:lang w:val="en-US"/>
        </w:rPr>
        <w:t xml:space="preserve"> communication.</w:t>
      </w:r>
      <w:r w:rsidR="003577A7" w:rsidRPr="00CE25AF">
        <w:rPr>
          <w:lang w:val="en-US"/>
        </w:rPr>
        <w:t xml:space="preserve"> The information model </w:t>
      </w:r>
      <w:r w:rsidR="003577A7" w:rsidRPr="00373A9F">
        <w:rPr>
          <w:lang w:val="en-US"/>
        </w:rPr>
        <w:fldChar w:fldCharType="begin"/>
      </w:r>
      <w:r w:rsidR="003577A7" w:rsidRPr="00CE25AF">
        <w:rPr>
          <w:lang w:val="en-US"/>
        </w:rPr>
        <w:instrText xml:space="preserve"> REF OPCPart5_57 \h </w:instrText>
      </w:r>
      <w:r w:rsidR="003577A7" w:rsidRPr="00373A9F">
        <w:rPr>
          <w:lang w:val="en-US"/>
        </w:rPr>
      </w:r>
      <w:r w:rsidR="003577A7" w:rsidRPr="00373A9F">
        <w:rPr>
          <w:lang w:val="en-US"/>
        </w:rPr>
        <w:fldChar w:fldCharType="separate"/>
      </w:r>
      <w:r w:rsidR="00F511DE" w:rsidRPr="00950C6B">
        <w:rPr>
          <w:rStyle w:val="Hyperlink"/>
          <w:color w:val="5F5F5F"/>
          <w:u w:val="none"/>
          <w:lang w:val="fr-FR"/>
        </w:rPr>
        <w:t>[42]</w:t>
      </w:r>
      <w:r w:rsidR="003577A7" w:rsidRPr="00373A9F">
        <w:rPr>
          <w:lang w:val="en-US"/>
        </w:rPr>
        <w:fldChar w:fldCharType="end"/>
      </w:r>
      <w:r w:rsidR="003577A7" w:rsidRPr="00CE25AF">
        <w:rPr>
          <w:lang w:val="en-US"/>
        </w:rPr>
        <w:t xml:space="preserve"> is the basis for the definition of so-called OPC UA </w:t>
      </w:r>
      <w:r w:rsidR="00171A49" w:rsidRPr="00CE25AF">
        <w:rPr>
          <w:lang w:val="en-US"/>
        </w:rPr>
        <w:t xml:space="preserve">Information Models, or OPC UA </w:t>
      </w:r>
      <w:r w:rsidR="003577A7" w:rsidRPr="00CE25AF">
        <w:rPr>
          <w:lang w:val="en-US"/>
        </w:rPr>
        <w:t>Companion Specifications</w:t>
      </w:r>
      <w:r w:rsidR="003979D0" w:rsidRPr="00CE25AF">
        <w:rPr>
          <w:lang w:val="en-US"/>
        </w:rPr>
        <w:t xml:space="preserve"> </w:t>
      </w:r>
      <w:r w:rsidR="003979D0" w:rsidRPr="00373A9F">
        <w:rPr>
          <w:lang w:val="en-US"/>
        </w:rPr>
        <w:fldChar w:fldCharType="begin"/>
      </w:r>
      <w:r w:rsidR="003979D0" w:rsidRPr="00CE25AF">
        <w:rPr>
          <w:lang w:val="en-US"/>
        </w:rPr>
        <w:instrText xml:space="preserve"> REF OPCInformationModels_58 \h </w:instrText>
      </w:r>
      <w:r w:rsidR="003979D0" w:rsidRPr="00373A9F">
        <w:rPr>
          <w:lang w:val="en-US"/>
        </w:rPr>
      </w:r>
      <w:r w:rsidR="003979D0" w:rsidRPr="00373A9F">
        <w:rPr>
          <w:lang w:val="en-US"/>
        </w:rPr>
        <w:fldChar w:fldCharType="separate"/>
      </w:r>
      <w:r w:rsidR="00F511DE" w:rsidRPr="00950C6B">
        <w:rPr>
          <w:rStyle w:val="Hyperlink"/>
          <w:color w:val="5F5F5F"/>
          <w:u w:val="none"/>
          <w:lang w:val="fr-FR"/>
        </w:rPr>
        <w:t>[43]</w:t>
      </w:r>
      <w:r w:rsidR="003979D0" w:rsidRPr="00373A9F">
        <w:rPr>
          <w:lang w:val="en-US"/>
        </w:rPr>
        <w:fldChar w:fldCharType="end"/>
      </w:r>
      <w:r w:rsidR="003577A7" w:rsidRPr="00CE25AF">
        <w:rPr>
          <w:lang w:val="en-US"/>
        </w:rPr>
        <w:t>.</w:t>
      </w:r>
    </w:p>
    <w:p w14:paraId="4F6F3C2F" w14:textId="0F9230D5" w:rsidR="00A116CD" w:rsidRPr="00CE25AF" w:rsidRDefault="00AB5F87" w:rsidP="00373A9F">
      <w:pPr>
        <w:pStyle w:val="NOTE"/>
        <w:ind w:left="284" w:firstLine="0"/>
        <w:rPr>
          <w:lang w:val="en-US"/>
        </w:rPr>
      </w:pPr>
      <w:r w:rsidRPr="00CE25AF">
        <w:rPr>
          <w:lang w:val="en-US"/>
        </w:rPr>
        <w:t>Note1 : t</w:t>
      </w:r>
      <w:r w:rsidR="00430868" w:rsidRPr="00CE25AF">
        <w:rPr>
          <w:lang w:val="en-US"/>
        </w:rPr>
        <w:t>he mapping to the OPC U</w:t>
      </w:r>
      <w:r w:rsidRPr="00CE25AF">
        <w:rPr>
          <w:lang w:val="en-US"/>
        </w:rPr>
        <w:t>A</w:t>
      </w:r>
      <w:r w:rsidR="00430868" w:rsidRPr="00CE25AF">
        <w:rPr>
          <w:lang w:val="en-US"/>
        </w:rPr>
        <w:t xml:space="preserve"> are carried out in a joint working group</w:t>
      </w:r>
      <w:r w:rsidR="00430868" w:rsidRPr="00373A9F">
        <w:rPr>
          <w:rStyle w:val="FootnoteReference"/>
          <w:lang w:val="en-US"/>
        </w:rPr>
        <w:footnoteReference w:id="42"/>
      </w:r>
      <w:r w:rsidR="00430868" w:rsidRPr="00CE25AF">
        <w:rPr>
          <w:lang w:val="en-US"/>
        </w:rPr>
        <w:t xml:space="preserve"> </w:t>
      </w:r>
      <w:r w:rsidR="00F639CD" w:rsidRPr="00CE25AF">
        <w:rPr>
          <w:lang w:val="en-US"/>
        </w:rPr>
        <w:t>"</w:t>
      </w:r>
      <w:r w:rsidR="00D92ED4" w:rsidRPr="00CE25AF">
        <w:rPr>
          <w:lang w:val="en-US"/>
        </w:rPr>
        <w:t>I4AAS</w:t>
      </w:r>
      <w:r w:rsidR="00F639CD" w:rsidRPr="00CE25AF">
        <w:rPr>
          <w:lang w:val="en-US"/>
        </w:rPr>
        <w:t>"</w:t>
      </w:r>
      <w:r w:rsidR="00D92ED4" w:rsidRPr="00CE25AF">
        <w:rPr>
          <w:lang w:val="en-US"/>
        </w:rPr>
        <w:t xml:space="preserve"> </w:t>
      </w:r>
      <w:r w:rsidR="00430868" w:rsidRPr="00CE25AF">
        <w:rPr>
          <w:lang w:val="en-US"/>
        </w:rPr>
        <w:t>between OPC Foundation, ZVEI</w:t>
      </w:r>
      <w:r w:rsidRPr="00CE25AF">
        <w:rPr>
          <w:lang w:val="en-US"/>
        </w:rPr>
        <w:t xml:space="preserve"> </w:t>
      </w:r>
      <w:r w:rsidR="00430868" w:rsidRPr="00CE25AF">
        <w:rPr>
          <w:lang w:val="en-US"/>
        </w:rPr>
        <w:t>and VDMA</w:t>
      </w:r>
      <w:r w:rsidR="006426AB" w:rsidRPr="00CE25AF">
        <w:rPr>
          <w:lang w:val="en-US"/>
        </w:rPr>
        <w:t xml:space="preserve"> (</w:t>
      </w:r>
      <w:hyperlink r:id="rId109" w:history="1">
        <w:r w:rsidR="006426AB" w:rsidRPr="00CE25AF">
          <w:rPr>
            <w:rStyle w:val="Hyperlink"/>
            <w:lang w:val="en-US"/>
          </w:rPr>
          <w:t>https://opcfoundation.org/markets-collaboration/I4AAS/</w:t>
        </w:r>
      </w:hyperlink>
      <w:r w:rsidR="00430868" w:rsidRPr="00CE25AF">
        <w:rPr>
          <w:lang w:val="en-US"/>
        </w:rPr>
        <w:t xml:space="preserve"> </w:t>
      </w:r>
      <w:r w:rsidR="00430868" w:rsidRPr="00373A9F">
        <w:rPr>
          <w:lang w:val="en-US"/>
        </w:rPr>
        <w:fldChar w:fldCharType="begin"/>
      </w:r>
      <w:r w:rsidR="00430868" w:rsidRPr="00CE25AF">
        <w:rPr>
          <w:lang w:val="en-US"/>
        </w:rPr>
        <w:instrText xml:space="preserve"> REF OPCUA_CS_AAS_39 \h </w:instrText>
      </w:r>
      <w:r w:rsidR="00430868" w:rsidRPr="00373A9F">
        <w:rPr>
          <w:lang w:val="en-US"/>
        </w:rPr>
      </w:r>
      <w:r w:rsidR="00430868" w:rsidRPr="00373A9F">
        <w:rPr>
          <w:lang w:val="en-US"/>
        </w:rPr>
        <w:fldChar w:fldCharType="separate"/>
      </w:r>
      <w:r w:rsidR="00F511DE" w:rsidRPr="00CE25AF">
        <w:rPr>
          <w:lang w:val="en-US"/>
        </w:rPr>
        <w:t>[30]</w:t>
      </w:r>
      <w:r w:rsidR="00430868" w:rsidRPr="00373A9F">
        <w:rPr>
          <w:lang w:val="en-US"/>
        </w:rPr>
        <w:fldChar w:fldCharType="end"/>
      </w:r>
      <w:r w:rsidR="00A116CD" w:rsidRPr="00CE25AF">
        <w:rPr>
          <w:lang w:val="en-US"/>
        </w:rPr>
        <w:t>.</w:t>
      </w:r>
    </w:p>
    <w:p w14:paraId="44440E7A" w14:textId="02512F22" w:rsidR="00430868" w:rsidRDefault="00AB5F87" w:rsidP="00F172C0">
      <w:pPr>
        <w:pStyle w:val="NOTE"/>
        <w:rPr>
          <w:lang w:val="en-US"/>
        </w:rPr>
      </w:pPr>
      <w:r w:rsidRPr="00CE25AF">
        <w:rPr>
          <w:lang w:val="en-US"/>
        </w:rPr>
        <w:t>Note 2: t</w:t>
      </w:r>
      <w:r w:rsidR="00A116CD" w:rsidRPr="00CE25AF">
        <w:rPr>
          <w:lang w:val="en-US"/>
        </w:rPr>
        <w:t>he different versions of the OPC UA Companion Specification for I4</w:t>
      </w:r>
      <w:r w:rsidRPr="00CE25AF">
        <w:rPr>
          <w:lang w:val="en-US"/>
        </w:rPr>
        <w:t>AAS</w:t>
      </w:r>
      <w:r w:rsidR="004C0EFC" w:rsidRPr="00CE25AF">
        <w:rPr>
          <w:lang w:val="en-US"/>
        </w:rPr>
        <w:t xml:space="preserve"> </w:t>
      </w:r>
      <w:r w:rsidR="00A116CD" w:rsidRPr="00CE25AF">
        <w:rPr>
          <w:lang w:val="en-US"/>
        </w:rPr>
        <w:t>can be found here</w:t>
      </w:r>
      <w:r w:rsidR="006426AB" w:rsidRPr="00CE25AF">
        <w:rPr>
          <w:lang w:val="en-US"/>
        </w:rPr>
        <w:t xml:space="preserve">: </w:t>
      </w:r>
      <w:hyperlink r:id="rId110" w:history="1">
        <w:r w:rsidR="00E12395" w:rsidRPr="00CE25AF">
          <w:rPr>
            <w:rStyle w:val="Hyperlink"/>
            <w:lang w:val="en-US"/>
          </w:rPr>
          <w:t>https://reference.opcfoundation.org/&lt;version&gt;/I4AAS/&lt;version&gt;/docs/</w:t>
        </w:r>
      </w:hyperlink>
      <w:r w:rsidR="00E12395" w:rsidRPr="00CE25AF">
        <w:rPr>
          <w:lang w:val="en-US"/>
        </w:rPr>
        <w:t xml:space="preserve">, e.g. </w:t>
      </w:r>
      <w:hyperlink r:id="rId111" w:history="1">
        <w:r w:rsidR="00E12395" w:rsidRPr="00CE25AF">
          <w:rPr>
            <w:rStyle w:val="Hyperlink"/>
            <w:lang w:val="en-US"/>
          </w:rPr>
          <w:t>https://reference.opcfoundation.org/v104/I4AAS/v100/docs/</w:t>
        </w:r>
      </w:hyperlink>
      <w:r w:rsidR="00E12395" w:rsidRPr="00CE25AF">
        <w:rPr>
          <w:lang w:val="en-US"/>
        </w:rPr>
        <w:t xml:space="preserve"> for release 1.00</w:t>
      </w:r>
      <w:r w:rsidR="001A4311" w:rsidRPr="00CE25AF">
        <w:rPr>
          <w:lang w:val="en-US"/>
        </w:rPr>
        <w:t xml:space="preserve"> </w:t>
      </w:r>
      <w:r w:rsidR="001A4311" w:rsidRPr="00373A9F">
        <w:rPr>
          <w:lang w:val="en-US"/>
        </w:rPr>
        <w:fldChar w:fldCharType="begin"/>
      </w:r>
      <w:r w:rsidR="001A4311" w:rsidRPr="00CE25AF">
        <w:rPr>
          <w:lang w:val="en-US"/>
        </w:rPr>
        <w:instrText xml:space="preserve"> REF OPCUACSAAS_56 \h </w:instrText>
      </w:r>
      <w:r w:rsidR="001A4311" w:rsidRPr="00373A9F">
        <w:rPr>
          <w:lang w:val="en-US"/>
        </w:rPr>
      </w:r>
      <w:r w:rsidR="001A4311" w:rsidRPr="00373A9F">
        <w:rPr>
          <w:lang w:val="en-US"/>
        </w:rPr>
        <w:fldChar w:fldCharType="separate"/>
      </w:r>
      <w:r w:rsidR="00F511DE" w:rsidRPr="00CE25AF">
        <w:rPr>
          <w:rStyle w:val="Hyperlink"/>
          <w:color w:val="5F5F5F"/>
          <w:u w:val="none"/>
          <w:lang w:val="en-US"/>
        </w:rPr>
        <w:t>[41]</w:t>
      </w:r>
      <w:r w:rsidR="001A4311" w:rsidRPr="00373A9F">
        <w:rPr>
          <w:lang w:val="en-US"/>
        </w:rPr>
        <w:fldChar w:fldCharType="end"/>
      </w:r>
      <w:r w:rsidR="00E12395" w:rsidRPr="00CE25AF">
        <w:rPr>
          <w:lang w:val="en-US"/>
        </w:rPr>
        <w:t>.</w:t>
      </w:r>
    </w:p>
    <w:bookmarkEnd w:id="2346"/>
    <w:bookmarkEnd w:id="2347"/>
    <w:bookmarkEnd w:id="2348"/>
    <w:bookmarkEnd w:id="2349"/>
    <w:p w14:paraId="77CBC531" w14:textId="77777777" w:rsidR="00E805F8" w:rsidRPr="00F021F7" w:rsidRDefault="00E805F8" w:rsidP="00E805F8">
      <w:pPr>
        <w:rPr>
          <w:lang w:val="en-US" w:eastAsia="zh-CN"/>
        </w:rPr>
      </w:pPr>
    </w:p>
    <w:bookmarkStart w:id="3590" w:name="_Toc529036875"/>
    <w:bookmarkStart w:id="3591" w:name="_Toc529037507"/>
    <w:bookmarkStart w:id="3592" w:name="_Toc529038139"/>
    <w:bookmarkStart w:id="3593" w:name="_Toc529038770"/>
    <w:bookmarkStart w:id="3594" w:name="_Toc529036876"/>
    <w:bookmarkStart w:id="3595" w:name="_Toc529037508"/>
    <w:bookmarkStart w:id="3596" w:name="_Toc529038140"/>
    <w:bookmarkStart w:id="3597" w:name="_Toc529038771"/>
    <w:bookmarkStart w:id="3598" w:name="_Toc529036877"/>
    <w:bookmarkStart w:id="3599" w:name="_Toc529037509"/>
    <w:bookmarkStart w:id="3600" w:name="_Toc529038141"/>
    <w:bookmarkStart w:id="3601" w:name="_Toc529038772"/>
    <w:bookmarkStart w:id="3602" w:name="_Toc529036878"/>
    <w:bookmarkStart w:id="3603" w:name="_Toc529037510"/>
    <w:bookmarkStart w:id="3604" w:name="_Toc529038142"/>
    <w:bookmarkStart w:id="3605" w:name="_Toc529038773"/>
    <w:bookmarkStart w:id="3606" w:name="_Toc529036879"/>
    <w:bookmarkStart w:id="3607" w:name="_Toc529037511"/>
    <w:bookmarkStart w:id="3608" w:name="_Toc529038143"/>
    <w:bookmarkStart w:id="3609" w:name="_Toc529038774"/>
    <w:bookmarkStart w:id="3610" w:name="_Toc529036935"/>
    <w:bookmarkStart w:id="3611" w:name="_Toc529037567"/>
    <w:bookmarkStart w:id="3612" w:name="_Toc529038199"/>
    <w:bookmarkStart w:id="3613" w:name="_Toc529038830"/>
    <w:bookmarkStart w:id="3614" w:name="_Toc529036936"/>
    <w:bookmarkStart w:id="3615" w:name="_Toc529037568"/>
    <w:bookmarkStart w:id="3616" w:name="_Toc529038200"/>
    <w:bookmarkStart w:id="3617" w:name="_Toc529038831"/>
    <w:bookmarkStart w:id="3618" w:name="_Toc529036937"/>
    <w:bookmarkStart w:id="3619" w:name="_Toc529037569"/>
    <w:bookmarkStart w:id="3620" w:name="_Toc529038201"/>
    <w:bookmarkStart w:id="3621" w:name="_Toc529038832"/>
    <w:bookmarkStart w:id="3622" w:name="_Toc114866666"/>
    <w:bookmarkStart w:id="3623" w:name="_Toc120112831"/>
    <w:bookmarkStart w:id="3624" w:name="_Toc120118646"/>
    <w:bookmarkStart w:id="3625" w:name="_Toc120119397"/>
    <w:bookmarkStart w:id="3626" w:name="_Toc120120148"/>
    <w:bookmarkStart w:id="3627" w:name="_Toc114866667"/>
    <w:bookmarkStart w:id="3628" w:name="_Toc120112832"/>
    <w:bookmarkStart w:id="3629" w:name="_Toc120118647"/>
    <w:bookmarkStart w:id="3630" w:name="_Toc120119398"/>
    <w:bookmarkStart w:id="3631" w:name="_Toc120120149"/>
    <w:bookmarkStart w:id="3632" w:name="_Toc114866668"/>
    <w:bookmarkStart w:id="3633" w:name="_Toc120112833"/>
    <w:bookmarkStart w:id="3634" w:name="_Toc120118648"/>
    <w:bookmarkStart w:id="3635" w:name="_Toc120119399"/>
    <w:bookmarkStart w:id="3636" w:name="_Toc120120150"/>
    <w:bookmarkStart w:id="3637" w:name="_Toc114866669"/>
    <w:bookmarkStart w:id="3638" w:name="_Toc120112834"/>
    <w:bookmarkStart w:id="3639" w:name="_Toc120118649"/>
    <w:bookmarkStart w:id="3640" w:name="_Toc120119400"/>
    <w:bookmarkStart w:id="3641" w:name="_Toc120120151"/>
    <w:bookmarkStart w:id="3642" w:name="_Toc114866670"/>
    <w:bookmarkStart w:id="3643" w:name="_Toc120112835"/>
    <w:bookmarkStart w:id="3644" w:name="_Toc120118650"/>
    <w:bookmarkStart w:id="3645" w:name="_Toc120119401"/>
    <w:bookmarkStart w:id="3646" w:name="_Toc120120152"/>
    <w:bookmarkStart w:id="3647" w:name="_Toc114866671"/>
    <w:bookmarkStart w:id="3648" w:name="_Toc120112836"/>
    <w:bookmarkStart w:id="3649" w:name="_Toc120118651"/>
    <w:bookmarkStart w:id="3650" w:name="_Toc120119402"/>
    <w:bookmarkStart w:id="3651" w:name="_Toc120120153"/>
    <w:bookmarkStart w:id="3652" w:name="_Toc114866672"/>
    <w:bookmarkStart w:id="3653" w:name="_Toc120112837"/>
    <w:bookmarkStart w:id="3654" w:name="_Toc120118652"/>
    <w:bookmarkStart w:id="3655" w:name="_Toc120119403"/>
    <w:bookmarkStart w:id="3656" w:name="_Toc120120154"/>
    <w:bookmarkStart w:id="3657" w:name="_Toc114866673"/>
    <w:bookmarkStart w:id="3658" w:name="_Toc120112838"/>
    <w:bookmarkStart w:id="3659" w:name="_Toc120118653"/>
    <w:bookmarkStart w:id="3660" w:name="_Toc120119404"/>
    <w:bookmarkStart w:id="3661" w:name="_Toc120120155"/>
    <w:bookmarkStart w:id="3662" w:name="_Toc114866674"/>
    <w:bookmarkStart w:id="3663" w:name="_Toc120112839"/>
    <w:bookmarkStart w:id="3664" w:name="_Toc120118654"/>
    <w:bookmarkStart w:id="3665" w:name="_Toc120119405"/>
    <w:bookmarkStart w:id="3666" w:name="_Toc120120156"/>
    <w:bookmarkStart w:id="3667" w:name="_Toc114866675"/>
    <w:bookmarkStart w:id="3668" w:name="_Toc120112840"/>
    <w:bookmarkStart w:id="3669" w:name="_Toc120118655"/>
    <w:bookmarkStart w:id="3670" w:name="_Toc120119406"/>
    <w:bookmarkStart w:id="3671" w:name="_Toc120120157"/>
    <w:bookmarkStart w:id="3672" w:name="_Toc114866676"/>
    <w:bookmarkStart w:id="3673" w:name="_Toc120112841"/>
    <w:bookmarkStart w:id="3674" w:name="_Toc120118656"/>
    <w:bookmarkStart w:id="3675" w:name="_Toc120119407"/>
    <w:bookmarkStart w:id="3676" w:name="_Toc120120158"/>
    <w:bookmarkStart w:id="3677" w:name="_Toc120112842"/>
    <w:bookmarkStart w:id="3678" w:name="_Toc120118657"/>
    <w:bookmarkStart w:id="3679" w:name="_Toc120119408"/>
    <w:bookmarkStart w:id="3680" w:name="_Toc120120159"/>
    <w:bookmarkStart w:id="3681" w:name="_Toc120112843"/>
    <w:bookmarkStart w:id="3682" w:name="_Toc120118658"/>
    <w:bookmarkStart w:id="3683" w:name="_Toc120119409"/>
    <w:bookmarkStart w:id="3684" w:name="_Toc120120160"/>
    <w:bookmarkStart w:id="3685" w:name="_Toc120112844"/>
    <w:bookmarkStart w:id="3686" w:name="_Toc120118659"/>
    <w:bookmarkStart w:id="3687" w:name="_Toc120119410"/>
    <w:bookmarkStart w:id="3688" w:name="_Toc120120161"/>
    <w:bookmarkStart w:id="3689" w:name="_Toc120112845"/>
    <w:bookmarkStart w:id="3690" w:name="_Toc120118660"/>
    <w:bookmarkStart w:id="3691" w:name="_Toc120119411"/>
    <w:bookmarkStart w:id="3692" w:name="_Toc120120162"/>
    <w:bookmarkStart w:id="3693" w:name="_Toc120112846"/>
    <w:bookmarkStart w:id="3694" w:name="_Toc120118661"/>
    <w:bookmarkStart w:id="3695" w:name="_Toc120119412"/>
    <w:bookmarkStart w:id="3696" w:name="_Toc120120163"/>
    <w:bookmarkStart w:id="3697" w:name="_Toc120112847"/>
    <w:bookmarkStart w:id="3698" w:name="_Toc120118662"/>
    <w:bookmarkStart w:id="3699" w:name="_Toc120119413"/>
    <w:bookmarkStart w:id="3700" w:name="_Toc120120164"/>
    <w:bookmarkStart w:id="3701" w:name="_Toc120112848"/>
    <w:bookmarkStart w:id="3702" w:name="_Toc120118663"/>
    <w:bookmarkStart w:id="3703" w:name="_Toc120119414"/>
    <w:bookmarkStart w:id="3704" w:name="_Toc120120165"/>
    <w:bookmarkStart w:id="3705" w:name="_Toc54816325"/>
    <w:bookmarkStart w:id="3706" w:name="_Ref56776376"/>
    <w:bookmarkStart w:id="3707" w:name="_Toc125227939"/>
    <w:bookmarkStart w:id="3708" w:name="_Toc125537726"/>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p w14:paraId="5F58CDA7" w14:textId="77777777" w:rsidR="00E805F8" w:rsidRPr="00654412" w:rsidRDefault="00E805F8" w:rsidP="001D4C72">
      <w:pPr>
        <w:pStyle w:val="Heading1"/>
      </w:pPr>
      <w:r>
        <w:lastRenderedPageBreak/>
        <mc:AlternateContent>
          <mc:Choice Requires="wps">
            <w:drawing>
              <wp:anchor distT="0" distB="0" distL="114300" distR="114300" simplePos="0" relativeHeight="252876800" behindDoc="1" locked="0" layoutInCell="1" allowOverlap="1" wp14:anchorId="69840A8A" wp14:editId="09953E0E">
                <wp:simplePos x="0" y="0"/>
                <wp:positionH relativeFrom="page">
                  <wp:posOffset>0</wp:posOffset>
                </wp:positionH>
                <wp:positionV relativeFrom="page">
                  <wp:posOffset>0</wp:posOffset>
                </wp:positionV>
                <wp:extent cx="7919720" cy="11160125"/>
                <wp:effectExtent l="0" t="0" r="5080" b="3175"/>
                <wp:wrapNone/>
                <wp:docPr id="54"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19720" cy="11160125"/>
                        </a:xfrm>
                        <a:prstGeom prst="rect">
                          <a:avLst/>
                        </a:prstGeom>
                        <a:solidFill>
                          <a:srgbClr val="0778A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7A1D1C58" id="Rechteck 1" o:spid="_x0000_s1026" style="position:absolute;margin-left:0;margin-top:0;width:623.6pt;height:878.75pt;z-index:-25043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" fillcolor="#0778a5" stroked="f" strokeweight="1pt">
                <w10:wrap anchorx="page" anchory="page"/>
              </v:rect>
            </w:pict>
          </mc:Fallback>
        </mc:AlternateContent>
      </w:r>
      <w:r w:rsidRPr="00654412">
        <w:t>Summary and Outlook</w:t>
      </w:r>
      <w:bookmarkEnd w:id="3705"/>
      <w:bookmarkEnd w:id="3706"/>
      <w:bookmarkEnd w:id="3707"/>
      <w:bookmarkEnd w:id="3708"/>
    </w:p>
    <w:p w14:paraId="6CD66C63" w14:textId="77777777" w:rsidR="00E805F8" w:rsidRDefault="00E805F8" w:rsidP="00E805F8"/>
    <w:p w14:paraId="7909014E" w14:textId="77777777" w:rsidR="00E805F8" w:rsidRDefault="00E805F8" w:rsidP="00E805F8">
      <w:r>
        <w:br w:type="page"/>
      </w:r>
    </w:p>
    <w:p w14:paraId="3BC7A2EE" w14:textId="33956071" w:rsidR="008034A1" w:rsidRPr="00CE25AF" w:rsidRDefault="00AB5F87" w:rsidP="008034A1">
      <w:pPr>
        <w:rPr>
          <w:lang w:val="en-US"/>
        </w:rPr>
      </w:pPr>
      <w:r w:rsidRPr="00CE25AF">
        <w:rPr>
          <w:lang w:val="en-US"/>
        </w:rPr>
        <w:lastRenderedPageBreak/>
        <w:t xml:space="preserve">This document has defined the </w:t>
      </w:r>
      <w:r w:rsidR="00AF3A82" w:rsidRPr="00CE25AF">
        <w:rPr>
          <w:lang w:val="en-US"/>
        </w:rPr>
        <w:t xml:space="preserve">metamodel for the structural viewpoint of the </w:t>
      </w:r>
      <w:r w:rsidR="003702DB" w:rsidRPr="00CE25AF">
        <w:rPr>
          <w:lang w:val="en-US"/>
        </w:rPr>
        <w:t>Asset Administration Shell</w:t>
      </w:r>
      <w:r w:rsidR="00AF3A82" w:rsidRPr="00CE25AF">
        <w:rPr>
          <w:lang w:val="en-US"/>
        </w:rPr>
        <w:t xml:space="preserve"> </w:t>
      </w:r>
      <w:r w:rsidRPr="00CE25AF">
        <w:rPr>
          <w:lang w:val="en-US"/>
        </w:rPr>
        <w:t>u</w:t>
      </w:r>
      <w:r w:rsidR="008034A1" w:rsidRPr="00CE25AF">
        <w:rPr>
          <w:lang w:val="en-US"/>
        </w:rPr>
        <w:t xml:space="preserve">sing </w:t>
      </w:r>
      <w:r w:rsidR="00EA6C26" w:rsidRPr="00CE25AF">
        <w:rPr>
          <w:lang w:val="en-US"/>
        </w:rPr>
        <w:t>the technology</w:t>
      </w:r>
      <w:r w:rsidR="00271522" w:rsidRPr="00CE25AF">
        <w:rPr>
          <w:lang w:val="en-US"/>
        </w:rPr>
        <w:t>-</w:t>
      </w:r>
      <w:r w:rsidR="00EA6C26" w:rsidRPr="00CE25AF">
        <w:rPr>
          <w:lang w:val="en-US"/>
        </w:rPr>
        <w:t xml:space="preserve">neutral modelling language </w:t>
      </w:r>
      <w:r w:rsidR="008034A1" w:rsidRPr="00CE25AF">
        <w:rPr>
          <w:lang w:val="en-US"/>
        </w:rPr>
        <w:t>UML</w:t>
      </w:r>
      <w:r w:rsidR="00AF3A82" w:rsidRPr="00CE25AF">
        <w:rPr>
          <w:lang w:val="en-US"/>
        </w:rPr>
        <w:t xml:space="preserve">. </w:t>
      </w:r>
    </w:p>
    <w:p w14:paraId="74C257A1" w14:textId="4D25A2D5" w:rsidR="00424EFC" w:rsidRPr="00CE25AF" w:rsidRDefault="00424EFC" w:rsidP="001B5277">
      <w:pPr>
        <w:rPr>
          <w:lang w:val="en-US"/>
        </w:rPr>
      </w:pPr>
      <w:r w:rsidRPr="00CE25AF">
        <w:rPr>
          <w:lang w:val="en-US"/>
        </w:rPr>
        <w:t xml:space="preserve">Several </w:t>
      </w:r>
      <w:r w:rsidR="00D774D7" w:rsidRPr="00CE25AF">
        <w:rPr>
          <w:lang w:val="en-US"/>
        </w:rPr>
        <w:t>serializations</w:t>
      </w:r>
      <w:r w:rsidRPr="00CE25AF">
        <w:rPr>
          <w:lang w:val="en-US"/>
        </w:rPr>
        <w:t xml:space="preserve"> and mappings are offered</w:t>
      </w:r>
      <w:r w:rsidR="00C23A8E" w:rsidRPr="00CE25AF">
        <w:rPr>
          <w:lang w:val="en-US"/>
        </w:rPr>
        <w:t xml:space="preserve"> for the Asset Administration Shell based on this specification</w:t>
      </w:r>
      <w:r w:rsidRPr="00CE25AF">
        <w:rPr>
          <w:lang w:val="en-US"/>
        </w:rPr>
        <w:t>:</w:t>
      </w:r>
    </w:p>
    <w:p w14:paraId="5EA8AD27" w14:textId="2EA61D63" w:rsidR="00424EFC" w:rsidRPr="00CE25AF" w:rsidRDefault="00424EFC" w:rsidP="00E16D0D">
      <w:pPr>
        <w:pStyle w:val="ListParagraph"/>
      </w:pPr>
      <w:r w:rsidRPr="00CE25AF">
        <w:t xml:space="preserve">XML and JSON for Exchange between partners via </w:t>
      </w:r>
      <w:r w:rsidR="00AB5F87" w:rsidRPr="00CE25AF">
        <w:t xml:space="preserve">the </w:t>
      </w:r>
      <w:r w:rsidRPr="00CE25AF">
        <w:t xml:space="preserve">exchange format </w:t>
      </w:r>
      <w:r w:rsidRPr="00CE25AF">
        <w:rPr>
          <w:i/>
        </w:rPr>
        <w:t>.</w:t>
      </w:r>
      <w:proofErr w:type="spellStart"/>
      <w:r w:rsidRPr="00CE25AF">
        <w:rPr>
          <w:i/>
        </w:rPr>
        <w:t>aasx</w:t>
      </w:r>
      <w:proofErr w:type="spellEnd"/>
      <w:r w:rsidR="00F87EF7" w:rsidRPr="00CE25AF">
        <w:rPr>
          <w:i/>
        </w:rPr>
        <w:t>,</w:t>
      </w:r>
    </w:p>
    <w:p w14:paraId="0807A024" w14:textId="5B2B4B13" w:rsidR="00424EFC" w:rsidRPr="00373A9F" w:rsidRDefault="00424EFC" w:rsidP="00E16D0D">
      <w:pPr>
        <w:pStyle w:val="ListParagraph"/>
      </w:pPr>
      <w:r w:rsidRPr="00373A9F">
        <w:t>RDF for reasoning</w:t>
      </w:r>
      <w:r w:rsidR="00F87EF7" w:rsidRPr="00CE25AF">
        <w:t>,</w:t>
      </w:r>
    </w:p>
    <w:p w14:paraId="279738EE" w14:textId="2D1FC989" w:rsidR="00424EFC" w:rsidRPr="00373A9F" w:rsidRDefault="00424EFC" w:rsidP="00E16D0D">
      <w:pPr>
        <w:pStyle w:val="ListParagraph"/>
      </w:pPr>
      <w:r w:rsidRPr="00373A9F">
        <w:t>AutomationML for the engineering phase</w:t>
      </w:r>
      <w:r w:rsidR="00F87EF7" w:rsidRPr="00CE25AF">
        <w:t>,</w:t>
      </w:r>
    </w:p>
    <w:p w14:paraId="6F6FD09C" w14:textId="0303F416" w:rsidR="00ED75C5" w:rsidRPr="00CE25AF" w:rsidRDefault="00424EFC" w:rsidP="00E16D0D">
      <w:pPr>
        <w:pStyle w:val="ListParagraph"/>
      </w:pPr>
      <w:r w:rsidRPr="00CE25AF">
        <w:t>OPC UA for the operation phase</w:t>
      </w:r>
      <w:r w:rsidR="00F87EF7" w:rsidRPr="00CE25AF">
        <w:t>.</w:t>
      </w:r>
    </w:p>
    <w:p w14:paraId="2FA2DBD2" w14:textId="39C43676" w:rsidR="00ED75C5" w:rsidRPr="00CE25AF" w:rsidRDefault="00FA13BA" w:rsidP="001B5277">
      <w:pPr>
        <w:rPr>
          <w:lang w:val="en-US"/>
        </w:rPr>
      </w:pPr>
      <w:r w:rsidRPr="00CE25AF">
        <w:rPr>
          <w:lang w:val="en-US"/>
        </w:rPr>
        <w:t>Additional</w:t>
      </w:r>
      <w:r w:rsidR="00347DEA" w:rsidRPr="00CE25AF">
        <w:rPr>
          <w:lang w:val="en-US"/>
        </w:rPr>
        <w:t xml:space="preserve"> parts of the document series cover</w:t>
      </w:r>
      <w:r w:rsidR="006628C1" w:rsidRPr="00CE25AF">
        <w:rPr>
          <w:lang w:val="en-US"/>
        </w:rPr>
        <w:t xml:space="preserve"> (see </w:t>
      </w:r>
      <w:r w:rsidR="006628C1" w:rsidRPr="00373A9F">
        <w:rPr>
          <w:lang w:val="en-US"/>
        </w:rPr>
        <w:fldChar w:fldCharType="begin"/>
      </w:r>
      <w:r w:rsidR="006628C1" w:rsidRPr="00CE25AF">
        <w:rPr>
          <w:lang w:val="en-US"/>
        </w:rPr>
        <w:instrText xml:space="preserve"> REF AASiD_Part2_49 \h </w:instrText>
      </w:r>
      <w:r w:rsidR="006628C1" w:rsidRPr="00373A9F">
        <w:rPr>
          <w:lang w:val="en-US"/>
        </w:rPr>
      </w:r>
      <w:r w:rsidR="006628C1" w:rsidRPr="00373A9F">
        <w:rPr>
          <w:lang w:val="en-US"/>
        </w:rPr>
        <w:fldChar w:fldCharType="separate"/>
      </w:r>
      <w:r w:rsidR="00F511DE" w:rsidRPr="00CE25AF">
        <w:rPr>
          <w:lang w:val="en-US"/>
        </w:rPr>
        <w:t>[37]</w:t>
      </w:r>
      <w:r w:rsidR="006628C1" w:rsidRPr="00373A9F">
        <w:rPr>
          <w:lang w:val="en-US"/>
        </w:rPr>
        <w:fldChar w:fldCharType="end"/>
      </w:r>
      <w:r w:rsidR="006628C1" w:rsidRPr="00CE25AF">
        <w:rPr>
          <w:lang w:val="en-US"/>
        </w:rPr>
        <w:t>)</w:t>
      </w:r>
      <w:r w:rsidR="00E521C6" w:rsidRPr="00CE25AF">
        <w:rPr>
          <w:lang w:val="en-US"/>
        </w:rPr>
        <w:t>:</w:t>
      </w:r>
    </w:p>
    <w:p w14:paraId="1AE1B7EE" w14:textId="65EF6A3B" w:rsidR="00EA6C26" w:rsidRPr="00CE25AF" w:rsidRDefault="00F87EF7" w:rsidP="00E16D0D">
      <w:pPr>
        <w:pStyle w:val="ListParagraph"/>
      </w:pPr>
      <w:r w:rsidRPr="00CE25AF">
        <w:t>i</w:t>
      </w:r>
      <w:r w:rsidR="00E521C6" w:rsidRPr="00CE25AF">
        <w:t>nterfaces and API</w:t>
      </w:r>
      <w:r w:rsidR="006628C1" w:rsidRPr="00CE25AF">
        <w:t>s</w:t>
      </w:r>
      <w:r w:rsidR="00E521C6" w:rsidRPr="00CE25AF">
        <w:t xml:space="preserve"> for</w:t>
      </w:r>
      <w:r w:rsidR="006628C1" w:rsidRPr="00CE25AF">
        <w:t xml:space="preserve"> accessing the information of </w:t>
      </w:r>
      <w:r w:rsidR="003702DB" w:rsidRPr="00CE25AF">
        <w:t>Asset Administration Shell</w:t>
      </w:r>
      <w:r w:rsidR="006628C1" w:rsidRPr="00CE25AF">
        <w:t>s (access, modify, query</w:t>
      </w:r>
      <w:r w:rsidRPr="00CE25AF">
        <w:t>,</w:t>
      </w:r>
      <w:r w:rsidR="006628C1" w:rsidRPr="00CE25AF">
        <w:t xml:space="preserve"> and execute information and active functionality)</w:t>
      </w:r>
      <w:r w:rsidR="00EA6C26" w:rsidRPr="00CE25AF">
        <w:t xml:space="preserve">, </w:t>
      </w:r>
      <w:r w:rsidR="00DA1A43">
        <w:t>P</w:t>
      </w:r>
      <w:r w:rsidR="00EA6C26" w:rsidRPr="00CE25AF">
        <w:t xml:space="preserve">art </w:t>
      </w:r>
      <w:r w:rsidR="004C08AD" w:rsidRPr="00CE25AF">
        <w:t>2</w:t>
      </w:r>
      <w:r w:rsidRPr="00CE25AF">
        <w:t>; t</w:t>
      </w:r>
      <w:r w:rsidR="006628C1" w:rsidRPr="00CE25AF">
        <w:t xml:space="preserve">he payload of these APIs is based on the definitions of the information model in this document, </w:t>
      </w:r>
      <w:r w:rsidR="00DA1A43">
        <w:t>P</w:t>
      </w:r>
      <w:r w:rsidR="006628C1" w:rsidRPr="00CE25AF">
        <w:t>art 1</w:t>
      </w:r>
      <w:r w:rsidR="00D66170">
        <w:t>a</w:t>
      </w:r>
      <w:r w:rsidRPr="00CE25AF">
        <w:t>,</w:t>
      </w:r>
    </w:p>
    <w:p w14:paraId="2F71BB69" w14:textId="735BEFEE" w:rsidR="00EA6C26" w:rsidRPr="00CE25AF" w:rsidRDefault="00F87EF7" w:rsidP="00E16D0D">
      <w:pPr>
        <w:pStyle w:val="ListParagraph"/>
      </w:pPr>
      <w:r w:rsidRPr="00CE25AF">
        <w:t>p</w:t>
      </w:r>
      <w:r w:rsidR="00EA6C26" w:rsidRPr="00CE25AF">
        <w:t>redefined data specification templates</w:t>
      </w:r>
      <w:r w:rsidR="004D6DE3">
        <w:t xml:space="preserve"> (Part 3 series)</w:t>
      </w:r>
      <w:r w:rsidR="00EA6C26" w:rsidRPr="00CE25AF">
        <w:t xml:space="preserve">, for example for concept descriptions of properties </w:t>
      </w:r>
      <w:r w:rsidR="00EA6C26">
        <w:t>conformant to</w:t>
      </w:r>
      <w:r w:rsidR="00EA6C26" w:rsidRPr="00CE25AF">
        <w:t xml:space="preserve"> IEC61360 (</w:t>
      </w:r>
      <w:r w:rsidR="00DA1A43">
        <w:t>P</w:t>
      </w:r>
      <w:r w:rsidR="00EA6C26" w:rsidRPr="00CE25AF">
        <w:t xml:space="preserve">art </w:t>
      </w:r>
      <w:r w:rsidR="00EA3B8B">
        <w:t>3</w:t>
      </w:r>
      <w:r w:rsidR="004D6DE3">
        <w:t>a</w:t>
      </w:r>
      <w:r w:rsidR="00EA6C26" w:rsidRPr="00CE25AF">
        <w:t>)</w:t>
      </w:r>
      <w:r w:rsidRPr="00CE25AF">
        <w:t>,</w:t>
      </w:r>
    </w:p>
    <w:p w14:paraId="14749138" w14:textId="415D9C09" w:rsidR="0011342C" w:rsidRPr="00CE25AF" w:rsidRDefault="00F87EF7" w:rsidP="00E16D0D">
      <w:pPr>
        <w:pStyle w:val="ListParagraph"/>
      </w:pPr>
      <w:r w:rsidRPr="00CE25AF">
        <w:t>t</w:t>
      </w:r>
      <w:r w:rsidR="00E521C6" w:rsidRPr="00CE25AF">
        <w:t xml:space="preserve">he infrastructure, which hosts and interconnects multiple </w:t>
      </w:r>
      <w:r w:rsidR="003702DB" w:rsidRPr="00CE25AF">
        <w:t>Asset Administration Shell</w:t>
      </w:r>
      <w:r w:rsidR="008034A1" w:rsidRPr="00CE25AF">
        <w:t>s</w:t>
      </w:r>
      <w:r w:rsidRPr="00CE25AF">
        <w:t xml:space="preserve">, implementing </w:t>
      </w:r>
      <w:r w:rsidR="00E521C6" w:rsidRPr="00CE25AF">
        <w:t>registry, discovery services, endpoint handling</w:t>
      </w:r>
      <w:r w:rsidRPr="00CE25AF">
        <w:t>,</w:t>
      </w:r>
      <w:r w:rsidR="00E521C6" w:rsidRPr="00CE25AF">
        <w:t xml:space="preserve"> and more</w:t>
      </w:r>
      <w:r w:rsidRPr="00CE25AF">
        <w:t>,</w:t>
      </w:r>
    </w:p>
    <w:p w14:paraId="42D5035C" w14:textId="01189B02" w:rsidR="00834346" w:rsidRPr="00CE25AF" w:rsidRDefault="00F87EF7" w:rsidP="00E16D0D">
      <w:pPr>
        <w:pStyle w:val="ListParagraph"/>
      </w:pPr>
      <w:r w:rsidRPr="00CE25AF">
        <w:t>s</w:t>
      </w:r>
      <w:r w:rsidR="00834346" w:rsidRPr="00CE25AF">
        <w:t>ecurity aspect</w:t>
      </w:r>
      <w:r w:rsidRPr="00CE25AF">
        <w:t>s</w:t>
      </w:r>
      <w:r w:rsidR="00834346" w:rsidRPr="00CE25AF">
        <w:t xml:space="preserve"> including access control, </w:t>
      </w:r>
      <w:r w:rsidR="00DA1A43">
        <w:t>P</w:t>
      </w:r>
      <w:r w:rsidR="00834346" w:rsidRPr="00CE25AF">
        <w:t xml:space="preserve">art </w:t>
      </w:r>
      <w:r w:rsidR="00EA3B8B">
        <w:t>4</w:t>
      </w:r>
      <w:r w:rsidR="00834346" w:rsidRPr="00CE25AF">
        <w:t>.</w:t>
      </w:r>
    </w:p>
    <w:p w14:paraId="56F3BAC7" w14:textId="77777777" w:rsidR="0043213B" w:rsidRPr="00CE25AF" w:rsidRDefault="0043213B" w:rsidP="001B5277">
      <w:pPr>
        <w:rPr>
          <w:caps/>
          <w:lang w:val="en-US"/>
        </w:rPr>
      </w:pPr>
    </w:p>
    <w:p w14:paraId="5F514F4A" w14:textId="77777777" w:rsidR="0043213B" w:rsidRPr="00CE25AF" w:rsidRDefault="0043213B" w:rsidP="001B5277">
      <w:pPr>
        <w:rPr>
          <w:lang w:val="en-US"/>
        </w:rPr>
        <w:sectPr w:rsidR="0043213B" w:rsidRPr="00CE25AF" w:rsidSect="005904C7">
          <w:headerReference w:type="even" r:id="rId112"/>
          <w:headerReference w:type="default" r:id="rId113"/>
          <w:pgSz w:w="11907" w:h="16839" w:code="9"/>
          <w:pgMar w:top="1021" w:right="1134" w:bottom="1021" w:left="1134" w:header="720" w:footer="720" w:gutter="0"/>
          <w:cols w:space="720"/>
          <w:noEndnote/>
          <w:docGrid w:linePitch="326"/>
        </w:sectPr>
      </w:pPr>
    </w:p>
    <w:p w14:paraId="4D5BB268" w14:textId="69211951" w:rsidR="0048328D" w:rsidRPr="00CE25AF" w:rsidRDefault="00AA7B1E" w:rsidP="001B5277">
      <w:pPr>
        <w:rPr>
          <w:lang w:val="en-US"/>
        </w:rPr>
      </w:pPr>
      <w:r w:rsidRPr="00CE25AF">
        <w:rPr>
          <w:b/>
          <w:noProof/>
          <w:color w:val="FFFFFF" w:themeColor="background1"/>
          <w:sz w:val="40"/>
          <w:szCs w:val="40"/>
          <w:lang w:val="en-US" w:eastAsia="en-US"/>
        </w:rPr>
        <w:lastRenderedPageBreak/>
        <mc:AlternateContent>
          <mc:Choice Requires="wps">
            <w:drawing>
              <wp:anchor distT="0" distB="0" distL="114300" distR="114300" simplePos="0" relativeHeight="251683840" behindDoc="1" locked="0" layoutInCell="1" allowOverlap="1" wp14:anchorId="4C8DD91A" wp14:editId="77F533E8">
                <wp:simplePos x="0" y="0"/>
                <wp:positionH relativeFrom="page">
                  <wp:posOffset>-922867</wp:posOffset>
                </wp:positionH>
                <wp:positionV relativeFrom="page">
                  <wp:posOffset>16934</wp:posOffset>
                </wp:positionV>
                <wp:extent cx="8475134" cy="11219392"/>
                <wp:effectExtent l="0" t="0" r="2540" b="1270"/>
                <wp:wrapNone/>
                <wp:docPr id="49" name="Rechteck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5134" cy="11219392"/>
                        </a:xfrm>
                        <a:prstGeom prst="rect">
                          <a:avLst/>
                        </a:prstGeom>
                        <a:solidFill>
                          <a:srgbClr val="0778A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5CE63369" id="Rechteck 456" o:spid="_x0000_s1026" style="position:absolute;margin-left:-72.65pt;margin-top:1.35pt;width:667.35pt;height:883.4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" fillcolor="#0778a5" stroked="f" strokeweight="1pt">
                <w10:wrap anchorx="page" anchory="page"/>
              </v:rect>
            </w:pict>
          </mc:Fallback>
        </mc:AlternateContent>
      </w:r>
    </w:p>
    <w:p w14:paraId="51D82888" w14:textId="1CD9C32B" w:rsidR="007F0E9E" w:rsidRPr="00373A9F" w:rsidRDefault="0048328D" w:rsidP="00D4362A">
      <w:pPr>
        <w:rPr>
          <w:b/>
          <w:color w:val="FFFFFF" w:themeColor="background1"/>
          <w:sz w:val="40"/>
          <w:lang w:val="en-US"/>
        </w:rPr>
      </w:pPr>
      <w:r w:rsidRPr="00373A9F">
        <w:rPr>
          <w:b/>
          <w:color w:val="FFFFFF" w:themeColor="background1"/>
          <w:sz w:val="40"/>
          <w:lang w:val="en-US"/>
        </w:rPr>
        <w:t>Annex</w:t>
      </w:r>
    </w:p>
    <w:p w14:paraId="6C97C0B2" w14:textId="77777777" w:rsidR="0048328D" w:rsidRPr="00373A9F" w:rsidRDefault="0048328D" w:rsidP="001B5277">
      <w:pPr>
        <w:rPr>
          <w:lang w:val="en-US"/>
        </w:rPr>
      </w:pPr>
    </w:p>
    <w:p w14:paraId="672CFAD3" w14:textId="77777777" w:rsidR="00AA7B1E" w:rsidRPr="00373A9F" w:rsidRDefault="00AA7B1E" w:rsidP="00FD7BFD">
      <w:pPr>
        <w:pStyle w:val="ListParagraph"/>
        <w:numPr>
          <w:ilvl w:val="0"/>
          <w:numId w:val="3"/>
        </w:numPr>
      </w:pPr>
      <w:bookmarkStart w:id="3709" w:name="_Ref529093782"/>
      <w:r w:rsidRPr="00373A9F">
        <w:br w:type="page"/>
      </w:r>
    </w:p>
    <w:p w14:paraId="14C85DF5" w14:textId="4CBA2448" w:rsidR="007F0E9E" w:rsidRPr="00373A9F" w:rsidRDefault="00270BDD" w:rsidP="00026A3E">
      <w:pPr>
        <w:pStyle w:val="Anhang1"/>
      </w:pPr>
      <w:bookmarkStart w:id="3710" w:name="_Toc54816326"/>
      <w:bookmarkStart w:id="3711" w:name="_Ref56361242"/>
      <w:bookmarkStart w:id="3712" w:name="_Ref56775870"/>
      <w:bookmarkStart w:id="3713" w:name="_Ref91705400"/>
      <w:bookmarkStart w:id="3714" w:name="_Ref113811528"/>
      <w:bookmarkStart w:id="3715" w:name="_Ref113811529"/>
      <w:bookmarkStart w:id="3716" w:name="_Toc125227940"/>
      <w:bookmarkStart w:id="3717" w:name="_Toc125537727"/>
      <w:r>
        <w:lastRenderedPageBreak/>
        <w:t xml:space="preserve">Annex </w:t>
      </w:r>
      <w:r w:rsidR="00426B80">
        <w:t>A</w:t>
      </w:r>
      <w:r>
        <w:t xml:space="preserve">. </w:t>
      </w:r>
      <w:r w:rsidR="007F0E9E" w:rsidRPr="00373A9F">
        <w:t xml:space="preserve">Concepts of the </w:t>
      </w:r>
      <w:r w:rsidR="0089433B" w:rsidRPr="00373A9F">
        <w:t>Administration Shell</w:t>
      </w:r>
      <w:bookmarkEnd w:id="3709"/>
      <w:bookmarkEnd w:id="3710"/>
      <w:bookmarkEnd w:id="3711"/>
      <w:bookmarkEnd w:id="3712"/>
      <w:bookmarkEnd w:id="3713"/>
      <w:bookmarkEnd w:id="3714"/>
      <w:bookmarkEnd w:id="3715"/>
      <w:bookmarkEnd w:id="3716"/>
      <w:bookmarkEnd w:id="3717"/>
    </w:p>
    <w:p w14:paraId="65C94C0E" w14:textId="2984A6E5" w:rsidR="007F0E9E" w:rsidRPr="00373A9F" w:rsidRDefault="007F0E9E" w:rsidP="004D3EEC">
      <w:pPr>
        <w:pStyle w:val="Anhang2"/>
      </w:pPr>
      <w:bookmarkStart w:id="3718" w:name="_Toc54816327"/>
      <w:bookmarkStart w:id="3719" w:name="_Toc125227941"/>
      <w:bookmarkStart w:id="3720" w:name="_Toc125537728"/>
      <w:r w:rsidRPr="00373A9F">
        <w:t>General</w:t>
      </w:r>
      <w:bookmarkEnd w:id="3718"/>
      <w:bookmarkEnd w:id="3719"/>
      <w:bookmarkEnd w:id="3720"/>
    </w:p>
    <w:p w14:paraId="76779CEF" w14:textId="26D9BCD7" w:rsidR="007F0E9E" w:rsidRPr="00CE25AF" w:rsidRDefault="00F87EF7" w:rsidP="00120021">
      <w:pPr>
        <w:rPr>
          <w:lang w:val="en-US"/>
        </w:rPr>
      </w:pPr>
      <w:r w:rsidRPr="00CE25AF">
        <w:rPr>
          <w:lang w:val="en-US"/>
        </w:rPr>
        <w:t>Annex A provides</w:t>
      </w:r>
      <w:r w:rsidR="007F0E9E" w:rsidRPr="00CE25AF">
        <w:rPr>
          <w:lang w:val="en-US"/>
        </w:rPr>
        <w:t xml:space="preserve"> general information about sources of information and relevant concepts for the </w:t>
      </w:r>
      <w:r w:rsidR="003702DB" w:rsidRPr="00CE25AF">
        <w:rPr>
          <w:lang w:val="en-US"/>
        </w:rPr>
        <w:t>Asset Administration Shell</w:t>
      </w:r>
      <w:r w:rsidR="007F0E9E" w:rsidRPr="00CE25AF">
        <w:rPr>
          <w:lang w:val="en-US"/>
        </w:rPr>
        <w:t>. Some of these concepts are explained in a general manner. Some concepts are update in order to reflect actual design decisions. No new concepts are introduced. Thus, th</w:t>
      </w:r>
      <w:r w:rsidR="005A723A" w:rsidRPr="00CE25AF">
        <w:rPr>
          <w:lang w:val="en-US"/>
        </w:rPr>
        <w:t>is</w:t>
      </w:r>
      <w:r w:rsidR="007F0E9E" w:rsidRPr="00CE25AF">
        <w:rPr>
          <w:lang w:val="en-US"/>
        </w:rPr>
        <w:t xml:space="preserve"> clause can be </w:t>
      </w:r>
      <w:r w:rsidR="005A723A" w:rsidRPr="00CE25AF">
        <w:rPr>
          <w:lang w:val="en-US"/>
        </w:rPr>
        <w:t>seen</w:t>
      </w:r>
      <w:r w:rsidR="007F0E9E" w:rsidRPr="00CE25AF">
        <w:rPr>
          <w:lang w:val="en-US"/>
        </w:rPr>
        <w:t xml:space="preserve"> as a fully informative annex to the specification</w:t>
      </w:r>
      <w:r w:rsidRPr="00CE25AF">
        <w:rPr>
          <w:lang w:val="en-US"/>
        </w:rPr>
        <w:t>s</w:t>
      </w:r>
      <w:r w:rsidR="007F0E9E" w:rsidRPr="00CE25AF">
        <w:rPr>
          <w:lang w:val="en-US"/>
        </w:rPr>
        <w:t xml:space="preserve"> of the </w:t>
      </w:r>
      <w:r w:rsidR="0089433B" w:rsidRPr="00CE25AF">
        <w:rPr>
          <w:lang w:val="en-US"/>
        </w:rPr>
        <w:t>Administration Shell</w:t>
      </w:r>
      <w:r w:rsidR="007F0E9E" w:rsidRPr="00CE25AF">
        <w:rPr>
          <w:lang w:val="en-US"/>
        </w:rPr>
        <w:t>.</w:t>
      </w:r>
    </w:p>
    <w:p w14:paraId="65CC7395" w14:textId="77777777" w:rsidR="007F0E9E" w:rsidRPr="00373A9F" w:rsidRDefault="007F0E9E" w:rsidP="004D3EEC">
      <w:pPr>
        <w:pStyle w:val="Anhang2"/>
      </w:pPr>
      <w:bookmarkStart w:id="3721" w:name="_Toc25415241"/>
      <w:bookmarkStart w:id="3722" w:name="_Toc25416984"/>
      <w:bookmarkStart w:id="3723" w:name="_Toc54816328"/>
      <w:bookmarkStart w:id="3724" w:name="_Ref91705392"/>
      <w:bookmarkStart w:id="3725" w:name="_Toc125227942"/>
      <w:bookmarkStart w:id="3726" w:name="_Toc125537729"/>
      <w:bookmarkEnd w:id="3721"/>
      <w:bookmarkEnd w:id="3722"/>
      <w:r w:rsidRPr="00373A9F">
        <w:t xml:space="preserve">Relevant </w:t>
      </w:r>
      <w:r w:rsidR="00721C28" w:rsidRPr="00373A9F">
        <w:t>Sources and D</w:t>
      </w:r>
      <w:r w:rsidRPr="00373A9F">
        <w:t>ocuments</w:t>
      </w:r>
      <w:bookmarkEnd w:id="3723"/>
      <w:bookmarkEnd w:id="3724"/>
      <w:bookmarkEnd w:id="3725"/>
      <w:bookmarkEnd w:id="3726"/>
    </w:p>
    <w:p w14:paraId="6F7B1795" w14:textId="77777777" w:rsidR="007F0E9E" w:rsidRPr="00CE25AF" w:rsidRDefault="007F0E9E" w:rsidP="001B5277">
      <w:pPr>
        <w:rPr>
          <w:lang w:val="en-US"/>
        </w:rPr>
      </w:pPr>
      <w:r w:rsidRPr="00CE25AF">
        <w:rPr>
          <w:lang w:val="en-US"/>
        </w:rPr>
        <w:t xml:space="preserve">The following documents were used to identify requirements and concepts for the </w:t>
      </w:r>
      <w:r w:rsidR="0089433B" w:rsidRPr="00CE25AF">
        <w:rPr>
          <w:lang w:val="en-US"/>
        </w:rPr>
        <w:t>Administration Shell</w:t>
      </w:r>
      <w:r w:rsidRPr="00CE25AF">
        <w:rPr>
          <w:lang w:val="en-US"/>
        </w:rPr>
        <w:t xml:space="preserve">: </w:t>
      </w:r>
    </w:p>
    <w:p w14:paraId="6044A404" w14:textId="1D2B9F56" w:rsidR="007F0E9E" w:rsidRPr="00CE25AF" w:rsidRDefault="005A723A" w:rsidP="00270BDD">
      <w:pPr>
        <w:pStyle w:val="Spiegelstriche"/>
        <w:numPr>
          <w:ilvl w:val="0"/>
          <w:numId w:val="60"/>
        </w:numPr>
        <w:jc w:val="left"/>
        <w:rPr>
          <w:bCs/>
          <w:lang w:val="en-US"/>
        </w:rPr>
      </w:pPr>
      <w:r w:rsidRPr="00CE25AF">
        <w:rPr>
          <w:lang w:val="en-US"/>
        </w:rPr>
        <w:t>i</w:t>
      </w:r>
      <w:r w:rsidR="007F0E9E" w:rsidRPr="00CE25AF">
        <w:rPr>
          <w:lang w:val="en-US"/>
        </w:rPr>
        <w:t xml:space="preserve">mplementation strategy of Plattform Industrie 4.0 </w:t>
      </w:r>
      <w:r w:rsidR="003C2365" w:rsidRPr="00373A9F">
        <w:rPr>
          <w:lang w:val="en-US"/>
        </w:rPr>
        <w:fldChar w:fldCharType="begin"/>
      </w:r>
      <w:r w:rsidR="003C2365" w:rsidRPr="00CE25AF">
        <w:rPr>
          <w:lang w:val="en-US"/>
        </w:rPr>
        <w:instrText xml:space="preserve"> REF acatech_1 \h  \* MERGEFORMAT </w:instrText>
      </w:r>
      <w:r w:rsidR="003C2365" w:rsidRPr="00373A9F">
        <w:rPr>
          <w:lang w:val="en-US"/>
        </w:rPr>
      </w:r>
      <w:r w:rsidR="003C2365" w:rsidRPr="00373A9F">
        <w:rPr>
          <w:lang w:val="en-US"/>
        </w:rPr>
        <w:fldChar w:fldCharType="separate"/>
      </w:r>
      <w:r w:rsidR="00F511DE" w:rsidRPr="00CE25AF">
        <w:rPr>
          <w:lang w:val="en-US"/>
        </w:rPr>
        <w:t>[1]</w:t>
      </w:r>
      <w:r w:rsidR="003C2365" w:rsidRPr="00373A9F">
        <w:rPr>
          <w:lang w:val="en-US"/>
        </w:rPr>
        <w:fldChar w:fldCharType="end"/>
      </w:r>
      <w:r w:rsidR="003C2365" w:rsidRPr="00373A9F">
        <w:rPr>
          <w:lang w:val="en-US"/>
        </w:rPr>
        <w:fldChar w:fldCharType="begin"/>
      </w:r>
      <w:r w:rsidR="003C2365" w:rsidRPr="00CE25AF">
        <w:rPr>
          <w:lang w:val="en-US"/>
        </w:rPr>
        <w:instrText xml:space="preserve"> REF ImplStrategie_2 \h  \* MERGEFORMAT </w:instrText>
      </w:r>
      <w:r w:rsidR="003C2365" w:rsidRPr="00373A9F">
        <w:rPr>
          <w:lang w:val="en-US"/>
        </w:rPr>
      </w:r>
      <w:r w:rsidR="003C2365" w:rsidRPr="00373A9F">
        <w:rPr>
          <w:lang w:val="en-US"/>
        </w:rPr>
        <w:fldChar w:fldCharType="separate"/>
      </w:r>
      <w:r w:rsidR="00F511DE" w:rsidRPr="00CE25AF">
        <w:rPr>
          <w:lang w:val="en-US"/>
        </w:rPr>
        <w:t>[2]</w:t>
      </w:r>
      <w:r w:rsidR="003C2365" w:rsidRPr="00373A9F">
        <w:rPr>
          <w:lang w:val="en-US"/>
        </w:rPr>
        <w:fldChar w:fldCharType="end"/>
      </w:r>
      <w:r w:rsidRPr="00CE25AF">
        <w:rPr>
          <w:lang w:val="en-US"/>
        </w:rPr>
        <w:t>,</w:t>
      </w:r>
    </w:p>
    <w:p w14:paraId="44551514" w14:textId="79B85BD7" w:rsidR="007F0E9E" w:rsidRPr="00CE25AF" w:rsidRDefault="005A723A" w:rsidP="00270BDD">
      <w:pPr>
        <w:pStyle w:val="Spiegelstriche"/>
        <w:numPr>
          <w:ilvl w:val="0"/>
          <w:numId w:val="60"/>
        </w:numPr>
        <w:jc w:val="left"/>
        <w:rPr>
          <w:bCs/>
          <w:lang w:val="en-US"/>
        </w:rPr>
      </w:pPr>
      <w:r w:rsidRPr="00CE25AF">
        <w:rPr>
          <w:lang w:val="en-US"/>
        </w:rPr>
        <w:t>a</w:t>
      </w:r>
      <w:r w:rsidR="007F0E9E" w:rsidRPr="00CE25AF">
        <w:rPr>
          <w:lang w:val="en-US"/>
        </w:rPr>
        <w:t xml:space="preserve">spects of the research roadmap in application scenarios </w:t>
      </w:r>
      <w:r w:rsidR="003C2365" w:rsidRPr="00373A9F">
        <w:rPr>
          <w:lang w:val="en-US"/>
        </w:rPr>
        <w:fldChar w:fldCharType="begin"/>
      </w:r>
      <w:r w:rsidR="003C2365" w:rsidRPr="00CE25AF">
        <w:rPr>
          <w:lang w:val="en-US"/>
        </w:rPr>
        <w:instrText xml:space="preserve"> REF ResearchRoadmap_7 \h  \* MERGEFORMAT </w:instrText>
      </w:r>
      <w:r w:rsidR="003C2365" w:rsidRPr="00373A9F">
        <w:rPr>
          <w:lang w:val="en-US"/>
        </w:rPr>
      </w:r>
      <w:r w:rsidR="003C2365" w:rsidRPr="00373A9F">
        <w:rPr>
          <w:lang w:val="en-US"/>
        </w:rPr>
        <w:fldChar w:fldCharType="separate"/>
      </w:r>
      <w:r w:rsidR="00F511DE" w:rsidRPr="00CE25AF">
        <w:rPr>
          <w:lang w:val="en-US"/>
        </w:rPr>
        <w:t>[7]</w:t>
      </w:r>
      <w:r w:rsidR="003C2365" w:rsidRPr="00373A9F">
        <w:rPr>
          <w:lang w:val="en-US"/>
        </w:rPr>
        <w:fldChar w:fldCharType="end"/>
      </w:r>
      <w:r w:rsidRPr="00CE25AF">
        <w:rPr>
          <w:lang w:val="en-US"/>
        </w:rPr>
        <w:t>,</w:t>
      </w:r>
    </w:p>
    <w:p w14:paraId="0F168220" w14:textId="1319C886" w:rsidR="007F0E9E" w:rsidRPr="00CE25AF" w:rsidRDefault="005A723A" w:rsidP="00270BDD">
      <w:pPr>
        <w:pStyle w:val="Spiegelstriche"/>
        <w:numPr>
          <w:ilvl w:val="0"/>
          <w:numId w:val="60"/>
        </w:numPr>
        <w:jc w:val="left"/>
        <w:rPr>
          <w:bCs/>
          <w:lang w:val="en-US"/>
        </w:rPr>
      </w:pPr>
      <w:r w:rsidRPr="00CE25AF">
        <w:rPr>
          <w:lang w:val="en-US"/>
        </w:rPr>
        <w:t>c</w:t>
      </w:r>
      <w:r w:rsidR="007F0E9E" w:rsidRPr="00CE25AF">
        <w:rPr>
          <w:lang w:val="en-US"/>
        </w:rPr>
        <w:t xml:space="preserve">ontinuation of the application scenarios </w:t>
      </w:r>
      <w:r w:rsidR="003C2365" w:rsidRPr="00373A9F">
        <w:rPr>
          <w:lang w:val="en-US"/>
        </w:rPr>
        <w:fldChar w:fldCharType="begin"/>
      </w:r>
      <w:r w:rsidR="003C2365" w:rsidRPr="00CE25AF">
        <w:rPr>
          <w:lang w:val="en-US"/>
        </w:rPr>
        <w:instrText xml:space="preserve"> REF FortschreibungSzenarien_8 \h  \* MERGEFORMAT </w:instrText>
      </w:r>
      <w:r w:rsidR="003C2365" w:rsidRPr="00373A9F">
        <w:rPr>
          <w:lang w:val="en-US"/>
        </w:rPr>
      </w:r>
      <w:r w:rsidR="003C2365" w:rsidRPr="00373A9F">
        <w:rPr>
          <w:lang w:val="en-US"/>
        </w:rPr>
        <w:fldChar w:fldCharType="separate"/>
      </w:r>
      <w:r w:rsidR="00F511DE" w:rsidRPr="00F511DE">
        <w:rPr>
          <w:lang w:val="en-US"/>
        </w:rPr>
        <w:t>[8]</w:t>
      </w:r>
      <w:r w:rsidR="003C2365" w:rsidRPr="00373A9F">
        <w:rPr>
          <w:lang w:val="en-US"/>
        </w:rPr>
        <w:fldChar w:fldCharType="end"/>
      </w:r>
      <w:r w:rsidRPr="00CE25AF">
        <w:rPr>
          <w:lang w:val="en-US"/>
        </w:rPr>
        <w:t>,</w:t>
      </w:r>
    </w:p>
    <w:p w14:paraId="6D8AC1A4" w14:textId="527691ED" w:rsidR="007F0E9E" w:rsidRPr="00CE25AF" w:rsidRDefault="005A723A" w:rsidP="00270BDD">
      <w:pPr>
        <w:pStyle w:val="Spiegelstriche"/>
        <w:numPr>
          <w:ilvl w:val="0"/>
          <w:numId w:val="60"/>
        </w:numPr>
        <w:jc w:val="left"/>
        <w:rPr>
          <w:bCs/>
          <w:lang w:val="en-US"/>
        </w:rPr>
      </w:pPr>
      <w:r w:rsidRPr="00CE25AF">
        <w:rPr>
          <w:lang w:val="en-US"/>
        </w:rPr>
        <w:t>s</w:t>
      </w:r>
      <w:r w:rsidR="007F0E9E" w:rsidRPr="00CE25AF">
        <w:rPr>
          <w:lang w:val="en-US"/>
        </w:rPr>
        <w:t xml:space="preserve">tructure of the </w:t>
      </w:r>
      <w:r w:rsidR="0089433B" w:rsidRPr="00CE25AF">
        <w:rPr>
          <w:lang w:val="en-US"/>
        </w:rPr>
        <w:t>Administration Shell</w:t>
      </w:r>
      <w:r w:rsidR="007F0E9E" w:rsidRPr="00CE25AF">
        <w:rPr>
          <w:lang w:val="en-US"/>
        </w:rPr>
        <w:t xml:space="preserve"> </w:t>
      </w:r>
      <w:r w:rsidR="003C2365" w:rsidRPr="00373A9F">
        <w:rPr>
          <w:lang w:val="en-US"/>
        </w:rPr>
        <w:fldChar w:fldCharType="begin"/>
      </w:r>
      <w:r w:rsidR="003C2365" w:rsidRPr="00CE25AF">
        <w:rPr>
          <w:lang w:val="en-US"/>
        </w:rPr>
        <w:instrText xml:space="preserve"> REF AASStruct_4 \h  \* MERGEFORMAT </w:instrText>
      </w:r>
      <w:r w:rsidR="003C2365" w:rsidRPr="00373A9F">
        <w:rPr>
          <w:lang w:val="en-US"/>
        </w:rPr>
      </w:r>
      <w:r w:rsidR="003C2365" w:rsidRPr="00373A9F">
        <w:rPr>
          <w:lang w:val="en-US"/>
        </w:rPr>
        <w:fldChar w:fldCharType="separate"/>
      </w:r>
      <w:r w:rsidR="00F511DE" w:rsidRPr="00CE25AF">
        <w:rPr>
          <w:lang w:val="en-US"/>
        </w:rPr>
        <w:t>[4]</w:t>
      </w:r>
      <w:r w:rsidR="003C2365" w:rsidRPr="00373A9F">
        <w:rPr>
          <w:lang w:val="en-US"/>
        </w:rPr>
        <w:fldChar w:fldCharType="end"/>
      </w:r>
      <w:r w:rsidR="00A23684" w:rsidRPr="00CE25AF">
        <w:rPr>
          <w:lang w:val="en-US"/>
        </w:rPr>
        <w:t xml:space="preserve"> </w:t>
      </w:r>
      <w:r w:rsidR="003C2365" w:rsidRPr="00373A9F">
        <w:rPr>
          <w:lang w:val="en-US"/>
        </w:rPr>
        <w:fldChar w:fldCharType="begin"/>
      </w:r>
      <w:r w:rsidR="003C2365" w:rsidRPr="00CE25AF">
        <w:rPr>
          <w:lang w:val="en-US"/>
        </w:rPr>
        <w:instrText xml:space="preserve"> REF trilatAAS_18 \h  \* MERGEFORMAT </w:instrText>
      </w:r>
      <w:r w:rsidR="003C2365" w:rsidRPr="00373A9F">
        <w:rPr>
          <w:lang w:val="en-US"/>
        </w:rPr>
      </w:r>
      <w:r w:rsidR="003C2365" w:rsidRPr="00373A9F">
        <w:rPr>
          <w:lang w:val="en-US"/>
        </w:rPr>
        <w:fldChar w:fldCharType="separate"/>
      </w:r>
      <w:r w:rsidR="00F511DE" w:rsidRPr="00CE25AF">
        <w:rPr>
          <w:lang w:val="en-US"/>
        </w:rPr>
        <w:t>[19]</w:t>
      </w:r>
      <w:r w:rsidR="003C2365" w:rsidRPr="00373A9F">
        <w:rPr>
          <w:lang w:val="en-US"/>
        </w:rPr>
        <w:fldChar w:fldCharType="end"/>
      </w:r>
      <w:r w:rsidRPr="00CE25AF">
        <w:rPr>
          <w:lang w:val="en-US"/>
        </w:rPr>
        <w:t>,</w:t>
      </w:r>
    </w:p>
    <w:p w14:paraId="7F339D5F" w14:textId="2CC36CAB" w:rsidR="007F0E9E" w:rsidRPr="00CE25AF" w:rsidRDefault="005A723A" w:rsidP="00270BDD">
      <w:pPr>
        <w:pStyle w:val="Spiegelstriche"/>
        <w:numPr>
          <w:ilvl w:val="0"/>
          <w:numId w:val="60"/>
        </w:numPr>
        <w:jc w:val="left"/>
        <w:rPr>
          <w:bCs/>
          <w:lang w:val="en-US"/>
        </w:rPr>
      </w:pPr>
      <w:r w:rsidRPr="00CE25AF">
        <w:rPr>
          <w:lang w:val="en-US"/>
        </w:rPr>
        <w:t>e</w:t>
      </w:r>
      <w:r w:rsidR="007F0E9E" w:rsidRPr="00CE25AF">
        <w:rPr>
          <w:lang w:val="en-US"/>
        </w:rPr>
        <w:t xml:space="preserve">xamples for the </w:t>
      </w:r>
      <w:r w:rsidR="0089433B" w:rsidRPr="00CE25AF">
        <w:rPr>
          <w:lang w:val="en-US"/>
        </w:rPr>
        <w:t>Administration Shell of the Industrie 4.0 C</w:t>
      </w:r>
      <w:r w:rsidR="007F0E9E" w:rsidRPr="00CE25AF">
        <w:rPr>
          <w:lang w:val="en-US"/>
        </w:rPr>
        <w:t xml:space="preserve">omponents </w:t>
      </w:r>
      <w:r w:rsidR="003C2365" w:rsidRPr="00373A9F">
        <w:rPr>
          <w:lang w:val="en-US"/>
        </w:rPr>
        <w:fldChar w:fldCharType="begin"/>
      </w:r>
      <w:r w:rsidR="003C2365" w:rsidRPr="00CE25AF">
        <w:rPr>
          <w:lang w:val="en-US"/>
        </w:rPr>
        <w:instrText xml:space="preserve"> REF BeispieleVWS_6 \h  \* MERGEFORMAT </w:instrText>
      </w:r>
      <w:r w:rsidR="003C2365" w:rsidRPr="00373A9F">
        <w:rPr>
          <w:lang w:val="en-US"/>
        </w:rPr>
      </w:r>
      <w:r w:rsidR="003C2365" w:rsidRPr="00373A9F">
        <w:rPr>
          <w:lang w:val="en-US"/>
        </w:rPr>
        <w:fldChar w:fldCharType="separate"/>
      </w:r>
      <w:r w:rsidR="00F511DE" w:rsidRPr="00F511DE">
        <w:rPr>
          <w:lang w:val="en-US"/>
        </w:rPr>
        <w:t>[6]</w:t>
      </w:r>
      <w:r w:rsidR="003C2365" w:rsidRPr="00373A9F">
        <w:rPr>
          <w:lang w:val="en-US"/>
        </w:rPr>
        <w:fldChar w:fldCharType="end"/>
      </w:r>
      <w:r w:rsidRPr="00CE25AF">
        <w:rPr>
          <w:lang w:val="en-US"/>
        </w:rPr>
        <w:t>,</w:t>
      </w:r>
    </w:p>
    <w:p w14:paraId="7A293BD2" w14:textId="04E6A03B" w:rsidR="007F0E9E" w:rsidRPr="00373A9F" w:rsidRDefault="005A723A" w:rsidP="00270BDD">
      <w:pPr>
        <w:pStyle w:val="Spiegelstriche"/>
        <w:numPr>
          <w:ilvl w:val="0"/>
          <w:numId w:val="60"/>
        </w:numPr>
        <w:jc w:val="left"/>
        <w:rPr>
          <w:lang w:val="en-US"/>
        </w:rPr>
      </w:pPr>
      <w:r w:rsidRPr="00CE25AF">
        <w:rPr>
          <w:lang w:val="en-US"/>
        </w:rPr>
        <w:t>t</w:t>
      </w:r>
      <w:r w:rsidR="007F0E9E" w:rsidRPr="00CE25AF">
        <w:rPr>
          <w:lang w:val="en-US"/>
        </w:rPr>
        <w:t xml:space="preserve">echnical </w:t>
      </w:r>
      <w:r w:rsidRPr="00CE25AF">
        <w:rPr>
          <w:lang w:val="en-US"/>
        </w:rPr>
        <w:t>o</w:t>
      </w:r>
      <w:r w:rsidR="007F0E9E" w:rsidRPr="00CE25AF">
        <w:rPr>
          <w:lang w:val="en-US"/>
        </w:rPr>
        <w:t>verview</w:t>
      </w:r>
      <w:r w:rsidR="007F0E9E" w:rsidRPr="00373A9F">
        <w:rPr>
          <w:lang w:val="en-US"/>
        </w:rPr>
        <w:t xml:space="preserve"> </w:t>
      </w:r>
      <w:r w:rsidR="00F639CD" w:rsidRPr="00373A9F">
        <w:rPr>
          <w:lang w:val="en-US"/>
        </w:rPr>
        <w:t>"</w:t>
      </w:r>
      <w:r w:rsidR="007F0E9E" w:rsidRPr="00373A9F">
        <w:rPr>
          <w:lang w:val="en-US"/>
        </w:rPr>
        <w:t>Secure identities</w:t>
      </w:r>
      <w:r w:rsidR="00F639CD" w:rsidRPr="00373A9F">
        <w:rPr>
          <w:lang w:val="en-US"/>
        </w:rPr>
        <w:t>"</w:t>
      </w:r>
      <w:r w:rsidR="007F0E9E" w:rsidRPr="00373A9F">
        <w:rPr>
          <w:lang w:val="en-US"/>
        </w:rPr>
        <w:t xml:space="preserve"> </w:t>
      </w:r>
      <w:r w:rsidR="003C2365" w:rsidRPr="00373A9F">
        <w:rPr>
          <w:lang w:val="en-US"/>
        </w:rPr>
        <w:fldChar w:fldCharType="begin"/>
      </w:r>
      <w:r w:rsidR="003C2365" w:rsidRPr="00CE25AF">
        <w:rPr>
          <w:lang w:val="en-US"/>
        </w:rPr>
        <w:instrText xml:space="preserve"> REF SecuirtyRAMI_9 \h  \* MERGEFORMAT </w:instrText>
      </w:r>
      <w:r w:rsidR="003C2365" w:rsidRPr="00373A9F">
        <w:rPr>
          <w:lang w:val="en-US"/>
        </w:rPr>
      </w:r>
      <w:r w:rsidR="003C2365" w:rsidRPr="00373A9F">
        <w:rPr>
          <w:lang w:val="en-US"/>
        </w:rPr>
        <w:fldChar w:fldCharType="separate"/>
      </w:r>
      <w:r w:rsidR="00F511DE" w:rsidRPr="00CE25AF">
        <w:rPr>
          <w:lang w:val="en-US"/>
        </w:rPr>
        <w:t>[9]</w:t>
      </w:r>
      <w:r w:rsidR="003C2365" w:rsidRPr="00373A9F">
        <w:rPr>
          <w:lang w:val="en-US"/>
        </w:rPr>
        <w:fldChar w:fldCharType="end"/>
      </w:r>
      <w:r w:rsidRPr="00CE25AF">
        <w:rPr>
          <w:lang w:val="en-US"/>
        </w:rPr>
        <w:t>,</w:t>
      </w:r>
    </w:p>
    <w:p w14:paraId="1AE8E04D" w14:textId="421628AD" w:rsidR="007F0E9E" w:rsidRPr="00CE25AF" w:rsidRDefault="005A723A" w:rsidP="00270BDD">
      <w:pPr>
        <w:pStyle w:val="Spiegelstriche"/>
        <w:numPr>
          <w:ilvl w:val="0"/>
          <w:numId w:val="60"/>
        </w:numPr>
        <w:jc w:val="left"/>
        <w:rPr>
          <w:bCs/>
          <w:lang w:val="en-US"/>
        </w:rPr>
      </w:pPr>
      <w:r w:rsidRPr="00CE25AF">
        <w:rPr>
          <w:lang w:val="en-US"/>
        </w:rPr>
        <w:t>s</w:t>
      </w:r>
      <w:r w:rsidR="007F0E9E" w:rsidRPr="00CE25AF">
        <w:rPr>
          <w:lang w:val="en-US"/>
        </w:rPr>
        <w:t xml:space="preserve">ecurity of the </w:t>
      </w:r>
      <w:r w:rsidR="0089433B" w:rsidRPr="00CE25AF">
        <w:rPr>
          <w:lang w:val="en-US"/>
        </w:rPr>
        <w:t>Administration Shell</w:t>
      </w:r>
      <w:r w:rsidR="007F0E9E" w:rsidRPr="00CE25AF">
        <w:rPr>
          <w:lang w:val="en-US"/>
        </w:rPr>
        <w:t xml:space="preserve"> </w:t>
      </w:r>
      <w:r w:rsidR="003C2365" w:rsidRPr="00373A9F">
        <w:rPr>
          <w:lang w:val="en-US"/>
        </w:rPr>
        <w:fldChar w:fldCharType="begin"/>
      </w:r>
      <w:r w:rsidR="003C2365" w:rsidRPr="00CE25AF">
        <w:rPr>
          <w:lang w:val="en-US"/>
        </w:rPr>
        <w:instrText xml:space="preserve"> REF SecurityVWS_14 \h  \* MERGEFORMAT </w:instrText>
      </w:r>
      <w:r w:rsidR="003C2365" w:rsidRPr="00373A9F">
        <w:rPr>
          <w:lang w:val="en-US"/>
        </w:rPr>
      </w:r>
      <w:r w:rsidR="003C2365" w:rsidRPr="00373A9F">
        <w:rPr>
          <w:lang w:val="en-US"/>
        </w:rPr>
        <w:fldChar w:fldCharType="separate"/>
      </w:r>
      <w:r w:rsidR="00F511DE" w:rsidRPr="00CE25AF">
        <w:rPr>
          <w:lang w:val="en-US"/>
        </w:rPr>
        <w:t>[15]</w:t>
      </w:r>
      <w:r w:rsidR="003C2365" w:rsidRPr="00373A9F">
        <w:rPr>
          <w:lang w:val="en-US"/>
        </w:rPr>
        <w:fldChar w:fldCharType="end"/>
      </w:r>
      <w:r w:rsidRPr="00CE25AF">
        <w:rPr>
          <w:lang w:val="en-US"/>
        </w:rPr>
        <w:t>,</w:t>
      </w:r>
    </w:p>
    <w:p w14:paraId="72F1AAEF" w14:textId="3F2C4848" w:rsidR="007F0E9E" w:rsidRPr="00CE25AF" w:rsidRDefault="005A723A" w:rsidP="00270BDD">
      <w:pPr>
        <w:pStyle w:val="Spiegelstriche"/>
        <w:numPr>
          <w:ilvl w:val="0"/>
          <w:numId w:val="60"/>
        </w:numPr>
        <w:jc w:val="left"/>
        <w:rPr>
          <w:bCs/>
          <w:lang w:val="en-US"/>
        </w:rPr>
      </w:pPr>
      <w:r w:rsidRPr="00CE25AF">
        <w:rPr>
          <w:lang w:val="en-US"/>
        </w:rPr>
        <w:t>r</w:t>
      </w:r>
      <w:r w:rsidR="007F0E9E" w:rsidRPr="00CE25AF">
        <w:rPr>
          <w:lang w:val="en-US"/>
        </w:rPr>
        <w:t xml:space="preserve">elationships between I4.0 components – </w:t>
      </w:r>
      <w:r w:rsidRPr="00CE25AF">
        <w:rPr>
          <w:lang w:val="en-US"/>
        </w:rPr>
        <w:t>c</w:t>
      </w:r>
      <w:r w:rsidR="007F0E9E" w:rsidRPr="00CE25AF">
        <w:rPr>
          <w:lang w:val="en-US"/>
        </w:rPr>
        <w:t xml:space="preserve">omposite components and smart production </w:t>
      </w:r>
      <w:r w:rsidR="003C2365" w:rsidRPr="00373A9F">
        <w:rPr>
          <w:lang w:val="en-US"/>
        </w:rPr>
        <w:fldChar w:fldCharType="begin"/>
      </w:r>
      <w:r w:rsidR="003C2365" w:rsidRPr="00CE25AF">
        <w:rPr>
          <w:lang w:val="en-US"/>
        </w:rPr>
        <w:instrText xml:space="preserve"> REF RelationsI4c_12 \h  \* MERGEFORMAT </w:instrText>
      </w:r>
      <w:r w:rsidR="003C2365" w:rsidRPr="00373A9F">
        <w:rPr>
          <w:lang w:val="en-US"/>
        </w:rPr>
      </w:r>
      <w:r w:rsidR="003C2365" w:rsidRPr="00373A9F">
        <w:rPr>
          <w:lang w:val="en-US"/>
        </w:rPr>
        <w:fldChar w:fldCharType="separate"/>
      </w:r>
      <w:r w:rsidR="00F511DE" w:rsidRPr="00CE25AF">
        <w:rPr>
          <w:lang w:val="en-US"/>
        </w:rPr>
        <w:t>[13]</w:t>
      </w:r>
      <w:r w:rsidR="003C2365" w:rsidRPr="00373A9F">
        <w:rPr>
          <w:lang w:val="en-US"/>
        </w:rPr>
        <w:fldChar w:fldCharType="end"/>
      </w:r>
      <w:r w:rsidRPr="00CE25AF">
        <w:rPr>
          <w:lang w:val="en-US"/>
        </w:rPr>
        <w:t>.</w:t>
      </w:r>
    </w:p>
    <w:p w14:paraId="50641DF6" w14:textId="40F3E662" w:rsidR="00CE070F" w:rsidRPr="00CE25AF" w:rsidRDefault="007F0E9E" w:rsidP="00373A9F">
      <w:pPr>
        <w:pStyle w:val="NOTE"/>
        <w:ind w:left="284" w:firstLine="0"/>
        <w:rPr>
          <w:lang w:val="en-US"/>
        </w:rPr>
      </w:pPr>
      <w:r w:rsidRPr="00CE25AF">
        <w:rPr>
          <w:lang w:val="en-US"/>
        </w:rPr>
        <w:t>Note</w:t>
      </w:r>
      <w:r w:rsidR="00EB5FC6" w:rsidRPr="00CE25AF">
        <w:rPr>
          <w:lang w:val="en-US"/>
        </w:rPr>
        <w:t xml:space="preserve"> 1</w:t>
      </w:r>
      <w:r w:rsidRPr="00CE25AF">
        <w:rPr>
          <w:lang w:val="en-US"/>
        </w:rPr>
        <w:t>:</w:t>
      </w:r>
      <w:r w:rsidR="005A723A" w:rsidRPr="00CE25AF">
        <w:rPr>
          <w:lang w:val="en-US"/>
        </w:rPr>
        <w:t xml:space="preserve"> t</w:t>
      </w:r>
      <w:r w:rsidRPr="00CE25AF">
        <w:rPr>
          <w:lang w:val="en-US"/>
        </w:rPr>
        <w:t xml:space="preserve">he global </w:t>
      </w:r>
      <w:r w:rsidR="00CE070F" w:rsidRPr="00CE25AF">
        <w:rPr>
          <w:lang w:val="en-US"/>
        </w:rPr>
        <w:t xml:space="preserve">Plattform </w:t>
      </w:r>
      <w:r w:rsidRPr="00CE25AF">
        <w:rPr>
          <w:lang w:val="en-US"/>
        </w:rPr>
        <w:t xml:space="preserve">Industrie 4.0 glossary can be found at: </w:t>
      </w:r>
      <w:hyperlink r:id="rId114" w:history="1">
        <w:r w:rsidR="00712385" w:rsidRPr="00CE25AF">
          <w:rPr>
            <w:rStyle w:val="Hyperlink"/>
            <w:lang w:val="en-US"/>
          </w:rPr>
          <w:t>https://www.plattform-i40.de/PI40/Navigation/EN/Industrie40/Glossary/glossary.html</w:t>
        </w:r>
      </w:hyperlink>
      <w:r w:rsidR="00712385" w:rsidRPr="00CE25AF" w:rsidDel="00712385">
        <w:rPr>
          <w:lang w:val="en-US"/>
        </w:rPr>
        <w:t xml:space="preserve"> </w:t>
      </w:r>
    </w:p>
    <w:p w14:paraId="381687A3" w14:textId="67DA1291" w:rsidR="007F0E9E" w:rsidRPr="00CE25AF" w:rsidRDefault="007F0E9E" w:rsidP="00373A9F">
      <w:pPr>
        <w:pStyle w:val="NOTE"/>
        <w:ind w:left="284" w:firstLine="0"/>
        <w:rPr>
          <w:lang w:val="en-US"/>
        </w:rPr>
      </w:pPr>
      <w:r w:rsidRPr="00CE25AF">
        <w:rPr>
          <w:lang w:val="en-US"/>
        </w:rPr>
        <w:t>Note</w:t>
      </w:r>
      <w:r w:rsidR="00EB5FC6" w:rsidRPr="00CE25AF">
        <w:rPr>
          <w:lang w:val="en-US"/>
        </w:rPr>
        <w:t xml:space="preserve"> 2</w:t>
      </w:r>
      <w:r w:rsidRPr="00CE25AF">
        <w:rPr>
          <w:lang w:val="en-US"/>
        </w:rPr>
        <w:t>:</w:t>
      </w:r>
      <w:r w:rsidR="005A723A" w:rsidRPr="00CE25AF">
        <w:rPr>
          <w:lang w:val="en-US"/>
        </w:rPr>
        <w:t xml:space="preserve"> t</w:t>
      </w:r>
      <w:r w:rsidRPr="00CE25AF">
        <w:rPr>
          <w:lang w:val="en-US"/>
        </w:rPr>
        <w:t xml:space="preserve">he online library of the Plattform Industrie 4.0 can be found at: </w:t>
      </w:r>
      <w:hyperlink r:id="rId115" w:history="1">
        <w:r w:rsidR="00CE070F" w:rsidRPr="00CE25AF">
          <w:rPr>
            <w:rStyle w:val="Hyperlink"/>
            <w:lang w:val="en-US"/>
          </w:rPr>
          <w:t>https://www.plattform-i40.de/PI40/Navigation/EN/Downloads-News/downloads-news.html</w:t>
        </w:r>
      </w:hyperlink>
      <w:r w:rsidR="00CE070F" w:rsidRPr="00CE25AF" w:rsidDel="00CE070F">
        <w:rPr>
          <w:lang w:val="en-US"/>
        </w:rPr>
        <w:t xml:space="preserve"> </w:t>
      </w:r>
    </w:p>
    <w:p w14:paraId="26898CE3" w14:textId="34074421" w:rsidR="002C69D1" w:rsidRPr="00CE25AF" w:rsidRDefault="002C69D1" w:rsidP="00373A9F">
      <w:pPr>
        <w:pStyle w:val="NOTE"/>
        <w:ind w:left="284" w:firstLine="0"/>
        <w:rPr>
          <w:lang w:val="en-US"/>
        </w:rPr>
      </w:pPr>
      <w:r w:rsidRPr="00CE25AF">
        <w:rPr>
          <w:lang w:val="en-US"/>
        </w:rPr>
        <w:t>Note</w:t>
      </w:r>
      <w:r w:rsidR="00C95D2B" w:rsidRPr="00CE25AF">
        <w:rPr>
          <w:lang w:val="en-US"/>
        </w:rPr>
        <w:t xml:space="preserve"> 3</w:t>
      </w:r>
      <w:r w:rsidRPr="00CE25AF">
        <w:rPr>
          <w:lang w:val="en-US"/>
        </w:rPr>
        <w:t>:</w:t>
      </w:r>
      <w:r w:rsidR="005A723A" w:rsidRPr="00CE25AF">
        <w:rPr>
          <w:lang w:val="en-US"/>
        </w:rPr>
        <w:t xml:space="preserve"> t</w:t>
      </w:r>
      <w:r w:rsidRPr="00CE25AF">
        <w:rPr>
          <w:lang w:val="en-US"/>
        </w:rPr>
        <w:t xml:space="preserve">he online library of the Industrial Digital Twin Association can be found at: </w:t>
      </w:r>
      <w:hyperlink r:id="rId116" w:history="1">
        <w:r w:rsidR="002F1D3E" w:rsidRPr="00CE25AF">
          <w:rPr>
            <w:rStyle w:val="Hyperlink"/>
            <w:lang w:val="en-US"/>
          </w:rPr>
          <w:t>https://industrialdigitaltwin.org/en/content-hub/downloads</w:t>
        </w:r>
      </w:hyperlink>
    </w:p>
    <w:p w14:paraId="535E4B16" w14:textId="601B4248" w:rsidR="007F0E9E" w:rsidRPr="00373A9F" w:rsidRDefault="007F0E9E" w:rsidP="004D3EEC">
      <w:pPr>
        <w:pStyle w:val="Anhang2"/>
      </w:pPr>
      <w:bookmarkStart w:id="3727" w:name="_Toc54816329"/>
      <w:bookmarkStart w:id="3728" w:name="_Toc125227943"/>
      <w:bookmarkStart w:id="3729" w:name="_Toc125537730"/>
      <w:r w:rsidRPr="00373A9F">
        <w:t xml:space="preserve">Basic </w:t>
      </w:r>
      <w:r w:rsidR="0070482A" w:rsidRPr="00373A9F">
        <w:t>C</w:t>
      </w:r>
      <w:r w:rsidRPr="00373A9F">
        <w:t xml:space="preserve">oncepts for </w:t>
      </w:r>
      <w:r w:rsidRPr="00CE25AF">
        <w:t>Industr</w:t>
      </w:r>
      <w:r w:rsidR="00085004" w:rsidRPr="00CE25AF">
        <w:t>y</w:t>
      </w:r>
      <w:r w:rsidRPr="00373A9F">
        <w:t xml:space="preserve"> 4.0</w:t>
      </w:r>
      <w:bookmarkEnd w:id="3727"/>
      <w:bookmarkEnd w:id="3728"/>
      <w:bookmarkEnd w:id="3729"/>
    </w:p>
    <w:p w14:paraId="637360C9" w14:textId="7C5B2F3B" w:rsidR="007F0E9E" w:rsidRPr="00CE25AF" w:rsidRDefault="007F0E9E" w:rsidP="001B5277">
      <w:pPr>
        <w:rPr>
          <w:lang w:val="en-US"/>
        </w:rPr>
      </w:pPr>
      <w:r w:rsidRPr="00CE25AF">
        <w:rPr>
          <w:lang w:val="en-US"/>
        </w:rPr>
        <w:t>Industr</w:t>
      </w:r>
      <w:r w:rsidR="005A723A" w:rsidRPr="00CE25AF">
        <w:rPr>
          <w:lang w:val="en-US"/>
        </w:rPr>
        <w:t>y</w:t>
      </w:r>
      <w:r w:rsidRPr="00CE25AF">
        <w:rPr>
          <w:lang w:val="en-US"/>
        </w:rPr>
        <w:t xml:space="preserve"> 4.0 describes concepts and definitions for the domain of smart manufacturing. For Industr</w:t>
      </w:r>
      <w:r w:rsidR="00085004" w:rsidRPr="00CE25AF">
        <w:rPr>
          <w:lang w:val="en-US"/>
        </w:rPr>
        <w:t>y</w:t>
      </w:r>
      <w:r w:rsidRPr="00CE25AF">
        <w:rPr>
          <w:lang w:val="en-US"/>
        </w:rPr>
        <w:t xml:space="preserve"> 4.0, the term asset, being any </w:t>
      </w:r>
      <w:r w:rsidR="00F639CD" w:rsidRPr="00CE25AF">
        <w:rPr>
          <w:lang w:val="en-US"/>
        </w:rPr>
        <w:t>"</w:t>
      </w:r>
      <w:r w:rsidRPr="00CE25AF">
        <w:rPr>
          <w:lang w:val="en-US"/>
        </w:rPr>
        <w:t>object which has a value for an organization</w:t>
      </w:r>
      <w:r w:rsidR="00F639CD" w:rsidRPr="00CE25AF">
        <w:rPr>
          <w:lang w:val="en-US"/>
        </w:rPr>
        <w:t>"</w:t>
      </w:r>
      <w:r w:rsidRPr="00CE25AF">
        <w:rPr>
          <w:lang w:val="en-US"/>
        </w:rPr>
        <w:t>, is of central importance</w:t>
      </w:r>
      <w:r w:rsidR="008F5D7E" w:rsidRPr="00CE25AF">
        <w:rPr>
          <w:lang w:val="en-US"/>
        </w:rPr>
        <w:t xml:space="preserve"> </w:t>
      </w:r>
      <w:r w:rsidR="00855297" w:rsidRPr="00373A9F">
        <w:rPr>
          <w:lang w:val="en-US"/>
        </w:rPr>
        <w:fldChar w:fldCharType="begin"/>
      </w:r>
      <w:r w:rsidR="008F5D7E" w:rsidRPr="00CE25AF">
        <w:rPr>
          <w:lang w:val="en-US"/>
        </w:rPr>
        <w:instrText xml:space="preserve"> REF ImplStrategie_2 \h </w:instrText>
      </w:r>
      <w:r w:rsidR="00855297" w:rsidRPr="00373A9F">
        <w:rPr>
          <w:lang w:val="en-US"/>
        </w:rPr>
      </w:r>
      <w:r w:rsidR="00855297" w:rsidRPr="00373A9F">
        <w:rPr>
          <w:lang w:val="en-US"/>
        </w:rPr>
        <w:fldChar w:fldCharType="separate"/>
      </w:r>
      <w:r w:rsidR="00F511DE" w:rsidRPr="00CE25AF">
        <w:rPr>
          <w:lang w:val="en-US"/>
        </w:rPr>
        <w:t>[2]</w:t>
      </w:r>
      <w:r w:rsidR="00855297" w:rsidRPr="00373A9F">
        <w:rPr>
          <w:lang w:val="en-US"/>
        </w:rPr>
        <w:fldChar w:fldCharType="end"/>
      </w:r>
      <w:r w:rsidR="008F5D7E" w:rsidRPr="00CE25AF">
        <w:rPr>
          <w:lang w:val="en-US"/>
        </w:rPr>
        <w:t xml:space="preserve"> </w:t>
      </w:r>
      <w:r w:rsidR="00855297" w:rsidRPr="00373A9F">
        <w:rPr>
          <w:lang w:val="en-US"/>
        </w:rPr>
        <w:fldChar w:fldCharType="begin"/>
      </w:r>
      <w:r w:rsidR="008F5D7E" w:rsidRPr="00CE25AF">
        <w:rPr>
          <w:lang w:val="en-US"/>
        </w:rPr>
        <w:instrText xml:space="preserve"> REF RAMIIEC_23 \h </w:instrText>
      </w:r>
      <w:r w:rsidR="00855297" w:rsidRPr="00373A9F">
        <w:rPr>
          <w:lang w:val="en-US"/>
        </w:rPr>
      </w:r>
      <w:r w:rsidR="00855297" w:rsidRPr="00373A9F">
        <w:rPr>
          <w:lang w:val="en-US"/>
        </w:rPr>
        <w:fldChar w:fldCharType="separate"/>
      </w:r>
      <w:r w:rsidR="00F511DE" w:rsidRPr="00CE25AF">
        <w:rPr>
          <w:lang w:val="en-US"/>
        </w:rPr>
        <w:t>[21]</w:t>
      </w:r>
      <w:r w:rsidR="00855297" w:rsidRPr="00373A9F">
        <w:rPr>
          <w:lang w:val="en-US"/>
        </w:rPr>
        <w:fldChar w:fldCharType="end"/>
      </w:r>
      <w:r w:rsidRPr="00CE25AF">
        <w:rPr>
          <w:lang w:val="en-US"/>
        </w:rPr>
        <w:t xml:space="preserve">. </w:t>
      </w:r>
      <w:r w:rsidR="005A723A" w:rsidRPr="00CE25AF">
        <w:rPr>
          <w:lang w:val="en-US"/>
        </w:rPr>
        <w:t>Industry 4.0 a</w:t>
      </w:r>
      <w:r w:rsidRPr="00CE25AF">
        <w:rPr>
          <w:lang w:val="en-US"/>
        </w:rPr>
        <w:t xml:space="preserve">ssets can take almost any form, </w:t>
      </w:r>
      <w:r w:rsidR="005A723A" w:rsidRPr="00CE25AF">
        <w:rPr>
          <w:lang w:val="en-US"/>
        </w:rPr>
        <w:t xml:space="preserve">e.g. </w:t>
      </w:r>
      <w:r w:rsidRPr="00CE25AF">
        <w:rPr>
          <w:lang w:val="en-US"/>
        </w:rPr>
        <w:t>a production system, a product, a software installation, intellectual properties</w:t>
      </w:r>
      <w:r w:rsidR="005A723A" w:rsidRPr="00CE25AF">
        <w:rPr>
          <w:lang w:val="en-US"/>
        </w:rPr>
        <w:t>,</w:t>
      </w:r>
      <w:r w:rsidRPr="00CE25AF">
        <w:rPr>
          <w:lang w:val="en-US"/>
        </w:rPr>
        <w:t xml:space="preserve"> or even human </w:t>
      </w:r>
      <w:r w:rsidR="008548E4" w:rsidRPr="00CE25AF">
        <w:rPr>
          <w:lang w:val="en-US"/>
        </w:rPr>
        <w:t>resources</w:t>
      </w:r>
      <w:r w:rsidRPr="00CE25AF">
        <w:rPr>
          <w:lang w:val="en-US"/>
        </w:rPr>
        <w:t>.</w:t>
      </w:r>
    </w:p>
    <w:p w14:paraId="5C54D808" w14:textId="5B4BE0A7" w:rsidR="007F0E9E" w:rsidRPr="00CE25AF" w:rsidRDefault="007F0E9E" w:rsidP="001B5277">
      <w:pPr>
        <w:rPr>
          <w:lang w:val="en-US"/>
        </w:rPr>
      </w:pPr>
      <w:r w:rsidRPr="00CE25AF">
        <w:rPr>
          <w:lang w:val="en-US"/>
        </w:rPr>
        <w:t>According</w:t>
      </w:r>
      <w:r w:rsidR="005A723A" w:rsidRPr="00CE25AF">
        <w:rPr>
          <w:lang w:val="en-US"/>
        </w:rPr>
        <w:t xml:space="preserve"> to</w:t>
      </w:r>
      <w:r w:rsidRPr="00CE25AF">
        <w:rPr>
          <w:lang w:val="en-US"/>
        </w:rPr>
        <w:t xml:space="preserve"> </w:t>
      </w:r>
      <w:r w:rsidR="00855297" w:rsidRPr="00373A9F">
        <w:rPr>
          <w:lang w:val="en-US"/>
        </w:rPr>
        <w:fldChar w:fldCharType="begin"/>
      </w:r>
      <w:r w:rsidR="008F5D7E" w:rsidRPr="00CE25AF">
        <w:rPr>
          <w:lang w:val="en-US"/>
        </w:rPr>
        <w:instrText xml:space="preserve"> REF RAMIIEC_23 \h </w:instrText>
      </w:r>
      <w:r w:rsidR="00855297" w:rsidRPr="00373A9F">
        <w:rPr>
          <w:lang w:val="en-US"/>
        </w:rPr>
      </w:r>
      <w:r w:rsidR="00855297" w:rsidRPr="00373A9F">
        <w:rPr>
          <w:lang w:val="en-US"/>
        </w:rPr>
        <w:fldChar w:fldCharType="separate"/>
      </w:r>
      <w:r w:rsidR="00F511DE" w:rsidRPr="00CE25AF">
        <w:rPr>
          <w:lang w:val="en-US"/>
        </w:rPr>
        <w:t>[21]</w:t>
      </w:r>
      <w:r w:rsidR="00855297" w:rsidRPr="00373A9F">
        <w:rPr>
          <w:lang w:val="en-US"/>
        </w:rPr>
        <w:fldChar w:fldCharType="end"/>
      </w:r>
      <w:r w:rsidRPr="00CE25AF">
        <w:rPr>
          <w:lang w:val="en-US"/>
        </w:rPr>
        <w:t xml:space="preserve">, the </w:t>
      </w:r>
      <w:r w:rsidR="00F639CD" w:rsidRPr="00CE25AF">
        <w:rPr>
          <w:lang w:val="en-US"/>
        </w:rPr>
        <w:t>"</w:t>
      </w:r>
      <w:r w:rsidRPr="00CE25AF">
        <w:rPr>
          <w:lang w:val="en-US"/>
        </w:rPr>
        <w:t>reference architecture model Industry 4.0 (RAMI4.0) provides a structured view of the main elements of an asset using a level model consisting of three axes [</w:t>
      </w:r>
      <w:r w:rsidR="00354668" w:rsidRPr="00CE25AF">
        <w:rPr>
          <w:lang w:val="en-US"/>
        </w:rPr>
        <w:t>...]</w:t>
      </w:r>
      <w:r w:rsidRPr="00CE25AF">
        <w:rPr>
          <w:lang w:val="en-US"/>
        </w:rPr>
        <w:t>. Complex interrelationships can thus be broken down into smaller, more manageable sections by combining all three axes at each point in the asset’s life to represent each relevant aspect.</w:t>
      </w:r>
      <w:r w:rsidR="00F639CD" w:rsidRPr="00CE25AF">
        <w:rPr>
          <w:lang w:val="en-US"/>
        </w:rPr>
        <w:t>"</w:t>
      </w:r>
    </w:p>
    <w:p w14:paraId="3DF0A304" w14:textId="7488ED65" w:rsidR="007F0E9E" w:rsidRPr="00CE25AF" w:rsidRDefault="007F0E9E" w:rsidP="001B5277">
      <w:pPr>
        <w:rPr>
          <w:lang w:val="en-US"/>
        </w:rPr>
      </w:pPr>
      <w:r w:rsidRPr="00CE25AF">
        <w:rPr>
          <w:lang w:val="en-US"/>
        </w:rPr>
        <w:t xml:space="preserve">Assets shall have a logical representation in the </w:t>
      </w:r>
      <w:r w:rsidR="00F639CD" w:rsidRPr="00CE25AF">
        <w:rPr>
          <w:lang w:val="en-US"/>
        </w:rPr>
        <w:t>"</w:t>
      </w:r>
      <w:r w:rsidRPr="00CE25AF">
        <w:rPr>
          <w:lang w:val="en-US"/>
        </w:rPr>
        <w:t>information world</w:t>
      </w:r>
      <w:r w:rsidR="00F639CD" w:rsidRPr="00CE25AF">
        <w:rPr>
          <w:lang w:val="en-US"/>
        </w:rPr>
        <w:t>"</w:t>
      </w:r>
      <w:r w:rsidRPr="00CE25AF">
        <w:rPr>
          <w:lang w:val="en-US"/>
        </w:rPr>
        <w:t xml:space="preserve">, </w:t>
      </w:r>
      <w:r w:rsidR="005A723A" w:rsidRPr="00CE25AF">
        <w:rPr>
          <w:lang w:val="en-US"/>
        </w:rPr>
        <w:t xml:space="preserve">e.g. </w:t>
      </w:r>
      <w:r w:rsidRPr="00CE25AF">
        <w:rPr>
          <w:lang w:val="en-US"/>
        </w:rPr>
        <w:t>managed by IT</w:t>
      </w:r>
      <w:r w:rsidR="005A723A" w:rsidRPr="00CE25AF">
        <w:rPr>
          <w:lang w:val="en-US"/>
        </w:rPr>
        <w:t xml:space="preserve"> </w:t>
      </w:r>
      <w:r w:rsidRPr="00CE25AF">
        <w:rPr>
          <w:lang w:val="en-US"/>
        </w:rPr>
        <w:t xml:space="preserve">systems. </w:t>
      </w:r>
      <w:r w:rsidR="005A723A" w:rsidRPr="00CE25AF">
        <w:rPr>
          <w:lang w:val="en-US"/>
        </w:rPr>
        <w:t xml:space="preserve">Consequently, </w:t>
      </w:r>
      <w:r w:rsidRPr="00CE25AF">
        <w:rPr>
          <w:lang w:val="en-US"/>
        </w:rPr>
        <w:t xml:space="preserve">an asset </w:t>
      </w:r>
      <w:r w:rsidR="005A723A" w:rsidRPr="00CE25AF">
        <w:rPr>
          <w:lang w:val="en-US"/>
        </w:rPr>
        <w:t xml:space="preserve">needs a precise identification </w:t>
      </w:r>
      <w:r w:rsidRPr="00CE25AF">
        <w:rPr>
          <w:lang w:val="en-US"/>
        </w:rPr>
        <w:t xml:space="preserve">as an entity, shall have a </w:t>
      </w:r>
      <w:r w:rsidR="00F639CD" w:rsidRPr="00CE25AF">
        <w:rPr>
          <w:lang w:val="en-US"/>
        </w:rPr>
        <w:t>"</w:t>
      </w:r>
      <w:r w:rsidRPr="00CE25AF">
        <w:rPr>
          <w:lang w:val="en-US"/>
        </w:rPr>
        <w:t>specific state within its life (at least a type or instance)</w:t>
      </w:r>
      <w:r w:rsidR="00F639CD" w:rsidRPr="00CE25AF">
        <w:rPr>
          <w:lang w:val="en-US"/>
        </w:rPr>
        <w:t>"</w:t>
      </w:r>
      <w:r w:rsidRPr="00CE25AF">
        <w:rPr>
          <w:lang w:val="en-US"/>
        </w:rPr>
        <w:t xml:space="preserve">, shall have communication capabilities, shall be represented by means of information and shall be able to provide technical functionality </w:t>
      </w:r>
      <w:r w:rsidR="00855297" w:rsidRPr="00373A9F">
        <w:rPr>
          <w:lang w:val="en-US"/>
        </w:rPr>
        <w:fldChar w:fldCharType="begin"/>
      </w:r>
      <w:r w:rsidR="008F5D7E" w:rsidRPr="00CE25AF">
        <w:rPr>
          <w:lang w:val="en-US"/>
        </w:rPr>
        <w:instrText xml:space="preserve"> REF RAMIIEC_23 \h </w:instrText>
      </w:r>
      <w:r w:rsidR="00855297" w:rsidRPr="00373A9F">
        <w:rPr>
          <w:lang w:val="en-US"/>
        </w:rPr>
      </w:r>
      <w:r w:rsidR="00855297" w:rsidRPr="00373A9F">
        <w:rPr>
          <w:lang w:val="en-US"/>
        </w:rPr>
        <w:fldChar w:fldCharType="separate"/>
      </w:r>
      <w:r w:rsidR="00F511DE" w:rsidRPr="00CE25AF">
        <w:rPr>
          <w:lang w:val="en-US"/>
        </w:rPr>
        <w:t>[21]</w:t>
      </w:r>
      <w:r w:rsidR="00855297" w:rsidRPr="00373A9F">
        <w:rPr>
          <w:lang w:val="en-US"/>
        </w:rPr>
        <w:fldChar w:fldCharType="end"/>
      </w:r>
      <w:r w:rsidRPr="00CE25AF">
        <w:rPr>
          <w:lang w:val="en-US"/>
        </w:rPr>
        <w:t xml:space="preserve">. This logical representation of an asset is called </w:t>
      </w:r>
      <w:r w:rsidR="0089433B" w:rsidRPr="00CE25AF">
        <w:rPr>
          <w:lang w:val="en-US"/>
        </w:rPr>
        <w:t>Administration Shell</w:t>
      </w:r>
      <w:r w:rsidRPr="00CE25AF">
        <w:rPr>
          <w:lang w:val="en-US"/>
        </w:rPr>
        <w:t xml:space="preserve"> </w:t>
      </w:r>
      <w:r w:rsidR="00855297" w:rsidRPr="00373A9F">
        <w:rPr>
          <w:lang w:val="en-US"/>
        </w:rPr>
        <w:fldChar w:fldCharType="begin"/>
      </w:r>
      <w:r w:rsidR="008F5D7E" w:rsidRPr="00CE25AF">
        <w:rPr>
          <w:lang w:val="en-US"/>
        </w:rPr>
        <w:instrText xml:space="preserve"> REF AASStruct_4 \h </w:instrText>
      </w:r>
      <w:r w:rsidR="00855297" w:rsidRPr="00373A9F">
        <w:rPr>
          <w:lang w:val="en-US"/>
        </w:rPr>
      </w:r>
      <w:r w:rsidR="00855297" w:rsidRPr="00373A9F">
        <w:rPr>
          <w:lang w:val="en-US"/>
        </w:rPr>
        <w:fldChar w:fldCharType="separate"/>
      </w:r>
      <w:r w:rsidR="00F511DE" w:rsidRPr="00CE25AF">
        <w:rPr>
          <w:lang w:val="en-US"/>
        </w:rPr>
        <w:t>[4]</w:t>
      </w:r>
      <w:r w:rsidR="00855297" w:rsidRPr="00373A9F">
        <w:rPr>
          <w:lang w:val="en-US"/>
        </w:rPr>
        <w:fldChar w:fldCharType="end"/>
      </w:r>
      <w:r w:rsidRPr="00CE25AF">
        <w:rPr>
          <w:lang w:val="en-US"/>
        </w:rPr>
        <w:t xml:space="preserve">. The combination of asset and </w:t>
      </w:r>
      <w:r w:rsidR="0089433B" w:rsidRPr="00CE25AF">
        <w:rPr>
          <w:lang w:val="en-US"/>
        </w:rPr>
        <w:t>Administration Shell</w:t>
      </w:r>
      <w:r w:rsidRPr="00CE25AF">
        <w:rPr>
          <w:lang w:val="en-US"/>
        </w:rPr>
        <w:t xml:space="preserve"> forms the so-called I4.0 </w:t>
      </w:r>
      <w:r w:rsidR="005A723A" w:rsidRPr="00CE25AF">
        <w:rPr>
          <w:lang w:val="en-US"/>
        </w:rPr>
        <w:t>c</w:t>
      </w:r>
      <w:r w:rsidRPr="00CE25AF">
        <w:rPr>
          <w:lang w:val="en-US"/>
        </w:rPr>
        <w:t xml:space="preserve">omponent. In international papers </w:t>
      </w:r>
      <w:r w:rsidR="00855297" w:rsidRPr="00373A9F">
        <w:rPr>
          <w:lang w:val="en-US"/>
        </w:rPr>
        <w:fldChar w:fldCharType="begin"/>
      </w:r>
      <w:r w:rsidR="008F5D7E" w:rsidRPr="00CE25AF">
        <w:rPr>
          <w:lang w:val="en-US"/>
        </w:rPr>
        <w:instrText xml:space="preserve"> REF trilatAAS_18 \h </w:instrText>
      </w:r>
      <w:r w:rsidR="00855297" w:rsidRPr="00373A9F">
        <w:rPr>
          <w:lang w:val="en-US"/>
        </w:rPr>
      </w:r>
      <w:r w:rsidR="00855297" w:rsidRPr="00373A9F">
        <w:rPr>
          <w:lang w:val="en-US"/>
        </w:rPr>
        <w:fldChar w:fldCharType="separate"/>
      </w:r>
      <w:r w:rsidR="00F511DE" w:rsidRPr="00CE25AF">
        <w:rPr>
          <w:lang w:val="en-US"/>
        </w:rPr>
        <w:t>[19]</w:t>
      </w:r>
      <w:r w:rsidR="00855297" w:rsidRPr="00373A9F">
        <w:rPr>
          <w:lang w:val="en-US"/>
        </w:rPr>
        <w:fldChar w:fldCharType="end"/>
      </w:r>
      <w:r w:rsidR="008F5D7E" w:rsidRPr="00CE25AF">
        <w:rPr>
          <w:lang w:val="en-US"/>
        </w:rPr>
        <w:t xml:space="preserve">, </w:t>
      </w:r>
      <w:r w:rsidRPr="00CE25AF">
        <w:rPr>
          <w:lang w:val="en-US"/>
        </w:rPr>
        <w:t>the term smart manufacturing replaces the term Industr</w:t>
      </w:r>
      <w:r w:rsidR="005A723A" w:rsidRPr="00CE25AF">
        <w:rPr>
          <w:lang w:val="en-US"/>
        </w:rPr>
        <w:t>y</w:t>
      </w:r>
      <w:r w:rsidRPr="00CE25AF">
        <w:rPr>
          <w:lang w:val="en-US"/>
        </w:rPr>
        <w:t xml:space="preserve"> 4.0.</w:t>
      </w:r>
    </w:p>
    <w:p w14:paraId="53AAB0CF" w14:textId="2B274160" w:rsidR="0060035E" w:rsidRPr="00CE25AF" w:rsidRDefault="005A723A" w:rsidP="00120021">
      <w:pPr>
        <w:rPr>
          <w:lang w:val="en-US"/>
        </w:rPr>
      </w:pPr>
      <w:r w:rsidRPr="00CE25AF">
        <w:rPr>
          <w:lang w:val="en-US"/>
        </w:rPr>
        <w:t xml:space="preserve">As far as the </w:t>
      </w:r>
      <w:r w:rsidR="007F0E9E" w:rsidRPr="00CE25AF">
        <w:rPr>
          <w:lang w:val="en-US"/>
        </w:rPr>
        <w:t>large variety of assets in Industr</w:t>
      </w:r>
      <w:r w:rsidR="00085004" w:rsidRPr="00CE25AF">
        <w:rPr>
          <w:lang w:val="en-US"/>
        </w:rPr>
        <w:t>y</w:t>
      </w:r>
      <w:r w:rsidR="007F0E9E" w:rsidRPr="00CE25AF">
        <w:rPr>
          <w:lang w:val="en-US"/>
        </w:rPr>
        <w:t xml:space="preserve"> 4.0</w:t>
      </w:r>
      <w:r w:rsidRPr="00CE25AF">
        <w:rPr>
          <w:lang w:val="en-US"/>
        </w:rPr>
        <w:t xml:space="preserve"> are concerned</w:t>
      </w:r>
      <w:r w:rsidR="007F0E9E" w:rsidRPr="00CE25AF">
        <w:rPr>
          <w:lang w:val="en-US"/>
        </w:rPr>
        <w:t xml:space="preserve">, the </w:t>
      </w:r>
      <w:r w:rsidRPr="00CE25AF">
        <w:rPr>
          <w:lang w:val="en-US"/>
        </w:rPr>
        <w:t xml:space="preserve">Asset </w:t>
      </w:r>
      <w:r w:rsidR="0089433B" w:rsidRPr="00CE25AF">
        <w:rPr>
          <w:lang w:val="en-US"/>
        </w:rPr>
        <w:t>Administration Shell</w:t>
      </w:r>
      <w:r w:rsidR="007F0E9E" w:rsidRPr="00CE25AF">
        <w:rPr>
          <w:lang w:val="en-US"/>
        </w:rPr>
        <w:t xml:space="preserve"> allows </w:t>
      </w:r>
      <w:r w:rsidRPr="00CE25AF">
        <w:rPr>
          <w:lang w:val="en-US"/>
        </w:rPr>
        <w:t>these assets to be handled in the same manner within</w:t>
      </w:r>
      <w:r w:rsidR="007F0E9E" w:rsidRPr="00CE25AF">
        <w:rPr>
          <w:lang w:val="en-US"/>
        </w:rPr>
        <w:t xml:space="preserve"> the information world. This reduces complexity and allows for scalability. Additional motivation can be found in</w:t>
      </w:r>
      <w:r w:rsidR="004C0EFC" w:rsidRPr="00CE25AF">
        <w:rPr>
          <w:lang w:val="en-US"/>
        </w:rPr>
        <w:t xml:space="preserve"> </w:t>
      </w:r>
      <w:r w:rsidR="00855297" w:rsidRPr="00373A9F">
        <w:rPr>
          <w:lang w:val="en-US"/>
        </w:rPr>
        <w:fldChar w:fldCharType="begin"/>
      </w:r>
      <w:r w:rsidR="008F5D7E" w:rsidRPr="00CE25AF">
        <w:rPr>
          <w:lang w:val="en-US"/>
        </w:rPr>
        <w:instrText xml:space="preserve"> REF ImplStrategie_2 \h </w:instrText>
      </w:r>
      <w:r w:rsidR="00855297" w:rsidRPr="00373A9F">
        <w:rPr>
          <w:lang w:val="en-US"/>
        </w:rPr>
      </w:r>
      <w:r w:rsidR="00855297" w:rsidRPr="00373A9F">
        <w:rPr>
          <w:lang w:val="en-US"/>
        </w:rPr>
        <w:fldChar w:fldCharType="separate"/>
      </w:r>
      <w:r w:rsidR="00F511DE" w:rsidRPr="00CE25AF">
        <w:rPr>
          <w:lang w:val="en-US"/>
        </w:rPr>
        <w:t>[2]</w:t>
      </w:r>
      <w:r w:rsidR="00855297" w:rsidRPr="00373A9F">
        <w:rPr>
          <w:lang w:val="en-US"/>
        </w:rPr>
        <w:fldChar w:fldCharType="end"/>
      </w:r>
      <w:r w:rsidR="008F5D7E" w:rsidRPr="00CE25AF">
        <w:rPr>
          <w:lang w:val="en-US"/>
        </w:rPr>
        <w:t xml:space="preserve"> </w:t>
      </w:r>
      <w:r w:rsidR="00855297" w:rsidRPr="00373A9F">
        <w:rPr>
          <w:lang w:val="en-US"/>
        </w:rPr>
        <w:fldChar w:fldCharType="begin"/>
      </w:r>
      <w:r w:rsidR="008F5D7E" w:rsidRPr="00CE25AF">
        <w:rPr>
          <w:lang w:val="en-US"/>
        </w:rPr>
        <w:instrText xml:space="preserve"> REF AASStruct_4 \h </w:instrText>
      </w:r>
      <w:r w:rsidR="00855297" w:rsidRPr="00373A9F">
        <w:rPr>
          <w:lang w:val="en-US"/>
        </w:rPr>
      </w:r>
      <w:r w:rsidR="00855297" w:rsidRPr="00373A9F">
        <w:rPr>
          <w:lang w:val="en-US"/>
        </w:rPr>
        <w:fldChar w:fldCharType="separate"/>
      </w:r>
      <w:r w:rsidR="00F511DE" w:rsidRPr="00CE25AF">
        <w:rPr>
          <w:lang w:val="en-US"/>
        </w:rPr>
        <w:t>[4]</w:t>
      </w:r>
      <w:r w:rsidR="00855297" w:rsidRPr="00373A9F">
        <w:rPr>
          <w:lang w:val="en-US"/>
        </w:rPr>
        <w:fldChar w:fldCharType="end"/>
      </w:r>
      <w:r w:rsidR="007F0E9E" w:rsidRPr="00CE25AF">
        <w:rPr>
          <w:lang w:val="en-US"/>
        </w:rPr>
        <w:t xml:space="preserve"> </w:t>
      </w:r>
      <w:r w:rsidR="00855297" w:rsidRPr="00373A9F">
        <w:rPr>
          <w:lang w:val="en-US"/>
        </w:rPr>
        <w:fldChar w:fldCharType="begin"/>
      </w:r>
      <w:r w:rsidR="008F5D7E" w:rsidRPr="00CE25AF">
        <w:rPr>
          <w:lang w:val="en-US"/>
        </w:rPr>
        <w:instrText xml:space="preserve"> REF ResearchRoadmap_7 \h </w:instrText>
      </w:r>
      <w:r w:rsidR="00855297" w:rsidRPr="00373A9F">
        <w:rPr>
          <w:lang w:val="en-US"/>
        </w:rPr>
      </w:r>
      <w:r w:rsidR="00855297" w:rsidRPr="00373A9F">
        <w:rPr>
          <w:lang w:val="en-US"/>
        </w:rPr>
        <w:fldChar w:fldCharType="separate"/>
      </w:r>
      <w:r w:rsidR="00F511DE" w:rsidRPr="00CE25AF">
        <w:rPr>
          <w:lang w:val="en-US"/>
        </w:rPr>
        <w:t>[7]</w:t>
      </w:r>
      <w:r w:rsidR="00855297" w:rsidRPr="00373A9F">
        <w:rPr>
          <w:lang w:val="en-US"/>
        </w:rPr>
        <w:fldChar w:fldCharType="end"/>
      </w:r>
      <w:r w:rsidR="008F5D7E" w:rsidRPr="00CE25AF">
        <w:rPr>
          <w:lang w:val="en-US"/>
        </w:rPr>
        <w:t xml:space="preserve"> </w:t>
      </w:r>
      <w:r w:rsidR="00855297" w:rsidRPr="00373A9F">
        <w:rPr>
          <w:lang w:val="en-US"/>
        </w:rPr>
        <w:fldChar w:fldCharType="begin"/>
      </w:r>
      <w:r w:rsidR="008F5D7E" w:rsidRPr="00CE25AF">
        <w:rPr>
          <w:lang w:val="en-US"/>
        </w:rPr>
        <w:instrText xml:space="preserve"> REF FortschreibungSzenarien_8 \h </w:instrText>
      </w:r>
      <w:r w:rsidR="00855297" w:rsidRPr="00373A9F">
        <w:rPr>
          <w:lang w:val="en-US"/>
        </w:rPr>
      </w:r>
      <w:r w:rsidR="00855297" w:rsidRPr="00373A9F">
        <w:rPr>
          <w:lang w:val="en-US"/>
        </w:rPr>
        <w:fldChar w:fldCharType="separate"/>
      </w:r>
      <w:r w:rsidR="00F511DE" w:rsidRPr="00950C6B">
        <w:t>[8]</w:t>
      </w:r>
      <w:r w:rsidR="00855297" w:rsidRPr="00373A9F">
        <w:rPr>
          <w:lang w:val="en-US"/>
        </w:rPr>
        <w:fldChar w:fldCharType="end"/>
      </w:r>
      <w:r w:rsidR="007F0E9E" w:rsidRPr="00CE25AF">
        <w:rPr>
          <w:lang w:val="en-US"/>
        </w:rPr>
        <w:t xml:space="preserve">. </w:t>
      </w:r>
    </w:p>
    <w:p w14:paraId="564DE5AA" w14:textId="5FEDD4BF" w:rsidR="0060035E" w:rsidRPr="00CE25AF" w:rsidRDefault="00915690" w:rsidP="00110904">
      <w:pPr>
        <w:pStyle w:val="Caption"/>
      </w:pPr>
      <w:bookmarkStart w:id="3730" w:name="_Toc125537882"/>
      <w:r w:rsidRPr="00CE25AF">
        <w:rPr>
          <w:noProof/>
          <w:lang w:eastAsia="en-US"/>
        </w:rPr>
        <w:lastRenderedPageBreak/>
        <w:drawing>
          <wp:anchor distT="0" distB="0" distL="114300" distR="114300" simplePos="0" relativeHeight="251822080" behindDoc="0" locked="0" layoutInCell="1" allowOverlap="1" wp14:anchorId="7B8CA2BA" wp14:editId="5B43EF0A">
            <wp:simplePos x="0" y="0"/>
            <wp:positionH relativeFrom="page">
              <wp:posOffset>1114176</wp:posOffset>
            </wp:positionH>
            <wp:positionV relativeFrom="paragraph">
              <wp:posOffset>407974</wp:posOffset>
            </wp:positionV>
            <wp:extent cx="5914307" cy="3846692"/>
            <wp:effectExtent l="0" t="0" r="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14307" cy="3846692"/>
                    </a:xfrm>
                    <a:prstGeom prst="rect">
                      <a:avLst/>
                    </a:prstGeom>
                    <a:noFill/>
                  </pic:spPr>
                </pic:pic>
              </a:graphicData>
            </a:graphic>
            <wp14:sizeRelH relativeFrom="page">
              <wp14:pctWidth>0</wp14:pctWidth>
            </wp14:sizeRelH>
            <wp14:sizeRelV relativeFrom="page">
              <wp14:pctHeight>0</wp14:pctHeight>
            </wp14:sizeRelV>
          </wp:anchor>
        </w:drawing>
      </w:r>
      <w:r w:rsidR="0060035E" w:rsidRPr="00CE25AF">
        <w:t xml:space="preserve">Figure </w:t>
      </w:r>
      <w:r w:rsidR="00561536">
        <w:fldChar w:fldCharType="begin"/>
      </w:r>
      <w:r w:rsidR="00561536">
        <w:instrText xml:space="preserve"> SEQ Figure \* ARABIC </w:instrText>
      </w:r>
      <w:r w:rsidR="00561536">
        <w:fldChar w:fldCharType="separate"/>
      </w:r>
      <w:r w:rsidR="00F511DE">
        <w:rPr>
          <w:noProof/>
        </w:rPr>
        <w:t>59</w:t>
      </w:r>
      <w:r w:rsidR="00561536">
        <w:fldChar w:fldCharType="end"/>
      </w:r>
      <w:r w:rsidR="0060035E" w:rsidRPr="00CE25AF">
        <w:t xml:space="preserve"> Important </w:t>
      </w:r>
      <w:r w:rsidR="004A0379" w:rsidRPr="00CE25AF">
        <w:t>C</w:t>
      </w:r>
      <w:r w:rsidR="0060035E" w:rsidRPr="00CE25AF">
        <w:t>oncepts of Industr</w:t>
      </w:r>
      <w:r w:rsidR="00085004" w:rsidRPr="00CE25AF">
        <w:t>y</w:t>
      </w:r>
      <w:r w:rsidR="0060035E" w:rsidRPr="00CE25AF">
        <w:t xml:space="preserve"> 4.0 </w:t>
      </w:r>
      <w:r w:rsidR="00085004" w:rsidRPr="00CE25AF">
        <w:t>a</w:t>
      </w:r>
      <w:r w:rsidR="0060035E" w:rsidRPr="00CE25AF">
        <w:t xml:space="preserve">ttached to the </w:t>
      </w:r>
      <w:r w:rsidR="004A0379" w:rsidRPr="00CE25AF">
        <w:t>A</w:t>
      </w:r>
      <w:r w:rsidR="0060035E" w:rsidRPr="00CE25AF">
        <w:t>sset</w:t>
      </w:r>
      <w:r w:rsidR="008F5D7E" w:rsidRPr="00CE25AF">
        <w:t xml:space="preserve"> </w:t>
      </w:r>
      <w:r w:rsidR="00855297" w:rsidRPr="00CE25AF">
        <w:fldChar w:fldCharType="begin"/>
      </w:r>
      <w:r w:rsidR="008F5D7E" w:rsidRPr="00CE25AF">
        <w:instrText xml:space="preserve"> REF ImplStrategie_2 \h </w:instrText>
      </w:r>
      <w:r w:rsidR="00855297" w:rsidRPr="00CE25AF">
        <w:fldChar w:fldCharType="separate"/>
      </w:r>
      <w:r w:rsidR="00F511DE" w:rsidRPr="00CE25AF">
        <w:t>[2]</w:t>
      </w:r>
      <w:r w:rsidR="00855297" w:rsidRPr="00CE25AF">
        <w:fldChar w:fldCharType="end"/>
      </w:r>
      <w:r w:rsidR="008F5D7E" w:rsidRPr="00CE25AF">
        <w:t xml:space="preserve"> </w:t>
      </w:r>
      <w:r w:rsidR="00855297" w:rsidRPr="00CE25AF">
        <w:fldChar w:fldCharType="begin"/>
      </w:r>
      <w:r w:rsidR="008F5D7E" w:rsidRPr="00CE25AF">
        <w:instrText xml:space="preserve"> REF RAMIIEC_23 \h </w:instrText>
      </w:r>
      <w:r w:rsidR="00855297" w:rsidRPr="00CE25AF">
        <w:fldChar w:fldCharType="separate"/>
      </w:r>
      <w:r w:rsidR="00F511DE" w:rsidRPr="00CE25AF">
        <w:t>[21]</w:t>
      </w:r>
      <w:bookmarkEnd w:id="3730"/>
      <w:r w:rsidR="00855297" w:rsidRPr="00CE25AF">
        <w:fldChar w:fldCharType="end"/>
      </w:r>
    </w:p>
    <w:p w14:paraId="05709D41" w14:textId="4D28B52D" w:rsidR="007F0E9E" w:rsidRPr="00CE25AF" w:rsidRDefault="007F0E9E" w:rsidP="006E71A7">
      <w:pPr>
        <w:pStyle w:val="Figure"/>
        <w:rPr>
          <w:lang w:val="en-US"/>
        </w:rPr>
      </w:pPr>
    </w:p>
    <w:p w14:paraId="4C4D68B5" w14:textId="73C0C67C" w:rsidR="007F0E9E" w:rsidRPr="00373A9F" w:rsidRDefault="00721C28" w:rsidP="004D3EEC">
      <w:pPr>
        <w:pStyle w:val="Anhang2"/>
      </w:pPr>
      <w:bookmarkStart w:id="3731" w:name="_Toc54816330"/>
      <w:bookmarkStart w:id="3732" w:name="_Toc125227944"/>
      <w:bookmarkStart w:id="3733" w:name="_Toc125537731"/>
      <w:r w:rsidRPr="00373A9F">
        <w:t>The C</w:t>
      </w:r>
      <w:r w:rsidR="007F0E9E" w:rsidRPr="00373A9F">
        <w:t xml:space="preserve">oncept of </w:t>
      </w:r>
      <w:r w:rsidRPr="00373A9F">
        <w:t>P</w:t>
      </w:r>
      <w:r w:rsidR="007F0E9E" w:rsidRPr="00373A9F">
        <w:t>roperties</w:t>
      </w:r>
      <w:bookmarkEnd w:id="3731"/>
      <w:bookmarkEnd w:id="3732"/>
      <w:bookmarkEnd w:id="3733"/>
    </w:p>
    <w:p w14:paraId="50B6B408" w14:textId="45238ABF" w:rsidR="007F0E9E" w:rsidRPr="00CE25AF" w:rsidRDefault="007F0E9E" w:rsidP="001B5277">
      <w:pPr>
        <w:rPr>
          <w:lang w:val="en-US"/>
        </w:rPr>
      </w:pPr>
      <w:r w:rsidRPr="00CE25AF">
        <w:rPr>
          <w:lang w:val="en-US"/>
        </w:rPr>
        <w:t>According</w:t>
      </w:r>
      <w:r w:rsidR="005A723A" w:rsidRPr="00CE25AF">
        <w:rPr>
          <w:lang w:val="en-US"/>
        </w:rPr>
        <w:t xml:space="preserve"> to</w:t>
      </w:r>
      <w:r w:rsidRPr="00CE25AF">
        <w:rPr>
          <w:lang w:val="en-US"/>
        </w:rPr>
        <w:t xml:space="preserve"> </w:t>
      </w:r>
      <w:r w:rsidR="00855297" w:rsidRPr="00373A9F">
        <w:rPr>
          <w:lang w:val="en-US"/>
        </w:rPr>
        <w:fldChar w:fldCharType="begin"/>
      </w:r>
      <w:r w:rsidR="008F5D7E" w:rsidRPr="00CE25AF">
        <w:rPr>
          <w:lang w:val="en-US"/>
        </w:rPr>
        <w:instrText xml:space="preserve"> REF ISOTS_29002_20 \h </w:instrText>
      </w:r>
      <w:r w:rsidR="00855297" w:rsidRPr="00373A9F">
        <w:rPr>
          <w:lang w:val="en-US"/>
        </w:rPr>
      </w:r>
      <w:r w:rsidR="00855297" w:rsidRPr="00373A9F">
        <w:rPr>
          <w:lang w:val="en-US"/>
        </w:rPr>
        <w:fldChar w:fldCharType="separate"/>
      </w:r>
      <w:r w:rsidR="00F511DE" w:rsidRPr="00CE25AF">
        <w:rPr>
          <w:lang w:val="en-US"/>
        </w:rPr>
        <w:t>[20]</w:t>
      </w:r>
      <w:r w:rsidR="00855297" w:rsidRPr="00373A9F">
        <w:rPr>
          <w:lang w:val="en-US"/>
        </w:rPr>
        <w:fldChar w:fldCharType="end"/>
      </w:r>
      <w:r w:rsidR="008F5D7E" w:rsidRPr="00CE25AF">
        <w:rPr>
          <w:lang w:val="en-US"/>
        </w:rPr>
        <w:t xml:space="preserve">, </w:t>
      </w:r>
      <w:r w:rsidRPr="00CE25AF">
        <w:rPr>
          <w:lang w:val="en-US"/>
        </w:rPr>
        <w:t xml:space="preserve">the </w:t>
      </w:r>
      <w:r w:rsidR="00F639CD" w:rsidRPr="00CE25AF">
        <w:rPr>
          <w:lang w:val="en-US"/>
        </w:rPr>
        <w:t>"</w:t>
      </w:r>
      <w:r w:rsidRPr="00CE25AF">
        <w:rPr>
          <w:lang w:val="en-US"/>
        </w:rPr>
        <w:t>IEC 61360 series provides a framework and an information model for product dictionaries. The concept of product type is represented by 'classes' and the product characteristics are represented by 'properties'</w:t>
      </w:r>
      <w:r w:rsidR="00F639CD" w:rsidRPr="00CE25AF">
        <w:rPr>
          <w:lang w:val="en-US"/>
        </w:rPr>
        <w:t>"</w:t>
      </w:r>
      <w:r w:rsidRPr="00CE25AF">
        <w:rPr>
          <w:lang w:val="en-US"/>
        </w:rPr>
        <w:t>.</w:t>
      </w:r>
    </w:p>
    <w:p w14:paraId="0C256D4D" w14:textId="4FDA57E7" w:rsidR="007F0E9E" w:rsidRPr="00CE25AF" w:rsidRDefault="005A723A" w:rsidP="001B5277">
      <w:pPr>
        <w:rPr>
          <w:lang w:val="en-US"/>
        </w:rPr>
      </w:pPr>
      <w:r w:rsidRPr="00CE25AF">
        <w:rPr>
          <w:lang w:val="en-US"/>
        </w:rPr>
        <w:t xml:space="preserve">Standardized data elements are an example for such </w:t>
      </w:r>
      <w:r w:rsidR="007F0E9E" w:rsidRPr="00CE25AF">
        <w:rPr>
          <w:lang w:val="en-US"/>
        </w:rPr>
        <w:t xml:space="preserve">properties. The definitions can be found in a range of repositories, such as IEC CDD (common data dictionary) or </w:t>
      </w:r>
      <w:r w:rsidR="001D4568" w:rsidRPr="00CE25AF">
        <w:rPr>
          <w:lang w:val="en-US"/>
        </w:rPr>
        <w:t>ECLASS</w:t>
      </w:r>
      <w:r w:rsidR="007F0E9E" w:rsidRPr="00CE25AF">
        <w:rPr>
          <w:lang w:val="en-US"/>
        </w:rPr>
        <w:t xml:space="preserve">. The definition of a property (aka standardized data element type, property type) associates a worldwide unique identifier with a definition, which is a set of well-defined attributes. Relevant attributes for the </w:t>
      </w:r>
      <w:r w:rsidR="0089433B" w:rsidRPr="00CE25AF">
        <w:rPr>
          <w:lang w:val="en-US"/>
        </w:rPr>
        <w:t>Administration Shell</w:t>
      </w:r>
      <w:r w:rsidR="007F0E9E" w:rsidRPr="00CE25AF">
        <w:rPr>
          <w:lang w:val="en-US"/>
        </w:rPr>
        <w:t xml:space="preserve"> are, amongst other</w:t>
      </w:r>
      <w:r w:rsidRPr="00CE25AF">
        <w:rPr>
          <w:lang w:val="en-US"/>
        </w:rPr>
        <w:t>s</w:t>
      </w:r>
      <w:r w:rsidR="007F0E9E" w:rsidRPr="00CE25AF">
        <w:rPr>
          <w:lang w:val="en-US"/>
        </w:rPr>
        <w:t>, the preferred name, the symbol, the unit of measure</w:t>
      </w:r>
      <w:r w:rsidRPr="00CE25AF">
        <w:rPr>
          <w:lang w:val="en-US"/>
        </w:rPr>
        <w:t>,</w:t>
      </w:r>
      <w:r w:rsidR="007F0E9E" w:rsidRPr="00CE25AF">
        <w:rPr>
          <w:lang w:val="en-US"/>
        </w:rPr>
        <w:t xml:space="preserve"> and a human-readable textual definition of the property.</w:t>
      </w:r>
    </w:p>
    <w:p w14:paraId="12DEE703" w14:textId="12CA4E18" w:rsidR="0060035E" w:rsidRPr="00CE25AF" w:rsidRDefault="0060035E" w:rsidP="00110904">
      <w:pPr>
        <w:pStyle w:val="Caption"/>
      </w:pPr>
      <w:bookmarkStart w:id="3734" w:name="_Toc125537883"/>
      <w:r w:rsidRPr="00CE25AF">
        <w:lastRenderedPageBreak/>
        <w:t xml:space="preserve">Figure </w:t>
      </w:r>
      <w:r w:rsidR="00561536">
        <w:fldChar w:fldCharType="begin"/>
      </w:r>
      <w:r w:rsidR="00561536">
        <w:instrText xml:space="preserve"> SEQ Figure \* ARABIC </w:instrText>
      </w:r>
      <w:r w:rsidR="00561536">
        <w:fldChar w:fldCharType="separate"/>
      </w:r>
      <w:r w:rsidR="00F511DE">
        <w:rPr>
          <w:noProof/>
        </w:rPr>
        <w:t>60</w:t>
      </w:r>
      <w:r w:rsidR="00561536">
        <w:fldChar w:fldCharType="end"/>
      </w:r>
      <w:r w:rsidRPr="00CE25AF">
        <w:t xml:space="preserve"> Exemplary </w:t>
      </w:r>
      <w:r w:rsidR="004A0379" w:rsidRPr="00CE25AF">
        <w:t>D</w:t>
      </w:r>
      <w:r w:rsidRPr="00CE25AF">
        <w:t xml:space="preserve">efinition of a </w:t>
      </w:r>
      <w:r w:rsidR="004A0379" w:rsidRPr="00CE25AF">
        <w:t>P</w:t>
      </w:r>
      <w:r w:rsidRPr="00CE25AF">
        <w:t>roperty in the IEC CDD</w:t>
      </w:r>
      <w:bookmarkEnd w:id="3734"/>
    </w:p>
    <w:p w14:paraId="0C510EDF" w14:textId="77777777" w:rsidR="007F0E9E" w:rsidRPr="00373A9F" w:rsidRDefault="007F0E9E" w:rsidP="001B5277">
      <w:pPr>
        <w:rPr>
          <w:lang w:val="en-US"/>
        </w:rPr>
      </w:pPr>
      <w:r w:rsidRPr="00CE25AF">
        <w:rPr>
          <w:noProof/>
          <w:lang w:val="en-US" w:eastAsia="en-US"/>
        </w:rPr>
        <w:drawing>
          <wp:inline distT="0" distB="0" distL="0" distR="0" wp14:anchorId="7862DBCE" wp14:editId="03975DEF">
            <wp:extent cx="5886450" cy="3527974"/>
            <wp:effectExtent l="19050" t="19050" r="19050" b="15875"/>
            <wp:docPr id="11"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905941" cy="3539656"/>
                    </a:xfrm>
                    <a:prstGeom prst="rect">
                      <a:avLst/>
                    </a:prstGeom>
                    <a:ln>
                      <a:solidFill>
                        <a:srgbClr val="000000"/>
                      </a:solidFill>
                    </a:ln>
                  </pic:spPr>
                </pic:pic>
              </a:graphicData>
            </a:graphic>
          </wp:inline>
        </w:drawing>
      </w:r>
    </w:p>
    <w:p w14:paraId="1CB43E01" w14:textId="7AD40FAE" w:rsidR="007F0E9E" w:rsidRPr="00CE25AF" w:rsidRDefault="007F0E9E" w:rsidP="001B5277">
      <w:pPr>
        <w:rPr>
          <w:lang w:val="en-US"/>
        </w:rPr>
      </w:pPr>
      <w:r w:rsidRPr="00CE25AF">
        <w:rPr>
          <w:lang w:val="en-US"/>
        </w:rPr>
        <w:t xml:space="preserve">The instantiation of such </w:t>
      </w:r>
      <w:r w:rsidR="005A723A" w:rsidRPr="00CE25AF">
        <w:rPr>
          <w:lang w:val="en-US"/>
        </w:rPr>
        <w:t xml:space="preserve">a </w:t>
      </w:r>
      <w:r w:rsidRPr="00CE25AF">
        <w:rPr>
          <w:lang w:val="en-US"/>
        </w:rPr>
        <w:t xml:space="preserve">definition (just 'property', property instance) typically associates a value to the property. </w:t>
      </w:r>
      <w:r w:rsidR="005A723A" w:rsidRPr="00CE25AF">
        <w:rPr>
          <w:lang w:val="en-US"/>
        </w:rPr>
        <w:t xml:space="preserve">This mechanism makes it possible to convey </w:t>
      </w:r>
      <w:r w:rsidRPr="00CE25AF">
        <w:rPr>
          <w:lang w:val="en-US"/>
        </w:rPr>
        <w:t>semantically well-defined information</w:t>
      </w:r>
      <w:r w:rsidR="0002055A">
        <w:rPr>
          <w:lang w:val="en-US"/>
        </w:rPr>
        <w:t xml:space="preserve"> to</w:t>
      </w:r>
      <w:r w:rsidRPr="00CE25AF">
        <w:rPr>
          <w:lang w:val="en-US"/>
        </w:rPr>
        <w:t xml:space="preserve"> the </w:t>
      </w:r>
      <w:r w:rsidR="0089433B" w:rsidRPr="00CE25AF">
        <w:rPr>
          <w:lang w:val="en-US"/>
        </w:rPr>
        <w:t>Administration Shell</w:t>
      </w:r>
      <w:r w:rsidRPr="00CE25AF">
        <w:rPr>
          <w:lang w:val="en-US"/>
        </w:rPr>
        <w:t>.</w:t>
      </w:r>
    </w:p>
    <w:p w14:paraId="49BB80A8" w14:textId="79882504" w:rsidR="007F0E9E" w:rsidRPr="00CE25AF" w:rsidRDefault="0060035E" w:rsidP="00373A9F">
      <w:pPr>
        <w:pStyle w:val="NOTE"/>
        <w:ind w:left="284" w:firstLine="0"/>
        <w:rPr>
          <w:lang w:val="en-US"/>
        </w:rPr>
      </w:pPr>
      <w:r w:rsidRPr="00CE25AF">
        <w:rPr>
          <w:lang w:val="en-US"/>
        </w:rPr>
        <w:t>Note:</w:t>
      </w:r>
      <w:r w:rsidRPr="00CE25AF">
        <w:rPr>
          <w:lang w:val="en-US"/>
        </w:rPr>
        <w:tab/>
      </w:r>
      <w:r w:rsidR="007F0E9E" w:rsidRPr="00CE25AF">
        <w:rPr>
          <w:lang w:val="en-US"/>
        </w:rPr>
        <w:t>Industr</w:t>
      </w:r>
      <w:r w:rsidR="00AF6678" w:rsidRPr="00CE25AF">
        <w:rPr>
          <w:lang w:val="en-US"/>
        </w:rPr>
        <w:t>y</w:t>
      </w:r>
      <w:r w:rsidR="007F0E9E" w:rsidRPr="00CE25AF">
        <w:rPr>
          <w:lang w:val="en-US"/>
        </w:rPr>
        <w:t xml:space="preserve"> 4.0 and smart manufacturing in general will require many properties</w:t>
      </w:r>
      <w:r w:rsidR="00AF6678" w:rsidRPr="00CE25AF">
        <w:rPr>
          <w:lang w:val="en-US"/>
        </w:rPr>
        <w:t>,</w:t>
      </w:r>
      <w:r w:rsidR="007F0E9E" w:rsidRPr="00CE25AF">
        <w:rPr>
          <w:lang w:val="en-US"/>
        </w:rPr>
        <w:t xml:space="preserve"> which are beyond the current scope of IEC CDD, </w:t>
      </w:r>
      <w:r w:rsidR="001D4568" w:rsidRPr="00CE25AF">
        <w:rPr>
          <w:lang w:val="en-US"/>
        </w:rPr>
        <w:t>ECLASS</w:t>
      </w:r>
      <w:r w:rsidR="00AF6678" w:rsidRPr="00CE25AF">
        <w:rPr>
          <w:lang w:val="en-US"/>
        </w:rPr>
        <w:t>,</w:t>
      </w:r>
      <w:r w:rsidR="007F0E9E" w:rsidRPr="00CE25AF">
        <w:rPr>
          <w:lang w:val="en-US"/>
        </w:rPr>
        <w:t xml:space="preserve"> or other repositories. It is </w:t>
      </w:r>
      <w:r w:rsidR="00D774D7" w:rsidRPr="00CE25AF">
        <w:rPr>
          <w:lang w:val="en-US"/>
        </w:rPr>
        <w:t>expected</w:t>
      </w:r>
      <w:r w:rsidR="007F0E9E" w:rsidRPr="00CE25AF">
        <w:rPr>
          <w:lang w:val="en-US"/>
        </w:rPr>
        <w:t xml:space="preserve"> that these sets of properties will be introduced, as more and more domains are modelled and standardized (</w:t>
      </w:r>
      <w:r w:rsidR="00AF6678" w:rsidRPr="00CE25AF">
        <w:rPr>
          <w:lang w:val="en-US"/>
        </w:rPr>
        <w:t xml:space="preserve">see </w:t>
      </w:r>
      <w:r w:rsidR="007F0E9E" w:rsidRPr="00CE25AF">
        <w:rPr>
          <w:lang w:val="en-US"/>
        </w:rPr>
        <w:t>next clause).</w:t>
      </w:r>
    </w:p>
    <w:p w14:paraId="39439422" w14:textId="77777777" w:rsidR="007F0E9E" w:rsidRPr="00373A9F" w:rsidRDefault="00721C28" w:rsidP="004D3EEC">
      <w:pPr>
        <w:pStyle w:val="Anhang2"/>
      </w:pPr>
      <w:bookmarkStart w:id="3735" w:name="_Toc54816331"/>
      <w:bookmarkStart w:id="3736" w:name="_Toc125227945"/>
      <w:bookmarkStart w:id="3737" w:name="_Toc125537732"/>
      <w:r w:rsidRPr="00373A9F">
        <w:t>The Concept of S</w:t>
      </w:r>
      <w:r w:rsidR="007F0E9E" w:rsidRPr="00373A9F">
        <w:t>ubmodels</w:t>
      </w:r>
      <w:bookmarkEnd w:id="3735"/>
      <w:bookmarkEnd w:id="3736"/>
      <w:bookmarkEnd w:id="3737"/>
    </w:p>
    <w:p w14:paraId="7096B3CA" w14:textId="510550F8" w:rsidR="007F0E9E" w:rsidRPr="00CE25AF" w:rsidRDefault="00F639CD" w:rsidP="001B5277">
      <w:pPr>
        <w:rPr>
          <w:lang w:val="en-US"/>
        </w:rPr>
      </w:pPr>
      <w:r w:rsidRPr="00CE25AF">
        <w:rPr>
          <w:lang w:val="en-US"/>
        </w:rPr>
        <w:t>"</w:t>
      </w:r>
      <w:r w:rsidR="007F0E9E" w:rsidRPr="00CE25AF">
        <w:rPr>
          <w:lang w:val="en-US"/>
        </w:rPr>
        <w:t xml:space="preserve">The </w:t>
      </w:r>
      <w:r w:rsidR="0089433B" w:rsidRPr="00CE25AF">
        <w:rPr>
          <w:lang w:val="en-US"/>
        </w:rPr>
        <w:t>Administration Shell</w:t>
      </w:r>
      <w:r w:rsidR="007F0E9E" w:rsidRPr="00CE25AF">
        <w:rPr>
          <w:lang w:val="en-US"/>
        </w:rPr>
        <w:t xml:space="preserve"> is the standardized digital representation of the asset, corner stone of the interoperability between the applications managing the manufacturing systems</w:t>
      </w:r>
      <w:r w:rsidRPr="00CE25AF">
        <w:rPr>
          <w:lang w:val="en-US"/>
        </w:rPr>
        <w:t>"</w:t>
      </w:r>
      <w:r w:rsidR="007F0E9E" w:rsidRPr="00CE25AF">
        <w:rPr>
          <w:lang w:val="en-US"/>
        </w:rPr>
        <w:t xml:space="preserve"> </w:t>
      </w:r>
      <w:r w:rsidR="00855297" w:rsidRPr="00373A9F">
        <w:rPr>
          <w:lang w:val="en-US"/>
        </w:rPr>
        <w:fldChar w:fldCharType="begin"/>
      </w:r>
      <w:r w:rsidR="008F5D7E" w:rsidRPr="00CE25AF">
        <w:rPr>
          <w:lang w:val="en-US"/>
        </w:rPr>
        <w:instrText xml:space="preserve"> REF trilatAAS_18 \h </w:instrText>
      </w:r>
      <w:r w:rsidR="00855297" w:rsidRPr="00373A9F">
        <w:rPr>
          <w:lang w:val="en-US"/>
        </w:rPr>
      </w:r>
      <w:r w:rsidR="00855297" w:rsidRPr="00373A9F">
        <w:rPr>
          <w:lang w:val="en-US"/>
        </w:rPr>
        <w:fldChar w:fldCharType="separate"/>
      </w:r>
      <w:r w:rsidR="00F511DE" w:rsidRPr="00CE25AF">
        <w:rPr>
          <w:lang w:val="en-US"/>
        </w:rPr>
        <w:t>[19]</w:t>
      </w:r>
      <w:r w:rsidR="00855297" w:rsidRPr="00373A9F">
        <w:rPr>
          <w:lang w:val="en-US"/>
        </w:rPr>
        <w:fldChar w:fldCharType="end"/>
      </w:r>
      <w:r w:rsidR="008F5D7E" w:rsidRPr="00CE25AF">
        <w:rPr>
          <w:lang w:val="en-US"/>
        </w:rPr>
        <w:t xml:space="preserve">. </w:t>
      </w:r>
      <w:r w:rsidR="00AF6678" w:rsidRPr="00CE25AF">
        <w:rPr>
          <w:lang w:val="en-US"/>
        </w:rPr>
        <w:t>Hence, it should</w:t>
      </w:r>
      <w:r w:rsidR="007F0E9E" w:rsidRPr="00CE25AF">
        <w:rPr>
          <w:lang w:val="en-US"/>
        </w:rPr>
        <w:t xml:space="preserve"> provide a minimal but sufficient description according to the different application scenarios in Industr</w:t>
      </w:r>
      <w:r w:rsidR="00AF6678" w:rsidRPr="00CE25AF">
        <w:rPr>
          <w:lang w:val="en-US"/>
        </w:rPr>
        <w:t>y</w:t>
      </w:r>
      <w:r w:rsidR="007F0E9E" w:rsidRPr="00CE25AF">
        <w:rPr>
          <w:lang w:val="en-US"/>
        </w:rPr>
        <w:t xml:space="preserve"> 4.0</w:t>
      </w:r>
      <w:r w:rsidR="008F5D7E" w:rsidRPr="00CE25AF">
        <w:rPr>
          <w:lang w:val="en-US"/>
        </w:rPr>
        <w:t xml:space="preserve"> </w:t>
      </w:r>
      <w:r w:rsidR="00855297" w:rsidRPr="00373A9F">
        <w:rPr>
          <w:lang w:val="en-US"/>
        </w:rPr>
        <w:fldChar w:fldCharType="begin"/>
      </w:r>
      <w:r w:rsidR="008F5D7E" w:rsidRPr="00CE25AF">
        <w:rPr>
          <w:lang w:val="en-US"/>
        </w:rPr>
        <w:instrText xml:space="preserve"> REF ResearchRoadmap_7 \h </w:instrText>
      </w:r>
      <w:r w:rsidR="00855297" w:rsidRPr="00373A9F">
        <w:rPr>
          <w:lang w:val="en-US"/>
        </w:rPr>
      </w:r>
      <w:r w:rsidR="00855297" w:rsidRPr="00373A9F">
        <w:rPr>
          <w:lang w:val="en-US"/>
        </w:rPr>
        <w:fldChar w:fldCharType="separate"/>
      </w:r>
      <w:r w:rsidR="00F511DE" w:rsidRPr="00CE25AF">
        <w:rPr>
          <w:lang w:val="en-US"/>
        </w:rPr>
        <w:t>[7]</w:t>
      </w:r>
      <w:r w:rsidR="00855297" w:rsidRPr="00373A9F">
        <w:rPr>
          <w:lang w:val="en-US"/>
        </w:rPr>
        <w:fldChar w:fldCharType="end"/>
      </w:r>
      <w:r w:rsidR="008F5D7E" w:rsidRPr="00CE25AF">
        <w:rPr>
          <w:lang w:val="en-US"/>
        </w:rPr>
        <w:t xml:space="preserve"> </w:t>
      </w:r>
      <w:r w:rsidR="00855297" w:rsidRPr="00373A9F">
        <w:rPr>
          <w:lang w:val="en-US"/>
        </w:rPr>
        <w:fldChar w:fldCharType="begin"/>
      </w:r>
      <w:r w:rsidR="008F5D7E" w:rsidRPr="00CE25AF">
        <w:rPr>
          <w:lang w:val="en-US"/>
        </w:rPr>
        <w:instrText xml:space="preserve"> REF FortschreibungSzenarien_8 \h </w:instrText>
      </w:r>
      <w:r w:rsidR="00855297" w:rsidRPr="00373A9F">
        <w:rPr>
          <w:lang w:val="en-US"/>
        </w:rPr>
      </w:r>
      <w:r w:rsidR="00855297" w:rsidRPr="00373A9F">
        <w:rPr>
          <w:lang w:val="en-US"/>
        </w:rPr>
        <w:fldChar w:fldCharType="separate"/>
      </w:r>
      <w:r w:rsidR="00F511DE" w:rsidRPr="00950C6B">
        <w:t>[8]</w:t>
      </w:r>
      <w:r w:rsidR="00855297" w:rsidRPr="00373A9F">
        <w:rPr>
          <w:lang w:val="en-US"/>
        </w:rPr>
        <w:fldChar w:fldCharType="end"/>
      </w:r>
      <w:r w:rsidR="007F0E9E" w:rsidRPr="00CE25AF">
        <w:rPr>
          <w:lang w:val="en-US"/>
        </w:rPr>
        <w:t>. Many different (international) standards, consorti</w:t>
      </w:r>
      <w:r w:rsidR="00AF6678" w:rsidRPr="00CE25AF">
        <w:rPr>
          <w:lang w:val="en-US"/>
        </w:rPr>
        <w:t>a</w:t>
      </w:r>
      <w:r w:rsidR="007F0E9E" w:rsidRPr="00CE25AF">
        <w:rPr>
          <w:lang w:val="en-US"/>
        </w:rPr>
        <w:t xml:space="preserve"> and manufacturer specifications can already contribute to this description </w:t>
      </w:r>
      <w:r w:rsidR="00855297" w:rsidRPr="00373A9F">
        <w:rPr>
          <w:lang w:val="en-US"/>
        </w:rPr>
        <w:fldChar w:fldCharType="begin"/>
      </w:r>
      <w:r w:rsidR="008F5D7E" w:rsidRPr="00CE25AF">
        <w:rPr>
          <w:lang w:val="en-US"/>
        </w:rPr>
        <w:instrText xml:space="preserve"> REF trilatAAS_18 \h </w:instrText>
      </w:r>
      <w:r w:rsidR="00855297" w:rsidRPr="00373A9F">
        <w:rPr>
          <w:lang w:val="en-US"/>
        </w:rPr>
      </w:r>
      <w:r w:rsidR="00855297" w:rsidRPr="00373A9F">
        <w:rPr>
          <w:lang w:val="en-US"/>
        </w:rPr>
        <w:fldChar w:fldCharType="separate"/>
      </w:r>
      <w:r w:rsidR="00F511DE" w:rsidRPr="00CE25AF">
        <w:rPr>
          <w:lang w:val="en-US"/>
        </w:rPr>
        <w:t>[19]</w:t>
      </w:r>
      <w:r w:rsidR="00855297" w:rsidRPr="00373A9F">
        <w:rPr>
          <w:lang w:val="en-US"/>
        </w:rPr>
        <w:fldChar w:fldCharType="end"/>
      </w:r>
      <w:r w:rsidR="008F5D7E" w:rsidRPr="00CE25AF">
        <w:rPr>
          <w:lang w:val="en-US"/>
        </w:rPr>
        <w:t>.</w:t>
      </w:r>
    </w:p>
    <w:p w14:paraId="607C4B9C" w14:textId="6CD7B430" w:rsidR="00553CD2" w:rsidRPr="00CE25AF" w:rsidRDefault="007F0E9E" w:rsidP="001B5277">
      <w:pPr>
        <w:rPr>
          <w:lang w:val="en-US"/>
        </w:rPr>
      </w:pPr>
      <w:r w:rsidRPr="00CE25AF">
        <w:rPr>
          <w:lang w:val="en-US"/>
        </w:rPr>
        <w:t xml:space="preserve">As the figure shows, information from many different domains </w:t>
      </w:r>
      <w:r w:rsidR="00AF6678" w:rsidRPr="00CE25AF">
        <w:rPr>
          <w:lang w:val="en-US"/>
        </w:rPr>
        <w:t>can</w:t>
      </w:r>
      <w:r w:rsidRPr="00CE25AF">
        <w:rPr>
          <w:lang w:val="en-US"/>
        </w:rPr>
        <w:t xml:space="preserve"> be associated with </w:t>
      </w:r>
      <w:r w:rsidR="008548E4" w:rsidRPr="00CE25AF">
        <w:rPr>
          <w:lang w:val="en-US"/>
        </w:rPr>
        <w:t>a</w:t>
      </w:r>
      <w:r w:rsidRPr="00CE25AF">
        <w:rPr>
          <w:lang w:val="en-US"/>
        </w:rPr>
        <w:t xml:space="preserve"> </w:t>
      </w:r>
      <w:r w:rsidR="008548E4" w:rsidRPr="00CE25AF">
        <w:rPr>
          <w:lang w:val="en-US"/>
        </w:rPr>
        <w:t>respective</w:t>
      </w:r>
      <w:r w:rsidRPr="00CE25AF">
        <w:rPr>
          <w:lang w:val="en-US"/>
        </w:rPr>
        <w:t xml:space="preserve"> asset</w:t>
      </w:r>
      <w:r w:rsidR="00AF6678" w:rsidRPr="00CE25AF">
        <w:rPr>
          <w:lang w:val="en-US"/>
        </w:rPr>
        <w:t xml:space="preserve">, and </w:t>
      </w:r>
      <w:r w:rsidRPr="00CE25AF">
        <w:rPr>
          <w:lang w:val="en-US"/>
        </w:rPr>
        <w:t xml:space="preserve">many </w:t>
      </w:r>
      <w:r w:rsidR="008548E4" w:rsidRPr="00CE25AF">
        <w:rPr>
          <w:lang w:val="en-US"/>
        </w:rPr>
        <w:t>different</w:t>
      </w:r>
      <w:r w:rsidRPr="00CE25AF">
        <w:rPr>
          <w:lang w:val="en-US"/>
        </w:rPr>
        <w:t xml:space="preserve"> properties are required to be represented in </w:t>
      </w:r>
      <w:r w:rsidR="0089433B" w:rsidRPr="00CE25AF">
        <w:rPr>
          <w:lang w:val="en-US"/>
        </w:rPr>
        <w:t>Administration Shell</w:t>
      </w:r>
      <w:r w:rsidRPr="00CE25AF">
        <w:rPr>
          <w:lang w:val="en-US"/>
        </w:rPr>
        <w:t xml:space="preserve">s of future I4.0 </w:t>
      </w:r>
      <w:r w:rsidR="00AF6678" w:rsidRPr="00CE25AF">
        <w:rPr>
          <w:lang w:val="en-US"/>
        </w:rPr>
        <w:t>c</w:t>
      </w:r>
      <w:r w:rsidRPr="00CE25AF">
        <w:rPr>
          <w:lang w:val="en-US"/>
        </w:rPr>
        <w:t xml:space="preserve">omponents. </w:t>
      </w:r>
      <w:r w:rsidR="00381B08">
        <w:rPr>
          <w:lang w:val="en-US"/>
        </w:rPr>
        <w:t xml:space="preserve">The architectural principle "separation of concerns" is supported by </w:t>
      </w:r>
      <w:proofErr w:type="spellStart"/>
      <w:r w:rsidR="00381B08">
        <w:rPr>
          <w:lang w:val="en-US"/>
        </w:rPr>
        <w:t>submodels</w:t>
      </w:r>
      <w:proofErr w:type="spellEnd"/>
      <w:r w:rsidR="00381B08">
        <w:rPr>
          <w:lang w:val="en-US"/>
        </w:rPr>
        <w:t>.</w:t>
      </w:r>
    </w:p>
    <w:p w14:paraId="1B6D89FF" w14:textId="649A1B49" w:rsidR="00553CD2" w:rsidRPr="00CE25AF" w:rsidRDefault="00553CD2" w:rsidP="00110904">
      <w:pPr>
        <w:pStyle w:val="Caption"/>
      </w:pPr>
      <w:bookmarkStart w:id="3738" w:name="_Toc125537884"/>
      <w:r w:rsidRPr="00CE25AF">
        <w:lastRenderedPageBreak/>
        <w:t xml:space="preserve">Figure </w:t>
      </w:r>
      <w:r w:rsidR="00561536">
        <w:fldChar w:fldCharType="begin"/>
      </w:r>
      <w:r w:rsidR="00561536">
        <w:instrText xml:space="preserve"> SEQ Figure \* ARABIC </w:instrText>
      </w:r>
      <w:r w:rsidR="00561536">
        <w:fldChar w:fldCharType="separate"/>
      </w:r>
      <w:r w:rsidR="00F511DE">
        <w:rPr>
          <w:noProof/>
        </w:rPr>
        <w:t>61</w:t>
      </w:r>
      <w:r w:rsidR="00561536">
        <w:fldChar w:fldCharType="end"/>
      </w:r>
      <w:r w:rsidRPr="00CE25AF">
        <w:t xml:space="preserve"> Examples of </w:t>
      </w:r>
      <w:r w:rsidR="004A0379">
        <w:t>D</w:t>
      </w:r>
      <w:r w:rsidRPr="006C5C0E">
        <w:t>ifferent</w:t>
      </w:r>
      <w:r w:rsidRPr="00CE25AF">
        <w:t xml:space="preserve"> </w:t>
      </w:r>
      <w:r w:rsidR="004A0379" w:rsidRPr="00CE25AF">
        <w:t>D</w:t>
      </w:r>
      <w:r w:rsidRPr="00CE25AF">
        <w:t xml:space="preserve">omains </w:t>
      </w:r>
      <w:r w:rsidR="004A0379">
        <w:t>P</w:t>
      </w:r>
      <w:r w:rsidRPr="006C5C0E">
        <w:t>roviding</w:t>
      </w:r>
      <w:r w:rsidRPr="00CE25AF">
        <w:t xml:space="preserve"> </w:t>
      </w:r>
      <w:r w:rsidR="004A0379" w:rsidRPr="00CE25AF">
        <w:t>P</w:t>
      </w:r>
      <w:r w:rsidRPr="00CE25AF">
        <w:t xml:space="preserve">roperties for </w:t>
      </w:r>
      <w:proofErr w:type="spellStart"/>
      <w:r w:rsidR="004A0379" w:rsidRPr="00CE25AF">
        <w:t>S</w:t>
      </w:r>
      <w:r w:rsidRPr="00CE25AF">
        <w:t>ubmodels</w:t>
      </w:r>
      <w:proofErr w:type="spellEnd"/>
      <w:r w:rsidRPr="00CE25AF">
        <w:t xml:space="preserve"> of the </w:t>
      </w:r>
      <w:r w:rsidR="0089433B" w:rsidRPr="00CE25AF">
        <w:t>Administration Shell</w:t>
      </w:r>
      <w:bookmarkEnd w:id="3738"/>
    </w:p>
    <w:p w14:paraId="5453CBCF" w14:textId="77777777" w:rsidR="007F0E9E" w:rsidRPr="00373A9F" w:rsidRDefault="008152C9" w:rsidP="006E71A7">
      <w:pPr>
        <w:pStyle w:val="Figure"/>
        <w:rPr>
          <w:lang w:val="en-US"/>
        </w:rPr>
      </w:pPr>
      <w:r w:rsidRPr="00CE25AF">
        <w:rPr>
          <w:lang w:val="en-US"/>
        </w:rPr>
        <w:drawing>
          <wp:inline distT="0" distB="0" distL="0" distR="0" wp14:anchorId="60FB431C" wp14:editId="29AB5E3E">
            <wp:extent cx="5188267" cy="368531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194420" cy="3689686"/>
                    </a:xfrm>
                    <a:prstGeom prst="rect">
                      <a:avLst/>
                    </a:prstGeom>
                    <a:noFill/>
                    <a:ln>
                      <a:noFill/>
                    </a:ln>
                  </pic:spPr>
                </pic:pic>
              </a:graphicData>
            </a:graphic>
          </wp:inline>
        </w:drawing>
      </w:r>
    </w:p>
    <w:p w14:paraId="2DBEABAD" w14:textId="2E037683" w:rsidR="007F0E9E" w:rsidRPr="00CE25AF" w:rsidRDefault="007F0E9E" w:rsidP="001B5277">
      <w:pPr>
        <w:rPr>
          <w:bCs/>
          <w:lang w:val="en-US"/>
        </w:rPr>
      </w:pPr>
      <w:r w:rsidRPr="00CE25AF">
        <w:rPr>
          <w:lang w:val="en-US"/>
        </w:rPr>
        <w:t xml:space="preserve">The </w:t>
      </w:r>
      <w:r w:rsidR="0089433B" w:rsidRPr="00CE25AF">
        <w:rPr>
          <w:lang w:val="en-US"/>
        </w:rPr>
        <w:t>Administration Shell</w:t>
      </w:r>
      <w:r w:rsidRPr="00CE25AF">
        <w:rPr>
          <w:lang w:val="en-US"/>
        </w:rPr>
        <w:t xml:space="preserve"> is made up of a series of </w:t>
      </w:r>
      <w:proofErr w:type="spellStart"/>
      <w:r w:rsidRPr="00CE25AF">
        <w:rPr>
          <w:lang w:val="en-US"/>
        </w:rPr>
        <w:t>submodels</w:t>
      </w:r>
      <w:proofErr w:type="spellEnd"/>
      <w:r w:rsidRPr="00CE25AF">
        <w:rPr>
          <w:lang w:val="en-US"/>
        </w:rPr>
        <w:t xml:space="preserve"> </w:t>
      </w:r>
      <w:r w:rsidR="00855297" w:rsidRPr="00373A9F">
        <w:rPr>
          <w:lang w:val="en-US"/>
        </w:rPr>
        <w:fldChar w:fldCharType="begin"/>
      </w:r>
      <w:r w:rsidR="008F5D7E" w:rsidRPr="00CE25AF">
        <w:rPr>
          <w:lang w:val="en-US"/>
        </w:rPr>
        <w:instrText xml:space="preserve"> REF AASStruct_4 \h </w:instrText>
      </w:r>
      <w:r w:rsidR="00855297" w:rsidRPr="00373A9F">
        <w:rPr>
          <w:lang w:val="en-US"/>
        </w:rPr>
      </w:r>
      <w:r w:rsidR="00855297" w:rsidRPr="00373A9F">
        <w:rPr>
          <w:lang w:val="en-US"/>
        </w:rPr>
        <w:fldChar w:fldCharType="separate"/>
      </w:r>
      <w:r w:rsidR="00F511DE" w:rsidRPr="00CE25AF">
        <w:rPr>
          <w:lang w:val="en-US"/>
        </w:rPr>
        <w:t>[4]</w:t>
      </w:r>
      <w:r w:rsidR="00855297" w:rsidRPr="00373A9F">
        <w:rPr>
          <w:lang w:val="en-US"/>
        </w:rPr>
        <w:fldChar w:fldCharType="end"/>
      </w:r>
      <w:r w:rsidR="008F5D7E" w:rsidRPr="00CE25AF">
        <w:rPr>
          <w:lang w:val="en-US"/>
        </w:rPr>
        <w:t xml:space="preserve">. </w:t>
      </w:r>
      <w:r w:rsidRPr="00CE25AF">
        <w:rPr>
          <w:lang w:val="en-US"/>
        </w:rPr>
        <w:t>These represent different aspects of the asset concerned</w:t>
      </w:r>
      <w:r w:rsidR="00AF6678" w:rsidRPr="00CE25AF">
        <w:rPr>
          <w:lang w:val="en-US"/>
        </w:rPr>
        <w:t>. F</w:t>
      </w:r>
      <w:r w:rsidRPr="00CE25AF">
        <w:rPr>
          <w:lang w:val="en-US"/>
        </w:rPr>
        <w:t xml:space="preserve">or example, they may contain a description relating to safety or security </w:t>
      </w:r>
      <w:r w:rsidR="00855297" w:rsidRPr="00373A9F">
        <w:rPr>
          <w:lang w:val="en-US"/>
        </w:rPr>
        <w:fldChar w:fldCharType="begin"/>
      </w:r>
      <w:r w:rsidR="008F5D7E" w:rsidRPr="00CE25AF">
        <w:rPr>
          <w:lang w:val="en-US"/>
        </w:rPr>
        <w:instrText xml:space="preserve"> REF SecurityVWS_14 \h </w:instrText>
      </w:r>
      <w:r w:rsidR="00855297" w:rsidRPr="00373A9F">
        <w:rPr>
          <w:lang w:val="en-US"/>
        </w:rPr>
      </w:r>
      <w:r w:rsidR="00855297" w:rsidRPr="00373A9F">
        <w:rPr>
          <w:lang w:val="en-US"/>
        </w:rPr>
        <w:fldChar w:fldCharType="separate"/>
      </w:r>
      <w:r w:rsidR="00F511DE" w:rsidRPr="00CE25AF">
        <w:rPr>
          <w:lang w:val="en-US"/>
        </w:rPr>
        <w:t>[15]</w:t>
      </w:r>
      <w:r w:rsidR="00855297" w:rsidRPr="00373A9F">
        <w:rPr>
          <w:lang w:val="en-US"/>
        </w:rPr>
        <w:fldChar w:fldCharType="end"/>
      </w:r>
      <w:r w:rsidR="008F5D7E" w:rsidRPr="00CE25AF">
        <w:rPr>
          <w:lang w:val="en-US"/>
        </w:rPr>
        <w:t xml:space="preserve"> </w:t>
      </w:r>
      <w:r w:rsidRPr="00CE25AF">
        <w:rPr>
          <w:lang w:val="en-US"/>
        </w:rPr>
        <w:t>but</w:t>
      </w:r>
      <w:r w:rsidR="00AF6678" w:rsidRPr="00CE25AF">
        <w:rPr>
          <w:lang w:val="en-US"/>
        </w:rPr>
        <w:t xml:space="preserve"> they</w:t>
      </w:r>
      <w:r w:rsidRPr="00CE25AF">
        <w:rPr>
          <w:lang w:val="en-US"/>
        </w:rPr>
        <w:t xml:space="preserve"> could also outline various process capabilities such as drilling or installation </w:t>
      </w:r>
      <w:r w:rsidR="00855297" w:rsidRPr="00373A9F">
        <w:rPr>
          <w:lang w:val="en-US"/>
        </w:rPr>
        <w:fldChar w:fldCharType="begin"/>
      </w:r>
      <w:r w:rsidR="008F5D7E" w:rsidRPr="00CE25AF">
        <w:rPr>
          <w:lang w:val="en-US"/>
        </w:rPr>
        <w:instrText xml:space="preserve"> REF BeispieleVWS_6 \h </w:instrText>
      </w:r>
      <w:r w:rsidR="00855297" w:rsidRPr="00373A9F">
        <w:rPr>
          <w:lang w:val="en-US"/>
        </w:rPr>
      </w:r>
      <w:r w:rsidR="00855297" w:rsidRPr="00373A9F">
        <w:rPr>
          <w:lang w:val="en-US"/>
        </w:rPr>
        <w:fldChar w:fldCharType="separate"/>
      </w:r>
      <w:r w:rsidR="00F511DE" w:rsidRPr="00950C6B">
        <w:t>[6]</w:t>
      </w:r>
      <w:r w:rsidR="00855297" w:rsidRPr="00373A9F">
        <w:rPr>
          <w:lang w:val="en-US"/>
        </w:rPr>
        <w:fldChar w:fldCharType="end"/>
      </w:r>
      <w:r w:rsidR="008F5D7E" w:rsidRPr="00CE25AF">
        <w:rPr>
          <w:lang w:val="en-US"/>
        </w:rPr>
        <w:t>.</w:t>
      </w:r>
    </w:p>
    <w:p w14:paraId="06CCDFC5" w14:textId="12460615" w:rsidR="007F0E9E" w:rsidRPr="00CE25AF" w:rsidRDefault="007F0E9E" w:rsidP="001B5277">
      <w:pPr>
        <w:rPr>
          <w:lang w:val="en-US"/>
        </w:rPr>
      </w:pPr>
      <w:r w:rsidRPr="00CE25AF">
        <w:rPr>
          <w:lang w:val="en-US"/>
        </w:rPr>
        <w:t xml:space="preserve">From </w:t>
      </w:r>
      <w:r w:rsidR="00AF6678" w:rsidRPr="00CE25AF">
        <w:rPr>
          <w:lang w:val="en-US"/>
        </w:rPr>
        <w:t xml:space="preserve">an </w:t>
      </w:r>
      <w:r w:rsidRPr="00CE25AF">
        <w:rPr>
          <w:lang w:val="en-US"/>
        </w:rPr>
        <w:t>interoperability</w:t>
      </w:r>
      <w:r w:rsidR="00AF6678" w:rsidRPr="00CE25AF">
        <w:rPr>
          <w:lang w:val="en-US"/>
        </w:rPr>
        <w:t xml:space="preserve"> perspective</w:t>
      </w:r>
      <w:r w:rsidRPr="00CE25AF">
        <w:rPr>
          <w:lang w:val="en-US"/>
        </w:rPr>
        <w:t xml:space="preserve">, the </w:t>
      </w:r>
      <w:r w:rsidR="00AF6678" w:rsidRPr="00CE25AF">
        <w:rPr>
          <w:lang w:val="en-US"/>
        </w:rPr>
        <w:t xml:space="preserve">goal </w:t>
      </w:r>
      <w:r w:rsidRPr="00CE25AF">
        <w:rPr>
          <w:lang w:val="en-US"/>
        </w:rPr>
        <w:t>is to standardi</w:t>
      </w:r>
      <w:r w:rsidR="00271522" w:rsidRPr="00CE25AF">
        <w:rPr>
          <w:lang w:val="en-US"/>
        </w:rPr>
        <w:t>z</w:t>
      </w:r>
      <w:r w:rsidRPr="00CE25AF">
        <w:rPr>
          <w:lang w:val="en-US"/>
        </w:rPr>
        <w:t xml:space="preserve">e only a single </w:t>
      </w:r>
      <w:proofErr w:type="spellStart"/>
      <w:r w:rsidRPr="00CE25AF">
        <w:rPr>
          <w:lang w:val="en-US"/>
        </w:rPr>
        <w:t>submodel</w:t>
      </w:r>
      <w:proofErr w:type="spellEnd"/>
      <w:r w:rsidRPr="00CE25AF">
        <w:rPr>
          <w:lang w:val="en-US"/>
        </w:rPr>
        <w:t xml:space="preserve"> for each aspect/ technical domain. For example, it will be possible to find a drilling machine by searching for an </w:t>
      </w:r>
      <w:r w:rsidR="0089433B" w:rsidRPr="00CE25AF">
        <w:rPr>
          <w:lang w:val="en-US"/>
        </w:rPr>
        <w:t>Administration Shell</w:t>
      </w:r>
      <w:r w:rsidRPr="00CE25AF">
        <w:rPr>
          <w:lang w:val="en-US"/>
        </w:rPr>
        <w:t xml:space="preserve"> containing a </w:t>
      </w:r>
      <w:proofErr w:type="spellStart"/>
      <w:r w:rsidRPr="00CE25AF">
        <w:rPr>
          <w:lang w:val="en-US"/>
        </w:rPr>
        <w:t>submodel</w:t>
      </w:r>
      <w:proofErr w:type="spellEnd"/>
      <w:r w:rsidRPr="00CE25AF">
        <w:rPr>
          <w:lang w:val="en-US"/>
        </w:rPr>
        <w:t xml:space="preserve"> </w:t>
      </w:r>
      <w:r w:rsidR="00F639CD" w:rsidRPr="00CE25AF">
        <w:rPr>
          <w:lang w:val="en-US"/>
        </w:rPr>
        <w:t>"</w:t>
      </w:r>
      <w:r w:rsidRPr="00CE25AF">
        <w:rPr>
          <w:lang w:val="en-US"/>
        </w:rPr>
        <w:t>Drilling</w:t>
      </w:r>
      <w:r w:rsidR="00F639CD" w:rsidRPr="00CE25AF">
        <w:rPr>
          <w:lang w:val="en-US"/>
        </w:rPr>
        <w:t>"</w:t>
      </w:r>
      <w:r w:rsidRPr="00CE25AF">
        <w:rPr>
          <w:lang w:val="en-US"/>
        </w:rPr>
        <w:t xml:space="preserve"> with appropriate properties. </w:t>
      </w:r>
      <w:r w:rsidR="00AF6678" w:rsidRPr="00CE25AF">
        <w:rPr>
          <w:lang w:val="en-US"/>
        </w:rPr>
        <w:t>Certain properties can then be assumed to exist f</w:t>
      </w:r>
      <w:r w:rsidRPr="00CE25AF">
        <w:rPr>
          <w:lang w:val="en-US"/>
        </w:rPr>
        <w:t xml:space="preserve">or communication between different I4.0 components. </w:t>
      </w:r>
      <w:r w:rsidR="00AF6678" w:rsidRPr="00CE25AF">
        <w:rPr>
          <w:lang w:val="en-US"/>
        </w:rPr>
        <w:t xml:space="preserve">In our example, </w:t>
      </w:r>
      <w:r w:rsidRPr="00CE25AF">
        <w:rPr>
          <w:lang w:val="en-US"/>
        </w:rPr>
        <w:t xml:space="preserve">a second </w:t>
      </w:r>
      <w:proofErr w:type="spellStart"/>
      <w:r w:rsidRPr="00CE25AF">
        <w:rPr>
          <w:lang w:val="en-US"/>
        </w:rPr>
        <w:t>submodel</w:t>
      </w:r>
      <w:proofErr w:type="spellEnd"/>
      <w:r w:rsidRPr="00CE25AF">
        <w:rPr>
          <w:lang w:val="en-US"/>
        </w:rPr>
        <w:t xml:space="preserve"> </w:t>
      </w:r>
      <w:r w:rsidR="00F639CD" w:rsidRPr="00CE25AF">
        <w:rPr>
          <w:lang w:val="en-US"/>
        </w:rPr>
        <w:t>"</w:t>
      </w:r>
      <w:r w:rsidRPr="00CE25AF">
        <w:rPr>
          <w:lang w:val="en-US"/>
        </w:rPr>
        <w:t>energy efficiency</w:t>
      </w:r>
      <w:r w:rsidR="00F639CD" w:rsidRPr="00CE25AF">
        <w:rPr>
          <w:lang w:val="en-US"/>
        </w:rPr>
        <w:t>"</w:t>
      </w:r>
      <w:r w:rsidRPr="00CE25AF">
        <w:rPr>
          <w:lang w:val="en-US"/>
        </w:rPr>
        <w:t xml:space="preserve"> could </w:t>
      </w:r>
      <w:r w:rsidR="00AF6678" w:rsidRPr="00CE25AF">
        <w:rPr>
          <w:lang w:val="en-US"/>
        </w:rPr>
        <w:t xml:space="preserve">make sure </w:t>
      </w:r>
      <w:r w:rsidRPr="00CE25AF">
        <w:rPr>
          <w:lang w:val="en-US"/>
        </w:rPr>
        <w:t xml:space="preserve">the drilling machine is able to cut its electricity consumption when </w:t>
      </w:r>
      <w:r w:rsidR="00AF6678" w:rsidRPr="00CE25AF">
        <w:rPr>
          <w:lang w:val="en-US"/>
        </w:rPr>
        <w:t xml:space="preserve">out of </w:t>
      </w:r>
      <w:r w:rsidRPr="00CE25AF">
        <w:rPr>
          <w:lang w:val="en-US"/>
        </w:rPr>
        <w:t>operation.</w:t>
      </w:r>
    </w:p>
    <w:p w14:paraId="38DD26B3" w14:textId="70249839" w:rsidR="007F0E9E" w:rsidRPr="00CE25AF" w:rsidRDefault="00553CD2" w:rsidP="00373A9F">
      <w:pPr>
        <w:pStyle w:val="NOTE"/>
        <w:ind w:left="284" w:firstLine="0"/>
        <w:rPr>
          <w:bCs/>
          <w:lang w:val="en-US"/>
        </w:rPr>
      </w:pPr>
      <w:r w:rsidRPr="00CE25AF">
        <w:rPr>
          <w:lang w:val="en-US"/>
        </w:rPr>
        <w:t>Note:</w:t>
      </w:r>
      <w:r w:rsidR="00AF6678" w:rsidRPr="00CE25AF">
        <w:rPr>
          <w:lang w:val="en-US"/>
        </w:rPr>
        <w:t xml:space="preserve"> a </w:t>
      </w:r>
      <w:r w:rsidR="007F0E9E" w:rsidRPr="00CE25AF">
        <w:rPr>
          <w:lang w:val="en-US"/>
        </w:rPr>
        <w:t xml:space="preserve">side benefit of the </w:t>
      </w:r>
      <w:r w:rsidR="0089433B" w:rsidRPr="00CE25AF">
        <w:rPr>
          <w:lang w:val="en-US"/>
        </w:rPr>
        <w:t>Administration Shell</w:t>
      </w:r>
      <w:r w:rsidR="007F0E9E" w:rsidRPr="00CE25AF">
        <w:rPr>
          <w:lang w:val="en-US"/>
        </w:rPr>
        <w:t xml:space="preserve"> will be to simplify the update of properties from product design (and in particular system design) tools, update properties from real data collected in the instances of assets, improve traceability of assets along </w:t>
      </w:r>
      <w:r w:rsidR="00AF6678" w:rsidRPr="00CE25AF">
        <w:rPr>
          <w:lang w:val="en-US"/>
        </w:rPr>
        <w:t xml:space="preserve">the </w:t>
      </w:r>
      <w:r w:rsidR="007F0E9E" w:rsidRPr="00CE25AF">
        <w:rPr>
          <w:lang w:val="en-US"/>
        </w:rPr>
        <w:t>life cycle</w:t>
      </w:r>
      <w:r w:rsidR="00AF6678" w:rsidRPr="00CE25AF">
        <w:rPr>
          <w:lang w:val="en-US"/>
        </w:rPr>
        <w:t>,</w:t>
      </w:r>
      <w:r w:rsidR="007F0E9E" w:rsidRPr="00CE25AF">
        <w:rPr>
          <w:lang w:val="en-US"/>
        </w:rPr>
        <w:t xml:space="preserve"> and help certify assets from data.</w:t>
      </w:r>
    </w:p>
    <w:p w14:paraId="1722782C" w14:textId="77777777" w:rsidR="007F0E9E" w:rsidRPr="00373A9F" w:rsidRDefault="007F0E9E" w:rsidP="004D3EEC">
      <w:pPr>
        <w:pStyle w:val="Anhang2"/>
      </w:pPr>
      <w:bookmarkStart w:id="3739" w:name="_Toc54816332"/>
      <w:bookmarkStart w:id="3740" w:name="_Toc125227946"/>
      <w:bookmarkStart w:id="3741" w:name="_Toc125537733"/>
      <w:r w:rsidRPr="00373A9F">
        <w:t xml:space="preserve">Basic Structure of the Asset </w:t>
      </w:r>
      <w:r w:rsidR="0089433B" w:rsidRPr="00373A9F">
        <w:t>Administration Shell</w:t>
      </w:r>
      <w:bookmarkEnd w:id="3739"/>
      <w:bookmarkEnd w:id="3740"/>
      <w:bookmarkEnd w:id="3741"/>
    </w:p>
    <w:p w14:paraId="2068ECFA" w14:textId="01F2C814" w:rsidR="00553CD2" w:rsidRPr="00CE25AF" w:rsidRDefault="007F0E9E" w:rsidP="00120021">
      <w:pPr>
        <w:rPr>
          <w:lang w:val="en-US"/>
        </w:rPr>
      </w:pPr>
      <w:r w:rsidRPr="00CE25AF">
        <w:rPr>
          <w:lang w:val="en-US"/>
        </w:rPr>
        <w:t xml:space="preserve">The document on the </w:t>
      </w:r>
      <w:r w:rsidR="00AF6678" w:rsidRPr="00CE25AF">
        <w:rPr>
          <w:lang w:val="en-US"/>
        </w:rPr>
        <w:t>s</w:t>
      </w:r>
      <w:r w:rsidRPr="00CE25AF">
        <w:rPr>
          <w:lang w:val="en-US"/>
        </w:rPr>
        <w:t xml:space="preserve">tructure of the Asset </w:t>
      </w:r>
      <w:r w:rsidR="0089433B" w:rsidRPr="00CE25AF">
        <w:rPr>
          <w:lang w:val="en-US"/>
        </w:rPr>
        <w:t>Administration Shell</w:t>
      </w:r>
      <w:r w:rsidRPr="00CE25AF">
        <w:rPr>
          <w:lang w:val="en-US"/>
        </w:rPr>
        <w:t xml:space="preserve"> </w:t>
      </w:r>
      <w:r w:rsidR="00855297" w:rsidRPr="00373A9F">
        <w:rPr>
          <w:lang w:val="en-US"/>
        </w:rPr>
        <w:fldChar w:fldCharType="begin"/>
      </w:r>
      <w:r w:rsidR="008F5D7E" w:rsidRPr="00CE25AF">
        <w:rPr>
          <w:lang w:val="en-US"/>
        </w:rPr>
        <w:instrText xml:space="preserve"> REF AASStruct_4 \h </w:instrText>
      </w:r>
      <w:r w:rsidR="00855297" w:rsidRPr="00373A9F">
        <w:rPr>
          <w:lang w:val="en-US"/>
        </w:rPr>
      </w:r>
      <w:r w:rsidR="00855297" w:rsidRPr="00373A9F">
        <w:rPr>
          <w:lang w:val="en-US"/>
        </w:rPr>
        <w:fldChar w:fldCharType="separate"/>
      </w:r>
      <w:r w:rsidR="00F511DE" w:rsidRPr="00CE25AF">
        <w:rPr>
          <w:lang w:val="en-US"/>
        </w:rPr>
        <w:t>[4]</w:t>
      </w:r>
      <w:r w:rsidR="00855297" w:rsidRPr="00373A9F">
        <w:rPr>
          <w:lang w:val="en-US"/>
        </w:rPr>
        <w:fldChar w:fldCharType="end"/>
      </w:r>
      <w:r w:rsidR="008F5D7E" w:rsidRPr="00CE25AF" w:rsidDel="008F5D7E">
        <w:rPr>
          <w:lang w:val="en-US"/>
        </w:rPr>
        <w:t xml:space="preserve"> </w:t>
      </w:r>
      <w:r w:rsidR="00855297" w:rsidRPr="00373A9F">
        <w:rPr>
          <w:lang w:val="en-US"/>
        </w:rPr>
        <w:fldChar w:fldCharType="begin"/>
      </w:r>
      <w:r w:rsidR="008F5D7E" w:rsidRPr="00CE25AF">
        <w:rPr>
          <w:lang w:val="en-US"/>
        </w:rPr>
        <w:instrText xml:space="preserve"> REF trilatAAS_18 \h </w:instrText>
      </w:r>
      <w:r w:rsidR="00855297" w:rsidRPr="00373A9F">
        <w:rPr>
          <w:lang w:val="en-US"/>
        </w:rPr>
      </w:r>
      <w:r w:rsidR="00855297" w:rsidRPr="00373A9F">
        <w:rPr>
          <w:lang w:val="en-US"/>
        </w:rPr>
        <w:fldChar w:fldCharType="separate"/>
      </w:r>
      <w:r w:rsidR="00F511DE" w:rsidRPr="00CE25AF">
        <w:rPr>
          <w:lang w:val="en-US"/>
        </w:rPr>
        <w:t>[19]</w:t>
      </w:r>
      <w:r w:rsidR="00855297" w:rsidRPr="00373A9F">
        <w:rPr>
          <w:lang w:val="en-US"/>
        </w:rPr>
        <w:fldChar w:fldCharType="end"/>
      </w:r>
      <w:r w:rsidR="008F5D7E" w:rsidRPr="00CE25AF">
        <w:rPr>
          <w:lang w:val="en-US"/>
        </w:rPr>
        <w:t xml:space="preserve"> </w:t>
      </w:r>
      <w:r w:rsidRPr="00CE25AF">
        <w:rPr>
          <w:lang w:val="en-US"/>
        </w:rPr>
        <w:t>present</w:t>
      </w:r>
      <w:r w:rsidR="00AF6678" w:rsidRPr="00CE25AF">
        <w:rPr>
          <w:lang w:val="en-US"/>
        </w:rPr>
        <w:t>s</w:t>
      </w:r>
      <w:r w:rsidRPr="00CE25AF">
        <w:rPr>
          <w:lang w:val="en-US"/>
        </w:rPr>
        <w:t xml:space="preserve"> a rough, logical view of the </w:t>
      </w:r>
      <w:r w:rsidR="003702DB" w:rsidRPr="00CE25AF">
        <w:rPr>
          <w:lang w:val="en-US"/>
        </w:rPr>
        <w:t>Asset Administration Shell</w:t>
      </w:r>
      <w:r w:rsidRPr="00CE25AF">
        <w:rPr>
          <w:lang w:val="en-US"/>
        </w:rPr>
        <w:t xml:space="preserve">’s structure. The </w:t>
      </w:r>
      <w:r w:rsidR="003702DB" w:rsidRPr="00CE25AF">
        <w:rPr>
          <w:lang w:val="en-US"/>
        </w:rPr>
        <w:t>Asset Administration Shell</w:t>
      </w:r>
      <w:r w:rsidRPr="00CE25AF">
        <w:rPr>
          <w:lang w:val="en-US"/>
        </w:rPr>
        <w:t xml:space="preserve"> – shown in blue </w:t>
      </w:r>
      <w:r w:rsidR="005A570B" w:rsidRPr="00CE25AF">
        <w:rPr>
          <w:noProof/>
          <w:lang w:val="en-US" w:eastAsia="en-US"/>
        </w:rPr>
        <mc:AlternateContent>
          <mc:Choice Requires="wps">
            <w:drawing>
              <wp:inline distT="0" distB="0" distL="0" distR="0" wp14:anchorId="21664A88" wp14:editId="54E25E42">
                <wp:extent cx="171450" cy="123825"/>
                <wp:effectExtent l="11430" t="12065" r="17145" b="16510"/>
                <wp:docPr id="44" name="Rechtec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23825"/>
                        </a:xfrm>
                        <a:prstGeom prst="rect">
                          <a:avLst/>
                        </a:prstGeom>
                        <a:solidFill>
                          <a:srgbClr val="5B9BD5"/>
                        </a:solidFill>
                        <a:ln w="19050">
                          <a:solidFill>
                            <a:srgbClr val="2E74B5"/>
                          </a:solidFill>
                          <a:miter lim="800000"/>
                          <a:headEnd/>
                          <a:tailEnd/>
                        </a:ln>
                      </wps:spPr>
                      <wps:bodyPr rot="0" vert="horz" wrap="square" lIns="91440" tIns="45720" rIns="91440" bIns="45720" anchor="t" anchorCtr="0" upright="1">
                        <a:noAutofit/>
                      </wps:bodyPr>
                    </wps:wsp>
                  </a:graphicData>
                </a:graphic>
              </wp:inline>
            </w:drawing>
          </mc:Choice>
          <mc:Fallback xmlns:oel="http://schemas.microsoft.com/office/2019/extlst">
            <w:pict>
              <v:rect w14:anchorId="43A2C16F" id="Rechteck 3" o:spid="_x0000_s1026" style="width:13.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" fillcolor="#5b9bd5" strokecolor="#2e74b5" strokeweight="1.5pt">
                <w10:anchorlock/>
              </v:rect>
            </w:pict>
          </mc:Fallback>
        </mc:AlternateContent>
      </w:r>
      <w:r w:rsidRPr="00CE25AF">
        <w:rPr>
          <w:lang w:val="en-US"/>
        </w:rPr>
        <w:t xml:space="preserve"> in the following figure – comprises different sets of information. Both the asset and the </w:t>
      </w:r>
      <w:r w:rsidR="0089433B" w:rsidRPr="00CE25AF">
        <w:rPr>
          <w:lang w:val="en-US"/>
        </w:rPr>
        <w:t>Administration Shell</w:t>
      </w:r>
      <w:r w:rsidRPr="00CE25AF">
        <w:rPr>
          <w:lang w:val="en-US"/>
        </w:rPr>
        <w:t xml:space="preserve"> are identified by a globally unique identifier. It comprises a number of </w:t>
      </w:r>
      <w:proofErr w:type="spellStart"/>
      <w:r w:rsidRPr="00CE25AF">
        <w:rPr>
          <w:lang w:val="en-US"/>
        </w:rPr>
        <w:t>submodels</w:t>
      </w:r>
      <w:proofErr w:type="spellEnd"/>
      <w:r w:rsidR="00AF6678" w:rsidRPr="00CE25AF">
        <w:rPr>
          <w:lang w:val="en-US"/>
        </w:rPr>
        <w:t xml:space="preserve">, which characterize </w:t>
      </w:r>
      <w:r w:rsidRPr="00CE25AF">
        <w:rPr>
          <w:lang w:val="en-US"/>
        </w:rPr>
        <w:t xml:space="preserve">the </w:t>
      </w:r>
      <w:r w:rsidR="003702DB" w:rsidRPr="00CE25AF">
        <w:rPr>
          <w:lang w:val="en-US"/>
        </w:rPr>
        <w:t>Asset Administration Shell</w:t>
      </w:r>
      <w:r w:rsidRPr="00CE25AF">
        <w:rPr>
          <w:lang w:val="en-US"/>
        </w:rPr>
        <w:t xml:space="preserve">. </w:t>
      </w:r>
    </w:p>
    <w:p w14:paraId="7458071D" w14:textId="5B0A9554" w:rsidR="00553CD2" w:rsidRPr="00CE25AF" w:rsidRDefault="00553CD2" w:rsidP="00110904">
      <w:pPr>
        <w:pStyle w:val="Caption"/>
      </w:pPr>
      <w:bookmarkStart w:id="3742" w:name="_Toc125537885"/>
      <w:r w:rsidRPr="00CE25AF">
        <w:lastRenderedPageBreak/>
        <w:t xml:space="preserve">Figure </w:t>
      </w:r>
      <w:r w:rsidR="00561536">
        <w:fldChar w:fldCharType="begin"/>
      </w:r>
      <w:r w:rsidR="00561536">
        <w:instrText xml:space="preserve"> SEQ Figure \* ARABIC </w:instrText>
      </w:r>
      <w:r w:rsidR="00561536">
        <w:fldChar w:fldCharType="separate"/>
      </w:r>
      <w:r w:rsidR="00F511DE">
        <w:rPr>
          <w:noProof/>
        </w:rPr>
        <w:t>62</w:t>
      </w:r>
      <w:r w:rsidR="00561536">
        <w:fldChar w:fldCharType="end"/>
      </w:r>
      <w:r w:rsidRPr="00CE25AF">
        <w:t xml:space="preserve"> Basic </w:t>
      </w:r>
      <w:r w:rsidR="004A0379" w:rsidRPr="00CE25AF">
        <w:t>S</w:t>
      </w:r>
      <w:r w:rsidRPr="00CE25AF">
        <w:t xml:space="preserve">tructure of the </w:t>
      </w:r>
      <w:r w:rsidR="00D774D7" w:rsidRPr="00CE25AF">
        <w:t>Asset Administration</w:t>
      </w:r>
      <w:r w:rsidR="0089433B" w:rsidRPr="00CE25AF">
        <w:t xml:space="preserve"> Shell</w:t>
      </w:r>
      <w:bookmarkEnd w:id="3742"/>
    </w:p>
    <w:p w14:paraId="7015CAA2" w14:textId="77777777" w:rsidR="007F0E9E" w:rsidRPr="00CE25AF" w:rsidRDefault="00687495" w:rsidP="006E71A7">
      <w:pPr>
        <w:pStyle w:val="Figure"/>
        <w:rPr>
          <w:lang w:val="en-US"/>
        </w:rPr>
      </w:pPr>
      <w:r w:rsidRPr="00CE25AF">
        <w:rPr>
          <w:lang w:val="en-US" w:eastAsia="en-US"/>
        </w:rPr>
        <w:drawing>
          <wp:inline distT="0" distB="0" distL="0" distR="0" wp14:anchorId="6C45FB60" wp14:editId="53C98603">
            <wp:extent cx="6120765" cy="422919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6120765" cy="4229193"/>
                    </a:xfrm>
                    <a:prstGeom prst="rect">
                      <a:avLst/>
                    </a:prstGeom>
                    <a:noFill/>
                    <a:ln>
                      <a:noFill/>
                    </a:ln>
                  </pic:spPr>
                </pic:pic>
              </a:graphicData>
            </a:graphic>
          </wp:inline>
        </w:drawing>
      </w:r>
      <w:r w:rsidR="007F0E9E" w:rsidRPr="00CE25AF">
        <w:rPr>
          <w:lang w:val="en-US"/>
        </w:rPr>
        <w:t xml:space="preserve"> </w:t>
      </w:r>
    </w:p>
    <w:p w14:paraId="0F0BA6A9" w14:textId="77777777" w:rsidR="00553CD2" w:rsidRPr="00CE25AF" w:rsidRDefault="00553CD2" w:rsidP="001B5277">
      <w:pPr>
        <w:rPr>
          <w:lang w:val="en-US"/>
        </w:rPr>
      </w:pPr>
    </w:p>
    <w:p w14:paraId="4D0553F8" w14:textId="7F3DD207" w:rsidR="007F0E9E" w:rsidRPr="00CE25AF" w:rsidRDefault="007F0E9E" w:rsidP="001B5277">
      <w:pPr>
        <w:rPr>
          <w:lang w:val="en-US"/>
        </w:rPr>
      </w:pPr>
      <w:r w:rsidRPr="00CE25AF">
        <w:rPr>
          <w:lang w:val="en-US"/>
        </w:rPr>
        <w:t>Properties, data</w:t>
      </w:r>
      <w:r w:rsidR="00AF6678" w:rsidRPr="00CE25AF">
        <w:rPr>
          <w:lang w:val="en-US"/>
        </w:rPr>
        <w:t>,</w:t>
      </w:r>
      <w:r w:rsidRPr="00CE25AF">
        <w:rPr>
          <w:lang w:val="en-US"/>
        </w:rPr>
        <w:t xml:space="preserve"> and functions will contain information</w:t>
      </w:r>
      <w:r w:rsidR="00AF6678" w:rsidRPr="00CE25AF">
        <w:rPr>
          <w:lang w:val="en-US"/>
        </w:rPr>
        <w:t xml:space="preserve"> that </w:t>
      </w:r>
      <w:r w:rsidRPr="00CE25AF">
        <w:rPr>
          <w:lang w:val="en-US"/>
        </w:rPr>
        <w:t>not every partner within a value-added network or even within an organi</w:t>
      </w:r>
      <w:r w:rsidR="00271522" w:rsidRPr="00CE25AF">
        <w:rPr>
          <w:lang w:val="en-US"/>
        </w:rPr>
        <w:t>z</w:t>
      </w:r>
      <w:r w:rsidRPr="00CE25AF">
        <w:rPr>
          <w:lang w:val="en-US"/>
        </w:rPr>
        <w:t>ational unit should be able to access</w:t>
      </w:r>
      <w:r w:rsidR="00AF6678" w:rsidRPr="00CE25AF">
        <w:rPr>
          <w:lang w:val="en-US"/>
        </w:rPr>
        <w:t xml:space="preserve">; its </w:t>
      </w:r>
      <w:r w:rsidRPr="00CE25AF">
        <w:rPr>
          <w:lang w:val="en-US"/>
        </w:rPr>
        <w:t xml:space="preserve">integrity and availability should be guaranteed. </w:t>
      </w:r>
      <w:r w:rsidR="00D774D7" w:rsidRPr="00CE25AF">
        <w:rPr>
          <w:lang w:val="en-US"/>
        </w:rPr>
        <w:t>Therefore,</w:t>
      </w:r>
      <w:r w:rsidRPr="00CE25AF">
        <w:rPr>
          <w:lang w:val="en-US"/>
        </w:rPr>
        <w:t xml:space="preserve"> the structure of the </w:t>
      </w:r>
      <w:r w:rsidR="0089433B" w:rsidRPr="00CE25AF">
        <w:rPr>
          <w:lang w:val="en-US"/>
        </w:rPr>
        <w:t>Administration Shell</w:t>
      </w:r>
      <w:r w:rsidRPr="00CE25AF">
        <w:rPr>
          <w:lang w:val="en-US"/>
        </w:rPr>
        <w:t xml:space="preserve"> shall be able to handle aspects such as access protection, visibility, identity</w:t>
      </w:r>
      <w:r w:rsidR="00AF6678" w:rsidRPr="00CE25AF">
        <w:rPr>
          <w:lang w:val="en-US"/>
        </w:rPr>
        <w:t>,</w:t>
      </w:r>
      <w:r w:rsidRPr="00CE25AF">
        <w:rPr>
          <w:lang w:val="en-US"/>
        </w:rPr>
        <w:t xml:space="preserve"> and rights management, confidentiality</w:t>
      </w:r>
      <w:r w:rsidR="00AF6678" w:rsidRPr="00CE25AF">
        <w:rPr>
          <w:lang w:val="en-US"/>
        </w:rPr>
        <w:t>,</w:t>
      </w:r>
      <w:r w:rsidRPr="00CE25AF">
        <w:rPr>
          <w:lang w:val="en-US"/>
        </w:rPr>
        <w:t xml:space="preserve"> and integrity. Information security needs to be respected and has to be aligned with an overall security concept. </w:t>
      </w:r>
      <w:r w:rsidR="00AF6678" w:rsidRPr="00CE25AF">
        <w:rPr>
          <w:lang w:val="en-US"/>
        </w:rPr>
        <w:t>Security i</w:t>
      </w:r>
      <w:r w:rsidRPr="00CE25AF">
        <w:rPr>
          <w:lang w:val="en-US"/>
        </w:rPr>
        <w:t>mplementation must go together with the implementation of other components of an overall system.</w:t>
      </w:r>
    </w:p>
    <w:p w14:paraId="6073423C" w14:textId="7B3E9B49" w:rsidR="007F0E9E" w:rsidRPr="00CE25AF" w:rsidRDefault="007F0E9E" w:rsidP="001B5277">
      <w:pPr>
        <w:rPr>
          <w:bCs/>
          <w:lang w:val="en-US"/>
        </w:rPr>
      </w:pPr>
      <w:r w:rsidRPr="00CE25AF">
        <w:rPr>
          <w:lang w:val="en-US"/>
        </w:rPr>
        <w:t xml:space="preserve">Each </w:t>
      </w:r>
      <w:proofErr w:type="spellStart"/>
      <w:r w:rsidRPr="00CE25AF">
        <w:rPr>
          <w:lang w:val="en-US"/>
        </w:rPr>
        <w:t>submodel</w:t>
      </w:r>
      <w:proofErr w:type="spellEnd"/>
      <w:r w:rsidRPr="00CE25AF">
        <w:rPr>
          <w:lang w:val="en-US"/>
        </w:rPr>
        <w:t xml:space="preserve"> contains a structured quantity of properties that can refer to data and functions. A </w:t>
      </w:r>
      <w:r w:rsidR="001B1C02" w:rsidRPr="00CE25AF">
        <w:rPr>
          <w:lang w:val="en-US"/>
        </w:rPr>
        <w:t>standardized</w:t>
      </w:r>
      <w:r w:rsidRPr="00CE25AF">
        <w:rPr>
          <w:lang w:val="en-US"/>
        </w:rPr>
        <w:t xml:space="preserve"> format based on IEC 61360-1/ ISO 13584-42 is envisaged for the properties. </w:t>
      </w:r>
      <w:r w:rsidR="00AF6678" w:rsidRPr="00CE25AF">
        <w:rPr>
          <w:lang w:val="en-US"/>
        </w:rPr>
        <w:t>P</w:t>
      </w:r>
      <w:r w:rsidRPr="00CE25AF">
        <w:rPr>
          <w:lang w:val="en-US"/>
        </w:rPr>
        <w:t xml:space="preserve">roperty value definition shall follow the same principles as ISO 29002-10 and IEC 62832-2. Data and functions may be available in various complementary formats. </w:t>
      </w:r>
    </w:p>
    <w:p w14:paraId="40C0DC47" w14:textId="26524488" w:rsidR="007F0E9E" w:rsidRPr="00CE25AF" w:rsidRDefault="007F0E9E" w:rsidP="001B5277">
      <w:pPr>
        <w:rPr>
          <w:bCs/>
          <w:lang w:val="en-US"/>
        </w:rPr>
      </w:pPr>
      <w:r w:rsidRPr="00CE25AF">
        <w:rPr>
          <w:lang w:val="en-US"/>
        </w:rPr>
        <w:t xml:space="preserve">The properties of all the </w:t>
      </w:r>
      <w:proofErr w:type="spellStart"/>
      <w:r w:rsidRPr="00CE25AF">
        <w:rPr>
          <w:lang w:val="en-US"/>
        </w:rPr>
        <w:t>submodels</w:t>
      </w:r>
      <w:proofErr w:type="spellEnd"/>
      <w:r w:rsidRPr="00CE25AF">
        <w:rPr>
          <w:lang w:val="en-US"/>
        </w:rPr>
        <w:t xml:space="preserve"> therefore result in a constantly readable key information </w:t>
      </w:r>
      <w:r w:rsidR="00AF6678" w:rsidRPr="00CE25AF">
        <w:rPr>
          <w:rStyle w:val="CommentReference"/>
          <w:sz w:val="22"/>
          <w:lang w:val="en-US"/>
        </w:rPr>
        <w:t>d</w:t>
      </w:r>
      <w:r w:rsidR="00AF6678" w:rsidRPr="00CE25AF">
        <w:rPr>
          <w:lang w:val="en-US"/>
        </w:rPr>
        <w:t xml:space="preserve">irectory </w:t>
      </w:r>
      <w:r w:rsidRPr="00CE25AF">
        <w:rPr>
          <w:lang w:val="en-US"/>
        </w:rPr>
        <w:t xml:space="preserve">of the </w:t>
      </w:r>
      <w:r w:rsidR="0089433B" w:rsidRPr="00CE25AF">
        <w:rPr>
          <w:lang w:val="en-US"/>
        </w:rPr>
        <w:t>Administration Shell</w:t>
      </w:r>
      <w:r w:rsidRPr="00CE25AF">
        <w:rPr>
          <w:lang w:val="en-US"/>
        </w:rPr>
        <w:t xml:space="preserve"> and </w:t>
      </w:r>
      <w:r w:rsidR="007B2DC5" w:rsidRPr="00CE25AF">
        <w:rPr>
          <w:lang w:val="en-US"/>
        </w:rPr>
        <w:t>hence</w:t>
      </w:r>
      <w:r w:rsidRPr="00CE25AF">
        <w:rPr>
          <w:lang w:val="en-US"/>
        </w:rPr>
        <w:t xml:space="preserve"> of the I4.0 component. To enable binding semantics, </w:t>
      </w:r>
      <w:r w:rsidR="0089433B" w:rsidRPr="00CE25AF">
        <w:rPr>
          <w:lang w:val="en-US"/>
        </w:rPr>
        <w:t>Administration Shell</w:t>
      </w:r>
      <w:r w:rsidRPr="00CE25AF">
        <w:rPr>
          <w:lang w:val="en-US"/>
        </w:rPr>
        <w:t xml:space="preserve">s, assets, </w:t>
      </w:r>
      <w:proofErr w:type="spellStart"/>
      <w:r w:rsidRPr="00CE25AF">
        <w:rPr>
          <w:lang w:val="en-US"/>
        </w:rPr>
        <w:t>submodels</w:t>
      </w:r>
      <w:proofErr w:type="spellEnd"/>
      <w:r w:rsidR="007B2DC5" w:rsidRPr="00CE25AF">
        <w:rPr>
          <w:lang w:val="en-US"/>
        </w:rPr>
        <w:t>,</w:t>
      </w:r>
      <w:r w:rsidRPr="00CE25AF">
        <w:rPr>
          <w:lang w:val="en-US"/>
        </w:rPr>
        <w:t xml:space="preserve"> and properties must all be clearly identified.</w:t>
      </w:r>
      <w:r w:rsidR="00381B08">
        <w:rPr>
          <w:lang w:val="en-US"/>
        </w:rPr>
        <w:t xml:space="preserve"> For identification of these element the following types of global identifiers are allowed: </w:t>
      </w:r>
      <w:r w:rsidRPr="00CE25AF">
        <w:rPr>
          <w:lang w:val="en-US"/>
        </w:rPr>
        <w:t>IRDI</w:t>
      </w:r>
      <w:r w:rsidR="00381B08">
        <w:rPr>
          <w:lang w:val="en-US"/>
        </w:rPr>
        <w:t>s</w:t>
      </w:r>
      <w:r w:rsidRPr="00CE25AF">
        <w:rPr>
          <w:lang w:val="en-US"/>
        </w:rPr>
        <w:t xml:space="preserve"> (</w:t>
      </w:r>
      <w:r w:rsidR="00381B08">
        <w:rPr>
          <w:lang w:val="en-US"/>
        </w:rPr>
        <w:t>used for example</w:t>
      </w:r>
      <w:r w:rsidRPr="00CE25AF">
        <w:rPr>
          <w:lang w:val="en-US"/>
        </w:rPr>
        <w:t xml:space="preserve"> in ISO TS 29002-5, </w:t>
      </w:r>
      <w:r w:rsidR="001D4568" w:rsidRPr="00CE25AF">
        <w:rPr>
          <w:lang w:val="en-US"/>
        </w:rPr>
        <w:t>ECLASS</w:t>
      </w:r>
      <w:r w:rsidRPr="00CE25AF">
        <w:rPr>
          <w:lang w:val="en-US"/>
        </w:rPr>
        <w:t xml:space="preserve"> and IEC</w:t>
      </w:r>
      <w:r w:rsidR="00381B08">
        <w:rPr>
          <w:lang w:val="en-US"/>
        </w:rPr>
        <w:t xml:space="preserve"> CDD</w:t>
      </w:r>
      <w:r w:rsidRPr="00CE25AF">
        <w:rPr>
          <w:lang w:val="en-US"/>
        </w:rPr>
        <w:t xml:space="preserve">) and </w:t>
      </w:r>
      <w:r w:rsidR="00381B08">
        <w:rPr>
          <w:lang w:val="en-US"/>
        </w:rPr>
        <w:t>I</w:t>
      </w:r>
      <w:r w:rsidRPr="00CE25AF">
        <w:rPr>
          <w:lang w:val="en-US"/>
        </w:rPr>
        <w:t>RIs (</w:t>
      </w:r>
      <w:r w:rsidR="00381B08" w:rsidRPr="002670C6">
        <w:rPr>
          <w:lang w:val="en-US"/>
        </w:rPr>
        <w:t>Internationalized Resource Identifier</w:t>
      </w:r>
      <w:r w:rsidRPr="00CE25AF">
        <w:rPr>
          <w:lang w:val="en-US"/>
        </w:rPr>
        <w:t xml:space="preserve">, </w:t>
      </w:r>
      <w:r w:rsidR="00381B08">
        <w:rPr>
          <w:lang w:val="en-US"/>
        </w:rPr>
        <w:t>used for example in</w:t>
      </w:r>
      <w:r w:rsidRPr="00CE25AF">
        <w:rPr>
          <w:lang w:val="en-US"/>
        </w:rPr>
        <w:t xml:space="preserve"> ontologies).</w:t>
      </w:r>
    </w:p>
    <w:p w14:paraId="41CF5986" w14:textId="5254F0F5" w:rsidR="007F0E9E" w:rsidRPr="00CE25AF" w:rsidRDefault="007F0E9E" w:rsidP="001B5277">
      <w:pPr>
        <w:rPr>
          <w:lang w:val="en-US"/>
        </w:rPr>
      </w:pPr>
      <w:r w:rsidRPr="00CE25AF">
        <w:rPr>
          <w:lang w:val="en-US"/>
        </w:rPr>
        <w:t xml:space="preserve">It should be possible to filter elements of the </w:t>
      </w:r>
      <w:r w:rsidR="0089433B" w:rsidRPr="00CE25AF">
        <w:rPr>
          <w:lang w:val="en-US"/>
        </w:rPr>
        <w:t>Administration Shell</w:t>
      </w:r>
      <w:r w:rsidRPr="00CE25AF">
        <w:rPr>
          <w:lang w:val="en-US"/>
        </w:rPr>
        <w:t xml:space="preserve"> or </w:t>
      </w:r>
      <w:proofErr w:type="spellStart"/>
      <w:r w:rsidRPr="00CE25AF">
        <w:rPr>
          <w:lang w:val="en-US"/>
        </w:rPr>
        <w:t>submodels</w:t>
      </w:r>
      <w:proofErr w:type="spellEnd"/>
      <w:r w:rsidRPr="00CE25AF">
        <w:rPr>
          <w:lang w:val="en-US"/>
        </w:rPr>
        <w:t xml:space="preserve"> according to different given views </w:t>
      </w:r>
      <w:r w:rsidR="007B2DC5" w:rsidRPr="00CE25AF">
        <w:rPr>
          <w:lang w:val="en-US"/>
        </w:rPr>
        <w:t>(see e</w:t>
      </w:r>
      <w:r w:rsidRPr="00CE25AF">
        <w:rPr>
          <w:lang w:val="en-US"/>
        </w:rPr>
        <w:t xml:space="preserve">xample C.4 in </w:t>
      </w:r>
      <w:r w:rsidR="00855297" w:rsidRPr="00373A9F">
        <w:rPr>
          <w:lang w:val="en-US"/>
        </w:rPr>
        <w:fldChar w:fldCharType="begin"/>
      </w:r>
      <w:r w:rsidR="008F5D7E" w:rsidRPr="00CE25AF">
        <w:rPr>
          <w:lang w:val="en-US"/>
        </w:rPr>
        <w:instrText xml:space="preserve"> REF trilatAAS_18 \h </w:instrText>
      </w:r>
      <w:r w:rsidR="00855297" w:rsidRPr="00373A9F">
        <w:rPr>
          <w:lang w:val="en-US"/>
        </w:rPr>
      </w:r>
      <w:r w:rsidR="00855297" w:rsidRPr="00373A9F">
        <w:rPr>
          <w:lang w:val="en-US"/>
        </w:rPr>
        <w:fldChar w:fldCharType="separate"/>
      </w:r>
      <w:r w:rsidR="00F511DE" w:rsidRPr="00CE25AF">
        <w:rPr>
          <w:lang w:val="en-US"/>
        </w:rPr>
        <w:t>[19]</w:t>
      </w:r>
      <w:r w:rsidR="00855297" w:rsidRPr="00373A9F">
        <w:rPr>
          <w:lang w:val="en-US"/>
        </w:rPr>
        <w:fldChar w:fldCharType="end"/>
      </w:r>
      <w:r w:rsidRPr="00CE25AF">
        <w:rPr>
          <w:lang w:val="en-US"/>
        </w:rPr>
        <w:t>). This facilitates different perspectives or use</w:t>
      </w:r>
      <w:r w:rsidR="007B2DC5" w:rsidRPr="00CE25AF">
        <w:rPr>
          <w:lang w:val="en-US"/>
        </w:rPr>
        <w:t xml:space="preserve"> </w:t>
      </w:r>
      <w:r w:rsidRPr="00CE25AF">
        <w:rPr>
          <w:lang w:val="en-US"/>
        </w:rPr>
        <w:t xml:space="preserve">cases </w:t>
      </w:r>
      <w:r w:rsidR="007B2DC5" w:rsidRPr="00CE25AF">
        <w:rPr>
          <w:lang w:val="en-US"/>
        </w:rPr>
        <w:t xml:space="preserve">to </w:t>
      </w:r>
      <w:r w:rsidR="00381B08">
        <w:rPr>
          <w:lang w:val="en-US"/>
        </w:rPr>
        <w:t>access</w:t>
      </w:r>
      <w:r w:rsidR="007B2DC5" w:rsidRPr="00CE25AF">
        <w:rPr>
          <w:lang w:val="en-US"/>
        </w:rPr>
        <w:t xml:space="preserve"> the </w:t>
      </w:r>
      <w:r w:rsidR="0089433B" w:rsidRPr="00CE25AF">
        <w:rPr>
          <w:lang w:val="en-US"/>
        </w:rPr>
        <w:t>Administration Shell</w:t>
      </w:r>
      <w:r w:rsidRPr="00CE25AF">
        <w:rPr>
          <w:lang w:val="en-US"/>
        </w:rPr>
        <w:t>'s information.</w:t>
      </w:r>
    </w:p>
    <w:p w14:paraId="4AAA3954" w14:textId="77777777" w:rsidR="00E441F8" w:rsidRPr="00CE25AF" w:rsidRDefault="00E441F8" w:rsidP="001B5277">
      <w:pPr>
        <w:rPr>
          <w:color w:val="004377"/>
          <w:spacing w:val="15"/>
          <w:sz w:val="28"/>
          <w:szCs w:val="22"/>
          <w:lang w:val="en-US"/>
        </w:rPr>
      </w:pPr>
      <w:r w:rsidRPr="00CE25AF">
        <w:rPr>
          <w:lang w:val="en-US"/>
        </w:rPr>
        <w:br w:type="page"/>
      </w:r>
    </w:p>
    <w:p w14:paraId="3C99BC8E" w14:textId="77777777" w:rsidR="0011439E" w:rsidRPr="00373A9F" w:rsidRDefault="0011439E" w:rsidP="004D3EEC">
      <w:pPr>
        <w:pStyle w:val="Anhang2"/>
      </w:pPr>
      <w:bookmarkStart w:id="3743" w:name="_Ref490211629"/>
      <w:bookmarkStart w:id="3744" w:name="_Toc510190031"/>
      <w:bookmarkStart w:id="3745" w:name="_Toc511579030"/>
      <w:bookmarkStart w:id="3746" w:name="_Toc54815888"/>
      <w:bookmarkStart w:id="3747" w:name="_Toc125227947"/>
      <w:bookmarkStart w:id="3748" w:name="_Toc125537734"/>
      <w:bookmarkStart w:id="3749" w:name="_Ref516754314"/>
      <w:bookmarkStart w:id="3750" w:name="_Toc54816336"/>
      <w:bookmarkStart w:id="3751" w:name="_Ref56775739"/>
      <w:bookmarkStart w:id="3752" w:name="_Ref91705726"/>
      <w:bookmarkStart w:id="3753" w:name="_Ref103182738"/>
      <w:r w:rsidRPr="00373A9F">
        <w:lastRenderedPageBreak/>
        <w:t>How Are New Identifiers Created?</w:t>
      </w:r>
      <w:bookmarkEnd w:id="3743"/>
      <w:bookmarkEnd w:id="3744"/>
      <w:bookmarkEnd w:id="3745"/>
      <w:bookmarkEnd w:id="3746"/>
      <w:bookmarkEnd w:id="3747"/>
      <w:bookmarkEnd w:id="3748"/>
    </w:p>
    <w:p w14:paraId="70E377D6" w14:textId="50E5D92B" w:rsidR="0011439E" w:rsidRPr="00CE25AF" w:rsidRDefault="0011439E" w:rsidP="0011439E">
      <w:pPr>
        <w:rPr>
          <w:lang w:val="en-US"/>
        </w:rPr>
      </w:pPr>
      <w:r w:rsidRPr="00CE25AF">
        <w:rPr>
          <w:lang w:val="en-US"/>
        </w:rPr>
        <w:t xml:space="preserve">Following the different identification types from </w:t>
      </w:r>
      <w:r w:rsidRPr="00AA7226">
        <w:rPr>
          <w:lang w:val="en-US"/>
        </w:rPr>
        <w:t>Clause</w:t>
      </w:r>
      <w:r w:rsidRPr="00CE25AF">
        <w:rPr>
          <w:lang w:val="en-US"/>
        </w:rPr>
        <w:t xml:space="preserve"> </w:t>
      </w:r>
      <w:r w:rsidRPr="00373A9F">
        <w:rPr>
          <w:lang w:val="en-US"/>
        </w:rPr>
        <w:fldChar w:fldCharType="begin"/>
      </w:r>
      <w:r w:rsidRPr="00CE25AF">
        <w:rPr>
          <w:lang w:val="en-US"/>
        </w:rPr>
        <w:instrText xml:space="preserve"> REF _Ref528964629 \r \h </w:instrText>
      </w:r>
      <w:r w:rsidRPr="00373A9F">
        <w:rPr>
          <w:lang w:val="en-US"/>
        </w:rPr>
      </w:r>
      <w:r w:rsidRPr="00373A9F">
        <w:rPr>
          <w:lang w:val="en-US"/>
        </w:rPr>
        <w:fldChar w:fldCharType="separate"/>
      </w:r>
      <w:r w:rsidR="00F511DE">
        <w:rPr>
          <w:lang w:val="en-US"/>
        </w:rPr>
        <w:t>4.3.4</w:t>
      </w:r>
      <w:r w:rsidRPr="00373A9F">
        <w:rPr>
          <w:lang w:val="en-US"/>
        </w:rPr>
        <w:fldChar w:fldCharType="end"/>
      </w:r>
      <w:r w:rsidRPr="00CE25AF">
        <w:rPr>
          <w:lang w:val="en-US"/>
        </w:rPr>
        <w:t>, it can be stated</w:t>
      </w:r>
      <w:r w:rsidR="00CE25AF" w:rsidRPr="00CE25AF">
        <w:rPr>
          <w:lang w:val="en-US"/>
        </w:rPr>
        <w:t xml:space="preserve"> that:</w:t>
      </w:r>
    </w:p>
    <w:p w14:paraId="61794E4B" w14:textId="563D53F6" w:rsidR="0011439E" w:rsidRPr="00CE25AF" w:rsidRDefault="0011439E" w:rsidP="00FD7BFD">
      <w:pPr>
        <w:pStyle w:val="ListParagraph"/>
        <w:numPr>
          <w:ilvl w:val="0"/>
          <w:numId w:val="62"/>
        </w:numPr>
      </w:pPr>
      <w:r w:rsidRPr="00CE25AF">
        <w:t>IRDIs are assumed to already exist</w:t>
      </w:r>
      <w:r w:rsidR="00CE25AF" w:rsidRPr="00CE25AF">
        <w:t xml:space="preserve"> due to </w:t>
      </w:r>
      <w:r w:rsidRPr="00CE25AF">
        <w:t>an external specification and standardization process</w:t>
      </w:r>
      <w:r w:rsidR="00CE25AF" w:rsidRPr="00CE25AF">
        <w:t xml:space="preserve"> in </w:t>
      </w:r>
      <w:r w:rsidRPr="00CE25AF">
        <w:t xml:space="preserve">the creation of a certain Administration Shell. </w:t>
      </w:r>
      <w:r w:rsidR="00CE25AF" w:rsidRPr="00CE25AF">
        <w:t xml:space="preserve">To bring </w:t>
      </w:r>
      <w:r w:rsidRPr="00CE25AF">
        <w:t xml:space="preserve">such IRDI identifiers to life, </w:t>
      </w:r>
      <w:r w:rsidR="00CE25AF" w:rsidRPr="00CE25AF">
        <w:t xml:space="preserve">please </w:t>
      </w:r>
      <w:r w:rsidRPr="00CE25AF">
        <w:t xml:space="preserve">refer to </w:t>
      </w:r>
      <w:r w:rsidRPr="00AA7226">
        <w:t>Clause</w:t>
      </w:r>
      <w:r w:rsidRPr="00CE25AF">
        <w:t xml:space="preserve"> </w:t>
      </w:r>
      <w:r w:rsidRPr="00373A9F">
        <w:fldChar w:fldCharType="begin"/>
      </w:r>
      <w:r w:rsidRPr="00CE25AF">
        <w:instrText xml:space="preserve"> REF _Ref25153083 \r \h </w:instrText>
      </w:r>
      <w:r w:rsidRPr="00373A9F">
        <w:fldChar w:fldCharType="separate"/>
      </w:r>
      <w:r w:rsidR="00F511DE">
        <w:t>5</w:t>
      </w:r>
      <w:r w:rsidRPr="00373A9F">
        <w:fldChar w:fldCharType="end"/>
      </w:r>
      <w:r w:rsidRPr="00CE25AF">
        <w:t xml:space="preserve"> of th</w:t>
      </w:r>
      <w:r w:rsidR="00CE25AF" w:rsidRPr="00CE25AF">
        <w:t>is</w:t>
      </w:r>
      <w:r w:rsidRPr="00CE25AF">
        <w:t xml:space="preserve"> document </w:t>
      </w:r>
      <w:r w:rsidRPr="00373A9F">
        <w:fldChar w:fldCharType="begin"/>
      </w:r>
      <w:r w:rsidRPr="00CE25AF">
        <w:instrText xml:space="preserve"> REF AASStruct_4 \h </w:instrText>
      </w:r>
      <w:r w:rsidRPr="00373A9F">
        <w:fldChar w:fldCharType="separate"/>
      </w:r>
      <w:r w:rsidR="00F511DE" w:rsidRPr="00CE25AF">
        <w:t>[4]</w:t>
      </w:r>
      <w:r w:rsidRPr="00373A9F">
        <w:fldChar w:fldCharType="end"/>
      </w:r>
      <w:r w:rsidRPr="00CE25AF">
        <w:t>.</w:t>
      </w:r>
    </w:p>
    <w:p w14:paraId="05BD6F56" w14:textId="21523242" w:rsidR="0011439E" w:rsidRPr="00CE25AF" w:rsidRDefault="0011439E" w:rsidP="00FD7BFD">
      <w:pPr>
        <w:pStyle w:val="ListParagraph"/>
        <w:numPr>
          <w:ilvl w:val="0"/>
          <w:numId w:val="62"/>
        </w:numPr>
        <w:rPr>
          <w:bCs/>
        </w:rPr>
      </w:pPr>
      <w:r w:rsidRPr="00CE25AF">
        <w:t xml:space="preserve">URIs and URLs can easily be </w:t>
      </w:r>
      <w:r w:rsidR="00CE25AF" w:rsidRPr="00CE25AF">
        <w:t>created</w:t>
      </w:r>
      <w:r w:rsidRPr="00CE25AF">
        <w:t xml:space="preserve"> by developers</w:t>
      </w:r>
      <w:r w:rsidR="00CE25AF" w:rsidRPr="00CE25AF">
        <w:t xml:space="preserve"> </w:t>
      </w:r>
      <w:r w:rsidRPr="00CE25AF">
        <w:t xml:space="preserve">when </w:t>
      </w:r>
      <w:r w:rsidR="00CE25AF" w:rsidRPr="00CE25AF">
        <w:t>forming</w:t>
      </w:r>
      <w:r w:rsidRPr="00CE25AF">
        <w:t xml:space="preserve"> a certain Administration Shell. All </w:t>
      </w:r>
      <w:r w:rsidR="00CE25AF" w:rsidRPr="00CE25AF">
        <w:t xml:space="preserve">they need </w:t>
      </w:r>
      <w:r w:rsidRPr="00CE25AF">
        <w:t xml:space="preserve">is a valid </w:t>
      </w:r>
      <w:r w:rsidR="00381B08">
        <w:t>authenticated URL</w:t>
      </w:r>
      <w:r w:rsidRPr="00CE25AF">
        <w:t xml:space="preserve">, for example </w:t>
      </w:r>
      <w:r w:rsidR="00381B08">
        <w:t>of</w:t>
      </w:r>
      <w:r w:rsidRPr="00CE25AF">
        <w:t xml:space="preserve"> the company</w:t>
      </w:r>
      <w:r w:rsidR="00CE25AF" w:rsidRPr="00CE25AF">
        <w:t>. They also need to make sure that the domain</w:t>
      </w:r>
      <w:r w:rsidRPr="00CE25AF">
        <w:t xml:space="preserve"> (e.g. admin-shell.io) appended to the host’s name is reserved in a semantically unique way for these identifiers. </w:t>
      </w:r>
      <w:r w:rsidR="00CE25AF" w:rsidRPr="00CE25AF">
        <w:t>T</w:t>
      </w:r>
      <w:r w:rsidRPr="00CE25AF">
        <w:t>his way, each developer can create an arbitrary URI or URL by combining the host name and some chosen path, which only needs to be unique in the developer's organi</w:t>
      </w:r>
      <w:r w:rsidR="00271522" w:rsidRPr="00CE25AF">
        <w:t>z</w:t>
      </w:r>
      <w:r w:rsidRPr="00CE25AF">
        <w:t>ation.</w:t>
      </w:r>
    </w:p>
    <w:p w14:paraId="4F64F2C9" w14:textId="2822BB82" w:rsidR="0011439E" w:rsidRPr="00CE25AF" w:rsidRDefault="0011439E" w:rsidP="00FD7BFD">
      <w:pPr>
        <w:pStyle w:val="ListParagraph"/>
        <w:numPr>
          <w:ilvl w:val="0"/>
          <w:numId w:val="62"/>
        </w:numPr>
        <w:rPr>
          <w:bCs/>
        </w:rPr>
      </w:pPr>
      <w:r w:rsidRPr="00CE25AF">
        <w:t xml:space="preserve">Custom identifiers can also be easily formed by developers. </w:t>
      </w:r>
      <w:r w:rsidR="00CE25AF" w:rsidRPr="00CE25AF">
        <w:t xml:space="preserve">They only need to make sure that </w:t>
      </w:r>
      <w:r w:rsidRPr="00CE25AF">
        <w:t>internal custom identifiers can be clearly distinguished from (a) or (b).</w:t>
      </w:r>
    </w:p>
    <w:p w14:paraId="6EC2D9DD" w14:textId="77777777" w:rsidR="0011439E" w:rsidRPr="00CE25AF" w:rsidRDefault="0011439E" w:rsidP="00FD7BFD">
      <w:pPr>
        <w:pStyle w:val="ListParagraph"/>
        <w:numPr>
          <w:ilvl w:val="0"/>
          <w:numId w:val="62"/>
        </w:numPr>
        <w:rPr>
          <w:bCs/>
        </w:rPr>
      </w:pPr>
      <w:r w:rsidRPr="00CE25AF">
        <w:t>Local identifiers can also be created on the fly. They have to be unique within their namespace.</w:t>
      </w:r>
    </w:p>
    <w:p w14:paraId="2D22DCD3" w14:textId="77777777" w:rsidR="0011439E" w:rsidRPr="00373A9F" w:rsidRDefault="0011439E" w:rsidP="004D3EEC">
      <w:pPr>
        <w:pStyle w:val="Anhang2"/>
      </w:pPr>
      <w:bookmarkStart w:id="3754" w:name="_Ref113811546"/>
      <w:bookmarkStart w:id="3755" w:name="_Toc125227948"/>
      <w:bookmarkStart w:id="3756" w:name="_Toc125537735"/>
      <w:r w:rsidRPr="00373A9F">
        <w:t>Best Practice for Creating URI Identifiers</w:t>
      </w:r>
      <w:bookmarkEnd w:id="3754"/>
      <w:bookmarkEnd w:id="3755"/>
      <w:bookmarkEnd w:id="3756"/>
    </w:p>
    <w:p w14:paraId="2D7E4ADE" w14:textId="5890F6B1" w:rsidR="0011439E" w:rsidRPr="00CE25AF" w:rsidRDefault="0011439E" w:rsidP="0011439E">
      <w:pPr>
        <w:rPr>
          <w:lang w:val="en-US"/>
        </w:rPr>
      </w:pPr>
      <w:r w:rsidRPr="00CE25AF">
        <w:rPr>
          <w:lang w:val="en-US"/>
        </w:rPr>
        <w:t xml:space="preserve">The approach for semantics and interaction for I4.0 components </w:t>
      </w:r>
      <w:r w:rsidRPr="00373A9F">
        <w:rPr>
          <w:lang w:val="en-US"/>
        </w:rPr>
        <w:fldChar w:fldCharType="begin"/>
      </w:r>
      <w:r w:rsidRPr="00CE25AF">
        <w:rPr>
          <w:lang w:val="en-US"/>
        </w:rPr>
        <w:instrText xml:space="preserve"> REF SpracheI40_17 \h </w:instrText>
      </w:r>
      <w:r w:rsidRPr="00373A9F">
        <w:rPr>
          <w:lang w:val="en-US"/>
        </w:rPr>
      </w:r>
      <w:r w:rsidRPr="00373A9F">
        <w:rPr>
          <w:lang w:val="en-US"/>
        </w:rPr>
        <w:fldChar w:fldCharType="separate"/>
      </w:r>
      <w:r w:rsidR="00F511DE" w:rsidRPr="00950C6B">
        <w:t>[18]</w:t>
      </w:r>
      <w:r w:rsidRPr="00373A9F">
        <w:rPr>
          <w:lang w:val="en-US"/>
        </w:rPr>
        <w:fldChar w:fldCharType="end"/>
      </w:r>
      <w:r w:rsidRPr="00CE25AF">
        <w:rPr>
          <w:lang w:val="en-US"/>
        </w:rPr>
        <w:t xml:space="preserve"> suggests the use of the following structure (see </w:t>
      </w:r>
      <w:r w:rsidRPr="00373A9F">
        <w:rPr>
          <w:lang w:val="en-US"/>
        </w:rPr>
        <w:fldChar w:fldCharType="begin"/>
      </w:r>
      <w:r w:rsidRPr="00CE25AF">
        <w:rPr>
          <w:lang w:val="en-US"/>
        </w:rPr>
        <w:instrText xml:space="preserve"> REF _Ref89794706 \h </w:instrText>
      </w:r>
      <w:r w:rsidRPr="00373A9F">
        <w:rPr>
          <w:lang w:val="en-US"/>
        </w:rPr>
      </w:r>
      <w:r w:rsidRPr="00373A9F">
        <w:rPr>
          <w:lang w:val="en-US"/>
        </w:rPr>
        <w:fldChar w:fldCharType="separate"/>
      </w:r>
      <w:r w:rsidR="00F511DE" w:rsidRPr="00CE25AF">
        <w:t xml:space="preserve">Table </w:t>
      </w:r>
      <w:r w:rsidR="00F511DE">
        <w:rPr>
          <w:noProof/>
        </w:rPr>
        <w:t>11</w:t>
      </w:r>
      <w:r w:rsidRPr="00373A9F">
        <w:rPr>
          <w:lang w:val="en-US"/>
        </w:rPr>
        <w:fldChar w:fldCharType="end"/>
      </w:r>
      <w:r w:rsidRPr="00CE25AF">
        <w:rPr>
          <w:lang w:val="en-US"/>
        </w:rPr>
        <w:t>) for URIs</w:t>
      </w:r>
      <w:r w:rsidRPr="00373A9F">
        <w:rPr>
          <w:rStyle w:val="FootnoteReference"/>
          <w:lang w:val="en-US"/>
        </w:rPr>
        <w:footnoteReference w:id="43"/>
      </w:r>
      <w:r w:rsidRPr="00CE25AF">
        <w:rPr>
          <w:lang w:val="en-US"/>
        </w:rPr>
        <w:t xml:space="preserve">, which is slightly modified here. The idea is to always structure URIs following a scheme of different elements. However, this is just a recommendation and </w:t>
      </w:r>
      <w:r w:rsidR="00CE25AF" w:rsidRPr="00CE25AF">
        <w:rPr>
          <w:lang w:val="en-US"/>
        </w:rPr>
        <w:t xml:space="preserve">by no means </w:t>
      </w:r>
      <w:r w:rsidRPr="00CE25AF">
        <w:rPr>
          <w:lang w:val="en-US"/>
        </w:rPr>
        <w:t>mandatory.</w:t>
      </w:r>
    </w:p>
    <w:p w14:paraId="610AF3AC" w14:textId="4DB1A360" w:rsidR="0011439E" w:rsidRPr="00CE25AF" w:rsidRDefault="0011439E" w:rsidP="00110904">
      <w:pPr>
        <w:pStyle w:val="Caption"/>
      </w:pPr>
      <w:bookmarkStart w:id="3757" w:name="_Ref89794706"/>
      <w:bookmarkStart w:id="3758" w:name="_Toc125537786"/>
      <w:r w:rsidRPr="00CE25AF">
        <w:t xml:space="preserve">Table </w:t>
      </w:r>
      <w:r w:rsidR="007B4CE4" w:rsidRPr="00CE25AF">
        <w:fldChar w:fldCharType="begin"/>
      </w:r>
      <w:r w:rsidR="007B4CE4" w:rsidRPr="00CE25AF">
        <w:instrText xml:space="preserve"> SEQ Table \* ARABIC </w:instrText>
      </w:r>
      <w:r w:rsidR="007B4CE4" w:rsidRPr="00CE25AF">
        <w:fldChar w:fldCharType="separate"/>
      </w:r>
      <w:r w:rsidR="00F511DE">
        <w:rPr>
          <w:noProof/>
        </w:rPr>
        <w:t>11</w:t>
      </w:r>
      <w:r w:rsidR="007B4CE4" w:rsidRPr="00CE25AF">
        <w:fldChar w:fldCharType="end"/>
      </w:r>
      <w:bookmarkEnd w:id="3757"/>
      <w:r w:rsidRPr="00CE25AF">
        <w:t xml:space="preserve"> Proposed Structure for URIs</w:t>
      </w:r>
      <w:bookmarkEnd w:id="3758"/>
    </w:p>
    <w:tbl>
      <w:tblPr>
        <w:tblStyle w:val="PI40Table"/>
        <w:tblW w:w="0" w:type="auto"/>
        <w:tblLook w:val="0620" w:firstRow="1" w:lastRow="0" w:firstColumn="0" w:lastColumn="0" w:noHBand="1" w:noVBand="1"/>
      </w:tblPr>
      <w:tblGrid>
        <w:gridCol w:w="2001"/>
        <w:gridCol w:w="5791"/>
        <w:gridCol w:w="1225"/>
      </w:tblGrid>
      <w:tr w:rsidR="0011439E" w:rsidRPr="00CE25AF" w14:paraId="6037E364" w14:textId="77777777" w:rsidTr="00DA593F">
        <w:trPr>
          <w:cnfStyle w:val="100000000000" w:firstRow="1" w:lastRow="0" w:firstColumn="0" w:lastColumn="0" w:oddVBand="0" w:evenVBand="0" w:oddHBand="0" w:evenHBand="0" w:firstRowFirstColumn="0" w:firstRowLastColumn="0" w:lastRowFirstColumn="0" w:lastRowLastColumn="0"/>
        </w:trPr>
        <w:tc>
          <w:tcPr>
            <w:tcW w:w="2001" w:type="dxa"/>
          </w:tcPr>
          <w:p w14:paraId="7C330332" w14:textId="77777777" w:rsidR="0011439E" w:rsidRPr="00373A9F" w:rsidRDefault="0011439E" w:rsidP="00DA593F">
            <w:pPr>
              <w:rPr>
                <w:lang w:val="en-US"/>
              </w:rPr>
            </w:pPr>
            <w:r w:rsidRPr="00373A9F">
              <w:rPr>
                <w:lang w:val="en-US"/>
              </w:rPr>
              <w:t>Element</w:t>
            </w:r>
          </w:p>
        </w:tc>
        <w:tc>
          <w:tcPr>
            <w:tcW w:w="5791" w:type="dxa"/>
          </w:tcPr>
          <w:p w14:paraId="4C0E7CB7" w14:textId="77777777" w:rsidR="0011439E" w:rsidRPr="00373A9F" w:rsidRDefault="0011439E" w:rsidP="00DA593F">
            <w:pPr>
              <w:rPr>
                <w:lang w:val="en-US"/>
              </w:rPr>
            </w:pPr>
            <w:r w:rsidRPr="00373A9F">
              <w:rPr>
                <w:lang w:val="en-US"/>
              </w:rPr>
              <w:t>Description</w:t>
            </w:r>
          </w:p>
        </w:tc>
        <w:tc>
          <w:tcPr>
            <w:tcW w:w="1225" w:type="dxa"/>
          </w:tcPr>
          <w:p w14:paraId="62D35384" w14:textId="77777777" w:rsidR="0011439E" w:rsidRPr="00373A9F" w:rsidRDefault="0011439E" w:rsidP="00DA593F">
            <w:pPr>
              <w:rPr>
                <w:lang w:val="en-US"/>
              </w:rPr>
            </w:pPr>
            <w:r w:rsidRPr="00373A9F">
              <w:rPr>
                <w:lang w:val="en-US"/>
              </w:rPr>
              <w:t xml:space="preserve">Syntax component </w:t>
            </w:r>
          </w:p>
        </w:tc>
      </w:tr>
      <w:tr w:rsidR="0011439E" w:rsidRPr="00CE25AF" w14:paraId="5793916C" w14:textId="77777777" w:rsidTr="00DA593F">
        <w:tc>
          <w:tcPr>
            <w:tcW w:w="2001" w:type="dxa"/>
          </w:tcPr>
          <w:p w14:paraId="5B1B5782" w14:textId="517E3522" w:rsidR="0011439E" w:rsidRPr="00373A9F" w:rsidRDefault="0011439E" w:rsidP="00DA593F">
            <w:pPr>
              <w:rPr>
                <w:lang w:val="en-US"/>
              </w:rPr>
            </w:pPr>
            <w:r w:rsidRPr="00CE25AF">
              <w:rPr>
                <w:lang w:val="en-US"/>
              </w:rPr>
              <w:t>Organi</w:t>
            </w:r>
            <w:r w:rsidR="00271522" w:rsidRPr="00CE25AF">
              <w:rPr>
                <w:lang w:val="en-US"/>
              </w:rPr>
              <w:t>z</w:t>
            </w:r>
            <w:r w:rsidRPr="00CE25AF">
              <w:rPr>
                <w:lang w:val="en-US"/>
              </w:rPr>
              <w:t>ation</w:t>
            </w:r>
          </w:p>
        </w:tc>
        <w:tc>
          <w:tcPr>
            <w:tcW w:w="5791" w:type="dxa"/>
          </w:tcPr>
          <w:p w14:paraId="42F8EA72" w14:textId="65F36D2E" w:rsidR="0011439E" w:rsidRPr="00CE25AF" w:rsidRDefault="0011439E" w:rsidP="00DA593F">
            <w:pPr>
              <w:rPr>
                <w:lang w:val="en-US"/>
              </w:rPr>
            </w:pPr>
            <w:r w:rsidRPr="00CE25AF">
              <w:rPr>
                <w:lang w:val="en-US"/>
              </w:rPr>
              <w:t>Legal body, administrative unit</w:t>
            </w:r>
            <w:r w:rsidR="00CE25AF" w:rsidRPr="00CE25AF">
              <w:rPr>
                <w:lang w:val="en-US"/>
              </w:rPr>
              <w:t>,</w:t>
            </w:r>
            <w:r w:rsidRPr="00CE25AF">
              <w:rPr>
                <w:lang w:val="en-US"/>
              </w:rPr>
              <w:t xml:space="preserve"> or company issuing the ID</w:t>
            </w:r>
          </w:p>
        </w:tc>
        <w:tc>
          <w:tcPr>
            <w:tcW w:w="1225" w:type="dxa"/>
          </w:tcPr>
          <w:p w14:paraId="6246F78C" w14:textId="77777777" w:rsidR="0011439E" w:rsidRPr="00373A9F" w:rsidRDefault="0011439E" w:rsidP="00DA593F">
            <w:pPr>
              <w:rPr>
                <w:lang w:val="en-US"/>
              </w:rPr>
            </w:pPr>
            <w:r w:rsidRPr="00373A9F">
              <w:rPr>
                <w:lang w:val="en-US"/>
              </w:rPr>
              <w:t>A</w:t>
            </w:r>
          </w:p>
        </w:tc>
      </w:tr>
      <w:tr w:rsidR="0011439E" w:rsidRPr="00CE25AF" w14:paraId="2EF0FE53" w14:textId="77777777" w:rsidTr="00DA593F">
        <w:tc>
          <w:tcPr>
            <w:tcW w:w="2001" w:type="dxa"/>
          </w:tcPr>
          <w:p w14:paraId="533EB4B9" w14:textId="42133A88" w:rsidR="0011439E" w:rsidRPr="00373A9F" w:rsidRDefault="0011439E" w:rsidP="00DA593F">
            <w:pPr>
              <w:rPr>
                <w:lang w:val="fr-BE"/>
              </w:rPr>
            </w:pPr>
            <w:proofErr w:type="spellStart"/>
            <w:r w:rsidRPr="00CE25AF">
              <w:rPr>
                <w:lang w:val="fr-FR"/>
              </w:rPr>
              <w:t>Organi</w:t>
            </w:r>
            <w:r w:rsidR="00271522" w:rsidRPr="00CE25AF">
              <w:rPr>
                <w:lang w:val="fr-FR"/>
              </w:rPr>
              <w:t>z</w:t>
            </w:r>
            <w:r w:rsidRPr="00CE25AF">
              <w:rPr>
                <w:lang w:val="fr-FR"/>
              </w:rPr>
              <w:t>ational</w:t>
            </w:r>
            <w:proofErr w:type="spellEnd"/>
            <w:r w:rsidR="00CE25AF" w:rsidRPr="00373A9F">
              <w:rPr>
                <w:lang w:val="fr-BE"/>
              </w:rPr>
              <w:t xml:space="preserve"> </w:t>
            </w:r>
            <w:proofErr w:type="spellStart"/>
            <w:r w:rsidRPr="00373A9F">
              <w:rPr>
                <w:lang w:val="fr-BE"/>
              </w:rPr>
              <w:t>subunit</w:t>
            </w:r>
            <w:proofErr w:type="spellEnd"/>
            <w:r w:rsidRPr="00373A9F">
              <w:rPr>
                <w:lang w:val="fr-BE"/>
              </w:rPr>
              <w:t>/</w:t>
            </w:r>
            <w:r w:rsidR="00CE25AF" w:rsidRPr="00CE25AF">
              <w:rPr>
                <w:lang w:val="fr-FR"/>
              </w:rPr>
              <w:t>d</w:t>
            </w:r>
            <w:r w:rsidRPr="00CE25AF">
              <w:rPr>
                <w:lang w:val="fr-FR"/>
              </w:rPr>
              <w:t>ocument</w:t>
            </w:r>
            <w:r w:rsidRPr="00373A9F">
              <w:rPr>
                <w:lang w:val="fr-BE"/>
              </w:rPr>
              <w:t xml:space="preserve"> ID/</w:t>
            </w:r>
            <w:r w:rsidR="00CE25AF" w:rsidRPr="00CE25AF">
              <w:rPr>
                <w:lang w:val="fr-FR"/>
              </w:rPr>
              <w:t>d</w:t>
            </w:r>
            <w:r w:rsidRPr="00CE25AF">
              <w:rPr>
                <w:lang w:val="fr-FR"/>
              </w:rPr>
              <w:t>ocument</w:t>
            </w:r>
            <w:r w:rsidRPr="00373A9F">
              <w:rPr>
                <w:lang w:val="fr-BE"/>
              </w:rPr>
              <w:t xml:space="preserve"> </w:t>
            </w:r>
            <w:proofErr w:type="spellStart"/>
            <w:r w:rsidRPr="00373A9F">
              <w:rPr>
                <w:lang w:val="fr-BE"/>
              </w:rPr>
              <w:t>subunit</w:t>
            </w:r>
            <w:proofErr w:type="spellEnd"/>
          </w:p>
        </w:tc>
        <w:tc>
          <w:tcPr>
            <w:tcW w:w="5791" w:type="dxa"/>
          </w:tcPr>
          <w:p w14:paraId="27A80AE7" w14:textId="514F5AAF" w:rsidR="0011439E" w:rsidRPr="00CE25AF" w:rsidRDefault="0011439E" w:rsidP="00DA593F">
            <w:pPr>
              <w:rPr>
                <w:lang w:val="en-US"/>
              </w:rPr>
            </w:pPr>
            <w:r w:rsidRPr="00CE25AF">
              <w:rPr>
                <w:lang w:val="en-US"/>
              </w:rPr>
              <w:t>Sub entity in organi</w:t>
            </w:r>
            <w:r w:rsidR="00271522" w:rsidRPr="00CE25AF">
              <w:rPr>
                <w:lang w:val="en-US"/>
              </w:rPr>
              <w:t>z</w:t>
            </w:r>
            <w:r w:rsidRPr="00CE25AF">
              <w:rPr>
                <w:lang w:val="en-US"/>
              </w:rPr>
              <w:t>ation above</w:t>
            </w:r>
            <w:r w:rsidR="00CE25AF">
              <w:rPr>
                <w:lang w:val="en-US"/>
              </w:rPr>
              <w:t xml:space="preserve">, </w:t>
            </w:r>
            <w:r w:rsidRPr="00CE25AF">
              <w:rPr>
                <w:lang w:val="en-US"/>
              </w:rPr>
              <w:t>released specification</w:t>
            </w:r>
            <w:r w:rsidR="00CE25AF">
              <w:rPr>
                <w:lang w:val="en-US"/>
              </w:rPr>
              <w:t xml:space="preserve">, </w:t>
            </w:r>
            <w:r w:rsidRPr="00CE25AF">
              <w:rPr>
                <w:lang w:val="en-US"/>
              </w:rPr>
              <w:t>or publication of organi</w:t>
            </w:r>
            <w:r w:rsidR="00271522" w:rsidRPr="00CE25AF">
              <w:rPr>
                <w:lang w:val="en-US"/>
              </w:rPr>
              <w:t>z</w:t>
            </w:r>
            <w:r w:rsidRPr="00CE25AF">
              <w:rPr>
                <w:lang w:val="en-US"/>
              </w:rPr>
              <w:t>ation above</w:t>
            </w:r>
          </w:p>
        </w:tc>
        <w:tc>
          <w:tcPr>
            <w:tcW w:w="1225" w:type="dxa"/>
          </w:tcPr>
          <w:p w14:paraId="74B716C2" w14:textId="77777777" w:rsidR="0011439E" w:rsidRPr="00373A9F" w:rsidRDefault="0011439E" w:rsidP="00DA593F">
            <w:pPr>
              <w:rPr>
                <w:lang w:val="en-US"/>
              </w:rPr>
            </w:pPr>
            <w:r w:rsidRPr="00373A9F">
              <w:rPr>
                <w:lang w:val="en-US"/>
              </w:rPr>
              <w:t>P</w:t>
            </w:r>
          </w:p>
        </w:tc>
      </w:tr>
      <w:tr w:rsidR="0011439E" w:rsidRPr="00CE25AF" w14:paraId="5C493192" w14:textId="77777777" w:rsidTr="00DA593F">
        <w:tc>
          <w:tcPr>
            <w:tcW w:w="2001" w:type="dxa"/>
          </w:tcPr>
          <w:p w14:paraId="6E5974B7" w14:textId="34B7686B" w:rsidR="0011439E" w:rsidRPr="00373A9F" w:rsidRDefault="0011439E" w:rsidP="00DA593F">
            <w:pPr>
              <w:rPr>
                <w:lang w:val="en-US"/>
              </w:rPr>
            </w:pPr>
            <w:proofErr w:type="spellStart"/>
            <w:r w:rsidRPr="00373A9F">
              <w:rPr>
                <w:lang w:val="en-US"/>
              </w:rPr>
              <w:t>Submodel</w:t>
            </w:r>
            <w:proofErr w:type="spellEnd"/>
            <w:r w:rsidRPr="00CE25AF">
              <w:rPr>
                <w:lang w:val="en-US"/>
              </w:rPr>
              <w:t>/</w:t>
            </w:r>
            <w:r w:rsidR="00CE25AF">
              <w:rPr>
                <w:lang w:val="en-US"/>
              </w:rPr>
              <w:t>d</w:t>
            </w:r>
            <w:r w:rsidRPr="00CE25AF">
              <w:rPr>
                <w:lang w:val="en-US"/>
              </w:rPr>
              <w:t>omain</w:t>
            </w:r>
            <w:r w:rsidR="00CE25AF">
              <w:rPr>
                <w:lang w:val="en-US"/>
              </w:rPr>
              <w:t xml:space="preserve"> </w:t>
            </w:r>
            <w:r w:rsidRPr="00373A9F">
              <w:rPr>
                <w:lang w:val="en-US"/>
              </w:rPr>
              <w:t>ID</w:t>
            </w:r>
          </w:p>
        </w:tc>
        <w:tc>
          <w:tcPr>
            <w:tcW w:w="5791" w:type="dxa"/>
          </w:tcPr>
          <w:p w14:paraId="78DF8404" w14:textId="061CCDD3" w:rsidR="0011439E" w:rsidRPr="00CE25AF" w:rsidRDefault="0011439E" w:rsidP="00DA593F">
            <w:pPr>
              <w:rPr>
                <w:lang w:val="en-US"/>
              </w:rPr>
            </w:pPr>
            <w:proofErr w:type="spellStart"/>
            <w:r w:rsidRPr="00CE25AF">
              <w:rPr>
                <w:lang w:val="en-US"/>
              </w:rPr>
              <w:t>Submodel</w:t>
            </w:r>
            <w:proofErr w:type="spellEnd"/>
            <w:r w:rsidRPr="00CE25AF">
              <w:rPr>
                <w:lang w:val="en-US"/>
              </w:rPr>
              <w:t xml:space="preserve"> of functional or knowledge-wise domain of asset or Administration Shell, </w:t>
            </w:r>
            <w:r w:rsidR="00CE25AF">
              <w:rPr>
                <w:lang w:val="en-US"/>
              </w:rPr>
              <w:t xml:space="preserve">which </w:t>
            </w:r>
            <w:r w:rsidRPr="00CE25AF">
              <w:rPr>
                <w:lang w:val="en-US"/>
              </w:rPr>
              <w:t>the identifier belongs to</w:t>
            </w:r>
          </w:p>
        </w:tc>
        <w:tc>
          <w:tcPr>
            <w:tcW w:w="1225" w:type="dxa"/>
          </w:tcPr>
          <w:p w14:paraId="31D89141" w14:textId="77777777" w:rsidR="0011439E" w:rsidRPr="00373A9F" w:rsidRDefault="0011439E" w:rsidP="00DA593F">
            <w:pPr>
              <w:rPr>
                <w:lang w:val="en-US"/>
              </w:rPr>
            </w:pPr>
            <w:r w:rsidRPr="00373A9F">
              <w:rPr>
                <w:lang w:val="en-US"/>
              </w:rPr>
              <w:t>P</w:t>
            </w:r>
          </w:p>
        </w:tc>
      </w:tr>
      <w:tr w:rsidR="0011439E" w:rsidRPr="00CE25AF" w14:paraId="14DEBC4A" w14:textId="77777777" w:rsidTr="00DA593F">
        <w:tc>
          <w:tcPr>
            <w:tcW w:w="2001" w:type="dxa"/>
          </w:tcPr>
          <w:p w14:paraId="7EFF8866" w14:textId="77777777" w:rsidR="0011439E" w:rsidRPr="00373A9F" w:rsidRDefault="0011439E" w:rsidP="00DA593F">
            <w:pPr>
              <w:rPr>
                <w:lang w:val="en-US"/>
              </w:rPr>
            </w:pPr>
            <w:r w:rsidRPr="00373A9F">
              <w:rPr>
                <w:lang w:val="en-US"/>
              </w:rPr>
              <w:t>Version</w:t>
            </w:r>
          </w:p>
        </w:tc>
        <w:tc>
          <w:tcPr>
            <w:tcW w:w="5791" w:type="dxa"/>
          </w:tcPr>
          <w:p w14:paraId="2C20B382" w14:textId="77777777" w:rsidR="0011439E" w:rsidRPr="00CE25AF" w:rsidRDefault="0011439E" w:rsidP="00DA593F">
            <w:pPr>
              <w:rPr>
                <w:lang w:val="en-US"/>
              </w:rPr>
            </w:pPr>
            <w:r w:rsidRPr="00CE25AF">
              <w:rPr>
                <w:lang w:val="en-US"/>
              </w:rPr>
              <w:t>Version number in line with release of specification or publication of identifier</w:t>
            </w:r>
          </w:p>
        </w:tc>
        <w:tc>
          <w:tcPr>
            <w:tcW w:w="1225" w:type="dxa"/>
          </w:tcPr>
          <w:p w14:paraId="7D933ED7" w14:textId="77777777" w:rsidR="0011439E" w:rsidRPr="00373A9F" w:rsidRDefault="0011439E" w:rsidP="00DA593F">
            <w:pPr>
              <w:rPr>
                <w:lang w:val="en-US"/>
              </w:rPr>
            </w:pPr>
            <w:r w:rsidRPr="00373A9F">
              <w:rPr>
                <w:lang w:val="en-US"/>
              </w:rPr>
              <w:t>P</w:t>
            </w:r>
          </w:p>
        </w:tc>
      </w:tr>
      <w:tr w:rsidR="0011439E" w:rsidRPr="00CE25AF" w14:paraId="6F28BF3A" w14:textId="77777777" w:rsidTr="00DA593F">
        <w:tc>
          <w:tcPr>
            <w:tcW w:w="2001" w:type="dxa"/>
          </w:tcPr>
          <w:p w14:paraId="3FEA11DD" w14:textId="77777777" w:rsidR="0011439E" w:rsidRPr="00373A9F" w:rsidRDefault="0011439E" w:rsidP="00DA593F">
            <w:pPr>
              <w:rPr>
                <w:lang w:val="en-US"/>
              </w:rPr>
            </w:pPr>
            <w:r w:rsidRPr="00373A9F">
              <w:rPr>
                <w:lang w:val="en-US"/>
              </w:rPr>
              <w:t>Revision</w:t>
            </w:r>
          </w:p>
        </w:tc>
        <w:tc>
          <w:tcPr>
            <w:tcW w:w="5791" w:type="dxa"/>
          </w:tcPr>
          <w:p w14:paraId="11BC20DB" w14:textId="77777777" w:rsidR="0011439E" w:rsidRPr="00CE25AF" w:rsidRDefault="0011439E" w:rsidP="00DA593F">
            <w:pPr>
              <w:rPr>
                <w:lang w:val="en-US"/>
              </w:rPr>
            </w:pPr>
            <w:r w:rsidRPr="00CE25AF">
              <w:rPr>
                <w:lang w:val="en-US"/>
              </w:rPr>
              <w:t>Revision number in line with release of specification or publication of identifier</w:t>
            </w:r>
          </w:p>
        </w:tc>
        <w:tc>
          <w:tcPr>
            <w:tcW w:w="1225" w:type="dxa"/>
          </w:tcPr>
          <w:p w14:paraId="794535AA" w14:textId="77777777" w:rsidR="0011439E" w:rsidRPr="00373A9F" w:rsidRDefault="0011439E" w:rsidP="00DA593F">
            <w:pPr>
              <w:rPr>
                <w:lang w:val="en-US"/>
              </w:rPr>
            </w:pPr>
            <w:r w:rsidRPr="00373A9F">
              <w:rPr>
                <w:lang w:val="en-US"/>
              </w:rPr>
              <w:t>P</w:t>
            </w:r>
          </w:p>
        </w:tc>
      </w:tr>
      <w:tr w:rsidR="0011439E" w:rsidRPr="00CE25AF" w14:paraId="15A44976" w14:textId="77777777" w:rsidTr="00DA593F">
        <w:tc>
          <w:tcPr>
            <w:tcW w:w="2001" w:type="dxa"/>
          </w:tcPr>
          <w:p w14:paraId="093D19AC" w14:textId="5D1306C2" w:rsidR="0011439E" w:rsidRPr="00373A9F" w:rsidRDefault="0011439E" w:rsidP="00DA593F">
            <w:pPr>
              <w:rPr>
                <w:lang w:val="en-US"/>
              </w:rPr>
            </w:pPr>
            <w:r w:rsidRPr="00373A9F">
              <w:rPr>
                <w:lang w:val="en-US"/>
              </w:rPr>
              <w:t>Property</w:t>
            </w:r>
            <w:r w:rsidRPr="00CE25AF">
              <w:rPr>
                <w:lang w:val="en-US"/>
              </w:rPr>
              <w:t>/</w:t>
            </w:r>
            <w:r w:rsidR="00CE25AF">
              <w:rPr>
                <w:lang w:val="en-US"/>
              </w:rPr>
              <w:t>e</w:t>
            </w:r>
            <w:r w:rsidRPr="00CE25AF">
              <w:rPr>
                <w:lang w:val="en-US"/>
              </w:rPr>
              <w:t>lement</w:t>
            </w:r>
            <w:r w:rsidR="00CE25AF">
              <w:rPr>
                <w:lang w:val="en-US"/>
              </w:rPr>
              <w:t xml:space="preserve"> </w:t>
            </w:r>
            <w:r w:rsidRPr="00373A9F">
              <w:rPr>
                <w:lang w:val="en-US"/>
              </w:rPr>
              <w:t>ID</w:t>
            </w:r>
          </w:p>
        </w:tc>
        <w:tc>
          <w:tcPr>
            <w:tcW w:w="5791" w:type="dxa"/>
          </w:tcPr>
          <w:p w14:paraId="080E89DE" w14:textId="77777777" w:rsidR="0011439E" w:rsidRPr="00CE25AF" w:rsidRDefault="0011439E" w:rsidP="00DA593F">
            <w:pPr>
              <w:rPr>
                <w:lang w:val="en-US"/>
              </w:rPr>
            </w:pPr>
            <w:r w:rsidRPr="00CE25AF">
              <w:rPr>
                <w:lang w:val="en-US"/>
              </w:rPr>
              <w:t>Property or further structural element ID of the Administration Shell</w:t>
            </w:r>
          </w:p>
        </w:tc>
        <w:tc>
          <w:tcPr>
            <w:tcW w:w="1225" w:type="dxa"/>
          </w:tcPr>
          <w:p w14:paraId="30CBCDD6" w14:textId="77777777" w:rsidR="0011439E" w:rsidRPr="00373A9F" w:rsidRDefault="0011439E" w:rsidP="00DA593F">
            <w:pPr>
              <w:rPr>
                <w:lang w:val="en-US"/>
              </w:rPr>
            </w:pPr>
            <w:r w:rsidRPr="00373A9F">
              <w:rPr>
                <w:lang w:val="en-US"/>
              </w:rPr>
              <w:t>P</w:t>
            </w:r>
          </w:p>
        </w:tc>
      </w:tr>
      <w:tr w:rsidR="0011439E" w:rsidRPr="00CE25AF" w14:paraId="65B1D3C4" w14:textId="77777777" w:rsidTr="00DA593F">
        <w:tc>
          <w:tcPr>
            <w:tcW w:w="2001" w:type="dxa"/>
          </w:tcPr>
          <w:p w14:paraId="5AA2E89E" w14:textId="77777777" w:rsidR="0011439E" w:rsidRPr="00373A9F" w:rsidRDefault="0011439E" w:rsidP="00DA593F">
            <w:pPr>
              <w:rPr>
                <w:lang w:val="en-US"/>
              </w:rPr>
            </w:pPr>
            <w:r w:rsidRPr="00373A9F">
              <w:rPr>
                <w:lang w:val="en-US"/>
              </w:rPr>
              <w:t>Instance number</w:t>
            </w:r>
          </w:p>
        </w:tc>
        <w:tc>
          <w:tcPr>
            <w:tcW w:w="5791" w:type="dxa"/>
          </w:tcPr>
          <w:p w14:paraId="36C2CA71" w14:textId="77777777" w:rsidR="0011439E" w:rsidRPr="00CE25AF" w:rsidRDefault="0011439E" w:rsidP="00DA593F">
            <w:pPr>
              <w:rPr>
                <w:lang w:val="en-US"/>
              </w:rPr>
            </w:pPr>
            <w:r w:rsidRPr="00CE25AF">
              <w:rPr>
                <w:lang w:val="en-US"/>
              </w:rPr>
              <w:t>Individual numbering of the instances within release of specification or publication</w:t>
            </w:r>
          </w:p>
        </w:tc>
        <w:tc>
          <w:tcPr>
            <w:tcW w:w="1225" w:type="dxa"/>
          </w:tcPr>
          <w:p w14:paraId="69DD311B" w14:textId="77777777" w:rsidR="0011439E" w:rsidRPr="00373A9F" w:rsidRDefault="0011439E" w:rsidP="00DA593F">
            <w:pPr>
              <w:rPr>
                <w:lang w:val="en-US"/>
              </w:rPr>
            </w:pPr>
            <w:r w:rsidRPr="00373A9F">
              <w:rPr>
                <w:lang w:val="en-US"/>
              </w:rPr>
              <w:t>P</w:t>
            </w:r>
          </w:p>
        </w:tc>
      </w:tr>
    </w:tbl>
    <w:p w14:paraId="4455E063" w14:textId="77777777" w:rsidR="00241C92" w:rsidRPr="00CE25AF" w:rsidRDefault="00241C92" w:rsidP="0011439E">
      <w:pPr>
        <w:rPr>
          <w:lang w:val="en-US"/>
        </w:rPr>
      </w:pPr>
    </w:p>
    <w:p w14:paraId="7215E2D0" w14:textId="6C59992A" w:rsidR="0011439E" w:rsidRPr="00CE25AF" w:rsidRDefault="0011439E" w:rsidP="0011439E">
      <w:pPr>
        <w:rPr>
          <w:lang w:val="en-US"/>
        </w:rPr>
      </w:pPr>
      <w:r w:rsidRPr="00CE25AF">
        <w:rPr>
          <w:lang w:val="en-US"/>
        </w:rPr>
        <w:t>In the table, syntax component "A" refers to authority of RFC 3986 (URI) and namespace identifier of RFC 2141 (URN); "P" refers to path of RFC 3986 (URI) and namespace specific string of RFC 2141 (URN).</w:t>
      </w:r>
    </w:p>
    <w:p w14:paraId="4CAB32E2" w14:textId="77777777" w:rsidR="0011439E" w:rsidRPr="00CE25AF" w:rsidRDefault="0011439E" w:rsidP="0011439E">
      <w:pPr>
        <w:keepNext/>
        <w:keepLines/>
        <w:rPr>
          <w:iCs/>
          <w:u w:val="single"/>
          <w:lang w:val="en-US"/>
        </w:rPr>
      </w:pPr>
      <w:r w:rsidRPr="00CE25AF">
        <w:rPr>
          <w:iCs/>
          <w:u w:val="single"/>
          <w:lang w:val="en-US"/>
        </w:rPr>
        <w:lastRenderedPageBreak/>
        <w:t>Grammar:</w:t>
      </w:r>
    </w:p>
    <w:p w14:paraId="5ECBE28A" w14:textId="0DC075F5" w:rsidR="0011439E" w:rsidRPr="00CE25AF" w:rsidRDefault="0011439E" w:rsidP="00C72010">
      <w:pPr>
        <w:keepNext/>
        <w:keepLines/>
        <w:rPr>
          <w:rStyle w:val="CODE"/>
          <w:spacing w:val="8"/>
          <w:szCs w:val="16"/>
        </w:rPr>
      </w:pPr>
      <w:r w:rsidRPr="00CE25AF">
        <w:rPr>
          <w:rStyle w:val="CODE"/>
        </w:rPr>
        <w:t xml:space="preserve">&lt;AAS URI&gt; </w:t>
      </w:r>
      <w:r w:rsidRPr="00CE25AF">
        <w:rPr>
          <w:rStyle w:val="CODE"/>
        </w:rPr>
        <w:tab/>
        <w:t xml:space="preserve">::=  &lt;scheme&gt;  ":"  &lt;authority&gt;  [ &lt;path&gt; ] </w:t>
      </w:r>
    </w:p>
    <w:p w14:paraId="4EBEAB30" w14:textId="77777777" w:rsidR="0011439E" w:rsidRPr="00CE25AF" w:rsidRDefault="0011439E" w:rsidP="00C72010">
      <w:pPr>
        <w:keepNext/>
        <w:keepLines/>
        <w:rPr>
          <w:rStyle w:val="CODE"/>
        </w:rPr>
      </w:pPr>
      <w:r w:rsidRPr="00CE25AF">
        <w:rPr>
          <w:rStyle w:val="CODE"/>
        </w:rPr>
        <w:t xml:space="preserve">&lt;scheme&gt; </w:t>
      </w:r>
      <w:r w:rsidRPr="00CE25AF">
        <w:rPr>
          <w:rStyle w:val="CODE"/>
        </w:rPr>
        <w:tab/>
        <w:t xml:space="preserve">::=  </w:t>
      </w:r>
      <w:r w:rsidRPr="00CE25AF">
        <w:rPr>
          <w:rStyle w:val="CODE"/>
          <w:i w:val="0"/>
          <w:iCs/>
        </w:rPr>
        <w:t>a valid URI scheme</w:t>
      </w:r>
    </w:p>
    <w:p w14:paraId="03BA2F3A" w14:textId="1491D415" w:rsidR="0011439E" w:rsidRPr="00CE25AF" w:rsidRDefault="0011439E" w:rsidP="00C72010">
      <w:pPr>
        <w:keepNext/>
        <w:keepLines/>
        <w:rPr>
          <w:rStyle w:val="CODE"/>
        </w:rPr>
      </w:pPr>
      <w:r w:rsidRPr="00CE25AF">
        <w:rPr>
          <w:rStyle w:val="CODE"/>
        </w:rPr>
        <w:t xml:space="preserve">&lt;authority&gt; </w:t>
      </w:r>
      <w:r w:rsidRPr="00CE25AF">
        <w:rPr>
          <w:rStyle w:val="CODE"/>
        </w:rPr>
        <w:tab/>
        <w:t xml:space="preserve">::=  </w:t>
      </w:r>
      <w:r w:rsidRPr="00CE25AF">
        <w:rPr>
          <w:rStyle w:val="CODE"/>
          <w:i w:val="0"/>
          <w:iCs/>
        </w:rPr>
        <w:t>Organi</w:t>
      </w:r>
      <w:r w:rsidR="00270BDD">
        <w:rPr>
          <w:rStyle w:val="CODE"/>
          <w:i w:val="0"/>
          <w:iCs/>
        </w:rPr>
        <w:t>z</w:t>
      </w:r>
      <w:r w:rsidRPr="00CE25AF">
        <w:rPr>
          <w:rStyle w:val="CODE"/>
          <w:i w:val="0"/>
          <w:iCs/>
        </w:rPr>
        <w:t xml:space="preserve">ation </w:t>
      </w:r>
    </w:p>
    <w:p w14:paraId="18B26EEF" w14:textId="545EEBB1" w:rsidR="0011439E" w:rsidRPr="00CE25AF" w:rsidRDefault="0011439E" w:rsidP="00C72010">
      <w:pPr>
        <w:keepNext/>
        <w:keepLines/>
        <w:rPr>
          <w:rStyle w:val="CODE"/>
        </w:rPr>
      </w:pPr>
      <w:r w:rsidRPr="00CE25AF">
        <w:rPr>
          <w:rStyle w:val="CODE"/>
        </w:rPr>
        <w:t xml:space="preserve">&lt;path&gt; </w:t>
      </w:r>
      <w:r w:rsidRPr="00CE25AF">
        <w:rPr>
          <w:rStyle w:val="CODE"/>
        </w:rPr>
        <w:tab/>
      </w:r>
      <w:r w:rsidRPr="00CE25AF">
        <w:rPr>
          <w:rStyle w:val="CODE"/>
        </w:rPr>
        <w:tab/>
        <w:t>::=  &lt;subunit&gt;  &lt;domain&gt;  &lt;release&gt;  &lt;element&gt;</w:t>
      </w:r>
    </w:p>
    <w:p w14:paraId="10567668" w14:textId="73D11F79" w:rsidR="0011439E" w:rsidRPr="00950C6B" w:rsidRDefault="0011439E" w:rsidP="00C72010">
      <w:pPr>
        <w:keepNext/>
        <w:keepLines/>
        <w:rPr>
          <w:rStyle w:val="CODE"/>
          <w:lang w:val="fr-FR"/>
        </w:rPr>
      </w:pPr>
      <w:r w:rsidRPr="00950C6B">
        <w:rPr>
          <w:rStyle w:val="CODE"/>
          <w:lang w:val="fr-FR"/>
        </w:rPr>
        <w:t>&lt;</w:t>
      </w:r>
      <w:proofErr w:type="spellStart"/>
      <w:r w:rsidRPr="00950C6B">
        <w:rPr>
          <w:rStyle w:val="CODE"/>
          <w:lang w:val="fr-FR"/>
        </w:rPr>
        <w:t>subunit</w:t>
      </w:r>
      <w:proofErr w:type="spellEnd"/>
      <w:r w:rsidRPr="00950C6B">
        <w:rPr>
          <w:rStyle w:val="CODE"/>
          <w:lang w:val="fr-FR"/>
        </w:rPr>
        <w:t xml:space="preserve">&gt; </w:t>
      </w:r>
      <w:r w:rsidRPr="00950C6B">
        <w:rPr>
          <w:rStyle w:val="CODE"/>
          <w:lang w:val="fr-FR"/>
        </w:rPr>
        <w:tab/>
        <w:t>::=  { ("/" | ":")  &lt;</w:t>
      </w:r>
      <w:proofErr w:type="spellStart"/>
      <w:r w:rsidRPr="00950C6B">
        <w:rPr>
          <w:rStyle w:val="CODE"/>
          <w:lang w:val="fr-FR"/>
        </w:rPr>
        <w:t>Organi</w:t>
      </w:r>
      <w:r w:rsidR="00270BDD">
        <w:rPr>
          <w:rStyle w:val="CODE"/>
          <w:lang w:val="fr-FR"/>
        </w:rPr>
        <w:t>z</w:t>
      </w:r>
      <w:r w:rsidRPr="00950C6B">
        <w:rPr>
          <w:rStyle w:val="CODE"/>
          <w:lang w:val="fr-FR"/>
        </w:rPr>
        <w:t>ational</w:t>
      </w:r>
      <w:proofErr w:type="spellEnd"/>
      <w:r w:rsidRPr="00950C6B">
        <w:rPr>
          <w:rStyle w:val="CODE"/>
          <w:lang w:val="fr-FR"/>
        </w:rPr>
        <w:t xml:space="preserve"> </w:t>
      </w:r>
      <w:proofErr w:type="spellStart"/>
      <w:r w:rsidRPr="00950C6B">
        <w:rPr>
          <w:rStyle w:val="CODE"/>
          <w:lang w:val="fr-FR"/>
        </w:rPr>
        <w:t>Subunit</w:t>
      </w:r>
      <w:proofErr w:type="spellEnd"/>
      <w:r w:rsidRPr="00950C6B">
        <w:rPr>
          <w:rStyle w:val="CODE"/>
          <w:lang w:val="fr-FR"/>
        </w:rPr>
        <w:t xml:space="preserve">/Document ID/Document </w:t>
      </w:r>
      <w:proofErr w:type="spellStart"/>
      <w:r w:rsidRPr="00950C6B">
        <w:rPr>
          <w:rStyle w:val="CODE"/>
          <w:lang w:val="fr-FR"/>
        </w:rPr>
        <w:t>subunit</w:t>
      </w:r>
      <w:proofErr w:type="spellEnd"/>
      <w:r w:rsidRPr="00950C6B">
        <w:rPr>
          <w:rStyle w:val="CODE"/>
          <w:lang w:val="fr-FR"/>
        </w:rPr>
        <w:t xml:space="preserve">&gt;  }* </w:t>
      </w:r>
    </w:p>
    <w:p w14:paraId="6009345E" w14:textId="408777A6" w:rsidR="0011439E" w:rsidRPr="00CE25AF" w:rsidRDefault="0011439E" w:rsidP="00C72010">
      <w:pPr>
        <w:keepNext/>
        <w:keepLines/>
        <w:rPr>
          <w:rStyle w:val="CODE"/>
        </w:rPr>
      </w:pPr>
      <w:r w:rsidRPr="00CE25AF">
        <w:rPr>
          <w:rStyle w:val="CODE"/>
        </w:rPr>
        <w:t>&lt;domain&gt;</w:t>
      </w:r>
      <w:r w:rsidRPr="00CE25AF">
        <w:rPr>
          <w:rStyle w:val="CODE"/>
        </w:rPr>
        <w:tab/>
        <w:t>::=  [ ("/" | ":")  &lt;</w:t>
      </w:r>
      <w:proofErr w:type="spellStart"/>
      <w:r w:rsidRPr="00CE25AF">
        <w:rPr>
          <w:rStyle w:val="CODE"/>
        </w:rPr>
        <w:t>Submodel</w:t>
      </w:r>
      <w:proofErr w:type="spellEnd"/>
      <w:r w:rsidRPr="00CE25AF">
        <w:rPr>
          <w:rStyle w:val="CODE"/>
        </w:rPr>
        <w:t xml:space="preserve"> / Domain-ID&gt;</w:t>
      </w:r>
    </w:p>
    <w:p w14:paraId="5C2AEA04" w14:textId="21BDCCCC" w:rsidR="0011439E" w:rsidRPr="00CE25AF" w:rsidRDefault="0011439E" w:rsidP="00C72010">
      <w:pPr>
        <w:keepNext/>
        <w:keepLines/>
        <w:rPr>
          <w:rStyle w:val="CODE"/>
        </w:rPr>
      </w:pPr>
      <w:r w:rsidRPr="00CE25AF">
        <w:rPr>
          <w:rStyle w:val="CODE"/>
        </w:rPr>
        <w:t xml:space="preserve">&lt;release&gt; </w:t>
      </w:r>
      <w:r w:rsidRPr="00CE25AF">
        <w:rPr>
          <w:rStyle w:val="CODE"/>
        </w:rPr>
        <w:tab/>
        <w:t>::=  [ ("/" |  ":")  &lt;Version&gt;  [ ("/" | ":")  &lt;Revision&gt; ]* ]</w:t>
      </w:r>
    </w:p>
    <w:p w14:paraId="75607C8F" w14:textId="0204F3E9" w:rsidR="0011439E" w:rsidRPr="00CE25AF" w:rsidRDefault="0011439E" w:rsidP="00C72010">
      <w:pPr>
        <w:keepNext/>
        <w:keepLines/>
        <w:rPr>
          <w:rStyle w:val="CODE"/>
        </w:rPr>
      </w:pPr>
      <w:r w:rsidRPr="00CE25AF">
        <w:rPr>
          <w:rStyle w:val="CODE"/>
        </w:rPr>
        <w:t xml:space="preserve">&lt;element&gt;  </w:t>
      </w:r>
      <w:r w:rsidRPr="00CE25AF">
        <w:rPr>
          <w:rStyle w:val="CODE"/>
        </w:rPr>
        <w:tab/>
        <w:t xml:space="preserve">::=  [ ("/" | ":" | "#") {( &lt;Property/Element-ID&gt; | &lt;Instance number&gt; )}* ]   </w:t>
      </w:r>
    </w:p>
    <w:p w14:paraId="11976360" w14:textId="77777777" w:rsidR="0011439E" w:rsidRPr="00CE25AF" w:rsidRDefault="0011439E" w:rsidP="0011439E">
      <w:pPr>
        <w:rPr>
          <w:lang w:val="en-US"/>
        </w:rPr>
      </w:pPr>
    </w:p>
    <w:p w14:paraId="77CC233A" w14:textId="342FE125" w:rsidR="0011439E" w:rsidRPr="00CE25AF" w:rsidRDefault="0011439E" w:rsidP="0011439E">
      <w:pPr>
        <w:rPr>
          <w:lang w:val="en-US"/>
        </w:rPr>
      </w:pPr>
      <w:r w:rsidRPr="00CE25AF">
        <w:rPr>
          <w:lang w:val="en-US"/>
        </w:rPr>
        <w:t>Using this scheme, valid URNs and URLs can be</w:t>
      </w:r>
      <w:r w:rsidR="00870B11">
        <w:rPr>
          <w:lang w:val="en-US"/>
        </w:rPr>
        <w:t xml:space="preserve"> both</w:t>
      </w:r>
      <w:r w:rsidRPr="00CE25AF">
        <w:rPr>
          <w:lang w:val="en-US"/>
        </w:rPr>
        <w:t xml:space="preserve"> created</w:t>
      </w:r>
      <w:r w:rsidR="00870B11">
        <w:rPr>
          <w:lang w:val="en-US"/>
        </w:rPr>
        <w:t xml:space="preserve"> as</w:t>
      </w:r>
      <w:r w:rsidRPr="00CE25AF">
        <w:rPr>
          <w:lang w:val="en-US"/>
        </w:rPr>
        <w:t xml:space="preserve"> URIs. </w:t>
      </w:r>
      <w:r w:rsidR="00870B11">
        <w:rPr>
          <w:lang w:val="en-US"/>
        </w:rPr>
        <w:t>The latter are preferred for A</w:t>
      </w:r>
      <w:r w:rsidRPr="00CE25AF">
        <w:rPr>
          <w:lang w:val="en-US"/>
        </w:rPr>
        <w:t xml:space="preserve">dministration Shells, as functionality (such as REST services) can be bound to the identifiers. Examples of such identifiers are given in </w:t>
      </w:r>
      <w:r w:rsidRPr="00373A9F">
        <w:rPr>
          <w:lang w:val="en-US"/>
        </w:rPr>
        <w:fldChar w:fldCharType="begin"/>
      </w:r>
      <w:r w:rsidRPr="00CE25AF">
        <w:rPr>
          <w:lang w:val="en-US"/>
        </w:rPr>
        <w:instrText xml:space="preserve"> REF _Ref529026581 \h </w:instrText>
      </w:r>
      <w:r w:rsidRPr="00373A9F">
        <w:rPr>
          <w:lang w:val="en-US"/>
        </w:rPr>
      </w:r>
      <w:r w:rsidRPr="00373A9F">
        <w:rPr>
          <w:lang w:val="en-US"/>
        </w:rPr>
        <w:fldChar w:fldCharType="separate"/>
      </w:r>
      <w:r w:rsidR="00F511DE" w:rsidRPr="00CE25AF">
        <w:t xml:space="preserve">Table </w:t>
      </w:r>
      <w:r w:rsidR="00F511DE">
        <w:rPr>
          <w:noProof/>
        </w:rPr>
        <w:t>12</w:t>
      </w:r>
      <w:r w:rsidRPr="00373A9F">
        <w:rPr>
          <w:lang w:val="en-US"/>
        </w:rPr>
        <w:fldChar w:fldCharType="end"/>
      </w:r>
      <w:r w:rsidRPr="00CE25AF">
        <w:rPr>
          <w:lang w:val="en-US"/>
        </w:rPr>
        <w:t>.</w:t>
      </w:r>
    </w:p>
    <w:p w14:paraId="6D70619A" w14:textId="77777777" w:rsidR="0011439E" w:rsidRPr="00CE25AF" w:rsidRDefault="0011439E" w:rsidP="0011439E">
      <w:pPr>
        <w:rPr>
          <w:lang w:val="en-US"/>
        </w:rPr>
      </w:pPr>
    </w:p>
    <w:p w14:paraId="0B5D42C4" w14:textId="5BA2F92D" w:rsidR="0011439E" w:rsidRPr="00CE25AF" w:rsidRDefault="0011439E" w:rsidP="00110904">
      <w:pPr>
        <w:pStyle w:val="Caption"/>
      </w:pPr>
      <w:bookmarkStart w:id="3759" w:name="_Ref529026581"/>
      <w:bookmarkStart w:id="3760" w:name="_Toc125537787"/>
      <w:r w:rsidRPr="00CE25AF">
        <w:t xml:space="preserve">Table </w:t>
      </w:r>
      <w:r w:rsidRPr="00CE25AF">
        <w:fldChar w:fldCharType="begin"/>
      </w:r>
      <w:r w:rsidRPr="00CE25AF">
        <w:instrText xml:space="preserve"> SEQ Table \* ARABIC </w:instrText>
      </w:r>
      <w:r w:rsidRPr="00CE25AF">
        <w:fldChar w:fldCharType="separate"/>
      </w:r>
      <w:r w:rsidR="00F511DE">
        <w:rPr>
          <w:noProof/>
        </w:rPr>
        <w:t>12</w:t>
      </w:r>
      <w:r w:rsidRPr="00CE25AF">
        <w:fldChar w:fldCharType="end"/>
      </w:r>
      <w:bookmarkEnd w:id="3759"/>
      <w:r w:rsidRPr="00CE25AF">
        <w:t xml:space="preserve"> Example URN and URL-based Identifiers of the Asset Administration Shell</w:t>
      </w:r>
      <w:bookmarkEnd w:id="3760"/>
    </w:p>
    <w:tbl>
      <w:tblPr>
        <w:tblStyle w:val="PI40Table"/>
        <w:tblW w:w="4929" w:type="pct"/>
        <w:tblLayout w:type="fixed"/>
        <w:tblLook w:val="04A0" w:firstRow="1" w:lastRow="0" w:firstColumn="1" w:lastColumn="0" w:noHBand="0" w:noVBand="1"/>
      </w:tblPr>
      <w:tblGrid>
        <w:gridCol w:w="2548"/>
        <w:gridCol w:w="6944"/>
      </w:tblGrid>
      <w:tr w:rsidR="00C2497E" w:rsidRPr="00CE25AF" w14:paraId="721AA684" w14:textId="77777777" w:rsidTr="00C72010">
        <w:trPr>
          <w:cnfStyle w:val="100000000000" w:firstRow="1" w:lastRow="0" w:firstColumn="0" w:lastColumn="0" w:oddVBand="0" w:evenVBand="0" w:oddHBand="0" w:evenHBand="0" w:firstRowFirstColumn="0" w:firstRowLastColumn="0" w:lastRowFirstColumn="0" w:lastRowLastColumn="0"/>
          <w:trHeight w:val="606"/>
        </w:trPr>
        <w:tc>
          <w:tcPr>
            <w:tcW w:w="1342" w:type="pct"/>
          </w:tcPr>
          <w:p w14:paraId="13D70963" w14:textId="77777777" w:rsidR="00C2497E" w:rsidRPr="00373A9F" w:rsidRDefault="00C2497E" w:rsidP="00DA593F">
            <w:pPr>
              <w:rPr>
                <w:lang w:val="en-US"/>
              </w:rPr>
            </w:pPr>
            <w:r w:rsidRPr="00373A9F">
              <w:rPr>
                <w:lang w:val="en-US"/>
              </w:rPr>
              <w:t>Identifier</w:t>
            </w:r>
          </w:p>
        </w:tc>
        <w:tc>
          <w:tcPr>
            <w:tcW w:w="3658" w:type="pct"/>
          </w:tcPr>
          <w:p w14:paraId="4594A214" w14:textId="77777777" w:rsidR="00C2497E" w:rsidRPr="00373A9F" w:rsidRDefault="00C2497E" w:rsidP="00DA593F">
            <w:pPr>
              <w:rPr>
                <w:lang w:val="en-US"/>
              </w:rPr>
            </w:pPr>
            <w:r w:rsidRPr="00373A9F">
              <w:rPr>
                <w:lang w:val="en-US"/>
              </w:rPr>
              <w:t>Examples</w:t>
            </w:r>
          </w:p>
        </w:tc>
      </w:tr>
      <w:tr w:rsidR="00C2497E" w:rsidRPr="00270BDD" w14:paraId="372BDE75" w14:textId="77777777" w:rsidTr="00C72010">
        <w:trPr>
          <w:trHeight w:val="606"/>
        </w:trPr>
        <w:tc>
          <w:tcPr>
            <w:tcW w:w="1342" w:type="pct"/>
          </w:tcPr>
          <w:p w14:paraId="0372FA36" w14:textId="77777777" w:rsidR="00C2497E" w:rsidRPr="00373A9F" w:rsidRDefault="00C2497E" w:rsidP="00DA593F">
            <w:pPr>
              <w:rPr>
                <w:lang w:val="en-US"/>
              </w:rPr>
            </w:pPr>
            <w:r w:rsidRPr="00373A9F">
              <w:rPr>
                <w:lang w:val="en-US"/>
              </w:rPr>
              <w:t>Administration Shell ID</w:t>
            </w:r>
          </w:p>
        </w:tc>
        <w:tc>
          <w:tcPr>
            <w:tcW w:w="3658" w:type="pct"/>
          </w:tcPr>
          <w:p w14:paraId="020FE2AF" w14:textId="77777777" w:rsidR="00C2497E" w:rsidRPr="00373A9F" w:rsidRDefault="00C2497E" w:rsidP="00DA593F">
            <w:pPr>
              <w:rPr>
                <w:lang w:val="en-US"/>
              </w:rPr>
            </w:pPr>
            <w:r w:rsidRPr="00373A9F">
              <w:rPr>
                <w:lang w:val="en-US"/>
              </w:rPr>
              <w:t>urn:zvei:SG2:aas:1:1:demo11232322</w:t>
            </w:r>
          </w:p>
          <w:p w14:paraId="367810DE" w14:textId="321ACA00" w:rsidR="00C2497E" w:rsidRPr="00373A9F" w:rsidRDefault="00C2497E" w:rsidP="00DA593F">
            <w:pPr>
              <w:rPr>
                <w:lang w:val="en-US"/>
              </w:rPr>
            </w:pPr>
            <w:r w:rsidRPr="00373A9F">
              <w:rPr>
                <w:lang w:val="en-US"/>
              </w:rPr>
              <w:t>https://www.zvei.de/SG2/aas/1/1/demo11232322</w:t>
            </w:r>
          </w:p>
        </w:tc>
      </w:tr>
      <w:tr w:rsidR="00C2497E" w:rsidRPr="00270BDD" w14:paraId="331D7DAD" w14:textId="77777777" w:rsidTr="00C72010">
        <w:trPr>
          <w:trHeight w:val="606"/>
        </w:trPr>
        <w:tc>
          <w:tcPr>
            <w:tcW w:w="1342" w:type="pct"/>
          </w:tcPr>
          <w:p w14:paraId="2901F5C3" w14:textId="48C440DC" w:rsidR="00C2497E" w:rsidRPr="00373A9F" w:rsidRDefault="00C2497E" w:rsidP="00DA593F">
            <w:pPr>
              <w:rPr>
                <w:lang w:val="en-US"/>
              </w:rPr>
            </w:pPr>
            <w:proofErr w:type="spellStart"/>
            <w:r w:rsidRPr="00373A9F">
              <w:rPr>
                <w:lang w:val="en-US"/>
              </w:rPr>
              <w:t>Submodel</w:t>
            </w:r>
            <w:proofErr w:type="spellEnd"/>
            <w:r w:rsidRPr="00373A9F">
              <w:rPr>
                <w:lang w:val="en-US"/>
              </w:rPr>
              <w:t xml:space="preserve"> ID (Template)</w:t>
            </w:r>
          </w:p>
        </w:tc>
        <w:tc>
          <w:tcPr>
            <w:tcW w:w="3658" w:type="pct"/>
          </w:tcPr>
          <w:p w14:paraId="08567309" w14:textId="77777777" w:rsidR="00C2497E" w:rsidRPr="00373A9F" w:rsidRDefault="00C2497E" w:rsidP="00DA593F">
            <w:pPr>
              <w:rPr>
                <w:lang w:val="en-US"/>
              </w:rPr>
            </w:pPr>
            <w:r w:rsidRPr="00373A9F">
              <w:rPr>
                <w:lang w:val="en-US"/>
              </w:rPr>
              <w:t>urn:GMA:7.20:contractnegotiation:1:1</w:t>
            </w:r>
          </w:p>
          <w:p w14:paraId="7787E307" w14:textId="77777777" w:rsidR="00C2497E" w:rsidRPr="00373A9F" w:rsidRDefault="00C2497E" w:rsidP="00DA593F">
            <w:pPr>
              <w:rPr>
                <w:lang w:val="en-US"/>
              </w:rPr>
            </w:pPr>
            <w:r w:rsidRPr="00373A9F">
              <w:rPr>
                <w:lang w:val="en-US"/>
              </w:rPr>
              <w:t>http://www.vdi.de/gma720/contractnegotiation/1/1</w:t>
            </w:r>
          </w:p>
        </w:tc>
      </w:tr>
      <w:tr w:rsidR="00C2497E" w:rsidRPr="00270BDD" w14:paraId="6A36CF33" w14:textId="77777777" w:rsidTr="00C72010">
        <w:trPr>
          <w:trHeight w:val="606"/>
        </w:trPr>
        <w:tc>
          <w:tcPr>
            <w:tcW w:w="1342" w:type="pct"/>
          </w:tcPr>
          <w:p w14:paraId="0D6B32B0" w14:textId="77777777" w:rsidR="00C2497E" w:rsidRPr="00373A9F" w:rsidRDefault="00C2497E" w:rsidP="00DA593F">
            <w:pPr>
              <w:rPr>
                <w:lang w:val="en-US"/>
              </w:rPr>
            </w:pPr>
            <w:proofErr w:type="spellStart"/>
            <w:r w:rsidRPr="00373A9F">
              <w:rPr>
                <w:lang w:val="en-US"/>
              </w:rPr>
              <w:t>Submodel</w:t>
            </w:r>
            <w:proofErr w:type="spellEnd"/>
            <w:r w:rsidRPr="00373A9F">
              <w:rPr>
                <w:lang w:val="en-US"/>
              </w:rPr>
              <w:t xml:space="preserve"> ID (Instance) </w:t>
            </w:r>
          </w:p>
        </w:tc>
        <w:tc>
          <w:tcPr>
            <w:tcW w:w="3658" w:type="pct"/>
          </w:tcPr>
          <w:p w14:paraId="68833225" w14:textId="77777777" w:rsidR="00C2497E" w:rsidRPr="00CE25AF" w:rsidRDefault="00C2497E" w:rsidP="00DA593F">
            <w:pPr>
              <w:rPr>
                <w:lang w:val="en-US"/>
              </w:rPr>
            </w:pPr>
            <w:r w:rsidRPr="00CE25AF">
              <w:rPr>
                <w:lang w:val="en-US"/>
              </w:rPr>
              <w:t>urn:GMA:7.20:contractnegotiation:1:1#001</w:t>
            </w:r>
          </w:p>
          <w:p w14:paraId="0C27B426" w14:textId="77777777" w:rsidR="00C2497E" w:rsidRPr="00CE25AF" w:rsidRDefault="00C2497E" w:rsidP="00DA593F">
            <w:pPr>
              <w:rPr>
                <w:lang w:val="en-US"/>
              </w:rPr>
            </w:pPr>
            <w:r w:rsidRPr="00CE25AF">
              <w:rPr>
                <w:lang w:val="en-US"/>
              </w:rPr>
              <w:t xml:space="preserve">http://www.vdi.de/gma720/ </w:t>
            </w:r>
            <w:proofErr w:type="spellStart"/>
            <w:r w:rsidRPr="00CE25AF">
              <w:rPr>
                <w:lang w:val="en-US"/>
              </w:rPr>
              <w:t>contractnegotiation</w:t>
            </w:r>
            <w:proofErr w:type="spellEnd"/>
            <w:r w:rsidRPr="00CE25AF">
              <w:rPr>
                <w:lang w:val="en-US"/>
              </w:rPr>
              <w:t>/1/1#001</w:t>
            </w:r>
          </w:p>
        </w:tc>
      </w:tr>
      <w:tr w:rsidR="00C2497E" w:rsidRPr="00C51190" w14:paraId="7C868817" w14:textId="77777777" w:rsidTr="00C72010">
        <w:trPr>
          <w:trHeight w:val="606"/>
        </w:trPr>
        <w:tc>
          <w:tcPr>
            <w:tcW w:w="1342" w:type="pct"/>
          </w:tcPr>
          <w:p w14:paraId="53B7B69C" w14:textId="3F6DEEE7" w:rsidR="00C2497E" w:rsidRPr="00CE25AF" w:rsidRDefault="00C2497E" w:rsidP="00DA593F">
            <w:pPr>
              <w:rPr>
                <w:lang w:val="en-US"/>
              </w:rPr>
            </w:pPr>
            <w:r w:rsidRPr="00CE25AF">
              <w:rPr>
                <w:lang w:val="en-US"/>
              </w:rPr>
              <w:t xml:space="preserve">ID of type or </w:t>
            </w:r>
            <w:r>
              <w:rPr>
                <w:lang w:val="en-US"/>
              </w:rPr>
              <w:t>Concept Description</w:t>
            </w:r>
            <w:r w:rsidRPr="00CE25AF">
              <w:rPr>
                <w:lang w:val="en-US"/>
              </w:rPr>
              <w:t xml:space="preserve"> of a </w:t>
            </w:r>
            <w:r w:rsidRPr="00AA7226">
              <w:rPr>
                <w:lang w:val="en-US"/>
              </w:rPr>
              <w:t>Property</w:t>
            </w:r>
            <w:r w:rsidRPr="00CE25AF">
              <w:rPr>
                <w:lang w:val="en-US"/>
              </w:rPr>
              <w:t xml:space="preserve"> etc.</w:t>
            </w:r>
          </w:p>
        </w:tc>
        <w:tc>
          <w:tcPr>
            <w:tcW w:w="3658" w:type="pct"/>
          </w:tcPr>
          <w:p w14:paraId="7AAD10A0" w14:textId="77777777" w:rsidR="00C2497E" w:rsidRPr="00CE25AF" w:rsidRDefault="00C2497E" w:rsidP="00DA593F">
            <w:pPr>
              <w:rPr>
                <w:lang w:val="en-US"/>
              </w:rPr>
            </w:pPr>
            <w:r w:rsidRPr="00CE25AF">
              <w:rPr>
                <w:lang w:val="en-US"/>
              </w:rPr>
              <w:t>urn:PROFIBUS:PROFIBUS-PA:V3-02:Parameter:1:1:MaxTemp</w:t>
            </w:r>
          </w:p>
          <w:p w14:paraId="5C63D245" w14:textId="0CEBFA5C" w:rsidR="00C2497E" w:rsidRPr="00CE25AF" w:rsidRDefault="00C2497E" w:rsidP="00DA593F">
            <w:pPr>
              <w:rPr>
                <w:lang w:val="en-US"/>
              </w:rPr>
            </w:pPr>
            <w:r w:rsidRPr="00CE25AF">
              <w:rPr>
                <w:lang w:val="en-US"/>
              </w:rPr>
              <w:t>https://www.zvei.de/SG2/aas/1/1/demo11232322/maxtemp</w:t>
            </w:r>
          </w:p>
        </w:tc>
      </w:tr>
      <w:tr w:rsidR="00C2497E" w:rsidRPr="00C51190" w14:paraId="5B6C269B" w14:textId="77777777" w:rsidTr="00C72010">
        <w:trPr>
          <w:trHeight w:val="606"/>
        </w:trPr>
        <w:tc>
          <w:tcPr>
            <w:tcW w:w="1342" w:type="pct"/>
          </w:tcPr>
          <w:p w14:paraId="501FD131" w14:textId="2473F03A" w:rsidR="00C2497E" w:rsidRPr="00CE25AF" w:rsidRDefault="00C2497E" w:rsidP="00DA593F">
            <w:pPr>
              <w:jc w:val="left"/>
              <w:rPr>
                <w:b/>
                <w:lang w:val="en-US"/>
              </w:rPr>
            </w:pPr>
            <w:r w:rsidRPr="00CE25AF">
              <w:rPr>
                <w:lang w:val="en-US"/>
              </w:rPr>
              <w:t>Property</w:t>
            </w:r>
            <w:r w:rsidR="00870B11">
              <w:rPr>
                <w:lang w:val="en-US"/>
              </w:rPr>
              <w:t>,</w:t>
            </w:r>
            <w:r w:rsidRPr="00CE25AF" w:rsidDel="00C2497E">
              <w:rPr>
                <w:lang w:val="en-US"/>
              </w:rPr>
              <w:t xml:space="preserve"> </w:t>
            </w:r>
            <w:r w:rsidRPr="00CE25AF">
              <w:rPr>
                <w:lang w:val="en-US"/>
              </w:rPr>
              <w:t>etc.</w:t>
            </w:r>
            <w:r w:rsidRPr="00CE25AF">
              <w:rPr>
                <w:lang w:val="en-US"/>
              </w:rPr>
              <w:br/>
            </w:r>
            <w:r w:rsidRPr="00CE25AF">
              <w:rPr>
                <w:b/>
                <w:lang w:val="en-US"/>
              </w:rPr>
              <w:br/>
              <w:t>(not used by metamodel)</w:t>
            </w:r>
          </w:p>
        </w:tc>
        <w:tc>
          <w:tcPr>
            <w:tcW w:w="3658" w:type="pct"/>
          </w:tcPr>
          <w:p w14:paraId="61B2E2FA" w14:textId="471507F3" w:rsidR="00C2497E" w:rsidRPr="00CE25AF" w:rsidRDefault="00C2497E" w:rsidP="00DA593F">
            <w:pPr>
              <w:rPr>
                <w:lang w:val="en-US"/>
              </w:rPr>
            </w:pPr>
            <w:r w:rsidRPr="00CE25AF">
              <w:rPr>
                <w:lang w:val="en-US"/>
              </w:rPr>
              <w:t>urn:PROFIBUS:PROFIBUS-PA:V3-02:Parameter:1:1:MaxTemp#0002</w:t>
            </w:r>
          </w:p>
          <w:p w14:paraId="26BA7D78" w14:textId="0CDEC1C8" w:rsidR="00C2497E" w:rsidRPr="00CE25AF" w:rsidRDefault="00C2497E" w:rsidP="00DA593F">
            <w:pPr>
              <w:rPr>
                <w:lang w:val="en-US"/>
              </w:rPr>
            </w:pPr>
            <w:r w:rsidRPr="00CE25AF">
              <w:rPr>
                <w:lang w:val="en-US"/>
              </w:rPr>
              <w:t>https://www.zvei.de/SG2/aas/1/1/demo11232322/maxtemp#0002</w:t>
            </w:r>
          </w:p>
        </w:tc>
      </w:tr>
    </w:tbl>
    <w:p w14:paraId="5F11E31F" w14:textId="14F6FB3B" w:rsidR="0011439E" w:rsidRPr="00CE25AF" w:rsidRDefault="0011439E" w:rsidP="00373A9F">
      <w:pPr>
        <w:pStyle w:val="NOTE"/>
        <w:ind w:left="284" w:firstLine="0"/>
        <w:rPr>
          <w:lang w:val="en-US"/>
        </w:rPr>
      </w:pPr>
      <w:r w:rsidRPr="00CE25AF">
        <w:rPr>
          <w:lang w:val="en-US"/>
        </w:rPr>
        <w:t xml:space="preserve">Note: the last row of </w:t>
      </w:r>
      <w:r w:rsidRPr="00373A9F">
        <w:rPr>
          <w:lang w:val="en-US"/>
        </w:rPr>
        <w:fldChar w:fldCharType="begin"/>
      </w:r>
      <w:r w:rsidRPr="00CE25AF">
        <w:rPr>
          <w:lang w:val="en-US"/>
        </w:rPr>
        <w:instrText xml:space="preserve"> REF _Ref529026581 \h </w:instrText>
      </w:r>
      <w:r w:rsidRPr="00373A9F">
        <w:rPr>
          <w:lang w:val="en-US"/>
        </w:rPr>
      </w:r>
      <w:r w:rsidRPr="00373A9F">
        <w:rPr>
          <w:lang w:val="en-US"/>
        </w:rPr>
        <w:fldChar w:fldCharType="separate"/>
      </w:r>
      <w:r w:rsidR="00F511DE" w:rsidRPr="00CE25AF">
        <w:t xml:space="preserve">Table </w:t>
      </w:r>
      <w:r w:rsidR="00F511DE">
        <w:rPr>
          <w:noProof/>
        </w:rPr>
        <w:t>12</w:t>
      </w:r>
      <w:r w:rsidRPr="00373A9F">
        <w:rPr>
          <w:lang w:val="en-US"/>
        </w:rPr>
        <w:fldChar w:fldCharType="end"/>
      </w:r>
      <w:r w:rsidRPr="00CE25AF">
        <w:rPr>
          <w:lang w:val="en-US"/>
        </w:rPr>
        <w:t xml:space="preserve"> is only used for completion; the metamodel does not foresee own unique identifiers for </w:t>
      </w:r>
      <w:r w:rsidR="00C2497E" w:rsidRPr="00CE25AF">
        <w:rPr>
          <w:rFonts w:asciiTheme="minorHAnsi" w:hAnsiTheme="minorHAnsi"/>
          <w:szCs w:val="22"/>
          <w:lang w:val="en-US"/>
        </w:rPr>
        <w:t>pr</w:t>
      </w:r>
      <w:r w:rsidRPr="00CE25AF">
        <w:rPr>
          <w:rFonts w:asciiTheme="minorHAnsi" w:hAnsiTheme="minorHAnsi"/>
          <w:szCs w:val="22"/>
          <w:lang w:val="en-US"/>
        </w:rPr>
        <w:t>operty/parameter/status instances.</w:t>
      </w:r>
    </w:p>
    <w:p w14:paraId="428F9A14" w14:textId="5FE0A012" w:rsidR="0011439E" w:rsidRPr="00373A9F" w:rsidRDefault="00270BDD" w:rsidP="00026A3E">
      <w:pPr>
        <w:pStyle w:val="Anhang1"/>
      </w:pPr>
      <w:bookmarkStart w:id="3761" w:name="_Toc54816333"/>
      <w:bookmarkStart w:id="3762" w:name="_Ref120112350"/>
      <w:bookmarkStart w:id="3763" w:name="_Toc125227949"/>
      <w:bookmarkStart w:id="3764" w:name="_Toc125537736"/>
      <w:r>
        <w:lastRenderedPageBreak/>
        <w:t xml:space="preserve">Annex </w:t>
      </w:r>
      <w:r w:rsidR="00426B80">
        <w:t>B</w:t>
      </w:r>
      <w:r>
        <w:t xml:space="preserve">. </w:t>
      </w:r>
      <w:r w:rsidR="0011439E" w:rsidRPr="00373A9F">
        <w:t>Requirements</w:t>
      </w:r>
      <w:bookmarkEnd w:id="3761"/>
      <w:bookmarkEnd w:id="3762"/>
      <w:bookmarkEnd w:id="3763"/>
      <w:bookmarkEnd w:id="3764"/>
    </w:p>
    <w:p w14:paraId="1A16B754" w14:textId="5496B0E1" w:rsidR="0011439E" w:rsidRPr="00CE25AF" w:rsidRDefault="0011439E" w:rsidP="0011439E">
      <w:pPr>
        <w:rPr>
          <w:lang w:val="en-US"/>
        </w:rPr>
      </w:pPr>
      <w:r w:rsidRPr="00CE25AF">
        <w:rPr>
          <w:lang w:val="en-US"/>
        </w:rPr>
        <w:t xml:space="preserve">This </w:t>
      </w:r>
      <w:r w:rsidR="003629BB">
        <w:rPr>
          <w:lang w:val="en-US"/>
        </w:rPr>
        <w:t>annex</w:t>
      </w:r>
      <w:r w:rsidRPr="00CE25AF">
        <w:rPr>
          <w:lang w:val="en-US"/>
        </w:rPr>
        <w:t xml:space="preserve"> collects the requirements from various documents that have impact on the specific structure of the Administration Shell. The</w:t>
      </w:r>
      <w:r w:rsidR="00085504">
        <w:rPr>
          <w:lang w:val="en-US"/>
        </w:rPr>
        <w:t xml:space="preserve">y serve </w:t>
      </w:r>
      <w:r w:rsidRPr="00CE25AF">
        <w:rPr>
          <w:lang w:val="en-US"/>
        </w:rPr>
        <w:t>as input for the specific description of the structures of the Administration Shell.</w:t>
      </w:r>
    </w:p>
    <w:p w14:paraId="7483BE9F" w14:textId="77777777" w:rsidR="0011439E" w:rsidRPr="00CE25AF" w:rsidRDefault="0011439E" w:rsidP="0011439E">
      <w:pPr>
        <w:rPr>
          <w:lang w:val="en-US"/>
        </w:rPr>
      </w:pPr>
    </w:p>
    <w:p w14:paraId="7D34C0EF" w14:textId="593A6B9A" w:rsidR="0011439E" w:rsidRPr="00CE25AF" w:rsidRDefault="0011439E" w:rsidP="0011439E">
      <w:pPr>
        <w:rPr>
          <w:bCs/>
          <w:lang w:val="en-US"/>
        </w:rPr>
      </w:pPr>
      <w:r w:rsidRPr="00CE25AF">
        <w:rPr>
          <w:lang w:val="en-US"/>
        </w:rPr>
        <w:t xml:space="preserve">The following requirements are taken from the document "Implementation strategy of Plattform Industrie 4.0" </w:t>
      </w:r>
      <w:r w:rsidRPr="00373A9F">
        <w:rPr>
          <w:lang w:val="en-US"/>
        </w:rPr>
        <w:fldChar w:fldCharType="begin"/>
      </w:r>
      <w:r w:rsidRPr="00CE25AF">
        <w:rPr>
          <w:lang w:val="en-US"/>
        </w:rPr>
        <w:instrText xml:space="preserve"> REF ImplStrategie_2 \h </w:instrText>
      </w:r>
      <w:r w:rsidRPr="00373A9F">
        <w:rPr>
          <w:lang w:val="en-US"/>
        </w:rPr>
      </w:r>
      <w:r w:rsidRPr="00373A9F">
        <w:rPr>
          <w:lang w:val="en-US"/>
        </w:rPr>
        <w:fldChar w:fldCharType="separate"/>
      </w:r>
      <w:r w:rsidR="00F511DE" w:rsidRPr="00CE25AF">
        <w:rPr>
          <w:lang w:val="en-US"/>
        </w:rPr>
        <w:t>[2]</w:t>
      </w:r>
      <w:r w:rsidRPr="00373A9F">
        <w:rPr>
          <w:lang w:val="en-US"/>
        </w:rPr>
        <w:fldChar w:fldCharType="end"/>
      </w:r>
      <w:r w:rsidR="00381B08">
        <w:rPr>
          <w:rStyle w:val="FootnoteReference"/>
          <w:lang w:val="en-US"/>
        </w:rPr>
        <w:footnoteReference w:id="44"/>
      </w:r>
      <w:r w:rsidRPr="00CE25AF">
        <w:rPr>
          <w:lang w:val="en-US"/>
        </w:rPr>
        <w:t>. They are marked "STRAT". The "Tracking" column validates the requirements by linking to features of the UML metamodel</w:t>
      </w:r>
      <w:r w:rsidR="004C0EFC" w:rsidRPr="00CE25AF">
        <w:rPr>
          <w:lang w:val="en-US"/>
        </w:rPr>
        <w:t xml:space="preserve"> </w:t>
      </w:r>
      <w:r w:rsidRPr="00CE25AF">
        <w:rPr>
          <w:lang w:val="en-US"/>
        </w:rPr>
        <w:t>or this document in general.</w:t>
      </w:r>
    </w:p>
    <w:p w14:paraId="6BDA95AB" w14:textId="77777777" w:rsidR="0011439E" w:rsidRPr="00CE25AF" w:rsidRDefault="0011439E" w:rsidP="0011439E">
      <w:pPr>
        <w:rPr>
          <w:lang w:val="en-US"/>
        </w:rPr>
      </w:pPr>
    </w:p>
    <w:tbl>
      <w:tblPr>
        <w:tblStyle w:val="PI40Table"/>
        <w:tblW w:w="9209" w:type="dxa"/>
        <w:tblLook w:val="04A0" w:firstRow="1" w:lastRow="0" w:firstColumn="1" w:lastColumn="0" w:noHBand="0" w:noVBand="1"/>
      </w:tblPr>
      <w:tblGrid>
        <w:gridCol w:w="1128"/>
        <w:gridCol w:w="5134"/>
        <w:gridCol w:w="2947"/>
      </w:tblGrid>
      <w:tr w:rsidR="0011439E" w:rsidRPr="00CE25AF" w14:paraId="77056961" w14:textId="77777777" w:rsidTr="0014135F">
        <w:trPr>
          <w:cnfStyle w:val="100000000000" w:firstRow="1" w:lastRow="0" w:firstColumn="0" w:lastColumn="0" w:oddVBand="0" w:evenVBand="0" w:oddHBand="0" w:evenHBand="0" w:firstRowFirstColumn="0" w:firstRowLastColumn="0" w:lastRowFirstColumn="0" w:lastRowLastColumn="0"/>
          <w:trHeight w:val="20"/>
        </w:trPr>
        <w:tc>
          <w:tcPr>
            <w:tcW w:w="1128" w:type="dxa"/>
            <w:hideMark/>
          </w:tcPr>
          <w:p w14:paraId="3BACC346" w14:textId="77777777" w:rsidR="0011439E" w:rsidRPr="00373A9F" w:rsidRDefault="0011439E" w:rsidP="0014135F">
            <w:pPr>
              <w:rPr>
                <w:lang w:val="en-US"/>
              </w:rPr>
            </w:pPr>
            <w:r w:rsidRPr="00373A9F">
              <w:rPr>
                <w:lang w:val="en-US"/>
              </w:rPr>
              <w:t>ID</w:t>
            </w:r>
          </w:p>
        </w:tc>
        <w:tc>
          <w:tcPr>
            <w:tcW w:w="5134" w:type="dxa"/>
            <w:hideMark/>
          </w:tcPr>
          <w:p w14:paraId="6DCC1B89" w14:textId="77777777" w:rsidR="0011439E" w:rsidRPr="00373A9F" w:rsidRDefault="0011439E" w:rsidP="0014135F">
            <w:pPr>
              <w:rPr>
                <w:lang w:val="en-US"/>
              </w:rPr>
            </w:pPr>
            <w:r w:rsidRPr="00373A9F">
              <w:rPr>
                <w:lang w:val="en-US"/>
              </w:rPr>
              <w:t>Requirement</w:t>
            </w:r>
          </w:p>
        </w:tc>
        <w:tc>
          <w:tcPr>
            <w:tcW w:w="2947" w:type="dxa"/>
          </w:tcPr>
          <w:p w14:paraId="4A493F12" w14:textId="77777777" w:rsidR="0011439E" w:rsidRPr="00373A9F" w:rsidRDefault="0011439E" w:rsidP="0014135F">
            <w:pPr>
              <w:rPr>
                <w:lang w:val="en-US"/>
              </w:rPr>
            </w:pPr>
            <w:r w:rsidRPr="00373A9F">
              <w:rPr>
                <w:lang w:val="en-US"/>
              </w:rPr>
              <w:t>Tracking</w:t>
            </w:r>
          </w:p>
        </w:tc>
      </w:tr>
      <w:tr w:rsidR="0011439E" w:rsidRPr="00C51190" w14:paraId="46C105B2" w14:textId="77777777" w:rsidTr="0014135F">
        <w:trPr>
          <w:trHeight w:val="20"/>
        </w:trPr>
        <w:tc>
          <w:tcPr>
            <w:tcW w:w="1128" w:type="dxa"/>
            <w:noWrap/>
            <w:hideMark/>
          </w:tcPr>
          <w:p w14:paraId="25A8B842" w14:textId="77777777" w:rsidR="0011439E" w:rsidRPr="00373A9F" w:rsidRDefault="0011439E" w:rsidP="0014135F">
            <w:pPr>
              <w:rPr>
                <w:lang w:val="en-US"/>
              </w:rPr>
            </w:pPr>
            <w:r w:rsidRPr="00373A9F">
              <w:rPr>
                <w:lang w:val="en-US"/>
              </w:rPr>
              <w:t>STRAT#1</w:t>
            </w:r>
          </w:p>
        </w:tc>
        <w:tc>
          <w:tcPr>
            <w:tcW w:w="5134" w:type="dxa"/>
            <w:hideMark/>
          </w:tcPr>
          <w:p w14:paraId="54B185EE" w14:textId="10063A35" w:rsidR="0011439E" w:rsidRPr="00CE25AF" w:rsidRDefault="0011439E" w:rsidP="0014135F">
            <w:pPr>
              <w:rPr>
                <w:lang w:val="en-US"/>
              </w:rPr>
            </w:pPr>
            <w:r w:rsidRPr="00CE25AF">
              <w:rPr>
                <w:lang w:val="en-US"/>
              </w:rPr>
              <w:t xml:space="preserve">A network of </w:t>
            </w:r>
            <w:r w:rsidR="00085504" w:rsidRPr="00CE25AF">
              <w:rPr>
                <w:lang w:val="en-US"/>
              </w:rPr>
              <w:t>Industry</w:t>
            </w:r>
            <w:r w:rsidRPr="00CE25AF">
              <w:rPr>
                <w:lang w:val="en-US"/>
              </w:rPr>
              <w:t xml:space="preserve"> 4.0 components must be structured </w:t>
            </w:r>
            <w:r w:rsidR="00085504">
              <w:rPr>
                <w:lang w:val="en-US"/>
              </w:rPr>
              <w:t xml:space="preserve">to ensure that </w:t>
            </w:r>
            <w:r w:rsidRPr="00CE25AF">
              <w:rPr>
                <w:lang w:val="en-US"/>
              </w:rPr>
              <w:t>connections between any end point</w:t>
            </w:r>
            <w:r w:rsidR="00085504">
              <w:rPr>
                <w:lang w:val="en-US"/>
              </w:rPr>
              <w:t>s</w:t>
            </w:r>
            <w:r w:rsidRPr="00CE25AF">
              <w:rPr>
                <w:lang w:val="en-US"/>
              </w:rPr>
              <w:t xml:space="preserve"> (</w:t>
            </w:r>
            <w:r w:rsidR="00085504" w:rsidRPr="00CE25AF">
              <w:rPr>
                <w:lang w:val="en-US"/>
              </w:rPr>
              <w:t>Industry</w:t>
            </w:r>
            <w:r w:rsidRPr="00CE25AF">
              <w:rPr>
                <w:lang w:val="en-US"/>
              </w:rPr>
              <w:t xml:space="preserve"> 4.0 components) are possible. The </w:t>
            </w:r>
            <w:r w:rsidR="00085504" w:rsidRPr="00CE25AF">
              <w:rPr>
                <w:lang w:val="en-US"/>
              </w:rPr>
              <w:t>Industry</w:t>
            </w:r>
            <w:r w:rsidRPr="00CE25AF">
              <w:rPr>
                <w:lang w:val="en-US"/>
              </w:rPr>
              <w:t xml:space="preserve"> 4.0 components and their contents are to follow a common semantic model.</w:t>
            </w:r>
          </w:p>
        </w:tc>
        <w:tc>
          <w:tcPr>
            <w:tcW w:w="2947" w:type="dxa"/>
          </w:tcPr>
          <w:p w14:paraId="396BE004" w14:textId="04A99534" w:rsidR="0011439E" w:rsidRPr="00CE25AF" w:rsidRDefault="0011439E" w:rsidP="0014135F">
            <w:pPr>
              <w:rPr>
                <w:lang w:val="en-US"/>
              </w:rPr>
            </w:pPr>
            <w:r w:rsidRPr="00CE25AF">
              <w:rPr>
                <w:lang w:val="en-US"/>
              </w:rPr>
              <w:t>Network possible but not scope of this part of the document series</w:t>
            </w:r>
          </w:p>
          <w:p w14:paraId="7A7DCA26" w14:textId="022DCF67" w:rsidR="0011439E" w:rsidRPr="00CE25AF" w:rsidRDefault="0011439E" w:rsidP="0014135F">
            <w:pPr>
              <w:rPr>
                <w:lang w:val="en-US"/>
              </w:rPr>
            </w:pPr>
            <w:r w:rsidRPr="00CE25AF">
              <w:rPr>
                <w:lang w:val="en-US"/>
              </w:rPr>
              <w:t>Common semantic model realized by domain</w:t>
            </w:r>
            <w:r w:rsidR="00085504">
              <w:rPr>
                <w:lang w:val="en-US"/>
              </w:rPr>
              <w:t>-</w:t>
            </w:r>
            <w:r w:rsidRPr="00CE25AF">
              <w:rPr>
                <w:lang w:val="en-US"/>
              </w:rPr>
              <w:t xml:space="preserve">specific </w:t>
            </w:r>
            <w:proofErr w:type="spellStart"/>
            <w:r w:rsidRPr="00CE25AF">
              <w:rPr>
                <w:lang w:val="en-US"/>
              </w:rPr>
              <w:t>submodels</w:t>
            </w:r>
            <w:proofErr w:type="spellEnd"/>
            <w:r w:rsidRPr="00CE25AF">
              <w:rPr>
                <w:lang w:val="en-US"/>
              </w:rPr>
              <w:t xml:space="preserve"> (</w:t>
            </w:r>
            <w:proofErr w:type="spellStart"/>
            <w:r w:rsidRPr="00CE25AF">
              <w:rPr>
                <w:i/>
                <w:lang w:val="en-US"/>
              </w:rPr>
              <w:t>HasSemantics</w:t>
            </w:r>
            <w:proofErr w:type="spellEnd"/>
            <w:r w:rsidRPr="00CE25AF">
              <w:rPr>
                <w:lang w:val="en-US"/>
              </w:rPr>
              <w:t xml:space="preserve">/ </w:t>
            </w:r>
            <w:proofErr w:type="spellStart"/>
            <w:r w:rsidRPr="00CE25AF">
              <w:rPr>
                <w:i/>
                <w:lang w:val="en-US"/>
              </w:rPr>
              <w:t>ConceptDescription</w:t>
            </w:r>
            <w:proofErr w:type="spellEnd"/>
            <w:r w:rsidRPr="00CE25AF">
              <w:rPr>
                <w:lang w:val="en-US"/>
              </w:rPr>
              <w:t xml:space="preserve"> and by </w:t>
            </w:r>
            <w:proofErr w:type="spellStart"/>
            <w:r w:rsidRPr="00CE25AF">
              <w:rPr>
                <w:i/>
                <w:lang w:val="en-US"/>
              </w:rPr>
              <w:t>Relations</w:t>
            </w:r>
            <w:r w:rsidR="00241C92" w:rsidRPr="00CE25AF">
              <w:rPr>
                <w:i/>
                <w:lang w:val="en-US"/>
              </w:rPr>
              <w:t>hipElements</w:t>
            </w:r>
            <w:proofErr w:type="spellEnd"/>
            <w:r w:rsidRPr="00CE25AF">
              <w:rPr>
                <w:lang w:val="en-US"/>
              </w:rPr>
              <w:t>)</w:t>
            </w:r>
          </w:p>
        </w:tc>
      </w:tr>
      <w:tr w:rsidR="0011439E" w:rsidRPr="00C51190" w14:paraId="52478298" w14:textId="77777777" w:rsidTr="0014135F">
        <w:trPr>
          <w:trHeight w:val="20"/>
        </w:trPr>
        <w:tc>
          <w:tcPr>
            <w:tcW w:w="1128" w:type="dxa"/>
            <w:noWrap/>
            <w:hideMark/>
          </w:tcPr>
          <w:p w14:paraId="76045B19" w14:textId="77777777" w:rsidR="0011439E" w:rsidRPr="00373A9F" w:rsidRDefault="0011439E" w:rsidP="0014135F">
            <w:pPr>
              <w:rPr>
                <w:lang w:val="en-US"/>
              </w:rPr>
            </w:pPr>
            <w:r w:rsidRPr="00373A9F">
              <w:rPr>
                <w:lang w:val="en-US"/>
              </w:rPr>
              <w:t>STRAT#2</w:t>
            </w:r>
          </w:p>
        </w:tc>
        <w:tc>
          <w:tcPr>
            <w:tcW w:w="5134" w:type="dxa"/>
            <w:hideMark/>
          </w:tcPr>
          <w:p w14:paraId="2027BB54" w14:textId="27B1FCDE" w:rsidR="0011439E" w:rsidRPr="00CE25AF" w:rsidRDefault="0011439E" w:rsidP="0014135F">
            <w:pPr>
              <w:rPr>
                <w:lang w:val="en-US"/>
              </w:rPr>
            </w:pPr>
            <w:r w:rsidRPr="00CE25AF">
              <w:rPr>
                <w:lang w:val="en-US"/>
              </w:rPr>
              <w:t xml:space="preserve">It must be possible to define the concept of an </w:t>
            </w:r>
            <w:r w:rsidR="00085504" w:rsidRPr="00CE25AF">
              <w:rPr>
                <w:lang w:val="en-US"/>
              </w:rPr>
              <w:t>Industry</w:t>
            </w:r>
            <w:r w:rsidRPr="00CE25AF">
              <w:rPr>
                <w:lang w:val="en-US"/>
              </w:rPr>
              <w:t xml:space="preserve"> 4.0 component </w:t>
            </w:r>
            <w:r w:rsidR="00085504">
              <w:rPr>
                <w:lang w:val="en-US"/>
              </w:rPr>
              <w:t xml:space="preserve">so that it </w:t>
            </w:r>
            <w:r w:rsidRPr="00CE25AF">
              <w:rPr>
                <w:lang w:val="en-US"/>
              </w:rPr>
              <w:t>can meet requirements with different focal areas, i.e. "office floor" or "shop floor".</w:t>
            </w:r>
          </w:p>
        </w:tc>
        <w:tc>
          <w:tcPr>
            <w:tcW w:w="2947" w:type="dxa"/>
          </w:tcPr>
          <w:p w14:paraId="2F4A5910" w14:textId="13B58353" w:rsidR="0011439E" w:rsidRPr="00CE25AF" w:rsidRDefault="0011439E" w:rsidP="0014135F">
            <w:pPr>
              <w:rPr>
                <w:lang w:val="en-US"/>
              </w:rPr>
            </w:pPr>
            <w:r w:rsidRPr="00CE25AF">
              <w:rPr>
                <w:lang w:val="en-US"/>
              </w:rPr>
              <w:t xml:space="preserve">Content-wise, many different </w:t>
            </w:r>
            <w:proofErr w:type="spellStart"/>
            <w:r w:rsidRPr="00CE25AF">
              <w:rPr>
                <w:lang w:val="en-US"/>
              </w:rPr>
              <w:t>submodels</w:t>
            </w:r>
            <w:proofErr w:type="spellEnd"/>
            <w:r w:rsidRPr="00CE25AF">
              <w:rPr>
                <w:lang w:val="en-US"/>
              </w:rPr>
              <w:t xml:space="preserve"> possible</w:t>
            </w:r>
          </w:p>
        </w:tc>
      </w:tr>
      <w:tr w:rsidR="0011439E" w:rsidRPr="00C51190" w14:paraId="6C891C1B" w14:textId="77777777" w:rsidTr="0014135F">
        <w:trPr>
          <w:trHeight w:val="20"/>
        </w:trPr>
        <w:tc>
          <w:tcPr>
            <w:tcW w:w="1128" w:type="dxa"/>
            <w:noWrap/>
            <w:hideMark/>
          </w:tcPr>
          <w:p w14:paraId="1C69DB83" w14:textId="77777777" w:rsidR="0011439E" w:rsidRPr="00373A9F" w:rsidRDefault="0011439E" w:rsidP="0014135F">
            <w:pPr>
              <w:rPr>
                <w:lang w:val="en-US"/>
              </w:rPr>
            </w:pPr>
            <w:r w:rsidRPr="00373A9F">
              <w:rPr>
                <w:lang w:val="en-US"/>
              </w:rPr>
              <w:t>STRAT#3</w:t>
            </w:r>
          </w:p>
        </w:tc>
        <w:tc>
          <w:tcPr>
            <w:tcW w:w="5134" w:type="dxa"/>
            <w:hideMark/>
          </w:tcPr>
          <w:p w14:paraId="2416DF59" w14:textId="5E771FA9" w:rsidR="0011439E" w:rsidRPr="00CE25AF" w:rsidRDefault="00085504" w:rsidP="0014135F">
            <w:pPr>
              <w:rPr>
                <w:lang w:val="en-US"/>
              </w:rPr>
            </w:pPr>
            <w:r w:rsidRPr="00CE25AF">
              <w:rPr>
                <w:lang w:val="en-US"/>
              </w:rPr>
              <w:t>Industry</w:t>
            </w:r>
            <w:r w:rsidR="0011439E" w:rsidRPr="00CE25AF">
              <w:rPr>
                <w:lang w:val="en-US"/>
              </w:rPr>
              <w:t xml:space="preserve"> 4.0</w:t>
            </w:r>
            <w:r>
              <w:rPr>
                <w:lang w:val="en-US"/>
              </w:rPr>
              <w:t>-</w:t>
            </w:r>
            <w:r w:rsidR="0011439E" w:rsidRPr="00CE25AF">
              <w:rPr>
                <w:lang w:val="en-US"/>
              </w:rPr>
              <w:t xml:space="preserve">compliant communication must be performed in a way that </w:t>
            </w:r>
            <w:r>
              <w:rPr>
                <w:lang w:val="en-US"/>
              </w:rPr>
              <w:t xml:space="preserve">enables </w:t>
            </w:r>
            <w:r w:rsidR="0011439E" w:rsidRPr="00CE25AF">
              <w:rPr>
                <w:lang w:val="en-US"/>
              </w:rPr>
              <w:t xml:space="preserve">the data of a virtual representation of an </w:t>
            </w:r>
            <w:r w:rsidRPr="00CE25AF">
              <w:rPr>
                <w:lang w:val="en-US"/>
              </w:rPr>
              <w:t>Industry</w:t>
            </w:r>
            <w:r w:rsidR="0011439E" w:rsidRPr="00CE25AF">
              <w:rPr>
                <w:lang w:val="en-US"/>
              </w:rPr>
              <w:t xml:space="preserve"> 4.0 component </w:t>
            </w:r>
            <w:r>
              <w:rPr>
                <w:lang w:val="en-US"/>
              </w:rPr>
              <w:t>to</w:t>
            </w:r>
            <w:r w:rsidR="0011439E" w:rsidRPr="00CE25AF">
              <w:rPr>
                <w:lang w:val="en-US"/>
              </w:rPr>
              <w:t xml:space="preserve"> be kept either in the object itself or in a (higher level) IT system.</w:t>
            </w:r>
          </w:p>
        </w:tc>
        <w:tc>
          <w:tcPr>
            <w:tcW w:w="2947" w:type="dxa"/>
          </w:tcPr>
          <w:p w14:paraId="1C8319FF" w14:textId="106040B3" w:rsidR="0011439E" w:rsidRPr="00CE25AF" w:rsidRDefault="0011439E" w:rsidP="0014135F">
            <w:pPr>
              <w:rPr>
                <w:lang w:val="en-US"/>
              </w:rPr>
            </w:pPr>
            <w:r w:rsidRPr="00CE25AF">
              <w:rPr>
                <w:lang w:val="en-US"/>
              </w:rPr>
              <w:t>Metamodel and information representation independent of any deployment scenario</w:t>
            </w:r>
          </w:p>
        </w:tc>
      </w:tr>
      <w:tr w:rsidR="0011439E" w:rsidRPr="00C51190" w14:paraId="785D3E10" w14:textId="77777777" w:rsidTr="0014135F">
        <w:trPr>
          <w:trHeight w:val="20"/>
        </w:trPr>
        <w:tc>
          <w:tcPr>
            <w:tcW w:w="1128" w:type="dxa"/>
            <w:noWrap/>
          </w:tcPr>
          <w:p w14:paraId="63083B28" w14:textId="77777777" w:rsidR="0011439E" w:rsidRPr="00373A9F" w:rsidRDefault="0011439E" w:rsidP="0014135F">
            <w:pPr>
              <w:rPr>
                <w:lang w:val="en-US"/>
              </w:rPr>
            </w:pPr>
            <w:r w:rsidRPr="00373A9F">
              <w:rPr>
                <w:lang w:val="en-US"/>
              </w:rPr>
              <w:t>STRAT#4</w:t>
            </w:r>
          </w:p>
        </w:tc>
        <w:tc>
          <w:tcPr>
            <w:tcW w:w="5134" w:type="dxa"/>
          </w:tcPr>
          <w:p w14:paraId="4DD25768" w14:textId="31C9CBCD" w:rsidR="0011439E" w:rsidRPr="00CE25AF" w:rsidRDefault="0011439E" w:rsidP="0014135F">
            <w:pPr>
              <w:rPr>
                <w:rFonts w:asciiTheme="minorHAnsi" w:hAnsiTheme="minorHAnsi"/>
                <w:color w:val="000000"/>
                <w:szCs w:val="22"/>
                <w:lang w:val="en-US"/>
              </w:rPr>
            </w:pPr>
            <w:r w:rsidRPr="00CE25AF">
              <w:rPr>
                <w:lang w:val="en-US"/>
              </w:rPr>
              <w:t xml:space="preserve">In the case of a virtual representation of an I4.0 component in a higher-level system, </w:t>
            </w:r>
            <w:r w:rsidR="00085504">
              <w:rPr>
                <w:lang w:val="en-US"/>
              </w:rPr>
              <w:t>the</w:t>
            </w:r>
            <w:r w:rsidRPr="00CE25AF">
              <w:rPr>
                <w:lang w:val="en-US"/>
              </w:rPr>
              <w:t xml:space="preserve"> integrity must be ensured between the asset and its representation.</w:t>
            </w:r>
          </w:p>
        </w:tc>
        <w:tc>
          <w:tcPr>
            <w:tcW w:w="2947" w:type="dxa"/>
          </w:tcPr>
          <w:p w14:paraId="196FFD83" w14:textId="5CE1B1D1" w:rsidR="0011439E" w:rsidRPr="00CE25AF" w:rsidRDefault="0011439E" w:rsidP="0014135F">
            <w:pPr>
              <w:rPr>
                <w:lang w:val="en-US"/>
              </w:rPr>
            </w:pPr>
            <w:r w:rsidRPr="00CE25AF">
              <w:rPr>
                <w:lang w:val="en-US"/>
              </w:rPr>
              <w:t>Integrity part of security approach</w:t>
            </w:r>
          </w:p>
        </w:tc>
      </w:tr>
      <w:tr w:rsidR="0011439E" w:rsidRPr="00C51190" w14:paraId="2799A55C" w14:textId="77777777" w:rsidTr="0014135F">
        <w:trPr>
          <w:trHeight w:val="20"/>
        </w:trPr>
        <w:tc>
          <w:tcPr>
            <w:tcW w:w="1128" w:type="dxa"/>
            <w:noWrap/>
            <w:hideMark/>
          </w:tcPr>
          <w:p w14:paraId="2C22E3D9" w14:textId="77777777" w:rsidR="0011439E" w:rsidRPr="00373A9F" w:rsidRDefault="0011439E" w:rsidP="0014135F">
            <w:pPr>
              <w:rPr>
                <w:lang w:val="en-US"/>
              </w:rPr>
            </w:pPr>
            <w:r w:rsidRPr="00373A9F">
              <w:rPr>
                <w:lang w:val="en-US"/>
              </w:rPr>
              <w:t>STRAT#5</w:t>
            </w:r>
          </w:p>
        </w:tc>
        <w:tc>
          <w:tcPr>
            <w:tcW w:w="5134" w:type="dxa"/>
            <w:hideMark/>
          </w:tcPr>
          <w:p w14:paraId="518BD55F" w14:textId="3527C3F1" w:rsidR="0011439E" w:rsidRPr="00CE25AF" w:rsidRDefault="0011439E" w:rsidP="0014135F">
            <w:pPr>
              <w:rPr>
                <w:lang w:val="en-US"/>
              </w:rPr>
            </w:pPr>
            <w:r w:rsidRPr="00CE25AF">
              <w:rPr>
                <w:lang w:val="en-US"/>
              </w:rPr>
              <w:t xml:space="preserve">A suitable reference model must be established to describe how a higher-level IT system can make the Administration Shell available in an </w:t>
            </w:r>
            <w:r w:rsidR="00085504" w:rsidRPr="00CE25AF">
              <w:rPr>
                <w:lang w:val="en-US"/>
              </w:rPr>
              <w:t>Industry</w:t>
            </w:r>
            <w:r w:rsidRPr="00CE25AF">
              <w:rPr>
                <w:lang w:val="en-US"/>
              </w:rPr>
              <w:t xml:space="preserve"> 4.0</w:t>
            </w:r>
            <w:r w:rsidR="00085504">
              <w:rPr>
                <w:lang w:val="en-US"/>
              </w:rPr>
              <w:t>-</w:t>
            </w:r>
            <w:r w:rsidRPr="00CE25AF">
              <w:rPr>
                <w:lang w:val="en-US"/>
              </w:rPr>
              <w:t>compliant manner (SOA approach, delegation principle).</w:t>
            </w:r>
          </w:p>
        </w:tc>
        <w:tc>
          <w:tcPr>
            <w:tcW w:w="2947" w:type="dxa"/>
          </w:tcPr>
          <w:p w14:paraId="7C8579AC" w14:textId="5C4B163E" w:rsidR="0011439E" w:rsidRPr="00CE25AF" w:rsidRDefault="0011439E" w:rsidP="0014135F">
            <w:pPr>
              <w:rPr>
                <w:lang w:val="en-US"/>
              </w:rPr>
            </w:pPr>
            <w:r w:rsidRPr="00CE25AF">
              <w:rPr>
                <w:lang w:val="en-US"/>
              </w:rPr>
              <w:t>Scope of upcoming part of the document series; not scope of this part</w:t>
            </w:r>
          </w:p>
        </w:tc>
      </w:tr>
      <w:tr w:rsidR="0011439E" w:rsidRPr="00C51190" w14:paraId="696BF5A0" w14:textId="77777777" w:rsidTr="0014135F">
        <w:trPr>
          <w:trHeight w:val="20"/>
        </w:trPr>
        <w:tc>
          <w:tcPr>
            <w:tcW w:w="1128" w:type="dxa"/>
            <w:noWrap/>
            <w:hideMark/>
          </w:tcPr>
          <w:p w14:paraId="4C698739" w14:textId="77777777" w:rsidR="0011439E" w:rsidRPr="00373A9F" w:rsidRDefault="0011439E" w:rsidP="0014135F">
            <w:pPr>
              <w:rPr>
                <w:lang w:val="en-US"/>
              </w:rPr>
            </w:pPr>
            <w:r w:rsidRPr="00373A9F">
              <w:rPr>
                <w:lang w:val="en-US"/>
              </w:rPr>
              <w:t>STRAT#6</w:t>
            </w:r>
          </w:p>
        </w:tc>
        <w:tc>
          <w:tcPr>
            <w:tcW w:w="5134" w:type="dxa"/>
            <w:hideMark/>
          </w:tcPr>
          <w:p w14:paraId="07757685" w14:textId="1822AD91" w:rsidR="0011439E" w:rsidRPr="00CE25AF" w:rsidRDefault="0011439E" w:rsidP="0014135F">
            <w:pPr>
              <w:rPr>
                <w:lang w:val="en-US"/>
              </w:rPr>
            </w:pPr>
            <w:r w:rsidRPr="00CE25AF">
              <w:rPr>
                <w:lang w:val="en-US"/>
              </w:rPr>
              <w:t>A description is required of how the Administration Shell can be "transported" from the originator (e.g. component manufacturer or electrical designer) to the higher-level IT system (e.g. as an attachment to an email).</w:t>
            </w:r>
          </w:p>
        </w:tc>
        <w:tc>
          <w:tcPr>
            <w:tcW w:w="2947" w:type="dxa"/>
          </w:tcPr>
          <w:p w14:paraId="40507381" w14:textId="231A67B3" w:rsidR="0011439E" w:rsidRPr="00CE25AF" w:rsidRDefault="0011439E" w:rsidP="0014135F">
            <w:pPr>
              <w:rPr>
                <w:lang w:val="en-US"/>
              </w:rPr>
            </w:pPr>
            <w:r w:rsidRPr="00CE25AF">
              <w:rPr>
                <w:lang w:val="en-US"/>
              </w:rPr>
              <w:t xml:space="preserve">Hierarchical representation by XML/JSON and package file format </w:t>
            </w:r>
            <w:r w:rsidR="00085504" w:rsidRPr="00CE25AF">
              <w:rPr>
                <w:lang w:val="en-US"/>
              </w:rPr>
              <w:t>allows</w:t>
            </w:r>
            <w:r w:rsidRPr="00CE25AF">
              <w:rPr>
                <w:lang w:val="en-US"/>
              </w:rPr>
              <w:t xml:space="preserve"> for different transport scenarios</w:t>
            </w:r>
          </w:p>
        </w:tc>
      </w:tr>
      <w:tr w:rsidR="0011439E" w:rsidRPr="00C51190" w14:paraId="0B327B49" w14:textId="77777777" w:rsidTr="0014135F">
        <w:trPr>
          <w:trHeight w:val="20"/>
        </w:trPr>
        <w:tc>
          <w:tcPr>
            <w:tcW w:w="1128" w:type="dxa"/>
            <w:noWrap/>
            <w:hideMark/>
          </w:tcPr>
          <w:p w14:paraId="6DBAEC30" w14:textId="77777777" w:rsidR="0011439E" w:rsidRPr="00373A9F" w:rsidRDefault="0011439E" w:rsidP="0014135F">
            <w:pPr>
              <w:rPr>
                <w:lang w:val="en-US"/>
              </w:rPr>
            </w:pPr>
            <w:r w:rsidRPr="00373A9F">
              <w:rPr>
                <w:lang w:val="en-US"/>
              </w:rPr>
              <w:t>STRAT#7</w:t>
            </w:r>
          </w:p>
        </w:tc>
        <w:tc>
          <w:tcPr>
            <w:tcW w:w="5134" w:type="dxa"/>
            <w:hideMark/>
          </w:tcPr>
          <w:p w14:paraId="3703F150" w14:textId="018694B5" w:rsidR="0011439E" w:rsidRPr="00CE25AF" w:rsidRDefault="0011439E" w:rsidP="0014135F">
            <w:pPr>
              <w:rPr>
                <w:lang w:val="en-US"/>
              </w:rPr>
            </w:pPr>
            <w:r w:rsidRPr="00CE25AF">
              <w:rPr>
                <w:lang w:val="en-US"/>
              </w:rPr>
              <w:t>Depending on the nature of the higher-level systems, it may be necessary for the administration objects to allow for deployment in more than one higher</w:t>
            </w:r>
            <w:r w:rsidR="006A7456">
              <w:rPr>
                <w:lang w:val="en-US"/>
              </w:rPr>
              <w:t>-</w:t>
            </w:r>
            <w:r w:rsidRPr="00CE25AF">
              <w:rPr>
                <w:lang w:val="en-US"/>
              </w:rPr>
              <w:t>level IT system.</w:t>
            </w:r>
          </w:p>
        </w:tc>
        <w:tc>
          <w:tcPr>
            <w:tcW w:w="2947" w:type="dxa"/>
          </w:tcPr>
          <w:p w14:paraId="2D4D57EA" w14:textId="060A4F4E" w:rsidR="0011439E" w:rsidRPr="00CE25AF" w:rsidRDefault="0011439E" w:rsidP="0014135F">
            <w:pPr>
              <w:rPr>
                <w:lang w:val="en-US"/>
              </w:rPr>
            </w:pPr>
            <w:r w:rsidRPr="00CE25AF">
              <w:rPr>
                <w:lang w:val="en-US"/>
              </w:rPr>
              <w:t>Metamodel and information representation independent of any deployment scenario</w:t>
            </w:r>
          </w:p>
        </w:tc>
      </w:tr>
      <w:tr w:rsidR="0011439E" w:rsidRPr="00C51190" w14:paraId="717744D4" w14:textId="77777777" w:rsidTr="0014135F">
        <w:trPr>
          <w:trHeight w:val="20"/>
        </w:trPr>
        <w:tc>
          <w:tcPr>
            <w:tcW w:w="1128" w:type="dxa"/>
            <w:noWrap/>
            <w:hideMark/>
          </w:tcPr>
          <w:p w14:paraId="2AB059BE" w14:textId="77777777" w:rsidR="0011439E" w:rsidRPr="00373A9F" w:rsidRDefault="0011439E" w:rsidP="0014135F">
            <w:pPr>
              <w:rPr>
                <w:lang w:val="en-US"/>
              </w:rPr>
            </w:pPr>
            <w:r w:rsidRPr="00373A9F">
              <w:rPr>
                <w:lang w:val="en-US"/>
              </w:rPr>
              <w:t>STRAT#8</w:t>
            </w:r>
          </w:p>
        </w:tc>
        <w:tc>
          <w:tcPr>
            <w:tcW w:w="5134" w:type="dxa"/>
            <w:hideMark/>
          </w:tcPr>
          <w:p w14:paraId="4A6F86AB" w14:textId="7DDACEF3" w:rsidR="0011439E" w:rsidRPr="00CE25AF" w:rsidRDefault="0011439E" w:rsidP="0014135F">
            <w:pPr>
              <w:rPr>
                <w:lang w:val="en-US"/>
              </w:rPr>
            </w:pPr>
            <w:r w:rsidRPr="00CE25AF">
              <w:rPr>
                <w:lang w:val="en-US"/>
              </w:rPr>
              <w:t xml:space="preserve">The </w:t>
            </w:r>
            <w:r w:rsidR="00085504" w:rsidRPr="00CE25AF">
              <w:rPr>
                <w:lang w:val="en-US"/>
              </w:rPr>
              <w:t>Industry</w:t>
            </w:r>
            <w:r w:rsidRPr="00CE25AF">
              <w:rPr>
                <w:lang w:val="en-US"/>
              </w:rPr>
              <w:t xml:space="preserve"> 4.0 component, the Administration Shell, its inherent functionality</w:t>
            </w:r>
            <w:r w:rsidR="006A7456">
              <w:rPr>
                <w:lang w:val="en-US"/>
              </w:rPr>
              <w:t>,</w:t>
            </w:r>
            <w:r w:rsidRPr="00CE25AF">
              <w:rPr>
                <w:lang w:val="en-US"/>
              </w:rPr>
              <w:t xml:space="preserve"> and the protocols concerned are to be "encapsulation-capable" or "separable" from any field busses in use.</w:t>
            </w:r>
          </w:p>
        </w:tc>
        <w:tc>
          <w:tcPr>
            <w:tcW w:w="2947" w:type="dxa"/>
          </w:tcPr>
          <w:p w14:paraId="338E3440" w14:textId="5F116B35" w:rsidR="0011439E" w:rsidRPr="00CE25AF" w:rsidRDefault="0011439E" w:rsidP="0014135F">
            <w:pPr>
              <w:rPr>
                <w:lang w:val="en-US"/>
              </w:rPr>
            </w:pPr>
            <w:r w:rsidRPr="00CE25AF">
              <w:rPr>
                <w:lang w:val="en-US"/>
              </w:rPr>
              <w:t>Metamodel and information representation independent of any communication scenario</w:t>
            </w:r>
          </w:p>
        </w:tc>
      </w:tr>
      <w:tr w:rsidR="0011439E" w:rsidRPr="00C51190" w14:paraId="6C4CE24B" w14:textId="77777777" w:rsidTr="0014135F">
        <w:trPr>
          <w:trHeight w:val="20"/>
        </w:trPr>
        <w:tc>
          <w:tcPr>
            <w:tcW w:w="1128" w:type="dxa"/>
            <w:noWrap/>
            <w:hideMark/>
          </w:tcPr>
          <w:p w14:paraId="07986118" w14:textId="77777777" w:rsidR="0011439E" w:rsidRPr="00373A9F" w:rsidRDefault="0011439E" w:rsidP="0014135F">
            <w:pPr>
              <w:rPr>
                <w:lang w:val="en-US"/>
              </w:rPr>
            </w:pPr>
            <w:r w:rsidRPr="00373A9F">
              <w:rPr>
                <w:lang w:val="en-US"/>
              </w:rPr>
              <w:t>STRAT#9</w:t>
            </w:r>
          </w:p>
        </w:tc>
        <w:tc>
          <w:tcPr>
            <w:tcW w:w="5134" w:type="dxa"/>
            <w:hideMark/>
          </w:tcPr>
          <w:p w14:paraId="7BD194BB" w14:textId="1B5512D9" w:rsidR="0011439E" w:rsidRPr="00CE25AF" w:rsidRDefault="0011439E" w:rsidP="0014135F">
            <w:pPr>
              <w:rPr>
                <w:lang w:val="en-US"/>
              </w:rPr>
            </w:pPr>
            <w:r w:rsidRPr="00CE25AF">
              <w:rPr>
                <w:lang w:val="en-US"/>
              </w:rPr>
              <w:t xml:space="preserve">The aim of the </w:t>
            </w:r>
            <w:r w:rsidR="00085504" w:rsidRPr="00CE25AF">
              <w:rPr>
                <w:lang w:val="en-US"/>
              </w:rPr>
              <w:t>Industry</w:t>
            </w:r>
            <w:r w:rsidRPr="00CE25AF">
              <w:rPr>
                <w:lang w:val="en-US"/>
              </w:rPr>
              <w:t xml:space="preserve"> 4.0 component is to detect non-</w:t>
            </w:r>
            <w:r w:rsidR="00085504" w:rsidRPr="00CE25AF">
              <w:rPr>
                <w:lang w:val="en-US"/>
              </w:rPr>
              <w:t>Industry</w:t>
            </w:r>
            <w:r w:rsidRPr="00CE25AF">
              <w:rPr>
                <w:lang w:val="en-US"/>
              </w:rPr>
              <w:t xml:space="preserve"> 4.0</w:t>
            </w:r>
            <w:r w:rsidR="006A7456">
              <w:rPr>
                <w:lang w:val="en-US"/>
              </w:rPr>
              <w:t>-</w:t>
            </w:r>
            <w:r w:rsidRPr="00CE25AF">
              <w:rPr>
                <w:lang w:val="en-US"/>
              </w:rPr>
              <w:t>compliant communication relationships leading to or from the object’s Administration Shell and to make them accessible to end-to-end engineering.</w:t>
            </w:r>
          </w:p>
        </w:tc>
        <w:tc>
          <w:tcPr>
            <w:tcW w:w="2947" w:type="dxa"/>
          </w:tcPr>
          <w:p w14:paraId="3243C0EC" w14:textId="562008E4" w:rsidR="0011439E" w:rsidRPr="00CE25AF" w:rsidRDefault="0011439E" w:rsidP="0014135F">
            <w:pPr>
              <w:rPr>
                <w:lang w:val="en-US"/>
              </w:rPr>
            </w:pPr>
            <w:r w:rsidRPr="00CE25AF">
              <w:rPr>
                <w:lang w:val="en-US"/>
              </w:rPr>
              <w:t>Non-</w:t>
            </w:r>
            <w:r w:rsidR="00085504" w:rsidRPr="00CE25AF">
              <w:rPr>
                <w:lang w:val="en-US"/>
              </w:rPr>
              <w:t>Industry</w:t>
            </w:r>
            <w:r w:rsidRPr="00CE25AF">
              <w:rPr>
                <w:lang w:val="en-US"/>
              </w:rPr>
              <w:t xml:space="preserve"> 4.0</w:t>
            </w:r>
            <w:r w:rsidR="00085504">
              <w:rPr>
                <w:lang w:val="en-US"/>
              </w:rPr>
              <w:t>-</w:t>
            </w:r>
            <w:r w:rsidRPr="00CE25AF">
              <w:rPr>
                <w:lang w:val="en-US"/>
              </w:rPr>
              <w:t xml:space="preserve">compliant communication relationships could be modelled </w:t>
            </w:r>
            <w:r w:rsidR="00085504">
              <w:rPr>
                <w:lang w:val="en-US"/>
              </w:rPr>
              <w:t xml:space="preserve">and made available </w:t>
            </w:r>
            <w:r w:rsidRPr="00CE25AF">
              <w:rPr>
                <w:lang w:val="en-US"/>
              </w:rPr>
              <w:t xml:space="preserve">by </w:t>
            </w:r>
            <w:proofErr w:type="spellStart"/>
            <w:r w:rsidRPr="00CE25AF">
              <w:rPr>
                <w:lang w:val="en-US"/>
              </w:rPr>
              <w:t>submodels</w:t>
            </w:r>
            <w:proofErr w:type="spellEnd"/>
          </w:p>
        </w:tc>
      </w:tr>
      <w:tr w:rsidR="0011439E" w:rsidRPr="00CE25AF" w14:paraId="08C479DA" w14:textId="77777777" w:rsidTr="0014135F">
        <w:trPr>
          <w:trHeight w:val="20"/>
        </w:trPr>
        <w:tc>
          <w:tcPr>
            <w:tcW w:w="1128" w:type="dxa"/>
            <w:noWrap/>
            <w:hideMark/>
          </w:tcPr>
          <w:p w14:paraId="5C9238CD" w14:textId="77777777" w:rsidR="0011439E" w:rsidRPr="00373A9F" w:rsidRDefault="0011439E" w:rsidP="0014135F">
            <w:pPr>
              <w:rPr>
                <w:lang w:val="en-US"/>
              </w:rPr>
            </w:pPr>
            <w:r w:rsidRPr="00373A9F">
              <w:rPr>
                <w:lang w:val="en-US"/>
              </w:rPr>
              <w:lastRenderedPageBreak/>
              <w:t>STRAT#10</w:t>
            </w:r>
          </w:p>
        </w:tc>
        <w:tc>
          <w:tcPr>
            <w:tcW w:w="5134" w:type="dxa"/>
            <w:hideMark/>
          </w:tcPr>
          <w:p w14:paraId="7099FD7E" w14:textId="73515D64" w:rsidR="0011439E" w:rsidRPr="00CE25AF" w:rsidRDefault="0011439E" w:rsidP="0014135F">
            <w:pPr>
              <w:rPr>
                <w:lang w:val="en-US"/>
              </w:rPr>
            </w:pPr>
            <w:r w:rsidRPr="00CE25AF">
              <w:rPr>
                <w:lang w:val="en-US"/>
              </w:rPr>
              <w:t xml:space="preserve">It should be possible to logically assign other </w:t>
            </w:r>
            <w:r w:rsidR="00085504" w:rsidRPr="00CE25AF">
              <w:rPr>
                <w:lang w:val="en-US"/>
              </w:rPr>
              <w:t>Industry</w:t>
            </w:r>
            <w:r w:rsidRPr="00CE25AF">
              <w:rPr>
                <w:lang w:val="en-US"/>
              </w:rPr>
              <w:t xml:space="preserve"> 4.0 components to one </w:t>
            </w:r>
            <w:r w:rsidR="00085504" w:rsidRPr="00CE25AF">
              <w:rPr>
                <w:lang w:val="en-US"/>
              </w:rPr>
              <w:t>Industry</w:t>
            </w:r>
            <w:r w:rsidRPr="00CE25AF">
              <w:rPr>
                <w:lang w:val="en-US"/>
              </w:rPr>
              <w:t xml:space="preserve"> 4.0 component (e.g. an entire machine) </w:t>
            </w:r>
            <w:r w:rsidR="006A7456">
              <w:rPr>
                <w:lang w:val="en-US"/>
              </w:rPr>
              <w:t xml:space="preserve">to ensure </w:t>
            </w:r>
            <w:r w:rsidRPr="00CE25AF">
              <w:rPr>
                <w:lang w:val="en-US"/>
              </w:rPr>
              <w:t>(temporary) nesting.</w:t>
            </w:r>
          </w:p>
        </w:tc>
        <w:tc>
          <w:tcPr>
            <w:tcW w:w="2947" w:type="dxa"/>
          </w:tcPr>
          <w:p w14:paraId="5E9EAFA0" w14:textId="4BAF8726" w:rsidR="0011439E" w:rsidRPr="00CE25AF" w:rsidRDefault="0011439E" w:rsidP="0014135F">
            <w:pPr>
              <w:rPr>
                <w:lang w:val="en-US"/>
              </w:rPr>
            </w:pPr>
            <w:r w:rsidRPr="00CE25AF">
              <w:rPr>
                <w:i/>
                <w:lang w:val="en-US"/>
              </w:rPr>
              <w:t>References</w:t>
            </w:r>
            <w:r w:rsidR="00241C92" w:rsidRPr="00CE25AF">
              <w:rPr>
                <w:i/>
                <w:lang w:val="en-US"/>
              </w:rPr>
              <w:t xml:space="preserve">, Entity, </w:t>
            </w:r>
            <w:proofErr w:type="spellStart"/>
            <w:r w:rsidR="00241C92" w:rsidRPr="00CE25AF">
              <w:rPr>
                <w:i/>
                <w:lang w:val="en-US"/>
              </w:rPr>
              <w:t>RelationshipElements</w:t>
            </w:r>
            <w:proofErr w:type="spellEnd"/>
            <w:r w:rsidRPr="00CE25AF">
              <w:rPr>
                <w:lang w:val="en-US"/>
              </w:rPr>
              <w:t xml:space="preserve"> </w:t>
            </w:r>
            <w:r w:rsidR="00241C92" w:rsidRPr="00CE25AF">
              <w:rPr>
                <w:lang w:val="en-US"/>
              </w:rPr>
              <w:t xml:space="preserve">(see </w:t>
            </w:r>
            <w:r w:rsidRPr="00CE25AF">
              <w:rPr>
                <w:i/>
                <w:lang w:val="en-US"/>
              </w:rPr>
              <w:t>Composite components</w:t>
            </w:r>
            <w:r w:rsidRPr="00CE25AF">
              <w:rPr>
                <w:lang w:val="en-US"/>
              </w:rPr>
              <w:t xml:space="preserve"> [12]</w:t>
            </w:r>
            <w:r w:rsidR="00241C92" w:rsidRPr="00CE25AF">
              <w:rPr>
                <w:lang w:val="en-US"/>
              </w:rPr>
              <w:t>)</w:t>
            </w:r>
          </w:p>
        </w:tc>
      </w:tr>
      <w:tr w:rsidR="0011439E" w:rsidRPr="00C51190" w14:paraId="56D0A035" w14:textId="77777777" w:rsidTr="0014135F">
        <w:trPr>
          <w:trHeight w:val="20"/>
        </w:trPr>
        <w:tc>
          <w:tcPr>
            <w:tcW w:w="1128" w:type="dxa"/>
            <w:noWrap/>
            <w:hideMark/>
          </w:tcPr>
          <w:p w14:paraId="748342CF" w14:textId="77777777" w:rsidR="0011439E" w:rsidRPr="00373A9F" w:rsidRDefault="0011439E" w:rsidP="0014135F">
            <w:pPr>
              <w:rPr>
                <w:lang w:val="en-US"/>
              </w:rPr>
            </w:pPr>
            <w:r w:rsidRPr="00373A9F">
              <w:rPr>
                <w:lang w:val="en-US"/>
              </w:rPr>
              <w:t>STRAT#11</w:t>
            </w:r>
          </w:p>
        </w:tc>
        <w:tc>
          <w:tcPr>
            <w:tcW w:w="5134" w:type="dxa"/>
            <w:hideMark/>
          </w:tcPr>
          <w:p w14:paraId="6AA6FC41" w14:textId="4320D04C" w:rsidR="0011439E" w:rsidRPr="00CE25AF" w:rsidRDefault="0011439E" w:rsidP="0014135F">
            <w:pPr>
              <w:rPr>
                <w:lang w:val="en-US"/>
              </w:rPr>
            </w:pPr>
            <w:r w:rsidRPr="00CE25AF">
              <w:rPr>
                <w:lang w:val="en-US"/>
              </w:rPr>
              <w:t>Higher</w:t>
            </w:r>
            <w:r w:rsidR="006A7456">
              <w:rPr>
                <w:lang w:val="en-US"/>
              </w:rPr>
              <w:t>-</w:t>
            </w:r>
            <w:r w:rsidRPr="00CE25AF">
              <w:rPr>
                <w:lang w:val="en-US"/>
              </w:rPr>
              <w:t xml:space="preserve">level systems should be able to access all </w:t>
            </w:r>
            <w:r w:rsidR="00085504" w:rsidRPr="00CE25AF">
              <w:rPr>
                <w:lang w:val="en-US"/>
              </w:rPr>
              <w:t>Industry</w:t>
            </w:r>
            <w:r w:rsidRPr="00CE25AF">
              <w:rPr>
                <w:lang w:val="en-US"/>
              </w:rPr>
              <w:t xml:space="preserve"> 4.0 components in a purpose-driven and restrict</w:t>
            </w:r>
            <w:r w:rsidR="006A7456">
              <w:rPr>
                <w:lang w:val="en-US"/>
              </w:rPr>
              <w:t>ed</w:t>
            </w:r>
            <w:r w:rsidRPr="00CE25AF">
              <w:rPr>
                <w:lang w:val="en-US"/>
              </w:rPr>
              <w:t xml:space="preserve"> manner, even when these are (temporarily) logically assigned.</w:t>
            </w:r>
          </w:p>
        </w:tc>
        <w:tc>
          <w:tcPr>
            <w:tcW w:w="2947" w:type="dxa"/>
          </w:tcPr>
          <w:p w14:paraId="23282999" w14:textId="1FC6550D" w:rsidR="0011439E" w:rsidRPr="00CE25AF" w:rsidRDefault="0011439E" w:rsidP="0014135F">
            <w:pPr>
              <w:rPr>
                <w:lang w:val="en-US"/>
              </w:rPr>
            </w:pPr>
            <w:r w:rsidRPr="00CE25AF">
              <w:rPr>
                <w:lang w:val="en-US"/>
              </w:rPr>
              <w:t>Scope of upcoming part of the document series; not scope of this part</w:t>
            </w:r>
          </w:p>
        </w:tc>
      </w:tr>
      <w:tr w:rsidR="0011439E" w:rsidRPr="00CE25AF" w14:paraId="212765BA" w14:textId="77777777" w:rsidTr="0014135F">
        <w:trPr>
          <w:trHeight w:val="20"/>
        </w:trPr>
        <w:tc>
          <w:tcPr>
            <w:tcW w:w="1128" w:type="dxa"/>
            <w:noWrap/>
            <w:hideMark/>
          </w:tcPr>
          <w:p w14:paraId="1C9EF1FD" w14:textId="77777777" w:rsidR="0011439E" w:rsidRPr="00373A9F" w:rsidRDefault="0011439E" w:rsidP="0014135F">
            <w:pPr>
              <w:rPr>
                <w:lang w:val="en-US"/>
              </w:rPr>
            </w:pPr>
            <w:r w:rsidRPr="00373A9F">
              <w:rPr>
                <w:lang w:val="en-US"/>
              </w:rPr>
              <w:t>STRAT#12</w:t>
            </w:r>
          </w:p>
        </w:tc>
        <w:tc>
          <w:tcPr>
            <w:tcW w:w="5134" w:type="dxa"/>
            <w:hideMark/>
          </w:tcPr>
          <w:p w14:paraId="18B63D7F" w14:textId="2A66A20D" w:rsidR="0011439E" w:rsidRPr="00373A9F" w:rsidRDefault="0011439E" w:rsidP="0014135F">
            <w:pPr>
              <w:rPr>
                <w:lang w:val="en-US"/>
              </w:rPr>
            </w:pPr>
            <w:r w:rsidRPr="00373A9F">
              <w:rPr>
                <w:lang w:val="en-US"/>
              </w:rPr>
              <w:t xml:space="preserve">Characteristics (1) </w:t>
            </w:r>
            <w:r w:rsidR="006A7456">
              <w:rPr>
                <w:lang w:val="en-US"/>
              </w:rPr>
              <w:t>i</w:t>
            </w:r>
            <w:r w:rsidRPr="00CE25AF">
              <w:rPr>
                <w:lang w:val="en-US"/>
              </w:rPr>
              <w:t>dentifiability</w:t>
            </w:r>
          </w:p>
        </w:tc>
        <w:tc>
          <w:tcPr>
            <w:tcW w:w="2947" w:type="dxa"/>
          </w:tcPr>
          <w:p w14:paraId="2261E8A9" w14:textId="77777777" w:rsidR="0011439E" w:rsidRPr="00373A9F" w:rsidRDefault="0011439E" w:rsidP="0014135F">
            <w:pPr>
              <w:rPr>
                <w:lang w:val="en-US"/>
              </w:rPr>
            </w:pPr>
            <w:r w:rsidRPr="00373A9F">
              <w:rPr>
                <w:lang w:val="en-US"/>
              </w:rPr>
              <w:t xml:space="preserve">Given by </w:t>
            </w:r>
            <w:r w:rsidRPr="00373A9F">
              <w:rPr>
                <w:i/>
                <w:lang w:val="en-US"/>
              </w:rPr>
              <w:t>Identifiable</w:t>
            </w:r>
          </w:p>
        </w:tc>
      </w:tr>
      <w:tr w:rsidR="0011439E" w:rsidRPr="00CE25AF" w14:paraId="1B2DC31E" w14:textId="77777777" w:rsidTr="0014135F">
        <w:trPr>
          <w:trHeight w:val="20"/>
        </w:trPr>
        <w:tc>
          <w:tcPr>
            <w:tcW w:w="1128" w:type="dxa"/>
            <w:noWrap/>
            <w:hideMark/>
          </w:tcPr>
          <w:p w14:paraId="7F764B3C" w14:textId="77777777" w:rsidR="0011439E" w:rsidRPr="00373A9F" w:rsidRDefault="0011439E" w:rsidP="0014135F">
            <w:pPr>
              <w:rPr>
                <w:lang w:val="en-US"/>
              </w:rPr>
            </w:pPr>
            <w:r w:rsidRPr="00373A9F">
              <w:rPr>
                <w:lang w:val="en-US"/>
              </w:rPr>
              <w:t>STRAT#13</w:t>
            </w:r>
          </w:p>
        </w:tc>
        <w:tc>
          <w:tcPr>
            <w:tcW w:w="5134" w:type="dxa"/>
            <w:hideMark/>
          </w:tcPr>
          <w:p w14:paraId="7831459D" w14:textId="77777777" w:rsidR="0011439E" w:rsidRPr="00373A9F" w:rsidRDefault="0011439E" w:rsidP="0014135F">
            <w:pPr>
              <w:rPr>
                <w:lang w:val="en-US"/>
              </w:rPr>
            </w:pPr>
            <w:r w:rsidRPr="00373A9F">
              <w:rPr>
                <w:lang w:val="en-US"/>
              </w:rPr>
              <w:t>Characteristics (2) I4.0-compliant communication</w:t>
            </w:r>
          </w:p>
        </w:tc>
        <w:tc>
          <w:tcPr>
            <w:tcW w:w="2947" w:type="dxa"/>
          </w:tcPr>
          <w:p w14:paraId="15488BF4" w14:textId="77777777" w:rsidR="0011439E" w:rsidRPr="00373A9F" w:rsidRDefault="0011439E" w:rsidP="0014135F">
            <w:pPr>
              <w:rPr>
                <w:lang w:val="en-US"/>
              </w:rPr>
            </w:pPr>
            <w:r w:rsidRPr="00373A9F">
              <w:rPr>
                <w:lang w:val="en-US"/>
              </w:rPr>
              <w:t>Not scope of part 1</w:t>
            </w:r>
          </w:p>
        </w:tc>
      </w:tr>
      <w:tr w:rsidR="0011439E" w:rsidRPr="00CE25AF" w14:paraId="7CF1AC30" w14:textId="77777777" w:rsidTr="0014135F">
        <w:trPr>
          <w:trHeight w:val="20"/>
        </w:trPr>
        <w:tc>
          <w:tcPr>
            <w:tcW w:w="1128" w:type="dxa"/>
            <w:noWrap/>
            <w:hideMark/>
          </w:tcPr>
          <w:p w14:paraId="45A32792" w14:textId="77777777" w:rsidR="0011439E" w:rsidRPr="00373A9F" w:rsidRDefault="0011439E" w:rsidP="0014135F">
            <w:pPr>
              <w:rPr>
                <w:lang w:val="en-US"/>
              </w:rPr>
            </w:pPr>
            <w:r w:rsidRPr="00373A9F">
              <w:rPr>
                <w:lang w:val="en-US"/>
              </w:rPr>
              <w:t>STRAT#14</w:t>
            </w:r>
          </w:p>
        </w:tc>
        <w:tc>
          <w:tcPr>
            <w:tcW w:w="5134" w:type="dxa"/>
            <w:hideMark/>
          </w:tcPr>
          <w:p w14:paraId="1F31E56E" w14:textId="77777777" w:rsidR="0011439E" w:rsidRPr="00CE25AF" w:rsidRDefault="0011439E" w:rsidP="0014135F">
            <w:pPr>
              <w:rPr>
                <w:lang w:val="en-US"/>
              </w:rPr>
            </w:pPr>
            <w:r w:rsidRPr="00CE25AF">
              <w:rPr>
                <w:lang w:val="en-US"/>
              </w:rPr>
              <w:t>Characteristics (3) I4.0-compliant services and multiple status</w:t>
            </w:r>
          </w:p>
        </w:tc>
        <w:tc>
          <w:tcPr>
            <w:tcW w:w="2947" w:type="dxa"/>
          </w:tcPr>
          <w:p w14:paraId="583B7B2F" w14:textId="48DF18A1" w:rsidR="0011439E" w:rsidRPr="00373A9F" w:rsidRDefault="0011439E" w:rsidP="0014135F">
            <w:pPr>
              <w:rPr>
                <w:lang w:val="en-US"/>
              </w:rPr>
            </w:pPr>
            <w:r w:rsidRPr="00CE25AF">
              <w:rPr>
                <w:lang w:val="en-US"/>
              </w:rPr>
              <w:t>Standardi</w:t>
            </w:r>
            <w:r w:rsidR="00271522" w:rsidRPr="00CE25AF">
              <w:rPr>
                <w:lang w:val="en-US"/>
              </w:rPr>
              <w:t>z</w:t>
            </w:r>
            <w:r w:rsidRPr="00CE25AF">
              <w:rPr>
                <w:lang w:val="en-US"/>
              </w:rPr>
              <w:t>ation</w:t>
            </w:r>
            <w:r w:rsidRPr="00373A9F">
              <w:rPr>
                <w:lang w:val="en-US"/>
              </w:rPr>
              <w:t xml:space="preserve"> of </w:t>
            </w:r>
            <w:proofErr w:type="spellStart"/>
            <w:r w:rsidRPr="00373A9F">
              <w:rPr>
                <w:lang w:val="en-US"/>
              </w:rPr>
              <w:t>submodels</w:t>
            </w:r>
            <w:proofErr w:type="spellEnd"/>
          </w:p>
        </w:tc>
      </w:tr>
      <w:tr w:rsidR="0011439E" w:rsidRPr="00C51190" w14:paraId="766E9E12" w14:textId="77777777" w:rsidTr="0014135F">
        <w:trPr>
          <w:trHeight w:val="20"/>
        </w:trPr>
        <w:tc>
          <w:tcPr>
            <w:tcW w:w="1128" w:type="dxa"/>
            <w:noWrap/>
            <w:hideMark/>
          </w:tcPr>
          <w:p w14:paraId="5E679FC7" w14:textId="77777777" w:rsidR="0011439E" w:rsidRPr="00373A9F" w:rsidRDefault="0011439E" w:rsidP="0014135F">
            <w:pPr>
              <w:rPr>
                <w:lang w:val="en-US"/>
              </w:rPr>
            </w:pPr>
            <w:r w:rsidRPr="00373A9F">
              <w:rPr>
                <w:lang w:val="en-US"/>
              </w:rPr>
              <w:t>STRAT#15</w:t>
            </w:r>
          </w:p>
        </w:tc>
        <w:tc>
          <w:tcPr>
            <w:tcW w:w="5134" w:type="dxa"/>
            <w:hideMark/>
          </w:tcPr>
          <w:p w14:paraId="48697653" w14:textId="0A9E0B94" w:rsidR="0011439E" w:rsidRPr="00373A9F" w:rsidRDefault="0011439E" w:rsidP="0014135F">
            <w:pPr>
              <w:rPr>
                <w:lang w:val="en-US"/>
              </w:rPr>
            </w:pPr>
            <w:r w:rsidRPr="00373A9F">
              <w:rPr>
                <w:lang w:val="en-US"/>
              </w:rPr>
              <w:t xml:space="preserve">Characteristics (4) </w:t>
            </w:r>
            <w:r w:rsidR="006A7456">
              <w:rPr>
                <w:lang w:val="en-US"/>
              </w:rPr>
              <w:t>v</w:t>
            </w:r>
            <w:r w:rsidRPr="00CE25AF">
              <w:rPr>
                <w:lang w:val="en-US"/>
              </w:rPr>
              <w:t>irtual</w:t>
            </w:r>
            <w:r w:rsidRPr="00373A9F">
              <w:rPr>
                <w:lang w:val="en-US"/>
              </w:rPr>
              <w:t xml:space="preserve"> description</w:t>
            </w:r>
          </w:p>
        </w:tc>
        <w:tc>
          <w:tcPr>
            <w:tcW w:w="2947" w:type="dxa"/>
          </w:tcPr>
          <w:p w14:paraId="10ED309C" w14:textId="77777777" w:rsidR="0011439E" w:rsidRPr="00CE25AF" w:rsidRDefault="0011439E" w:rsidP="0014135F">
            <w:pPr>
              <w:rPr>
                <w:lang w:val="en-US"/>
              </w:rPr>
            </w:pPr>
            <w:r w:rsidRPr="00CE25AF">
              <w:rPr>
                <w:lang w:val="en-US"/>
              </w:rPr>
              <w:t>Available by digital representation (</w:t>
            </w:r>
            <w:proofErr w:type="spellStart"/>
            <w:r w:rsidRPr="00CE25AF">
              <w:rPr>
                <w:i/>
                <w:lang w:val="en-US"/>
              </w:rPr>
              <w:t>Submodel</w:t>
            </w:r>
            <w:proofErr w:type="spellEnd"/>
            <w:r w:rsidRPr="00CE25AF">
              <w:rPr>
                <w:lang w:val="en-US"/>
              </w:rPr>
              <w:t xml:space="preserve"> and </w:t>
            </w:r>
            <w:proofErr w:type="spellStart"/>
            <w:r w:rsidRPr="00CE25AF">
              <w:rPr>
                <w:i/>
                <w:lang w:val="en-US"/>
              </w:rPr>
              <w:t>SubmodelElement</w:t>
            </w:r>
            <w:proofErr w:type="spellEnd"/>
            <w:r w:rsidRPr="00CE25AF">
              <w:rPr>
                <w:lang w:val="en-US"/>
              </w:rPr>
              <w:t>)</w:t>
            </w:r>
          </w:p>
        </w:tc>
      </w:tr>
      <w:tr w:rsidR="0011439E" w:rsidRPr="00CE25AF" w14:paraId="64DC9164" w14:textId="77777777" w:rsidTr="0014135F">
        <w:trPr>
          <w:trHeight w:val="20"/>
        </w:trPr>
        <w:tc>
          <w:tcPr>
            <w:tcW w:w="1128" w:type="dxa"/>
            <w:noWrap/>
            <w:hideMark/>
          </w:tcPr>
          <w:p w14:paraId="0CB30ABC" w14:textId="77777777" w:rsidR="0011439E" w:rsidRPr="00373A9F" w:rsidRDefault="0011439E" w:rsidP="0014135F">
            <w:pPr>
              <w:rPr>
                <w:lang w:val="en-US"/>
              </w:rPr>
            </w:pPr>
            <w:r w:rsidRPr="00373A9F">
              <w:rPr>
                <w:lang w:val="en-US"/>
              </w:rPr>
              <w:t>STRAT#16</w:t>
            </w:r>
          </w:p>
        </w:tc>
        <w:tc>
          <w:tcPr>
            <w:tcW w:w="5134" w:type="dxa"/>
            <w:hideMark/>
          </w:tcPr>
          <w:p w14:paraId="4BAF7AE1" w14:textId="77777777" w:rsidR="0011439E" w:rsidRPr="00373A9F" w:rsidRDefault="0011439E" w:rsidP="0014135F">
            <w:pPr>
              <w:rPr>
                <w:lang w:val="en-US"/>
              </w:rPr>
            </w:pPr>
            <w:r w:rsidRPr="00373A9F">
              <w:rPr>
                <w:lang w:val="en-US"/>
              </w:rPr>
              <w:t>Characteristics (5) I4.0-compliant semantics</w:t>
            </w:r>
          </w:p>
        </w:tc>
        <w:tc>
          <w:tcPr>
            <w:tcW w:w="2947" w:type="dxa"/>
          </w:tcPr>
          <w:p w14:paraId="2609E680" w14:textId="77777777" w:rsidR="0011439E" w:rsidRPr="00373A9F" w:rsidRDefault="0011439E" w:rsidP="0014135F">
            <w:pPr>
              <w:rPr>
                <w:lang w:val="en-US"/>
              </w:rPr>
            </w:pPr>
            <w:proofErr w:type="spellStart"/>
            <w:r w:rsidRPr="00373A9F">
              <w:rPr>
                <w:i/>
                <w:lang w:val="en-US"/>
              </w:rPr>
              <w:t>HasSemantics</w:t>
            </w:r>
            <w:proofErr w:type="spellEnd"/>
          </w:p>
        </w:tc>
      </w:tr>
      <w:tr w:rsidR="0011439E" w:rsidRPr="00C51190" w14:paraId="4606319D" w14:textId="77777777" w:rsidTr="0014135F">
        <w:trPr>
          <w:trHeight w:val="20"/>
        </w:trPr>
        <w:tc>
          <w:tcPr>
            <w:tcW w:w="1128" w:type="dxa"/>
            <w:noWrap/>
            <w:hideMark/>
          </w:tcPr>
          <w:p w14:paraId="7CC2A1CF" w14:textId="77777777" w:rsidR="0011439E" w:rsidRPr="00373A9F" w:rsidRDefault="0011439E" w:rsidP="0014135F">
            <w:pPr>
              <w:rPr>
                <w:lang w:val="en-US"/>
              </w:rPr>
            </w:pPr>
            <w:r w:rsidRPr="00373A9F">
              <w:rPr>
                <w:lang w:val="en-US"/>
              </w:rPr>
              <w:t>STRAT#17</w:t>
            </w:r>
          </w:p>
        </w:tc>
        <w:tc>
          <w:tcPr>
            <w:tcW w:w="5134" w:type="dxa"/>
            <w:hideMark/>
          </w:tcPr>
          <w:p w14:paraId="51C68566" w14:textId="5A630955" w:rsidR="0011439E" w:rsidRPr="00373A9F" w:rsidRDefault="0011439E" w:rsidP="0014135F">
            <w:pPr>
              <w:rPr>
                <w:lang w:val="en-US"/>
              </w:rPr>
            </w:pPr>
            <w:r w:rsidRPr="00373A9F">
              <w:rPr>
                <w:lang w:val="en-US"/>
              </w:rPr>
              <w:t xml:space="preserve">Characteristics (6) </w:t>
            </w:r>
            <w:r w:rsidR="006A7456">
              <w:rPr>
                <w:lang w:val="en-US"/>
              </w:rPr>
              <w:t>s</w:t>
            </w:r>
            <w:r w:rsidRPr="00CE25AF">
              <w:rPr>
                <w:lang w:val="en-US"/>
              </w:rPr>
              <w:t>ecurity</w:t>
            </w:r>
            <w:r w:rsidRPr="00373A9F">
              <w:rPr>
                <w:lang w:val="en-US"/>
              </w:rPr>
              <w:t xml:space="preserve"> and </w:t>
            </w:r>
            <w:r w:rsidR="006A7456" w:rsidRPr="00373A9F">
              <w:rPr>
                <w:lang w:val="en-US"/>
              </w:rPr>
              <w:t>s</w:t>
            </w:r>
            <w:r w:rsidRPr="00373A9F">
              <w:rPr>
                <w:lang w:val="en-US"/>
              </w:rPr>
              <w:t>afety</w:t>
            </w:r>
          </w:p>
        </w:tc>
        <w:tc>
          <w:tcPr>
            <w:tcW w:w="2947" w:type="dxa"/>
          </w:tcPr>
          <w:p w14:paraId="47F875FE" w14:textId="695ECF89" w:rsidR="0011439E" w:rsidRPr="00CE25AF" w:rsidRDefault="0011439E" w:rsidP="0014135F">
            <w:pPr>
              <w:rPr>
                <w:lang w:val="en-US"/>
              </w:rPr>
            </w:pPr>
            <w:r w:rsidRPr="00CE25AF">
              <w:rPr>
                <w:lang w:val="en-US"/>
              </w:rPr>
              <w:t xml:space="preserve">Security </w:t>
            </w:r>
            <w:r w:rsidR="00085504">
              <w:rPr>
                <w:lang w:val="en-US"/>
              </w:rPr>
              <w:t>through attribute-based and role-based access</w:t>
            </w:r>
            <w:r w:rsidR="00381B08">
              <w:rPr>
                <w:lang w:val="en-US"/>
              </w:rPr>
              <w:t xml:space="preserve"> control</w:t>
            </w:r>
          </w:p>
          <w:p w14:paraId="21D3663F" w14:textId="6D26F3A4" w:rsidR="0011439E" w:rsidRPr="00CE25AF" w:rsidRDefault="00241C92" w:rsidP="0014135F">
            <w:pPr>
              <w:rPr>
                <w:lang w:val="en-US"/>
              </w:rPr>
            </w:pPr>
            <w:r w:rsidRPr="00CE25AF">
              <w:rPr>
                <w:lang w:val="en-US"/>
              </w:rPr>
              <w:t xml:space="preserve">Not scope of </w:t>
            </w:r>
            <w:r w:rsidR="00381B08">
              <w:rPr>
                <w:lang w:val="en-US"/>
              </w:rPr>
              <w:t>this part</w:t>
            </w:r>
            <w:r w:rsidRPr="00CE25AF">
              <w:rPr>
                <w:lang w:val="en-US"/>
              </w:rPr>
              <w:t xml:space="preserve">, </w:t>
            </w:r>
            <w:r w:rsidR="00085504">
              <w:rPr>
                <w:lang w:val="en-US"/>
              </w:rPr>
              <w:t>s</w:t>
            </w:r>
            <w:r w:rsidRPr="00CE25AF">
              <w:rPr>
                <w:lang w:val="en-US"/>
              </w:rPr>
              <w:t>ecurity upcoming as</w:t>
            </w:r>
            <w:r w:rsidR="00085504">
              <w:rPr>
                <w:lang w:val="en-US"/>
              </w:rPr>
              <w:t xml:space="preserve"> </w:t>
            </w:r>
            <w:r w:rsidR="00DA1A43">
              <w:rPr>
                <w:lang w:val="en-US"/>
              </w:rPr>
              <w:t>P</w:t>
            </w:r>
            <w:r w:rsidRPr="00CE25AF">
              <w:rPr>
                <w:lang w:val="en-US"/>
              </w:rPr>
              <w:t xml:space="preserve">art </w:t>
            </w:r>
            <w:r w:rsidR="00381B08">
              <w:rPr>
                <w:lang w:val="en-US"/>
              </w:rPr>
              <w:t>4</w:t>
            </w:r>
          </w:p>
        </w:tc>
      </w:tr>
      <w:tr w:rsidR="0011439E" w:rsidRPr="00C51190" w14:paraId="39814DE1" w14:textId="77777777" w:rsidTr="0014135F">
        <w:trPr>
          <w:trHeight w:val="20"/>
        </w:trPr>
        <w:tc>
          <w:tcPr>
            <w:tcW w:w="1128" w:type="dxa"/>
            <w:noWrap/>
            <w:hideMark/>
          </w:tcPr>
          <w:p w14:paraId="76AA2CBF" w14:textId="77777777" w:rsidR="0011439E" w:rsidRPr="00373A9F" w:rsidRDefault="0011439E" w:rsidP="0014135F">
            <w:pPr>
              <w:rPr>
                <w:lang w:val="en-US"/>
              </w:rPr>
            </w:pPr>
            <w:r w:rsidRPr="00373A9F">
              <w:rPr>
                <w:lang w:val="en-US"/>
              </w:rPr>
              <w:t>STRAT#18</w:t>
            </w:r>
          </w:p>
        </w:tc>
        <w:tc>
          <w:tcPr>
            <w:tcW w:w="5134" w:type="dxa"/>
            <w:hideMark/>
          </w:tcPr>
          <w:p w14:paraId="79839DFC" w14:textId="2F4AD7E4" w:rsidR="0011439E" w:rsidRPr="00373A9F" w:rsidRDefault="0011439E" w:rsidP="0014135F">
            <w:pPr>
              <w:rPr>
                <w:lang w:val="en-US"/>
              </w:rPr>
            </w:pPr>
            <w:r w:rsidRPr="00373A9F">
              <w:rPr>
                <w:lang w:val="en-US"/>
              </w:rPr>
              <w:t xml:space="preserve">Characteristics (7) </w:t>
            </w:r>
            <w:r w:rsidR="006A7456">
              <w:rPr>
                <w:lang w:val="en-US"/>
              </w:rPr>
              <w:t>q</w:t>
            </w:r>
            <w:r w:rsidRPr="00CE25AF">
              <w:rPr>
                <w:lang w:val="en-US"/>
              </w:rPr>
              <w:t>uality</w:t>
            </w:r>
            <w:r w:rsidRPr="00373A9F">
              <w:rPr>
                <w:lang w:val="en-US"/>
              </w:rPr>
              <w:t xml:space="preserve"> of </w:t>
            </w:r>
            <w:r w:rsidR="006A7456" w:rsidRPr="00373A9F">
              <w:rPr>
                <w:lang w:val="en-US"/>
              </w:rPr>
              <w:t>s</w:t>
            </w:r>
            <w:r w:rsidRPr="00373A9F">
              <w:rPr>
                <w:lang w:val="en-US"/>
              </w:rPr>
              <w:t>ervices</w:t>
            </w:r>
          </w:p>
        </w:tc>
        <w:tc>
          <w:tcPr>
            <w:tcW w:w="2947" w:type="dxa"/>
          </w:tcPr>
          <w:p w14:paraId="4950BD77" w14:textId="35FEF878" w:rsidR="0011439E" w:rsidRPr="00CE25AF" w:rsidRDefault="0011439E" w:rsidP="0014135F">
            <w:pPr>
              <w:rPr>
                <w:lang w:val="en-US"/>
              </w:rPr>
            </w:pPr>
            <w:r w:rsidRPr="00CE25AF">
              <w:rPr>
                <w:lang w:val="en-US"/>
              </w:rPr>
              <w:t>Metamodel and information representation independent of any communication scenario</w:t>
            </w:r>
          </w:p>
        </w:tc>
      </w:tr>
      <w:tr w:rsidR="0011439E" w:rsidRPr="00CE25AF" w14:paraId="532A0935" w14:textId="77777777" w:rsidTr="0014135F">
        <w:trPr>
          <w:trHeight w:val="20"/>
        </w:trPr>
        <w:tc>
          <w:tcPr>
            <w:tcW w:w="1128" w:type="dxa"/>
            <w:noWrap/>
            <w:hideMark/>
          </w:tcPr>
          <w:p w14:paraId="30958DCD" w14:textId="77777777" w:rsidR="0011439E" w:rsidRPr="00373A9F" w:rsidRDefault="0011439E" w:rsidP="0014135F">
            <w:pPr>
              <w:rPr>
                <w:lang w:val="en-US"/>
              </w:rPr>
            </w:pPr>
            <w:r w:rsidRPr="00373A9F">
              <w:rPr>
                <w:lang w:val="en-US"/>
              </w:rPr>
              <w:t>STRAT#19</w:t>
            </w:r>
          </w:p>
        </w:tc>
        <w:tc>
          <w:tcPr>
            <w:tcW w:w="5134" w:type="dxa"/>
            <w:hideMark/>
          </w:tcPr>
          <w:p w14:paraId="746DBBE0" w14:textId="44D60F8E" w:rsidR="0011439E" w:rsidRPr="00373A9F" w:rsidRDefault="0011439E" w:rsidP="0014135F">
            <w:pPr>
              <w:rPr>
                <w:lang w:val="en-US"/>
              </w:rPr>
            </w:pPr>
            <w:r w:rsidRPr="00373A9F">
              <w:rPr>
                <w:lang w:val="en-US"/>
              </w:rPr>
              <w:t xml:space="preserve">Characteristics (8) </w:t>
            </w:r>
            <w:r w:rsidR="006A7456">
              <w:rPr>
                <w:lang w:val="en-US"/>
              </w:rPr>
              <w:t>s</w:t>
            </w:r>
            <w:r w:rsidRPr="00CE25AF">
              <w:rPr>
                <w:lang w:val="en-US"/>
              </w:rPr>
              <w:t>tatus</w:t>
            </w:r>
          </w:p>
        </w:tc>
        <w:tc>
          <w:tcPr>
            <w:tcW w:w="2947" w:type="dxa"/>
          </w:tcPr>
          <w:p w14:paraId="30CD6860" w14:textId="78FD7C1B" w:rsidR="0011439E" w:rsidRPr="00373A9F" w:rsidRDefault="0011439E" w:rsidP="0014135F">
            <w:pPr>
              <w:rPr>
                <w:lang w:val="en-US"/>
              </w:rPr>
            </w:pPr>
            <w:r w:rsidRPr="00CE25AF">
              <w:rPr>
                <w:lang w:val="en-US"/>
              </w:rPr>
              <w:t>Standardi</w:t>
            </w:r>
            <w:r w:rsidR="00271522" w:rsidRPr="00CE25AF">
              <w:rPr>
                <w:lang w:val="en-US"/>
              </w:rPr>
              <w:t>z</w:t>
            </w:r>
            <w:r w:rsidRPr="00CE25AF">
              <w:rPr>
                <w:lang w:val="en-US"/>
              </w:rPr>
              <w:t>ation</w:t>
            </w:r>
            <w:r w:rsidRPr="00373A9F">
              <w:rPr>
                <w:lang w:val="en-US"/>
              </w:rPr>
              <w:t xml:space="preserve"> of </w:t>
            </w:r>
            <w:proofErr w:type="spellStart"/>
            <w:r w:rsidRPr="00373A9F">
              <w:rPr>
                <w:i/>
                <w:lang w:val="en-US"/>
              </w:rPr>
              <w:t>submodels</w:t>
            </w:r>
            <w:proofErr w:type="spellEnd"/>
          </w:p>
        </w:tc>
      </w:tr>
      <w:tr w:rsidR="0011439E" w:rsidRPr="00C51190" w14:paraId="159A433E" w14:textId="77777777" w:rsidTr="0014135F">
        <w:trPr>
          <w:trHeight w:val="20"/>
        </w:trPr>
        <w:tc>
          <w:tcPr>
            <w:tcW w:w="1128" w:type="dxa"/>
            <w:noWrap/>
            <w:hideMark/>
          </w:tcPr>
          <w:p w14:paraId="0EB02A65" w14:textId="77777777" w:rsidR="0011439E" w:rsidRPr="00373A9F" w:rsidRDefault="0011439E" w:rsidP="0014135F">
            <w:pPr>
              <w:rPr>
                <w:lang w:val="en-US"/>
              </w:rPr>
            </w:pPr>
            <w:r w:rsidRPr="00373A9F">
              <w:rPr>
                <w:lang w:val="en-US"/>
              </w:rPr>
              <w:t>STRAT#20</w:t>
            </w:r>
          </w:p>
        </w:tc>
        <w:tc>
          <w:tcPr>
            <w:tcW w:w="5134" w:type="dxa"/>
            <w:hideMark/>
          </w:tcPr>
          <w:p w14:paraId="17572D00" w14:textId="2B788173" w:rsidR="0011439E" w:rsidRPr="00373A9F" w:rsidRDefault="0011439E" w:rsidP="0014135F">
            <w:pPr>
              <w:rPr>
                <w:lang w:val="en-US"/>
              </w:rPr>
            </w:pPr>
            <w:r w:rsidRPr="00373A9F">
              <w:rPr>
                <w:lang w:val="en-US"/>
              </w:rPr>
              <w:t xml:space="preserve">Characteristics (9) </w:t>
            </w:r>
            <w:proofErr w:type="spellStart"/>
            <w:r w:rsidR="006A7456">
              <w:rPr>
                <w:lang w:val="en-US"/>
              </w:rPr>
              <w:t>n</w:t>
            </w:r>
            <w:r w:rsidRPr="00CE25AF">
              <w:rPr>
                <w:lang w:val="en-US"/>
              </w:rPr>
              <w:t>estability</w:t>
            </w:r>
            <w:proofErr w:type="spellEnd"/>
          </w:p>
        </w:tc>
        <w:tc>
          <w:tcPr>
            <w:tcW w:w="2947" w:type="dxa"/>
          </w:tcPr>
          <w:p w14:paraId="06661758" w14:textId="28BB9615" w:rsidR="0011439E" w:rsidRPr="00CE25AF" w:rsidRDefault="0011439E" w:rsidP="0014135F">
            <w:pPr>
              <w:rPr>
                <w:lang w:val="en-US"/>
              </w:rPr>
            </w:pPr>
            <w:r w:rsidRPr="00CE25AF">
              <w:rPr>
                <w:lang w:val="en-US"/>
              </w:rPr>
              <w:t xml:space="preserve">Supported by </w:t>
            </w:r>
            <w:proofErr w:type="spellStart"/>
            <w:r w:rsidRPr="00CE25AF">
              <w:rPr>
                <w:i/>
                <w:iCs/>
                <w:lang w:val="en-US"/>
              </w:rPr>
              <w:t>Submodels</w:t>
            </w:r>
            <w:proofErr w:type="spellEnd"/>
            <w:r w:rsidRPr="00CE25AF">
              <w:rPr>
                <w:lang w:val="en-US"/>
              </w:rPr>
              <w:t xml:space="preserve"> representing a </w:t>
            </w:r>
            <w:r w:rsidRPr="00CE25AF">
              <w:rPr>
                <w:i/>
                <w:lang w:val="en-US"/>
              </w:rPr>
              <w:t>Bill of Material</w:t>
            </w:r>
            <w:r w:rsidRPr="00CE25AF">
              <w:rPr>
                <w:lang w:val="en-US"/>
              </w:rPr>
              <w:t xml:space="preserve"> of an </w:t>
            </w:r>
            <w:r w:rsidR="00085504">
              <w:rPr>
                <w:lang w:val="en-US"/>
              </w:rPr>
              <w:t>a</w:t>
            </w:r>
            <w:r w:rsidRPr="00CE25AF">
              <w:rPr>
                <w:lang w:val="en-US"/>
              </w:rPr>
              <w:t xml:space="preserve">sset, </w:t>
            </w:r>
            <w:r w:rsidRPr="00CE25AF">
              <w:rPr>
                <w:i/>
                <w:iCs/>
                <w:lang w:val="en-US"/>
              </w:rPr>
              <w:t xml:space="preserve">Entities </w:t>
            </w:r>
            <w:r w:rsidRPr="00CE25AF">
              <w:rPr>
                <w:lang w:val="en-US"/>
              </w:rPr>
              <w:t xml:space="preserve">and </w:t>
            </w:r>
            <w:proofErr w:type="spellStart"/>
            <w:r w:rsidRPr="00CE25AF">
              <w:rPr>
                <w:i/>
                <w:iCs/>
                <w:lang w:val="en-US"/>
              </w:rPr>
              <w:t>RelationshipElement</w:t>
            </w:r>
            <w:r w:rsidRPr="00CE25AF">
              <w:rPr>
                <w:lang w:val="en-US"/>
              </w:rPr>
              <w:t>s</w:t>
            </w:r>
            <w:proofErr w:type="spellEnd"/>
          </w:p>
        </w:tc>
      </w:tr>
      <w:tr w:rsidR="00381B08" w:rsidRPr="00C51190" w14:paraId="31D6FF63" w14:textId="77777777" w:rsidTr="0014135F">
        <w:trPr>
          <w:trHeight w:val="20"/>
        </w:trPr>
        <w:tc>
          <w:tcPr>
            <w:tcW w:w="1128" w:type="dxa"/>
            <w:noWrap/>
            <w:hideMark/>
          </w:tcPr>
          <w:p w14:paraId="5A1264CF" w14:textId="77777777" w:rsidR="00381B08" w:rsidRPr="00373A9F" w:rsidRDefault="00381B08" w:rsidP="00381B08">
            <w:pPr>
              <w:rPr>
                <w:lang w:val="en-US"/>
              </w:rPr>
            </w:pPr>
            <w:r w:rsidRPr="00373A9F">
              <w:rPr>
                <w:lang w:val="en-US"/>
              </w:rPr>
              <w:t>STRAT#21</w:t>
            </w:r>
          </w:p>
        </w:tc>
        <w:tc>
          <w:tcPr>
            <w:tcW w:w="5134" w:type="dxa"/>
            <w:hideMark/>
          </w:tcPr>
          <w:p w14:paraId="0EB23763" w14:textId="77777777" w:rsidR="00381B08" w:rsidRPr="00CE25AF" w:rsidRDefault="00381B08" w:rsidP="00381B08">
            <w:pPr>
              <w:rPr>
                <w:lang w:val="en-US"/>
              </w:rPr>
            </w:pPr>
            <w:r w:rsidRPr="00CE25AF">
              <w:rPr>
                <w:lang w:val="en-US"/>
              </w:rPr>
              <w:t>The minimum infrastructure must satisfy the principles of Security by Design (</w:t>
            </w:r>
            <w:proofErr w:type="spellStart"/>
            <w:r w:rsidRPr="00CE25AF">
              <w:rPr>
                <w:lang w:val="en-US"/>
              </w:rPr>
              <w:t>SbD</w:t>
            </w:r>
            <w:proofErr w:type="spellEnd"/>
            <w:r w:rsidRPr="00CE25AF">
              <w:rPr>
                <w:lang w:val="en-US"/>
              </w:rPr>
              <w:t>).</w:t>
            </w:r>
          </w:p>
        </w:tc>
        <w:tc>
          <w:tcPr>
            <w:tcW w:w="2947" w:type="dxa"/>
          </w:tcPr>
          <w:p w14:paraId="436C9899" w14:textId="77777777" w:rsidR="00381B08" w:rsidRPr="00CE25AF" w:rsidRDefault="00381B08" w:rsidP="00381B08">
            <w:pPr>
              <w:rPr>
                <w:lang w:val="en-US"/>
              </w:rPr>
            </w:pPr>
            <w:r w:rsidRPr="00CE25AF">
              <w:rPr>
                <w:lang w:val="en-US"/>
              </w:rPr>
              <w:t xml:space="preserve">Security </w:t>
            </w:r>
            <w:r>
              <w:rPr>
                <w:lang w:val="en-US"/>
              </w:rPr>
              <w:t>through attribute-based and role-based access control</w:t>
            </w:r>
          </w:p>
          <w:p w14:paraId="660390CD" w14:textId="2493058B" w:rsidR="00381B08" w:rsidRPr="00CE25AF" w:rsidRDefault="00381B08" w:rsidP="00381B08">
            <w:pPr>
              <w:rPr>
                <w:lang w:val="en-US"/>
              </w:rPr>
            </w:pPr>
            <w:r w:rsidRPr="00CE25AF">
              <w:rPr>
                <w:lang w:val="en-US"/>
              </w:rPr>
              <w:t xml:space="preserve">Not scope of </w:t>
            </w:r>
            <w:r>
              <w:rPr>
                <w:lang w:val="en-US"/>
              </w:rPr>
              <w:t>this part</w:t>
            </w:r>
            <w:r w:rsidRPr="00CE25AF">
              <w:rPr>
                <w:lang w:val="en-US"/>
              </w:rPr>
              <w:t xml:space="preserve">, </w:t>
            </w:r>
            <w:r>
              <w:rPr>
                <w:lang w:val="en-US"/>
              </w:rPr>
              <w:t>s</w:t>
            </w:r>
            <w:r w:rsidRPr="00CE25AF">
              <w:rPr>
                <w:lang w:val="en-US"/>
              </w:rPr>
              <w:t>ecurity upcoming as</w:t>
            </w:r>
            <w:r>
              <w:rPr>
                <w:lang w:val="en-US"/>
              </w:rPr>
              <w:t xml:space="preserve"> P</w:t>
            </w:r>
            <w:r w:rsidRPr="00CE25AF">
              <w:rPr>
                <w:lang w:val="en-US"/>
              </w:rPr>
              <w:t xml:space="preserve">art </w:t>
            </w:r>
            <w:r>
              <w:rPr>
                <w:lang w:val="en-US"/>
              </w:rPr>
              <w:t>4</w:t>
            </w:r>
          </w:p>
        </w:tc>
      </w:tr>
    </w:tbl>
    <w:p w14:paraId="2010368F" w14:textId="77777777" w:rsidR="0011439E" w:rsidRPr="00CE25AF" w:rsidRDefault="0011439E" w:rsidP="0011439E">
      <w:pPr>
        <w:rPr>
          <w:lang w:val="en-US"/>
        </w:rPr>
      </w:pPr>
    </w:p>
    <w:p w14:paraId="2909CB44" w14:textId="72F4C507" w:rsidR="0011439E" w:rsidRPr="00CE25AF" w:rsidRDefault="0011439E" w:rsidP="0011439E">
      <w:pPr>
        <w:rPr>
          <w:lang w:val="en-US"/>
        </w:rPr>
      </w:pPr>
      <w:r w:rsidRPr="00CE25AF">
        <w:rPr>
          <w:lang w:val="en-US"/>
        </w:rPr>
        <w:t>The following requirements are taken from the document "The Structure of the Administration Shell:</w:t>
      </w:r>
    </w:p>
    <w:p w14:paraId="77C7B5D5" w14:textId="62773835" w:rsidR="0011439E" w:rsidRPr="00CE25AF" w:rsidRDefault="0011439E" w:rsidP="0011439E">
      <w:pPr>
        <w:rPr>
          <w:lang w:val="en-US"/>
        </w:rPr>
      </w:pPr>
      <w:r w:rsidRPr="00CE25AF">
        <w:rPr>
          <w:lang w:val="en-US"/>
        </w:rPr>
        <w:t xml:space="preserve">Trilateral perspectives from France, Italy and Germany" </w:t>
      </w:r>
      <w:r w:rsidRPr="00373A9F">
        <w:rPr>
          <w:lang w:val="en-US"/>
        </w:rPr>
        <w:fldChar w:fldCharType="begin"/>
      </w:r>
      <w:r w:rsidRPr="00CE25AF">
        <w:rPr>
          <w:lang w:val="en-US"/>
        </w:rPr>
        <w:instrText xml:space="preserve"> REF trilatAAS_18 \h </w:instrText>
      </w:r>
      <w:r w:rsidRPr="00373A9F">
        <w:rPr>
          <w:lang w:val="en-US"/>
        </w:rPr>
      </w:r>
      <w:r w:rsidRPr="00373A9F">
        <w:rPr>
          <w:lang w:val="en-US"/>
        </w:rPr>
        <w:fldChar w:fldCharType="separate"/>
      </w:r>
      <w:r w:rsidR="00F511DE" w:rsidRPr="00CE25AF">
        <w:rPr>
          <w:lang w:val="en-US"/>
        </w:rPr>
        <w:t>[19]</w:t>
      </w:r>
      <w:r w:rsidRPr="00373A9F">
        <w:rPr>
          <w:lang w:val="en-US"/>
        </w:rPr>
        <w:fldChar w:fldCharType="end"/>
      </w:r>
      <w:r w:rsidRPr="00CE25AF">
        <w:rPr>
          <w:lang w:val="en-US"/>
        </w:rPr>
        <w:t>. They are marked "</w:t>
      </w:r>
      <w:proofErr w:type="spellStart"/>
      <w:r w:rsidRPr="00CE25AF">
        <w:rPr>
          <w:lang w:val="en-US"/>
        </w:rPr>
        <w:t>tAAS</w:t>
      </w:r>
      <w:proofErr w:type="spellEnd"/>
      <w:r w:rsidRPr="00CE25AF">
        <w:rPr>
          <w:lang w:val="en-US"/>
        </w:rPr>
        <w:t>".</w:t>
      </w:r>
    </w:p>
    <w:p w14:paraId="4397AD2E" w14:textId="3B95FB0A" w:rsidR="0011439E" w:rsidRPr="00CE25AF" w:rsidRDefault="0011439E" w:rsidP="00373A9F">
      <w:pPr>
        <w:pStyle w:val="NOTE"/>
        <w:ind w:left="284" w:firstLine="0"/>
        <w:rPr>
          <w:lang w:val="en-US"/>
        </w:rPr>
      </w:pPr>
      <w:r w:rsidRPr="00CE25AF">
        <w:rPr>
          <w:lang w:val="en-US"/>
        </w:rPr>
        <w:t>Note:</w:t>
      </w:r>
      <w:r w:rsidR="006A7456">
        <w:rPr>
          <w:lang w:val="en-US"/>
        </w:rPr>
        <w:t xml:space="preserve"> t</w:t>
      </w:r>
      <w:r w:rsidRPr="00CE25AF">
        <w:rPr>
          <w:lang w:val="en-US"/>
        </w:rPr>
        <w:t xml:space="preserve">he term "property" was used in a very broad sense in previous publications of Plattform Industrie 4.0. The metamodel in this document distinguishes between properties in a more classical sense </w:t>
      </w:r>
      <w:r w:rsidR="006A7456">
        <w:rPr>
          <w:lang w:val="en-US"/>
        </w:rPr>
        <w:t xml:space="preserve">such </w:t>
      </w:r>
      <w:r w:rsidRPr="00CE25AF">
        <w:rPr>
          <w:lang w:val="en-US"/>
        </w:rPr>
        <w:t>as data element</w:t>
      </w:r>
      <w:r w:rsidR="006A7456">
        <w:rPr>
          <w:lang w:val="en-US"/>
        </w:rPr>
        <w:t>s</w:t>
      </w:r>
      <w:r w:rsidRPr="00CE25AF">
        <w:rPr>
          <w:lang w:val="en-US"/>
        </w:rPr>
        <w:t xml:space="preserve"> like "maximum temperature" and other </w:t>
      </w:r>
      <w:proofErr w:type="spellStart"/>
      <w:r w:rsidRPr="00CE25AF">
        <w:rPr>
          <w:lang w:val="en-US"/>
        </w:rPr>
        <w:t>submodel</w:t>
      </w:r>
      <w:proofErr w:type="spellEnd"/>
      <w:r w:rsidRPr="00CE25AF">
        <w:rPr>
          <w:lang w:val="en-US"/>
        </w:rPr>
        <w:t xml:space="preserve"> elements like operations, events</w:t>
      </w:r>
      <w:r w:rsidR="006A7456">
        <w:rPr>
          <w:lang w:val="en-US"/>
        </w:rPr>
        <w:t>,</w:t>
      </w:r>
      <w:r w:rsidRPr="00CE25AF">
        <w:rPr>
          <w:lang w:val="en-US"/>
        </w:rPr>
        <w:t xml:space="preserve"> etc.</w:t>
      </w:r>
    </w:p>
    <w:tbl>
      <w:tblPr>
        <w:tblStyle w:val="PI40Table"/>
        <w:tblW w:w="9209" w:type="dxa"/>
        <w:tblLook w:val="04A0" w:firstRow="1" w:lastRow="0" w:firstColumn="1" w:lastColumn="0" w:noHBand="0" w:noVBand="1"/>
      </w:tblPr>
      <w:tblGrid>
        <w:gridCol w:w="1413"/>
        <w:gridCol w:w="2819"/>
        <w:gridCol w:w="4977"/>
      </w:tblGrid>
      <w:tr w:rsidR="0011439E" w:rsidRPr="00CE25AF" w14:paraId="630B327F" w14:textId="77777777" w:rsidTr="0014135F">
        <w:trPr>
          <w:cnfStyle w:val="100000000000" w:firstRow="1" w:lastRow="0" w:firstColumn="0" w:lastColumn="0" w:oddVBand="0" w:evenVBand="0" w:oddHBand="0" w:evenHBand="0" w:firstRowFirstColumn="0" w:firstRowLastColumn="0" w:lastRowFirstColumn="0" w:lastRowLastColumn="0"/>
          <w:trHeight w:val="20"/>
        </w:trPr>
        <w:tc>
          <w:tcPr>
            <w:tcW w:w="1413" w:type="dxa"/>
            <w:hideMark/>
          </w:tcPr>
          <w:p w14:paraId="2CDBA0D8" w14:textId="77777777" w:rsidR="0011439E" w:rsidRPr="00373A9F" w:rsidRDefault="0011439E" w:rsidP="0014135F">
            <w:pPr>
              <w:rPr>
                <w:lang w:val="en-US"/>
              </w:rPr>
            </w:pPr>
            <w:r w:rsidRPr="00373A9F">
              <w:rPr>
                <w:lang w:val="en-US"/>
              </w:rPr>
              <w:t>Source</w:t>
            </w:r>
          </w:p>
        </w:tc>
        <w:tc>
          <w:tcPr>
            <w:tcW w:w="2819" w:type="dxa"/>
            <w:hideMark/>
          </w:tcPr>
          <w:p w14:paraId="00B63DDD" w14:textId="77777777" w:rsidR="0011439E" w:rsidRPr="00373A9F" w:rsidRDefault="0011439E" w:rsidP="0014135F">
            <w:pPr>
              <w:rPr>
                <w:lang w:val="en-US"/>
              </w:rPr>
            </w:pPr>
            <w:r w:rsidRPr="00373A9F">
              <w:rPr>
                <w:lang w:val="en-US"/>
              </w:rPr>
              <w:t>Requirement</w:t>
            </w:r>
          </w:p>
        </w:tc>
        <w:tc>
          <w:tcPr>
            <w:tcW w:w="4977" w:type="dxa"/>
          </w:tcPr>
          <w:p w14:paraId="6A6FEE05" w14:textId="77777777" w:rsidR="0011439E" w:rsidRPr="00373A9F" w:rsidRDefault="0011439E" w:rsidP="0014135F">
            <w:pPr>
              <w:rPr>
                <w:lang w:val="en-US"/>
              </w:rPr>
            </w:pPr>
            <w:r w:rsidRPr="00373A9F">
              <w:rPr>
                <w:lang w:val="en-US"/>
              </w:rPr>
              <w:t>Tracking</w:t>
            </w:r>
          </w:p>
        </w:tc>
      </w:tr>
      <w:tr w:rsidR="0011439E" w:rsidRPr="00512BEF" w14:paraId="05B75F9E" w14:textId="77777777" w:rsidTr="0014135F">
        <w:trPr>
          <w:trHeight w:val="20"/>
        </w:trPr>
        <w:tc>
          <w:tcPr>
            <w:tcW w:w="1413" w:type="dxa"/>
            <w:noWrap/>
          </w:tcPr>
          <w:p w14:paraId="3F9D2108" w14:textId="77777777" w:rsidR="0011439E" w:rsidRPr="00373A9F" w:rsidRDefault="0011439E" w:rsidP="0014135F">
            <w:pPr>
              <w:rPr>
                <w:lang w:val="en-US"/>
              </w:rPr>
            </w:pPr>
            <w:proofErr w:type="spellStart"/>
            <w:r w:rsidRPr="00373A9F">
              <w:rPr>
                <w:lang w:val="en-US"/>
              </w:rPr>
              <w:t>tAAS</w:t>
            </w:r>
            <w:proofErr w:type="spellEnd"/>
            <w:r w:rsidRPr="00373A9F">
              <w:rPr>
                <w:lang w:val="en-US"/>
              </w:rPr>
              <w:t>-#1</w:t>
            </w:r>
          </w:p>
        </w:tc>
        <w:tc>
          <w:tcPr>
            <w:tcW w:w="2819" w:type="dxa"/>
          </w:tcPr>
          <w:p w14:paraId="0A090328" w14:textId="77777777" w:rsidR="0011439E" w:rsidRPr="00CE25AF" w:rsidRDefault="0011439E" w:rsidP="0014135F">
            <w:pPr>
              <w:rPr>
                <w:lang w:val="en-US"/>
              </w:rPr>
            </w:pPr>
            <w:r w:rsidRPr="00CE25AF">
              <w:rPr>
                <w:lang w:val="en-US"/>
              </w:rPr>
              <w:t xml:space="preserve">The Administration Shell shall accept properties from different technical domains in mutually distinct </w:t>
            </w:r>
            <w:proofErr w:type="spellStart"/>
            <w:r w:rsidRPr="00CE25AF">
              <w:rPr>
                <w:lang w:val="en-US"/>
              </w:rPr>
              <w:t>submodels</w:t>
            </w:r>
            <w:proofErr w:type="spellEnd"/>
            <w:r w:rsidRPr="00CE25AF">
              <w:rPr>
                <w:lang w:val="en-US"/>
              </w:rPr>
              <w:t xml:space="preserve"> that can be version-controlled and maintained independently of each other.</w:t>
            </w:r>
          </w:p>
        </w:tc>
        <w:tc>
          <w:tcPr>
            <w:tcW w:w="4977" w:type="dxa"/>
          </w:tcPr>
          <w:p w14:paraId="16CAC171" w14:textId="77777777" w:rsidR="0011439E" w:rsidRPr="00CE25AF" w:rsidRDefault="0011439E" w:rsidP="0014135F">
            <w:pPr>
              <w:rPr>
                <w:i/>
                <w:lang w:val="en-US"/>
              </w:rPr>
            </w:pPr>
            <w:r w:rsidRPr="00CE25AF">
              <w:rPr>
                <w:i/>
                <w:lang w:val="en-US"/>
              </w:rPr>
              <w:t>Identifiable</w:t>
            </w:r>
          </w:p>
          <w:p w14:paraId="7B6BD075" w14:textId="77777777" w:rsidR="0011439E" w:rsidRPr="00CE25AF" w:rsidRDefault="0011439E" w:rsidP="0014135F">
            <w:pPr>
              <w:rPr>
                <w:i/>
                <w:lang w:val="en-US"/>
              </w:rPr>
            </w:pPr>
            <w:proofErr w:type="spellStart"/>
            <w:r w:rsidRPr="00CE25AF">
              <w:rPr>
                <w:i/>
                <w:lang w:val="en-US"/>
              </w:rPr>
              <w:t>AdministrativeInformation</w:t>
            </w:r>
            <w:proofErr w:type="spellEnd"/>
          </w:p>
          <w:p w14:paraId="2CB71429" w14:textId="2C3FB1E7" w:rsidR="0011439E" w:rsidRPr="007D2806" w:rsidRDefault="0011439E" w:rsidP="0014135F">
            <w:pPr>
              <w:rPr>
                <w:i/>
                <w:lang w:val="en-US"/>
              </w:rPr>
            </w:pPr>
            <w:proofErr w:type="spellStart"/>
            <w:r w:rsidRPr="00CE25AF">
              <w:rPr>
                <w:i/>
                <w:lang w:val="en-US"/>
              </w:rPr>
              <w:t>Submodel</w:t>
            </w:r>
            <w:proofErr w:type="spellEnd"/>
          </w:p>
          <w:p w14:paraId="068D3F24" w14:textId="5BA5EDF8" w:rsidR="0011439E" w:rsidRPr="00CE25AF" w:rsidRDefault="0011439E" w:rsidP="0014135F">
            <w:pPr>
              <w:rPr>
                <w:color w:val="000000"/>
                <w:szCs w:val="22"/>
                <w:lang w:val="en-US"/>
              </w:rPr>
            </w:pPr>
            <w:r w:rsidRPr="00CE25AF">
              <w:rPr>
                <w:lang w:val="en-US"/>
              </w:rPr>
              <w:t xml:space="preserve">Requirement </w:t>
            </w:r>
            <w:proofErr w:type="spellStart"/>
            <w:r w:rsidRPr="00CE25AF">
              <w:rPr>
                <w:lang w:val="en-US"/>
              </w:rPr>
              <w:t>tAAS</w:t>
            </w:r>
            <w:proofErr w:type="spellEnd"/>
            <w:r w:rsidRPr="00CE25AF">
              <w:rPr>
                <w:lang w:val="en-US"/>
              </w:rPr>
              <w:t>-#1 implicitly contains the requirements of versioning</w:t>
            </w:r>
            <w:r w:rsidR="007C136A">
              <w:rPr>
                <w:lang w:val="en-US"/>
              </w:rPr>
              <w:t xml:space="preserve">, which is </w:t>
            </w:r>
            <w:r w:rsidRPr="00CE25AF">
              <w:rPr>
                <w:lang w:val="en-US"/>
              </w:rPr>
              <w:t xml:space="preserve">supported for all elements inheriting from </w:t>
            </w:r>
            <w:r w:rsidRPr="00CE25AF">
              <w:rPr>
                <w:i/>
                <w:lang w:val="en-US"/>
              </w:rPr>
              <w:t>Identifiable</w:t>
            </w:r>
            <w:r w:rsidRPr="00CE25AF">
              <w:rPr>
                <w:lang w:val="en-US"/>
              </w:rPr>
              <w:t>.</w:t>
            </w:r>
          </w:p>
          <w:p w14:paraId="73BBFE2C" w14:textId="70061CC2" w:rsidR="0011439E" w:rsidRPr="00CE25AF" w:rsidRDefault="0011439E" w:rsidP="0014135F">
            <w:pPr>
              <w:rPr>
                <w:lang w:val="en-US"/>
              </w:rPr>
            </w:pPr>
            <w:r w:rsidRPr="00CE25AF">
              <w:rPr>
                <w:lang w:val="en-US"/>
              </w:rPr>
              <w:t xml:space="preserve">Requirement </w:t>
            </w:r>
            <w:proofErr w:type="spellStart"/>
            <w:r w:rsidRPr="00CE25AF">
              <w:rPr>
                <w:lang w:val="en-US"/>
              </w:rPr>
              <w:t>tAAS</w:t>
            </w:r>
            <w:proofErr w:type="spellEnd"/>
            <w:r w:rsidRPr="00CE25AF">
              <w:rPr>
                <w:lang w:val="en-US"/>
              </w:rPr>
              <w:t xml:space="preserve">-#1 is fulfilled because several </w:t>
            </w:r>
            <w:proofErr w:type="spellStart"/>
            <w:r w:rsidRPr="00CE25AF">
              <w:rPr>
                <w:lang w:val="en-US"/>
              </w:rPr>
              <w:t>submodels</w:t>
            </w:r>
            <w:proofErr w:type="spellEnd"/>
            <w:r w:rsidRPr="00CE25AF">
              <w:rPr>
                <w:lang w:val="en-US"/>
              </w:rPr>
              <w:t xml:space="preserve"> per Asset Administration Shell are possible. Every </w:t>
            </w:r>
            <w:proofErr w:type="spellStart"/>
            <w:r w:rsidRPr="00CE25AF">
              <w:rPr>
                <w:lang w:val="en-US"/>
              </w:rPr>
              <w:t>submodel</w:t>
            </w:r>
            <w:proofErr w:type="spellEnd"/>
            <w:r w:rsidRPr="00CE25AF">
              <w:rPr>
                <w:lang w:val="en-US"/>
              </w:rPr>
              <w:t xml:space="preserve"> is identifiable and an </w:t>
            </w:r>
            <w:r w:rsidRPr="00CE25AF">
              <w:rPr>
                <w:i/>
                <w:lang w:val="en-US"/>
              </w:rPr>
              <w:t>Identifiable</w:t>
            </w:r>
            <w:r w:rsidRPr="00CE25AF">
              <w:rPr>
                <w:lang w:val="en-US"/>
              </w:rPr>
              <w:t xml:space="preserve"> may contain administrative information (</w:t>
            </w:r>
            <w:proofErr w:type="spellStart"/>
            <w:r w:rsidRPr="00CE25AF">
              <w:rPr>
                <w:i/>
                <w:lang w:val="en-US"/>
              </w:rPr>
              <w:t>AdministrativeInformation</w:t>
            </w:r>
            <w:proofErr w:type="spellEnd"/>
            <w:r w:rsidRPr="00CE25AF">
              <w:rPr>
                <w:lang w:val="en-US"/>
              </w:rPr>
              <w:t>) for versioning.</w:t>
            </w:r>
          </w:p>
          <w:p w14:paraId="0E12E3BC" w14:textId="47F1382C" w:rsidR="0011439E" w:rsidRPr="00CE25AF" w:rsidRDefault="007C136A" w:rsidP="0014135F">
            <w:pPr>
              <w:rPr>
                <w:lang w:val="en-US"/>
              </w:rPr>
            </w:pPr>
            <w:proofErr w:type="spellStart"/>
            <w:r>
              <w:rPr>
                <w:bCs/>
                <w:lang w:val="en-US"/>
              </w:rPr>
              <w:lastRenderedPageBreak/>
              <w:t>S</w:t>
            </w:r>
            <w:r w:rsidR="0011439E" w:rsidRPr="00CE25AF">
              <w:rPr>
                <w:bCs/>
                <w:lang w:val="en-US"/>
              </w:rPr>
              <w:t>ubmodels</w:t>
            </w:r>
            <w:proofErr w:type="spellEnd"/>
            <w:r w:rsidR="0011439E" w:rsidRPr="00CE25AF">
              <w:rPr>
                <w:bCs/>
                <w:lang w:val="en-US"/>
              </w:rPr>
              <w:t xml:space="preserve"> </w:t>
            </w:r>
            <w:r>
              <w:rPr>
                <w:bCs/>
                <w:lang w:val="en-US"/>
              </w:rPr>
              <w:t xml:space="preserve">should </w:t>
            </w:r>
            <w:r w:rsidR="0011439E" w:rsidRPr="00CE25AF">
              <w:rPr>
                <w:bCs/>
                <w:lang w:val="en-US"/>
              </w:rPr>
              <w:t xml:space="preserve">be identifiable </w:t>
            </w:r>
            <w:r>
              <w:rPr>
                <w:bCs/>
                <w:lang w:val="en-US"/>
              </w:rPr>
              <w:t xml:space="preserve">because </w:t>
            </w:r>
            <w:r w:rsidR="0011439E" w:rsidRPr="00CE25AF">
              <w:rPr>
                <w:bCs/>
                <w:lang w:val="en-US"/>
              </w:rPr>
              <w:t>they may</w:t>
            </w:r>
            <w:r w:rsidR="0011439E" w:rsidRPr="00CE25AF">
              <w:rPr>
                <w:lang w:val="en-US"/>
              </w:rPr>
              <w:t xml:space="preserve"> be maintained independently of other </w:t>
            </w:r>
            <w:proofErr w:type="spellStart"/>
            <w:r w:rsidR="0011439E" w:rsidRPr="00CE25AF">
              <w:rPr>
                <w:lang w:val="en-US"/>
              </w:rPr>
              <w:t>submodels</w:t>
            </w:r>
            <w:proofErr w:type="spellEnd"/>
            <w:r w:rsidR="0011439E" w:rsidRPr="00CE25AF">
              <w:rPr>
                <w:lang w:val="en-US"/>
              </w:rPr>
              <w:t xml:space="preserve"> (</w:t>
            </w:r>
            <w:r>
              <w:rPr>
                <w:lang w:val="en-US"/>
              </w:rPr>
              <w:t>r</w:t>
            </w:r>
            <w:r w:rsidR="0011439E" w:rsidRPr="00CE25AF">
              <w:rPr>
                <w:lang w:val="en-US"/>
              </w:rPr>
              <w:t xml:space="preserve">equirement </w:t>
            </w:r>
            <w:proofErr w:type="spellStart"/>
            <w:r w:rsidR="0011439E" w:rsidRPr="00CE25AF">
              <w:rPr>
                <w:lang w:val="en-US"/>
              </w:rPr>
              <w:t>tAAS</w:t>
            </w:r>
            <w:proofErr w:type="spellEnd"/>
            <w:r w:rsidR="0011439E" w:rsidRPr="00CE25AF">
              <w:rPr>
                <w:lang w:val="en-US"/>
              </w:rPr>
              <w:t xml:space="preserve">-#1) </w:t>
            </w:r>
            <w:r w:rsidR="0011439E" w:rsidRPr="00CE25AF">
              <w:rPr>
                <w:bCs/>
                <w:lang w:val="en-US"/>
              </w:rPr>
              <w:t xml:space="preserve">and </w:t>
            </w:r>
            <w:r>
              <w:rPr>
                <w:bCs/>
                <w:lang w:val="en-US"/>
              </w:rPr>
              <w:t>c</w:t>
            </w:r>
            <w:r w:rsidR="0011439E" w:rsidRPr="00CE25AF">
              <w:rPr>
                <w:bCs/>
                <w:lang w:val="en-US"/>
              </w:rPr>
              <w:t>an be reused within different Asset Administration Shells</w:t>
            </w:r>
            <w:r w:rsidR="0011439E" w:rsidRPr="00CE25AF">
              <w:rPr>
                <w:lang w:val="en-US"/>
              </w:rPr>
              <w:t xml:space="preserve">. However, since </w:t>
            </w:r>
            <w:proofErr w:type="spellStart"/>
            <w:r w:rsidR="0011439E" w:rsidRPr="00CE25AF">
              <w:rPr>
                <w:lang w:val="en-US"/>
              </w:rPr>
              <w:t>submodel</w:t>
            </w:r>
            <w:proofErr w:type="spellEnd"/>
            <w:r w:rsidR="0011439E" w:rsidRPr="00CE25AF">
              <w:rPr>
                <w:lang w:val="en-US"/>
              </w:rPr>
              <w:t xml:space="preserve"> elements may refer to elements from other Asset Administration Shells</w:t>
            </w:r>
            <w:r>
              <w:rPr>
                <w:lang w:val="en-US"/>
              </w:rPr>
              <w:t>,</w:t>
            </w:r>
            <w:r w:rsidR="0011439E" w:rsidRPr="00CE25AF">
              <w:rPr>
                <w:lang w:val="en-US"/>
              </w:rPr>
              <w:t xml:space="preserve"> dependencies have to be considered in parallel development and before reuse.</w:t>
            </w:r>
          </w:p>
        </w:tc>
      </w:tr>
      <w:tr w:rsidR="0011439E" w:rsidRPr="00512BEF" w14:paraId="19B2E6CA" w14:textId="77777777" w:rsidTr="0014135F">
        <w:trPr>
          <w:trHeight w:val="20"/>
        </w:trPr>
        <w:tc>
          <w:tcPr>
            <w:tcW w:w="1413" w:type="dxa"/>
            <w:noWrap/>
          </w:tcPr>
          <w:p w14:paraId="66DBEC57" w14:textId="77777777" w:rsidR="0011439E" w:rsidRPr="00373A9F" w:rsidRDefault="0011439E" w:rsidP="0014135F">
            <w:pPr>
              <w:rPr>
                <w:lang w:val="en-US"/>
              </w:rPr>
            </w:pPr>
            <w:proofErr w:type="spellStart"/>
            <w:r w:rsidRPr="00373A9F">
              <w:rPr>
                <w:lang w:val="en-US"/>
              </w:rPr>
              <w:lastRenderedPageBreak/>
              <w:t>tAAS</w:t>
            </w:r>
            <w:proofErr w:type="spellEnd"/>
            <w:r w:rsidRPr="00373A9F">
              <w:rPr>
                <w:lang w:val="en-US"/>
              </w:rPr>
              <w:t>-#2</w:t>
            </w:r>
          </w:p>
        </w:tc>
        <w:tc>
          <w:tcPr>
            <w:tcW w:w="2819" w:type="dxa"/>
          </w:tcPr>
          <w:p w14:paraId="1E06AB6F" w14:textId="3748755F" w:rsidR="0011439E" w:rsidRPr="00CE25AF" w:rsidRDefault="0011439E" w:rsidP="0014135F">
            <w:pPr>
              <w:rPr>
                <w:lang w:val="en-US"/>
              </w:rPr>
            </w:pPr>
            <w:r w:rsidRPr="00CE25AF">
              <w:rPr>
                <w:lang w:val="en-US"/>
              </w:rPr>
              <w:t xml:space="preserve">The Administration Shell should be capable of including properties from a wide range of technical domains and identify </w:t>
            </w:r>
            <w:r w:rsidR="00381B08">
              <w:rPr>
                <w:lang w:val="en-US"/>
              </w:rPr>
              <w:t xml:space="preserve">of </w:t>
            </w:r>
            <w:r w:rsidRPr="00CE25AF">
              <w:rPr>
                <w:lang w:val="en-US"/>
              </w:rPr>
              <w:t xml:space="preserve">which domain they </w:t>
            </w:r>
            <w:r w:rsidR="00381B08">
              <w:rPr>
                <w:lang w:val="en-US"/>
              </w:rPr>
              <w:t xml:space="preserve">were </w:t>
            </w:r>
            <w:r w:rsidRPr="00CE25AF">
              <w:rPr>
                <w:lang w:val="en-US"/>
              </w:rPr>
              <w:t>derive</w:t>
            </w:r>
            <w:r w:rsidR="00381B08">
              <w:rPr>
                <w:lang w:val="en-US"/>
              </w:rPr>
              <w:t>d</w:t>
            </w:r>
            <w:r w:rsidRPr="00CE25AF">
              <w:rPr>
                <w:lang w:val="en-US"/>
              </w:rPr>
              <w:t xml:space="preserve"> from.</w:t>
            </w:r>
          </w:p>
        </w:tc>
        <w:tc>
          <w:tcPr>
            <w:tcW w:w="4977" w:type="dxa"/>
          </w:tcPr>
          <w:p w14:paraId="00EB9566" w14:textId="77777777" w:rsidR="0011439E" w:rsidRPr="00CE25AF" w:rsidRDefault="0011439E" w:rsidP="0014135F">
            <w:pPr>
              <w:rPr>
                <w:i/>
                <w:lang w:val="en-US"/>
              </w:rPr>
            </w:pPr>
            <w:proofErr w:type="spellStart"/>
            <w:r w:rsidRPr="00CE25AF">
              <w:rPr>
                <w:i/>
                <w:lang w:val="en-US"/>
              </w:rPr>
              <w:t>HasSemantics</w:t>
            </w:r>
            <w:proofErr w:type="spellEnd"/>
          </w:p>
          <w:p w14:paraId="68CF15E3" w14:textId="11397E0F" w:rsidR="0011439E" w:rsidRPr="00CE25AF" w:rsidRDefault="007C136A" w:rsidP="0014135F">
            <w:pPr>
              <w:rPr>
                <w:lang w:val="en-US"/>
              </w:rPr>
            </w:pPr>
            <w:r>
              <w:rPr>
                <w:lang w:val="en-US"/>
              </w:rPr>
              <w:t>D</w:t>
            </w:r>
            <w:r w:rsidRPr="00CE25AF">
              <w:rPr>
                <w:lang w:val="en-US"/>
              </w:rPr>
              <w:t xml:space="preserve">efinitions from different dictionaries and different domains can be used within </w:t>
            </w:r>
            <w:proofErr w:type="spellStart"/>
            <w:r w:rsidRPr="00CE25AF">
              <w:rPr>
                <w:lang w:val="en-US"/>
              </w:rPr>
              <w:t>submodels</w:t>
            </w:r>
            <w:proofErr w:type="spellEnd"/>
            <w:r w:rsidRPr="00CE25AF">
              <w:rPr>
                <w:lang w:val="en-US"/>
              </w:rPr>
              <w:t xml:space="preserve"> </w:t>
            </w:r>
            <w:r>
              <w:rPr>
                <w:lang w:val="en-US"/>
              </w:rPr>
              <w:t>v</w:t>
            </w:r>
            <w:r w:rsidR="0011439E" w:rsidRPr="00CE25AF">
              <w:rPr>
                <w:lang w:val="en-US"/>
              </w:rPr>
              <w:t>ia semantic reference propert</w:t>
            </w:r>
            <w:r>
              <w:rPr>
                <w:lang w:val="en-US"/>
              </w:rPr>
              <w:t>ies</w:t>
            </w:r>
            <w:r w:rsidR="0011439E" w:rsidRPr="00CE25AF">
              <w:rPr>
                <w:lang w:val="en-US"/>
              </w:rPr>
              <w:t>.</w:t>
            </w:r>
          </w:p>
          <w:p w14:paraId="49A9FF45" w14:textId="5F89A822" w:rsidR="0011439E" w:rsidRPr="00CE25AF" w:rsidRDefault="007C136A" w:rsidP="0014135F">
            <w:pPr>
              <w:rPr>
                <w:i/>
                <w:color w:val="000000"/>
                <w:szCs w:val="22"/>
                <w:lang w:val="en-US"/>
              </w:rPr>
            </w:pPr>
            <w:r>
              <w:rPr>
                <w:lang w:val="en-US"/>
              </w:rPr>
              <w:t xml:space="preserve">The only requirement is </w:t>
            </w:r>
            <w:r w:rsidR="0011439E" w:rsidRPr="00CE25AF">
              <w:rPr>
                <w:lang w:val="en-US"/>
              </w:rPr>
              <w:t>that the domain a property is derived from has a unique ID (</w:t>
            </w:r>
            <w:proofErr w:type="spellStart"/>
            <w:r w:rsidR="0011439E" w:rsidRPr="00CE25AF">
              <w:rPr>
                <w:i/>
                <w:lang w:val="en-US"/>
              </w:rPr>
              <w:t>semanticId</w:t>
            </w:r>
            <w:proofErr w:type="spellEnd"/>
            <w:r w:rsidR="0011439E" w:rsidRPr="00CE25AF">
              <w:rPr>
                <w:lang w:val="en-US"/>
              </w:rPr>
              <w:t xml:space="preserve">). </w:t>
            </w:r>
          </w:p>
        </w:tc>
      </w:tr>
      <w:tr w:rsidR="0011439E" w:rsidRPr="00512BEF" w14:paraId="60AB94EA" w14:textId="77777777" w:rsidTr="0014135F">
        <w:trPr>
          <w:trHeight w:val="20"/>
        </w:trPr>
        <w:tc>
          <w:tcPr>
            <w:tcW w:w="1413" w:type="dxa"/>
            <w:noWrap/>
          </w:tcPr>
          <w:p w14:paraId="7F4C9C5C" w14:textId="77777777" w:rsidR="0011439E" w:rsidRPr="00373A9F" w:rsidRDefault="0011439E" w:rsidP="0014135F">
            <w:pPr>
              <w:rPr>
                <w:lang w:val="en-US"/>
              </w:rPr>
            </w:pPr>
            <w:proofErr w:type="spellStart"/>
            <w:r w:rsidRPr="00373A9F">
              <w:rPr>
                <w:lang w:val="en-US"/>
              </w:rPr>
              <w:t>tAAS</w:t>
            </w:r>
            <w:proofErr w:type="spellEnd"/>
            <w:r w:rsidRPr="00373A9F">
              <w:rPr>
                <w:lang w:val="en-US"/>
              </w:rPr>
              <w:t>-#3</w:t>
            </w:r>
          </w:p>
        </w:tc>
        <w:tc>
          <w:tcPr>
            <w:tcW w:w="2819" w:type="dxa"/>
          </w:tcPr>
          <w:p w14:paraId="3917727A" w14:textId="0C6C6132" w:rsidR="0011439E" w:rsidRPr="00CE25AF" w:rsidRDefault="007C136A" w:rsidP="007C136A">
            <w:pPr>
              <w:rPr>
                <w:lang w:val="en-US"/>
              </w:rPr>
            </w:pPr>
            <w:r>
              <w:rPr>
                <w:lang w:val="en-US"/>
              </w:rPr>
              <w:t>Different procedural models should be allowed to find definitions within each relevant technical domain. The models should meet the req</w:t>
            </w:r>
            <w:r w:rsidR="0011439E" w:rsidRPr="00CE25AF">
              <w:rPr>
                <w:lang w:val="en-US"/>
              </w:rPr>
              <w:t>uirements of standards, consortium specifications</w:t>
            </w:r>
            <w:r>
              <w:rPr>
                <w:lang w:val="en-US"/>
              </w:rPr>
              <w:t>,</w:t>
            </w:r>
            <w:r w:rsidR="0011439E" w:rsidRPr="00CE25AF">
              <w:rPr>
                <w:lang w:val="en-US"/>
              </w:rPr>
              <w:t xml:space="preserve"> and manufacturer specifications sets.</w:t>
            </w:r>
          </w:p>
        </w:tc>
        <w:tc>
          <w:tcPr>
            <w:tcW w:w="4977" w:type="dxa"/>
          </w:tcPr>
          <w:p w14:paraId="538F924D" w14:textId="77777777" w:rsidR="0011439E" w:rsidRPr="00CE25AF" w:rsidRDefault="0011439E" w:rsidP="0014135F">
            <w:pPr>
              <w:rPr>
                <w:lang w:val="en-US"/>
              </w:rPr>
            </w:pPr>
            <w:proofErr w:type="spellStart"/>
            <w:r w:rsidRPr="00CE25AF">
              <w:rPr>
                <w:i/>
                <w:lang w:val="en-US"/>
              </w:rPr>
              <w:t>HasSemantics</w:t>
            </w:r>
            <w:proofErr w:type="spellEnd"/>
            <w:r w:rsidRPr="00CE25AF">
              <w:rPr>
                <w:i/>
                <w:lang w:val="en-US"/>
              </w:rPr>
              <w:t>/</w:t>
            </w:r>
            <w:proofErr w:type="spellStart"/>
            <w:r w:rsidRPr="00CE25AF">
              <w:rPr>
                <w:i/>
                <w:lang w:val="en-US"/>
              </w:rPr>
              <w:t>semanticId</w:t>
            </w:r>
            <w:proofErr w:type="spellEnd"/>
            <w:r w:rsidRPr="00CE25AF">
              <w:rPr>
                <w:lang w:val="en-US"/>
              </w:rPr>
              <w:t xml:space="preserve"> (see </w:t>
            </w:r>
            <w:proofErr w:type="spellStart"/>
            <w:r w:rsidRPr="00CE25AF">
              <w:rPr>
                <w:lang w:val="en-US"/>
              </w:rPr>
              <w:t>tAAS</w:t>
            </w:r>
            <w:proofErr w:type="spellEnd"/>
            <w:r w:rsidRPr="00CE25AF">
              <w:rPr>
                <w:lang w:val="en-US"/>
              </w:rPr>
              <w:t>-#2)</w:t>
            </w:r>
          </w:p>
          <w:p w14:paraId="45EC87F6" w14:textId="77777777" w:rsidR="0011439E" w:rsidRPr="00CE25AF" w:rsidRDefault="0011439E" w:rsidP="0014135F">
            <w:pPr>
              <w:rPr>
                <w:i/>
                <w:lang w:val="en-US"/>
              </w:rPr>
            </w:pPr>
            <w:proofErr w:type="spellStart"/>
            <w:r w:rsidRPr="00CE25AF">
              <w:rPr>
                <w:i/>
                <w:lang w:val="en-US"/>
              </w:rPr>
              <w:t>ConceptDescription</w:t>
            </w:r>
            <w:proofErr w:type="spellEnd"/>
          </w:p>
          <w:p w14:paraId="1E28C91A" w14:textId="7C030A77" w:rsidR="0011439E" w:rsidRPr="00CE25AF" w:rsidRDefault="0011439E" w:rsidP="0014135F">
            <w:pPr>
              <w:rPr>
                <w:lang w:val="en-US"/>
              </w:rPr>
            </w:pPr>
            <w:r w:rsidRPr="00CE25AF">
              <w:rPr>
                <w:lang w:val="en-US"/>
              </w:rPr>
              <w:t>Proprietary</w:t>
            </w:r>
            <w:r w:rsidR="007C136A">
              <w:rPr>
                <w:lang w:val="en-US"/>
              </w:rPr>
              <w:t>,</w:t>
            </w:r>
            <w:r w:rsidRPr="00CE25AF">
              <w:rPr>
                <w:lang w:val="en-US"/>
              </w:rPr>
              <w:t xml:space="preserve"> manufacturer</w:t>
            </w:r>
            <w:r w:rsidR="007C136A">
              <w:rPr>
                <w:lang w:val="en-US"/>
              </w:rPr>
              <w:t>-</w:t>
            </w:r>
            <w:r w:rsidRPr="00CE25AF">
              <w:rPr>
                <w:lang w:val="en-US"/>
              </w:rPr>
              <w:t>specific propert</w:t>
            </w:r>
            <w:r w:rsidR="007C136A">
              <w:rPr>
                <w:lang w:val="en-US"/>
              </w:rPr>
              <w:t>y, or (</w:t>
            </w:r>
            <w:r w:rsidRPr="00CE25AF">
              <w:rPr>
                <w:lang w:val="en-US"/>
              </w:rPr>
              <w:t>more general</w:t>
            </w:r>
            <w:r w:rsidR="007C136A">
              <w:rPr>
                <w:lang w:val="en-US"/>
              </w:rPr>
              <w:t xml:space="preserve">) </w:t>
            </w:r>
            <w:r w:rsidRPr="00CE25AF">
              <w:rPr>
                <w:lang w:val="en-US"/>
              </w:rPr>
              <w:t xml:space="preserve">concept descriptions or copies from external dictionaries are supported by defining </w:t>
            </w:r>
            <w:proofErr w:type="spellStart"/>
            <w:r w:rsidRPr="00CE25AF">
              <w:rPr>
                <w:i/>
                <w:lang w:val="en-US"/>
              </w:rPr>
              <w:t>ConceptDescriptions</w:t>
            </w:r>
            <w:proofErr w:type="spellEnd"/>
            <w:r w:rsidRPr="00CE25AF">
              <w:rPr>
                <w:i/>
                <w:lang w:val="en-US"/>
              </w:rPr>
              <w:t xml:space="preserve">. </w:t>
            </w:r>
            <w:r w:rsidRPr="00CE25AF">
              <w:rPr>
                <w:lang w:val="en-US"/>
              </w:rPr>
              <w:t xml:space="preserve">They are referenced in </w:t>
            </w:r>
            <w:proofErr w:type="spellStart"/>
            <w:r w:rsidRPr="00CE25AF">
              <w:rPr>
                <w:i/>
                <w:lang w:val="en-US"/>
              </w:rPr>
              <w:t>semanticId</w:t>
            </w:r>
            <w:proofErr w:type="spellEnd"/>
            <w:r w:rsidRPr="00CE25AF">
              <w:rPr>
                <w:lang w:val="en-US"/>
              </w:rPr>
              <w:t xml:space="preserve"> via their global </w:t>
            </w:r>
            <w:r w:rsidRPr="00CE25AF">
              <w:rPr>
                <w:i/>
                <w:lang w:val="en-US"/>
              </w:rPr>
              <w:t>ID</w:t>
            </w:r>
            <w:r w:rsidRPr="00CE25AF">
              <w:rPr>
                <w:lang w:val="en-US"/>
              </w:rPr>
              <w:t xml:space="preserve">. </w:t>
            </w:r>
          </w:p>
          <w:p w14:paraId="18FE414D" w14:textId="285801F1" w:rsidR="007C136A" w:rsidRDefault="007C136A" w:rsidP="0014135F">
            <w:pPr>
              <w:rPr>
                <w:lang w:val="en-US"/>
              </w:rPr>
            </w:pPr>
            <w:r>
              <w:rPr>
                <w:lang w:val="en-US"/>
              </w:rPr>
              <w:t>Predefined data specifications, e.g. for defining concept description</w:t>
            </w:r>
            <w:r w:rsidR="00381B08">
              <w:rPr>
                <w:lang w:val="en-US"/>
              </w:rPr>
              <w:t>s conformant to IEC 61360</w:t>
            </w:r>
            <w:r>
              <w:rPr>
                <w:lang w:val="en-US"/>
              </w:rPr>
              <w:t xml:space="preserve"> are available in separate documents.</w:t>
            </w:r>
          </w:p>
          <w:p w14:paraId="2B0F376E" w14:textId="08D20203" w:rsidR="0011439E" w:rsidRPr="00CE25AF" w:rsidRDefault="0011439E" w:rsidP="0014135F">
            <w:pPr>
              <w:rPr>
                <w:lang w:val="en-US"/>
              </w:rPr>
            </w:pPr>
            <w:r w:rsidRPr="00CE25AF">
              <w:rPr>
                <w:lang w:val="en-US"/>
              </w:rPr>
              <w:t>Usage of proprietary concept descriptions is not recommended because interoperability cannot be ensured.</w:t>
            </w:r>
          </w:p>
          <w:p w14:paraId="01CE414B" w14:textId="77777777" w:rsidR="0011439E" w:rsidRPr="00CE25AF" w:rsidRDefault="0011439E" w:rsidP="0014135F">
            <w:pPr>
              <w:rPr>
                <w:lang w:val="en-US"/>
              </w:rPr>
            </w:pPr>
          </w:p>
        </w:tc>
      </w:tr>
      <w:tr w:rsidR="0011439E" w:rsidRPr="00CE25AF" w14:paraId="54361BC7" w14:textId="77777777" w:rsidTr="0014135F">
        <w:trPr>
          <w:trHeight w:val="20"/>
        </w:trPr>
        <w:tc>
          <w:tcPr>
            <w:tcW w:w="1413" w:type="dxa"/>
            <w:noWrap/>
          </w:tcPr>
          <w:p w14:paraId="317CB778" w14:textId="77777777" w:rsidR="0011439E" w:rsidRPr="00373A9F" w:rsidRDefault="0011439E" w:rsidP="0014135F">
            <w:pPr>
              <w:rPr>
                <w:lang w:val="en-US"/>
              </w:rPr>
            </w:pPr>
            <w:proofErr w:type="spellStart"/>
            <w:r w:rsidRPr="00373A9F">
              <w:rPr>
                <w:lang w:val="en-US"/>
              </w:rPr>
              <w:t>tAAS</w:t>
            </w:r>
            <w:proofErr w:type="spellEnd"/>
            <w:r w:rsidRPr="00373A9F">
              <w:rPr>
                <w:lang w:val="en-US"/>
              </w:rPr>
              <w:t>-#4</w:t>
            </w:r>
          </w:p>
        </w:tc>
        <w:tc>
          <w:tcPr>
            <w:tcW w:w="2819" w:type="dxa"/>
          </w:tcPr>
          <w:p w14:paraId="189734A3" w14:textId="77777777" w:rsidR="0011439E" w:rsidRPr="00CE25AF" w:rsidRDefault="0011439E" w:rsidP="0014135F">
            <w:pPr>
              <w:rPr>
                <w:lang w:val="en-US"/>
              </w:rPr>
            </w:pPr>
            <w:r w:rsidRPr="00CE25AF">
              <w:rPr>
                <w:lang w:val="en-US"/>
              </w:rPr>
              <w:t>Different Administration Shells in respect of an asset must be capable of referencing each other.</w:t>
            </w:r>
          </w:p>
          <w:p w14:paraId="7BCB13F9" w14:textId="591456A9" w:rsidR="0011439E" w:rsidRPr="00CE25AF" w:rsidRDefault="0011439E" w:rsidP="0014135F">
            <w:pPr>
              <w:rPr>
                <w:lang w:val="en-US"/>
              </w:rPr>
            </w:pPr>
            <w:r w:rsidRPr="00CE25AF">
              <w:rPr>
                <w:lang w:val="en-US"/>
              </w:rPr>
              <w:t>In particular, elements of an Administration Shell should be able to play the role of a "copy" of the corresponding components from another Administration Shell.</w:t>
            </w:r>
          </w:p>
        </w:tc>
        <w:tc>
          <w:tcPr>
            <w:tcW w:w="4977" w:type="dxa"/>
          </w:tcPr>
          <w:p w14:paraId="3FDD4AB1" w14:textId="20465BD1" w:rsidR="0011439E" w:rsidRPr="007D2806" w:rsidRDefault="0011439E" w:rsidP="0014135F">
            <w:pPr>
              <w:rPr>
                <w:i/>
                <w:lang w:val="en-US"/>
              </w:rPr>
            </w:pPr>
            <w:proofErr w:type="spellStart"/>
            <w:r w:rsidRPr="00CE25AF">
              <w:rPr>
                <w:i/>
                <w:lang w:val="en-US"/>
              </w:rPr>
              <w:t>AssetAdministrationShell</w:t>
            </w:r>
            <w:proofErr w:type="spellEnd"/>
            <w:r w:rsidRPr="00CE25AF">
              <w:rPr>
                <w:i/>
                <w:lang w:val="en-US"/>
              </w:rPr>
              <w:t>/</w:t>
            </w:r>
            <w:proofErr w:type="spellStart"/>
            <w:r w:rsidRPr="00CE25AF">
              <w:rPr>
                <w:i/>
                <w:lang w:val="en-US"/>
              </w:rPr>
              <w:t>derivedFrom</w:t>
            </w:r>
            <w:proofErr w:type="spellEnd"/>
          </w:p>
          <w:p w14:paraId="0B4ECD43" w14:textId="7E70AF18" w:rsidR="0011439E" w:rsidRPr="00CE25AF" w:rsidRDefault="0011439E" w:rsidP="0014135F">
            <w:pPr>
              <w:rPr>
                <w:lang w:val="en-US"/>
              </w:rPr>
            </w:pPr>
            <w:r w:rsidRPr="00CE25AF">
              <w:rPr>
                <w:lang w:val="en-US"/>
              </w:rPr>
              <w:t xml:space="preserve">The </w:t>
            </w:r>
            <w:proofErr w:type="spellStart"/>
            <w:r w:rsidRPr="00CE25AF">
              <w:rPr>
                <w:i/>
                <w:lang w:val="en-US"/>
              </w:rPr>
              <w:t>derivedFrom</w:t>
            </w:r>
            <w:proofErr w:type="spellEnd"/>
            <w:r w:rsidRPr="00CE25AF">
              <w:rPr>
                <w:lang w:val="en-US"/>
              </w:rPr>
              <w:t xml:space="preserve"> relationship is especially designed </w:t>
            </w:r>
            <w:r w:rsidR="007C136A">
              <w:rPr>
                <w:lang w:val="en-US"/>
              </w:rPr>
              <w:t>to support</w:t>
            </w:r>
            <w:r w:rsidRPr="00CE25AF">
              <w:rPr>
                <w:lang w:val="en-US"/>
              </w:rPr>
              <w:t xml:space="preserve"> the relationship between an Asset Administration Shell representing a type asset and the Asset Administration Shells representing the instance assets of this type asset.</w:t>
            </w:r>
          </w:p>
          <w:p w14:paraId="69253A2F" w14:textId="77777777" w:rsidR="0011439E" w:rsidRPr="00373A9F" w:rsidRDefault="0011439E" w:rsidP="0014135F">
            <w:pPr>
              <w:rPr>
                <w:lang w:val="en-US"/>
              </w:rPr>
            </w:pPr>
            <w:r w:rsidRPr="00373A9F">
              <w:rPr>
                <w:lang w:val="en-US"/>
              </w:rPr>
              <w:t xml:space="preserve">See also </w:t>
            </w:r>
            <w:proofErr w:type="spellStart"/>
            <w:r w:rsidRPr="00373A9F">
              <w:rPr>
                <w:lang w:val="en-US"/>
              </w:rPr>
              <w:t>tAAS</w:t>
            </w:r>
            <w:proofErr w:type="spellEnd"/>
            <w:r w:rsidRPr="00373A9F">
              <w:rPr>
                <w:lang w:val="en-US"/>
              </w:rPr>
              <w:t>-#16</w:t>
            </w:r>
          </w:p>
        </w:tc>
      </w:tr>
      <w:tr w:rsidR="0011439E" w:rsidRPr="00512BEF" w14:paraId="08F664AA" w14:textId="77777777" w:rsidTr="0014135F">
        <w:trPr>
          <w:trHeight w:val="20"/>
        </w:trPr>
        <w:tc>
          <w:tcPr>
            <w:tcW w:w="1413" w:type="dxa"/>
            <w:noWrap/>
          </w:tcPr>
          <w:p w14:paraId="3AD4810D" w14:textId="77777777" w:rsidR="0011439E" w:rsidRPr="00373A9F" w:rsidRDefault="0011439E" w:rsidP="0014135F">
            <w:pPr>
              <w:rPr>
                <w:lang w:val="en-US"/>
              </w:rPr>
            </w:pPr>
            <w:proofErr w:type="spellStart"/>
            <w:r w:rsidRPr="00373A9F">
              <w:rPr>
                <w:lang w:val="en-US"/>
              </w:rPr>
              <w:t>tAAS</w:t>
            </w:r>
            <w:proofErr w:type="spellEnd"/>
            <w:r w:rsidRPr="00373A9F">
              <w:rPr>
                <w:lang w:val="en-US"/>
              </w:rPr>
              <w:t>-#5</w:t>
            </w:r>
          </w:p>
        </w:tc>
        <w:tc>
          <w:tcPr>
            <w:tcW w:w="2819" w:type="dxa"/>
          </w:tcPr>
          <w:p w14:paraId="0567AED0" w14:textId="77777777" w:rsidR="0011439E" w:rsidRPr="00CE25AF" w:rsidRDefault="0011439E" w:rsidP="0014135F">
            <w:pPr>
              <w:rPr>
                <w:lang w:val="en-US"/>
              </w:rPr>
            </w:pPr>
            <w:r w:rsidRPr="00CE25AF">
              <w:rPr>
                <w:lang w:val="en-US"/>
              </w:rPr>
              <w:t>Individual Administration Shells should, while retaining their structure, be combined into an overall Administration Shell.</w:t>
            </w:r>
          </w:p>
        </w:tc>
        <w:tc>
          <w:tcPr>
            <w:tcW w:w="4977" w:type="dxa"/>
          </w:tcPr>
          <w:p w14:paraId="75AA01EE" w14:textId="77777777" w:rsidR="0011439E" w:rsidRPr="00CE25AF" w:rsidRDefault="0011439E" w:rsidP="0014135F">
            <w:pPr>
              <w:rPr>
                <w:i/>
                <w:lang w:val="en-US"/>
              </w:rPr>
            </w:pPr>
            <w:proofErr w:type="spellStart"/>
            <w:r w:rsidRPr="00CE25AF">
              <w:rPr>
                <w:i/>
                <w:lang w:val="en-US"/>
              </w:rPr>
              <w:t>AssetAdministrationShell</w:t>
            </w:r>
            <w:proofErr w:type="spellEnd"/>
            <w:r w:rsidRPr="00CE25AF">
              <w:rPr>
                <w:i/>
                <w:lang w:val="en-US"/>
              </w:rPr>
              <w:t>/</w:t>
            </w:r>
            <w:proofErr w:type="spellStart"/>
            <w:r w:rsidRPr="00CE25AF">
              <w:rPr>
                <w:i/>
                <w:lang w:val="en-US"/>
              </w:rPr>
              <w:t>assetInformation</w:t>
            </w:r>
            <w:proofErr w:type="spellEnd"/>
          </w:p>
          <w:p w14:paraId="1618F349" w14:textId="77777777" w:rsidR="0011439E" w:rsidRPr="00CE25AF" w:rsidRDefault="0011439E" w:rsidP="0014135F">
            <w:pPr>
              <w:rPr>
                <w:i/>
                <w:lang w:val="en-US"/>
              </w:rPr>
            </w:pPr>
            <w:proofErr w:type="spellStart"/>
            <w:r w:rsidRPr="00CE25AF">
              <w:rPr>
                <w:i/>
                <w:lang w:val="en-US"/>
              </w:rPr>
              <w:t>RelationshipElement</w:t>
            </w:r>
            <w:proofErr w:type="spellEnd"/>
          </w:p>
          <w:p w14:paraId="092C70F7" w14:textId="47D390C7" w:rsidR="0011439E" w:rsidRPr="00CE25AF" w:rsidRDefault="007D2806" w:rsidP="0014135F">
            <w:pPr>
              <w:rPr>
                <w:i/>
                <w:lang w:val="en-US"/>
              </w:rPr>
            </w:pPr>
            <w:r>
              <w:rPr>
                <w:lang w:val="en-US"/>
              </w:rPr>
              <w:t>R</w:t>
            </w:r>
            <w:r w:rsidRPr="00CE25AF">
              <w:rPr>
                <w:lang w:val="en-US"/>
              </w:rPr>
              <w:t xml:space="preserve">elations between entities can be defined </w:t>
            </w:r>
            <w:r>
              <w:rPr>
                <w:lang w:val="en-US"/>
              </w:rPr>
              <w:t>v</w:t>
            </w:r>
            <w:r w:rsidR="0011439E" w:rsidRPr="00CE25AF">
              <w:rPr>
                <w:lang w:val="en-US"/>
              </w:rPr>
              <w:t xml:space="preserve">ia the </w:t>
            </w:r>
            <w:proofErr w:type="spellStart"/>
            <w:r w:rsidR="0011439E" w:rsidRPr="00CE25AF">
              <w:rPr>
                <w:lang w:val="en-US"/>
              </w:rPr>
              <w:t>submodel</w:t>
            </w:r>
            <w:proofErr w:type="spellEnd"/>
            <w:r w:rsidR="0011439E" w:rsidRPr="00CE25AF">
              <w:rPr>
                <w:lang w:val="en-US"/>
              </w:rPr>
              <w:t xml:space="preserve"> element "</w:t>
            </w:r>
            <w:proofErr w:type="spellStart"/>
            <w:r w:rsidR="0011439E" w:rsidRPr="00CE25AF">
              <w:rPr>
                <w:i/>
                <w:lang w:val="en-US"/>
              </w:rPr>
              <w:t>RelationshipElement</w:t>
            </w:r>
            <w:proofErr w:type="spellEnd"/>
            <w:r w:rsidR="0011439E" w:rsidRPr="00CE25AF">
              <w:rPr>
                <w:lang w:val="en-US"/>
              </w:rPr>
              <w:t>".</w:t>
            </w:r>
          </w:p>
        </w:tc>
      </w:tr>
      <w:tr w:rsidR="0011439E" w:rsidRPr="00512BEF" w14:paraId="460BDFBD" w14:textId="77777777" w:rsidTr="0014135F">
        <w:trPr>
          <w:trHeight w:val="20"/>
        </w:trPr>
        <w:tc>
          <w:tcPr>
            <w:tcW w:w="1413" w:type="dxa"/>
            <w:noWrap/>
          </w:tcPr>
          <w:p w14:paraId="6F807252" w14:textId="77777777" w:rsidR="0011439E" w:rsidRPr="00373A9F" w:rsidRDefault="0011439E" w:rsidP="0014135F">
            <w:pPr>
              <w:rPr>
                <w:lang w:val="en-US"/>
              </w:rPr>
            </w:pPr>
            <w:proofErr w:type="spellStart"/>
            <w:r w:rsidRPr="00373A9F">
              <w:rPr>
                <w:lang w:val="en-US"/>
              </w:rPr>
              <w:t>tAAS</w:t>
            </w:r>
            <w:proofErr w:type="spellEnd"/>
            <w:r w:rsidRPr="00373A9F">
              <w:rPr>
                <w:lang w:val="en-US"/>
              </w:rPr>
              <w:t>-#6</w:t>
            </w:r>
          </w:p>
        </w:tc>
        <w:tc>
          <w:tcPr>
            <w:tcW w:w="2819" w:type="dxa"/>
          </w:tcPr>
          <w:p w14:paraId="2DAEA635" w14:textId="1BAFA97C" w:rsidR="0011439E" w:rsidRPr="00CE25AF" w:rsidRDefault="0011439E" w:rsidP="0014135F">
            <w:pPr>
              <w:rPr>
                <w:lang w:val="en-US"/>
              </w:rPr>
            </w:pPr>
            <w:r w:rsidRPr="00CE25AF">
              <w:rPr>
                <w:lang w:val="en-US"/>
              </w:rPr>
              <w:t>Identification of assets, Administration Shells, properties</w:t>
            </w:r>
            <w:r w:rsidR="007D2806">
              <w:rPr>
                <w:lang w:val="en-US"/>
              </w:rPr>
              <w:t>,</w:t>
            </w:r>
            <w:r w:rsidRPr="00CE25AF">
              <w:rPr>
                <w:lang w:val="en-US"/>
              </w:rPr>
              <w:t xml:space="preserve"> and relationships shall be achieved using a limited set of identifiers (IRDI, URI</w:t>
            </w:r>
            <w:r w:rsidR="007D2806">
              <w:rPr>
                <w:lang w:val="en-US"/>
              </w:rPr>
              <w:t xml:space="preserve">, </w:t>
            </w:r>
            <w:r w:rsidRPr="00CE25AF">
              <w:rPr>
                <w:lang w:val="en-US"/>
              </w:rPr>
              <w:t xml:space="preserve">GUID), providing </w:t>
            </w:r>
            <w:r w:rsidR="007D2806">
              <w:rPr>
                <w:lang w:val="en-US"/>
              </w:rPr>
              <w:t xml:space="preserve">they offer </w:t>
            </w:r>
            <w:r w:rsidRPr="00CE25AF">
              <w:rPr>
                <w:lang w:val="en-US"/>
              </w:rPr>
              <w:t>global uniqueness.</w:t>
            </w:r>
          </w:p>
        </w:tc>
        <w:tc>
          <w:tcPr>
            <w:tcW w:w="4977" w:type="dxa"/>
          </w:tcPr>
          <w:p w14:paraId="2CCB294B" w14:textId="55625D8A" w:rsidR="0011439E" w:rsidRPr="007D2806" w:rsidRDefault="0011439E" w:rsidP="0014135F">
            <w:pPr>
              <w:rPr>
                <w:i/>
                <w:lang w:val="en-US"/>
              </w:rPr>
            </w:pPr>
            <w:r w:rsidRPr="00CE25AF">
              <w:rPr>
                <w:i/>
                <w:lang w:val="en-US"/>
              </w:rPr>
              <w:t>Identifiable</w:t>
            </w:r>
          </w:p>
          <w:p w14:paraId="08FBF425" w14:textId="4A268CB6" w:rsidR="0011439E" w:rsidRPr="00CE25AF" w:rsidRDefault="0011439E" w:rsidP="0014135F">
            <w:pPr>
              <w:rPr>
                <w:lang w:val="en-US"/>
              </w:rPr>
            </w:pPr>
            <w:r w:rsidRPr="00CE25AF">
              <w:rPr>
                <w:lang w:val="en-US"/>
              </w:rPr>
              <w:t xml:space="preserve">Requirement </w:t>
            </w:r>
            <w:proofErr w:type="spellStart"/>
            <w:r w:rsidRPr="00CE25AF">
              <w:rPr>
                <w:lang w:val="en-US"/>
              </w:rPr>
              <w:t>tAAS</w:t>
            </w:r>
            <w:proofErr w:type="spellEnd"/>
            <w:r w:rsidRPr="00CE25AF">
              <w:rPr>
                <w:lang w:val="en-US"/>
              </w:rPr>
              <w:t xml:space="preserve">-#6 is fulfilled for all elements inheriting from </w:t>
            </w:r>
            <w:r w:rsidRPr="00CE25AF">
              <w:rPr>
                <w:i/>
                <w:lang w:val="en-US"/>
              </w:rPr>
              <w:t>Identifiable</w:t>
            </w:r>
            <w:r w:rsidRPr="00CE25AF">
              <w:rPr>
                <w:lang w:val="en-US"/>
              </w:rPr>
              <w:t xml:space="preserve">. For example, this is the case for </w:t>
            </w:r>
            <w:r w:rsidRPr="00CE25AF">
              <w:rPr>
                <w:i/>
                <w:lang w:val="en-US"/>
              </w:rPr>
              <w:t>Asset</w:t>
            </w:r>
            <w:r w:rsidRPr="00CE25AF">
              <w:rPr>
                <w:lang w:val="en-US"/>
              </w:rPr>
              <w:t xml:space="preserve">, </w:t>
            </w:r>
            <w:proofErr w:type="spellStart"/>
            <w:r w:rsidRPr="00CE25AF">
              <w:rPr>
                <w:i/>
                <w:lang w:val="en-US"/>
              </w:rPr>
              <w:t>AssetAdministrationShell</w:t>
            </w:r>
            <w:proofErr w:type="spellEnd"/>
            <w:r w:rsidR="007D2806">
              <w:rPr>
                <w:i/>
                <w:lang w:val="en-US"/>
              </w:rPr>
              <w:t>,</w:t>
            </w:r>
            <w:r w:rsidRPr="00CE25AF">
              <w:rPr>
                <w:lang w:val="en-US"/>
              </w:rPr>
              <w:t xml:space="preserve"> and concept descriptions. </w:t>
            </w:r>
            <w:r w:rsidR="007D2806">
              <w:rPr>
                <w:lang w:val="en-US"/>
              </w:rPr>
              <w:t>P</w:t>
            </w:r>
            <w:r w:rsidRPr="00CE25AF">
              <w:rPr>
                <w:lang w:val="en-US"/>
              </w:rPr>
              <w:t xml:space="preserve">roperties (like any other </w:t>
            </w:r>
            <w:proofErr w:type="spellStart"/>
            <w:r w:rsidRPr="00CE25AF">
              <w:rPr>
                <w:lang w:val="en-US"/>
              </w:rPr>
              <w:t>submodel</w:t>
            </w:r>
            <w:proofErr w:type="spellEnd"/>
            <w:r w:rsidRPr="00CE25AF">
              <w:rPr>
                <w:lang w:val="en-US"/>
              </w:rPr>
              <w:t xml:space="preserve"> element) are only referable. However, unique referencing is possible via the unique </w:t>
            </w:r>
            <w:proofErr w:type="spellStart"/>
            <w:r w:rsidRPr="00CE25AF">
              <w:rPr>
                <w:lang w:val="en-US"/>
              </w:rPr>
              <w:t>submodel</w:t>
            </w:r>
            <w:proofErr w:type="spellEnd"/>
            <w:r w:rsidRPr="00CE25AF">
              <w:rPr>
                <w:lang w:val="en-US"/>
              </w:rPr>
              <w:t xml:space="preserve"> ID and the </w:t>
            </w:r>
            <w:r w:rsidRPr="00CE25AF">
              <w:rPr>
                <w:i/>
                <w:lang w:val="en-US"/>
              </w:rPr>
              <w:t>Reference</w:t>
            </w:r>
            <w:r w:rsidRPr="00CE25AF">
              <w:rPr>
                <w:lang w:val="en-US"/>
              </w:rPr>
              <w:t xml:space="preserve"> via </w:t>
            </w:r>
            <w:r w:rsidRPr="00CE25AF">
              <w:rPr>
                <w:i/>
                <w:lang w:val="en-US"/>
              </w:rPr>
              <w:t>Key</w:t>
            </w:r>
            <w:r w:rsidRPr="00CE25AF">
              <w:rPr>
                <w:lang w:val="en-US"/>
              </w:rPr>
              <w:t>s concept.</w:t>
            </w:r>
          </w:p>
          <w:p w14:paraId="44D1F75F" w14:textId="77777777" w:rsidR="0011439E" w:rsidRPr="00CE25AF" w:rsidRDefault="0011439E" w:rsidP="0014135F">
            <w:pPr>
              <w:rPr>
                <w:lang w:val="en-US"/>
              </w:rPr>
            </w:pPr>
            <w:r w:rsidRPr="00CE25AF">
              <w:rPr>
                <w:lang w:val="en-US"/>
              </w:rPr>
              <w:t xml:space="preserve">The supported ID types include IRDI, URI (since URI are a subset of </w:t>
            </w:r>
            <w:r w:rsidRPr="00CE25AF">
              <w:rPr>
                <w:i/>
                <w:lang w:val="en-US"/>
              </w:rPr>
              <w:t>IRI</w:t>
            </w:r>
            <w:r w:rsidRPr="00CE25AF">
              <w:rPr>
                <w:lang w:val="en-US"/>
              </w:rPr>
              <w:t xml:space="preserve">), IRI and GUID (via </w:t>
            </w:r>
            <w:r w:rsidRPr="00CE25AF">
              <w:rPr>
                <w:i/>
                <w:lang w:val="en-US"/>
              </w:rPr>
              <w:t>Custom</w:t>
            </w:r>
            <w:r w:rsidRPr="00CE25AF">
              <w:rPr>
                <w:lang w:val="en-US"/>
              </w:rPr>
              <w:t>) as requested.</w:t>
            </w:r>
          </w:p>
        </w:tc>
      </w:tr>
      <w:tr w:rsidR="0011439E" w:rsidRPr="00512BEF" w14:paraId="2144D107" w14:textId="77777777" w:rsidTr="0014135F">
        <w:trPr>
          <w:trHeight w:val="20"/>
        </w:trPr>
        <w:tc>
          <w:tcPr>
            <w:tcW w:w="1413" w:type="dxa"/>
            <w:noWrap/>
          </w:tcPr>
          <w:p w14:paraId="50932289" w14:textId="77777777" w:rsidR="0011439E" w:rsidRPr="00373A9F" w:rsidRDefault="0011439E" w:rsidP="0014135F">
            <w:pPr>
              <w:rPr>
                <w:lang w:val="en-US"/>
              </w:rPr>
            </w:pPr>
            <w:proofErr w:type="spellStart"/>
            <w:r w:rsidRPr="00373A9F">
              <w:rPr>
                <w:lang w:val="en-US"/>
              </w:rPr>
              <w:t>tAAS</w:t>
            </w:r>
            <w:proofErr w:type="spellEnd"/>
            <w:r w:rsidRPr="00373A9F">
              <w:rPr>
                <w:lang w:val="en-US"/>
              </w:rPr>
              <w:t>-#7</w:t>
            </w:r>
          </w:p>
        </w:tc>
        <w:tc>
          <w:tcPr>
            <w:tcW w:w="2819" w:type="dxa"/>
          </w:tcPr>
          <w:p w14:paraId="37A0C98C" w14:textId="1A460A9F" w:rsidR="0011439E" w:rsidRPr="00CE25AF" w:rsidRDefault="0011439E" w:rsidP="0014135F">
            <w:pPr>
              <w:rPr>
                <w:lang w:val="en-US"/>
              </w:rPr>
            </w:pPr>
            <w:r w:rsidRPr="00CE25AF">
              <w:rPr>
                <w:lang w:val="en-US"/>
              </w:rPr>
              <w:t xml:space="preserve">The Administration Shell should allow retrieval of alternative identifiers such as a GS1 and </w:t>
            </w:r>
            <w:r w:rsidRPr="00CE25AF">
              <w:rPr>
                <w:lang w:val="en-US"/>
              </w:rPr>
              <w:lastRenderedPageBreak/>
              <w:t>GTIN identifier in return to asset ID (</w:t>
            </w:r>
            <w:r w:rsidRPr="002831D3">
              <w:rPr>
                <w:lang w:val="en-US"/>
              </w:rPr>
              <w:t>de</w:t>
            </w:r>
            <w:r w:rsidR="006164F9" w:rsidRPr="002831D3">
              <w:rPr>
                <w:lang w:val="en-US"/>
              </w:rPr>
              <w:t>re</w:t>
            </w:r>
            <w:r w:rsidRPr="002831D3">
              <w:rPr>
                <w:lang w:val="en-US"/>
              </w:rPr>
              <w:t>fer</w:t>
            </w:r>
            <w:r w:rsidRPr="00CE25AF">
              <w:rPr>
                <w:lang w:val="en-US"/>
              </w:rPr>
              <w:t>encing).</w:t>
            </w:r>
          </w:p>
        </w:tc>
        <w:tc>
          <w:tcPr>
            <w:tcW w:w="4977" w:type="dxa"/>
          </w:tcPr>
          <w:p w14:paraId="2E60C94A" w14:textId="77777777" w:rsidR="0011439E" w:rsidRPr="00CE25AF" w:rsidRDefault="0011439E" w:rsidP="0014135F">
            <w:pPr>
              <w:rPr>
                <w:i/>
                <w:lang w:val="en-US"/>
              </w:rPr>
            </w:pPr>
            <w:proofErr w:type="spellStart"/>
            <w:r w:rsidRPr="00CE25AF">
              <w:rPr>
                <w:i/>
                <w:lang w:val="en-US"/>
              </w:rPr>
              <w:lastRenderedPageBreak/>
              <w:t>AssetInformation</w:t>
            </w:r>
            <w:proofErr w:type="spellEnd"/>
            <w:r w:rsidRPr="00CE25AF">
              <w:rPr>
                <w:i/>
                <w:lang w:val="en-US"/>
              </w:rPr>
              <w:t>/</w:t>
            </w:r>
            <w:proofErr w:type="spellStart"/>
            <w:r w:rsidRPr="00CE25AF">
              <w:rPr>
                <w:i/>
                <w:lang w:val="en-US"/>
              </w:rPr>
              <w:t>specificAssetIds</w:t>
            </w:r>
            <w:proofErr w:type="spellEnd"/>
          </w:p>
          <w:p w14:paraId="5216F605" w14:textId="77777777" w:rsidR="0011439E" w:rsidRPr="00CE25AF" w:rsidRDefault="0011439E" w:rsidP="0014135F">
            <w:pPr>
              <w:rPr>
                <w:i/>
                <w:lang w:val="en-US"/>
              </w:rPr>
            </w:pPr>
            <w:proofErr w:type="spellStart"/>
            <w:r w:rsidRPr="00CE25AF">
              <w:rPr>
                <w:i/>
                <w:lang w:val="en-US"/>
              </w:rPr>
              <w:t>AssetInformation</w:t>
            </w:r>
            <w:proofErr w:type="spellEnd"/>
            <w:r w:rsidRPr="00CE25AF">
              <w:rPr>
                <w:i/>
                <w:lang w:val="en-US"/>
              </w:rPr>
              <w:t>/</w:t>
            </w:r>
            <w:proofErr w:type="spellStart"/>
            <w:r w:rsidRPr="00CE25AF">
              <w:rPr>
                <w:i/>
                <w:lang w:val="en-US"/>
              </w:rPr>
              <w:t>globalAssetId</w:t>
            </w:r>
            <w:proofErr w:type="spellEnd"/>
          </w:p>
          <w:p w14:paraId="6865B7B0" w14:textId="7AFDDA67" w:rsidR="0011439E" w:rsidRPr="00CE25AF" w:rsidRDefault="0011439E" w:rsidP="0014135F">
            <w:pPr>
              <w:rPr>
                <w:color w:val="000000"/>
                <w:szCs w:val="22"/>
                <w:lang w:val="en-US"/>
              </w:rPr>
            </w:pPr>
            <w:r w:rsidRPr="00CE25AF">
              <w:rPr>
                <w:lang w:val="en-US"/>
              </w:rPr>
              <w:lastRenderedPageBreak/>
              <w:t>Every asset has a globally unique identifier (</w:t>
            </w:r>
            <w:proofErr w:type="spellStart"/>
            <w:r w:rsidRPr="00CE25AF">
              <w:rPr>
                <w:i/>
                <w:iCs/>
                <w:lang w:val="en-US"/>
              </w:rPr>
              <w:t>globalAssetId</w:t>
            </w:r>
            <w:proofErr w:type="spellEnd"/>
            <w:r w:rsidRPr="00CE25AF">
              <w:rPr>
                <w:lang w:val="en-US"/>
              </w:rPr>
              <w:t>). Besides this global identifier</w:t>
            </w:r>
            <w:r w:rsidR="007D2806">
              <w:rPr>
                <w:lang w:val="en-US"/>
              </w:rPr>
              <w:t>,</w:t>
            </w:r>
            <w:r w:rsidRPr="00CE25AF">
              <w:rPr>
                <w:lang w:val="en-US"/>
              </w:rPr>
              <w:t xml:space="preserve"> additional external identifiers can be specified (</w:t>
            </w:r>
            <w:proofErr w:type="spellStart"/>
            <w:r w:rsidRPr="00CE25AF">
              <w:rPr>
                <w:i/>
                <w:iCs/>
                <w:lang w:val="en-US"/>
              </w:rPr>
              <w:t>specificAssetIds</w:t>
            </w:r>
            <w:proofErr w:type="spellEnd"/>
            <w:r w:rsidRPr="00CE25AF">
              <w:rPr>
                <w:lang w:val="en-US"/>
              </w:rPr>
              <w:t>).</w:t>
            </w:r>
          </w:p>
        </w:tc>
      </w:tr>
      <w:tr w:rsidR="0011439E" w:rsidRPr="00512BEF" w14:paraId="25C5C76F" w14:textId="77777777" w:rsidTr="0014135F">
        <w:trPr>
          <w:trHeight w:val="20"/>
        </w:trPr>
        <w:tc>
          <w:tcPr>
            <w:tcW w:w="1413" w:type="dxa"/>
            <w:noWrap/>
          </w:tcPr>
          <w:p w14:paraId="6813B735" w14:textId="77777777" w:rsidR="0011439E" w:rsidRPr="00373A9F" w:rsidRDefault="0011439E" w:rsidP="0014135F">
            <w:pPr>
              <w:rPr>
                <w:lang w:val="en-US"/>
              </w:rPr>
            </w:pPr>
            <w:proofErr w:type="spellStart"/>
            <w:r w:rsidRPr="00373A9F">
              <w:rPr>
                <w:lang w:val="en-US"/>
              </w:rPr>
              <w:lastRenderedPageBreak/>
              <w:t>tAAS</w:t>
            </w:r>
            <w:proofErr w:type="spellEnd"/>
            <w:r w:rsidRPr="00373A9F">
              <w:rPr>
                <w:lang w:val="en-US"/>
              </w:rPr>
              <w:t>-#8</w:t>
            </w:r>
          </w:p>
        </w:tc>
        <w:tc>
          <w:tcPr>
            <w:tcW w:w="2819" w:type="dxa"/>
          </w:tcPr>
          <w:p w14:paraId="576858E6" w14:textId="77777777" w:rsidR="0011439E" w:rsidRPr="00CE25AF" w:rsidRDefault="0011439E" w:rsidP="0014135F">
            <w:pPr>
              <w:rPr>
                <w:lang w:val="en-US"/>
              </w:rPr>
            </w:pPr>
            <w:r w:rsidRPr="00CE25AF">
              <w:rPr>
                <w:lang w:val="en-US"/>
              </w:rPr>
              <w:t>The Administration Shell consists of header and body.</w:t>
            </w:r>
          </w:p>
        </w:tc>
        <w:tc>
          <w:tcPr>
            <w:tcW w:w="4977" w:type="dxa"/>
          </w:tcPr>
          <w:p w14:paraId="592757EE" w14:textId="77777777" w:rsidR="0011439E" w:rsidRPr="00CE25AF" w:rsidRDefault="0011439E" w:rsidP="0014135F">
            <w:pPr>
              <w:rPr>
                <w:i/>
                <w:lang w:val="en-US"/>
              </w:rPr>
            </w:pPr>
            <w:proofErr w:type="spellStart"/>
            <w:r w:rsidRPr="00CE25AF">
              <w:rPr>
                <w:i/>
                <w:lang w:val="en-US"/>
              </w:rPr>
              <w:t>AssetAdministrationShell</w:t>
            </w:r>
            <w:proofErr w:type="spellEnd"/>
          </w:p>
          <w:p w14:paraId="55652046" w14:textId="77777777" w:rsidR="0011439E" w:rsidRPr="00CE25AF" w:rsidRDefault="0011439E" w:rsidP="0014135F">
            <w:pPr>
              <w:rPr>
                <w:i/>
                <w:lang w:val="en-US"/>
              </w:rPr>
            </w:pPr>
            <w:proofErr w:type="spellStart"/>
            <w:r w:rsidRPr="00CE25AF">
              <w:rPr>
                <w:i/>
                <w:lang w:val="en-US"/>
              </w:rPr>
              <w:t>AssetAdministrationShell</w:t>
            </w:r>
            <w:proofErr w:type="spellEnd"/>
            <w:r w:rsidRPr="00CE25AF">
              <w:rPr>
                <w:i/>
                <w:lang w:val="en-US"/>
              </w:rPr>
              <w:t>/id</w:t>
            </w:r>
          </w:p>
          <w:p w14:paraId="2393FCF7" w14:textId="77777777" w:rsidR="0011439E" w:rsidRPr="00CE25AF" w:rsidRDefault="0011439E" w:rsidP="0014135F">
            <w:pPr>
              <w:rPr>
                <w:i/>
                <w:lang w:val="en-US"/>
              </w:rPr>
            </w:pPr>
            <w:proofErr w:type="spellStart"/>
            <w:r w:rsidRPr="00CE25AF">
              <w:rPr>
                <w:i/>
                <w:lang w:val="en-US"/>
              </w:rPr>
              <w:t>AssetAdministrationShell</w:t>
            </w:r>
            <w:proofErr w:type="spellEnd"/>
            <w:r w:rsidRPr="00CE25AF">
              <w:rPr>
                <w:i/>
                <w:lang w:val="en-US"/>
              </w:rPr>
              <w:t>/administration</w:t>
            </w:r>
          </w:p>
          <w:p w14:paraId="7F5C59E8" w14:textId="77777777" w:rsidR="0011439E" w:rsidRPr="00CE25AF" w:rsidRDefault="0011439E" w:rsidP="0014135F">
            <w:pPr>
              <w:rPr>
                <w:i/>
                <w:lang w:val="en-US"/>
              </w:rPr>
            </w:pPr>
            <w:proofErr w:type="spellStart"/>
            <w:r w:rsidRPr="00CE25AF">
              <w:rPr>
                <w:i/>
                <w:lang w:val="en-US"/>
              </w:rPr>
              <w:t>AssetAdministrationShell</w:t>
            </w:r>
            <w:proofErr w:type="spellEnd"/>
            <w:r w:rsidRPr="00CE25AF">
              <w:rPr>
                <w:i/>
                <w:lang w:val="en-US"/>
              </w:rPr>
              <w:t>/</w:t>
            </w:r>
            <w:proofErr w:type="spellStart"/>
            <w:r w:rsidRPr="00CE25AF">
              <w:rPr>
                <w:i/>
                <w:lang w:val="en-US"/>
              </w:rPr>
              <w:t>assetInformation</w:t>
            </w:r>
            <w:proofErr w:type="spellEnd"/>
          </w:p>
          <w:p w14:paraId="14F212BE" w14:textId="7A6392A7" w:rsidR="0011439E" w:rsidRPr="00CE25AF" w:rsidRDefault="0011439E" w:rsidP="0014135F">
            <w:pPr>
              <w:rPr>
                <w:lang w:val="en-US"/>
              </w:rPr>
            </w:pPr>
            <w:r w:rsidRPr="00CE25AF">
              <w:rPr>
                <w:lang w:val="en-US"/>
              </w:rPr>
              <w:t xml:space="preserve">The Asset Administration Shell does not explicitly distinguish between </w:t>
            </w:r>
            <w:r w:rsidR="007D2806">
              <w:rPr>
                <w:lang w:val="en-US"/>
              </w:rPr>
              <w:t>h</w:t>
            </w:r>
            <w:r w:rsidRPr="00CE25AF">
              <w:rPr>
                <w:lang w:val="en-US"/>
              </w:rPr>
              <w:t xml:space="preserve">eader and </w:t>
            </w:r>
            <w:r w:rsidR="007D2806">
              <w:rPr>
                <w:lang w:val="en-US"/>
              </w:rPr>
              <w:t>b</w:t>
            </w:r>
            <w:r w:rsidRPr="00CE25AF">
              <w:rPr>
                <w:lang w:val="en-US"/>
              </w:rPr>
              <w:t xml:space="preserve">ody. However, the Asset Administration Shell has </w:t>
            </w:r>
            <w:r w:rsidR="007D2806" w:rsidRPr="00CE25AF">
              <w:rPr>
                <w:lang w:val="en-US"/>
              </w:rPr>
              <w:t xml:space="preserve">defined </w:t>
            </w:r>
            <w:r w:rsidRPr="00CE25AF">
              <w:rPr>
                <w:lang w:val="en-US"/>
              </w:rPr>
              <w:t>attributes like the global unique ID (</w:t>
            </w:r>
            <w:r w:rsidRPr="00CE25AF">
              <w:rPr>
                <w:i/>
                <w:lang w:val="en-US"/>
              </w:rPr>
              <w:t>identification</w:t>
            </w:r>
            <w:r w:rsidRPr="00CE25AF">
              <w:rPr>
                <w:lang w:val="en-US"/>
              </w:rPr>
              <w:t>), version information (</w:t>
            </w:r>
            <w:r w:rsidRPr="00CE25AF">
              <w:rPr>
                <w:i/>
                <w:lang w:val="en-US"/>
              </w:rPr>
              <w:t>administration</w:t>
            </w:r>
            <w:r w:rsidRPr="00CE25AF">
              <w:rPr>
                <w:lang w:val="en-US"/>
              </w:rPr>
              <w:t>), a mandatory reference to the asset identifier information (</w:t>
            </w:r>
            <w:proofErr w:type="spellStart"/>
            <w:r w:rsidRPr="00CE25AF">
              <w:rPr>
                <w:i/>
                <w:lang w:val="en-US"/>
              </w:rPr>
              <w:t>assetInformation</w:t>
            </w:r>
            <w:proofErr w:type="spellEnd"/>
            <w:r w:rsidRPr="00CE25AF">
              <w:rPr>
                <w:lang w:val="en-US"/>
              </w:rPr>
              <w:t>)</w:t>
            </w:r>
            <w:r w:rsidR="007D2806">
              <w:rPr>
                <w:lang w:val="en-US"/>
              </w:rPr>
              <w:t xml:space="preserve">, </w:t>
            </w:r>
            <w:r w:rsidRPr="00CE25AF">
              <w:rPr>
                <w:lang w:val="en-US"/>
              </w:rPr>
              <w:t xml:space="preserve">etc. </w:t>
            </w:r>
          </w:p>
        </w:tc>
      </w:tr>
      <w:tr w:rsidR="0011439E" w:rsidRPr="00512BEF" w14:paraId="5FB2CB9F" w14:textId="77777777" w:rsidTr="0014135F">
        <w:trPr>
          <w:trHeight w:val="20"/>
        </w:trPr>
        <w:tc>
          <w:tcPr>
            <w:tcW w:w="1413" w:type="dxa"/>
            <w:noWrap/>
          </w:tcPr>
          <w:p w14:paraId="2F80C0F2" w14:textId="77777777" w:rsidR="0011439E" w:rsidRPr="00373A9F" w:rsidRDefault="0011439E" w:rsidP="0014135F">
            <w:pPr>
              <w:rPr>
                <w:lang w:val="en-US"/>
              </w:rPr>
            </w:pPr>
            <w:proofErr w:type="spellStart"/>
            <w:r w:rsidRPr="00373A9F">
              <w:rPr>
                <w:lang w:val="en-US"/>
              </w:rPr>
              <w:t>tAAS</w:t>
            </w:r>
            <w:proofErr w:type="spellEnd"/>
            <w:r w:rsidRPr="00373A9F">
              <w:rPr>
                <w:lang w:val="en-US"/>
              </w:rPr>
              <w:t>-#9</w:t>
            </w:r>
          </w:p>
        </w:tc>
        <w:tc>
          <w:tcPr>
            <w:tcW w:w="2819" w:type="dxa"/>
          </w:tcPr>
          <w:p w14:paraId="7976D2A9" w14:textId="77777777" w:rsidR="0011439E" w:rsidRPr="00CE25AF" w:rsidRDefault="0011439E" w:rsidP="0014135F">
            <w:pPr>
              <w:rPr>
                <w:lang w:val="en-US"/>
              </w:rPr>
            </w:pPr>
            <w:r w:rsidRPr="00CE25AF">
              <w:rPr>
                <w:lang w:val="en-US"/>
              </w:rPr>
              <w:t>The header contains information about the identification.</w:t>
            </w:r>
          </w:p>
        </w:tc>
        <w:tc>
          <w:tcPr>
            <w:tcW w:w="4977" w:type="dxa"/>
          </w:tcPr>
          <w:p w14:paraId="5E7C99ED" w14:textId="77777777" w:rsidR="0011439E" w:rsidRPr="00CE25AF" w:rsidRDefault="0011439E" w:rsidP="0014135F">
            <w:pPr>
              <w:rPr>
                <w:i/>
                <w:lang w:val="en-US"/>
              </w:rPr>
            </w:pPr>
            <w:proofErr w:type="spellStart"/>
            <w:r w:rsidRPr="00CE25AF">
              <w:rPr>
                <w:i/>
                <w:lang w:val="en-US"/>
              </w:rPr>
              <w:t>AssetAdministrationShell</w:t>
            </w:r>
            <w:proofErr w:type="spellEnd"/>
            <w:r w:rsidRPr="00CE25AF">
              <w:rPr>
                <w:i/>
                <w:lang w:val="en-US"/>
              </w:rPr>
              <w:t>/</w:t>
            </w:r>
            <w:proofErr w:type="spellStart"/>
            <w:r w:rsidRPr="00CE25AF">
              <w:rPr>
                <w:i/>
                <w:lang w:val="en-US"/>
              </w:rPr>
              <w:t>assetInformation</w:t>
            </w:r>
            <w:proofErr w:type="spellEnd"/>
          </w:p>
          <w:p w14:paraId="7CB8BA19" w14:textId="3CE95E66" w:rsidR="0011439E" w:rsidRPr="00CE25AF" w:rsidRDefault="0011439E" w:rsidP="0014135F">
            <w:pPr>
              <w:rPr>
                <w:lang w:val="en-US"/>
              </w:rPr>
            </w:pPr>
            <w:r w:rsidRPr="00CE25AF">
              <w:rPr>
                <w:lang w:val="en-US"/>
              </w:rPr>
              <w:t>The Asset Administrative Shell represent</w:t>
            </w:r>
            <w:r w:rsidR="007D2806">
              <w:rPr>
                <w:lang w:val="en-US"/>
              </w:rPr>
              <w:t>s</w:t>
            </w:r>
            <w:r w:rsidRPr="00CE25AF">
              <w:rPr>
                <w:lang w:val="en-US"/>
              </w:rPr>
              <w:t xml:space="preserve"> an asset with a unique ID.</w:t>
            </w:r>
          </w:p>
          <w:p w14:paraId="55C85195" w14:textId="77777777" w:rsidR="0011439E" w:rsidRPr="00CE25AF" w:rsidRDefault="0011439E" w:rsidP="0014135F">
            <w:pPr>
              <w:rPr>
                <w:lang w:val="en-US"/>
              </w:rPr>
            </w:pPr>
            <w:r w:rsidRPr="00CE25AF">
              <w:rPr>
                <w:lang w:val="en-US"/>
              </w:rPr>
              <w:t xml:space="preserve">See also </w:t>
            </w:r>
            <w:proofErr w:type="spellStart"/>
            <w:r w:rsidRPr="00CE25AF">
              <w:rPr>
                <w:lang w:val="en-US"/>
              </w:rPr>
              <w:t>tAAS</w:t>
            </w:r>
            <w:proofErr w:type="spellEnd"/>
            <w:r w:rsidRPr="00CE25AF">
              <w:rPr>
                <w:lang w:val="en-US"/>
              </w:rPr>
              <w:t>-#7</w:t>
            </w:r>
          </w:p>
          <w:p w14:paraId="00EEAEC1" w14:textId="77777777" w:rsidR="0011439E" w:rsidRPr="00CE25AF" w:rsidRDefault="0011439E" w:rsidP="0014135F">
            <w:pPr>
              <w:rPr>
                <w:lang w:val="en-US"/>
              </w:rPr>
            </w:pPr>
            <w:r w:rsidRPr="00CE25AF">
              <w:rPr>
                <w:lang w:val="en-US"/>
              </w:rPr>
              <w:t xml:space="preserve">See also </w:t>
            </w:r>
            <w:proofErr w:type="spellStart"/>
            <w:r w:rsidRPr="00CE25AF">
              <w:rPr>
                <w:lang w:val="en-US"/>
              </w:rPr>
              <w:t>tAAS</w:t>
            </w:r>
            <w:proofErr w:type="spellEnd"/>
            <w:r w:rsidRPr="00CE25AF">
              <w:rPr>
                <w:lang w:val="en-US"/>
              </w:rPr>
              <w:t>-#13</w:t>
            </w:r>
          </w:p>
        </w:tc>
      </w:tr>
      <w:tr w:rsidR="0011439E" w:rsidRPr="00512BEF" w14:paraId="23FE71B5" w14:textId="77777777" w:rsidTr="0014135F">
        <w:trPr>
          <w:trHeight w:val="20"/>
        </w:trPr>
        <w:tc>
          <w:tcPr>
            <w:tcW w:w="1413" w:type="dxa"/>
            <w:noWrap/>
          </w:tcPr>
          <w:p w14:paraId="693A84BA" w14:textId="77777777" w:rsidR="0011439E" w:rsidRPr="00373A9F" w:rsidRDefault="0011439E" w:rsidP="0014135F">
            <w:pPr>
              <w:rPr>
                <w:lang w:val="en-US"/>
              </w:rPr>
            </w:pPr>
            <w:proofErr w:type="spellStart"/>
            <w:r w:rsidRPr="00373A9F">
              <w:rPr>
                <w:lang w:val="en-US"/>
              </w:rPr>
              <w:t>tAAS</w:t>
            </w:r>
            <w:proofErr w:type="spellEnd"/>
            <w:r w:rsidRPr="00373A9F">
              <w:rPr>
                <w:lang w:val="en-US"/>
              </w:rPr>
              <w:t>-#10</w:t>
            </w:r>
          </w:p>
        </w:tc>
        <w:tc>
          <w:tcPr>
            <w:tcW w:w="2819" w:type="dxa"/>
          </w:tcPr>
          <w:p w14:paraId="0502C371" w14:textId="77777777" w:rsidR="0011439E" w:rsidRPr="00CE25AF" w:rsidRDefault="0011439E" w:rsidP="0014135F">
            <w:pPr>
              <w:rPr>
                <w:lang w:val="en-US"/>
              </w:rPr>
            </w:pPr>
            <w:r w:rsidRPr="00CE25AF">
              <w:rPr>
                <w:lang w:val="en-US"/>
              </w:rPr>
              <w:t>The body contains information about the respective asset(s).</w:t>
            </w:r>
          </w:p>
        </w:tc>
        <w:tc>
          <w:tcPr>
            <w:tcW w:w="4977" w:type="dxa"/>
          </w:tcPr>
          <w:p w14:paraId="5229D52B" w14:textId="7A0BA6E8" w:rsidR="0011439E" w:rsidRPr="007D2806" w:rsidRDefault="0011439E" w:rsidP="0014135F">
            <w:pPr>
              <w:rPr>
                <w:i/>
                <w:lang w:val="en-US"/>
              </w:rPr>
            </w:pPr>
            <w:proofErr w:type="spellStart"/>
            <w:r w:rsidRPr="00CE25AF">
              <w:rPr>
                <w:i/>
                <w:lang w:val="en-US"/>
              </w:rPr>
              <w:t>AssetAdministrationShell</w:t>
            </w:r>
            <w:proofErr w:type="spellEnd"/>
            <w:r w:rsidRPr="00CE25AF">
              <w:rPr>
                <w:i/>
                <w:lang w:val="en-US"/>
              </w:rPr>
              <w:t>/</w:t>
            </w:r>
            <w:proofErr w:type="spellStart"/>
            <w:r w:rsidRPr="00CE25AF">
              <w:rPr>
                <w:i/>
                <w:lang w:val="en-US"/>
              </w:rPr>
              <w:t>submodels</w:t>
            </w:r>
            <w:proofErr w:type="spellEnd"/>
          </w:p>
          <w:p w14:paraId="29E3C244" w14:textId="63416835" w:rsidR="0011439E" w:rsidRPr="00CE25AF" w:rsidRDefault="0011439E" w:rsidP="0014135F">
            <w:pPr>
              <w:rPr>
                <w:lang w:val="en-US"/>
              </w:rPr>
            </w:pPr>
            <w:r w:rsidRPr="00CE25AF">
              <w:rPr>
                <w:lang w:val="en-US"/>
              </w:rPr>
              <w:t xml:space="preserve">All </w:t>
            </w:r>
            <w:proofErr w:type="spellStart"/>
            <w:r w:rsidRPr="00CE25AF">
              <w:rPr>
                <w:lang w:val="en-US"/>
              </w:rPr>
              <w:t>submodels</w:t>
            </w:r>
            <w:proofErr w:type="spellEnd"/>
            <w:r w:rsidRPr="00CE25AF">
              <w:rPr>
                <w:lang w:val="en-US"/>
              </w:rPr>
              <w:t xml:space="preserve"> </w:t>
            </w:r>
            <w:r w:rsidR="007D2806">
              <w:rPr>
                <w:lang w:val="en-US"/>
              </w:rPr>
              <w:t>provide</w:t>
            </w:r>
            <w:r w:rsidRPr="00CE25AF">
              <w:rPr>
                <w:lang w:val="en-US"/>
              </w:rPr>
              <w:t xml:space="preserve"> information related to the asset presented by the Asset Administration Shell.</w:t>
            </w:r>
          </w:p>
          <w:p w14:paraId="21A076E8" w14:textId="0138A541" w:rsidR="0011439E" w:rsidRPr="00CE25AF" w:rsidRDefault="0011439E" w:rsidP="00373A9F">
            <w:pPr>
              <w:pStyle w:val="NOTE"/>
              <w:ind w:left="284" w:firstLine="0"/>
              <w:rPr>
                <w:lang w:val="en-US"/>
              </w:rPr>
            </w:pPr>
            <w:r w:rsidRPr="00373A9F">
              <w:rPr>
                <w:lang w:val="en-US"/>
              </w:rPr>
              <w:t>Note:</w:t>
            </w:r>
            <w:r w:rsidRPr="00CE25AF">
              <w:rPr>
                <w:lang w:val="en-US"/>
              </w:rPr>
              <w:t xml:space="preserve"> </w:t>
            </w:r>
            <w:r w:rsidR="002831D3">
              <w:rPr>
                <w:lang w:val="en-US"/>
              </w:rPr>
              <w:t>a</w:t>
            </w:r>
            <w:r w:rsidRPr="00CE25AF">
              <w:rPr>
                <w:lang w:val="en-US"/>
              </w:rPr>
              <w:t>n Asset Administration Shell represent</w:t>
            </w:r>
            <w:r w:rsidR="002831D3">
              <w:rPr>
                <w:lang w:val="en-US"/>
              </w:rPr>
              <w:t>s</w:t>
            </w:r>
            <w:r w:rsidRPr="00CE25AF">
              <w:rPr>
                <w:lang w:val="en-US"/>
              </w:rPr>
              <w:t xml:space="preserve"> exactly one asset. In case of a composite Asset Administration Shell</w:t>
            </w:r>
            <w:r w:rsidR="006164F9" w:rsidRPr="00CE25AF">
              <w:rPr>
                <w:lang w:val="en-US"/>
              </w:rPr>
              <w:t>,</w:t>
            </w:r>
            <w:r w:rsidRPr="00CE25AF">
              <w:rPr>
                <w:lang w:val="en-US"/>
              </w:rPr>
              <w:t xml:space="preserve"> it implicitly represent</w:t>
            </w:r>
            <w:r w:rsidR="002831D3">
              <w:rPr>
                <w:lang w:val="en-US"/>
              </w:rPr>
              <w:t>s</w:t>
            </w:r>
            <w:r w:rsidRPr="00CE25AF">
              <w:rPr>
                <w:lang w:val="en-US"/>
              </w:rPr>
              <w:t xml:space="preserve"> several assets (see also </w:t>
            </w:r>
            <w:proofErr w:type="spellStart"/>
            <w:r w:rsidRPr="00CE25AF">
              <w:rPr>
                <w:lang w:val="en-US"/>
              </w:rPr>
              <w:t>tAAS</w:t>
            </w:r>
            <w:proofErr w:type="spellEnd"/>
            <w:r w:rsidRPr="00CE25AF">
              <w:rPr>
                <w:lang w:val="en-US"/>
              </w:rPr>
              <w:t>-#5).</w:t>
            </w:r>
          </w:p>
        </w:tc>
      </w:tr>
      <w:tr w:rsidR="0011439E" w:rsidRPr="00512BEF" w14:paraId="4918EC75" w14:textId="77777777" w:rsidTr="0014135F">
        <w:trPr>
          <w:trHeight w:val="20"/>
        </w:trPr>
        <w:tc>
          <w:tcPr>
            <w:tcW w:w="1413" w:type="dxa"/>
            <w:noWrap/>
          </w:tcPr>
          <w:p w14:paraId="735CF4E8" w14:textId="77777777" w:rsidR="0011439E" w:rsidRPr="00373A9F" w:rsidRDefault="0011439E" w:rsidP="0014135F">
            <w:pPr>
              <w:rPr>
                <w:lang w:val="en-US"/>
              </w:rPr>
            </w:pPr>
            <w:proofErr w:type="spellStart"/>
            <w:r w:rsidRPr="00373A9F">
              <w:rPr>
                <w:lang w:val="en-US"/>
              </w:rPr>
              <w:t>tAAS</w:t>
            </w:r>
            <w:proofErr w:type="spellEnd"/>
            <w:r w:rsidRPr="00373A9F">
              <w:rPr>
                <w:lang w:val="en-US"/>
              </w:rPr>
              <w:t>-#11</w:t>
            </w:r>
          </w:p>
        </w:tc>
        <w:tc>
          <w:tcPr>
            <w:tcW w:w="2819" w:type="dxa"/>
          </w:tcPr>
          <w:p w14:paraId="502C6569" w14:textId="77777777" w:rsidR="0011439E" w:rsidRPr="00CE25AF" w:rsidRDefault="0011439E" w:rsidP="0014135F">
            <w:pPr>
              <w:rPr>
                <w:lang w:val="en-US"/>
              </w:rPr>
            </w:pPr>
            <w:r w:rsidRPr="00CE25AF">
              <w:rPr>
                <w:lang w:val="en-US"/>
              </w:rPr>
              <w:t>The information and functionality in the Administration Shell is accessible by means of a standardized application programming interface (API).</w:t>
            </w:r>
          </w:p>
        </w:tc>
        <w:tc>
          <w:tcPr>
            <w:tcW w:w="4977" w:type="dxa"/>
          </w:tcPr>
          <w:p w14:paraId="523B542C" w14:textId="4307E70D" w:rsidR="0011439E" w:rsidRPr="00CE25AF" w:rsidRDefault="007D2806" w:rsidP="0014135F">
            <w:pPr>
              <w:rPr>
                <w:lang w:val="en-US"/>
              </w:rPr>
            </w:pPr>
            <w:r>
              <w:rPr>
                <w:lang w:val="en-US"/>
              </w:rPr>
              <w:t>C</w:t>
            </w:r>
            <w:r w:rsidR="0011439E" w:rsidRPr="00CE25AF">
              <w:rPr>
                <w:lang w:val="en-US"/>
              </w:rPr>
              <w:t xml:space="preserve">overed in </w:t>
            </w:r>
            <w:r w:rsidR="00DA1A43">
              <w:rPr>
                <w:lang w:val="en-US"/>
              </w:rPr>
              <w:t>P</w:t>
            </w:r>
            <w:r w:rsidR="0011439E" w:rsidRPr="00CE25AF">
              <w:rPr>
                <w:lang w:val="en-US"/>
              </w:rPr>
              <w:t xml:space="preserve">art 2 of this document series </w:t>
            </w:r>
            <w:r w:rsidR="0011439E" w:rsidRPr="00373A9F">
              <w:rPr>
                <w:lang w:val="en-US"/>
              </w:rPr>
              <w:fldChar w:fldCharType="begin"/>
            </w:r>
            <w:r w:rsidR="0011439E" w:rsidRPr="00CE25AF">
              <w:rPr>
                <w:lang w:val="en-US"/>
              </w:rPr>
              <w:instrText xml:space="preserve"> REF AASiD_Part2_49 \h </w:instrText>
            </w:r>
            <w:r w:rsidR="0011439E" w:rsidRPr="00373A9F">
              <w:rPr>
                <w:lang w:val="en-US"/>
              </w:rPr>
            </w:r>
            <w:r w:rsidR="0011439E" w:rsidRPr="00373A9F">
              <w:fldChar w:fldCharType="separate"/>
            </w:r>
            <w:r w:rsidR="00F511DE" w:rsidRPr="00CE25AF">
              <w:rPr>
                <w:lang w:val="en-US"/>
              </w:rPr>
              <w:t>[37]</w:t>
            </w:r>
            <w:r w:rsidR="0011439E" w:rsidRPr="00373A9F">
              <w:rPr>
                <w:lang w:val="en-US"/>
              </w:rPr>
              <w:fldChar w:fldCharType="end"/>
            </w:r>
          </w:p>
        </w:tc>
      </w:tr>
      <w:tr w:rsidR="0011439E" w:rsidRPr="00512BEF" w14:paraId="587BA68B" w14:textId="77777777" w:rsidTr="0014135F">
        <w:trPr>
          <w:trHeight w:val="20"/>
        </w:trPr>
        <w:tc>
          <w:tcPr>
            <w:tcW w:w="1413" w:type="dxa"/>
            <w:noWrap/>
          </w:tcPr>
          <w:p w14:paraId="5C34217D" w14:textId="77777777" w:rsidR="0011439E" w:rsidRPr="00373A9F" w:rsidRDefault="0011439E" w:rsidP="0014135F">
            <w:pPr>
              <w:rPr>
                <w:lang w:val="en-US"/>
              </w:rPr>
            </w:pPr>
            <w:proofErr w:type="spellStart"/>
            <w:r w:rsidRPr="00373A9F">
              <w:rPr>
                <w:lang w:val="en-US"/>
              </w:rPr>
              <w:t>tAAS</w:t>
            </w:r>
            <w:proofErr w:type="spellEnd"/>
            <w:r w:rsidRPr="00373A9F">
              <w:rPr>
                <w:lang w:val="en-US"/>
              </w:rPr>
              <w:t>-#12</w:t>
            </w:r>
          </w:p>
        </w:tc>
        <w:tc>
          <w:tcPr>
            <w:tcW w:w="2819" w:type="dxa"/>
          </w:tcPr>
          <w:p w14:paraId="56F5A235" w14:textId="77777777" w:rsidR="0011439E" w:rsidRPr="00CE25AF" w:rsidRDefault="0011439E" w:rsidP="0014135F">
            <w:pPr>
              <w:rPr>
                <w:lang w:val="en-US"/>
              </w:rPr>
            </w:pPr>
            <w:r w:rsidRPr="00CE25AF">
              <w:rPr>
                <w:lang w:val="en-US"/>
              </w:rPr>
              <w:t>The Administration Shell has a unique ID.</w:t>
            </w:r>
          </w:p>
        </w:tc>
        <w:tc>
          <w:tcPr>
            <w:tcW w:w="4977" w:type="dxa"/>
          </w:tcPr>
          <w:p w14:paraId="07F3BBD7" w14:textId="65E0BEFC" w:rsidR="0011439E" w:rsidRPr="007D2806" w:rsidRDefault="0011439E" w:rsidP="0014135F">
            <w:pPr>
              <w:rPr>
                <w:i/>
                <w:lang w:val="en-US"/>
              </w:rPr>
            </w:pPr>
            <w:proofErr w:type="spellStart"/>
            <w:r w:rsidRPr="00CE25AF">
              <w:rPr>
                <w:i/>
                <w:lang w:val="en-US"/>
              </w:rPr>
              <w:t>AssetAdministrationShell</w:t>
            </w:r>
            <w:proofErr w:type="spellEnd"/>
            <w:r w:rsidRPr="00CE25AF">
              <w:rPr>
                <w:i/>
                <w:lang w:val="en-US"/>
              </w:rPr>
              <w:t>/id</w:t>
            </w:r>
          </w:p>
          <w:p w14:paraId="2C79D20A" w14:textId="41C0EEB8" w:rsidR="0011439E" w:rsidRPr="00CE25AF" w:rsidRDefault="0011439E" w:rsidP="0014135F">
            <w:pPr>
              <w:rPr>
                <w:color w:val="000000"/>
                <w:szCs w:val="22"/>
                <w:lang w:val="en-US"/>
              </w:rPr>
            </w:pPr>
            <w:r w:rsidRPr="00CE25AF">
              <w:rPr>
                <w:lang w:val="en-US"/>
              </w:rPr>
              <w:t xml:space="preserve">Since </w:t>
            </w:r>
            <w:proofErr w:type="spellStart"/>
            <w:r w:rsidRPr="00CE25AF">
              <w:rPr>
                <w:lang w:val="en-US"/>
              </w:rPr>
              <w:t>AssetAdministrationShell</w:t>
            </w:r>
            <w:proofErr w:type="spellEnd"/>
            <w:r w:rsidRPr="00CE25AF">
              <w:rPr>
                <w:lang w:val="en-US"/>
              </w:rPr>
              <w:t xml:space="preserve"> inherits from </w:t>
            </w:r>
            <w:r w:rsidRPr="00CE25AF">
              <w:rPr>
                <w:i/>
                <w:lang w:val="en-US"/>
              </w:rPr>
              <w:t>Identifiable</w:t>
            </w:r>
            <w:r w:rsidR="007D2806">
              <w:rPr>
                <w:i/>
                <w:lang w:val="en-US"/>
              </w:rPr>
              <w:t>,</w:t>
            </w:r>
            <w:r w:rsidRPr="00CE25AF">
              <w:rPr>
                <w:lang w:val="en-US"/>
              </w:rPr>
              <w:t xml:space="preserve"> </w:t>
            </w:r>
            <w:r w:rsidR="007D2806">
              <w:rPr>
                <w:lang w:val="en-US"/>
              </w:rPr>
              <w:t>r</w:t>
            </w:r>
            <w:r w:rsidRPr="00CE25AF">
              <w:rPr>
                <w:lang w:val="en-US"/>
              </w:rPr>
              <w:t xml:space="preserve">equirement </w:t>
            </w:r>
            <w:proofErr w:type="spellStart"/>
            <w:r w:rsidRPr="00CE25AF">
              <w:rPr>
                <w:lang w:val="en-US"/>
              </w:rPr>
              <w:t>tAAS</w:t>
            </w:r>
            <w:proofErr w:type="spellEnd"/>
            <w:r w:rsidRPr="00CE25AF">
              <w:rPr>
                <w:lang w:val="en-US"/>
              </w:rPr>
              <w:t>-#12 is fulfilled.</w:t>
            </w:r>
          </w:p>
        </w:tc>
      </w:tr>
      <w:tr w:rsidR="0011439E" w:rsidRPr="00CE25AF" w14:paraId="66899F2E" w14:textId="77777777" w:rsidTr="0014135F">
        <w:trPr>
          <w:trHeight w:val="20"/>
        </w:trPr>
        <w:tc>
          <w:tcPr>
            <w:tcW w:w="1413" w:type="dxa"/>
            <w:noWrap/>
          </w:tcPr>
          <w:p w14:paraId="1AB10554" w14:textId="77777777" w:rsidR="0011439E" w:rsidRPr="00373A9F" w:rsidRDefault="0011439E" w:rsidP="0014135F">
            <w:pPr>
              <w:rPr>
                <w:lang w:val="en-US"/>
              </w:rPr>
            </w:pPr>
            <w:proofErr w:type="spellStart"/>
            <w:r w:rsidRPr="00373A9F">
              <w:rPr>
                <w:lang w:val="en-US"/>
              </w:rPr>
              <w:t>tAAS</w:t>
            </w:r>
            <w:proofErr w:type="spellEnd"/>
            <w:r w:rsidRPr="00373A9F">
              <w:rPr>
                <w:lang w:val="en-US"/>
              </w:rPr>
              <w:t>-#13</w:t>
            </w:r>
          </w:p>
        </w:tc>
        <w:tc>
          <w:tcPr>
            <w:tcW w:w="2819" w:type="dxa"/>
          </w:tcPr>
          <w:p w14:paraId="14263166" w14:textId="77777777" w:rsidR="0011439E" w:rsidRPr="00CE25AF" w:rsidRDefault="0011439E" w:rsidP="0014135F">
            <w:pPr>
              <w:rPr>
                <w:lang w:val="en-US"/>
              </w:rPr>
            </w:pPr>
            <w:r w:rsidRPr="00CE25AF">
              <w:rPr>
                <w:lang w:val="en-US"/>
              </w:rPr>
              <w:t>The asset has a unique ID.</w:t>
            </w:r>
          </w:p>
        </w:tc>
        <w:tc>
          <w:tcPr>
            <w:tcW w:w="4977" w:type="dxa"/>
          </w:tcPr>
          <w:p w14:paraId="2F6CF19D" w14:textId="5BAF0F09" w:rsidR="0011439E" w:rsidRPr="007D2806" w:rsidRDefault="0011439E" w:rsidP="0014135F">
            <w:pPr>
              <w:rPr>
                <w:i/>
                <w:lang w:val="en-US"/>
              </w:rPr>
            </w:pPr>
            <w:proofErr w:type="spellStart"/>
            <w:r w:rsidRPr="00CE25AF">
              <w:rPr>
                <w:i/>
                <w:lang w:val="en-US"/>
              </w:rPr>
              <w:t>AssetInformation</w:t>
            </w:r>
            <w:proofErr w:type="spellEnd"/>
            <w:r w:rsidRPr="00CE25AF">
              <w:rPr>
                <w:i/>
                <w:lang w:val="en-US"/>
              </w:rPr>
              <w:t>/</w:t>
            </w:r>
            <w:proofErr w:type="spellStart"/>
            <w:r w:rsidRPr="00CE25AF">
              <w:rPr>
                <w:i/>
                <w:lang w:val="en-US"/>
              </w:rPr>
              <w:t>globalAssetId</w:t>
            </w:r>
            <w:proofErr w:type="spellEnd"/>
          </w:p>
          <w:p w14:paraId="017DDF31" w14:textId="77777777" w:rsidR="0011439E" w:rsidRPr="00CE25AF" w:rsidRDefault="0011439E" w:rsidP="0014135F">
            <w:pPr>
              <w:rPr>
                <w:lang w:val="en-US"/>
              </w:rPr>
            </w:pPr>
            <w:r w:rsidRPr="00CE25AF">
              <w:rPr>
                <w:lang w:val="en-US"/>
              </w:rPr>
              <w:t xml:space="preserve">The unique ID of the asset is the value of the </w:t>
            </w:r>
            <w:proofErr w:type="spellStart"/>
            <w:r w:rsidRPr="00CE25AF">
              <w:rPr>
                <w:lang w:val="en-US"/>
              </w:rPr>
              <w:t>globalAssetId</w:t>
            </w:r>
            <w:proofErr w:type="spellEnd"/>
            <w:r w:rsidRPr="00CE25AF">
              <w:rPr>
                <w:lang w:val="en-US"/>
              </w:rPr>
              <w:t>.</w:t>
            </w:r>
          </w:p>
          <w:p w14:paraId="54E81565" w14:textId="77777777" w:rsidR="0011439E" w:rsidRPr="00373A9F" w:rsidRDefault="0011439E" w:rsidP="0014135F">
            <w:pPr>
              <w:rPr>
                <w:i/>
                <w:color w:val="000000"/>
                <w:lang w:val="en-US"/>
              </w:rPr>
            </w:pPr>
            <w:r w:rsidRPr="00373A9F">
              <w:rPr>
                <w:lang w:val="en-US"/>
              </w:rPr>
              <w:t xml:space="preserve">See also Requirement </w:t>
            </w:r>
            <w:proofErr w:type="spellStart"/>
            <w:r w:rsidRPr="00373A9F">
              <w:rPr>
                <w:lang w:val="en-US"/>
              </w:rPr>
              <w:t>tAAS</w:t>
            </w:r>
            <w:proofErr w:type="spellEnd"/>
            <w:r w:rsidRPr="00373A9F">
              <w:rPr>
                <w:lang w:val="en-US"/>
              </w:rPr>
              <w:t>-#7.</w:t>
            </w:r>
          </w:p>
        </w:tc>
      </w:tr>
      <w:tr w:rsidR="0011439E" w:rsidRPr="00512BEF" w14:paraId="4999A55F" w14:textId="77777777" w:rsidTr="0014135F">
        <w:trPr>
          <w:trHeight w:val="20"/>
        </w:trPr>
        <w:tc>
          <w:tcPr>
            <w:tcW w:w="1413" w:type="dxa"/>
            <w:noWrap/>
          </w:tcPr>
          <w:p w14:paraId="48AC84B2" w14:textId="77777777" w:rsidR="0011439E" w:rsidRPr="00373A9F" w:rsidRDefault="0011439E" w:rsidP="0014135F">
            <w:pPr>
              <w:rPr>
                <w:lang w:val="en-US"/>
              </w:rPr>
            </w:pPr>
            <w:proofErr w:type="spellStart"/>
            <w:r w:rsidRPr="00373A9F">
              <w:rPr>
                <w:lang w:val="en-US"/>
              </w:rPr>
              <w:t>tAAS</w:t>
            </w:r>
            <w:proofErr w:type="spellEnd"/>
            <w:r w:rsidRPr="00373A9F">
              <w:rPr>
                <w:lang w:val="en-US"/>
              </w:rPr>
              <w:t>-#14</w:t>
            </w:r>
          </w:p>
        </w:tc>
        <w:tc>
          <w:tcPr>
            <w:tcW w:w="2819" w:type="dxa"/>
          </w:tcPr>
          <w:p w14:paraId="1D6B8A77" w14:textId="77777777" w:rsidR="0011439E" w:rsidRPr="00CE25AF" w:rsidRDefault="0011439E" w:rsidP="0014135F">
            <w:pPr>
              <w:rPr>
                <w:lang w:val="en-US"/>
              </w:rPr>
            </w:pPr>
            <w:r w:rsidRPr="00CE25AF">
              <w:rPr>
                <w:lang w:val="en-US"/>
              </w:rPr>
              <w:t>An industrial facility is also an asset, it has an Administration Shell and is accessible by means of ID.</w:t>
            </w:r>
          </w:p>
        </w:tc>
        <w:tc>
          <w:tcPr>
            <w:tcW w:w="4977" w:type="dxa"/>
          </w:tcPr>
          <w:p w14:paraId="747E13DE" w14:textId="6D5B1E87" w:rsidR="0011439E" w:rsidRPr="007D2806" w:rsidRDefault="0011439E" w:rsidP="0014135F">
            <w:pPr>
              <w:rPr>
                <w:i/>
                <w:lang w:val="en-US"/>
              </w:rPr>
            </w:pPr>
            <w:proofErr w:type="spellStart"/>
            <w:r w:rsidRPr="00CE25AF">
              <w:rPr>
                <w:i/>
                <w:lang w:val="en-US"/>
              </w:rPr>
              <w:t>AssetInformation</w:t>
            </w:r>
            <w:proofErr w:type="spellEnd"/>
            <w:r w:rsidRPr="00CE25AF">
              <w:rPr>
                <w:i/>
                <w:lang w:val="en-US"/>
              </w:rPr>
              <w:t>/</w:t>
            </w:r>
            <w:proofErr w:type="spellStart"/>
            <w:r w:rsidRPr="00CE25AF">
              <w:rPr>
                <w:i/>
                <w:lang w:val="en-US"/>
              </w:rPr>
              <w:t>globalAssetId</w:t>
            </w:r>
            <w:proofErr w:type="spellEnd"/>
          </w:p>
          <w:p w14:paraId="23CD2350" w14:textId="77777777" w:rsidR="0011439E" w:rsidRPr="00CE25AF" w:rsidRDefault="0011439E" w:rsidP="0014135F">
            <w:pPr>
              <w:rPr>
                <w:lang w:val="en-US"/>
              </w:rPr>
            </w:pPr>
            <w:r w:rsidRPr="00CE25AF">
              <w:rPr>
                <w:lang w:val="en-US"/>
              </w:rPr>
              <w:t xml:space="preserve">The only assumption is that the industrial facility also has a globally unique ID that can be used as value of the </w:t>
            </w:r>
            <w:proofErr w:type="spellStart"/>
            <w:r w:rsidRPr="00CE25AF">
              <w:rPr>
                <w:i/>
                <w:iCs/>
                <w:lang w:val="en-US"/>
              </w:rPr>
              <w:t>globalAssetId</w:t>
            </w:r>
            <w:proofErr w:type="spellEnd"/>
            <w:r w:rsidRPr="00CE25AF">
              <w:rPr>
                <w:lang w:val="en-US"/>
              </w:rPr>
              <w:t>.</w:t>
            </w:r>
          </w:p>
          <w:p w14:paraId="0FD06AB0" w14:textId="2BD88BD3" w:rsidR="0011439E" w:rsidRPr="00CE25AF" w:rsidRDefault="0011439E" w:rsidP="00373A9F">
            <w:pPr>
              <w:pStyle w:val="NOTE"/>
              <w:ind w:left="284" w:firstLine="0"/>
              <w:rPr>
                <w:lang w:val="en-US"/>
              </w:rPr>
            </w:pPr>
            <w:r w:rsidRPr="00373A9F">
              <w:rPr>
                <w:lang w:val="en-US"/>
              </w:rPr>
              <w:t>Note:</w:t>
            </w:r>
            <w:r w:rsidRPr="00CE25AF">
              <w:rPr>
                <w:lang w:val="en-US"/>
              </w:rPr>
              <w:t xml:space="preserve"> </w:t>
            </w:r>
            <w:r w:rsidR="002831D3">
              <w:rPr>
                <w:lang w:val="en-US"/>
              </w:rPr>
              <w:t>s</w:t>
            </w:r>
            <w:r w:rsidRPr="00CE25AF">
              <w:rPr>
                <w:lang w:val="en-US"/>
              </w:rPr>
              <w:t>ee also composite Asset Administration Shell (</w:t>
            </w:r>
            <w:proofErr w:type="spellStart"/>
            <w:r w:rsidRPr="00CE25AF">
              <w:rPr>
                <w:lang w:val="en-US"/>
              </w:rPr>
              <w:t>tAAS</w:t>
            </w:r>
            <w:proofErr w:type="spellEnd"/>
            <w:r w:rsidRPr="00CE25AF">
              <w:rPr>
                <w:lang w:val="en-US"/>
              </w:rPr>
              <w:t xml:space="preserve">-#5) that allows the </w:t>
            </w:r>
            <w:r w:rsidR="00713AB3" w:rsidRPr="00CE25AF">
              <w:rPr>
                <w:lang w:val="en-US"/>
              </w:rPr>
              <w:t>modelling</w:t>
            </w:r>
            <w:r w:rsidRPr="00CE25AF">
              <w:rPr>
                <w:lang w:val="en-US"/>
              </w:rPr>
              <w:t xml:space="preserve"> of complex assets consisting of other assets that are represented by an Asset Administration Shell each.</w:t>
            </w:r>
          </w:p>
        </w:tc>
      </w:tr>
      <w:tr w:rsidR="0011439E" w:rsidRPr="00512BEF" w14:paraId="164F2EA1" w14:textId="77777777" w:rsidTr="0014135F">
        <w:trPr>
          <w:trHeight w:val="20"/>
        </w:trPr>
        <w:tc>
          <w:tcPr>
            <w:tcW w:w="1413" w:type="dxa"/>
            <w:noWrap/>
          </w:tcPr>
          <w:p w14:paraId="266A19A3" w14:textId="77777777" w:rsidR="0011439E" w:rsidRPr="00373A9F" w:rsidRDefault="0011439E" w:rsidP="0014135F">
            <w:pPr>
              <w:rPr>
                <w:lang w:val="en-US"/>
              </w:rPr>
            </w:pPr>
            <w:proofErr w:type="spellStart"/>
            <w:r w:rsidRPr="00373A9F">
              <w:rPr>
                <w:lang w:val="en-US"/>
              </w:rPr>
              <w:t>tAAS</w:t>
            </w:r>
            <w:proofErr w:type="spellEnd"/>
            <w:r w:rsidRPr="00373A9F">
              <w:rPr>
                <w:lang w:val="en-US"/>
              </w:rPr>
              <w:t>-#15</w:t>
            </w:r>
          </w:p>
        </w:tc>
        <w:tc>
          <w:tcPr>
            <w:tcW w:w="2819" w:type="dxa"/>
          </w:tcPr>
          <w:p w14:paraId="4F6639D0" w14:textId="77777777" w:rsidR="0011439E" w:rsidRPr="00CE25AF" w:rsidRDefault="0011439E" w:rsidP="0014135F">
            <w:pPr>
              <w:rPr>
                <w:lang w:val="en-US"/>
              </w:rPr>
            </w:pPr>
            <w:r w:rsidRPr="00CE25AF">
              <w:rPr>
                <w:lang w:val="en-US"/>
              </w:rPr>
              <w:t>Types and instances must be identified as such.</w:t>
            </w:r>
          </w:p>
        </w:tc>
        <w:tc>
          <w:tcPr>
            <w:tcW w:w="4977" w:type="dxa"/>
          </w:tcPr>
          <w:p w14:paraId="1FC4B1DD" w14:textId="77777777" w:rsidR="0011439E" w:rsidRPr="00CE25AF" w:rsidRDefault="0011439E" w:rsidP="0014135F">
            <w:pPr>
              <w:rPr>
                <w:i/>
                <w:lang w:val="en-US"/>
              </w:rPr>
            </w:pPr>
            <w:proofErr w:type="spellStart"/>
            <w:r w:rsidRPr="00CE25AF">
              <w:rPr>
                <w:i/>
                <w:lang w:val="en-US"/>
              </w:rPr>
              <w:t>AssetInformation</w:t>
            </w:r>
            <w:proofErr w:type="spellEnd"/>
            <w:r w:rsidRPr="00CE25AF">
              <w:rPr>
                <w:i/>
                <w:lang w:val="en-US"/>
              </w:rPr>
              <w:t>/</w:t>
            </w:r>
            <w:proofErr w:type="spellStart"/>
            <w:r w:rsidRPr="00CE25AF">
              <w:rPr>
                <w:i/>
                <w:lang w:val="en-US"/>
              </w:rPr>
              <w:t>assetKind</w:t>
            </w:r>
            <w:proofErr w:type="spellEnd"/>
            <w:r w:rsidRPr="00CE25AF">
              <w:rPr>
                <w:i/>
                <w:lang w:val="en-US"/>
              </w:rPr>
              <w:t xml:space="preserve"> (</w:t>
            </w:r>
            <w:r w:rsidRPr="00CE25AF">
              <w:rPr>
                <w:iCs/>
                <w:lang w:val="en-US"/>
              </w:rPr>
              <w:t xml:space="preserve">values: </w:t>
            </w:r>
            <w:r w:rsidRPr="00CE25AF">
              <w:rPr>
                <w:i/>
                <w:lang w:val="en-US"/>
              </w:rPr>
              <w:t>Type or Instance)</w:t>
            </w:r>
          </w:p>
          <w:p w14:paraId="57E821D5" w14:textId="77777777" w:rsidR="0011439E" w:rsidRPr="00CE25AF" w:rsidRDefault="0011439E" w:rsidP="0014135F">
            <w:pPr>
              <w:rPr>
                <w:i/>
                <w:lang w:val="en-US"/>
              </w:rPr>
            </w:pPr>
            <w:proofErr w:type="spellStart"/>
            <w:r w:rsidRPr="00CE25AF">
              <w:rPr>
                <w:i/>
                <w:lang w:val="en-US"/>
              </w:rPr>
              <w:t>AssetAdministrationShell</w:t>
            </w:r>
            <w:proofErr w:type="spellEnd"/>
            <w:r w:rsidRPr="00CE25AF">
              <w:rPr>
                <w:i/>
                <w:lang w:val="en-US"/>
              </w:rPr>
              <w:t>/</w:t>
            </w:r>
            <w:proofErr w:type="spellStart"/>
            <w:r w:rsidRPr="00CE25AF">
              <w:rPr>
                <w:i/>
                <w:lang w:val="en-US"/>
              </w:rPr>
              <w:t>derivedFrom</w:t>
            </w:r>
            <w:proofErr w:type="spellEnd"/>
          </w:p>
          <w:p w14:paraId="258EA080" w14:textId="0B5ACF3E" w:rsidR="0011439E" w:rsidRPr="00CE25AF" w:rsidRDefault="0011439E" w:rsidP="0014135F">
            <w:pPr>
              <w:rPr>
                <w:lang w:val="en-US"/>
              </w:rPr>
            </w:pPr>
            <w:r w:rsidRPr="00CE25AF">
              <w:rPr>
                <w:lang w:val="en-US"/>
              </w:rPr>
              <w:lastRenderedPageBreak/>
              <w:t>With attribute kind of Asset</w:t>
            </w:r>
            <w:r w:rsidR="007D2806">
              <w:rPr>
                <w:lang w:val="en-US"/>
              </w:rPr>
              <w:t>,</w:t>
            </w:r>
            <w:r w:rsidR="004C0EFC" w:rsidRPr="00CE25AF">
              <w:rPr>
                <w:lang w:val="en-US"/>
              </w:rPr>
              <w:t xml:space="preserve"> </w:t>
            </w:r>
            <w:r w:rsidRPr="00CE25AF">
              <w:rPr>
                <w:lang w:val="en-US"/>
              </w:rPr>
              <w:t xml:space="preserve">Requirement </w:t>
            </w:r>
            <w:proofErr w:type="spellStart"/>
            <w:r w:rsidRPr="00CE25AF">
              <w:rPr>
                <w:lang w:val="en-US"/>
              </w:rPr>
              <w:t>tAAS</w:t>
            </w:r>
            <w:proofErr w:type="spellEnd"/>
            <w:r w:rsidRPr="00CE25AF">
              <w:rPr>
                <w:lang w:val="en-US"/>
              </w:rPr>
              <w:t xml:space="preserve">-#15 is </w:t>
            </w:r>
            <w:r w:rsidR="007D2806" w:rsidRPr="00CE25AF">
              <w:rPr>
                <w:lang w:val="en-US"/>
              </w:rPr>
              <w:t>fulfilled,</w:t>
            </w:r>
            <w:r w:rsidRPr="00CE25AF">
              <w:rPr>
                <w:lang w:val="en-US"/>
              </w:rPr>
              <w:t xml:space="preserve"> and type assets can be distinguished from instance assets.</w:t>
            </w:r>
          </w:p>
          <w:p w14:paraId="5ADE1EC4" w14:textId="0CBEEDD9" w:rsidR="0011439E" w:rsidRPr="00CE25AF" w:rsidRDefault="0011439E" w:rsidP="0014135F">
            <w:pPr>
              <w:rPr>
                <w:lang w:val="en-US"/>
              </w:rPr>
            </w:pPr>
            <w:r w:rsidRPr="00CE25AF">
              <w:rPr>
                <w:lang w:val="en-US"/>
              </w:rPr>
              <w:t xml:space="preserve">Additionally, a </w:t>
            </w:r>
            <w:proofErr w:type="spellStart"/>
            <w:r w:rsidRPr="00CE25AF">
              <w:rPr>
                <w:i/>
                <w:lang w:val="en-US"/>
              </w:rPr>
              <w:t>derivedFrom</w:t>
            </w:r>
            <w:proofErr w:type="spellEnd"/>
            <w:r w:rsidRPr="00CE25AF">
              <w:rPr>
                <w:lang w:val="en-US"/>
              </w:rPr>
              <w:t xml:space="preserve"> relationship can be established between the Asset Administration Shell for an instance asset and the Asset Administration Shell for the type asset.</w:t>
            </w:r>
          </w:p>
        </w:tc>
      </w:tr>
      <w:tr w:rsidR="0011439E" w:rsidRPr="00AB6A93" w14:paraId="02A6BAA6" w14:textId="77777777" w:rsidTr="0014135F">
        <w:trPr>
          <w:trHeight w:val="20"/>
        </w:trPr>
        <w:tc>
          <w:tcPr>
            <w:tcW w:w="1413" w:type="dxa"/>
            <w:noWrap/>
          </w:tcPr>
          <w:p w14:paraId="76BC9FC4" w14:textId="77777777" w:rsidR="0011439E" w:rsidRPr="00373A9F" w:rsidRDefault="0011439E" w:rsidP="0014135F">
            <w:pPr>
              <w:rPr>
                <w:lang w:val="en-US"/>
              </w:rPr>
            </w:pPr>
            <w:proofErr w:type="spellStart"/>
            <w:r w:rsidRPr="00373A9F">
              <w:rPr>
                <w:lang w:val="en-US"/>
              </w:rPr>
              <w:lastRenderedPageBreak/>
              <w:t>tAAS</w:t>
            </w:r>
            <w:proofErr w:type="spellEnd"/>
            <w:r w:rsidRPr="00373A9F">
              <w:rPr>
                <w:lang w:val="en-US"/>
              </w:rPr>
              <w:t>-#16</w:t>
            </w:r>
          </w:p>
        </w:tc>
        <w:tc>
          <w:tcPr>
            <w:tcW w:w="2819" w:type="dxa"/>
          </w:tcPr>
          <w:p w14:paraId="3D4A14C5" w14:textId="77777777" w:rsidR="0011439E" w:rsidRPr="00CE25AF" w:rsidRDefault="0011439E" w:rsidP="0014135F">
            <w:pPr>
              <w:rPr>
                <w:lang w:val="en-US"/>
              </w:rPr>
            </w:pPr>
            <w:r w:rsidRPr="00CE25AF">
              <w:rPr>
                <w:lang w:val="en-US"/>
              </w:rPr>
              <w:t>The Administration Shell can include references to other Administration Shells or Smart Manufacturing information.</w:t>
            </w:r>
          </w:p>
        </w:tc>
        <w:tc>
          <w:tcPr>
            <w:tcW w:w="4977" w:type="dxa"/>
          </w:tcPr>
          <w:p w14:paraId="5E0B9910" w14:textId="77777777" w:rsidR="0011439E" w:rsidRPr="00CE25AF" w:rsidRDefault="0011439E" w:rsidP="0014135F">
            <w:pPr>
              <w:rPr>
                <w:i/>
                <w:lang w:val="en-US"/>
              </w:rPr>
            </w:pPr>
            <w:proofErr w:type="spellStart"/>
            <w:r w:rsidRPr="00CE25AF">
              <w:rPr>
                <w:i/>
                <w:lang w:val="en-US"/>
              </w:rPr>
              <w:t>ReferenceElement</w:t>
            </w:r>
            <w:proofErr w:type="spellEnd"/>
          </w:p>
          <w:p w14:paraId="7DFBF04C" w14:textId="77777777" w:rsidR="0011439E" w:rsidRPr="00CE25AF" w:rsidRDefault="0011439E" w:rsidP="0014135F">
            <w:pPr>
              <w:rPr>
                <w:i/>
                <w:lang w:val="en-US"/>
              </w:rPr>
            </w:pPr>
            <w:r w:rsidRPr="00CE25AF">
              <w:rPr>
                <w:i/>
                <w:lang w:val="en-US"/>
              </w:rPr>
              <w:t>File</w:t>
            </w:r>
          </w:p>
          <w:p w14:paraId="453E8C9E" w14:textId="77777777" w:rsidR="0011439E" w:rsidRPr="00CE25AF" w:rsidRDefault="0011439E" w:rsidP="0014135F">
            <w:pPr>
              <w:rPr>
                <w:i/>
                <w:lang w:val="en-US"/>
              </w:rPr>
            </w:pPr>
            <w:r w:rsidRPr="00CE25AF">
              <w:rPr>
                <w:i/>
                <w:lang w:val="en-US"/>
              </w:rPr>
              <w:t>Blob</w:t>
            </w:r>
          </w:p>
          <w:p w14:paraId="64E2558D" w14:textId="3276AB49" w:rsidR="0011439E" w:rsidRPr="007D2806" w:rsidRDefault="0011439E" w:rsidP="0014135F">
            <w:pPr>
              <w:rPr>
                <w:i/>
                <w:lang w:val="en-US"/>
              </w:rPr>
            </w:pPr>
            <w:proofErr w:type="spellStart"/>
            <w:r w:rsidRPr="00CE25AF">
              <w:rPr>
                <w:i/>
                <w:lang w:val="en-US"/>
              </w:rPr>
              <w:t>AssetAdministrationShell</w:t>
            </w:r>
            <w:proofErr w:type="spellEnd"/>
            <w:r w:rsidRPr="00CE25AF">
              <w:rPr>
                <w:i/>
                <w:lang w:val="en-US"/>
              </w:rPr>
              <w:t>/</w:t>
            </w:r>
            <w:proofErr w:type="spellStart"/>
            <w:r w:rsidRPr="00CE25AF">
              <w:rPr>
                <w:i/>
                <w:lang w:val="en-US"/>
              </w:rPr>
              <w:t>derivedFrom</w:t>
            </w:r>
            <w:proofErr w:type="spellEnd"/>
          </w:p>
          <w:p w14:paraId="3EDF384A" w14:textId="3C2ABCB3" w:rsidR="0011439E" w:rsidRPr="00CE25AF" w:rsidRDefault="0011439E" w:rsidP="0014135F">
            <w:pPr>
              <w:rPr>
                <w:lang w:val="en-US"/>
              </w:rPr>
            </w:pPr>
            <w:r w:rsidRPr="00CE25AF">
              <w:rPr>
                <w:lang w:val="en-US"/>
              </w:rPr>
              <w:t xml:space="preserve">The </w:t>
            </w:r>
            <w:proofErr w:type="spellStart"/>
            <w:r w:rsidRPr="00CE25AF">
              <w:rPr>
                <w:i/>
                <w:lang w:val="en-US"/>
              </w:rPr>
              <w:t>derivedFrom</w:t>
            </w:r>
            <w:proofErr w:type="spellEnd"/>
            <w:r w:rsidRPr="00CE25AF">
              <w:rPr>
                <w:lang w:val="en-US"/>
              </w:rPr>
              <w:t xml:space="preserve"> relationship between two Asset Administration Shell</w:t>
            </w:r>
            <w:r w:rsidR="007D2806">
              <w:rPr>
                <w:lang w:val="en-US"/>
              </w:rPr>
              <w:t>s</w:t>
            </w:r>
            <w:r w:rsidRPr="00CE25AF">
              <w:rPr>
                <w:lang w:val="en-US"/>
              </w:rPr>
              <w:t xml:space="preserve"> is special and is </w:t>
            </w:r>
            <w:r w:rsidR="007D2806">
              <w:rPr>
                <w:lang w:val="en-US"/>
              </w:rPr>
              <w:t xml:space="preserve">e.g. </w:t>
            </w:r>
            <w:r w:rsidRPr="00CE25AF">
              <w:rPr>
                <w:lang w:val="en-US"/>
              </w:rPr>
              <w:t>used to establish a relationship between instance assets and the type asset.</w:t>
            </w:r>
          </w:p>
          <w:p w14:paraId="147F4CEC" w14:textId="204A3D3E" w:rsidR="0011439E" w:rsidRPr="00CE25AF" w:rsidRDefault="0011439E" w:rsidP="0014135F">
            <w:pPr>
              <w:rPr>
                <w:lang w:val="en-US"/>
              </w:rPr>
            </w:pPr>
            <w:r w:rsidRPr="00CE25AF">
              <w:rPr>
                <w:lang w:val="en-US"/>
              </w:rPr>
              <w:t>For composite Asset Administration Shell</w:t>
            </w:r>
            <w:r w:rsidR="007D2806">
              <w:rPr>
                <w:lang w:val="en-US"/>
              </w:rPr>
              <w:t>s</w:t>
            </w:r>
            <w:r w:rsidRPr="00CE25AF">
              <w:rPr>
                <w:lang w:val="en-US"/>
              </w:rPr>
              <w:t xml:space="preserve"> (see </w:t>
            </w:r>
            <w:proofErr w:type="spellStart"/>
            <w:r w:rsidRPr="00CE25AF">
              <w:rPr>
                <w:lang w:val="en-US"/>
              </w:rPr>
              <w:t>tAAS</w:t>
            </w:r>
            <w:proofErr w:type="spellEnd"/>
            <w:r w:rsidRPr="00CE25AF">
              <w:rPr>
                <w:lang w:val="en-US"/>
              </w:rPr>
              <w:t>-#5)</w:t>
            </w:r>
            <w:r w:rsidR="007D2806">
              <w:rPr>
                <w:lang w:val="en-US"/>
              </w:rPr>
              <w:t>,</w:t>
            </w:r>
            <w:r w:rsidRPr="00CE25AF">
              <w:rPr>
                <w:lang w:val="en-US"/>
              </w:rPr>
              <w:t xml:space="preserve"> there </w:t>
            </w:r>
            <w:r w:rsidR="007D2806">
              <w:rPr>
                <w:lang w:val="en-US"/>
              </w:rPr>
              <w:t xml:space="preserve">is </w:t>
            </w:r>
            <w:r w:rsidRPr="00CE25AF">
              <w:rPr>
                <w:lang w:val="en-US"/>
              </w:rPr>
              <w:t xml:space="preserve">also </w:t>
            </w:r>
            <w:r w:rsidR="007D2806">
              <w:rPr>
                <w:lang w:val="en-US"/>
              </w:rPr>
              <w:t>t</w:t>
            </w:r>
            <w:r w:rsidRPr="00CE25AF">
              <w:rPr>
                <w:lang w:val="en-US"/>
              </w:rPr>
              <w:t xml:space="preserve">he relationship to </w:t>
            </w:r>
            <w:r w:rsidR="007D2806">
              <w:rPr>
                <w:lang w:val="en-US"/>
              </w:rPr>
              <w:t xml:space="preserve">the </w:t>
            </w:r>
            <w:r w:rsidRPr="00CE25AF">
              <w:rPr>
                <w:lang w:val="en-US"/>
              </w:rPr>
              <w:t>Asset Administration Shell</w:t>
            </w:r>
            <w:r w:rsidR="007D2806">
              <w:rPr>
                <w:lang w:val="en-US"/>
              </w:rPr>
              <w:t>, which</w:t>
            </w:r>
            <w:r w:rsidRPr="00CE25AF">
              <w:rPr>
                <w:lang w:val="en-US"/>
              </w:rPr>
              <w:t xml:space="preserve"> the composite Asset Administration Shell is composed of.</w:t>
            </w:r>
          </w:p>
          <w:p w14:paraId="72B6ABA2" w14:textId="16B78FC7" w:rsidR="0011439E" w:rsidRPr="00CE25AF" w:rsidRDefault="0011439E" w:rsidP="0014135F">
            <w:pPr>
              <w:rPr>
                <w:lang w:val="en-US"/>
              </w:rPr>
            </w:pPr>
            <w:r w:rsidRPr="00CE25AF">
              <w:rPr>
                <w:lang w:val="en-US"/>
              </w:rPr>
              <w:t xml:space="preserve">The </w:t>
            </w:r>
            <w:proofErr w:type="spellStart"/>
            <w:r w:rsidRPr="00CE25AF">
              <w:rPr>
                <w:i/>
                <w:lang w:val="en-US"/>
              </w:rPr>
              <w:t>ReferenceElement</w:t>
            </w:r>
            <w:proofErr w:type="spellEnd"/>
            <w:r w:rsidRPr="00CE25AF">
              <w:rPr>
                <w:lang w:val="en-US"/>
              </w:rPr>
              <w:t xml:space="preserve"> is very generic and can reference another Asset Administration Shell as well as information within another Asset Administration Shell or even some information that is completely outside any Asset Administration Shell (as long as it has a global unique ID).</w:t>
            </w:r>
          </w:p>
          <w:p w14:paraId="64E36501" w14:textId="0343069C" w:rsidR="0011439E" w:rsidRPr="00CE25AF" w:rsidRDefault="0011439E" w:rsidP="0014135F">
            <w:pPr>
              <w:rPr>
                <w:lang w:val="en-US"/>
              </w:rPr>
            </w:pPr>
            <w:r w:rsidRPr="00CE25AF">
              <w:rPr>
                <w:lang w:val="en-US"/>
              </w:rPr>
              <w:t xml:space="preserve">Files and </w:t>
            </w:r>
            <w:r w:rsidR="007D2806">
              <w:rPr>
                <w:lang w:val="en-US"/>
              </w:rPr>
              <w:t>blob</w:t>
            </w:r>
            <w:r w:rsidRPr="00CE25AF">
              <w:rPr>
                <w:lang w:val="en-US"/>
              </w:rPr>
              <w:t xml:space="preserve"> can be used as </w:t>
            </w:r>
            <w:proofErr w:type="spellStart"/>
            <w:r w:rsidRPr="00CE25AF">
              <w:rPr>
                <w:lang w:val="en-US"/>
              </w:rPr>
              <w:t>submodel</w:t>
            </w:r>
            <w:proofErr w:type="spellEnd"/>
            <w:r w:rsidRPr="00CE25AF">
              <w:rPr>
                <w:lang w:val="en-US"/>
              </w:rPr>
              <w:t xml:space="preserve"> elements to include very generic manufacturing information that is not or cannot be modelled via properties or the other </w:t>
            </w:r>
            <w:proofErr w:type="spellStart"/>
            <w:r w:rsidRPr="00CE25AF">
              <w:rPr>
                <w:lang w:val="en-US"/>
              </w:rPr>
              <w:t>submodel</w:t>
            </w:r>
            <w:proofErr w:type="spellEnd"/>
            <w:r w:rsidRPr="00CE25AF">
              <w:rPr>
                <w:lang w:val="en-US"/>
              </w:rPr>
              <w:t xml:space="preserve"> elements defined for the Asset Administration Shell.</w:t>
            </w:r>
          </w:p>
        </w:tc>
      </w:tr>
      <w:tr w:rsidR="0011439E" w:rsidRPr="00AB6A93" w14:paraId="3369F106" w14:textId="77777777" w:rsidTr="0014135F">
        <w:trPr>
          <w:trHeight w:val="20"/>
        </w:trPr>
        <w:tc>
          <w:tcPr>
            <w:tcW w:w="1413" w:type="dxa"/>
            <w:noWrap/>
          </w:tcPr>
          <w:p w14:paraId="51531944" w14:textId="77777777" w:rsidR="0011439E" w:rsidRPr="00373A9F" w:rsidRDefault="0011439E" w:rsidP="0014135F">
            <w:pPr>
              <w:rPr>
                <w:lang w:val="en-US"/>
              </w:rPr>
            </w:pPr>
            <w:proofErr w:type="spellStart"/>
            <w:r w:rsidRPr="00373A9F">
              <w:rPr>
                <w:lang w:val="en-US"/>
              </w:rPr>
              <w:t>tAAS</w:t>
            </w:r>
            <w:proofErr w:type="spellEnd"/>
            <w:r w:rsidRPr="00373A9F">
              <w:rPr>
                <w:lang w:val="en-US"/>
              </w:rPr>
              <w:t>-#17</w:t>
            </w:r>
          </w:p>
        </w:tc>
        <w:tc>
          <w:tcPr>
            <w:tcW w:w="2819" w:type="dxa"/>
          </w:tcPr>
          <w:p w14:paraId="7BFD30ED" w14:textId="76B142AE" w:rsidR="0011439E" w:rsidRPr="00CE25AF" w:rsidRDefault="0011439E" w:rsidP="0014135F">
            <w:pPr>
              <w:jc w:val="left"/>
              <w:rPr>
                <w:lang w:val="en-US"/>
              </w:rPr>
            </w:pPr>
            <w:r w:rsidRPr="00CE25AF">
              <w:rPr>
                <w:lang w:val="en-US"/>
              </w:rPr>
              <w:t>Additional properties, e. g. manufacturer</w:t>
            </w:r>
            <w:r w:rsidR="007D2806">
              <w:rPr>
                <w:lang w:val="en-US"/>
              </w:rPr>
              <w:t>-</w:t>
            </w:r>
            <w:r w:rsidRPr="00CE25AF">
              <w:rPr>
                <w:lang w:val="en-US"/>
              </w:rPr>
              <w:t>specific, must be possible.</w:t>
            </w:r>
          </w:p>
        </w:tc>
        <w:tc>
          <w:tcPr>
            <w:tcW w:w="4977" w:type="dxa"/>
          </w:tcPr>
          <w:p w14:paraId="3B4AE22B" w14:textId="77777777" w:rsidR="0011439E" w:rsidRPr="00CE25AF" w:rsidRDefault="0011439E" w:rsidP="0014135F">
            <w:pPr>
              <w:rPr>
                <w:i/>
                <w:lang w:val="en-US"/>
              </w:rPr>
            </w:pPr>
            <w:proofErr w:type="spellStart"/>
            <w:r w:rsidRPr="00CE25AF">
              <w:rPr>
                <w:i/>
                <w:lang w:val="en-US"/>
              </w:rPr>
              <w:t>HasDataSpecification</w:t>
            </w:r>
            <w:proofErr w:type="spellEnd"/>
          </w:p>
          <w:p w14:paraId="42D35F04" w14:textId="77777777" w:rsidR="0011439E" w:rsidRPr="00CE25AF" w:rsidRDefault="0011439E" w:rsidP="0014135F">
            <w:pPr>
              <w:rPr>
                <w:i/>
                <w:lang w:val="en-US"/>
              </w:rPr>
            </w:pPr>
            <w:proofErr w:type="spellStart"/>
            <w:r w:rsidRPr="00CE25AF">
              <w:rPr>
                <w:i/>
                <w:lang w:val="en-US"/>
              </w:rPr>
              <w:t>ConceptDescription</w:t>
            </w:r>
            <w:proofErr w:type="spellEnd"/>
          </w:p>
          <w:p w14:paraId="41F0FCA9" w14:textId="77777777" w:rsidR="0011439E" w:rsidRPr="00CE25AF" w:rsidRDefault="0011439E" w:rsidP="0014135F">
            <w:pPr>
              <w:rPr>
                <w:i/>
                <w:lang w:val="en-US"/>
              </w:rPr>
            </w:pPr>
            <w:proofErr w:type="spellStart"/>
            <w:r w:rsidRPr="00CE25AF">
              <w:rPr>
                <w:i/>
                <w:lang w:val="en-US"/>
              </w:rPr>
              <w:t>HasExtensions</w:t>
            </w:r>
            <w:proofErr w:type="spellEnd"/>
          </w:p>
          <w:p w14:paraId="58317577" w14:textId="19D7EB39" w:rsidR="0011439E" w:rsidRPr="00CE25AF" w:rsidRDefault="007D2806" w:rsidP="0014135F">
            <w:pPr>
              <w:rPr>
                <w:lang w:val="en-US"/>
              </w:rPr>
            </w:pPr>
            <w:r>
              <w:rPr>
                <w:lang w:val="en-US"/>
              </w:rPr>
              <w:t>A</w:t>
            </w:r>
            <w:r w:rsidR="0011439E" w:rsidRPr="00CE25AF">
              <w:rPr>
                <w:lang w:val="en-US"/>
              </w:rPr>
              <w:t>dditional attributes for assets, properties</w:t>
            </w:r>
            <w:r>
              <w:rPr>
                <w:lang w:val="en-US"/>
              </w:rPr>
              <w:t>,</w:t>
            </w:r>
            <w:r w:rsidR="0011439E" w:rsidRPr="00CE25AF">
              <w:rPr>
                <w:lang w:val="en-US"/>
              </w:rPr>
              <w:t xml:space="preserve"> and other </w:t>
            </w:r>
            <w:proofErr w:type="spellStart"/>
            <w:r w:rsidR="0011439E" w:rsidRPr="00CE25AF">
              <w:rPr>
                <w:lang w:val="en-US"/>
              </w:rPr>
              <w:t>submodel</w:t>
            </w:r>
            <w:proofErr w:type="spellEnd"/>
            <w:r w:rsidR="0011439E" w:rsidRPr="00CE25AF">
              <w:rPr>
                <w:lang w:val="en-US"/>
              </w:rPr>
              <w:t xml:space="preserve"> elements, </w:t>
            </w:r>
            <w:proofErr w:type="spellStart"/>
            <w:r w:rsidR="0011439E" w:rsidRPr="00CE25AF">
              <w:rPr>
                <w:lang w:val="en-US"/>
              </w:rPr>
              <w:t>submodels</w:t>
            </w:r>
            <w:proofErr w:type="spellEnd"/>
            <w:r>
              <w:rPr>
                <w:lang w:val="en-US"/>
              </w:rPr>
              <w:t>,</w:t>
            </w:r>
            <w:r w:rsidR="004C0EFC" w:rsidRPr="00CE25AF">
              <w:rPr>
                <w:lang w:val="en-US"/>
              </w:rPr>
              <w:t xml:space="preserve"> </w:t>
            </w:r>
            <w:r w:rsidR="0011439E" w:rsidRPr="00CE25AF">
              <w:rPr>
                <w:lang w:val="en-US"/>
              </w:rPr>
              <w:t xml:space="preserve">and even the Asset Administration Shell itself can be defined </w:t>
            </w:r>
            <w:r>
              <w:rPr>
                <w:lang w:val="en-US"/>
              </w:rPr>
              <w:t>v</w:t>
            </w:r>
            <w:r w:rsidRPr="00CE25AF">
              <w:rPr>
                <w:lang w:val="en-US"/>
              </w:rPr>
              <w:t xml:space="preserve">ia data specification templates </w:t>
            </w:r>
            <w:r w:rsidR="0011439E" w:rsidRPr="00CE25AF">
              <w:rPr>
                <w:lang w:val="en-US"/>
              </w:rPr>
              <w:t>and checked by tools.</w:t>
            </w:r>
          </w:p>
          <w:p w14:paraId="7C74444C" w14:textId="77777777" w:rsidR="0011439E" w:rsidRPr="00CE25AF" w:rsidRDefault="0011439E" w:rsidP="0014135F">
            <w:pPr>
              <w:rPr>
                <w:lang w:val="en-US"/>
              </w:rPr>
            </w:pPr>
            <w:r w:rsidRPr="00CE25AF">
              <w:rPr>
                <w:lang w:val="en-US"/>
              </w:rPr>
              <w:t>New proprietary concept descriptions (</w:t>
            </w:r>
            <w:proofErr w:type="spellStart"/>
            <w:r w:rsidRPr="00CE25AF">
              <w:rPr>
                <w:i/>
                <w:iCs/>
                <w:lang w:val="en-US"/>
              </w:rPr>
              <w:t>ConceptDescription</w:t>
            </w:r>
            <w:proofErr w:type="spellEnd"/>
            <w:r w:rsidRPr="00CE25AF">
              <w:rPr>
                <w:lang w:val="en-US"/>
              </w:rPr>
              <w:t xml:space="preserve">) can be added and used for semantic definition of properties or other </w:t>
            </w:r>
            <w:proofErr w:type="spellStart"/>
            <w:r w:rsidRPr="00CE25AF">
              <w:rPr>
                <w:lang w:val="en-US"/>
              </w:rPr>
              <w:t>submodel</w:t>
            </w:r>
            <w:proofErr w:type="spellEnd"/>
            <w:r w:rsidRPr="00CE25AF">
              <w:rPr>
                <w:lang w:val="en-US"/>
              </w:rPr>
              <w:t xml:space="preserve"> elements.</w:t>
            </w:r>
          </w:p>
          <w:p w14:paraId="136D114C" w14:textId="63C05331" w:rsidR="0011439E" w:rsidRPr="00CE25AF" w:rsidRDefault="007D2806" w:rsidP="0014135F">
            <w:pPr>
              <w:rPr>
                <w:lang w:val="en-US"/>
              </w:rPr>
            </w:pPr>
            <w:r>
              <w:rPr>
                <w:lang w:val="en-US"/>
              </w:rPr>
              <w:t>P</w:t>
            </w:r>
            <w:r w:rsidR="0011439E" w:rsidRPr="00CE25AF">
              <w:rPr>
                <w:lang w:val="en-US"/>
              </w:rPr>
              <w:t>roprietary information can be added to any referable</w:t>
            </w:r>
            <w:r w:rsidRPr="00CE25AF">
              <w:rPr>
                <w:lang w:val="en-US"/>
              </w:rPr>
              <w:t xml:space="preserve"> </w:t>
            </w:r>
            <w:r>
              <w:rPr>
                <w:lang w:val="en-US"/>
              </w:rPr>
              <w:t>v</w:t>
            </w:r>
            <w:r w:rsidRPr="00CE25AF">
              <w:rPr>
                <w:lang w:val="en-US"/>
              </w:rPr>
              <w:t>ia extensions</w:t>
            </w:r>
            <w:r w:rsidR="0011439E" w:rsidRPr="00CE25AF">
              <w:rPr>
                <w:lang w:val="en-US"/>
              </w:rPr>
              <w:t>.</w:t>
            </w:r>
            <w:r>
              <w:rPr>
                <w:lang w:val="en-US"/>
              </w:rPr>
              <w:t xml:space="preserve"> The latter </w:t>
            </w:r>
            <w:r w:rsidR="0011439E" w:rsidRPr="00CE25AF">
              <w:rPr>
                <w:lang w:val="en-US"/>
              </w:rPr>
              <w:t>are not subject to standardization and can be ignored for interoperability use cases.</w:t>
            </w:r>
          </w:p>
          <w:p w14:paraId="7B52D2B2" w14:textId="2CC8B601" w:rsidR="0011439E" w:rsidRPr="00CE25AF" w:rsidRDefault="003A16A5" w:rsidP="0014135F">
            <w:pPr>
              <w:rPr>
                <w:i/>
                <w:lang w:val="en-US"/>
              </w:rPr>
            </w:pPr>
            <w:r>
              <w:rPr>
                <w:lang w:val="en-US"/>
              </w:rPr>
              <w:t>Ot</w:t>
            </w:r>
            <w:r w:rsidR="0011439E" w:rsidRPr="00CE25AF">
              <w:rPr>
                <w:lang w:val="en-US"/>
              </w:rPr>
              <w:t xml:space="preserve">her </w:t>
            </w:r>
            <w:proofErr w:type="spellStart"/>
            <w:r w:rsidR="0011439E" w:rsidRPr="00CE25AF">
              <w:rPr>
                <w:lang w:val="en-US"/>
              </w:rPr>
              <w:t>submodel</w:t>
            </w:r>
            <w:proofErr w:type="spellEnd"/>
            <w:r w:rsidR="0011439E" w:rsidRPr="00CE25AF">
              <w:rPr>
                <w:lang w:val="en-US"/>
              </w:rPr>
              <w:t xml:space="preserve"> elements and </w:t>
            </w:r>
            <w:proofErr w:type="spellStart"/>
            <w:r w:rsidR="0011439E" w:rsidRPr="00CE25AF">
              <w:rPr>
                <w:lang w:val="en-US"/>
              </w:rPr>
              <w:t>submodels</w:t>
            </w:r>
            <w:proofErr w:type="spellEnd"/>
            <w:r w:rsidR="0011439E" w:rsidRPr="00CE25AF">
              <w:rPr>
                <w:lang w:val="en-US"/>
              </w:rPr>
              <w:t xml:space="preserve"> can be added </w:t>
            </w:r>
            <w:r>
              <w:rPr>
                <w:lang w:val="en-US"/>
              </w:rPr>
              <w:t>v</w:t>
            </w:r>
            <w:r w:rsidRPr="00CE25AF">
              <w:rPr>
                <w:lang w:val="en-US"/>
              </w:rPr>
              <w:t xml:space="preserve">ia API (see </w:t>
            </w:r>
            <w:proofErr w:type="spellStart"/>
            <w:r w:rsidRPr="00CE25AF">
              <w:rPr>
                <w:lang w:val="en-US"/>
              </w:rPr>
              <w:t>tAAS</w:t>
            </w:r>
            <w:proofErr w:type="spellEnd"/>
            <w:r w:rsidRPr="00CE25AF">
              <w:rPr>
                <w:lang w:val="en-US"/>
              </w:rPr>
              <w:t>-#11)</w:t>
            </w:r>
            <w:r>
              <w:rPr>
                <w:lang w:val="en-US"/>
              </w:rPr>
              <w:t xml:space="preserve">, assuming </w:t>
            </w:r>
            <w:r w:rsidR="0011439E" w:rsidRPr="00CE25AF">
              <w:rPr>
                <w:lang w:val="en-US"/>
              </w:rPr>
              <w:t>the corresponding access permissions are given.</w:t>
            </w:r>
          </w:p>
        </w:tc>
      </w:tr>
      <w:tr w:rsidR="0011439E" w:rsidRPr="00AB6A93" w14:paraId="5104101A" w14:textId="77777777" w:rsidTr="0014135F">
        <w:trPr>
          <w:trHeight w:val="20"/>
        </w:trPr>
        <w:tc>
          <w:tcPr>
            <w:tcW w:w="1413" w:type="dxa"/>
            <w:noWrap/>
          </w:tcPr>
          <w:p w14:paraId="02503E7D" w14:textId="77777777" w:rsidR="0011439E" w:rsidRPr="00373A9F" w:rsidRDefault="0011439E" w:rsidP="0014135F">
            <w:pPr>
              <w:rPr>
                <w:lang w:val="en-US"/>
              </w:rPr>
            </w:pPr>
            <w:proofErr w:type="spellStart"/>
            <w:r w:rsidRPr="00373A9F">
              <w:rPr>
                <w:lang w:val="en-US"/>
              </w:rPr>
              <w:t>tAAS</w:t>
            </w:r>
            <w:proofErr w:type="spellEnd"/>
            <w:r w:rsidRPr="00373A9F">
              <w:rPr>
                <w:lang w:val="en-US"/>
              </w:rPr>
              <w:t>-#18</w:t>
            </w:r>
          </w:p>
        </w:tc>
        <w:tc>
          <w:tcPr>
            <w:tcW w:w="2819" w:type="dxa"/>
          </w:tcPr>
          <w:p w14:paraId="5B79E393" w14:textId="77777777" w:rsidR="0011439E" w:rsidRPr="00CE25AF" w:rsidRDefault="0011439E" w:rsidP="0014135F">
            <w:pPr>
              <w:rPr>
                <w:lang w:val="en-US"/>
              </w:rPr>
            </w:pPr>
            <w:r w:rsidRPr="00CE25AF">
              <w:rPr>
                <w:lang w:val="en-US"/>
              </w:rPr>
              <w:t>A reliable minimum number of properties must be defined for each Administration Shell.</w:t>
            </w:r>
          </w:p>
        </w:tc>
        <w:tc>
          <w:tcPr>
            <w:tcW w:w="4977" w:type="dxa"/>
          </w:tcPr>
          <w:p w14:paraId="5534F45D" w14:textId="1DAD4106" w:rsidR="0011439E" w:rsidRPr="00CE25AF" w:rsidRDefault="0011439E" w:rsidP="0014135F">
            <w:pPr>
              <w:rPr>
                <w:lang w:val="en-US"/>
              </w:rPr>
            </w:pPr>
            <w:proofErr w:type="spellStart"/>
            <w:r w:rsidRPr="00CE25AF">
              <w:rPr>
                <w:i/>
                <w:lang w:val="en-US"/>
              </w:rPr>
              <w:t>HasKind</w:t>
            </w:r>
            <w:proofErr w:type="spellEnd"/>
            <w:r w:rsidRPr="00CE25AF">
              <w:rPr>
                <w:lang w:val="en-US"/>
              </w:rPr>
              <w:t xml:space="preserve"> for </w:t>
            </w:r>
            <w:proofErr w:type="spellStart"/>
            <w:r w:rsidRPr="00CE25AF">
              <w:rPr>
                <w:i/>
                <w:lang w:val="en-US"/>
              </w:rPr>
              <w:t>Submodel</w:t>
            </w:r>
            <w:proofErr w:type="spellEnd"/>
            <w:r w:rsidRPr="00CE25AF">
              <w:rPr>
                <w:lang w:val="en-US"/>
              </w:rPr>
              <w:t xml:space="preserve"> </w:t>
            </w:r>
          </w:p>
          <w:p w14:paraId="799E1716" w14:textId="1AA439A8" w:rsidR="0011439E" w:rsidRPr="00CE25AF" w:rsidRDefault="0011439E" w:rsidP="0014135F">
            <w:pPr>
              <w:rPr>
                <w:lang w:val="en-US"/>
              </w:rPr>
            </w:pPr>
            <w:r w:rsidRPr="00CE25AF">
              <w:rPr>
                <w:lang w:val="en-US"/>
              </w:rPr>
              <w:t>A reliable minimum number of properties is defined by the metamodel itself. They are called (class) attributes.</w:t>
            </w:r>
          </w:p>
          <w:p w14:paraId="3618954B" w14:textId="500F72C8" w:rsidR="0011439E" w:rsidRPr="00CE25AF" w:rsidRDefault="0011439E" w:rsidP="0014135F">
            <w:pPr>
              <w:rPr>
                <w:lang w:val="en-US"/>
              </w:rPr>
            </w:pPr>
            <w:proofErr w:type="spellStart"/>
            <w:r w:rsidRPr="00CE25AF">
              <w:rPr>
                <w:i/>
                <w:lang w:val="en-US"/>
              </w:rPr>
              <w:t>HasKind</w:t>
            </w:r>
            <w:proofErr w:type="spellEnd"/>
            <w:r w:rsidRPr="00CE25AF">
              <w:rPr>
                <w:lang w:val="en-US"/>
              </w:rPr>
              <w:t xml:space="preserve"> </w:t>
            </w:r>
            <w:r w:rsidRPr="00CE25AF">
              <w:rPr>
                <w:i/>
                <w:lang w:val="en-US"/>
              </w:rPr>
              <w:t xml:space="preserve">(with kind=Template) for </w:t>
            </w:r>
            <w:proofErr w:type="spellStart"/>
            <w:r w:rsidRPr="00CE25AF">
              <w:rPr>
                <w:i/>
                <w:iCs/>
                <w:lang w:val="en-US"/>
              </w:rPr>
              <w:t>Submodel</w:t>
            </w:r>
            <w:proofErr w:type="spellEnd"/>
            <w:r w:rsidRPr="00CE25AF">
              <w:rPr>
                <w:i/>
                <w:lang w:val="en-US"/>
              </w:rPr>
              <w:t xml:space="preserve"> </w:t>
            </w:r>
            <w:r w:rsidRPr="00CE25AF">
              <w:rPr>
                <w:lang w:val="en-US"/>
              </w:rPr>
              <w:t xml:space="preserve">enables the definition of </w:t>
            </w:r>
            <w:proofErr w:type="spellStart"/>
            <w:r w:rsidRPr="00CE25AF">
              <w:rPr>
                <w:lang w:val="en-US"/>
              </w:rPr>
              <w:t>submodel</w:t>
            </w:r>
            <w:proofErr w:type="spellEnd"/>
            <w:r w:rsidRPr="00CE25AF">
              <w:rPr>
                <w:lang w:val="en-US"/>
              </w:rPr>
              <w:t xml:space="preserve"> (element) templates. These templates define the structure and the semantics of a </w:t>
            </w:r>
            <w:proofErr w:type="spellStart"/>
            <w:r w:rsidRPr="00CE25AF">
              <w:rPr>
                <w:lang w:val="en-US"/>
              </w:rPr>
              <w:t>submodel</w:t>
            </w:r>
            <w:proofErr w:type="spellEnd"/>
            <w:r w:rsidRPr="00CE25AF">
              <w:rPr>
                <w:lang w:val="en-US"/>
              </w:rPr>
              <w:t xml:space="preserve"> instance (via </w:t>
            </w:r>
            <w:proofErr w:type="spellStart"/>
            <w:r w:rsidRPr="00CE25AF">
              <w:rPr>
                <w:i/>
                <w:lang w:val="en-US"/>
              </w:rPr>
              <w:t>semanticId</w:t>
            </w:r>
            <w:proofErr w:type="spellEnd"/>
            <w:r w:rsidRPr="00CE25AF">
              <w:rPr>
                <w:lang w:val="en-US"/>
              </w:rPr>
              <w:t>).</w:t>
            </w:r>
          </w:p>
          <w:p w14:paraId="68243B4E" w14:textId="60A9DCD1" w:rsidR="0011439E" w:rsidRPr="00CE25AF" w:rsidRDefault="0011439E" w:rsidP="00373A9F">
            <w:pPr>
              <w:pStyle w:val="NOTE"/>
              <w:ind w:left="284" w:firstLine="0"/>
              <w:rPr>
                <w:color w:val="000000"/>
                <w:szCs w:val="22"/>
                <w:lang w:val="en-US"/>
              </w:rPr>
            </w:pPr>
            <w:r w:rsidRPr="00373A9F">
              <w:rPr>
                <w:lang w:val="en-US"/>
              </w:rPr>
              <w:t>Note:</w:t>
            </w:r>
            <w:r w:rsidRPr="00CE25AF">
              <w:rPr>
                <w:lang w:val="en-US"/>
              </w:rPr>
              <w:t xml:space="preserve"> </w:t>
            </w:r>
            <w:r w:rsidR="002831D3">
              <w:rPr>
                <w:lang w:val="en-US"/>
              </w:rPr>
              <w:t>t</w:t>
            </w:r>
            <w:r w:rsidRPr="00CE25AF">
              <w:rPr>
                <w:lang w:val="en-US"/>
              </w:rPr>
              <w:t xml:space="preserve">he term property within the metamodel has special semantics and shall not be </w:t>
            </w:r>
            <w:r w:rsidR="003A16A5">
              <w:rPr>
                <w:lang w:val="en-US"/>
              </w:rPr>
              <w:t>confused</w:t>
            </w:r>
            <w:r w:rsidRPr="00CE25AF">
              <w:rPr>
                <w:lang w:val="en-US"/>
              </w:rPr>
              <w:t xml:space="preserve"> with the </w:t>
            </w:r>
            <w:r w:rsidRPr="00CE25AF">
              <w:rPr>
                <w:lang w:val="en-US"/>
              </w:rPr>
              <w:lastRenderedPageBreak/>
              <w:t xml:space="preserve">implicitly available attributes of the different classes. Although these attributes might </w:t>
            </w:r>
            <w:r w:rsidR="003A16A5">
              <w:rPr>
                <w:lang w:val="en-US"/>
              </w:rPr>
              <w:t xml:space="preserve">also </w:t>
            </w:r>
            <w:r w:rsidRPr="00CE25AF">
              <w:rPr>
                <w:lang w:val="en-US"/>
              </w:rPr>
              <w:t>be based on existing</w:t>
            </w:r>
            <w:r w:rsidR="006164F9" w:rsidRPr="00CE25AF">
              <w:rPr>
                <w:lang w:val="en-US"/>
              </w:rPr>
              <w:t xml:space="preserve"> </w:t>
            </w:r>
            <w:r w:rsidRPr="00CE25AF">
              <w:rPr>
                <w:lang w:val="en-US"/>
              </w:rPr>
              <w:t>standards</w:t>
            </w:r>
            <w:r w:rsidR="003A16A5">
              <w:rPr>
                <w:lang w:val="en-US"/>
              </w:rPr>
              <w:t>, t</w:t>
            </w:r>
            <w:r w:rsidRPr="00CE25AF">
              <w:rPr>
                <w:lang w:val="en-US"/>
              </w:rPr>
              <w:t xml:space="preserve">hey are no properties in the sense that a semantic reference can be added </w:t>
            </w:r>
            <w:r w:rsidR="003A16A5">
              <w:rPr>
                <w:lang w:val="en-US"/>
              </w:rPr>
              <w:t>to</w:t>
            </w:r>
            <w:r w:rsidRPr="00CE25AF">
              <w:rPr>
                <w:lang w:val="en-US"/>
              </w:rPr>
              <w:t xml:space="preserve"> define semantics externally</w:t>
            </w:r>
            <w:r w:rsidR="003A16A5">
              <w:rPr>
                <w:lang w:val="en-US"/>
              </w:rPr>
              <w:t>. S</w:t>
            </w:r>
            <w:r w:rsidRPr="00CE25AF">
              <w:rPr>
                <w:lang w:val="en-US"/>
              </w:rPr>
              <w:t xml:space="preserve">emantics </w:t>
            </w:r>
            <w:r w:rsidR="003A16A5">
              <w:rPr>
                <w:lang w:val="en-US"/>
              </w:rPr>
              <w:t>are</w:t>
            </w:r>
            <w:r w:rsidRPr="00CE25AF">
              <w:rPr>
                <w:lang w:val="en-US"/>
              </w:rPr>
              <w:t xml:space="preserve"> defined for the metamodel itself in the class tables within this document.</w:t>
            </w:r>
          </w:p>
        </w:tc>
      </w:tr>
      <w:tr w:rsidR="0011439E" w:rsidRPr="00AB6A93" w14:paraId="7F061ECC" w14:textId="77777777" w:rsidTr="0014135F">
        <w:trPr>
          <w:trHeight w:val="20"/>
        </w:trPr>
        <w:tc>
          <w:tcPr>
            <w:tcW w:w="1413" w:type="dxa"/>
            <w:noWrap/>
          </w:tcPr>
          <w:p w14:paraId="23EA9D73" w14:textId="77777777" w:rsidR="0011439E" w:rsidRPr="00373A9F" w:rsidRDefault="0011439E" w:rsidP="0014135F">
            <w:pPr>
              <w:rPr>
                <w:lang w:val="en-US"/>
              </w:rPr>
            </w:pPr>
            <w:proofErr w:type="spellStart"/>
            <w:r w:rsidRPr="00373A9F">
              <w:rPr>
                <w:lang w:val="en-US"/>
              </w:rPr>
              <w:lastRenderedPageBreak/>
              <w:t>tAAS</w:t>
            </w:r>
            <w:proofErr w:type="spellEnd"/>
            <w:r w:rsidRPr="00373A9F">
              <w:rPr>
                <w:lang w:val="en-US"/>
              </w:rPr>
              <w:t>-#19</w:t>
            </w:r>
          </w:p>
        </w:tc>
        <w:tc>
          <w:tcPr>
            <w:tcW w:w="2819" w:type="dxa"/>
          </w:tcPr>
          <w:p w14:paraId="7AA6FCBF" w14:textId="77777777" w:rsidR="0011439E" w:rsidRPr="00CE25AF" w:rsidRDefault="0011439E" w:rsidP="0014135F">
            <w:pPr>
              <w:rPr>
                <w:lang w:val="en-US"/>
              </w:rPr>
            </w:pPr>
            <w:r w:rsidRPr="00CE25AF">
              <w:rPr>
                <w:lang w:val="en-US"/>
              </w:rPr>
              <w:t>The properties and other elements of information in the Administration Shell must be suitable for types and instances.</w:t>
            </w:r>
          </w:p>
        </w:tc>
        <w:tc>
          <w:tcPr>
            <w:tcW w:w="4977" w:type="dxa"/>
          </w:tcPr>
          <w:p w14:paraId="733B1F86" w14:textId="0A0FA491" w:rsidR="0011439E" w:rsidRPr="00CE25AF" w:rsidRDefault="0011439E" w:rsidP="0014135F">
            <w:pPr>
              <w:rPr>
                <w:lang w:val="en-US"/>
              </w:rPr>
            </w:pPr>
            <w:proofErr w:type="spellStart"/>
            <w:r w:rsidRPr="00CE25AF">
              <w:rPr>
                <w:i/>
                <w:lang w:val="en-US"/>
              </w:rPr>
              <w:t>HasKind</w:t>
            </w:r>
            <w:proofErr w:type="spellEnd"/>
            <w:r w:rsidRPr="00CE25AF">
              <w:rPr>
                <w:lang w:val="en-US"/>
              </w:rPr>
              <w:t xml:space="preserve"> (with </w:t>
            </w:r>
            <w:r w:rsidRPr="00CE25AF">
              <w:rPr>
                <w:i/>
                <w:lang w:val="en-US"/>
              </w:rPr>
              <w:t>kind=Template</w:t>
            </w:r>
            <w:r w:rsidRPr="00CE25AF">
              <w:rPr>
                <w:lang w:val="en-US"/>
              </w:rPr>
              <w:t xml:space="preserve"> or </w:t>
            </w:r>
            <w:r w:rsidRPr="00CE25AF">
              <w:rPr>
                <w:i/>
                <w:lang w:val="en-US"/>
              </w:rPr>
              <w:t>kind=Instance</w:t>
            </w:r>
            <w:r w:rsidRPr="00CE25AF">
              <w:rPr>
                <w:lang w:val="en-US"/>
              </w:rPr>
              <w:t xml:space="preserve">) for </w:t>
            </w:r>
            <w:proofErr w:type="spellStart"/>
            <w:r w:rsidRPr="00CE25AF">
              <w:rPr>
                <w:i/>
                <w:lang w:val="en-US"/>
              </w:rPr>
              <w:t>Submodel</w:t>
            </w:r>
            <w:proofErr w:type="spellEnd"/>
            <w:r w:rsidRPr="00CE25AF">
              <w:rPr>
                <w:i/>
                <w:lang w:val="en-US"/>
              </w:rPr>
              <w:t xml:space="preserve"> </w:t>
            </w:r>
          </w:p>
          <w:p w14:paraId="3E354680" w14:textId="77777777" w:rsidR="0011439E" w:rsidRPr="00CE25AF" w:rsidRDefault="0011439E" w:rsidP="0014135F">
            <w:pPr>
              <w:rPr>
                <w:lang w:val="en-US"/>
              </w:rPr>
            </w:pPr>
          </w:p>
          <w:p w14:paraId="1CDE68DB" w14:textId="425A9064" w:rsidR="0011439E" w:rsidRPr="00CE25AF" w:rsidRDefault="0011439E" w:rsidP="0014135F">
            <w:pPr>
              <w:rPr>
                <w:lang w:val="en-US"/>
              </w:rPr>
            </w:pPr>
            <w:r w:rsidRPr="00CE25AF">
              <w:rPr>
                <w:lang w:val="en-US"/>
              </w:rPr>
              <w:t xml:space="preserve">All elements inheriting from </w:t>
            </w:r>
            <w:proofErr w:type="spellStart"/>
            <w:r w:rsidRPr="00CE25AF">
              <w:rPr>
                <w:i/>
                <w:lang w:val="en-US"/>
              </w:rPr>
              <w:t>HasKind</w:t>
            </w:r>
            <w:proofErr w:type="spellEnd"/>
            <w:r w:rsidRPr="00CE25AF">
              <w:rPr>
                <w:lang w:val="en-US"/>
              </w:rPr>
              <w:t xml:space="preserve"> can distinguish between types (</w:t>
            </w:r>
            <w:r w:rsidRPr="00CE25AF">
              <w:rPr>
                <w:i/>
                <w:iCs/>
                <w:lang w:val="en-US"/>
              </w:rPr>
              <w:t>kind=Template</w:t>
            </w:r>
            <w:r w:rsidRPr="00CE25AF">
              <w:rPr>
                <w:lang w:val="en-US"/>
              </w:rPr>
              <w:t>) and instances (</w:t>
            </w:r>
            <w:r w:rsidRPr="00CE25AF">
              <w:rPr>
                <w:i/>
                <w:iCs/>
                <w:lang w:val="en-US"/>
              </w:rPr>
              <w:t>kind=Instance</w:t>
            </w:r>
            <w:r w:rsidRPr="00CE25AF">
              <w:rPr>
                <w:lang w:val="en-US"/>
              </w:rPr>
              <w:t xml:space="preserve">). This is especially true for </w:t>
            </w:r>
            <w:proofErr w:type="spellStart"/>
            <w:r w:rsidRPr="00CE25AF">
              <w:rPr>
                <w:i/>
                <w:lang w:val="en-US"/>
              </w:rPr>
              <w:t>SubmodelElement</w:t>
            </w:r>
            <w:proofErr w:type="spellEnd"/>
            <w:r w:rsidRPr="00CE25AF">
              <w:rPr>
                <w:lang w:val="en-US"/>
              </w:rPr>
              <w:t xml:space="preserve"> and </w:t>
            </w:r>
            <w:proofErr w:type="spellStart"/>
            <w:r w:rsidRPr="00CE25AF">
              <w:rPr>
                <w:i/>
                <w:lang w:val="en-US"/>
              </w:rPr>
              <w:t>Submodel</w:t>
            </w:r>
            <w:proofErr w:type="spellEnd"/>
            <w:r w:rsidRPr="00CE25AF">
              <w:rPr>
                <w:lang w:val="en-US"/>
              </w:rPr>
              <w:t>.</w:t>
            </w:r>
          </w:p>
          <w:p w14:paraId="1B69508F" w14:textId="77777777" w:rsidR="0011439E" w:rsidRPr="00CE25AF" w:rsidRDefault="0011439E" w:rsidP="0014135F">
            <w:pPr>
              <w:rPr>
                <w:lang w:val="en-US"/>
              </w:rPr>
            </w:pPr>
          </w:p>
          <w:p w14:paraId="32443DDD" w14:textId="0C512765" w:rsidR="0011439E" w:rsidRPr="00CE25AF" w:rsidRDefault="0011439E" w:rsidP="00373A9F">
            <w:pPr>
              <w:pStyle w:val="NOTE"/>
              <w:ind w:left="284" w:firstLine="0"/>
              <w:rPr>
                <w:lang w:val="en-US"/>
              </w:rPr>
            </w:pPr>
            <w:r w:rsidRPr="00CE25AF">
              <w:rPr>
                <w:lang w:val="en-US"/>
              </w:rPr>
              <w:t xml:space="preserve">Note: </w:t>
            </w:r>
            <w:proofErr w:type="spellStart"/>
            <w:r w:rsidR="002831D3">
              <w:rPr>
                <w:lang w:val="en-US"/>
              </w:rPr>
              <w:t>s</w:t>
            </w:r>
            <w:r w:rsidRPr="00CE25AF">
              <w:rPr>
                <w:lang w:val="en-US"/>
              </w:rPr>
              <w:t>ubmodels</w:t>
            </w:r>
            <w:proofErr w:type="spellEnd"/>
            <w:r w:rsidRPr="00CE25AF">
              <w:rPr>
                <w:lang w:val="en-US"/>
              </w:rPr>
              <w:t xml:space="preserve"> of </w:t>
            </w:r>
            <w:r w:rsidRPr="00CE25AF">
              <w:rPr>
                <w:i/>
                <w:lang w:val="en-US"/>
              </w:rPr>
              <w:t>kind=Template</w:t>
            </w:r>
            <w:r w:rsidRPr="00CE25AF">
              <w:rPr>
                <w:lang w:val="en-US"/>
              </w:rPr>
              <w:t xml:space="preserve"> do not describe an asset of </w:t>
            </w:r>
            <w:r w:rsidRPr="00CE25AF">
              <w:rPr>
                <w:i/>
                <w:lang w:val="en-US"/>
              </w:rPr>
              <w:t>kind=Type</w:t>
            </w:r>
            <w:r w:rsidRPr="00CE25AF">
              <w:rPr>
                <w:lang w:val="en-US"/>
              </w:rPr>
              <w:t xml:space="preserve">. </w:t>
            </w:r>
          </w:p>
        </w:tc>
      </w:tr>
      <w:tr w:rsidR="0011439E" w:rsidRPr="00AB6A93" w14:paraId="0E9C8F9F" w14:textId="77777777" w:rsidTr="0014135F">
        <w:trPr>
          <w:trHeight w:val="20"/>
        </w:trPr>
        <w:tc>
          <w:tcPr>
            <w:tcW w:w="1413" w:type="dxa"/>
            <w:noWrap/>
          </w:tcPr>
          <w:p w14:paraId="28D87E4F" w14:textId="77777777" w:rsidR="0011439E" w:rsidRPr="00373A9F" w:rsidRDefault="0011439E" w:rsidP="0014135F">
            <w:pPr>
              <w:rPr>
                <w:lang w:val="en-US"/>
              </w:rPr>
            </w:pPr>
            <w:proofErr w:type="spellStart"/>
            <w:r w:rsidRPr="00373A9F">
              <w:rPr>
                <w:lang w:val="en-US"/>
              </w:rPr>
              <w:t>tAAS</w:t>
            </w:r>
            <w:proofErr w:type="spellEnd"/>
            <w:r w:rsidRPr="00373A9F">
              <w:rPr>
                <w:lang w:val="en-US"/>
              </w:rPr>
              <w:t>-#20</w:t>
            </w:r>
          </w:p>
        </w:tc>
        <w:tc>
          <w:tcPr>
            <w:tcW w:w="2819" w:type="dxa"/>
          </w:tcPr>
          <w:p w14:paraId="14725C77" w14:textId="77777777" w:rsidR="0011439E" w:rsidRPr="00CE25AF" w:rsidRDefault="0011439E" w:rsidP="0014135F">
            <w:pPr>
              <w:rPr>
                <w:lang w:val="en-US"/>
              </w:rPr>
            </w:pPr>
            <w:r w:rsidRPr="00CE25AF">
              <w:rPr>
                <w:lang w:val="en-US"/>
              </w:rPr>
              <w:t>There must be a capability of hierarchical and countable structuring of the properties.</w:t>
            </w:r>
          </w:p>
        </w:tc>
        <w:tc>
          <w:tcPr>
            <w:tcW w:w="4977" w:type="dxa"/>
          </w:tcPr>
          <w:p w14:paraId="02520AD0" w14:textId="77777777" w:rsidR="0011439E" w:rsidRPr="00CE25AF" w:rsidRDefault="0011439E" w:rsidP="0014135F">
            <w:pPr>
              <w:rPr>
                <w:i/>
                <w:lang w:val="en-US"/>
              </w:rPr>
            </w:pPr>
            <w:proofErr w:type="spellStart"/>
            <w:r w:rsidRPr="00CE25AF">
              <w:rPr>
                <w:i/>
                <w:lang w:val="en-US"/>
              </w:rPr>
              <w:t>SubmodelElementList</w:t>
            </w:r>
            <w:proofErr w:type="spellEnd"/>
          </w:p>
          <w:p w14:paraId="20758F47" w14:textId="77777777" w:rsidR="0011439E" w:rsidRPr="00CE25AF" w:rsidRDefault="0011439E" w:rsidP="0014135F">
            <w:pPr>
              <w:rPr>
                <w:i/>
                <w:lang w:val="en-US"/>
              </w:rPr>
            </w:pPr>
            <w:proofErr w:type="spellStart"/>
            <w:r w:rsidRPr="00CE25AF">
              <w:rPr>
                <w:i/>
                <w:lang w:val="en-US"/>
              </w:rPr>
              <w:t>SubmodelElementCollection</w:t>
            </w:r>
            <w:proofErr w:type="spellEnd"/>
          </w:p>
          <w:p w14:paraId="6313EDF4" w14:textId="76BAD2AC" w:rsidR="0011439E" w:rsidRPr="00CE25AF" w:rsidRDefault="0011439E" w:rsidP="0014135F">
            <w:pPr>
              <w:rPr>
                <w:lang w:val="en-US"/>
              </w:rPr>
            </w:pPr>
            <w:r w:rsidRPr="00CE25AF">
              <w:rPr>
                <w:lang w:val="en-US"/>
              </w:rPr>
              <w:t xml:space="preserve">Requirement </w:t>
            </w:r>
            <w:proofErr w:type="spellStart"/>
            <w:r w:rsidRPr="00CE25AF">
              <w:rPr>
                <w:lang w:val="en-US"/>
              </w:rPr>
              <w:t>tAAS</w:t>
            </w:r>
            <w:proofErr w:type="spellEnd"/>
            <w:r w:rsidRPr="00CE25AF">
              <w:rPr>
                <w:lang w:val="en-US"/>
              </w:rPr>
              <w:t>-#20 is fulfilled by lists and structs</w:t>
            </w:r>
            <w:r w:rsidR="004C0EFC" w:rsidRPr="00CE25AF">
              <w:rPr>
                <w:lang w:val="en-US"/>
              </w:rPr>
              <w:t xml:space="preserve"> </w:t>
            </w:r>
            <w:r w:rsidRPr="00CE25AF">
              <w:rPr>
                <w:lang w:val="en-US"/>
              </w:rPr>
              <w:t>of data elements.</w:t>
            </w:r>
            <w:r w:rsidR="004C0EFC" w:rsidRPr="00CE25AF">
              <w:rPr>
                <w:lang w:val="en-US"/>
              </w:rPr>
              <w:t xml:space="preserve"> </w:t>
            </w:r>
            <w:r w:rsidRPr="00CE25AF">
              <w:rPr>
                <w:lang w:val="en-US"/>
              </w:rPr>
              <w:t xml:space="preserve">Lists and structs are built recursively and contain other </w:t>
            </w:r>
            <w:proofErr w:type="spellStart"/>
            <w:r w:rsidRPr="00CE25AF">
              <w:rPr>
                <w:lang w:val="en-US"/>
              </w:rPr>
              <w:t>submodel</w:t>
            </w:r>
            <w:proofErr w:type="spellEnd"/>
            <w:r w:rsidRPr="00CE25AF">
              <w:rPr>
                <w:lang w:val="en-US"/>
              </w:rPr>
              <w:t xml:space="preserve"> elements of the same Asset Administration Shell. For referencing properties or other </w:t>
            </w:r>
            <w:proofErr w:type="spellStart"/>
            <w:r w:rsidRPr="00CE25AF">
              <w:rPr>
                <w:lang w:val="en-US"/>
              </w:rPr>
              <w:t>submodel</w:t>
            </w:r>
            <w:proofErr w:type="spellEnd"/>
            <w:r w:rsidRPr="00CE25AF">
              <w:rPr>
                <w:lang w:val="en-US"/>
              </w:rPr>
              <w:t xml:space="preserve"> elements of other Asset Administration Shell</w:t>
            </w:r>
            <w:r w:rsidR="00EC1BA3">
              <w:rPr>
                <w:lang w:val="en-US"/>
              </w:rPr>
              <w:t>s,</w:t>
            </w:r>
            <w:r w:rsidRPr="00CE25AF">
              <w:rPr>
                <w:lang w:val="en-US"/>
              </w:rPr>
              <w:t xml:space="preserve"> a reference (</w:t>
            </w:r>
            <w:proofErr w:type="spellStart"/>
            <w:r w:rsidRPr="00CE25AF">
              <w:rPr>
                <w:i/>
                <w:lang w:val="en-US"/>
              </w:rPr>
              <w:t>ReferenceElement</w:t>
            </w:r>
            <w:proofErr w:type="spellEnd"/>
            <w:r w:rsidRPr="00CE25AF">
              <w:rPr>
                <w:lang w:val="en-US"/>
              </w:rPr>
              <w:t>) or relationship element (</w:t>
            </w:r>
            <w:proofErr w:type="spellStart"/>
            <w:r w:rsidRPr="00CE25AF">
              <w:rPr>
                <w:i/>
                <w:lang w:val="en-US"/>
              </w:rPr>
              <w:t>RelationshipElement</w:t>
            </w:r>
            <w:proofErr w:type="spellEnd"/>
            <w:r w:rsidRPr="00CE25AF">
              <w:rPr>
                <w:lang w:val="en-US"/>
              </w:rPr>
              <w:t>) needs to be included in the list or as element of the collection.</w:t>
            </w:r>
          </w:p>
        </w:tc>
      </w:tr>
      <w:tr w:rsidR="0011439E" w:rsidRPr="00AB6A93" w14:paraId="049F62E3" w14:textId="77777777" w:rsidTr="0014135F">
        <w:trPr>
          <w:trHeight w:val="20"/>
        </w:trPr>
        <w:tc>
          <w:tcPr>
            <w:tcW w:w="1413" w:type="dxa"/>
            <w:noWrap/>
          </w:tcPr>
          <w:p w14:paraId="273E8268" w14:textId="77777777" w:rsidR="0011439E" w:rsidRPr="00373A9F" w:rsidRDefault="0011439E" w:rsidP="0014135F">
            <w:pPr>
              <w:rPr>
                <w:lang w:val="en-US"/>
              </w:rPr>
            </w:pPr>
            <w:proofErr w:type="spellStart"/>
            <w:r w:rsidRPr="00373A9F">
              <w:rPr>
                <w:lang w:val="en-US"/>
              </w:rPr>
              <w:t>tAAS</w:t>
            </w:r>
            <w:proofErr w:type="spellEnd"/>
            <w:r w:rsidRPr="00373A9F">
              <w:rPr>
                <w:lang w:val="en-US"/>
              </w:rPr>
              <w:t>-#21</w:t>
            </w:r>
          </w:p>
        </w:tc>
        <w:tc>
          <w:tcPr>
            <w:tcW w:w="2819" w:type="dxa"/>
          </w:tcPr>
          <w:p w14:paraId="241D99BD" w14:textId="77777777" w:rsidR="0011439E" w:rsidRPr="00CE25AF" w:rsidRDefault="0011439E" w:rsidP="0014135F">
            <w:pPr>
              <w:rPr>
                <w:lang w:val="en-US"/>
              </w:rPr>
            </w:pPr>
            <w:r w:rsidRPr="00CE25AF">
              <w:rPr>
                <w:lang w:val="en-US"/>
              </w:rPr>
              <w:t>Properties shall be able to reference other properties, even in other Administration Shells.</w:t>
            </w:r>
          </w:p>
        </w:tc>
        <w:tc>
          <w:tcPr>
            <w:tcW w:w="4977" w:type="dxa"/>
          </w:tcPr>
          <w:p w14:paraId="1E9FA5DA" w14:textId="77777777" w:rsidR="0011439E" w:rsidRPr="00CE25AF" w:rsidRDefault="0011439E" w:rsidP="0014135F">
            <w:pPr>
              <w:rPr>
                <w:i/>
                <w:lang w:val="en-US"/>
              </w:rPr>
            </w:pPr>
            <w:proofErr w:type="spellStart"/>
            <w:r w:rsidRPr="00CE25AF">
              <w:rPr>
                <w:i/>
                <w:lang w:val="en-US"/>
              </w:rPr>
              <w:t>SubmodelElementList</w:t>
            </w:r>
            <w:proofErr w:type="spellEnd"/>
          </w:p>
          <w:p w14:paraId="6DAA6CE4" w14:textId="77777777" w:rsidR="0011439E" w:rsidRPr="00CE25AF" w:rsidRDefault="0011439E" w:rsidP="0014135F">
            <w:pPr>
              <w:rPr>
                <w:i/>
                <w:lang w:val="en-US"/>
              </w:rPr>
            </w:pPr>
            <w:proofErr w:type="spellStart"/>
            <w:r w:rsidRPr="00CE25AF">
              <w:rPr>
                <w:i/>
                <w:lang w:val="en-US"/>
              </w:rPr>
              <w:t>SubmodelElementCollection</w:t>
            </w:r>
            <w:proofErr w:type="spellEnd"/>
          </w:p>
          <w:p w14:paraId="3E2058B8" w14:textId="77777777" w:rsidR="0011439E" w:rsidRPr="00CE25AF" w:rsidRDefault="0011439E" w:rsidP="0014135F">
            <w:pPr>
              <w:rPr>
                <w:i/>
                <w:lang w:val="en-US"/>
              </w:rPr>
            </w:pPr>
            <w:proofErr w:type="spellStart"/>
            <w:r w:rsidRPr="00CE25AF">
              <w:rPr>
                <w:i/>
                <w:lang w:val="en-US"/>
              </w:rPr>
              <w:t>ReferenceElement</w:t>
            </w:r>
            <w:proofErr w:type="spellEnd"/>
          </w:p>
          <w:p w14:paraId="79F86847" w14:textId="77777777" w:rsidR="0011439E" w:rsidRPr="00CE25AF" w:rsidRDefault="0011439E" w:rsidP="0014135F">
            <w:pPr>
              <w:rPr>
                <w:i/>
                <w:lang w:val="en-US"/>
              </w:rPr>
            </w:pPr>
            <w:proofErr w:type="spellStart"/>
            <w:r w:rsidRPr="00CE25AF">
              <w:rPr>
                <w:i/>
                <w:lang w:val="en-US"/>
              </w:rPr>
              <w:t>RelationshipElement</w:t>
            </w:r>
            <w:proofErr w:type="spellEnd"/>
          </w:p>
          <w:p w14:paraId="49C5590A" w14:textId="77777777" w:rsidR="0011439E" w:rsidRPr="00CE25AF" w:rsidRDefault="0011439E" w:rsidP="0014135F">
            <w:pPr>
              <w:rPr>
                <w:i/>
                <w:lang w:val="en-US"/>
              </w:rPr>
            </w:pPr>
            <w:proofErr w:type="spellStart"/>
            <w:r w:rsidRPr="00CE25AF">
              <w:rPr>
                <w:i/>
                <w:lang w:val="en-US"/>
              </w:rPr>
              <w:t>OperationVariable</w:t>
            </w:r>
            <w:proofErr w:type="spellEnd"/>
            <w:r w:rsidRPr="00CE25AF">
              <w:rPr>
                <w:i/>
                <w:lang w:val="en-US"/>
              </w:rPr>
              <w:t xml:space="preserve"> </w:t>
            </w:r>
            <w:r w:rsidRPr="00CE25AF">
              <w:rPr>
                <w:lang w:val="en-US"/>
              </w:rPr>
              <w:t>in</w:t>
            </w:r>
            <w:r w:rsidRPr="00CE25AF">
              <w:rPr>
                <w:i/>
                <w:lang w:val="en-US"/>
              </w:rPr>
              <w:t xml:space="preserve"> Operation</w:t>
            </w:r>
          </w:p>
          <w:p w14:paraId="32F5A82E" w14:textId="687C3CD3" w:rsidR="0011439E" w:rsidRPr="00CE25AF" w:rsidRDefault="0011439E" w:rsidP="0014135F">
            <w:pPr>
              <w:rPr>
                <w:lang w:val="en-US"/>
              </w:rPr>
            </w:pPr>
            <w:r w:rsidRPr="00CE25AF">
              <w:rPr>
                <w:lang w:val="en-US"/>
              </w:rPr>
              <w:t xml:space="preserve">A reference element can either reference any other element that is referable (i.e. inheriting from </w:t>
            </w:r>
            <w:r w:rsidRPr="00CE25AF">
              <w:rPr>
                <w:i/>
                <w:lang w:val="en-US"/>
              </w:rPr>
              <w:t>Referable</w:t>
            </w:r>
            <w:r w:rsidRPr="00CE25AF">
              <w:rPr>
                <w:lang w:val="en-US"/>
              </w:rPr>
              <w:t>) within the same or another Asset Administration Shell</w:t>
            </w:r>
            <w:r w:rsidR="00EC1BA3">
              <w:rPr>
                <w:lang w:val="en-US"/>
              </w:rPr>
              <w:t>, or</w:t>
            </w:r>
            <w:r w:rsidRPr="00CE25AF">
              <w:rPr>
                <w:lang w:val="en-US"/>
              </w:rPr>
              <w:t xml:space="preserve"> it can reference entities completely outside any Asset Administration Shell via its global ID.</w:t>
            </w:r>
          </w:p>
          <w:p w14:paraId="29F8DAEF" w14:textId="25401418" w:rsidR="0011439E" w:rsidRPr="00CE25AF" w:rsidRDefault="0011439E" w:rsidP="00373A9F">
            <w:pPr>
              <w:pStyle w:val="NOTE"/>
              <w:ind w:left="284" w:firstLine="0"/>
              <w:rPr>
                <w:lang w:val="en-US"/>
              </w:rPr>
            </w:pPr>
            <w:r w:rsidRPr="00373A9F">
              <w:rPr>
                <w:lang w:val="en-US"/>
              </w:rPr>
              <w:t>Note:</w:t>
            </w:r>
            <w:r w:rsidRPr="00CE25AF">
              <w:rPr>
                <w:lang w:val="en-US"/>
              </w:rPr>
              <w:t xml:space="preserve"> </w:t>
            </w:r>
            <w:r w:rsidR="00EC1BA3" w:rsidRPr="00CE25AF">
              <w:rPr>
                <w:lang w:val="en-US"/>
              </w:rPr>
              <w:t>it is not always necessary to use a reference property</w:t>
            </w:r>
            <w:r w:rsidR="00EC1BA3">
              <w:rPr>
                <w:lang w:val="en-US"/>
              </w:rPr>
              <w:t xml:space="preserve"> </w:t>
            </w:r>
            <w:r w:rsidR="002831D3">
              <w:rPr>
                <w:lang w:val="en-US"/>
              </w:rPr>
              <w:t>f</w:t>
            </w:r>
            <w:r w:rsidRPr="00CE25AF">
              <w:rPr>
                <w:lang w:val="en-US"/>
              </w:rPr>
              <w:t>or referencing elements within the same Asset Administration Shell. Depending on the context</w:t>
            </w:r>
            <w:r w:rsidR="00EC1BA3">
              <w:rPr>
                <w:lang w:val="en-US"/>
              </w:rPr>
              <w:t xml:space="preserve">, </w:t>
            </w:r>
            <w:proofErr w:type="spellStart"/>
            <w:r w:rsidRPr="00CE25AF">
              <w:rPr>
                <w:lang w:val="en-US"/>
              </w:rPr>
              <w:t>submodel</w:t>
            </w:r>
            <w:proofErr w:type="spellEnd"/>
            <w:r w:rsidRPr="00CE25AF">
              <w:rPr>
                <w:lang w:val="en-US"/>
              </w:rPr>
              <w:t xml:space="preserve"> element collections, relations</w:t>
            </w:r>
            <w:r w:rsidR="00EC1BA3">
              <w:rPr>
                <w:lang w:val="en-US"/>
              </w:rPr>
              <w:t>,</w:t>
            </w:r>
            <w:r w:rsidRPr="00CE25AF">
              <w:rPr>
                <w:lang w:val="en-US"/>
              </w:rPr>
              <w:t xml:space="preserve"> etc. might be more suitable.</w:t>
            </w:r>
          </w:p>
          <w:p w14:paraId="4AF3C37D" w14:textId="13245D81" w:rsidR="0011439E" w:rsidRPr="00CE25AF" w:rsidRDefault="00EC1BA3" w:rsidP="0014135F">
            <w:pPr>
              <w:rPr>
                <w:lang w:val="en-US"/>
              </w:rPr>
            </w:pPr>
            <w:r>
              <w:rPr>
                <w:lang w:val="en-US"/>
              </w:rPr>
              <w:t>O</w:t>
            </w:r>
            <w:r w:rsidRPr="00CE25AF">
              <w:rPr>
                <w:lang w:val="en-US"/>
              </w:rPr>
              <w:t xml:space="preserve">ther elements are also referenced or used as input or output argument via </w:t>
            </w:r>
            <w:proofErr w:type="spellStart"/>
            <w:r w:rsidRPr="00CE25AF">
              <w:rPr>
                <w:i/>
                <w:lang w:val="en-US"/>
              </w:rPr>
              <w:t>OperationVariable</w:t>
            </w:r>
            <w:proofErr w:type="spellEnd"/>
            <w:r>
              <w:rPr>
                <w:i/>
                <w:lang w:val="en-US"/>
              </w:rPr>
              <w:t xml:space="preserve"> </w:t>
            </w:r>
            <w:r w:rsidRPr="00EC1BA3">
              <w:rPr>
                <w:iCs/>
                <w:lang w:val="en-US"/>
              </w:rPr>
              <w:t>w</w:t>
            </w:r>
            <w:r w:rsidR="0011439E" w:rsidRPr="00CE25AF">
              <w:rPr>
                <w:lang w:val="en-US"/>
              </w:rPr>
              <w:t xml:space="preserve">ithin </w:t>
            </w:r>
            <w:r w:rsidR="0011439E" w:rsidRPr="00CE25AF">
              <w:rPr>
                <w:i/>
                <w:lang w:val="en-US"/>
              </w:rPr>
              <w:t>operation</w:t>
            </w:r>
            <w:r w:rsidR="0011439E" w:rsidRPr="00CE25AF">
              <w:rPr>
                <w:lang w:val="en-US"/>
              </w:rPr>
              <w:t>s</w:t>
            </w:r>
            <w:r>
              <w:rPr>
                <w:lang w:val="en-US"/>
              </w:rPr>
              <w:t>.</w:t>
            </w:r>
          </w:p>
        </w:tc>
      </w:tr>
      <w:tr w:rsidR="0011439E" w:rsidRPr="00AB6A93" w14:paraId="44CE0DD6" w14:textId="77777777" w:rsidTr="0014135F">
        <w:trPr>
          <w:trHeight w:val="20"/>
        </w:trPr>
        <w:tc>
          <w:tcPr>
            <w:tcW w:w="1413" w:type="dxa"/>
            <w:noWrap/>
          </w:tcPr>
          <w:p w14:paraId="71A15516" w14:textId="77777777" w:rsidR="0011439E" w:rsidRPr="00373A9F" w:rsidRDefault="0011439E" w:rsidP="0014135F">
            <w:pPr>
              <w:rPr>
                <w:lang w:val="en-US"/>
              </w:rPr>
            </w:pPr>
            <w:proofErr w:type="spellStart"/>
            <w:r w:rsidRPr="00373A9F">
              <w:rPr>
                <w:lang w:val="en-US"/>
              </w:rPr>
              <w:t>tAAS</w:t>
            </w:r>
            <w:proofErr w:type="spellEnd"/>
            <w:r w:rsidRPr="00373A9F">
              <w:rPr>
                <w:lang w:val="en-US"/>
              </w:rPr>
              <w:t>-#22</w:t>
            </w:r>
          </w:p>
        </w:tc>
        <w:tc>
          <w:tcPr>
            <w:tcW w:w="2819" w:type="dxa"/>
          </w:tcPr>
          <w:p w14:paraId="554A16CA" w14:textId="77777777" w:rsidR="0011439E" w:rsidRPr="00CE25AF" w:rsidRDefault="0011439E" w:rsidP="0014135F">
            <w:pPr>
              <w:rPr>
                <w:lang w:val="en-US"/>
              </w:rPr>
            </w:pPr>
            <w:r w:rsidRPr="00CE25AF">
              <w:rPr>
                <w:lang w:val="en-US"/>
              </w:rPr>
              <w:t>Properties must be able to reference information and functions of the Administration Shell.</w:t>
            </w:r>
          </w:p>
        </w:tc>
        <w:tc>
          <w:tcPr>
            <w:tcW w:w="4977" w:type="dxa"/>
          </w:tcPr>
          <w:p w14:paraId="16592F82" w14:textId="77777777" w:rsidR="0011439E" w:rsidRPr="00CE25AF" w:rsidRDefault="0011439E" w:rsidP="0014135F">
            <w:pPr>
              <w:rPr>
                <w:i/>
                <w:lang w:val="en-US"/>
              </w:rPr>
            </w:pPr>
            <w:r w:rsidRPr="00CE25AF">
              <w:rPr>
                <w:i/>
                <w:lang w:val="en-US"/>
              </w:rPr>
              <w:t>Operation</w:t>
            </w:r>
          </w:p>
          <w:p w14:paraId="320380F3" w14:textId="77777777" w:rsidR="0011439E" w:rsidRPr="00CE25AF" w:rsidRDefault="0011439E" w:rsidP="0014135F">
            <w:pPr>
              <w:rPr>
                <w:lang w:val="en-US"/>
              </w:rPr>
            </w:pPr>
            <w:r w:rsidRPr="00CE25AF">
              <w:rPr>
                <w:lang w:val="en-US"/>
              </w:rPr>
              <w:t xml:space="preserve">See also </w:t>
            </w:r>
            <w:proofErr w:type="spellStart"/>
            <w:r w:rsidRPr="00CE25AF">
              <w:rPr>
                <w:lang w:val="en-US"/>
              </w:rPr>
              <w:t>tAAS</w:t>
            </w:r>
            <w:proofErr w:type="spellEnd"/>
            <w:r w:rsidRPr="00CE25AF">
              <w:rPr>
                <w:lang w:val="en-US"/>
              </w:rPr>
              <w:t>-#21</w:t>
            </w:r>
          </w:p>
          <w:p w14:paraId="26C73F24" w14:textId="77777777" w:rsidR="0011439E" w:rsidRPr="00CE25AF" w:rsidRDefault="0011439E" w:rsidP="0014135F">
            <w:pPr>
              <w:rPr>
                <w:lang w:val="en-US"/>
              </w:rPr>
            </w:pPr>
            <w:r w:rsidRPr="00CE25AF">
              <w:rPr>
                <w:lang w:val="en-US"/>
              </w:rPr>
              <w:t xml:space="preserve">Functions in the sense of executable entities are represented as </w:t>
            </w:r>
            <w:r w:rsidRPr="00CE25AF">
              <w:rPr>
                <w:i/>
                <w:lang w:val="en-US"/>
              </w:rPr>
              <w:t>operation</w:t>
            </w:r>
            <w:r w:rsidRPr="00CE25AF">
              <w:rPr>
                <w:lang w:val="en-US"/>
              </w:rPr>
              <w:t xml:space="preserve">s. </w:t>
            </w:r>
          </w:p>
        </w:tc>
      </w:tr>
    </w:tbl>
    <w:p w14:paraId="2FF5A8B4" w14:textId="77777777" w:rsidR="0011439E" w:rsidRPr="00CE25AF" w:rsidRDefault="0011439E" w:rsidP="0011439E">
      <w:pPr>
        <w:rPr>
          <w:lang w:val="en-US"/>
        </w:rPr>
      </w:pPr>
    </w:p>
    <w:p w14:paraId="02A934C1" w14:textId="1B84601B" w:rsidR="001A5F79" w:rsidRPr="00373A9F" w:rsidRDefault="00426B80" w:rsidP="00026A3E">
      <w:pPr>
        <w:pStyle w:val="Anhang1"/>
      </w:pPr>
      <w:bookmarkStart w:id="3765" w:name="_Toc113209567"/>
      <w:bookmarkStart w:id="3766" w:name="_Toc114841888"/>
      <w:bookmarkStart w:id="3767" w:name="_Toc114866690"/>
      <w:bookmarkStart w:id="3768" w:name="_Toc120112860"/>
      <w:bookmarkStart w:id="3769" w:name="_Toc120118675"/>
      <w:bookmarkStart w:id="3770" w:name="_Toc120119426"/>
      <w:bookmarkStart w:id="3771" w:name="_Toc120120177"/>
      <w:bookmarkStart w:id="3772" w:name="_Toc113209568"/>
      <w:bookmarkStart w:id="3773" w:name="_Toc114841889"/>
      <w:bookmarkStart w:id="3774" w:name="_Toc114866691"/>
      <w:bookmarkStart w:id="3775" w:name="_Toc120112861"/>
      <w:bookmarkStart w:id="3776" w:name="_Toc120118676"/>
      <w:bookmarkStart w:id="3777" w:name="_Toc120119427"/>
      <w:bookmarkStart w:id="3778" w:name="_Toc120120178"/>
      <w:bookmarkStart w:id="3779" w:name="_Toc113209600"/>
      <w:bookmarkStart w:id="3780" w:name="_Toc114841921"/>
      <w:bookmarkStart w:id="3781" w:name="_Toc114866723"/>
      <w:bookmarkStart w:id="3782" w:name="_Toc120112893"/>
      <w:bookmarkStart w:id="3783" w:name="_Toc120118708"/>
      <w:bookmarkStart w:id="3784" w:name="_Toc120119459"/>
      <w:bookmarkStart w:id="3785" w:name="_Toc120120210"/>
      <w:bookmarkStart w:id="3786" w:name="_Toc25415248"/>
      <w:bookmarkStart w:id="3787" w:name="_Toc25416991"/>
      <w:bookmarkStart w:id="3788" w:name="_Toc517692103"/>
      <w:bookmarkStart w:id="3789" w:name="_Toc519608646"/>
      <w:bookmarkStart w:id="3790" w:name="_Toc523168767"/>
      <w:bookmarkStart w:id="3791" w:name="_Toc528162937"/>
      <w:bookmarkStart w:id="3792" w:name="_Toc528164750"/>
      <w:bookmarkStart w:id="3793" w:name="_Toc528787603"/>
      <w:bookmarkStart w:id="3794" w:name="_Toc528788781"/>
      <w:bookmarkStart w:id="3795" w:name="_Toc517692122"/>
      <w:bookmarkStart w:id="3796" w:name="_Toc519608665"/>
      <w:bookmarkStart w:id="3797" w:name="_Toc523168786"/>
      <w:bookmarkStart w:id="3798" w:name="_Toc528162956"/>
      <w:bookmarkStart w:id="3799" w:name="_Toc528164769"/>
      <w:bookmarkStart w:id="3800" w:name="_Toc528787622"/>
      <w:bookmarkStart w:id="3801" w:name="_Toc528788800"/>
      <w:bookmarkStart w:id="3802" w:name="_Toc517692128"/>
      <w:bookmarkStart w:id="3803" w:name="_Toc519608671"/>
      <w:bookmarkStart w:id="3804" w:name="_Toc523168792"/>
      <w:bookmarkStart w:id="3805" w:name="_Toc528162962"/>
      <w:bookmarkStart w:id="3806" w:name="_Toc528164775"/>
      <w:bookmarkStart w:id="3807" w:name="_Toc528787628"/>
      <w:bookmarkStart w:id="3808" w:name="_Toc528788806"/>
      <w:bookmarkStart w:id="3809" w:name="_Toc517692134"/>
      <w:bookmarkStart w:id="3810" w:name="_Toc519608677"/>
      <w:bookmarkStart w:id="3811" w:name="_Toc523168798"/>
      <w:bookmarkStart w:id="3812" w:name="_Toc528162968"/>
      <w:bookmarkStart w:id="3813" w:name="_Toc528164781"/>
      <w:bookmarkStart w:id="3814" w:name="_Toc528787634"/>
      <w:bookmarkStart w:id="3815" w:name="_Toc528788812"/>
      <w:bookmarkStart w:id="3816" w:name="_Toc517692140"/>
      <w:bookmarkStart w:id="3817" w:name="_Toc519608683"/>
      <w:bookmarkStart w:id="3818" w:name="_Toc523168804"/>
      <w:bookmarkStart w:id="3819" w:name="_Toc528162974"/>
      <w:bookmarkStart w:id="3820" w:name="_Toc528164787"/>
      <w:bookmarkStart w:id="3821" w:name="_Toc528787640"/>
      <w:bookmarkStart w:id="3822" w:name="_Toc528788818"/>
      <w:bookmarkStart w:id="3823" w:name="_Toc517692161"/>
      <w:bookmarkStart w:id="3824" w:name="_Toc519608704"/>
      <w:bookmarkStart w:id="3825" w:name="_Toc523168825"/>
      <w:bookmarkStart w:id="3826" w:name="_Toc528162995"/>
      <w:bookmarkStart w:id="3827" w:name="_Toc528164808"/>
      <w:bookmarkStart w:id="3828" w:name="_Toc528787661"/>
      <w:bookmarkStart w:id="3829" w:name="_Toc528788839"/>
      <w:bookmarkStart w:id="3830" w:name="_Toc517692164"/>
      <w:bookmarkStart w:id="3831" w:name="_Toc519608707"/>
      <w:bookmarkStart w:id="3832" w:name="_Toc523168828"/>
      <w:bookmarkStart w:id="3833" w:name="_Toc528162998"/>
      <w:bookmarkStart w:id="3834" w:name="_Toc528164811"/>
      <w:bookmarkStart w:id="3835" w:name="_Toc528787664"/>
      <w:bookmarkStart w:id="3836" w:name="_Toc528788842"/>
      <w:bookmarkStart w:id="3837" w:name="_Toc113209601"/>
      <w:bookmarkStart w:id="3838" w:name="_Toc114841922"/>
      <w:bookmarkStart w:id="3839" w:name="_Toc114866724"/>
      <w:bookmarkStart w:id="3840" w:name="_Toc120112894"/>
      <w:bookmarkStart w:id="3841" w:name="_Toc120118709"/>
      <w:bookmarkStart w:id="3842" w:name="_Toc120119460"/>
      <w:bookmarkStart w:id="3843" w:name="_Toc120120211"/>
      <w:bookmarkStart w:id="3844" w:name="_Toc113209602"/>
      <w:bookmarkStart w:id="3845" w:name="_Toc114841923"/>
      <w:bookmarkStart w:id="3846" w:name="_Toc114866725"/>
      <w:bookmarkStart w:id="3847" w:name="_Toc120112895"/>
      <w:bookmarkStart w:id="3848" w:name="_Toc120118710"/>
      <w:bookmarkStart w:id="3849" w:name="_Toc120119461"/>
      <w:bookmarkStart w:id="3850" w:name="_Toc120120212"/>
      <w:bookmarkStart w:id="3851" w:name="_Toc113209603"/>
      <w:bookmarkStart w:id="3852" w:name="_Toc114841924"/>
      <w:bookmarkStart w:id="3853" w:name="_Toc114866726"/>
      <w:bookmarkStart w:id="3854" w:name="_Toc120112896"/>
      <w:bookmarkStart w:id="3855" w:name="_Toc120118711"/>
      <w:bookmarkStart w:id="3856" w:name="_Toc120119462"/>
      <w:bookmarkStart w:id="3857" w:name="_Toc120120213"/>
      <w:bookmarkStart w:id="3858" w:name="_Toc113209604"/>
      <w:bookmarkStart w:id="3859" w:name="_Toc114841925"/>
      <w:bookmarkStart w:id="3860" w:name="_Toc114866727"/>
      <w:bookmarkStart w:id="3861" w:name="_Toc120112897"/>
      <w:bookmarkStart w:id="3862" w:name="_Toc120118712"/>
      <w:bookmarkStart w:id="3863" w:name="_Toc120119463"/>
      <w:bookmarkStart w:id="3864" w:name="_Toc120120214"/>
      <w:bookmarkStart w:id="3865" w:name="_Toc113209605"/>
      <w:bookmarkStart w:id="3866" w:name="_Toc114841926"/>
      <w:bookmarkStart w:id="3867" w:name="_Toc114866728"/>
      <w:bookmarkStart w:id="3868" w:name="_Toc120112898"/>
      <w:bookmarkStart w:id="3869" w:name="_Toc120118713"/>
      <w:bookmarkStart w:id="3870" w:name="_Toc120119464"/>
      <w:bookmarkStart w:id="3871" w:name="_Toc120120215"/>
      <w:bookmarkStart w:id="3872" w:name="_Toc113209606"/>
      <w:bookmarkStart w:id="3873" w:name="_Toc114841927"/>
      <w:bookmarkStart w:id="3874" w:name="_Toc114866729"/>
      <w:bookmarkStart w:id="3875" w:name="_Toc120112899"/>
      <w:bookmarkStart w:id="3876" w:name="_Toc120118714"/>
      <w:bookmarkStart w:id="3877" w:name="_Toc120119465"/>
      <w:bookmarkStart w:id="3878" w:name="_Toc120120216"/>
      <w:bookmarkStart w:id="3879" w:name="_Toc113209607"/>
      <w:bookmarkStart w:id="3880" w:name="_Toc114841928"/>
      <w:bookmarkStart w:id="3881" w:name="_Toc114866730"/>
      <w:bookmarkStart w:id="3882" w:name="_Toc120112900"/>
      <w:bookmarkStart w:id="3883" w:name="_Toc120118715"/>
      <w:bookmarkStart w:id="3884" w:name="_Toc120119466"/>
      <w:bookmarkStart w:id="3885" w:name="_Toc120120217"/>
      <w:bookmarkStart w:id="3886" w:name="_Toc113209608"/>
      <w:bookmarkStart w:id="3887" w:name="_Toc114841929"/>
      <w:bookmarkStart w:id="3888" w:name="_Toc114866731"/>
      <w:bookmarkStart w:id="3889" w:name="_Toc120112901"/>
      <w:bookmarkStart w:id="3890" w:name="_Toc120118716"/>
      <w:bookmarkStart w:id="3891" w:name="_Toc120119467"/>
      <w:bookmarkStart w:id="3892" w:name="_Toc120120218"/>
      <w:bookmarkStart w:id="3893" w:name="_Toc113209609"/>
      <w:bookmarkStart w:id="3894" w:name="_Toc114841930"/>
      <w:bookmarkStart w:id="3895" w:name="_Toc114866732"/>
      <w:bookmarkStart w:id="3896" w:name="_Toc120112902"/>
      <w:bookmarkStart w:id="3897" w:name="_Toc120118717"/>
      <w:bookmarkStart w:id="3898" w:name="_Toc120119468"/>
      <w:bookmarkStart w:id="3899" w:name="_Toc120120219"/>
      <w:bookmarkStart w:id="3900" w:name="_Toc113209610"/>
      <w:bookmarkStart w:id="3901" w:name="_Toc114841931"/>
      <w:bookmarkStart w:id="3902" w:name="_Toc114866733"/>
      <w:bookmarkStart w:id="3903" w:name="_Toc120112903"/>
      <w:bookmarkStart w:id="3904" w:name="_Toc120118718"/>
      <w:bookmarkStart w:id="3905" w:name="_Toc120119469"/>
      <w:bookmarkStart w:id="3906" w:name="_Toc120120220"/>
      <w:bookmarkStart w:id="3907" w:name="_Toc113209611"/>
      <w:bookmarkStart w:id="3908" w:name="_Toc114841932"/>
      <w:bookmarkStart w:id="3909" w:name="_Toc114866734"/>
      <w:bookmarkStart w:id="3910" w:name="_Toc120112904"/>
      <w:bookmarkStart w:id="3911" w:name="_Toc120118719"/>
      <w:bookmarkStart w:id="3912" w:name="_Toc120119470"/>
      <w:bookmarkStart w:id="3913" w:name="_Toc120120221"/>
      <w:bookmarkStart w:id="3914" w:name="_Toc113209612"/>
      <w:bookmarkStart w:id="3915" w:name="_Toc114841933"/>
      <w:bookmarkStart w:id="3916" w:name="_Toc114866735"/>
      <w:bookmarkStart w:id="3917" w:name="_Toc120112905"/>
      <w:bookmarkStart w:id="3918" w:name="_Toc120118720"/>
      <w:bookmarkStart w:id="3919" w:name="_Toc120119471"/>
      <w:bookmarkStart w:id="3920" w:name="_Toc120120222"/>
      <w:bookmarkStart w:id="3921" w:name="_Toc113209613"/>
      <w:bookmarkStart w:id="3922" w:name="_Toc114841934"/>
      <w:bookmarkStart w:id="3923" w:name="_Toc114866736"/>
      <w:bookmarkStart w:id="3924" w:name="_Toc120112906"/>
      <w:bookmarkStart w:id="3925" w:name="_Toc120118721"/>
      <w:bookmarkStart w:id="3926" w:name="_Toc120119472"/>
      <w:bookmarkStart w:id="3927" w:name="_Toc120120223"/>
      <w:bookmarkStart w:id="3928" w:name="_Toc113209614"/>
      <w:bookmarkStart w:id="3929" w:name="_Toc114841935"/>
      <w:bookmarkStart w:id="3930" w:name="_Toc114866737"/>
      <w:bookmarkStart w:id="3931" w:name="_Toc120112907"/>
      <w:bookmarkStart w:id="3932" w:name="_Toc120118722"/>
      <w:bookmarkStart w:id="3933" w:name="_Toc120119473"/>
      <w:bookmarkStart w:id="3934" w:name="_Toc120120224"/>
      <w:bookmarkStart w:id="3935" w:name="_Ref120112314"/>
      <w:bookmarkStart w:id="3936" w:name="_Toc125227950"/>
      <w:bookmarkStart w:id="3937" w:name="_Toc125537737"/>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r>
        <w:lastRenderedPageBreak/>
        <w:t>A</w:t>
      </w:r>
      <w:r w:rsidR="00270BDD">
        <w:t xml:space="preserve">nnex </w:t>
      </w:r>
      <w:r>
        <w:t>C</w:t>
      </w:r>
      <w:r w:rsidR="00270BDD">
        <w:t xml:space="preserve">. </w:t>
      </w:r>
      <w:r w:rsidR="001A5F79" w:rsidRPr="00373A9F">
        <w:t>Backus-Naur-Form</w:t>
      </w:r>
      <w:bookmarkEnd w:id="3935"/>
      <w:bookmarkEnd w:id="3936"/>
      <w:bookmarkEnd w:id="3937"/>
    </w:p>
    <w:p w14:paraId="305992E0" w14:textId="7D258F52" w:rsidR="001A5F79" w:rsidRPr="00CE25AF" w:rsidRDefault="00085004" w:rsidP="001A5F79">
      <w:pPr>
        <w:rPr>
          <w:lang w:val="en-US"/>
        </w:rPr>
      </w:pPr>
      <w:r w:rsidRPr="00CE25AF">
        <w:rPr>
          <w:lang w:val="en-US"/>
        </w:rPr>
        <w:t xml:space="preserve">The </w:t>
      </w:r>
      <w:r w:rsidR="001A5F79" w:rsidRPr="00CE25AF">
        <w:rPr>
          <w:lang w:val="en-US"/>
        </w:rPr>
        <w:t>Backus-Naur form (BNF)</w:t>
      </w:r>
      <w:r w:rsidR="002A022C" w:rsidRPr="00CE25AF">
        <w:rPr>
          <w:lang w:val="en-US"/>
        </w:rPr>
        <w:t xml:space="preserve"> – a meta</w:t>
      </w:r>
      <w:r w:rsidR="00950C6B">
        <w:rPr>
          <w:lang w:val="en-US"/>
        </w:rPr>
        <w:t>-</w:t>
      </w:r>
      <w:r w:rsidR="002A022C" w:rsidRPr="00CE25AF">
        <w:rPr>
          <w:lang w:val="en-US"/>
        </w:rPr>
        <w:t xml:space="preserve">syntax notation for context-free grammars – is </w:t>
      </w:r>
      <w:r w:rsidR="001A5F79" w:rsidRPr="00CE25AF">
        <w:rPr>
          <w:lang w:val="en-US"/>
        </w:rPr>
        <w:t>used</w:t>
      </w:r>
      <w:r w:rsidRPr="00CE25AF">
        <w:rPr>
          <w:lang w:val="en-US"/>
        </w:rPr>
        <w:t xml:space="preserve"> to define grammars. </w:t>
      </w:r>
      <w:r w:rsidR="001A5F79" w:rsidRPr="00CE25AF">
        <w:rPr>
          <w:lang w:val="en-US"/>
        </w:rPr>
        <w:t>For more information see Wikipedia</w:t>
      </w:r>
      <w:r w:rsidR="001A5F79" w:rsidRPr="00CE25AF">
        <w:rPr>
          <w:lang w:val="en-US"/>
        </w:rPr>
        <w:footnoteReference w:id="45"/>
      </w:r>
      <w:r w:rsidR="001A5F79" w:rsidRPr="00CE25AF">
        <w:rPr>
          <w:lang w:val="en-US"/>
        </w:rPr>
        <w:t>.</w:t>
      </w:r>
    </w:p>
    <w:p w14:paraId="77646F25" w14:textId="77777777" w:rsidR="001A5F79" w:rsidRPr="00CE25AF" w:rsidRDefault="001A5F79" w:rsidP="00C72010">
      <w:pPr>
        <w:rPr>
          <w:lang w:val="en-US"/>
        </w:rPr>
      </w:pPr>
      <w:r w:rsidRPr="00CE25AF">
        <w:rPr>
          <w:lang w:val="en-US"/>
        </w:rPr>
        <w:t xml:space="preserve">A BNF specification is a set of derivation rules, written as </w:t>
      </w:r>
    </w:p>
    <w:p w14:paraId="6308D221" w14:textId="77777777" w:rsidR="001A5F79" w:rsidRPr="00CE25AF" w:rsidRDefault="001A5F79" w:rsidP="00C72010">
      <w:pPr>
        <w:rPr>
          <w:rStyle w:val="CODE"/>
          <w:sz w:val="20"/>
        </w:rPr>
      </w:pPr>
      <w:r w:rsidRPr="00CE25AF">
        <w:rPr>
          <w:rStyle w:val="CODE"/>
          <w:sz w:val="20"/>
        </w:rPr>
        <w:t xml:space="preserve"> &lt;symbol&gt; ::= __expression__</w:t>
      </w:r>
    </w:p>
    <w:p w14:paraId="64722735" w14:textId="77777777" w:rsidR="001A5F79" w:rsidRPr="00CE25AF" w:rsidRDefault="001A5F79" w:rsidP="00C72010">
      <w:pPr>
        <w:rPr>
          <w:lang w:val="en-US"/>
        </w:rPr>
      </w:pPr>
      <w:r w:rsidRPr="00CE25AF">
        <w:rPr>
          <w:lang w:val="en-US"/>
        </w:rPr>
        <w:t xml:space="preserve">where: </w:t>
      </w:r>
    </w:p>
    <w:p w14:paraId="0A5719B0" w14:textId="3088DC75" w:rsidR="001A5F79" w:rsidRPr="00CE25AF" w:rsidRDefault="001A5F79" w:rsidP="00FD7BFD">
      <w:pPr>
        <w:pStyle w:val="ListParagraph"/>
      </w:pPr>
      <w:r w:rsidRPr="00CE25AF">
        <w:t>&lt;</w:t>
      </w:r>
      <w:hyperlink r:id="rId121" w:tooltip="Symbol" w:history="1">
        <w:r w:rsidRPr="00CE25AF">
          <w:t>symbol</w:t>
        </w:r>
      </w:hyperlink>
      <w:r w:rsidRPr="00CE25AF">
        <w:t xml:space="preserve">&gt; is a </w:t>
      </w:r>
      <w:hyperlink r:id="rId122" w:tooltip="Nonterminal" w:history="1">
        <w:r w:rsidRPr="00CE25AF">
          <w:t>nonterminal</w:t>
        </w:r>
      </w:hyperlink>
      <w:r w:rsidRPr="00CE25AF">
        <w:t xml:space="preserve"> (variable) and the </w:t>
      </w:r>
      <w:hyperlink r:id="rId123" w:tooltip="Expression (mathematics)" w:history="1">
        <w:r w:rsidRPr="00CE25AF">
          <w:t>__expression__</w:t>
        </w:r>
      </w:hyperlink>
      <w:r w:rsidRPr="00CE25AF">
        <w:t xml:space="preserve"> consists of one or more sequences of either terminal or nonterminal symbols</w:t>
      </w:r>
      <w:r w:rsidR="006940DC">
        <w:t>,</w:t>
      </w:r>
    </w:p>
    <w:p w14:paraId="4A812AF6" w14:textId="3613AC6F" w:rsidR="001A5F79" w:rsidRPr="00CE25AF" w:rsidRDefault="001A5F79" w:rsidP="00FD7BFD">
      <w:pPr>
        <w:pStyle w:val="ListParagraph"/>
      </w:pPr>
      <w:r w:rsidRPr="00CE25AF">
        <w:t>::= means that the symbol on the left must be replaced with the expression on the right</w:t>
      </w:r>
      <w:r w:rsidR="006940DC">
        <w:t>,</w:t>
      </w:r>
    </w:p>
    <w:p w14:paraId="5859F7C8" w14:textId="40F7FE7F" w:rsidR="001A5F79" w:rsidRPr="00CE25AF" w:rsidRDefault="001A5F79" w:rsidP="00FD7BFD">
      <w:pPr>
        <w:pStyle w:val="ListParagraph"/>
      </w:pPr>
      <w:r w:rsidRPr="00CE25AF">
        <w:t xml:space="preserve">more sequences of symbols are separated by the </w:t>
      </w:r>
      <w:hyperlink r:id="rId124" w:tooltip="Vertical bar" w:history="1">
        <w:r w:rsidRPr="00CE25AF">
          <w:t>vertical bar</w:t>
        </w:r>
      </w:hyperlink>
      <w:r w:rsidRPr="00CE25AF">
        <w:t xml:space="preserve"> "|", indicating a </w:t>
      </w:r>
      <w:hyperlink r:id="rId125" w:tooltip="Alternation (formal language theory)" w:history="1">
        <w:r w:rsidRPr="00CE25AF">
          <w:t>choice</w:t>
        </w:r>
      </w:hyperlink>
      <w:r w:rsidRPr="00CE25AF">
        <w:t>, the whole being a possible substitution for the symbol on the left</w:t>
      </w:r>
      <w:r w:rsidR="006940DC">
        <w:t>,</w:t>
      </w:r>
    </w:p>
    <w:p w14:paraId="0E839A63" w14:textId="4A94E892" w:rsidR="001A5F79" w:rsidRPr="00CE25AF" w:rsidRDefault="006940DC" w:rsidP="00FD7BFD">
      <w:pPr>
        <w:pStyle w:val="ListParagraph"/>
      </w:pPr>
      <w:r>
        <w:t>s</w:t>
      </w:r>
      <w:r w:rsidR="001A5F79" w:rsidRPr="00CE25AF">
        <w:t xml:space="preserve">ymbols that never appear on a left side are </w:t>
      </w:r>
      <w:hyperlink r:id="rId126" w:tooltip="Terminal symbol" w:history="1">
        <w:r w:rsidR="001A5F79" w:rsidRPr="00CE25AF">
          <w:t>terminals</w:t>
        </w:r>
      </w:hyperlink>
      <w:r w:rsidR="00950C6B">
        <w:t xml:space="preserve">, while </w:t>
      </w:r>
      <w:r w:rsidR="001A5F79" w:rsidRPr="00CE25AF">
        <w:t xml:space="preserve">symbols that appear on a left side are </w:t>
      </w:r>
      <w:hyperlink r:id="rId127" w:tooltip="Nonterminal symbol" w:history="1">
        <w:r w:rsidR="001A5F79" w:rsidRPr="00CE25AF">
          <w:t>non-terminals</w:t>
        </w:r>
      </w:hyperlink>
      <w:r w:rsidR="001A5F79" w:rsidRPr="00CE25AF">
        <w:t xml:space="preserve"> and are always enclosed between the pair of angle brackets &lt;&gt;</w:t>
      </w:r>
      <w:r>
        <w:t>,</w:t>
      </w:r>
    </w:p>
    <w:p w14:paraId="69C67C90" w14:textId="78CAE1A4" w:rsidR="001A5F79" w:rsidRPr="00CE25AF" w:rsidRDefault="006940DC" w:rsidP="00FD7BFD">
      <w:pPr>
        <w:pStyle w:val="ListParagraph"/>
      </w:pPr>
      <w:r>
        <w:t>t</w:t>
      </w:r>
      <w:r w:rsidR="001A5F79" w:rsidRPr="00CE25AF">
        <w:t>erminals are enclosed with quotation marks: "text". "" is a</w:t>
      </w:r>
      <w:r>
        <w:t>n</w:t>
      </w:r>
      <w:r w:rsidR="001A5F79" w:rsidRPr="00CE25AF">
        <w:t xml:space="preserve"> empty string</w:t>
      </w:r>
      <w:r>
        <w:t>,</w:t>
      </w:r>
    </w:p>
    <w:p w14:paraId="7EA58DC7" w14:textId="742D2F09" w:rsidR="001A5F79" w:rsidRPr="00CE25AF" w:rsidRDefault="006940DC" w:rsidP="00FD7BFD">
      <w:pPr>
        <w:pStyle w:val="ListParagraph"/>
      </w:pPr>
      <w:r>
        <w:t>o</w:t>
      </w:r>
      <w:r w:rsidR="001A5F79" w:rsidRPr="00CE25AF">
        <w:t>ptional items are enclosed in square brackets: [&lt;item-x&gt;]</w:t>
      </w:r>
      <w:r>
        <w:t>,</w:t>
      </w:r>
    </w:p>
    <w:p w14:paraId="303D19F5" w14:textId="09728C30" w:rsidR="001A5F79" w:rsidRPr="00CE25AF" w:rsidRDefault="006940DC" w:rsidP="00FD7BFD">
      <w:pPr>
        <w:pStyle w:val="ListParagraph"/>
      </w:pPr>
      <w:r>
        <w:t>i</w:t>
      </w:r>
      <w:r w:rsidR="001A5F79" w:rsidRPr="00CE25AF">
        <w:t xml:space="preserve">tems </w:t>
      </w:r>
      <w:r w:rsidR="001A5F79" w:rsidRPr="00950C6B">
        <w:t>existing</w:t>
      </w:r>
      <w:r w:rsidR="001A5F79" w:rsidRPr="00CE25AF">
        <w:t xml:space="preserve"> 0 or more times are enclosed in curly brackets are suffixed with an asterisk (*) such as &lt;word&gt; ::= &lt;letter&gt; {&lt;letter&gt;}*</w:t>
      </w:r>
      <w:r>
        <w:t>,</w:t>
      </w:r>
    </w:p>
    <w:p w14:paraId="33199FDA" w14:textId="25B460C6" w:rsidR="001A5F79" w:rsidRPr="00CE25AF" w:rsidRDefault="001A5F79" w:rsidP="00FD7BFD">
      <w:pPr>
        <w:pStyle w:val="ListParagraph"/>
      </w:pPr>
      <w:r w:rsidRPr="00CE25AF">
        <w:t>Items existing 1 or more times are suffixed with an addition (plus) symbol, +, such as &lt;word&gt; ::= {&lt;letter&gt;}+</w:t>
      </w:r>
      <w:r w:rsidR="006940DC">
        <w:t>,</w:t>
      </w:r>
    </w:p>
    <w:p w14:paraId="79162B7C" w14:textId="7799FB94" w:rsidR="001A5F79" w:rsidRPr="00CE25AF" w:rsidRDefault="001A5F79" w:rsidP="00FD7BFD">
      <w:pPr>
        <w:pStyle w:val="ListParagraph"/>
      </w:pPr>
      <w:r w:rsidRPr="00CE25AF">
        <w:t xml:space="preserve">round brackets are used to explicitly </w:t>
      </w:r>
      <w:r w:rsidR="00950C6B">
        <w:t xml:space="preserve">to </w:t>
      </w:r>
      <w:r w:rsidRPr="00CE25AF">
        <w:t>define the order of expansion</w:t>
      </w:r>
      <w:r w:rsidR="00950C6B" w:rsidRPr="00950C6B">
        <w:t xml:space="preserve"> </w:t>
      </w:r>
      <w:r w:rsidR="00950C6B">
        <w:t>t</w:t>
      </w:r>
      <w:r w:rsidR="00950C6B" w:rsidRPr="00CE25AF">
        <w:t xml:space="preserve">o indicate </w:t>
      </w:r>
      <w:r w:rsidR="00950C6B" w:rsidRPr="00950C6B">
        <w:t>precedence</w:t>
      </w:r>
      <w:r w:rsidRPr="00CE25AF">
        <w:t>, example: ( &lt;symbol1&gt; | &lt;symbol2&gt; ) &lt;symbol3&gt;</w:t>
      </w:r>
      <w:r w:rsidR="006940DC">
        <w:t>,</w:t>
      </w:r>
    </w:p>
    <w:p w14:paraId="628F2436" w14:textId="55DCB3F5" w:rsidR="001A5F79" w:rsidRPr="00CE25AF" w:rsidRDefault="006940DC" w:rsidP="00FD7BFD">
      <w:pPr>
        <w:pStyle w:val="ListParagraph"/>
      </w:pPr>
      <w:r>
        <w:t>t</w:t>
      </w:r>
      <w:r w:rsidR="001A5F79" w:rsidRPr="00CE25AF">
        <w:t>ext without quotation marks</w:t>
      </w:r>
      <w:r w:rsidR="00950C6B">
        <w:t xml:space="preserve"> is an </w:t>
      </w:r>
      <w:r w:rsidR="001A5F79" w:rsidRPr="00CE25AF">
        <w:t xml:space="preserve">informal explanation </w:t>
      </w:r>
      <w:r w:rsidR="00950C6B">
        <w:t xml:space="preserve">of </w:t>
      </w:r>
      <w:r w:rsidR="001A5F79" w:rsidRPr="00CE25AF">
        <w:t>what is expected</w:t>
      </w:r>
      <w:r w:rsidR="00950C6B">
        <w:t xml:space="preserve">; </w:t>
      </w:r>
      <w:r w:rsidR="001A5F79" w:rsidRPr="00CE25AF">
        <w:t>this text is cursive if grammar is non-recursive and vice versa</w:t>
      </w:r>
      <w:r>
        <w:t>.</w:t>
      </w:r>
    </w:p>
    <w:p w14:paraId="286D28AD" w14:textId="77777777" w:rsidR="001A5F79" w:rsidRPr="00CE25AF" w:rsidRDefault="001A5F79" w:rsidP="001A5F79">
      <w:pPr>
        <w:rPr>
          <w:rFonts w:ascii="Times New Roman" w:hAnsi="Times New Roman"/>
          <w:color w:val="auto"/>
          <w:lang w:val="en-US"/>
        </w:rPr>
      </w:pPr>
    </w:p>
    <w:p w14:paraId="7EBE2E64" w14:textId="77777777" w:rsidR="001A5F79" w:rsidRPr="00CE25AF" w:rsidRDefault="001A5F79" w:rsidP="001A5F79">
      <w:pPr>
        <w:rPr>
          <w:rFonts w:ascii="Times New Roman" w:hAnsi="Times New Roman"/>
          <w:color w:val="auto"/>
          <w:u w:val="single"/>
          <w:lang w:val="en-US"/>
        </w:rPr>
      </w:pPr>
      <w:r w:rsidRPr="00CE25AF">
        <w:rPr>
          <w:rFonts w:ascii="Times New Roman" w:hAnsi="Times New Roman"/>
          <w:color w:val="auto"/>
          <w:u w:val="single"/>
          <w:lang w:val="en-US"/>
        </w:rPr>
        <w:t>Example:</w:t>
      </w:r>
    </w:p>
    <w:p w14:paraId="61069F59" w14:textId="77777777" w:rsidR="001A5F79" w:rsidRPr="00CE25AF" w:rsidRDefault="001A5F79" w:rsidP="001A5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DE"/>
        </w:rPr>
      </w:pPr>
      <w:r w:rsidRPr="00CE25AF">
        <w:rPr>
          <w:rStyle w:val="CODE"/>
        </w:rPr>
        <w:t>&lt;contact-address&gt; ::= &lt;name&gt; "e-mail addresses:" &lt;e-mail-Addresses&gt;</w:t>
      </w:r>
    </w:p>
    <w:p w14:paraId="561BFE42" w14:textId="77777777" w:rsidR="001A5F79" w:rsidRPr="00CE25AF" w:rsidRDefault="001A5F79" w:rsidP="001A5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DE"/>
        </w:rPr>
      </w:pPr>
      <w:r w:rsidRPr="00CE25AF">
        <w:rPr>
          <w:rStyle w:val="CODE"/>
        </w:rPr>
        <w:t>&lt;e-mail-Addresses&gt; ::= {&lt;e-mail-Address&gt;}*</w:t>
      </w:r>
    </w:p>
    <w:p w14:paraId="0AF61D85" w14:textId="77777777" w:rsidR="001A5F79" w:rsidRPr="00CE25AF" w:rsidRDefault="001A5F79" w:rsidP="001A5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DE"/>
        </w:rPr>
      </w:pPr>
      <w:r w:rsidRPr="00CE25AF">
        <w:rPr>
          <w:rStyle w:val="CODE"/>
        </w:rPr>
        <w:t>&lt;e-mail-</w:t>
      </w:r>
      <w:proofErr w:type="spellStart"/>
      <w:r w:rsidRPr="00CE25AF">
        <w:rPr>
          <w:rStyle w:val="CODE"/>
        </w:rPr>
        <w:t>Addresse</w:t>
      </w:r>
      <w:proofErr w:type="spellEnd"/>
      <w:r w:rsidRPr="00CE25AF">
        <w:rPr>
          <w:rStyle w:val="CODE"/>
        </w:rPr>
        <w:t>&gt; ::= &lt;local-part&gt; "@" &lt;domain&gt;</w:t>
      </w:r>
    </w:p>
    <w:p w14:paraId="1ED72E3E" w14:textId="77777777" w:rsidR="001A5F79" w:rsidRPr="00CE25AF" w:rsidRDefault="001A5F79" w:rsidP="001A5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DE"/>
        </w:rPr>
      </w:pPr>
      <w:r w:rsidRPr="00CE25AF">
        <w:rPr>
          <w:rStyle w:val="CODE"/>
        </w:rPr>
        <w:t>&lt;name&gt; ::= characters</w:t>
      </w:r>
    </w:p>
    <w:p w14:paraId="4015B978" w14:textId="77777777" w:rsidR="001A5F79" w:rsidRPr="00CE25AF" w:rsidRDefault="001A5F79" w:rsidP="001A5F79">
      <w:pPr>
        <w:tabs>
          <w:tab w:val="left" w:pos="916"/>
          <w:tab w:val="left" w:pos="1832"/>
        </w:tabs>
        <w:spacing w:after="0" w:line="240" w:lineRule="auto"/>
        <w:jc w:val="left"/>
        <w:rPr>
          <w:rStyle w:val="CODE"/>
        </w:rPr>
      </w:pPr>
      <w:r w:rsidRPr="00CE25AF">
        <w:rPr>
          <w:rStyle w:val="CODE"/>
        </w:rPr>
        <w:t>&lt;local-part&gt; ::= characters conformant to local-part in RFC 5322</w:t>
      </w:r>
    </w:p>
    <w:p w14:paraId="1C790C3C" w14:textId="77777777" w:rsidR="001A5F79" w:rsidRPr="00CE25AF" w:rsidRDefault="001A5F79" w:rsidP="001A5F79">
      <w:pPr>
        <w:tabs>
          <w:tab w:val="left" w:pos="916"/>
          <w:tab w:val="left" w:pos="1832"/>
        </w:tabs>
        <w:spacing w:after="0" w:line="240" w:lineRule="auto"/>
        <w:jc w:val="left"/>
        <w:rPr>
          <w:rStyle w:val="CODE"/>
        </w:rPr>
      </w:pPr>
      <w:r w:rsidRPr="00CE25AF">
        <w:rPr>
          <w:rStyle w:val="CODE"/>
        </w:rPr>
        <w:t>&lt;domain&gt; ::= characters conformant to domain in RFC 5322</w:t>
      </w:r>
    </w:p>
    <w:p w14:paraId="6AD712E4" w14:textId="77777777" w:rsidR="001A5F79" w:rsidRPr="00CE25AF" w:rsidRDefault="001A5F79" w:rsidP="00C72010">
      <w:pPr>
        <w:tabs>
          <w:tab w:val="left" w:pos="916"/>
          <w:tab w:val="left" w:pos="1832"/>
        </w:tabs>
        <w:spacing w:after="0" w:line="240" w:lineRule="auto"/>
        <w:jc w:val="left"/>
        <w:rPr>
          <w:rStyle w:val="CODE"/>
          <w:sz w:val="20"/>
        </w:rPr>
      </w:pPr>
    </w:p>
    <w:p w14:paraId="57FC9E67" w14:textId="77777777" w:rsidR="001A5F79" w:rsidRPr="00CE25AF" w:rsidRDefault="001A5F79" w:rsidP="00C72010">
      <w:pPr>
        <w:tabs>
          <w:tab w:val="left" w:pos="771"/>
        </w:tabs>
        <w:ind w:left="568"/>
        <w:rPr>
          <w:lang w:val="en-US"/>
        </w:rPr>
      </w:pPr>
      <w:r w:rsidRPr="00CE25AF">
        <w:rPr>
          <w:lang w:val="en-US"/>
        </w:rPr>
        <w:t>Valid contact addresses:</w:t>
      </w:r>
    </w:p>
    <w:p w14:paraId="1155ACB6" w14:textId="77777777" w:rsidR="001A5F79" w:rsidRPr="00CE25AF" w:rsidRDefault="001A5F79" w:rsidP="001A5F79">
      <w:pPr>
        <w:tabs>
          <w:tab w:val="left" w:pos="771"/>
        </w:tabs>
        <w:ind w:left="568"/>
        <w:rPr>
          <w:rStyle w:val="CODE"/>
        </w:rPr>
      </w:pPr>
      <w:r w:rsidRPr="00CE25AF">
        <w:rPr>
          <w:rStyle w:val="CODE"/>
        </w:rPr>
        <w:t>Hugo Me e-mail addresses: Hugo@example.com</w:t>
      </w:r>
    </w:p>
    <w:p w14:paraId="1ECF8D0C" w14:textId="77777777" w:rsidR="001A5F79" w:rsidRPr="00CE25AF" w:rsidRDefault="001A5F79" w:rsidP="00C72010">
      <w:pPr>
        <w:tabs>
          <w:tab w:val="left" w:pos="771"/>
        </w:tabs>
        <w:ind w:left="568"/>
        <w:rPr>
          <w:rStyle w:val="CODE"/>
        </w:rPr>
      </w:pPr>
      <w:r w:rsidRPr="00CE25AF">
        <w:rPr>
          <w:rStyle w:val="CODE"/>
        </w:rPr>
        <w:t>Hugo e-mail addresses: Hugo.Me@text.de</w:t>
      </w:r>
    </w:p>
    <w:p w14:paraId="1B62D16A" w14:textId="77777777" w:rsidR="001A5F79" w:rsidRPr="00CE25AF" w:rsidRDefault="001A5F79" w:rsidP="00C72010">
      <w:pPr>
        <w:tabs>
          <w:tab w:val="left" w:pos="771"/>
        </w:tabs>
        <w:ind w:left="568"/>
        <w:rPr>
          <w:lang w:val="en-US"/>
        </w:rPr>
      </w:pPr>
    </w:p>
    <w:p w14:paraId="390890FF" w14:textId="77777777" w:rsidR="001A5F79" w:rsidRPr="00CE25AF" w:rsidRDefault="001A5F79" w:rsidP="00C72010">
      <w:pPr>
        <w:tabs>
          <w:tab w:val="left" w:pos="771"/>
        </w:tabs>
        <w:ind w:left="568"/>
        <w:rPr>
          <w:lang w:val="en-US"/>
        </w:rPr>
      </w:pPr>
      <w:r w:rsidRPr="00CE25AF">
        <w:rPr>
          <w:lang w:val="en-US"/>
        </w:rPr>
        <w:t>Invalid contact addresses:</w:t>
      </w:r>
    </w:p>
    <w:p w14:paraId="18AF570A" w14:textId="77777777" w:rsidR="001A5F79" w:rsidRPr="00CE25AF" w:rsidRDefault="001A5F79" w:rsidP="001A5F79">
      <w:pPr>
        <w:tabs>
          <w:tab w:val="left" w:pos="771"/>
          <w:tab w:val="left" w:pos="1571"/>
        </w:tabs>
        <w:ind w:left="568"/>
        <w:rPr>
          <w:rStyle w:val="CODE"/>
        </w:rPr>
      </w:pPr>
      <w:r w:rsidRPr="00CE25AF">
        <w:rPr>
          <w:rStyle w:val="CODE"/>
        </w:rPr>
        <w:t>Hugo</w:t>
      </w:r>
      <w:r w:rsidRPr="00CE25AF">
        <w:rPr>
          <w:rStyle w:val="CODE"/>
        </w:rPr>
        <w:tab/>
      </w:r>
    </w:p>
    <w:p w14:paraId="19AACA4A" w14:textId="77777777" w:rsidR="001A5F79" w:rsidRPr="00CE25AF" w:rsidRDefault="001A5F79" w:rsidP="001A5F79">
      <w:pPr>
        <w:tabs>
          <w:tab w:val="left" w:pos="771"/>
          <w:tab w:val="left" w:pos="1571"/>
        </w:tabs>
        <w:ind w:left="568"/>
        <w:rPr>
          <w:rStyle w:val="CODE"/>
        </w:rPr>
      </w:pPr>
      <w:r w:rsidRPr="00CE25AF">
        <w:rPr>
          <w:rStyle w:val="CODE"/>
        </w:rPr>
        <w:t xml:space="preserve">Hugo </w:t>
      </w:r>
      <w:proofErr w:type="spellStart"/>
      <w:r w:rsidRPr="00CE25AF">
        <w:rPr>
          <w:rStyle w:val="CODE"/>
        </w:rPr>
        <w:t>Hugo</w:t>
      </w:r>
      <w:proofErr w:type="spellEnd"/>
      <w:r w:rsidRPr="00CE25AF">
        <w:rPr>
          <w:rStyle w:val="CODE"/>
        </w:rPr>
        <w:t>@ example.com</w:t>
      </w:r>
    </w:p>
    <w:p w14:paraId="481F4070" w14:textId="77777777" w:rsidR="001A5F79" w:rsidRPr="00CE25AF" w:rsidRDefault="001A5F79" w:rsidP="00C72010">
      <w:pPr>
        <w:tabs>
          <w:tab w:val="left" w:pos="771"/>
          <w:tab w:val="left" w:pos="1571"/>
        </w:tabs>
        <w:ind w:left="568"/>
        <w:rPr>
          <w:rStyle w:val="CODE"/>
        </w:rPr>
      </w:pPr>
      <w:r w:rsidRPr="00CE25AF">
        <w:rPr>
          <w:rStyle w:val="CODE"/>
        </w:rPr>
        <w:t>Hugo@example.com</w:t>
      </w:r>
    </w:p>
    <w:p w14:paraId="71F7F46F" w14:textId="77777777" w:rsidR="001A5F79" w:rsidRPr="00373A9F" w:rsidRDefault="001A5F79" w:rsidP="00C72010">
      <w:pPr>
        <w:rPr>
          <w:lang w:val="en-US"/>
        </w:rPr>
      </w:pPr>
    </w:p>
    <w:p w14:paraId="4944F309" w14:textId="5752F018" w:rsidR="00F66423" w:rsidRPr="00373A9F" w:rsidRDefault="00426B80" w:rsidP="00026A3E">
      <w:pPr>
        <w:pStyle w:val="Anhang1"/>
      </w:pPr>
      <w:bookmarkStart w:id="3938" w:name="_Ref113812176"/>
      <w:bookmarkStart w:id="3939" w:name="_Toc125227951"/>
      <w:bookmarkStart w:id="3940" w:name="_Toc125537738"/>
      <w:r>
        <w:lastRenderedPageBreak/>
        <w:t>A</w:t>
      </w:r>
      <w:r w:rsidR="00270BDD">
        <w:t xml:space="preserve">nnex </w:t>
      </w:r>
      <w:r>
        <w:t>D</w:t>
      </w:r>
      <w:r w:rsidR="00270BDD">
        <w:t xml:space="preserve">. </w:t>
      </w:r>
      <w:r w:rsidR="00F66423" w:rsidRPr="00373A9F">
        <w:t>Templates for UML Tables</w:t>
      </w:r>
      <w:bookmarkStart w:id="3941" w:name="_Toc511579114"/>
      <w:bookmarkStart w:id="3942" w:name="_Toc510190103"/>
      <w:bookmarkEnd w:id="3749"/>
      <w:bookmarkEnd w:id="3750"/>
      <w:bookmarkEnd w:id="3751"/>
      <w:bookmarkEnd w:id="3752"/>
      <w:bookmarkEnd w:id="3753"/>
      <w:bookmarkEnd w:id="3938"/>
      <w:bookmarkEnd w:id="3939"/>
      <w:bookmarkEnd w:id="3940"/>
    </w:p>
    <w:p w14:paraId="4959BF92" w14:textId="37DA5B3C" w:rsidR="00CA7AC9" w:rsidRPr="00373A9F" w:rsidRDefault="00CA7AC9" w:rsidP="004D3EEC">
      <w:pPr>
        <w:pStyle w:val="Anhang2"/>
      </w:pPr>
      <w:bookmarkStart w:id="3943" w:name="_Toc125227952"/>
      <w:bookmarkStart w:id="3944" w:name="_Toc125537739"/>
      <w:bookmarkStart w:id="3945" w:name="_Toc103374143"/>
      <w:r w:rsidRPr="00373A9F">
        <w:t>General</w:t>
      </w:r>
      <w:bookmarkEnd w:id="3943"/>
      <w:bookmarkEnd w:id="3944"/>
    </w:p>
    <w:p w14:paraId="4EEACDAF" w14:textId="5CB79D09" w:rsidR="00CA7AC9" w:rsidRPr="00CE25AF" w:rsidRDefault="00950C6B" w:rsidP="00CA7AC9">
      <w:pPr>
        <w:rPr>
          <w:lang w:val="en-US"/>
        </w:rPr>
      </w:pPr>
      <w:r>
        <w:rPr>
          <w:lang w:val="en-US"/>
        </w:rPr>
        <w:t>T</w:t>
      </w:r>
      <w:r w:rsidR="00CA7AC9" w:rsidRPr="00CE25AF">
        <w:rPr>
          <w:lang w:val="en-US"/>
        </w:rPr>
        <w:t>he templates used for element specification are explained</w:t>
      </w:r>
      <w:r w:rsidRPr="00950C6B">
        <w:rPr>
          <w:lang w:val="en-US"/>
        </w:rPr>
        <w:t xml:space="preserve"> </w:t>
      </w:r>
      <w:r>
        <w:rPr>
          <w:lang w:val="en-US"/>
        </w:rPr>
        <w:t>i</w:t>
      </w:r>
      <w:r w:rsidRPr="00CE25AF">
        <w:rPr>
          <w:lang w:val="en-US"/>
        </w:rPr>
        <w:t>n this annex</w:t>
      </w:r>
      <w:r w:rsidR="00CA7AC9" w:rsidRPr="00CE25AF">
        <w:rPr>
          <w:lang w:val="en-US"/>
        </w:rPr>
        <w:t>. For details for the semantics see</w:t>
      </w:r>
      <w:r w:rsidR="00E81E43">
        <w:rPr>
          <w:lang w:val="en-US"/>
        </w:rPr>
        <w:t xml:space="preserve"> </w:t>
      </w:r>
      <w:r w:rsidR="00CA7AC9" w:rsidRPr="00373A9F">
        <w:rPr>
          <w:lang w:val="en-US"/>
        </w:rPr>
        <w:fldChar w:fldCharType="begin"/>
      </w:r>
      <w:r w:rsidR="00CA7AC9" w:rsidRPr="00CE25AF">
        <w:rPr>
          <w:lang w:val="en-US"/>
        </w:rPr>
        <w:instrText xml:space="preserve"> REF _Ref516754254 \h  \* MERGEFORMAT </w:instrText>
      </w:r>
      <w:r w:rsidR="00CA7AC9" w:rsidRPr="00373A9F">
        <w:rPr>
          <w:lang w:val="en-US"/>
        </w:rPr>
      </w:r>
      <w:r w:rsidR="00CA7AC9" w:rsidRPr="00373A9F">
        <w:rPr>
          <w:lang w:val="en-US"/>
        </w:rPr>
        <w:fldChar w:fldCharType="separate"/>
      </w:r>
      <w:r w:rsidR="00F511DE" w:rsidRPr="00F511DE">
        <w:rPr>
          <w:lang w:val="en-US"/>
        </w:rPr>
        <w:t xml:space="preserve">Annex E. Legend </w:t>
      </w:r>
      <w:proofErr w:type="spellStart"/>
      <w:r w:rsidR="00F511DE" w:rsidRPr="00373A9F">
        <w:t>for</w:t>
      </w:r>
      <w:proofErr w:type="spellEnd"/>
      <w:r w:rsidR="00F511DE" w:rsidRPr="00373A9F">
        <w:t xml:space="preserve"> UML Modelling</w:t>
      </w:r>
      <w:r w:rsidR="00CA7AC9" w:rsidRPr="00373A9F">
        <w:rPr>
          <w:lang w:val="en-US"/>
        </w:rPr>
        <w:fldChar w:fldCharType="end"/>
      </w:r>
      <w:r w:rsidR="00CA7AC9" w:rsidRPr="00CE25AF">
        <w:rPr>
          <w:lang w:val="en-US"/>
        </w:rPr>
        <w:t>.</w:t>
      </w:r>
    </w:p>
    <w:p w14:paraId="49FC39F3" w14:textId="44A02678" w:rsidR="00806A5E" w:rsidRPr="00CE25AF" w:rsidRDefault="00806A5E" w:rsidP="00CA7AC9">
      <w:pPr>
        <w:rPr>
          <w:lang w:val="en-US"/>
        </w:rPr>
      </w:pPr>
      <w:r w:rsidRPr="00CE25AF">
        <w:rPr>
          <w:lang w:val="en-US"/>
        </w:rPr>
        <w:t>For capitalization of titles</w:t>
      </w:r>
      <w:r w:rsidR="00950C6B">
        <w:rPr>
          <w:lang w:val="en-US"/>
        </w:rPr>
        <w:t>, rules according to</w:t>
      </w:r>
      <w:r w:rsidRPr="00CE25AF">
        <w:rPr>
          <w:lang w:val="en-US"/>
        </w:rPr>
        <w:t xml:space="preserve"> </w:t>
      </w:r>
      <w:hyperlink r:id="rId128" w:history="1">
        <w:r w:rsidRPr="00CE25AF">
          <w:rPr>
            <w:rStyle w:val="Hyperlink"/>
            <w:lang w:val="en-US"/>
          </w:rPr>
          <w:t>https://capitalizemytitle.com/</w:t>
        </w:r>
      </w:hyperlink>
      <w:r w:rsidRPr="00CE25AF">
        <w:rPr>
          <w:lang w:val="en-US"/>
        </w:rPr>
        <w:t xml:space="preserve"> are used.</w:t>
      </w:r>
    </w:p>
    <w:p w14:paraId="7FB80932" w14:textId="7748EAC6" w:rsidR="00CA7AC9" w:rsidRPr="00373A9F" w:rsidRDefault="00CA7AC9" w:rsidP="004D3EEC">
      <w:pPr>
        <w:pStyle w:val="Anhang2"/>
      </w:pPr>
      <w:bookmarkStart w:id="3946" w:name="_Ref113812159"/>
      <w:bookmarkStart w:id="3947" w:name="_Toc125227953"/>
      <w:bookmarkStart w:id="3948" w:name="_Toc125537740"/>
      <w:r w:rsidRPr="00373A9F">
        <w:t>Template for Classes</w:t>
      </w:r>
      <w:bookmarkEnd w:id="3946"/>
      <w:bookmarkEnd w:id="3947"/>
      <w:bookmarkEnd w:id="3948"/>
    </w:p>
    <w:p w14:paraId="5FB4FBC6" w14:textId="77777777" w:rsidR="00CA7AC9" w:rsidRPr="00373A9F" w:rsidRDefault="00CA7AC9" w:rsidP="00CA7AC9">
      <w:pPr>
        <w:rPr>
          <w:lang w:val="en-US"/>
        </w:rPr>
      </w:pPr>
      <w:r w:rsidRPr="00373A9F">
        <w:rPr>
          <w:lang w:val="en-US"/>
        </w:rPr>
        <w:t>Template for 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2693"/>
        <w:gridCol w:w="2126"/>
        <w:gridCol w:w="1134"/>
      </w:tblGrid>
      <w:tr w:rsidR="00CA7AC9" w:rsidRPr="00AB6A93" w14:paraId="3DDD6DB2" w14:textId="77777777" w:rsidTr="00C72010">
        <w:trPr>
          <w:trHeight w:val="557"/>
          <w:tblHeader/>
        </w:trPr>
        <w:tc>
          <w:tcPr>
            <w:tcW w:w="3114" w:type="dxa"/>
            <w:shd w:val="clear" w:color="auto" w:fill="0778A5"/>
          </w:tcPr>
          <w:p w14:paraId="3D2BBAD7" w14:textId="77777777" w:rsidR="00CA7AC9" w:rsidRPr="00373A9F" w:rsidRDefault="00CA7AC9" w:rsidP="00857EB2">
            <w:pPr>
              <w:rPr>
                <w:color w:val="FFFFFF" w:themeColor="background1"/>
                <w:lang w:val="en-US"/>
              </w:rPr>
            </w:pPr>
            <w:r w:rsidRPr="00373A9F">
              <w:rPr>
                <w:color w:val="FFFFFF" w:themeColor="background1"/>
                <w:lang w:val="en-US"/>
              </w:rPr>
              <w:t>Class:</w:t>
            </w:r>
          </w:p>
        </w:tc>
        <w:tc>
          <w:tcPr>
            <w:tcW w:w="5953" w:type="dxa"/>
            <w:gridSpan w:val="3"/>
          </w:tcPr>
          <w:p w14:paraId="51AB90C3" w14:textId="0B608DE6" w:rsidR="00CA7AC9" w:rsidRPr="00CE25AF" w:rsidRDefault="005B1242" w:rsidP="00857EB2">
            <w:pPr>
              <w:rPr>
                <w:lang w:val="en-US"/>
              </w:rPr>
            </w:pPr>
            <w:r w:rsidRPr="00CE25AF">
              <w:rPr>
                <w:lang w:val="en-US"/>
              </w:rPr>
              <w:t>&lt;Class Name&gt; [&lt;&lt;abstract&gt;&gt;]</w:t>
            </w:r>
            <w:r w:rsidR="00911A44" w:rsidRPr="00CE25AF">
              <w:rPr>
                <w:lang w:val="en-US"/>
              </w:rPr>
              <w:t xml:space="preserve"> [</w:t>
            </w:r>
            <w:r w:rsidR="00381B08">
              <w:rPr>
                <w:lang w:val="en-US"/>
              </w:rPr>
              <w:t>"</w:t>
            </w:r>
            <w:r w:rsidR="00911A44" w:rsidRPr="00CE25AF">
              <w:rPr>
                <w:lang w:val="en-US"/>
              </w:rPr>
              <w:t>&lt;&lt;Experimental&gt;&gt;</w:t>
            </w:r>
            <w:r w:rsidR="00381B08">
              <w:rPr>
                <w:lang w:val="en-US"/>
              </w:rPr>
              <w:t>"</w:t>
            </w:r>
            <w:r w:rsidR="00911A44" w:rsidRPr="00CE25AF">
              <w:rPr>
                <w:lang w:val="en-US"/>
              </w:rPr>
              <w:t>] [</w:t>
            </w:r>
            <w:r w:rsidR="00381B08">
              <w:rPr>
                <w:lang w:val="en-US"/>
              </w:rPr>
              <w:t>"</w:t>
            </w:r>
            <w:r w:rsidR="00911A44" w:rsidRPr="00CE25AF">
              <w:rPr>
                <w:lang w:val="en-US"/>
              </w:rPr>
              <w:t>&lt;&lt;Deprecated&gt;&gt;</w:t>
            </w:r>
            <w:r w:rsidR="00381B08">
              <w:rPr>
                <w:lang w:val="en-US"/>
              </w:rPr>
              <w:t>"</w:t>
            </w:r>
            <w:r w:rsidR="00911A44" w:rsidRPr="00CE25AF">
              <w:rPr>
                <w:lang w:val="en-US"/>
              </w:rPr>
              <w:t>]</w:t>
            </w:r>
            <w:r w:rsidR="00990B8F" w:rsidRPr="00CE25AF">
              <w:rPr>
                <w:lang w:val="en-US"/>
              </w:rPr>
              <w:t xml:space="preserve"> [</w:t>
            </w:r>
            <w:r w:rsidR="00381B08">
              <w:rPr>
                <w:lang w:val="en-US"/>
              </w:rPr>
              <w:t>"</w:t>
            </w:r>
            <w:r w:rsidR="00990B8F" w:rsidRPr="00CE25AF">
              <w:rPr>
                <w:lang w:val="en-US"/>
              </w:rPr>
              <w:t>&lt;&lt;Template&gt;&gt;</w:t>
            </w:r>
            <w:r w:rsidR="00381B08">
              <w:rPr>
                <w:lang w:val="en-US"/>
              </w:rPr>
              <w:t>"</w:t>
            </w:r>
            <w:r w:rsidR="00990B8F" w:rsidRPr="00CE25AF">
              <w:rPr>
                <w:lang w:val="en-US"/>
              </w:rPr>
              <w:t>]</w:t>
            </w:r>
          </w:p>
        </w:tc>
      </w:tr>
      <w:tr w:rsidR="00CA7AC9" w:rsidRPr="00CE25AF" w14:paraId="62D426CE" w14:textId="77777777" w:rsidTr="00C72010">
        <w:tc>
          <w:tcPr>
            <w:tcW w:w="3114" w:type="dxa"/>
            <w:shd w:val="clear" w:color="auto" w:fill="0778A5"/>
          </w:tcPr>
          <w:p w14:paraId="72C60BDE" w14:textId="77777777" w:rsidR="00CA7AC9" w:rsidRPr="00373A9F" w:rsidRDefault="00CA7AC9" w:rsidP="00857EB2">
            <w:pPr>
              <w:rPr>
                <w:color w:val="FFFFFF" w:themeColor="background1"/>
                <w:lang w:val="en-US"/>
              </w:rPr>
            </w:pPr>
            <w:r w:rsidRPr="00373A9F">
              <w:rPr>
                <w:color w:val="FFFFFF" w:themeColor="background1"/>
                <w:lang w:val="en-US"/>
              </w:rPr>
              <w:t>Explanation:</w:t>
            </w:r>
          </w:p>
        </w:tc>
        <w:tc>
          <w:tcPr>
            <w:tcW w:w="5953" w:type="dxa"/>
            <w:gridSpan w:val="3"/>
          </w:tcPr>
          <w:p w14:paraId="32C24B6B" w14:textId="792F04BF" w:rsidR="00CA7AC9" w:rsidRPr="00CE25AF" w:rsidRDefault="005B1242" w:rsidP="00857EB2">
            <w:pPr>
              <w:rPr>
                <w:lang w:val="en-US"/>
              </w:rPr>
            </w:pPr>
            <w:r w:rsidRPr="00CE25AF">
              <w:rPr>
                <w:lang w:val="en-US"/>
              </w:rPr>
              <w:t>&lt;Explanatory text&gt;</w:t>
            </w:r>
          </w:p>
        </w:tc>
      </w:tr>
      <w:tr w:rsidR="00CA7AC9" w:rsidRPr="00CE25AF" w14:paraId="2FEF6205" w14:textId="77777777" w:rsidTr="00C72010">
        <w:tc>
          <w:tcPr>
            <w:tcW w:w="3114" w:type="dxa"/>
            <w:shd w:val="clear" w:color="auto" w:fill="0778A5"/>
          </w:tcPr>
          <w:p w14:paraId="7FE18BFE" w14:textId="77777777" w:rsidR="00CA7AC9" w:rsidRPr="00373A9F" w:rsidRDefault="00CA7AC9" w:rsidP="00857EB2">
            <w:pPr>
              <w:rPr>
                <w:color w:val="FFFFFF" w:themeColor="background1"/>
                <w:lang w:val="en-US"/>
              </w:rPr>
            </w:pPr>
            <w:r w:rsidRPr="00373A9F">
              <w:rPr>
                <w:color w:val="FFFFFF" w:themeColor="background1"/>
                <w:lang w:val="en-US"/>
              </w:rPr>
              <w:t>Inherits from:</w:t>
            </w:r>
          </w:p>
        </w:tc>
        <w:tc>
          <w:tcPr>
            <w:tcW w:w="5953" w:type="dxa"/>
            <w:gridSpan w:val="3"/>
          </w:tcPr>
          <w:p w14:paraId="0AC48357" w14:textId="3691A2E9" w:rsidR="00CA7AC9" w:rsidRPr="00373A9F" w:rsidRDefault="005B1242">
            <w:pPr>
              <w:rPr>
                <w:lang w:val="en-US"/>
              </w:rPr>
            </w:pPr>
            <w:r w:rsidRPr="00373A9F">
              <w:rPr>
                <w:lang w:val="en-US"/>
              </w:rPr>
              <w:t xml:space="preserve"> {&lt;Class Name&gt;</w:t>
            </w:r>
            <w:r w:rsidR="000418D8" w:rsidRPr="00373A9F">
              <w:rPr>
                <w:lang w:val="en-US"/>
              </w:rPr>
              <w:t xml:space="preserve"> ";" </w:t>
            </w:r>
            <w:r w:rsidRPr="00373A9F">
              <w:rPr>
                <w:lang w:val="en-US"/>
              </w:rPr>
              <w:t xml:space="preserve">}+ | </w:t>
            </w:r>
            <w:r w:rsidR="001A5F79" w:rsidRPr="00373A9F">
              <w:rPr>
                <w:lang w:val="en-US"/>
              </w:rPr>
              <w:t>"</w:t>
            </w:r>
            <w:r w:rsidRPr="00373A9F">
              <w:rPr>
                <w:lang w:val="en-US"/>
              </w:rPr>
              <w:t>-</w:t>
            </w:r>
            <w:r w:rsidR="001A5F79" w:rsidRPr="00373A9F">
              <w:rPr>
                <w:lang w:val="en-US"/>
              </w:rPr>
              <w:t>"</w:t>
            </w:r>
          </w:p>
        </w:tc>
      </w:tr>
      <w:tr w:rsidR="00CA7AC9" w:rsidRPr="00CE25AF" w14:paraId="154494DD" w14:textId="77777777" w:rsidTr="00C72010">
        <w:tc>
          <w:tcPr>
            <w:tcW w:w="3114" w:type="dxa"/>
            <w:shd w:val="clear" w:color="auto" w:fill="0778A5"/>
          </w:tcPr>
          <w:p w14:paraId="0D902340" w14:textId="77777777" w:rsidR="00CA7AC9" w:rsidRPr="00373A9F" w:rsidRDefault="00CA7AC9" w:rsidP="00857EB2">
            <w:pPr>
              <w:rPr>
                <w:color w:val="FFFFFF" w:themeColor="background1"/>
                <w:sz w:val="18"/>
                <w:lang w:val="en-US"/>
              </w:rPr>
            </w:pPr>
            <w:r w:rsidRPr="00373A9F">
              <w:rPr>
                <w:color w:val="FFFFFF" w:themeColor="background1"/>
                <w:sz w:val="18"/>
                <w:lang w:val="en-US"/>
              </w:rPr>
              <w:t xml:space="preserve">Attribute </w:t>
            </w:r>
          </w:p>
        </w:tc>
        <w:tc>
          <w:tcPr>
            <w:tcW w:w="2693" w:type="dxa"/>
            <w:shd w:val="clear" w:color="auto" w:fill="0778A5"/>
          </w:tcPr>
          <w:p w14:paraId="6DA50206" w14:textId="77777777" w:rsidR="00CA7AC9" w:rsidRPr="00373A9F" w:rsidRDefault="00CA7AC9" w:rsidP="00857EB2">
            <w:pPr>
              <w:rPr>
                <w:color w:val="FFFFFF" w:themeColor="background1"/>
                <w:lang w:val="en-US"/>
              </w:rPr>
            </w:pPr>
            <w:r w:rsidRPr="00373A9F">
              <w:rPr>
                <w:color w:val="FFFFFF" w:themeColor="background1"/>
                <w:lang w:val="en-US"/>
              </w:rPr>
              <w:t>Explanation</w:t>
            </w:r>
          </w:p>
        </w:tc>
        <w:tc>
          <w:tcPr>
            <w:tcW w:w="2126" w:type="dxa"/>
            <w:shd w:val="clear" w:color="auto" w:fill="0778A5"/>
          </w:tcPr>
          <w:p w14:paraId="6E4B8DB9" w14:textId="77777777" w:rsidR="00CA7AC9" w:rsidRPr="00373A9F" w:rsidRDefault="00CA7AC9" w:rsidP="00857EB2">
            <w:pPr>
              <w:rPr>
                <w:color w:val="FFFFFF" w:themeColor="background1"/>
                <w:lang w:val="en-US"/>
              </w:rPr>
            </w:pPr>
            <w:r w:rsidRPr="00373A9F">
              <w:rPr>
                <w:color w:val="FFFFFF" w:themeColor="background1"/>
                <w:lang w:val="en-US"/>
              </w:rPr>
              <w:t>Type</w:t>
            </w:r>
          </w:p>
        </w:tc>
        <w:tc>
          <w:tcPr>
            <w:tcW w:w="1134" w:type="dxa"/>
            <w:shd w:val="clear" w:color="auto" w:fill="0778A5"/>
          </w:tcPr>
          <w:p w14:paraId="6388E1A0" w14:textId="77777777" w:rsidR="00CA7AC9" w:rsidRPr="00373A9F" w:rsidRDefault="00CA7AC9" w:rsidP="00857EB2">
            <w:pPr>
              <w:rPr>
                <w:color w:val="FFFFFF" w:themeColor="background1"/>
                <w:lang w:val="en-US"/>
              </w:rPr>
            </w:pPr>
            <w:r w:rsidRPr="00373A9F">
              <w:rPr>
                <w:color w:val="FFFFFF" w:themeColor="background1"/>
                <w:lang w:val="en-US"/>
              </w:rPr>
              <w:t>Card.</w:t>
            </w:r>
          </w:p>
        </w:tc>
      </w:tr>
      <w:tr w:rsidR="00CA7AC9" w:rsidRPr="00CE25AF" w14:paraId="5F65411E" w14:textId="77777777" w:rsidTr="00C72010">
        <w:tc>
          <w:tcPr>
            <w:tcW w:w="3114" w:type="dxa"/>
          </w:tcPr>
          <w:p w14:paraId="030F9EAE" w14:textId="792994A9" w:rsidR="00CA7AC9" w:rsidRPr="00CE25AF" w:rsidRDefault="005B1242" w:rsidP="00857EB2">
            <w:pPr>
              <w:rPr>
                <w:lang w:val="en-US"/>
              </w:rPr>
            </w:pPr>
            <w:r w:rsidRPr="00CE25AF">
              <w:rPr>
                <w:lang w:val="en-US"/>
              </w:rPr>
              <w:t xml:space="preserve">&lt;attribute </w:t>
            </w:r>
            <w:r w:rsidR="000D340A" w:rsidRPr="00CE25AF">
              <w:rPr>
                <w:lang w:val="en-US"/>
              </w:rPr>
              <w:t>or association name</w:t>
            </w:r>
            <w:r w:rsidRPr="00CE25AF">
              <w:rPr>
                <w:lang w:val="en-US"/>
              </w:rPr>
              <w:t>&gt;</w:t>
            </w:r>
            <w:r w:rsidR="00BF5AB3" w:rsidRPr="00CE25AF">
              <w:rPr>
                <w:lang w:val="en-US"/>
              </w:rPr>
              <w:t xml:space="preserve"> [</w:t>
            </w:r>
            <w:r w:rsidR="00381B08">
              <w:rPr>
                <w:lang w:val="en-US"/>
              </w:rPr>
              <w:t>"</w:t>
            </w:r>
            <w:r w:rsidR="00BF5AB3" w:rsidRPr="00CE25AF">
              <w:rPr>
                <w:lang w:val="en-US"/>
              </w:rPr>
              <w:t>&lt;&lt;ordered&gt;&gt;</w:t>
            </w:r>
            <w:r w:rsidR="00381B08">
              <w:rPr>
                <w:lang w:val="en-US"/>
              </w:rPr>
              <w:t>"</w:t>
            </w:r>
            <w:r w:rsidR="00BF5AB3" w:rsidRPr="00CE25AF">
              <w:rPr>
                <w:lang w:val="en-US"/>
              </w:rPr>
              <w:t>]</w:t>
            </w:r>
            <w:r w:rsidR="00911A44" w:rsidRPr="00CE25AF">
              <w:rPr>
                <w:lang w:val="en-US"/>
              </w:rPr>
              <w:t xml:space="preserve"> [</w:t>
            </w:r>
            <w:r w:rsidR="00381B08">
              <w:rPr>
                <w:lang w:val="en-US"/>
              </w:rPr>
              <w:t>"</w:t>
            </w:r>
            <w:r w:rsidR="00911A44" w:rsidRPr="00CE25AF">
              <w:rPr>
                <w:lang w:val="en-US"/>
              </w:rPr>
              <w:t>&lt;&lt;Experimental&gt;&gt;</w:t>
            </w:r>
            <w:r w:rsidR="00381B08">
              <w:rPr>
                <w:lang w:val="en-US"/>
              </w:rPr>
              <w:t>"</w:t>
            </w:r>
            <w:r w:rsidR="00911A44" w:rsidRPr="00CE25AF">
              <w:rPr>
                <w:lang w:val="en-US"/>
              </w:rPr>
              <w:t>] [</w:t>
            </w:r>
            <w:r w:rsidR="00381B08">
              <w:rPr>
                <w:lang w:val="en-US"/>
              </w:rPr>
              <w:t>"</w:t>
            </w:r>
            <w:r w:rsidR="00911A44" w:rsidRPr="00CE25AF">
              <w:rPr>
                <w:lang w:val="en-US"/>
              </w:rPr>
              <w:t>&lt;&lt;Deprecated&gt;&gt;</w:t>
            </w:r>
            <w:r w:rsidR="00381B08">
              <w:rPr>
                <w:lang w:val="en-US"/>
              </w:rPr>
              <w:t>"</w:t>
            </w:r>
            <w:r w:rsidR="00911A44" w:rsidRPr="00CE25AF">
              <w:rPr>
                <w:lang w:val="en-US"/>
              </w:rPr>
              <w:t>]</w:t>
            </w:r>
          </w:p>
        </w:tc>
        <w:tc>
          <w:tcPr>
            <w:tcW w:w="2693" w:type="dxa"/>
          </w:tcPr>
          <w:p w14:paraId="675AA484" w14:textId="77777777" w:rsidR="00CA7AC9" w:rsidRPr="00CE25AF" w:rsidRDefault="005D6BEA" w:rsidP="00857EB2">
            <w:pPr>
              <w:rPr>
                <w:lang w:val="en-US"/>
              </w:rPr>
            </w:pPr>
            <w:r w:rsidRPr="00CE25AF">
              <w:rPr>
                <w:lang w:val="en-US"/>
              </w:rPr>
              <w:t>&lt;Explanatory text&gt;</w:t>
            </w:r>
          </w:p>
          <w:p w14:paraId="09473C20" w14:textId="6DE0E268" w:rsidR="00911A44" w:rsidRPr="00CE25AF" w:rsidRDefault="00911A44" w:rsidP="00C72010">
            <w:pPr>
              <w:jc w:val="center"/>
              <w:rPr>
                <w:lang w:val="en-US"/>
              </w:rPr>
            </w:pPr>
          </w:p>
        </w:tc>
        <w:tc>
          <w:tcPr>
            <w:tcW w:w="2126" w:type="dxa"/>
          </w:tcPr>
          <w:p w14:paraId="0CDA52F9" w14:textId="41DDEACF" w:rsidR="00CA7AC9" w:rsidRPr="00373A9F" w:rsidRDefault="005D6BEA" w:rsidP="00857EB2">
            <w:pPr>
              <w:rPr>
                <w:lang w:val="en-US"/>
              </w:rPr>
            </w:pPr>
            <w:r w:rsidRPr="00373A9F">
              <w:rPr>
                <w:lang w:val="en-US"/>
              </w:rPr>
              <w:t>&lt;Type&gt;</w:t>
            </w:r>
          </w:p>
        </w:tc>
        <w:tc>
          <w:tcPr>
            <w:tcW w:w="1134" w:type="dxa"/>
          </w:tcPr>
          <w:p w14:paraId="2EADDF88" w14:textId="228CB8CD" w:rsidR="00CA7AC9" w:rsidRPr="00373A9F" w:rsidRDefault="005D6BEA" w:rsidP="00857EB2">
            <w:pPr>
              <w:rPr>
                <w:lang w:val="en-US"/>
              </w:rPr>
            </w:pPr>
            <w:r w:rsidRPr="00373A9F">
              <w:rPr>
                <w:lang w:val="en-US"/>
              </w:rPr>
              <w:t>&lt;Card&gt;</w:t>
            </w:r>
          </w:p>
        </w:tc>
      </w:tr>
    </w:tbl>
    <w:p w14:paraId="4A80179B" w14:textId="180E5B56" w:rsidR="00CA7AC9" w:rsidRPr="00373A9F" w:rsidRDefault="00CA7AC9" w:rsidP="00CA7AC9">
      <w:pPr>
        <w:rPr>
          <w:lang w:val="en-US"/>
        </w:rPr>
      </w:pPr>
    </w:p>
    <w:p w14:paraId="79D2A7BD" w14:textId="030A46E9" w:rsidR="00990B8F" w:rsidRPr="00CE25AF" w:rsidRDefault="00990B8F" w:rsidP="00CA7AC9">
      <w:pPr>
        <w:rPr>
          <w:lang w:val="en-US"/>
        </w:rPr>
      </w:pPr>
      <w:r w:rsidRPr="00CE25AF">
        <w:rPr>
          <w:lang w:val="en-US"/>
        </w:rPr>
        <w:t>The following stereotypes can be used:</w:t>
      </w:r>
    </w:p>
    <w:p w14:paraId="3C4F1796" w14:textId="4948361C" w:rsidR="00990B8F" w:rsidRPr="00CE25AF" w:rsidRDefault="00990B8F" w:rsidP="00FD7BFD">
      <w:pPr>
        <w:pStyle w:val="ListParagraph"/>
        <w:numPr>
          <w:ilvl w:val="0"/>
          <w:numId w:val="33"/>
        </w:numPr>
      </w:pPr>
      <w:r w:rsidRPr="00CE25AF">
        <w:t xml:space="preserve">&lt;&lt;abstract&gt;&gt;: </w:t>
      </w:r>
      <w:r w:rsidRPr="00845EB7">
        <w:t>Class</w:t>
      </w:r>
      <w:r w:rsidRPr="00CE25AF">
        <w:t xml:space="preserve"> cannot be instantiated but serves as superclass for inheriting classes</w:t>
      </w:r>
    </w:p>
    <w:p w14:paraId="300DE903" w14:textId="30974E56" w:rsidR="00990B8F" w:rsidRPr="00CE25AF" w:rsidRDefault="00990B8F" w:rsidP="00FD7BFD">
      <w:pPr>
        <w:pStyle w:val="ListParagraph"/>
        <w:numPr>
          <w:ilvl w:val="0"/>
          <w:numId w:val="33"/>
        </w:numPr>
      </w:pPr>
      <w:r w:rsidRPr="00CE25AF">
        <w:t xml:space="preserve">&lt;&lt;Experimental&gt;&gt;: </w:t>
      </w:r>
      <w:r w:rsidRPr="00845EB7">
        <w:t>Class</w:t>
      </w:r>
      <w:r w:rsidRPr="00CE25AF">
        <w:t xml:space="preserve"> is experimental, i.e. usage is only recommended for experimental purposes because non backward compatible changes may occur in future versions</w:t>
      </w:r>
    </w:p>
    <w:p w14:paraId="5C728816" w14:textId="37EB364F" w:rsidR="00990B8F" w:rsidRPr="00CE25AF" w:rsidRDefault="00990B8F" w:rsidP="00FD7BFD">
      <w:pPr>
        <w:pStyle w:val="ListParagraph"/>
        <w:numPr>
          <w:ilvl w:val="0"/>
          <w:numId w:val="33"/>
        </w:numPr>
      </w:pPr>
      <w:r w:rsidRPr="00CE25AF">
        <w:t xml:space="preserve">&lt;&lt;Deprecated&gt;&gt;: </w:t>
      </w:r>
      <w:r w:rsidRPr="00845EB7">
        <w:t>Class</w:t>
      </w:r>
      <w:r w:rsidRPr="00CE25AF">
        <w:t xml:space="preserve"> is deprecated, i.e. it is recommended to not use the element any longer</w:t>
      </w:r>
      <w:r w:rsidR="00950C6B">
        <w:t xml:space="preserve">; it will be removed in </w:t>
      </w:r>
      <w:r w:rsidRPr="00CE25AF">
        <w:t>a next major version of the model</w:t>
      </w:r>
    </w:p>
    <w:p w14:paraId="11ED3C9D" w14:textId="01836E0C" w:rsidR="00990B8F" w:rsidRPr="00CE25AF" w:rsidRDefault="00990B8F" w:rsidP="00FD7BFD">
      <w:pPr>
        <w:pStyle w:val="ListParagraph"/>
        <w:numPr>
          <w:ilvl w:val="0"/>
          <w:numId w:val="33"/>
        </w:numPr>
      </w:pPr>
      <w:r w:rsidRPr="00CE25AF">
        <w:t xml:space="preserve">&lt;&lt;Template&gt;&gt;: </w:t>
      </w:r>
      <w:r w:rsidRPr="00845EB7">
        <w:t>Class</w:t>
      </w:r>
      <w:r w:rsidRPr="00CE25AF">
        <w:t xml:space="preserve"> is a template only, i.e. class is not instantiated but used for additional specification purposes (for details see </w:t>
      </w:r>
      <w:r w:rsidR="005953DE">
        <w:t>parts 3 of document series</w:t>
      </w:r>
      <w:r w:rsidRPr="00CE25AF">
        <w:t>)</w:t>
      </w:r>
    </w:p>
    <w:p w14:paraId="2F166AE1" w14:textId="77777777" w:rsidR="00CA7AC9" w:rsidRPr="00CE25AF" w:rsidRDefault="00CA7AC9" w:rsidP="00CA7AC9">
      <w:pPr>
        <w:rPr>
          <w:iCs/>
          <w:lang w:val="en-US"/>
        </w:rPr>
      </w:pPr>
      <w:r w:rsidRPr="00CE25AF">
        <w:rPr>
          <w:iCs/>
          <w:lang w:val="en-US"/>
        </w:rPr>
        <w:t xml:space="preserve">The following kinds of </w:t>
      </w:r>
      <w:r w:rsidRPr="00CE25AF">
        <w:rPr>
          <w:i/>
          <w:lang w:val="en-US"/>
        </w:rPr>
        <w:t>Types</w:t>
      </w:r>
      <w:r w:rsidRPr="00CE25AF">
        <w:rPr>
          <w:iCs/>
          <w:lang w:val="en-US"/>
        </w:rPr>
        <w:t xml:space="preserve"> are distinguished:</w:t>
      </w:r>
    </w:p>
    <w:p w14:paraId="0A0EFDDA" w14:textId="66B2994C" w:rsidR="00CA7AC9" w:rsidRPr="00CE25AF" w:rsidRDefault="00CA7AC9" w:rsidP="00FD7BFD">
      <w:pPr>
        <w:pStyle w:val="ListParagraph"/>
        <w:numPr>
          <w:ilvl w:val="0"/>
          <w:numId w:val="34"/>
        </w:numPr>
      </w:pPr>
      <w:r w:rsidRPr="00FD7BFD">
        <w:rPr>
          <w:i/>
        </w:rPr>
        <w:t>Primitive:</w:t>
      </w:r>
      <w:r w:rsidR="00BF5AB3" w:rsidRPr="00CE25AF">
        <w:t xml:space="preserve"> </w:t>
      </w:r>
      <w:r w:rsidRPr="00DA3F3B">
        <w:t>Type</w:t>
      </w:r>
      <w:r w:rsidRPr="00CE25AF">
        <w:t xml:space="preserve"> is no object type (class) but a data type</w:t>
      </w:r>
      <w:r w:rsidR="00950C6B">
        <w:t>;</w:t>
      </w:r>
      <w:r w:rsidRPr="00CE25AF">
        <w:t xml:space="preserve"> it is just a value</w:t>
      </w:r>
    </w:p>
    <w:p w14:paraId="7C2D4BF0" w14:textId="4F1B3249" w:rsidR="00CA7AC9" w:rsidRPr="00CE25AF" w:rsidRDefault="00CA7AC9" w:rsidP="00FD7BFD">
      <w:pPr>
        <w:pStyle w:val="ListParagraph"/>
        <w:numPr>
          <w:ilvl w:val="0"/>
          <w:numId w:val="34"/>
        </w:numPr>
      </w:pPr>
      <w:r w:rsidRPr="00FD7BFD">
        <w:rPr>
          <w:i/>
        </w:rPr>
        <w:t>Class:</w:t>
      </w:r>
      <w:r w:rsidRPr="00CE25AF">
        <w:t xml:space="preserve"> </w:t>
      </w:r>
      <w:r w:rsidRPr="00DA3F3B">
        <w:t>Type</w:t>
      </w:r>
      <w:r w:rsidRPr="00CE25AF">
        <w:t xml:space="preserve"> is an object type (class)</w:t>
      </w:r>
      <w:r w:rsidR="00950C6B">
        <w:t>;</w:t>
      </w:r>
      <w:r w:rsidRPr="00CE25AF">
        <w:t xml:space="preserve"> it </w:t>
      </w:r>
      <w:r w:rsidR="00950C6B">
        <w:t xml:space="preserve">is </w:t>
      </w:r>
      <w:r w:rsidRPr="00CE25AF">
        <w:t>realized as composite aggregation (composition)</w:t>
      </w:r>
      <w:r w:rsidR="00950C6B">
        <w:t xml:space="preserve">, and </w:t>
      </w:r>
      <w:r w:rsidRPr="00CE25AF">
        <w:t>does not exist independent of its parent</w:t>
      </w:r>
    </w:p>
    <w:p w14:paraId="33B46C71" w14:textId="4185F8E4" w:rsidR="003101D9" w:rsidRPr="00E16D0D" w:rsidRDefault="003101D9" w:rsidP="00FD7BFD">
      <w:pPr>
        <w:pStyle w:val="ListParagraph"/>
        <w:numPr>
          <w:ilvl w:val="0"/>
          <w:numId w:val="34"/>
        </w:numPr>
        <w:rPr>
          <w:i/>
          <w:iCs/>
        </w:rPr>
      </w:pPr>
      <w:r w:rsidRPr="00E16D0D">
        <w:rPr>
          <w:i/>
          <w:iCs/>
        </w:rPr>
        <w:t xml:space="preserve">Type: </w:t>
      </w:r>
    </w:p>
    <w:p w14:paraId="4BAA1ADE" w14:textId="1CD2A0B3" w:rsidR="003101D9" w:rsidRPr="00CE25AF" w:rsidRDefault="003101D9" w:rsidP="00FD7BFD">
      <w:pPr>
        <w:pStyle w:val="ListParagraph"/>
        <w:numPr>
          <w:ilvl w:val="1"/>
          <w:numId w:val="34"/>
        </w:numPr>
        <w:rPr>
          <w:i/>
          <w:iCs/>
        </w:rPr>
      </w:pPr>
      <w:r w:rsidRPr="00CE25AF">
        <w:rPr>
          <w:i/>
          <w:iCs/>
        </w:rPr>
        <w:t xml:space="preserve">&lt;Class&gt;: </w:t>
      </w:r>
      <w:r w:rsidRPr="00C72010">
        <w:t>Type</w:t>
      </w:r>
      <w:r w:rsidRPr="00CE25AF">
        <w:t xml:space="preserve"> is a class</w:t>
      </w:r>
    </w:p>
    <w:p w14:paraId="70C73BC8" w14:textId="7B280DD6" w:rsidR="00CA7AC9" w:rsidRPr="00373A9F" w:rsidRDefault="00CA7AC9" w:rsidP="00FD7BFD">
      <w:pPr>
        <w:pStyle w:val="ListParagraph"/>
        <w:numPr>
          <w:ilvl w:val="1"/>
          <w:numId w:val="34"/>
        </w:numPr>
      </w:pPr>
      <w:proofErr w:type="spellStart"/>
      <w:r w:rsidRPr="00CE25AF">
        <w:rPr>
          <w:i/>
        </w:rPr>
        <w:t>ModelReference</w:t>
      </w:r>
      <w:proofErr w:type="spellEnd"/>
      <w:r w:rsidRPr="00CE25AF">
        <w:rPr>
          <w:i/>
        </w:rPr>
        <w:t>&lt;{Referable}&gt;</w:t>
      </w:r>
      <w:r w:rsidR="00BF5AB3" w:rsidRPr="00CE25AF">
        <w:rPr>
          <w:i/>
        </w:rPr>
        <w:t xml:space="preserve">: </w:t>
      </w:r>
      <w:r w:rsidR="00BF5AB3" w:rsidRPr="00C72010">
        <w:t>Type</w:t>
      </w:r>
      <w:r w:rsidRPr="00CE25AF">
        <w:t xml:space="preserve"> is a Reference with </w:t>
      </w:r>
      <w:r w:rsidRPr="00CE25AF">
        <w:rPr>
          <w:i/>
        </w:rPr>
        <w:t>Reference/type=</w:t>
      </w:r>
      <w:proofErr w:type="spellStart"/>
      <w:r w:rsidRPr="00CE25AF">
        <w:rPr>
          <w:i/>
        </w:rPr>
        <w:t>ModelReference</w:t>
      </w:r>
      <w:proofErr w:type="spellEnd"/>
      <w:r w:rsidR="00950C6B">
        <w:t xml:space="preserve"> and is called </w:t>
      </w:r>
      <w:r w:rsidRPr="00CE25AF">
        <w:t>model reference</w:t>
      </w:r>
      <w:r w:rsidR="00950C6B">
        <w:t>; t</w:t>
      </w:r>
      <w:r w:rsidRPr="00CE25AF">
        <w:t xml:space="preserve">he {Referable} is to be substituted by any referable element (including </w:t>
      </w:r>
      <w:r w:rsidRPr="00CE25AF">
        <w:rPr>
          <w:i/>
        </w:rPr>
        <w:t>Referable</w:t>
      </w:r>
      <w:r w:rsidRPr="00CE25AF">
        <w:t xml:space="preserve"> itself for the most generic case)</w:t>
      </w:r>
      <w:r w:rsidR="00950C6B">
        <w:t xml:space="preserve"> – the </w:t>
      </w:r>
      <w:r w:rsidRPr="00CE25AF">
        <w:t xml:space="preserve">element that is referred to is denoted in the </w:t>
      </w:r>
      <w:r w:rsidRPr="00CE25AF">
        <w:rPr>
          <w:i/>
        </w:rPr>
        <w:t>Key/type</w:t>
      </w:r>
      <w:r w:rsidRPr="00CE25AF">
        <w:t xml:space="preserve">=&lt;{Referable}&gt; for the last </w:t>
      </w:r>
      <w:r w:rsidRPr="00CE25AF">
        <w:rPr>
          <w:i/>
        </w:rPr>
        <w:t>Key</w:t>
      </w:r>
      <w:r w:rsidRPr="00CE25AF">
        <w:t xml:space="preserve"> in the model reference</w:t>
      </w:r>
      <w:r w:rsidR="00950C6B">
        <w:t>; f</w:t>
      </w:r>
      <w:r w:rsidRPr="00CE25AF">
        <w:t xml:space="preserve">or the graphical representation see </w:t>
      </w:r>
      <w:r w:rsidRPr="00373A9F">
        <w:fldChar w:fldCharType="begin"/>
      </w:r>
      <w:r w:rsidRPr="00CE25AF">
        <w:instrText xml:space="preserve"> REF _Ref516754254 \h  \* MERGEFORMAT </w:instrText>
      </w:r>
      <w:r w:rsidRPr="00373A9F">
        <w:fldChar w:fldCharType="separate"/>
      </w:r>
      <w:r w:rsidR="00F511DE">
        <w:t xml:space="preserve">Annex E. </w:t>
      </w:r>
      <w:r w:rsidR="00F511DE" w:rsidRPr="00373A9F">
        <w:t>Legend for UML Modelling</w:t>
      </w:r>
      <w:r w:rsidRPr="00373A9F">
        <w:fldChar w:fldCharType="end"/>
      </w:r>
      <w:r w:rsidRPr="00CE25AF">
        <w:t xml:space="preserve">, </w:t>
      </w:r>
      <w:r w:rsidRPr="00373A9F">
        <w:fldChar w:fldCharType="begin"/>
      </w:r>
      <w:r w:rsidRPr="00CE25AF">
        <w:instrText xml:space="preserve"> REF _Ref37014356 \h  \* MERGEFORMAT </w:instrText>
      </w:r>
      <w:r w:rsidRPr="00373A9F">
        <w:fldChar w:fldCharType="separate"/>
      </w:r>
      <w:r w:rsidR="00F511DE" w:rsidRPr="00CE25AF">
        <w:t xml:space="preserve">Figure </w:t>
      </w:r>
      <w:r w:rsidR="00F511DE">
        <w:t>82</w:t>
      </w:r>
      <w:r w:rsidRPr="00373A9F">
        <w:fldChar w:fldCharType="end"/>
      </w:r>
      <w:r w:rsidR="00950C6B">
        <w:t>;</w:t>
      </w:r>
      <w:r w:rsidRPr="00CE25AF">
        <w:t xml:space="preserve"> </w:t>
      </w:r>
      <w:r w:rsidR="00950C6B">
        <w:t>f</w:t>
      </w:r>
      <w:r w:rsidRPr="00CE25AF">
        <w:t>or</w:t>
      </w:r>
      <w:r w:rsidRPr="00373A9F">
        <w:t xml:space="preserve"> more information on referencing see </w:t>
      </w:r>
      <w:r w:rsidRPr="002670C6">
        <w:t>Clause</w:t>
      </w:r>
      <w:r w:rsidRPr="00373A9F">
        <w:t xml:space="preserve"> </w:t>
      </w:r>
      <w:r w:rsidRPr="00373A9F">
        <w:fldChar w:fldCharType="begin"/>
      </w:r>
      <w:r w:rsidRPr="00CE25AF">
        <w:instrText xml:space="preserve"> REF _Ref528785984 \r \h  \* MERGEFORMAT </w:instrText>
      </w:r>
      <w:r w:rsidRPr="00373A9F">
        <w:fldChar w:fldCharType="separate"/>
      </w:r>
      <w:r w:rsidR="00F511DE">
        <w:t>5.3.9</w:t>
      </w:r>
      <w:r w:rsidRPr="00373A9F">
        <w:fldChar w:fldCharType="end"/>
      </w:r>
      <w:r w:rsidRPr="002670C6">
        <w:t>.</w:t>
      </w:r>
    </w:p>
    <w:p w14:paraId="44C6DB4B" w14:textId="23CAE486" w:rsidR="003101D9" w:rsidRPr="00CE25AF" w:rsidRDefault="003101D9" w:rsidP="00FD7BFD">
      <w:pPr>
        <w:pStyle w:val="ListParagraph"/>
        <w:numPr>
          <w:ilvl w:val="1"/>
          <w:numId w:val="34"/>
        </w:numPr>
      </w:pPr>
      <w:r w:rsidRPr="00CE25AF">
        <w:rPr>
          <w:i/>
        </w:rPr>
        <w:t>&lt;Primitive&gt;:</w:t>
      </w:r>
      <w:r w:rsidR="008743D4" w:rsidRPr="00CE25AF">
        <w:rPr>
          <w:i/>
        </w:rPr>
        <w:t xml:space="preserve"> </w:t>
      </w:r>
      <w:r w:rsidR="008743D4" w:rsidRPr="008743D4">
        <w:rPr>
          <w:i/>
        </w:rPr>
        <w:t>Type</w:t>
      </w:r>
      <w:r w:rsidR="008743D4" w:rsidRPr="00373A9F">
        <w:t xml:space="preserve"> is a primitive data type,</w:t>
      </w:r>
      <w:r w:rsidRPr="00373A9F">
        <w:t xml:space="preserve"> see</w:t>
      </w:r>
      <w:r w:rsidR="00D20C85">
        <w:t xml:space="preserve"> Clause</w:t>
      </w:r>
      <w:r w:rsidRPr="00373A9F">
        <w:t xml:space="preserve"> </w:t>
      </w:r>
      <w:r w:rsidR="00D20C85">
        <w:fldChar w:fldCharType="begin"/>
      </w:r>
      <w:r w:rsidR="00D20C85">
        <w:instrText xml:space="preserve"> REF _Ref125227461 \r \h </w:instrText>
      </w:r>
      <w:r w:rsidR="00D20C85">
        <w:fldChar w:fldCharType="separate"/>
      </w:r>
      <w:r w:rsidR="00F511DE">
        <w:t>5.3.11</w:t>
      </w:r>
      <w:r w:rsidR="00D20C85">
        <w:fldChar w:fldCharType="end"/>
      </w:r>
      <w:r w:rsidRPr="00845EB7">
        <w:t xml:space="preserve"> </w:t>
      </w:r>
    </w:p>
    <w:p w14:paraId="1251E3E9" w14:textId="6A441EFF" w:rsidR="003101D9" w:rsidRPr="00A22339" w:rsidRDefault="003101D9" w:rsidP="00FD7BFD">
      <w:pPr>
        <w:pStyle w:val="ListParagraph"/>
        <w:numPr>
          <w:ilvl w:val="1"/>
          <w:numId w:val="34"/>
        </w:numPr>
        <w:rPr>
          <w:highlight w:val="yellow"/>
          <w:rPrChange w:id="3949" w:author="Boss, Birgit (Bosch)" w:date="2023-01-25T13:15:00Z">
            <w:rPr/>
          </w:rPrChange>
        </w:rPr>
      </w:pPr>
      <w:r w:rsidRPr="00CE25AF">
        <w:rPr>
          <w:i/>
        </w:rPr>
        <w:t>&lt;Enumeration&gt;:</w:t>
      </w:r>
      <w:r w:rsidRPr="00CE25AF">
        <w:t xml:space="preserve"> </w:t>
      </w:r>
      <w:r w:rsidR="008743D4" w:rsidRPr="00845EB7">
        <w:t>Type</w:t>
      </w:r>
      <w:r w:rsidR="008743D4" w:rsidRPr="00CE25AF">
        <w:t xml:space="preserve"> is an </w:t>
      </w:r>
      <w:r w:rsidR="008743D4" w:rsidRPr="00A22339">
        <w:rPr>
          <w:highlight w:val="yellow"/>
          <w:rPrChange w:id="3950" w:author="Boss, Birgit (Bosch)" w:date="2023-01-25T13:15:00Z">
            <w:rPr/>
          </w:rPrChange>
        </w:rPr>
        <w:t>enumeration</w:t>
      </w:r>
      <w:r w:rsidRPr="00A22339">
        <w:rPr>
          <w:highlight w:val="yellow"/>
          <w:rPrChange w:id="3951" w:author="Boss, Birgit (Bosch)" w:date="2023-01-25T13:15:00Z">
            <w:rPr/>
          </w:rPrChange>
        </w:rPr>
        <w:t xml:space="preserve"> </w:t>
      </w:r>
      <w:r w:rsidRPr="00A22339">
        <w:rPr>
          <w:highlight w:val="yellow"/>
          <w:rPrChange w:id="3952" w:author="Boss, Birgit (Bosch)" w:date="2023-01-25T13:15:00Z">
            <w:rPr/>
          </w:rPrChange>
        </w:rPr>
        <w:fldChar w:fldCharType="begin"/>
      </w:r>
      <w:r w:rsidRPr="00A22339">
        <w:rPr>
          <w:highlight w:val="yellow"/>
          <w:rPrChange w:id="3953" w:author="Boss, Birgit (Bosch)" w:date="2023-01-25T13:15:00Z">
            <w:rPr/>
          </w:rPrChange>
        </w:rPr>
        <w:instrText xml:space="preserve"> REF _Ref115203777 \w \h </w:instrText>
      </w:r>
      <w:r w:rsidR="00A22339">
        <w:rPr>
          <w:highlight w:val="yellow"/>
        </w:rPr>
        <w:instrText xml:space="preserve"> \* MERGEFORMAT </w:instrText>
      </w:r>
      <w:r w:rsidRPr="00A22339">
        <w:rPr>
          <w:highlight w:val="yellow"/>
          <w:rPrChange w:id="3954" w:author="Boss, Birgit (Bosch)" w:date="2023-01-25T13:15:00Z">
            <w:rPr>
              <w:highlight w:val="yellow"/>
            </w:rPr>
          </w:rPrChange>
        </w:rPr>
      </w:r>
      <w:r w:rsidRPr="00A22339">
        <w:rPr>
          <w:highlight w:val="yellow"/>
          <w:rPrChange w:id="3955" w:author="Boss, Birgit (Bosch)" w:date="2023-01-25T13:15:00Z">
            <w:rPr/>
          </w:rPrChange>
        </w:rPr>
        <w:fldChar w:fldCharType="separate"/>
      </w:r>
      <w:r w:rsidR="00F511DE" w:rsidRPr="00A22339">
        <w:rPr>
          <w:highlight w:val="yellow"/>
          <w:rPrChange w:id="3956" w:author="Boss, Birgit (Bosch)" w:date="2023-01-25T13:15:00Z">
            <w:rPr/>
          </w:rPrChange>
        </w:rPr>
        <w:t>0</w:t>
      </w:r>
      <w:r w:rsidRPr="00A22339">
        <w:rPr>
          <w:highlight w:val="yellow"/>
          <w:rPrChange w:id="3957" w:author="Boss, Birgit (Bosch)" w:date="2023-01-25T13:15:00Z">
            <w:rPr/>
          </w:rPrChange>
        </w:rPr>
        <w:fldChar w:fldCharType="end"/>
      </w:r>
    </w:p>
    <w:p w14:paraId="264D62C4" w14:textId="5DE5ECCC" w:rsidR="00CA7AC9" w:rsidRPr="00CE25AF" w:rsidRDefault="00CA7AC9" w:rsidP="00E16D0D">
      <w:pPr>
        <w:pStyle w:val="ListParagraph"/>
      </w:pPr>
      <w:r w:rsidRPr="00CE25AF">
        <w:rPr>
          <w:i/>
        </w:rPr>
        <w:t>Card</w:t>
      </w:r>
      <w:r w:rsidR="004A1ED3">
        <w:rPr>
          <w:i/>
        </w:rPr>
        <w:t>.</w:t>
      </w:r>
      <w:r w:rsidRPr="00CE25AF">
        <w:t xml:space="preserve"> is the cardinality (or multiplicity) defining the lower and upper bound of the number of instances of the member element. </w:t>
      </w:r>
      <w:r w:rsidR="00F639CD" w:rsidRPr="00CE25AF">
        <w:t>"</w:t>
      </w:r>
      <w:r w:rsidRPr="00CE25AF">
        <w:t>*</w:t>
      </w:r>
      <w:r w:rsidR="00F639CD" w:rsidRPr="00CE25AF">
        <w:t>"</w:t>
      </w:r>
      <w:r w:rsidRPr="00CE25AF">
        <w:t xml:space="preserve"> denotes an arbitrary infinite number of elements of the corresponding </w:t>
      </w:r>
      <w:r w:rsidRPr="00DA3F3B">
        <w:lastRenderedPageBreak/>
        <w:t>Type</w:t>
      </w:r>
      <w:r w:rsidRPr="00CE25AF">
        <w:t xml:space="preserve">. </w:t>
      </w:r>
      <w:r w:rsidR="00F639CD" w:rsidRPr="00CE25AF">
        <w:t>"</w:t>
      </w:r>
      <w:r w:rsidRPr="00CE25AF">
        <w:t>0..1</w:t>
      </w:r>
      <w:r w:rsidR="00F639CD" w:rsidRPr="00CE25AF">
        <w:t>"</w:t>
      </w:r>
      <w:r w:rsidRPr="00CE25AF">
        <w:t xml:space="preserve"> means optional</w:t>
      </w:r>
      <w:r w:rsidRPr="00DA3F3B">
        <w:t>.</w:t>
      </w:r>
      <w:r w:rsidRPr="00CE25AF">
        <w:t xml:space="preserve"> </w:t>
      </w:r>
      <w:r w:rsidR="00F639CD" w:rsidRPr="00CE25AF">
        <w:t>"</w:t>
      </w:r>
      <w:r w:rsidRPr="00CE25AF">
        <w:t>0..*</w:t>
      </w:r>
      <w:r w:rsidR="00F639CD" w:rsidRPr="00CE25AF">
        <w:t>"</w:t>
      </w:r>
      <w:r w:rsidRPr="00CE25AF">
        <w:t xml:space="preserve"> or </w:t>
      </w:r>
      <w:r w:rsidR="00F639CD" w:rsidRPr="00CE25AF">
        <w:t>"</w:t>
      </w:r>
      <w:r w:rsidRPr="00CE25AF">
        <w:t>0..3</w:t>
      </w:r>
      <w:r w:rsidR="00F639CD" w:rsidRPr="00CE25AF">
        <w:t>"</w:t>
      </w:r>
      <w:r w:rsidRPr="00CE25AF">
        <w:t xml:space="preserve"> etc. means that the list may be either not available (null object) or empty.</w:t>
      </w:r>
    </w:p>
    <w:p w14:paraId="01D2BD78" w14:textId="16066C77" w:rsidR="00CA7AC9" w:rsidRPr="00CE25AF" w:rsidRDefault="00CA7AC9" w:rsidP="00373A9F">
      <w:pPr>
        <w:pStyle w:val="NOTE"/>
        <w:ind w:left="284" w:firstLine="0"/>
        <w:rPr>
          <w:lang w:val="en-US"/>
        </w:rPr>
      </w:pPr>
      <w:r w:rsidRPr="00CE25AF">
        <w:rPr>
          <w:lang w:val="en-US"/>
        </w:rPr>
        <w:t xml:space="preserve">Note: </w:t>
      </w:r>
      <w:r w:rsidR="004A1ED3">
        <w:rPr>
          <w:lang w:val="en-US"/>
        </w:rPr>
        <w:t>a</w:t>
      </w:r>
      <w:r w:rsidRPr="00CE25AF">
        <w:rPr>
          <w:lang w:val="en-US"/>
        </w:rPr>
        <w:t>ttributes having a default value are always considered to be optional</w:t>
      </w:r>
      <w:r w:rsidR="004A1ED3">
        <w:rPr>
          <w:lang w:val="en-US"/>
        </w:rPr>
        <w:t xml:space="preserve">; there </w:t>
      </w:r>
      <w:r w:rsidRPr="00CE25AF">
        <w:rPr>
          <w:lang w:val="en-US"/>
        </w:rPr>
        <w:t>is always a value for the attribute because the default value is used for initialization in this case.</w:t>
      </w:r>
    </w:p>
    <w:p w14:paraId="6041DFB7" w14:textId="77777777" w:rsidR="00D63F30" w:rsidRPr="00CE25AF" w:rsidRDefault="00D63F30" w:rsidP="00D63F30">
      <w:pPr>
        <w:rPr>
          <w:u w:val="single"/>
          <w:lang w:val="en-US"/>
        </w:rPr>
      </w:pPr>
      <w:r w:rsidRPr="00CE25AF">
        <w:rPr>
          <w:u w:val="single"/>
          <w:lang w:val="en-US"/>
        </w:rPr>
        <w:t>Examples for valid model references</w:t>
      </w:r>
    </w:p>
    <w:p w14:paraId="5A305F1F" w14:textId="77F81490" w:rsidR="00D63F30" w:rsidRPr="00CE25AF" w:rsidRDefault="00D63F30" w:rsidP="00D63F30">
      <w:pPr>
        <w:rPr>
          <w:u w:val="single"/>
          <w:lang w:val="en-US"/>
        </w:rPr>
      </w:pPr>
      <w:r w:rsidRPr="00CE25AF">
        <w:rPr>
          <w:lang w:val="en-US"/>
        </w:rPr>
        <w:t xml:space="preserve">If </w:t>
      </w:r>
      <w:r w:rsidR="004A1ED3">
        <w:rPr>
          <w:lang w:val="en-US"/>
        </w:rPr>
        <w:t>c</w:t>
      </w:r>
      <w:r w:rsidRPr="00CE25AF">
        <w:rPr>
          <w:lang w:val="en-US"/>
        </w:rPr>
        <w:t xml:space="preserve">lass type equal to </w:t>
      </w:r>
      <w:r w:rsidR="00F639CD" w:rsidRPr="00CE25AF">
        <w:rPr>
          <w:lang w:val="en-US"/>
        </w:rPr>
        <w:t>"</w:t>
      </w:r>
      <w:proofErr w:type="spellStart"/>
      <w:r w:rsidRPr="00CE25AF">
        <w:rPr>
          <w:lang w:val="en-US"/>
        </w:rPr>
        <w:t>ModelReference</w:t>
      </w:r>
      <w:proofErr w:type="spellEnd"/>
      <w:r w:rsidRPr="00CE25AF">
        <w:rPr>
          <w:lang w:val="en-US"/>
        </w:rPr>
        <w:t>&lt;</w:t>
      </w:r>
      <w:proofErr w:type="spellStart"/>
      <w:r w:rsidRPr="00CE25AF">
        <w:rPr>
          <w:lang w:val="en-US"/>
        </w:rPr>
        <w:t>Submodel</w:t>
      </w:r>
      <w:proofErr w:type="spellEnd"/>
      <w:r w:rsidRPr="00CE25AF">
        <w:rPr>
          <w:lang w:val="en-US"/>
        </w:rPr>
        <w:t>&gt;</w:t>
      </w:r>
      <w:r w:rsidR="00F639CD" w:rsidRPr="00CE25AF">
        <w:rPr>
          <w:lang w:val="en-US"/>
        </w:rPr>
        <w:t>"</w:t>
      </w:r>
      <w:r w:rsidR="004A1ED3">
        <w:rPr>
          <w:lang w:val="en-US"/>
        </w:rPr>
        <w:t xml:space="preserve">, </w:t>
      </w:r>
      <w:r w:rsidRPr="00CE25AF">
        <w:rPr>
          <w:lang w:val="en-US"/>
        </w:rPr>
        <w:t xml:space="preserve">the following reference would be a valid reference (using the text serialization as defined in </w:t>
      </w:r>
      <w:r>
        <w:rPr>
          <w:lang w:val="en-US"/>
        </w:rPr>
        <w:t>Clause</w:t>
      </w:r>
      <w:r w:rsidRPr="00CE25AF">
        <w:rPr>
          <w:lang w:val="en-US"/>
        </w:rPr>
        <w:t xml:space="preserve"> </w:t>
      </w:r>
      <w:r w:rsidRPr="00CE25AF">
        <w:rPr>
          <w:lang w:val="en-US"/>
        </w:rPr>
        <w:fldChar w:fldCharType="begin"/>
      </w:r>
      <w:r w:rsidRPr="00CE25AF">
        <w:rPr>
          <w:lang w:val="en-US"/>
        </w:rPr>
        <w:instrText xml:space="preserve"> REF _Ref104411723 \r \h </w:instrText>
      </w:r>
      <w:r w:rsidRPr="00CE25AF">
        <w:rPr>
          <w:lang w:val="en-US"/>
        </w:rPr>
      </w:r>
      <w:r w:rsidRPr="00CE25AF">
        <w:rPr>
          <w:lang w:val="en-US"/>
        </w:rPr>
        <w:fldChar w:fldCharType="separate"/>
      </w:r>
      <w:r w:rsidR="00F511DE">
        <w:rPr>
          <w:lang w:val="en-US"/>
        </w:rPr>
        <w:t>7.2.3</w:t>
      </w:r>
      <w:r w:rsidRPr="00CE25AF">
        <w:rPr>
          <w:lang w:val="en-US"/>
        </w:rPr>
        <w:fldChar w:fldCharType="end"/>
      </w:r>
      <w:r w:rsidRPr="00CE25AF">
        <w:rPr>
          <w:lang w:val="en-US"/>
        </w:rPr>
        <w:t>):</w:t>
      </w:r>
      <w:r w:rsidRPr="00CE25AF">
        <w:rPr>
          <w:u w:val="single"/>
          <w:lang w:val="en-US"/>
        </w:rPr>
        <w:t xml:space="preserve"> </w:t>
      </w:r>
    </w:p>
    <w:p w14:paraId="0CBE1AD5" w14:textId="17FB9422" w:rsidR="00D63F30" w:rsidRPr="00CE25AF" w:rsidRDefault="00D63F30" w:rsidP="00D63F30">
      <w:pPr>
        <w:rPr>
          <w:rStyle w:val="CODE"/>
        </w:rPr>
      </w:pPr>
      <w:r w:rsidRPr="00CE25AF">
        <w:rPr>
          <w:rStyle w:val="CODE"/>
        </w:rPr>
        <w:t>(</w:t>
      </w:r>
      <w:proofErr w:type="spellStart"/>
      <w:r w:rsidRPr="00CE25AF">
        <w:rPr>
          <w:rStyle w:val="CODE"/>
        </w:rPr>
        <w:t>Submodel</w:t>
      </w:r>
      <w:proofErr w:type="spellEnd"/>
      <w:r w:rsidRPr="00CE25AF">
        <w:rPr>
          <w:rStyle w:val="CODE"/>
        </w:rPr>
        <w:t>)</w:t>
      </w:r>
      <w:r w:rsidR="00946EC6" w:rsidRPr="00CE25AF">
        <w:rPr>
          <w:rStyle w:val="CODE"/>
        </w:rPr>
        <w:t>https://</w:t>
      </w:r>
      <w:r w:rsidRPr="00CE25AF">
        <w:rPr>
          <w:rStyle w:val="CODE"/>
        </w:rPr>
        <w:t>example.com/aas/1/1/1234859590</w:t>
      </w:r>
    </w:p>
    <w:p w14:paraId="74180670" w14:textId="5C7C19FA" w:rsidR="00D63F30" w:rsidRPr="00CE25AF" w:rsidRDefault="00D63F30" w:rsidP="00D63F30">
      <w:pPr>
        <w:rPr>
          <w:u w:val="single"/>
          <w:lang w:val="en-US"/>
        </w:rPr>
      </w:pPr>
      <w:r w:rsidRPr="00CE25AF">
        <w:rPr>
          <w:lang w:val="en-US"/>
        </w:rPr>
        <w:t xml:space="preserve">If </w:t>
      </w:r>
      <w:r w:rsidR="004A1ED3">
        <w:rPr>
          <w:lang w:val="en-US"/>
        </w:rPr>
        <w:t>c</w:t>
      </w:r>
      <w:r w:rsidRPr="00CE25AF">
        <w:rPr>
          <w:lang w:val="en-US"/>
        </w:rPr>
        <w:t xml:space="preserve">lass type equal to </w:t>
      </w:r>
      <w:r w:rsidR="00F639CD" w:rsidRPr="00CE25AF">
        <w:rPr>
          <w:lang w:val="en-US"/>
        </w:rPr>
        <w:t>"</w:t>
      </w:r>
      <w:proofErr w:type="spellStart"/>
      <w:r w:rsidRPr="00CE25AF">
        <w:rPr>
          <w:lang w:val="en-US"/>
        </w:rPr>
        <w:t>ModelReference</w:t>
      </w:r>
      <w:proofErr w:type="spellEnd"/>
      <w:r w:rsidRPr="00CE25AF">
        <w:rPr>
          <w:lang w:val="en-US"/>
        </w:rPr>
        <w:t>&lt;Referable&gt;</w:t>
      </w:r>
      <w:r w:rsidR="00F639CD" w:rsidRPr="00CE25AF">
        <w:rPr>
          <w:lang w:val="en-US"/>
        </w:rPr>
        <w:t>"</w:t>
      </w:r>
      <w:r w:rsidR="004A1ED3">
        <w:rPr>
          <w:lang w:val="en-US"/>
        </w:rPr>
        <w:t xml:space="preserve">, </w:t>
      </w:r>
      <w:r w:rsidRPr="00CE25AF">
        <w:rPr>
          <w:lang w:val="en-US"/>
        </w:rPr>
        <w:t xml:space="preserve">the following references would be valid references (using the text serialization as defined in </w:t>
      </w:r>
      <w:r>
        <w:rPr>
          <w:lang w:val="en-US"/>
        </w:rPr>
        <w:t>Clause</w:t>
      </w:r>
      <w:r w:rsidRPr="00CE25AF">
        <w:rPr>
          <w:lang w:val="en-US"/>
        </w:rPr>
        <w:t xml:space="preserve"> </w:t>
      </w:r>
      <w:r w:rsidRPr="00CE25AF">
        <w:rPr>
          <w:lang w:val="en-US"/>
        </w:rPr>
        <w:fldChar w:fldCharType="begin"/>
      </w:r>
      <w:r w:rsidRPr="00CE25AF">
        <w:rPr>
          <w:lang w:val="en-US"/>
        </w:rPr>
        <w:instrText xml:space="preserve"> REF _Ref104411723 \r \h </w:instrText>
      </w:r>
      <w:r w:rsidRPr="00CE25AF">
        <w:rPr>
          <w:lang w:val="en-US"/>
        </w:rPr>
      </w:r>
      <w:r w:rsidRPr="00CE25AF">
        <w:rPr>
          <w:lang w:val="en-US"/>
        </w:rPr>
        <w:fldChar w:fldCharType="separate"/>
      </w:r>
      <w:r w:rsidR="00F511DE">
        <w:rPr>
          <w:lang w:val="en-US"/>
        </w:rPr>
        <w:t>7.2.3</w:t>
      </w:r>
      <w:r w:rsidRPr="00CE25AF">
        <w:rPr>
          <w:lang w:val="en-US"/>
        </w:rPr>
        <w:fldChar w:fldCharType="end"/>
      </w:r>
      <w:r w:rsidRPr="00CE25AF">
        <w:rPr>
          <w:lang w:val="en-US"/>
        </w:rPr>
        <w:t>):</w:t>
      </w:r>
      <w:r w:rsidRPr="00CE25AF">
        <w:rPr>
          <w:u w:val="single"/>
          <w:lang w:val="en-US"/>
        </w:rPr>
        <w:t xml:space="preserve"> </w:t>
      </w:r>
    </w:p>
    <w:p w14:paraId="58BBE535" w14:textId="4516761B" w:rsidR="00D63F30" w:rsidRPr="00CE25AF" w:rsidRDefault="00D63F30" w:rsidP="00D63F30">
      <w:pPr>
        <w:rPr>
          <w:rStyle w:val="CODE"/>
        </w:rPr>
      </w:pPr>
      <w:r w:rsidRPr="00CE25AF">
        <w:rPr>
          <w:rStyle w:val="CODE"/>
        </w:rPr>
        <w:t>(</w:t>
      </w:r>
      <w:proofErr w:type="spellStart"/>
      <w:r w:rsidRPr="00CE25AF">
        <w:rPr>
          <w:rStyle w:val="CODE"/>
        </w:rPr>
        <w:t>Submodel</w:t>
      </w:r>
      <w:proofErr w:type="spellEnd"/>
      <w:r w:rsidRPr="00CE25AF">
        <w:rPr>
          <w:rStyle w:val="CODE"/>
        </w:rPr>
        <w:t>)</w:t>
      </w:r>
      <w:r w:rsidR="00946EC6" w:rsidRPr="00CE25AF">
        <w:rPr>
          <w:rStyle w:val="CODE"/>
        </w:rPr>
        <w:t>https://</w:t>
      </w:r>
      <w:r w:rsidRPr="00CE25AF">
        <w:rPr>
          <w:rStyle w:val="CODE"/>
        </w:rPr>
        <w:t>example.com/aas/1/1/1234859590</w:t>
      </w:r>
    </w:p>
    <w:p w14:paraId="3B54F919" w14:textId="09BDBA36" w:rsidR="00D63F30" w:rsidRPr="00CE25AF" w:rsidRDefault="00D63F30" w:rsidP="00D63F30">
      <w:pPr>
        <w:rPr>
          <w:rStyle w:val="CODE"/>
        </w:rPr>
      </w:pPr>
      <w:r w:rsidRPr="00CE25AF">
        <w:rPr>
          <w:rStyle w:val="CODE"/>
        </w:rPr>
        <w:t>(</w:t>
      </w:r>
      <w:proofErr w:type="spellStart"/>
      <w:r w:rsidRPr="00CE25AF">
        <w:rPr>
          <w:rStyle w:val="CODE"/>
        </w:rPr>
        <w:t>Submodel</w:t>
      </w:r>
      <w:proofErr w:type="spellEnd"/>
      <w:r w:rsidRPr="00CE25AF">
        <w:rPr>
          <w:rStyle w:val="CODE"/>
        </w:rPr>
        <w:t>)</w:t>
      </w:r>
      <w:r w:rsidR="00946EC6" w:rsidRPr="00CE25AF">
        <w:rPr>
          <w:rStyle w:val="CODE"/>
        </w:rPr>
        <w:t>https://</w:t>
      </w:r>
      <w:r w:rsidRPr="00CE25AF">
        <w:rPr>
          <w:rStyle w:val="CODE"/>
        </w:rPr>
        <w:t>example.com/aas/1/1/1234859590, (Property)temperature</w:t>
      </w:r>
    </w:p>
    <w:p w14:paraId="65483B30" w14:textId="761196A2" w:rsidR="00D63F30" w:rsidRPr="00950C6B" w:rsidRDefault="00D63F30" w:rsidP="00D63F30">
      <w:pPr>
        <w:rPr>
          <w:rStyle w:val="CODE"/>
          <w:lang w:val="fr-FR"/>
        </w:rPr>
      </w:pPr>
      <w:r w:rsidRPr="00950C6B">
        <w:rPr>
          <w:rStyle w:val="CODE"/>
          <w:lang w:val="fr-FR"/>
        </w:rPr>
        <w:t>(</w:t>
      </w:r>
      <w:proofErr w:type="spellStart"/>
      <w:r w:rsidRPr="00950C6B">
        <w:rPr>
          <w:rStyle w:val="CODE"/>
          <w:lang w:val="fr-FR"/>
        </w:rPr>
        <w:t>Submodel</w:t>
      </w:r>
      <w:proofErr w:type="spellEnd"/>
      <w:r w:rsidRPr="00950C6B">
        <w:rPr>
          <w:rStyle w:val="CODE"/>
          <w:lang w:val="fr-FR"/>
        </w:rPr>
        <w:t>)</w:t>
      </w:r>
      <w:r w:rsidR="00946EC6" w:rsidRPr="00950C6B">
        <w:rPr>
          <w:rStyle w:val="CODE"/>
          <w:lang w:val="fr-FR"/>
        </w:rPr>
        <w:t>https://</w:t>
      </w:r>
      <w:r w:rsidRPr="00950C6B">
        <w:rPr>
          <w:rStyle w:val="CODE"/>
          <w:lang w:val="fr-FR"/>
        </w:rPr>
        <w:t xml:space="preserve">example.com/aas/1/1/1234859590, </w:t>
      </w:r>
      <w:r w:rsidRPr="00845EB7">
        <w:rPr>
          <w:rStyle w:val="CODE"/>
          <w:lang w:val="fr-FR"/>
        </w:rPr>
        <w:t xml:space="preserve"> </w:t>
      </w:r>
      <w:r w:rsidRPr="00950C6B">
        <w:rPr>
          <w:rStyle w:val="CODE"/>
          <w:lang w:val="fr-FR"/>
        </w:rPr>
        <w:t>(File)</w:t>
      </w:r>
      <w:proofErr w:type="spellStart"/>
      <w:r w:rsidRPr="00950C6B">
        <w:rPr>
          <w:rStyle w:val="CODE"/>
          <w:lang w:val="fr-FR"/>
        </w:rPr>
        <w:t>myDocument</w:t>
      </w:r>
      <w:proofErr w:type="spellEnd"/>
    </w:p>
    <w:p w14:paraId="26E9755D" w14:textId="77777777" w:rsidR="00D63F30" w:rsidRPr="00950C6B" w:rsidRDefault="00D63F30">
      <w:pPr>
        <w:rPr>
          <w:rStyle w:val="CODE"/>
          <w:b w:val="0"/>
          <w:bCs w:val="0"/>
          <w:lang w:val="fr-FR"/>
        </w:rPr>
      </w:pPr>
    </w:p>
    <w:p w14:paraId="3340D53D" w14:textId="31FE444C" w:rsidR="00D63F30" w:rsidRPr="00CE25AF" w:rsidRDefault="00D63F30">
      <w:pPr>
        <w:rPr>
          <w:lang w:val="en-US"/>
        </w:rPr>
      </w:pPr>
      <w:r w:rsidRPr="00CE25AF">
        <w:rPr>
          <w:lang w:val="en-US"/>
        </w:rPr>
        <w:t xml:space="preserve">This would be an invalid reference for </w:t>
      </w:r>
      <w:r w:rsidR="00F639CD" w:rsidRPr="00CE25AF">
        <w:rPr>
          <w:lang w:val="en-US"/>
        </w:rPr>
        <w:t>"</w:t>
      </w:r>
      <w:proofErr w:type="spellStart"/>
      <w:r w:rsidRPr="00CE25AF">
        <w:rPr>
          <w:lang w:val="en-US"/>
        </w:rPr>
        <w:t>ModelReference</w:t>
      </w:r>
      <w:proofErr w:type="spellEnd"/>
      <w:r w:rsidRPr="00CE25AF">
        <w:rPr>
          <w:lang w:val="en-US"/>
        </w:rPr>
        <w:t>&lt;Referable&gt;</w:t>
      </w:r>
      <w:r w:rsidR="00F639CD" w:rsidRPr="00CE25AF">
        <w:rPr>
          <w:lang w:val="en-US"/>
        </w:rPr>
        <w:t>"</w:t>
      </w:r>
      <w:r w:rsidR="00A068EE" w:rsidRPr="00CE25AF">
        <w:rPr>
          <w:lang w:val="en-US"/>
        </w:rPr>
        <w:t>, instead type "Reference" shall be used</w:t>
      </w:r>
      <w:r w:rsidRPr="00CE25AF">
        <w:rPr>
          <w:lang w:val="en-US"/>
        </w:rPr>
        <w:t>:</w:t>
      </w:r>
    </w:p>
    <w:p w14:paraId="049A9DD7" w14:textId="028ED2BB" w:rsidR="00D63F30" w:rsidRPr="00950C6B" w:rsidRDefault="00D63F30" w:rsidP="00D63F30">
      <w:pPr>
        <w:rPr>
          <w:rStyle w:val="CODE"/>
          <w:lang w:val="fr-FR"/>
        </w:rPr>
      </w:pPr>
      <w:r w:rsidRPr="00950C6B">
        <w:rPr>
          <w:rStyle w:val="CODE"/>
          <w:lang w:val="fr-FR"/>
        </w:rPr>
        <w:t>(</w:t>
      </w:r>
      <w:proofErr w:type="spellStart"/>
      <w:r w:rsidRPr="00950C6B">
        <w:rPr>
          <w:rStyle w:val="CODE"/>
          <w:lang w:val="fr-FR"/>
        </w:rPr>
        <w:t>Submodel</w:t>
      </w:r>
      <w:proofErr w:type="spellEnd"/>
      <w:r w:rsidRPr="00950C6B">
        <w:rPr>
          <w:rStyle w:val="CODE"/>
          <w:lang w:val="fr-FR"/>
        </w:rPr>
        <w:t>)</w:t>
      </w:r>
      <w:r w:rsidR="00946EC6" w:rsidRPr="00950C6B">
        <w:rPr>
          <w:rStyle w:val="CODE"/>
          <w:lang w:val="fr-FR"/>
        </w:rPr>
        <w:t>https://</w:t>
      </w:r>
      <w:r w:rsidRPr="00950C6B">
        <w:rPr>
          <w:rStyle w:val="CODE"/>
          <w:lang w:val="fr-FR"/>
        </w:rPr>
        <w:t>example.com/aas/1/1/1234859590, (File)</w:t>
      </w:r>
      <w:proofErr w:type="spellStart"/>
      <w:r w:rsidRPr="00950C6B">
        <w:rPr>
          <w:rStyle w:val="CODE"/>
          <w:lang w:val="fr-FR"/>
        </w:rPr>
        <w:t>myDocument</w:t>
      </w:r>
      <w:proofErr w:type="spellEnd"/>
      <w:r w:rsidRPr="00950C6B">
        <w:rPr>
          <w:rStyle w:val="CODE"/>
          <w:lang w:val="fr-FR"/>
        </w:rPr>
        <w:t xml:space="preserve"> (</w:t>
      </w:r>
      <w:proofErr w:type="spellStart"/>
      <w:r w:rsidRPr="00950C6B">
        <w:rPr>
          <w:rStyle w:val="CODE"/>
          <w:lang w:val="fr-FR"/>
        </w:rPr>
        <w:t>FragmentReference</w:t>
      </w:r>
      <w:proofErr w:type="spellEnd"/>
      <w:r w:rsidRPr="00950C6B">
        <w:rPr>
          <w:rStyle w:val="CODE"/>
          <w:lang w:val="fr-FR"/>
        </w:rPr>
        <w:t>)</w:t>
      </w:r>
      <w:proofErr w:type="spellStart"/>
      <w:r w:rsidRPr="00950C6B">
        <w:rPr>
          <w:rStyle w:val="CODE"/>
          <w:lang w:val="fr-FR"/>
        </w:rPr>
        <w:t>Hints</w:t>
      </w:r>
      <w:proofErr w:type="spellEnd"/>
    </w:p>
    <w:p w14:paraId="57A15E83" w14:textId="27597000" w:rsidR="00CD0E33" w:rsidRPr="00CE25AF" w:rsidRDefault="00CD0E33" w:rsidP="00CD0E33">
      <w:pPr>
        <w:rPr>
          <w:lang w:val="en-US"/>
        </w:rPr>
      </w:pPr>
      <w:r w:rsidRPr="00CE25AF">
        <w:rPr>
          <w:lang w:val="en-US"/>
        </w:rPr>
        <w:t xml:space="preserve">This would be an invalid reference for </w:t>
      </w:r>
      <w:r w:rsidR="00F639CD" w:rsidRPr="00CE25AF">
        <w:rPr>
          <w:lang w:val="en-US"/>
        </w:rPr>
        <w:t>"</w:t>
      </w:r>
      <w:proofErr w:type="spellStart"/>
      <w:r w:rsidRPr="00CE25AF">
        <w:rPr>
          <w:lang w:val="en-US"/>
        </w:rPr>
        <w:t>ModelReference</w:t>
      </w:r>
      <w:proofErr w:type="spellEnd"/>
      <w:r w:rsidRPr="00CE25AF">
        <w:rPr>
          <w:lang w:val="en-US"/>
        </w:rPr>
        <w:t>&lt;</w:t>
      </w:r>
      <w:proofErr w:type="spellStart"/>
      <w:r w:rsidRPr="00CE25AF">
        <w:rPr>
          <w:lang w:val="en-US"/>
        </w:rPr>
        <w:t>Submodel</w:t>
      </w:r>
      <w:proofErr w:type="spellEnd"/>
      <w:r w:rsidRPr="00CE25AF">
        <w:rPr>
          <w:lang w:val="en-US"/>
        </w:rPr>
        <w:t>&gt;</w:t>
      </w:r>
      <w:r w:rsidR="00F639CD" w:rsidRPr="00CE25AF">
        <w:rPr>
          <w:lang w:val="en-US"/>
        </w:rPr>
        <w:t>"</w:t>
      </w:r>
    </w:p>
    <w:p w14:paraId="36390B32" w14:textId="2D2A6EB7" w:rsidR="00CD0E33" w:rsidRPr="00CE25AF" w:rsidRDefault="00CD0E33" w:rsidP="00CD0E33">
      <w:pPr>
        <w:rPr>
          <w:rStyle w:val="CODE"/>
        </w:rPr>
      </w:pPr>
      <w:r w:rsidRPr="00CE25AF">
        <w:rPr>
          <w:rStyle w:val="CODE"/>
        </w:rPr>
        <w:t>(</w:t>
      </w:r>
      <w:proofErr w:type="spellStart"/>
      <w:r w:rsidRPr="00CE25AF">
        <w:rPr>
          <w:rStyle w:val="CODE"/>
        </w:rPr>
        <w:t>Submodel</w:t>
      </w:r>
      <w:proofErr w:type="spellEnd"/>
      <w:r w:rsidRPr="00CE25AF">
        <w:rPr>
          <w:rStyle w:val="CODE"/>
        </w:rPr>
        <w:t>)</w:t>
      </w:r>
      <w:r w:rsidR="00946EC6" w:rsidRPr="00CE25AF">
        <w:rPr>
          <w:rStyle w:val="CODE"/>
        </w:rPr>
        <w:t>https://</w:t>
      </w:r>
      <w:r w:rsidRPr="00CE25AF">
        <w:rPr>
          <w:rStyle w:val="CODE"/>
        </w:rPr>
        <w:t>example.com/aas/1/1/1234859590, (Property)temperature</w:t>
      </w:r>
    </w:p>
    <w:p w14:paraId="45C962EE" w14:textId="6B184D7A" w:rsidR="00195D6D" w:rsidRPr="00373A9F" w:rsidRDefault="00195D6D" w:rsidP="004D3EEC">
      <w:pPr>
        <w:pStyle w:val="Anhang2"/>
      </w:pPr>
      <w:bookmarkStart w:id="3958" w:name="_Toc104466683"/>
      <w:bookmarkStart w:id="3959" w:name="_Toc104466684"/>
      <w:bookmarkStart w:id="3960" w:name="_Toc104466685"/>
      <w:bookmarkStart w:id="3961" w:name="_Ref115203777"/>
      <w:bookmarkStart w:id="3962" w:name="_Toc125227954"/>
      <w:bookmarkStart w:id="3963" w:name="_Toc125537741"/>
      <w:bookmarkEnd w:id="3958"/>
      <w:bookmarkEnd w:id="3959"/>
      <w:bookmarkEnd w:id="3960"/>
      <w:r w:rsidRPr="00373A9F">
        <w:t xml:space="preserve">Template for </w:t>
      </w:r>
      <w:r w:rsidR="00BE54A5" w:rsidRPr="00373A9F">
        <w:t>E</w:t>
      </w:r>
      <w:r w:rsidRPr="00373A9F">
        <w:t>numerations</w:t>
      </w:r>
      <w:bookmarkEnd w:id="3961"/>
      <w:bookmarkEnd w:id="3962"/>
      <w:bookmarkEnd w:id="3963"/>
    </w:p>
    <w:p w14:paraId="0FDDD5ED" w14:textId="77777777" w:rsidR="00195D6D" w:rsidRPr="00373A9F" w:rsidRDefault="00195D6D" w:rsidP="00195D6D">
      <w:pPr>
        <w:rPr>
          <w:lang w:val="en-US"/>
        </w:rPr>
      </w:pPr>
      <w:r w:rsidRPr="00373A9F">
        <w:rPr>
          <w:lang w:val="en-US"/>
        </w:rPr>
        <w:t>Template for Enumerations: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6804"/>
      </w:tblGrid>
      <w:tr w:rsidR="00195D6D" w:rsidRPr="00CE25AF" w14:paraId="5014C5B2" w14:textId="77777777" w:rsidTr="00006A4B">
        <w:trPr>
          <w:trHeight w:val="557"/>
          <w:tblHeader/>
        </w:trPr>
        <w:tc>
          <w:tcPr>
            <w:tcW w:w="2830" w:type="dxa"/>
            <w:shd w:val="clear" w:color="auto" w:fill="0778A5"/>
          </w:tcPr>
          <w:p w14:paraId="4C6496ED" w14:textId="77777777" w:rsidR="00195D6D" w:rsidRPr="00373A9F" w:rsidRDefault="00195D6D" w:rsidP="00857EB2">
            <w:pPr>
              <w:rPr>
                <w:color w:val="FFFFFF" w:themeColor="background1"/>
                <w:lang w:val="en-US"/>
              </w:rPr>
            </w:pPr>
            <w:r w:rsidRPr="00373A9F">
              <w:rPr>
                <w:color w:val="FFFFFF" w:themeColor="background1"/>
                <w:lang w:val="en-US"/>
              </w:rPr>
              <w:t>Enumeration:</w:t>
            </w:r>
          </w:p>
        </w:tc>
        <w:tc>
          <w:tcPr>
            <w:tcW w:w="6804" w:type="dxa"/>
          </w:tcPr>
          <w:p w14:paraId="49FED3EB" w14:textId="6884E7A8" w:rsidR="00195D6D" w:rsidRPr="00373A9F" w:rsidRDefault="00E63B68" w:rsidP="00857EB2">
            <w:pPr>
              <w:rPr>
                <w:lang w:val="en-US"/>
              </w:rPr>
            </w:pPr>
            <w:r w:rsidRPr="00373A9F">
              <w:rPr>
                <w:lang w:val="en-US"/>
              </w:rPr>
              <w:t>&lt;Enumeration Name&gt; [</w:t>
            </w:r>
            <w:r w:rsidR="00381B08">
              <w:rPr>
                <w:lang w:val="en-US"/>
              </w:rPr>
              <w:t>"</w:t>
            </w:r>
            <w:r w:rsidRPr="00373A9F">
              <w:rPr>
                <w:lang w:val="en-US"/>
              </w:rPr>
              <w:t>&lt;&lt;Experimental&gt;&gt;</w:t>
            </w:r>
            <w:r w:rsidR="00381B08">
              <w:rPr>
                <w:lang w:val="en-US"/>
              </w:rPr>
              <w:t>"</w:t>
            </w:r>
            <w:r w:rsidRPr="00373A9F">
              <w:rPr>
                <w:lang w:val="en-US"/>
              </w:rPr>
              <w:t>] [</w:t>
            </w:r>
            <w:r w:rsidR="00381B08">
              <w:rPr>
                <w:lang w:val="en-US"/>
              </w:rPr>
              <w:t>"</w:t>
            </w:r>
            <w:r w:rsidRPr="00373A9F">
              <w:rPr>
                <w:lang w:val="en-US"/>
              </w:rPr>
              <w:t>&lt;&lt;Deprecated&gt;&gt;</w:t>
            </w:r>
            <w:r w:rsidR="00381B08">
              <w:rPr>
                <w:lang w:val="en-US"/>
              </w:rPr>
              <w:t>"</w:t>
            </w:r>
            <w:r w:rsidRPr="00373A9F">
              <w:rPr>
                <w:lang w:val="en-US"/>
              </w:rPr>
              <w:t>]</w:t>
            </w:r>
          </w:p>
        </w:tc>
      </w:tr>
      <w:tr w:rsidR="00195D6D" w:rsidRPr="00CE25AF" w14:paraId="44A96927" w14:textId="77777777" w:rsidTr="00006A4B">
        <w:tc>
          <w:tcPr>
            <w:tcW w:w="2830" w:type="dxa"/>
            <w:shd w:val="clear" w:color="auto" w:fill="0778A5"/>
          </w:tcPr>
          <w:p w14:paraId="47F12A03" w14:textId="77777777" w:rsidR="00195D6D" w:rsidRPr="00373A9F" w:rsidRDefault="00195D6D" w:rsidP="00857EB2">
            <w:pPr>
              <w:rPr>
                <w:color w:val="FFFFFF" w:themeColor="background1"/>
                <w:lang w:val="en-US"/>
              </w:rPr>
            </w:pPr>
            <w:r w:rsidRPr="00373A9F">
              <w:rPr>
                <w:color w:val="FFFFFF" w:themeColor="background1"/>
                <w:lang w:val="en-US"/>
              </w:rPr>
              <w:t>Explanation:</w:t>
            </w:r>
          </w:p>
        </w:tc>
        <w:tc>
          <w:tcPr>
            <w:tcW w:w="6804" w:type="dxa"/>
          </w:tcPr>
          <w:p w14:paraId="09E58198" w14:textId="77777777" w:rsidR="00195D6D" w:rsidRPr="00CE25AF" w:rsidRDefault="00195D6D" w:rsidP="00857EB2">
            <w:pPr>
              <w:rPr>
                <w:lang w:val="en-US"/>
              </w:rPr>
            </w:pPr>
          </w:p>
        </w:tc>
      </w:tr>
      <w:tr w:rsidR="00195D6D" w:rsidRPr="00CE25AF" w14:paraId="1A2A0153" w14:textId="77777777" w:rsidTr="00006A4B">
        <w:tc>
          <w:tcPr>
            <w:tcW w:w="2830" w:type="dxa"/>
            <w:shd w:val="clear" w:color="auto" w:fill="0778A5"/>
          </w:tcPr>
          <w:p w14:paraId="3233DB34" w14:textId="77777777" w:rsidR="00195D6D" w:rsidRPr="00373A9F" w:rsidRDefault="00195D6D" w:rsidP="00857EB2">
            <w:pPr>
              <w:rPr>
                <w:color w:val="FFFFFF" w:themeColor="background1"/>
                <w:lang w:val="en-US"/>
              </w:rPr>
            </w:pPr>
            <w:r w:rsidRPr="00373A9F">
              <w:rPr>
                <w:color w:val="FFFFFF" w:themeColor="background1"/>
                <w:lang w:val="en-US"/>
              </w:rPr>
              <w:t>Set of:</w:t>
            </w:r>
          </w:p>
        </w:tc>
        <w:tc>
          <w:tcPr>
            <w:tcW w:w="6804" w:type="dxa"/>
          </w:tcPr>
          <w:p w14:paraId="0A6D3229" w14:textId="07461A40" w:rsidR="00195D6D" w:rsidRPr="00373A9F" w:rsidRDefault="002502FB">
            <w:pPr>
              <w:rPr>
                <w:lang w:val="en-US"/>
              </w:rPr>
            </w:pPr>
            <w:r w:rsidRPr="00373A9F">
              <w:rPr>
                <w:lang w:val="en-US"/>
              </w:rPr>
              <w:t>{&lt;Enumeration</w:t>
            </w:r>
            <w:r w:rsidR="00381B08">
              <w:rPr>
                <w:lang w:val="en-US"/>
              </w:rPr>
              <w:t>&gt;</w:t>
            </w:r>
            <w:r w:rsidRPr="00373A9F">
              <w:rPr>
                <w:lang w:val="en-US"/>
              </w:rPr>
              <w:t xml:space="preserve"> ";" }+ | "-"</w:t>
            </w:r>
          </w:p>
        </w:tc>
      </w:tr>
      <w:tr w:rsidR="00195D6D" w:rsidRPr="00CE25AF" w14:paraId="64FA1C9D" w14:textId="77777777" w:rsidTr="00006A4B">
        <w:tc>
          <w:tcPr>
            <w:tcW w:w="2830" w:type="dxa"/>
            <w:shd w:val="clear" w:color="auto" w:fill="0778A5"/>
          </w:tcPr>
          <w:p w14:paraId="588189FE" w14:textId="77777777" w:rsidR="00195D6D" w:rsidRPr="00373A9F" w:rsidRDefault="00195D6D" w:rsidP="00857EB2">
            <w:pPr>
              <w:rPr>
                <w:color w:val="FFFFFF" w:themeColor="background1"/>
                <w:sz w:val="18"/>
                <w:lang w:val="en-US"/>
              </w:rPr>
            </w:pPr>
            <w:r w:rsidRPr="00373A9F">
              <w:rPr>
                <w:color w:val="FFFFFF" w:themeColor="background1"/>
                <w:sz w:val="18"/>
                <w:lang w:val="en-US"/>
              </w:rPr>
              <w:t>Literal</w:t>
            </w:r>
          </w:p>
        </w:tc>
        <w:tc>
          <w:tcPr>
            <w:tcW w:w="6804" w:type="dxa"/>
            <w:shd w:val="clear" w:color="auto" w:fill="0778A5"/>
          </w:tcPr>
          <w:p w14:paraId="7C97C1FE" w14:textId="77777777" w:rsidR="00195D6D" w:rsidRPr="00373A9F" w:rsidRDefault="00195D6D" w:rsidP="00857EB2">
            <w:pPr>
              <w:rPr>
                <w:color w:val="FFFFFF" w:themeColor="background1"/>
                <w:lang w:val="en-US"/>
              </w:rPr>
            </w:pPr>
            <w:r w:rsidRPr="00373A9F">
              <w:rPr>
                <w:color w:val="FFFFFF" w:themeColor="background1"/>
                <w:lang w:val="en-US"/>
              </w:rPr>
              <w:t>Explanation</w:t>
            </w:r>
          </w:p>
        </w:tc>
      </w:tr>
      <w:tr w:rsidR="00195D6D" w:rsidRPr="00CE25AF" w14:paraId="6C9FC524" w14:textId="77777777" w:rsidTr="00006A4B">
        <w:tc>
          <w:tcPr>
            <w:tcW w:w="2830" w:type="dxa"/>
          </w:tcPr>
          <w:p w14:paraId="6A28B03D" w14:textId="534F3D50" w:rsidR="00195D6D" w:rsidRPr="00373A9F" w:rsidRDefault="00381B08" w:rsidP="00857EB2">
            <w:pPr>
              <w:rPr>
                <w:lang w:val="en-US"/>
              </w:rPr>
            </w:pPr>
            <w:r>
              <w:rPr>
                <w:lang w:val="en-US"/>
              </w:rPr>
              <w:t>&lt;</w:t>
            </w:r>
            <w:r w:rsidR="00195D6D" w:rsidRPr="00373A9F">
              <w:rPr>
                <w:lang w:val="en-US"/>
              </w:rPr>
              <w:t>enumValue1</w:t>
            </w:r>
            <w:r>
              <w:rPr>
                <w:lang w:val="en-US"/>
              </w:rPr>
              <w:t>&gt;</w:t>
            </w:r>
            <w:r w:rsidR="00E63B68" w:rsidRPr="00373A9F">
              <w:rPr>
                <w:lang w:val="en-US"/>
              </w:rPr>
              <w:t>[</w:t>
            </w:r>
            <w:r>
              <w:rPr>
                <w:lang w:val="en-US"/>
              </w:rPr>
              <w:t>"</w:t>
            </w:r>
            <w:r w:rsidR="00E63B68" w:rsidRPr="00373A9F">
              <w:rPr>
                <w:lang w:val="en-US"/>
              </w:rPr>
              <w:t>&lt;&lt;Experimental&gt;&gt;</w:t>
            </w:r>
            <w:r>
              <w:rPr>
                <w:lang w:val="en-US"/>
              </w:rPr>
              <w:t>"</w:t>
            </w:r>
            <w:r w:rsidR="00E63B68" w:rsidRPr="00373A9F">
              <w:rPr>
                <w:lang w:val="en-US"/>
              </w:rPr>
              <w:t>] [</w:t>
            </w:r>
            <w:r>
              <w:rPr>
                <w:lang w:val="en-US"/>
              </w:rPr>
              <w:t>"</w:t>
            </w:r>
            <w:r w:rsidR="00E63B68" w:rsidRPr="00373A9F">
              <w:rPr>
                <w:lang w:val="en-US"/>
              </w:rPr>
              <w:t>&lt;&lt;Deprecated&gt;&gt;</w:t>
            </w:r>
            <w:r>
              <w:rPr>
                <w:lang w:val="en-US"/>
              </w:rPr>
              <w:t>"</w:t>
            </w:r>
            <w:r w:rsidR="00E63B68" w:rsidRPr="00373A9F">
              <w:rPr>
                <w:lang w:val="en-US"/>
              </w:rPr>
              <w:t>]</w:t>
            </w:r>
          </w:p>
        </w:tc>
        <w:tc>
          <w:tcPr>
            <w:tcW w:w="6804" w:type="dxa"/>
          </w:tcPr>
          <w:p w14:paraId="58696D16" w14:textId="77777777" w:rsidR="00381B08" w:rsidRPr="00CE25AF" w:rsidRDefault="00381B08" w:rsidP="00381B08">
            <w:pPr>
              <w:rPr>
                <w:lang w:val="en-US"/>
              </w:rPr>
            </w:pPr>
            <w:r w:rsidRPr="00CE25AF">
              <w:rPr>
                <w:lang w:val="en-US"/>
              </w:rPr>
              <w:t>&lt;Explanatory text&gt;</w:t>
            </w:r>
          </w:p>
          <w:p w14:paraId="35FE0202" w14:textId="7BAD9B03" w:rsidR="00195D6D" w:rsidRPr="00CE25AF" w:rsidRDefault="00195D6D" w:rsidP="00857EB2">
            <w:pPr>
              <w:rPr>
                <w:lang w:val="en-US"/>
              </w:rPr>
            </w:pPr>
            <w:r w:rsidRPr="00373A9F">
              <w:rPr>
                <w:lang w:val="en-US"/>
              </w:rPr>
              <w:t>Value of enumeration</w:t>
            </w:r>
          </w:p>
        </w:tc>
      </w:tr>
      <w:tr w:rsidR="00195D6D" w:rsidRPr="00AB6A93" w14:paraId="09263C39" w14:textId="77777777" w:rsidTr="00006A4B">
        <w:tc>
          <w:tcPr>
            <w:tcW w:w="2830" w:type="dxa"/>
            <w:shd w:val="clear" w:color="auto" w:fill="auto"/>
          </w:tcPr>
          <w:p w14:paraId="485ADBAE" w14:textId="48FDDF4B" w:rsidR="00195D6D" w:rsidRPr="00373A9F" w:rsidRDefault="00381B08" w:rsidP="00857EB2">
            <w:pPr>
              <w:rPr>
                <w:lang w:val="en-US"/>
              </w:rPr>
            </w:pPr>
            <w:r>
              <w:rPr>
                <w:lang w:val="en-US"/>
              </w:rPr>
              <w:t>&lt;</w:t>
            </w:r>
            <w:r w:rsidR="00195D6D" w:rsidRPr="00373A9F">
              <w:rPr>
                <w:lang w:val="en-US"/>
              </w:rPr>
              <w:t>enumValue2</w:t>
            </w:r>
            <w:r>
              <w:rPr>
                <w:lang w:val="en-US"/>
              </w:rPr>
              <w:t>&gt;</w:t>
            </w:r>
            <w:r w:rsidR="00E63B68" w:rsidRPr="00373A9F">
              <w:rPr>
                <w:lang w:val="en-US"/>
              </w:rPr>
              <w:t xml:space="preserve"> [</w:t>
            </w:r>
            <w:r>
              <w:rPr>
                <w:lang w:val="en-US"/>
              </w:rPr>
              <w:t>"</w:t>
            </w:r>
            <w:r w:rsidR="00E63B68" w:rsidRPr="00373A9F">
              <w:rPr>
                <w:lang w:val="en-US"/>
              </w:rPr>
              <w:t>&lt;&lt;Experimental&gt;&gt;</w:t>
            </w:r>
            <w:r>
              <w:rPr>
                <w:lang w:val="en-US"/>
              </w:rPr>
              <w:t>"</w:t>
            </w:r>
            <w:r w:rsidR="00E63B68" w:rsidRPr="00373A9F">
              <w:rPr>
                <w:lang w:val="en-US"/>
              </w:rPr>
              <w:t>] [</w:t>
            </w:r>
            <w:r>
              <w:rPr>
                <w:lang w:val="en-US"/>
              </w:rPr>
              <w:t>"</w:t>
            </w:r>
            <w:r w:rsidR="00E63B68" w:rsidRPr="00373A9F">
              <w:rPr>
                <w:lang w:val="en-US"/>
              </w:rPr>
              <w:t>&lt;&lt;Deprecated&gt;&gt;</w:t>
            </w:r>
            <w:r>
              <w:rPr>
                <w:lang w:val="en-US"/>
              </w:rPr>
              <w:t>"</w:t>
            </w:r>
            <w:r w:rsidR="00E63B68" w:rsidRPr="00373A9F">
              <w:rPr>
                <w:lang w:val="en-US"/>
              </w:rPr>
              <w:t>]</w:t>
            </w:r>
          </w:p>
        </w:tc>
        <w:tc>
          <w:tcPr>
            <w:tcW w:w="6804" w:type="dxa"/>
            <w:shd w:val="clear" w:color="auto" w:fill="auto"/>
          </w:tcPr>
          <w:p w14:paraId="435168A7" w14:textId="77777777" w:rsidR="00381B08" w:rsidRPr="00CE25AF" w:rsidRDefault="00381B08" w:rsidP="00381B08">
            <w:pPr>
              <w:rPr>
                <w:lang w:val="en-US"/>
              </w:rPr>
            </w:pPr>
            <w:r w:rsidRPr="00CE25AF">
              <w:rPr>
                <w:lang w:val="en-US"/>
              </w:rPr>
              <w:t>&lt;Explanatory text&gt;</w:t>
            </w:r>
          </w:p>
          <w:p w14:paraId="60AA87BD" w14:textId="10355DDF" w:rsidR="00195D6D" w:rsidRPr="00CE25AF" w:rsidRDefault="00195D6D" w:rsidP="00857EB2">
            <w:pPr>
              <w:rPr>
                <w:lang w:val="en-US"/>
              </w:rPr>
            </w:pPr>
            <w:r w:rsidRPr="00CE25AF">
              <w:rPr>
                <w:lang w:val="en-US"/>
              </w:rPr>
              <w:t xml:space="preserve">Value of enumeration, also included in one of the enumerations listed in </w:t>
            </w:r>
            <w:r w:rsidR="00F639CD" w:rsidRPr="00CE25AF">
              <w:rPr>
                <w:lang w:val="en-US"/>
              </w:rPr>
              <w:t>"</w:t>
            </w:r>
            <w:r w:rsidRPr="00CE25AF">
              <w:rPr>
                <w:lang w:val="en-US"/>
              </w:rPr>
              <w:t>Set of:</w:t>
            </w:r>
            <w:r w:rsidR="00F639CD" w:rsidRPr="00CE25AF">
              <w:rPr>
                <w:lang w:val="en-US"/>
              </w:rPr>
              <w:t>"</w:t>
            </w:r>
          </w:p>
        </w:tc>
      </w:tr>
    </w:tbl>
    <w:p w14:paraId="1AE11307" w14:textId="77777777" w:rsidR="00195D6D" w:rsidRPr="00CE25AF" w:rsidRDefault="00195D6D" w:rsidP="00195D6D">
      <w:pPr>
        <w:rPr>
          <w:lang w:val="en-US"/>
        </w:rPr>
      </w:pPr>
    </w:p>
    <w:p w14:paraId="4A711E72" w14:textId="60419922" w:rsidR="00195D6D" w:rsidRPr="00CE25AF" w:rsidRDefault="00F639CD" w:rsidP="00195D6D">
      <w:pPr>
        <w:rPr>
          <w:lang w:val="en-US"/>
        </w:rPr>
      </w:pPr>
      <w:r w:rsidRPr="00CE25AF">
        <w:rPr>
          <w:lang w:val="en-US"/>
        </w:rPr>
        <w:t>"</w:t>
      </w:r>
      <w:r w:rsidR="00195D6D" w:rsidRPr="00CE25AF">
        <w:rPr>
          <w:lang w:val="en-US"/>
        </w:rPr>
        <w:t>Set Of</w:t>
      </w:r>
      <w:r w:rsidRPr="00CE25AF">
        <w:rPr>
          <w:lang w:val="en-US"/>
        </w:rPr>
        <w:t>"</w:t>
      </w:r>
      <w:r w:rsidR="00195D6D" w:rsidRPr="00CE25AF">
        <w:rPr>
          <w:lang w:val="en-US"/>
        </w:rPr>
        <w:t xml:space="preserve"> list</w:t>
      </w:r>
      <w:r w:rsidR="004A1ED3">
        <w:rPr>
          <w:lang w:val="en-US"/>
        </w:rPr>
        <w:t>s</w:t>
      </w:r>
      <w:r w:rsidR="00195D6D" w:rsidRPr="00CE25AF">
        <w:rPr>
          <w:lang w:val="en-US"/>
        </w:rPr>
        <w:t xml:space="preserve"> enumerations that are contained in the enumeration. </w:t>
      </w:r>
      <w:r w:rsidR="004A1ED3">
        <w:rPr>
          <w:lang w:val="en-US"/>
        </w:rPr>
        <w:t xml:space="preserve">It is only relevant for </w:t>
      </w:r>
      <w:r w:rsidR="00195D6D" w:rsidRPr="00CE25AF">
        <w:rPr>
          <w:lang w:val="en-US"/>
        </w:rPr>
        <w:t>validation</w:t>
      </w:r>
      <w:r w:rsidR="004A1ED3">
        <w:rPr>
          <w:lang w:val="en-US"/>
        </w:rPr>
        <w:t>, making sure</w:t>
      </w:r>
      <w:r w:rsidR="00195D6D" w:rsidRPr="00CE25AF">
        <w:rPr>
          <w:lang w:val="en-US"/>
        </w:rPr>
        <w:t xml:space="preserve"> that all elements </w:t>
      </w:r>
      <w:r w:rsidR="004A1ED3" w:rsidRPr="00CE25AF">
        <w:rPr>
          <w:lang w:val="en-US"/>
        </w:rPr>
        <w:t xml:space="preserve">relevant for the enumeration </w:t>
      </w:r>
      <w:r w:rsidR="00195D6D" w:rsidRPr="00CE25AF">
        <w:rPr>
          <w:lang w:val="en-US"/>
        </w:rPr>
        <w:t xml:space="preserve">are considered. </w:t>
      </w:r>
    </w:p>
    <w:p w14:paraId="70A9CDC2" w14:textId="318187BB" w:rsidR="00195D6D" w:rsidRPr="00CE25AF" w:rsidRDefault="00195D6D" w:rsidP="00195D6D">
      <w:pPr>
        <w:rPr>
          <w:lang w:val="en-US"/>
        </w:rPr>
      </w:pPr>
      <w:r w:rsidRPr="00CE25AF">
        <w:rPr>
          <w:lang w:val="en-US"/>
        </w:rPr>
        <w:t>Enumeration values use Camel Case notation</w:t>
      </w:r>
      <w:r w:rsidR="002502FB" w:rsidRPr="00CE25AF">
        <w:rPr>
          <w:lang w:val="en-US"/>
        </w:rPr>
        <w:t xml:space="preserve"> and start with a small letter. However, there might be exceptions in case of very well-known enumeration values.</w:t>
      </w:r>
    </w:p>
    <w:p w14:paraId="5DE2A408" w14:textId="45DD86B5" w:rsidR="0091304F" w:rsidRPr="00373A9F" w:rsidRDefault="0091304F" w:rsidP="004D3EEC">
      <w:pPr>
        <w:pStyle w:val="Anhang2"/>
      </w:pPr>
      <w:bookmarkStart w:id="3964" w:name="_Ref115203759"/>
      <w:bookmarkStart w:id="3965" w:name="_Toc125227955"/>
      <w:bookmarkStart w:id="3966" w:name="_Toc125537742"/>
      <w:r w:rsidRPr="00373A9F">
        <w:t xml:space="preserve">Template for </w:t>
      </w:r>
      <w:bookmarkEnd w:id="3945"/>
      <w:r w:rsidR="00195D6D" w:rsidRPr="00373A9F">
        <w:t>Primitives</w:t>
      </w:r>
      <w:bookmarkEnd w:id="3964"/>
      <w:bookmarkEnd w:id="3965"/>
      <w:bookmarkEnd w:id="3966"/>
    </w:p>
    <w:p w14:paraId="7CECA1AC" w14:textId="77777777" w:rsidR="0091304F" w:rsidRPr="00373A9F" w:rsidRDefault="0091304F" w:rsidP="0091304F">
      <w:pPr>
        <w:rPr>
          <w:lang w:val="en-US"/>
        </w:rPr>
      </w:pPr>
      <w:r w:rsidRPr="00373A9F">
        <w:rPr>
          <w:lang w:val="en-US"/>
        </w:rPr>
        <w:t>Template for Primitive:</w:t>
      </w:r>
    </w:p>
    <w:tbl>
      <w:tblPr>
        <w:tblStyle w:val="PI40Table"/>
        <w:tblW w:w="9855" w:type="dxa"/>
        <w:tblInd w:w="-3" w:type="dxa"/>
        <w:tblLayout w:type="fixed"/>
        <w:tblLook w:val="04A0" w:firstRow="1" w:lastRow="0" w:firstColumn="1" w:lastColumn="0" w:noHBand="0" w:noVBand="1"/>
      </w:tblPr>
      <w:tblGrid>
        <w:gridCol w:w="1841"/>
        <w:gridCol w:w="2520"/>
        <w:gridCol w:w="5494"/>
      </w:tblGrid>
      <w:tr w:rsidR="0091304F" w:rsidRPr="00CE25AF" w14:paraId="3B989213" w14:textId="77777777" w:rsidTr="00434B1E">
        <w:trPr>
          <w:cnfStyle w:val="100000000000" w:firstRow="1" w:lastRow="0" w:firstColumn="0" w:lastColumn="0" w:oddVBand="0" w:evenVBand="0" w:oddHBand="0" w:evenHBand="0" w:firstRowFirstColumn="0" w:firstRowLastColumn="0" w:lastRowFirstColumn="0" w:lastRowLastColumn="0"/>
          <w:tblHeader/>
        </w:trPr>
        <w:tc>
          <w:tcPr>
            <w:tcW w:w="1841" w:type="dxa"/>
          </w:tcPr>
          <w:p w14:paraId="1D033F45" w14:textId="77777777" w:rsidR="0091304F" w:rsidRPr="00373A9F" w:rsidRDefault="0091304F" w:rsidP="00857EB2">
            <w:pPr>
              <w:rPr>
                <w:lang w:val="en-US"/>
              </w:rPr>
            </w:pPr>
            <w:r w:rsidRPr="00373A9F">
              <w:rPr>
                <w:lang w:val="en-US"/>
              </w:rPr>
              <w:t>Primitive</w:t>
            </w:r>
          </w:p>
        </w:tc>
        <w:tc>
          <w:tcPr>
            <w:tcW w:w="2520" w:type="dxa"/>
          </w:tcPr>
          <w:p w14:paraId="209EF03E" w14:textId="77777777" w:rsidR="0091304F" w:rsidRPr="00373A9F" w:rsidRDefault="0091304F" w:rsidP="00857EB2">
            <w:pPr>
              <w:rPr>
                <w:lang w:val="en-US"/>
              </w:rPr>
            </w:pPr>
            <w:r w:rsidRPr="00373A9F">
              <w:rPr>
                <w:lang w:val="en-US"/>
              </w:rPr>
              <w:t>Explanation</w:t>
            </w:r>
          </w:p>
        </w:tc>
        <w:tc>
          <w:tcPr>
            <w:tcW w:w="5494" w:type="dxa"/>
          </w:tcPr>
          <w:p w14:paraId="0C733A84" w14:textId="77777777" w:rsidR="0091304F" w:rsidRPr="00373A9F" w:rsidRDefault="0091304F" w:rsidP="00857EB2">
            <w:pPr>
              <w:rPr>
                <w:lang w:val="en-US"/>
              </w:rPr>
            </w:pPr>
            <w:r w:rsidRPr="00373A9F">
              <w:rPr>
                <w:lang w:val="en-US"/>
              </w:rPr>
              <w:t>Value Examples</w:t>
            </w:r>
          </w:p>
        </w:tc>
      </w:tr>
      <w:tr w:rsidR="0091304F" w:rsidRPr="00CE25AF" w14:paraId="787B3061" w14:textId="77777777" w:rsidTr="00434B1E">
        <w:tc>
          <w:tcPr>
            <w:tcW w:w="1841" w:type="dxa"/>
          </w:tcPr>
          <w:p w14:paraId="6728BE9D" w14:textId="0734BD98" w:rsidR="0091304F" w:rsidRPr="00373A9F" w:rsidRDefault="00381B08" w:rsidP="00857EB2">
            <w:pPr>
              <w:rPr>
                <w:lang w:val="en-US"/>
              </w:rPr>
            </w:pPr>
            <w:r>
              <w:rPr>
                <w:lang w:val="en-US"/>
              </w:rPr>
              <w:t>&lt;Name of Primitive&gt;</w:t>
            </w:r>
          </w:p>
        </w:tc>
        <w:tc>
          <w:tcPr>
            <w:tcW w:w="2520" w:type="dxa"/>
          </w:tcPr>
          <w:p w14:paraId="21257377" w14:textId="6F81C858" w:rsidR="0091304F" w:rsidRPr="00373A9F" w:rsidRDefault="00381B08" w:rsidP="00857EB2">
            <w:pPr>
              <w:rPr>
                <w:lang w:val="en-US"/>
              </w:rPr>
            </w:pPr>
            <w:r w:rsidRPr="00CE25AF">
              <w:rPr>
                <w:lang w:val="en-US"/>
              </w:rPr>
              <w:t>&lt;Explanatory text&gt;</w:t>
            </w:r>
          </w:p>
        </w:tc>
        <w:tc>
          <w:tcPr>
            <w:tcW w:w="5494" w:type="dxa"/>
          </w:tcPr>
          <w:p w14:paraId="34CB5B52" w14:textId="65D7785A" w:rsidR="0091304F" w:rsidRPr="00373A9F" w:rsidRDefault="00381B08" w:rsidP="00857EB2">
            <w:pPr>
              <w:rPr>
                <w:lang w:val="en-US"/>
              </w:rPr>
            </w:pPr>
            <w:r>
              <w:rPr>
                <w:lang w:val="en-US"/>
              </w:rPr>
              <w:t>Value examples</w:t>
            </w:r>
          </w:p>
        </w:tc>
      </w:tr>
    </w:tbl>
    <w:p w14:paraId="28FBE00B" w14:textId="77777777" w:rsidR="0091304F" w:rsidRPr="00373A9F" w:rsidRDefault="0091304F" w:rsidP="0091304F">
      <w:pPr>
        <w:rPr>
          <w:lang w:val="en-US"/>
        </w:rPr>
      </w:pPr>
    </w:p>
    <w:p w14:paraId="53E49AA9" w14:textId="77777777" w:rsidR="0091304F" w:rsidRPr="00373A9F" w:rsidRDefault="0091304F" w:rsidP="004D3EEC">
      <w:pPr>
        <w:pStyle w:val="Anhang2"/>
      </w:pPr>
      <w:bookmarkStart w:id="3967" w:name="_Toc103374145"/>
      <w:bookmarkStart w:id="3968" w:name="_Toc125227956"/>
      <w:bookmarkStart w:id="3969" w:name="_Toc125537743"/>
      <w:r w:rsidRPr="00373A9F">
        <w:lastRenderedPageBreak/>
        <w:t>Handling of Constraints</w:t>
      </w:r>
      <w:bookmarkEnd w:id="3967"/>
      <w:bookmarkEnd w:id="3968"/>
      <w:bookmarkEnd w:id="3969"/>
    </w:p>
    <w:p w14:paraId="040E2E13" w14:textId="21EFF9D6" w:rsidR="0091304F" w:rsidRPr="00CE25AF" w:rsidRDefault="0091304F" w:rsidP="0091304F">
      <w:pPr>
        <w:rPr>
          <w:lang w:val="en-US"/>
        </w:rPr>
      </w:pPr>
      <w:r w:rsidRPr="00CE25AF">
        <w:rPr>
          <w:lang w:val="en-US"/>
        </w:rPr>
        <w:t xml:space="preserve">Constraints are prefixed with </w:t>
      </w:r>
      <w:proofErr w:type="spellStart"/>
      <w:r w:rsidRPr="00CE25AF">
        <w:rPr>
          <w:b/>
          <w:bCs/>
          <w:lang w:val="en-US"/>
        </w:rPr>
        <w:t>AASd</w:t>
      </w:r>
      <w:proofErr w:type="spellEnd"/>
      <w:r w:rsidRPr="00CE25AF">
        <w:rPr>
          <w:b/>
          <w:bCs/>
          <w:lang w:val="en-US"/>
        </w:rPr>
        <w:t>-</w:t>
      </w:r>
      <w:r w:rsidRPr="00CE25AF">
        <w:rPr>
          <w:lang w:val="en-US"/>
        </w:rPr>
        <w:t xml:space="preserve"> followed by a three-digit number. The </w:t>
      </w:r>
      <w:r w:rsidR="00F639CD" w:rsidRPr="00CE25AF">
        <w:rPr>
          <w:lang w:val="en-US"/>
        </w:rPr>
        <w:t>"</w:t>
      </w:r>
      <w:r w:rsidRPr="00CE25AF">
        <w:rPr>
          <w:lang w:val="en-US"/>
        </w:rPr>
        <w:t>d</w:t>
      </w:r>
      <w:r w:rsidR="00F639CD" w:rsidRPr="00CE25AF">
        <w:rPr>
          <w:lang w:val="en-US"/>
        </w:rPr>
        <w:t>"</w:t>
      </w:r>
      <w:r w:rsidRPr="00CE25AF">
        <w:rPr>
          <w:lang w:val="en-US"/>
        </w:rPr>
        <w:t xml:space="preserve"> in </w:t>
      </w:r>
      <w:r w:rsidR="000F7E83" w:rsidRPr="00CE25AF">
        <w:rPr>
          <w:lang w:val="en-US"/>
        </w:rPr>
        <w:t>"</w:t>
      </w:r>
      <w:proofErr w:type="spellStart"/>
      <w:r w:rsidR="000F7E83" w:rsidRPr="00CE25AF">
        <w:rPr>
          <w:lang w:val="en-US"/>
        </w:rPr>
        <w:t>AASd</w:t>
      </w:r>
      <w:proofErr w:type="spellEnd"/>
      <w:r w:rsidR="000F7E83" w:rsidRPr="00CE25AF">
        <w:rPr>
          <w:lang w:val="en-US"/>
        </w:rPr>
        <w:t xml:space="preserve">-" </w:t>
      </w:r>
      <w:r w:rsidRPr="00CE25AF">
        <w:rPr>
          <w:lang w:val="en-US"/>
        </w:rPr>
        <w:t xml:space="preserve">was motivated by </w:t>
      </w:r>
      <w:r w:rsidR="00F639CD" w:rsidRPr="00CE25AF">
        <w:rPr>
          <w:lang w:val="en-US"/>
        </w:rPr>
        <w:t>"</w:t>
      </w:r>
      <w:r w:rsidRPr="00CE25AF">
        <w:rPr>
          <w:lang w:val="en-US"/>
        </w:rPr>
        <w:t>in Detail</w:t>
      </w:r>
      <w:r w:rsidR="00F639CD" w:rsidRPr="00CE25AF">
        <w:rPr>
          <w:lang w:val="en-US"/>
        </w:rPr>
        <w:t>"</w:t>
      </w:r>
      <w:r w:rsidRPr="00CE25AF">
        <w:rPr>
          <w:lang w:val="en-US"/>
        </w:rPr>
        <w:t xml:space="preserve">. The numbering of constraints is unique within namespace </w:t>
      </w:r>
      <w:proofErr w:type="spellStart"/>
      <w:r w:rsidRPr="00CE25AF">
        <w:rPr>
          <w:lang w:val="en-US"/>
        </w:rPr>
        <w:t>AASd</w:t>
      </w:r>
      <w:proofErr w:type="spellEnd"/>
      <w:r w:rsidR="004A1ED3">
        <w:rPr>
          <w:lang w:val="en-US"/>
        </w:rPr>
        <w:t>;</w:t>
      </w:r>
      <w:r w:rsidRPr="00CE25AF">
        <w:rPr>
          <w:lang w:val="en-US"/>
        </w:rPr>
        <w:t xml:space="preserve"> a number of a constraint that was removed will not be used again.</w:t>
      </w:r>
    </w:p>
    <w:p w14:paraId="2F0A38DD" w14:textId="64B60666" w:rsidR="0091304F" w:rsidRPr="00CE25AF" w:rsidRDefault="00D64E5A" w:rsidP="00373A9F">
      <w:pPr>
        <w:pStyle w:val="NOTE"/>
        <w:ind w:left="284" w:firstLine="0"/>
        <w:rPr>
          <w:lang w:val="en-US"/>
        </w:rPr>
      </w:pPr>
      <w:r w:rsidRPr="00CE25AF">
        <w:rPr>
          <w:lang w:val="en-US"/>
        </w:rPr>
        <w:t>Note: in the Annex listing the metamodel changes</w:t>
      </w:r>
      <w:r w:rsidR="004A1ED3">
        <w:rPr>
          <w:lang w:val="en-US"/>
        </w:rPr>
        <w:t xml:space="preserve">, </w:t>
      </w:r>
      <w:r w:rsidRPr="00CE25AF">
        <w:rPr>
          <w:lang w:val="en-US"/>
        </w:rPr>
        <w:t xml:space="preserve">constraints with prefix AASs- </w:t>
      </w:r>
      <w:r w:rsidR="002D677E" w:rsidRPr="00CE25AF">
        <w:rPr>
          <w:lang w:val="en-US"/>
        </w:rPr>
        <w:t xml:space="preserve">or </w:t>
      </w:r>
      <w:proofErr w:type="spellStart"/>
      <w:r w:rsidR="002D677E" w:rsidRPr="00CE25AF">
        <w:rPr>
          <w:lang w:val="en-US"/>
        </w:rPr>
        <w:t>AASc</w:t>
      </w:r>
      <w:proofErr w:type="spellEnd"/>
      <w:r w:rsidR="002D677E" w:rsidRPr="00CE25AF">
        <w:rPr>
          <w:lang w:val="en-US"/>
        </w:rPr>
        <w:t xml:space="preserve">- </w:t>
      </w:r>
      <w:r w:rsidRPr="00CE25AF">
        <w:rPr>
          <w:lang w:val="en-US"/>
        </w:rPr>
        <w:t xml:space="preserve">are </w:t>
      </w:r>
      <w:r w:rsidR="004A1ED3">
        <w:rPr>
          <w:lang w:val="en-US"/>
        </w:rPr>
        <w:t xml:space="preserve">also </w:t>
      </w:r>
      <w:r w:rsidRPr="00CE25AF">
        <w:rPr>
          <w:lang w:val="en-US"/>
        </w:rPr>
        <w:t>listed. These are s</w:t>
      </w:r>
      <w:r w:rsidR="0091304F" w:rsidRPr="00CE25AF">
        <w:rPr>
          <w:lang w:val="en-US"/>
        </w:rPr>
        <w:t xml:space="preserve">ecurity </w:t>
      </w:r>
      <w:r w:rsidR="002D677E" w:rsidRPr="00CE25AF">
        <w:rPr>
          <w:lang w:val="en-US"/>
        </w:rPr>
        <w:t xml:space="preserve">or data specification </w:t>
      </w:r>
      <w:r w:rsidR="0091304F" w:rsidRPr="00CE25AF">
        <w:rPr>
          <w:lang w:val="en-US"/>
        </w:rPr>
        <w:t>constrain</w:t>
      </w:r>
      <w:r w:rsidR="00D338A7" w:rsidRPr="00CE25AF">
        <w:rPr>
          <w:lang w:val="en-US"/>
        </w:rPr>
        <w:t>t</w:t>
      </w:r>
      <w:r w:rsidR="0091304F" w:rsidRPr="00CE25AF">
        <w:rPr>
          <w:lang w:val="en-US"/>
        </w:rPr>
        <w:t>s</w:t>
      </w:r>
      <w:r w:rsidR="002D677E" w:rsidRPr="00CE25AF">
        <w:rPr>
          <w:lang w:val="en-US"/>
        </w:rPr>
        <w:t xml:space="preserve">, </w:t>
      </w:r>
      <w:r w:rsidR="00775E36" w:rsidRPr="00CE25AF">
        <w:rPr>
          <w:lang w:val="en-US"/>
        </w:rPr>
        <w:t xml:space="preserve">and are now part of the split document </w:t>
      </w:r>
      <w:r w:rsidR="00381B08">
        <w:rPr>
          <w:lang w:val="en-US"/>
        </w:rPr>
        <w:t>parts</w:t>
      </w:r>
      <w:r w:rsidR="00775E36" w:rsidRPr="00CE25AF">
        <w:rPr>
          <w:lang w:val="en-US"/>
        </w:rPr>
        <w:t>.</w:t>
      </w:r>
      <w:r w:rsidRPr="00CE25AF">
        <w:rPr>
          <w:lang w:val="en-US"/>
        </w:rPr>
        <w:t xml:space="preserve"> </w:t>
      </w:r>
    </w:p>
    <w:p w14:paraId="7ECAEAA6" w14:textId="7E167739" w:rsidR="003564BF" w:rsidRPr="00373A9F" w:rsidRDefault="00384B2F" w:rsidP="00026A3E">
      <w:pPr>
        <w:pStyle w:val="Anhang1"/>
      </w:pPr>
      <w:bookmarkStart w:id="3970" w:name="_Toc103960232"/>
      <w:bookmarkStart w:id="3971" w:name="_Toc103983944"/>
      <w:bookmarkStart w:id="3972" w:name="_Toc103983945"/>
      <w:bookmarkStart w:id="3973" w:name="_Toc103983946"/>
      <w:bookmarkStart w:id="3974" w:name="_Toc103983947"/>
      <w:bookmarkStart w:id="3975" w:name="_Toc103983948"/>
      <w:bookmarkStart w:id="3976" w:name="_Ref516754254"/>
      <w:bookmarkStart w:id="3977" w:name="_Toc54816337"/>
      <w:bookmarkStart w:id="3978" w:name="_Toc125227957"/>
      <w:bookmarkStart w:id="3979" w:name="_Toc125537744"/>
      <w:bookmarkStart w:id="3980" w:name="_Ref530326215"/>
      <w:bookmarkStart w:id="3981" w:name="_Ref529826616"/>
      <w:bookmarkStart w:id="3982" w:name="_Toc511579116"/>
      <w:bookmarkEnd w:id="3941"/>
      <w:bookmarkEnd w:id="3970"/>
      <w:bookmarkEnd w:id="3971"/>
      <w:bookmarkEnd w:id="3972"/>
      <w:bookmarkEnd w:id="3973"/>
      <w:bookmarkEnd w:id="3974"/>
      <w:bookmarkEnd w:id="3975"/>
      <w:r>
        <w:lastRenderedPageBreak/>
        <w:t>A</w:t>
      </w:r>
      <w:r w:rsidR="00701DE5">
        <w:t xml:space="preserve">nnex </w:t>
      </w:r>
      <w:r>
        <w:t>E</w:t>
      </w:r>
      <w:r w:rsidR="00701DE5">
        <w:t xml:space="preserve">. </w:t>
      </w:r>
      <w:r w:rsidR="003564BF" w:rsidRPr="00373A9F">
        <w:t xml:space="preserve">Legend for UML </w:t>
      </w:r>
      <w:r w:rsidR="00713AB3" w:rsidRPr="00373A9F">
        <w:t>Modelling</w:t>
      </w:r>
      <w:bookmarkEnd w:id="3976"/>
      <w:bookmarkEnd w:id="3977"/>
      <w:bookmarkEnd w:id="3978"/>
      <w:bookmarkEnd w:id="3979"/>
    </w:p>
    <w:p w14:paraId="058080C0" w14:textId="77777777" w:rsidR="00B8481B" w:rsidRPr="00373A9F" w:rsidRDefault="00B8481B" w:rsidP="00026A3E">
      <w:pPr>
        <w:pStyle w:val="Anhang2"/>
      </w:pPr>
      <w:bookmarkStart w:id="3983" w:name="_Toc55588927"/>
      <w:bookmarkStart w:id="3984" w:name="_Toc56163736"/>
      <w:bookmarkStart w:id="3985" w:name="_Toc56164533"/>
      <w:bookmarkStart w:id="3986" w:name="_Toc56178041"/>
      <w:bookmarkStart w:id="3987" w:name="_Toc56180045"/>
      <w:bookmarkStart w:id="3988" w:name="_Toc56181118"/>
      <w:bookmarkStart w:id="3989" w:name="_Toc56368111"/>
      <w:bookmarkStart w:id="3990" w:name="_Toc56369112"/>
      <w:bookmarkStart w:id="3991" w:name="_Toc56442695"/>
      <w:bookmarkStart w:id="3992" w:name="_Toc55588928"/>
      <w:bookmarkStart w:id="3993" w:name="_Toc56163737"/>
      <w:bookmarkStart w:id="3994" w:name="_Toc56164534"/>
      <w:bookmarkStart w:id="3995" w:name="_Toc56178042"/>
      <w:bookmarkStart w:id="3996" w:name="_Toc56180046"/>
      <w:bookmarkStart w:id="3997" w:name="_Toc56181119"/>
      <w:bookmarkStart w:id="3998" w:name="_Toc56368112"/>
      <w:bookmarkStart w:id="3999" w:name="_Toc56369113"/>
      <w:bookmarkStart w:id="4000" w:name="_Toc56442696"/>
      <w:bookmarkStart w:id="4001" w:name="_Toc55588951"/>
      <w:bookmarkStart w:id="4002" w:name="_Toc56163760"/>
      <w:bookmarkStart w:id="4003" w:name="_Toc56164557"/>
      <w:bookmarkStart w:id="4004" w:name="_Toc56178065"/>
      <w:bookmarkStart w:id="4005" w:name="_Toc56180069"/>
      <w:bookmarkStart w:id="4006" w:name="_Toc56181142"/>
      <w:bookmarkStart w:id="4007" w:name="_Toc56368135"/>
      <w:bookmarkStart w:id="4008" w:name="_Toc56369136"/>
      <w:bookmarkStart w:id="4009" w:name="_Toc56442719"/>
      <w:bookmarkStart w:id="4010" w:name="_Toc54608471"/>
      <w:bookmarkStart w:id="4011" w:name="_Toc54610822"/>
      <w:bookmarkStart w:id="4012" w:name="_Toc54285369"/>
      <w:bookmarkStart w:id="4013" w:name="_Toc54604674"/>
      <w:bookmarkStart w:id="4014" w:name="_Toc54607023"/>
      <w:bookmarkStart w:id="4015" w:name="_Toc54609396"/>
      <w:bookmarkStart w:id="4016" w:name="_Toc54611947"/>
      <w:bookmarkStart w:id="4017" w:name="_Toc54285370"/>
      <w:bookmarkStart w:id="4018" w:name="_Toc54604675"/>
      <w:bookmarkStart w:id="4019" w:name="_Toc54607024"/>
      <w:bookmarkStart w:id="4020" w:name="_Toc54609397"/>
      <w:bookmarkStart w:id="4021" w:name="_Toc54611948"/>
      <w:bookmarkStart w:id="4022" w:name="_Toc54285404"/>
      <w:bookmarkStart w:id="4023" w:name="_Toc54604709"/>
      <w:bookmarkStart w:id="4024" w:name="_Toc54607058"/>
      <w:bookmarkStart w:id="4025" w:name="_Toc54609431"/>
      <w:bookmarkStart w:id="4026" w:name="_Toc54611982"/>
      <w:bookmarkStart w:id="4027" w:name="_Toc54285438"/>
      <w:bookmarkStart w:id="4028" w:name="_Toc54604743"/>
      <w:bookmarkStart w:id="4029" w:name="_Toc54607092"/>
      <w:bookmarkStart w:id="4030" w:name="_Toc54609465"/>
      <w:bookmarkStart w:id="4031" w:name="_Toc54612016"/>
      <w:bookmarkStart w:id="4032" w:name="_Toc54285439"/>
      <w:bookmarkStart w:id="4033" w:name="_Toc54604744"/>
      <w:bookmarkStart w:id="4034" w:name="_Toc54607093"/>
      <w:bookmarkStart w:id="4035" w:name="_Toc54609466"/>
      <w:bookmarkStart w:id="4036" w:name="_Toc54612017"/>
      <w:bookmarkStart w:id="4037" w:name="_Toc54285473"/>
      <w:bookmarkStart w:id="4038" w:name="_Toc54604778"/>
      <w:bookmarkStart w:id="4039" w:name="_Toc54607127"/>
      <w:bookmarkStart w:id="4040" w:name="_Toc54609500"/>
      <w:bookmarkStart w:id="4041" w:name="_Toc54612051"/>
      <w:bookmarkStart w:id="4042" w:name="_Toc54285474"/>
      <w:bookmarkStart w:id="4043" w:name="_Toc54604779"/>
      <w:bookmarkStart w:id="4044" w:name="_Toc54607128"/>
      <w:bookmarkStart w:id="4045" w:name="_Toc54609501"/>
      <w:bookmarkStart w:id="4046" w:name="_Toc54612052"/>
      <w:bookmarkStart w:id="4047" w:name="_Toc54285508"/>
      <w:bookmarkStart w:id="4048" w:name="_Toc54604813"/>
      <w:bookmarkStart w:id="4049" w:name="_Toc54607162"/>
      <w:bookmarkStart w:id="4050" w:name="_Toc54609535"/>
      <w:bookmarkStart w:id="4051" w:name="_Toc54612086"/>
      <w:bookmarkStart w:id="4052" w:name="_Toc54285542"/>
      <w:bookmarkStart w:id="4053" w:name="_Toc54604847"/>
      <w:bookmarkStart w:id="4054" w:name="_Toc54607196"/>
      <w:bookmarkStart w:id="4055" w:name="_Toc54609569"/>
      <w:bookmarkStart w:id="4056" w:name="_Toc54612120"/>
      <w:bookmarkStart w:id="4057" w:name="_Toc54285543"/>
      <w:bookmarkStart w:id="4058" w:name="_Toc54604848"/>
      <w:bookmarkStart w:id="4059" w:name="_Toc54607197"/>
      <w:bookmarkStart w:id="4060" w:name="_Toc54609570"/>
      <w:bookmarkStart w:id="4061" w:name="_Toc54612121"/>
      <w:bookmarkStart w:id="4062" w:name="_Toc54285573"/>
      <w:bookmarkStart w:id="4063" w:name="_Toc54604878"/>
      <w:bookmarkStart w:id="4064" w:name="_Toc54607227"/>
      <w:bookmarkStart w:id="4065" w:name="_Toc54609600"/>
      <w:bookmarkStart w:id="4066" w:name="_Toc54612151"/>
      <w:bookmarkStart w:id="4067" w:name="_Toc54285603"/>
      <w:bookmarkStart w:id="4068" w:name="_Toc54604908"/>
      <w:bookmarkStart w:id="4069" w:name="_Toc54607257"/>
      <w:bookmarkStart w:id="4070" w:name="_Toc54609630"/>
      <w:bookmarkStart w:id="4071" w:name="_Toc54612181"/>
      <w:bookmarkStart w:id="4072" w:name="_Toc54285604"/>
      <w:bookmarkStart w:id="4073" w:name="_Toc54604909"/>
      <w:bookmarkStart w:id="4074" w:name="_Toc54607258"/>
      <w:bookmarkStart w:id="4075" w:name="_Toc54609631"/>
      <w:bookmarkStart w:id="4076" w:name="_Toc54612182"/>
      <w:bookmarkStart w:id="4077" w:name="_Toc55573769"/>
      <w:bookmarkStart w:id="4078" w:name="_Toc55574468"/>
      <w:bookmarkStart w:id="4079" w:name="_Toc55576918"/>
      <w:bookmarkStart w:id="4080" w:name="_Toc55580624"/>
      <w:bookmarkStart w:id="4081" w:name="_Toc55589082"/>
      <w:bookmarkStart w:id="4082" w:name="_Toc56163895"/>
      <w:bookmarkStart w:id="4083" w:name="_Toc56164692"/>
      <w:bookmarkStart w:id="4084" w:name="_Toc56178297"/>
      <w:bookmarkStart w:id="4085" w:name="_Toc56180324"/>
      <w:bookmarkStart w:id="4086" w:name="_Toc56181397"/>
      <w:bookmarkStart w:id="4087" w:name="_Toc56368440"/>
      <w:bookmarkStart w:id="4088" w:name="_Toc56369441"/>
      <w:bookmarkStart w:id="4089" w:name="_Toc56443022"/>
      <w:bookmarkStart w:id="4090" w:name="_Toc55573770"/>
      <w:bookmarkStart w:id="4091" w:name="_Toc55574469"/>
      <w:bookmarkStart w:id="4092" w:name="_Toc55576919"/>
      <w:bookmarkStart w:id="4093" w:name="_Toc55580625"/>
      <w:bookmarkStart w:id="4094" w:name="_Toc55589083"/>
      <w:bookmarkStart w:id="4095" w:name="_Toc56163896"/>
      <w:bookmarkStart w:id="4096" w:name="_Toc56164693"/>
      <w:bookmarkStart w:id="4097" w:name="_Toc56178298"/>
      <w:bookmarkStart w:id="4098" w:name="_Toc56180325"/>
      <w:bookmarkStart w:id="4099" w:name="_Toc56181398"/>
      <w:bookmarkStart w:id="4100" w:name="_Toc56368441"/>
      <w:bookmarkStart w:id="4101" w:name="_Toc56369442"/>
      <w:bookmarkStart w:id="4102" w:name="_Toc56443023"/>
      <w:bookmarkStart w:id="4103" w:name="_Toc55573794"/>
      <w:bookmarkStart w:id="4104" w:name="_Toc55574493"/>
      <w:bookmarkStart w:id="4105" w:name="_Toc55576943"/>
      <w:bookmarkStart w:id="4106" w:name="_Toc55580649"/>
      <w:bookmarkStart w:id="4107" w:name="_Toc55589107"/>
      <w:bookmarkStart w:id="4108" w:name="_Toc56163920"/>
      <w:bookmarkStart w:id="4109" w:name="_Toc56164717"/>
      <w:bookmarkStart w:id="4110" w:name="_Toc56178322"/>
      <w:bookmarkStart w:id="4111" w:name="_Toc56180349"/>
      <w:bookmarkStart w:id="4112" w:name="_Toc56181422"/>
      <w:bookmarkStart w:id="4113" w:name="_Toc56368465"/>
      <w:bookmarkStart w:id="4114" w:name="_Toc56369466"/>
      <w:bookmarkStart w:id="4115" w:name="_Toc56443047"/>
      <w:bookmarkStart w:id="4116" w:name="_Toc55573795"/>
      <w:bookmarkStart w:id="4117" w:name="_Toc55574494"/>
      <w:bookmarkStart w:id="4118" w:name="_Toc55576944"/>
      <w:bookmarkStart w:id="4119" w:name="_Toc55580650"/>
      <w:bookmarkStart w:id="4120" w:name="_Toc55589108"/>
      <w:bookmarkStart w:id="4121" w:name="_Toc56163921"/>
      <w:bookmarkStart w:id="4122" w:name="_Toc56164718"/>
      <w:bookmarkStart w:id="4123" w:name="_Toc56178323"/>
      <w:bookmarkStart w:id="4124" w:name="_Toc56180350"/>
      <w:bookmarkStart w:id="4125" w:name="_Toc56181423"/>
      <w:bookmarkStart w:id="4126" w:name="_Toc56368466"/>
      <w:bookmarkStart w:id="4127" w:name="_Toc56369467"/>
      <w:bookmarkStart w:id="4128" w:name="_Toc56443048"/>
      <w:bookmarkStart w:id="4129" w:name="_Toc55573840"/>
      <w:bookmarkStart w:id="4130" w:name="_Toc55574539"/>
      <w:bookmarkStart w:id="4131" w:name="_Toc55576989"/>
      <w:bookmarkStart w:id="4132" w:name="_Toc55580695"/>
      <w:bookmarkStart w:id="4133" w:name="_Toc55589153"/>
      <w:bookmarkStart w:id="4134" w:name="_Toc56163966"/>
      <w:bookmarkStart w:id="4135" w:name="_Toc56164763"/>
      <w:bookmarkStart w:id="4136" w:name="_Toc56178368"/>
      <w:bookmarkStart w:id="4137" w:name="_Toc56180395"/>
      <w:bookmarkStart w:id="4138" w:name="_Toc56181468"/>
      <w:bookmarkStart w:id="4139" w:name="_Toc56368511"/>
      <w:bookmarkStart w:id="4140" w:name="_Toc56369512"/>
      <w:bookmarkStart w:id="4141" w:name="_Toc56443093"/>
      <w:bookmarkStart w:id="4142" w:name="_Toc55573885"/>
      <w:bookmarkStart w:id="4143" w:name="_Toc55574584"/>
      <w:bookmarkStart w:id="4144" w:name="_Toc55577034"/>
      <w:bookmarkStart w:id="4145" w:name="_Toc55580740"/>
      <w:bookmarkStart w:id="4146" w:name="_Toc55589198"/>
      <w:bookmarkStart w:id="4147" w:name="_Toc56164011"/>
      <w:bookmarkStart w:id="4148" w:name="_Toc56164808"/>
      <w:bookmarkStart w:id="4149" w:name="_Toc56178413"/>
      <w:bookmarkStart w:id="4150" w:name="_Toc56180440"/>
      <w:bookmarkStart w:id="4151" w:name="_Toc56181513"/>
      <w:bookmarkStart w:id="4152" w:name="_Toc56368556"/>
      <w:bookmarkStart w:id="4153" w:name="_Toc56369557"/>
      <w:bookmarkStart w:id="4154" w:name="_Toc56443138"/>
      <w:bookmarkStart w:id="4155" w:name="_Toc55573886"/>
      <w:bookmarkStart w:id="4156" w:name="_Toc55574585"/>
      <w:bookmarkStart w:id="4157" w:name="_Toc55577035"/>
      <w:bookmarkStart w:id="4158" w:name="_Toc55580741"/>
      <w:bookmarkStart w:id="4159" w:name="_Toc55589199"/>
      <w:bookmarkStart w:id="4160" w:name="_Toc56164012"/>
      <w:bookmarkStart w:id="4161" w:name="_Toc56164809"/>
      <w:bookmarkStart w:id="4162" w:name="_Toc56178414"/>
      <w:bookmarkStart w:id="4163" w:name="_Toc56180441"/>
      <w:bookmarkStart w:id="4164" w:name="_Toc56181514"/>
      <w:bookmarkStart w:id="4165" w:name="_Toc56368557"/>
      <w:bookmarkStart w:id="4166" w:name="_Toc56369558"/>
      <w:bookmarkStart w:id="4167" w:name="_Toc56443139"/>
      <w:bookmarkStart w:id="4168" w:name="_Toc55573931"/>
      <w:bookmarkStart w:id="4169" w:name="_Toc55574630"/>
      <w:bookmarkStart w:id="4170" w:name="_Toc55577080"/>
      <w:bookmarkStart w:id="4171" w:name="_Toc55580786"/>
      <w:bookmarkStart w:id="4172" w:name="_Toc55589244"/>
      <w:bookmarkStart w:id="4173" w:name="_Toc56164057"/>
      <w:bookmarkStart w:id="4174" w:name="_Toc56164854"/>
      <w:bookmarkStart w:id="4175" w:name="_Toc56178459"/>
      <w:bookmarkStart w:id="4176" w:name="_Toc56180486"/>
      <w:bookmarkStart w:id="4177" w:name="_Toc56181559"/>
      <w:bookmarkStart w:id="4178" w:name="_Toc56368602"/>
      <w:bookmarkStart w:id="4179" w:name="_Toc56369603"/>
      <w:bookmarkStart w:id="4180" w:name="_Toc56443184"/>
      <w:bookmarkStart w:id="4181" w:name="_Toc55573976"/>
      <w:bookmarkStart w:id="4182" w:name="_Toc55574675"/>
      <w:bookmarkStart w:id="4183" w:name="_Toc55577125"/>
      <w:bookmarkStart w:id="4184" w:name="_Toc55580831"/>
      <w:bookmarkStart w:id="4185" w:name="_Toc55589289"/>
      <w:bookmarkStart w:id="4186" w:name="_Toc56164102"/>
      <w:bookmarkStart w:id="4187" w:name="_Toc56164899"/>
      <w:bookmarkStart w:id="4188" w:name="_Toc56178504"/>
      <w:bookmarkStart w:id="4189" w:name="_Toc56180531"/>
      <w:bookmarkStart w:id="4190" w:name="_Toc56181604"/>
      <w:bookmarkStart w:id="4191" w:name="_Toc56368647"/>
      <w:bookmarkStart w:id="4192" w:name="_Toc56369648"/>
      <w:bookmarkStart w:id="4193" w:name="_Toc56443229"/>
      <w:bookmarkStart w:id="4194" w:name="_Toc55573977"/>
      <w:bookmarkStart w:id="4195" w:name="_Toc55574676"/>
      <w:bookmarkStart w:id="4196" w:name="_Toc55577126"/>
      <w:bookmarkStart w:id="4197" w:name="_Toc55580832"/>
      <w:bookmarkStart w:id="4198" w:name="_Toc55589290"/>
      <w:bookmarkStart w:id="4199" w:name="_Toc56164103"/>
      <w:bookmarkStart w:id="4200" w:name="_Toc56164900"/>
      <w:bookmarkStart w:id="4201" w:name="_Toc56178505"/>
      <w:bookmarkStart w:id="4202" w:name="_Toc56180532"/>
      <w:bookmarkStart w:id="4203" w:name="_Toc56181605"/>
      <w:bookmarkStart w:id="4204" w:name="_Toc56368648"/>
      <w:bookmarkStart w:id="4205" w:name="_Toc56369649"/>
      <w:bookmarkStart w:id="4206" w:name="_Toc56443230"/>
      <w:bookmarkStart w:id="4207" w:name="_Toc55574018"/>
      <w:bookmarkStart w:id="4208" w:name="_Toc55574717"/>
      <w:bookmarkStart w:id="4209" w:name="_Toc55577167"/>
      <w:bookmarkStart w:id="4210" w:name="_Toc55580873"/>
      <w:bookmarkStart w:id="4211" w:name="_Toc55589331"/>
      <w:bookmarkStart w:id="4212" w:name="_Toc56164144"/>
      <w:bookmarkStart w:id="4213" w:name="_Toc56164941"/>
      <w:bookmarkStart w:id="4214" w:name="_Toc56178546"/>
      <w:bookmarkStart w:id="4215" w:name="_Toc56180573"/>
      <w:bookmarkStart w:id="4216" w:name="_Toc56181646"/>
      <w:bookmarkStart w:id="4217" w:name="_Toc56368689"/>
      <w:bookmarkStart w:id="4218" w:name="_Toc56369690"/>
      <w:bookmarkStart w:id="4219" w:name="_Toc56443271"/>
      <w:bookmarkStart w:id="4220" w:name="_Toc55580910"/>
      <w:bookmarkStart w:id="4221" w:name="_Toc55589368"/>
      <w:bookmarkStart w:id="4222" w:name="_Toc56164181"/>
      <w:bookmarkStart w:id="4223" w:name="_Toc56164978"/>
      <w:bookmarkStart w:id="4224" w:name="_Toc56178583"/>
      <w:bookmarkStart w:id="4225" w:name="_Toc56180610"/>
      <w:bookmarkStart w:id="4226" w:name="_Toc56181683"/>
      <w:bookmarkStart w:id="4227" w:name="_Toc56368726"/>
      <w:bookmarkStart w:id="4228" w:name="_Toc56369727"/>
      <w:bookmarkStart w:id="4229" w:name="_Toc56443308"/>
      <w:bookmarkStart w:id="4230" w:name="_Toc54279253"/>
      <w:bookmarkStart w:id="4231" w:name="_Toc54280167"/>
      <w:bookmarkStart w:id="4232" w:name="_Toc54281110"/>
      <w:bookmarkStart w:id="4233" w:name="_Toc54284153"/>
      <w:bookmarkStart w:id="4234" w:name="_Toc54285612"/>
      <w:bookmarkStart w:id="4235" w:name="_Toc54604917"/>
      <w:bookmarkStart w:id="4236" w:name="_Toc54607266"/>
      <w:bookmarkStart w:id="4237" w:name="_Toc54609639"/>
      <w:bookmarkStart w:id="4238" w:name="_Toc54612190"/>
      <w:bookmarkStart w:id="4239" w:name="_Toc54279254"/>
      <w:bookmarkStart w:id="4240" w:name="_Toc54280168"/>
      <w:bookmarkStart w:id="4241" w:name="_Toc54281111"/>
      <w:bookmarkStart w:id="4242" w:name="_Toc54284154"/>
      <w:bookmarkStart w:id="4243" w:name="_Toc54285613"/>
      <w:bookmarkStart w:id="4244" w:name="_Toc54604918"/>
      <w:bookmarkStart w:id="4245" w:name="_Toc54607267"/>
      <w:bookmarkStart w:id="4246" w:name="_Toc54609640"/>
      <w:bookmarkStart w:id="4247" w:name="_Toc54612191"/>
      <w:bookmarkStart w:id="4248" w:name="_Toc54279284"/>
      <w:bookmarkStart w:id="4249" w:name="_Toc54280198"/>
      <w:bookmarkStart w:id="4250" w:name="_Toc54281141"/>
      <w:bookmarkStart w:id="4251" w:name="_Toc54284184"/>
      <w:bookmarkStart w:id="4252" w:name="_Toc54285643"/>
      <w:bookmarkStart w:id="4253" w:name="_Toc54604948"/>
      <w:bookmarkStart w:id="4254" w:name="_Toc54607297"/>
      <w:bookmarkStart w:id="4255" w:name="_Toc54609670"/>
      <w:bookmarkStart w:id="4256" w:name="_Toc54612221"/>
      <w:bookmarkStart w:id="4257" w:name="_Toc54279314"/>
      <w:bookmarkStart w:id="4258" w:name="_Toc54280228"/>
      <w:bookmarkStart w:id="4259" w:name="_Toc54281171"/>
      <w:bookmarkStart w:id="4260" w:name="_Toc54284214"/>
      <w:bookmarkStart w:id="4261" w:name="_Toc54285673"/>
      <w:bookmarkStart w:id="4262" w:name="_Toc54604978"/>
      <w:bookmarkStart w:id="4263" w:name="_Toc54607327"/>
      <w:bookmarkStart w:id="4264" w:name="_Toc54609700"/>
      <w:bookmarkStart w:id="4265" w:name="_Toc54612251"/>
      <w:bookmarkStart w:id="4266" w:name="_Toc54279315"/>
      <w:bookmarkStart w:id="4267" w:name="_Toc54280229"/>
      <w:bookmarkStart w:id="4268" w:name="_Toc54281172"/>
      <w:bookmarkStart w:id="4269" w:name="_Toc54284215"/>
      <w:bookmarkStart w:id="4270" w:name="_Toc54285674"/>
      <w:bookmarkStart w:id="4271" w:name="_Toc54604979"/>
      <w:bookmarkStart w:id="4272" w:name="_Toc54607328"/>
      <w:bookmarkStart w:id="4273" w:name="_Toc54609701"/>
      <w:bookmarkStart w:id="4274" w:name="_Toc54612252"/>
      <w:bookmarkStart w:id="4275" w:name="_Toc54279345"/>
      <w:bookmarkStart w:id="4276" w:name="_Toc54280259"/>
      <w:bookmarkStart w:id="4277" w:name="_Toc54281202"/>
      <w:bookmarkStart w:id="4278" w:name="_Toc54284245"/>
      <w:bookmarkStart w:id="4279" w:name="_Toc54285704"/>
      <w:bookmarkStart w:id="4280" w:name="_Toc54605009"/>
      <w:bookmarkStart w:id="4281" w:name="_Toc54607358"/>
      <w:bookmarkStart w:id="4282" w:name="_Toc54609731"/>
      <w:bookmarkStart w:id="4283" w:name="_Toc54612282"/>
      <w:bookmarkStart w:id="4284" w:name="_Toc54279375"/>
      <w:bookmarkStart w:id="4285" w:name="_Toc54280289"/>
      <w:bookmarkStart w:id="4286" w:name="_Toc54281232"/>
      <w:bookmarkStart w:id="4287" w:name="_Toc54284275"/>
      <w:bookmarkStart w:id="4288" w:name="_Toc54285734"/>
      <w:bookmarkStart w:id="4289" w:name="_Toc54605039"/>
      <w:bookmarkStart w:id="4290" w:name="_Toc54607388"/>
      <w:bookmarkStart w:id="4291" w:name="_Toc54609761"/>
      <w:bookmarkStart w:id="4292" w:name="_Toc54612312"/>
      <w:bookmarkStart w:id="4293" w:name="_Toc54279376"/>
      <w:bookmarkStart w:id="4294" w:name="_Toc54280290"/>
      <w:bookmarkStart w:id="4295" w:name="_Toc54281233"/>
      <w:bookmarkStart w:id="4296" w:name="_Toc54284276"/>
      <w:bookmarkStart w:id="4297" w:name="_Toc54285735"/>
      <w:bookmarkStart w:id="4298" w:name="_Toc54605040"/>
      <w:bookmarkStart w:id="4299" w:name="_Toc54607389"/>
      <w:bookmarkStart w:id="4300" w:name="_Toc54609762"/>
      <w:bookmarkStart w:id="4301" w:name="_Toc54612313"/>
      <w:bookmarkStart w:id="4302" w:name="_Toc54279377"/>
      <w:bookmarkStart w:id="4303" w:name="_Toc54280291"/>
      <w:bookmarkStart w:id="4304" w:name="_Toc54281234"/>
      <w:bookmarkStart w:id="4305" w:name="_Toc54284277"/>
      <w:bookmarkStart w:id="4306" w:name="_Toc54285736"/>
      <w:bookmarkStart w:id="4307" w:name="_Toc54605041"/>
      <w:bookmarkStart w:id="4308" w:name="_Toc54607390"/>
      <w:bookmarkStart w:id="4309" w:name="_Toc54609763"/>
      <w:bookmarkStart w:id="4310" w:name="_Toc54612314"/>
      <w:bookmarkStart w:id="4311" w:name="_Toc54279407"/>
      <w:bookmarkStart w:id="4312" w:name="_Toc54280321"/>
      <w:bookmarkStart w:id="4313" w:name="_Toc54281264"/>
      <w:bookmarkStart w:id="4314" w:name="_Toc54284307"/>
      <w:bookmarkStart w:id="4315" w:name="_Toc54285766"/>
      <w:bookmarkStart w:id="4316" w:name="_Toc54605071"/>
      <w:bookmarkStart w:id="4317" w:name="_Toc54607420"/>
      <w:bookmarkStart w:id="4318" w:name="_Toc54609793"/>
      <w:bookmarkStart w:id="4319" w:name="_Toc54612344"/>
      <w:bookmarkStart w:id="4320" w:name="_Toc54279437"/>
      <w:bookmarkStart w:id="4321" w:name="_Toc54280351"/>
      <w:bookmarkStart w:id="4322" w:name="_Toc54281294"/>
      <w:bookmarkStart w:id="4323" w:name="_Toc54284337"/>
      <w:bookmarkStart w:id="4324" w:name="_Toc54285796"/>
      <w:bookmarkStart w:id="4325" w:name="_Toc54605101"/>
      <w:bookmarkStart w:id="4326" w:name="_Toc54607450"/>
      <w:bookmarkStart w:id="4327" w:name="_Toc54609823"/>
      <w:bookmarkStart w:id="4328" w:name="_Toc54612374"/>
      <w:bookmarkStart w:id="4329" w:name="_Toc54279438"/>
      <w:bookmarkStart w:id="4330" w:name="_Toc54280352"/>
      <w:bookmarkStart w:id="4331" w:name="_Toc54281295"/>
      <w:bookmarkStart w:id="4332" w:name="_Toc54284338"/>
      <w:bookmarkStart w:id="4333" w:name="_Toc54285797"/>
      <w:bookmarkStart w:id="4334" w:name="_Toc54605102"/>
      <w:bookmarkStart w:id="4335" w:name="_Toc54607451"/>
      <w:bookmarkStart w:id="4336" w:name="_Toc54609824"/>
      <w:bookmarkStart w:id="4337" w:name="_Toc54612375"/>
      <w:bookmarkStart w:id="4338" w:name="_Toc54279468"/>
      <w:bookmarkStart w:id="4339" w:name="_Toc54280382"/>
      <w:bookmarkStart w:id="4340" w:name="_Toc54281325"/>
      <w:bookmarkStart w:id="4341" w:name="_Toc54284368"/>
      <w:bookmarkStart w:id="4342" w:name="_Toc54285827"/>
      <w:bookmarkStart w:id="4343" w:name="_Toc54605132"/>
      <w:bookmarkStart w:id="4344" w:name="_Toc54607481"/>
      <w:bookmarkStart w:id="4345" w:name="_Toc54609854"/>
      <w:bookmarkStart w:id="4346" w:name="_Toc54612405"/>
      <w:bookmarkStart w:id="4347" w:name="_Toc54279498"/>
      <w:bookmarkStart w:id="4348" w:name="_Toc54280412"/>
      <w:bookmarkStart w:id="4349" w:name="_Toc54281355"/>
      <w:bookmarkStart w:id="4350" w:name="_Toc54284398"/>
      <w:bookmarkStart w:id="4351" w:name="_Toc54285857"/>
      <w:bookmarkStart w:id="4352" w:name="_Toc54605162"/>
      <w:bookmarkStart w:id="4353" w:name="_Toc54607511"/>
      <w:bookmarkStart w:id="4354" w:name="_Toc54609884"/>
      <w:bookmarkStart w:id="4355" w:name="_Toc54612435"/>
      <w:bookmarkStart w:id="4356" w:name="_Toc54607523"/>
      <w:bookmarkStart w:id="4357" w:name="_Toc54609896"/>
      <w:bookmarkStart w:id="4358" w:name="_Toc54612448"/>
      <w:bookmarkStart w:id="4359" w:name="_Toc55589495"/>
      <w:bookmarkStart w:id="4360" w:name="_Toc56178702"/>
      <w:bookmarkStart w:id="4361" w:name="_Toc56180729"/>
      <w:bookmarkStart w:id="4362" w:name="_Toc56181802"/>
      <w:bookmarkStart w:id="4363" w:name="_Toc56368845"/>
      <w:bookmarkStart w:id="4364" w:name="_Toc56369846"/>
      <w:bookmarkStart w:id="4365" w:name="_Toc56443563"/>
      <w:bookmarkStart w:id="4366" w:name="_Toc54607524"/>
      <w:bookmarkStart w:id="4367" w:name="_Toc54609897"/>
      <w:bookmarkStart w:id="4368" w:name="_Toc54612449"/>
      <w:bookmarkStart w:id="4369" w:name="_Toc55572453"/>
      <w:bookmarkStart w:id="4370" w:name="_Toc55574084"/>
      <w:bookmarkStart w:id="4371" w:name="_Toc55574783"/>
      <w:bookmarkStart w:id="4372" w:name="_Toc55577331"/>
      <w:bookmarkStart w:id="4373" w:name="_Toc56178703"/>
      <w:bookmarkStart w:id="4374" w:name="_Toc56180730"/>
      <w:bookmarkStart w:id="4375" w:name="_Toc56181803"/>
      <w:bookmarkStart w:id="4376" w:name="_Toc56368846"/>
      <w:bookmarkStart w:id="4377" w:name="_Toc56369847"/>
      <w:bookmarkStart w:id="4378" w:name="_Toc56443564"/>
      <w:bookmarkStart w:id="4379" w:name="_Toc55572477"/>
      <w:bookmarkStart w:id="4380" w:name="_Toc55574108"/>
      <w:bookmarkStart w:id="4381" w:name="_Toc55574807"/>
      <w:bookmarkStart w:id="4382" w:name="_Toc55577355"/>
      <w:bookmarkStart w:id="4383" w:name="_Toc55581064"/>
      <w:bookmarkStart w:id="4384" w:name="_Toc55589522"/>
      <w:bookmarkStart w:id="4385" w:name="_Toc56164329"/>
      <w:bookmarkStart w:id="4386" w:name="_Toc56165126"/>
      <w:bookmarkStart w:id="4387" w:name="_Toc56178765"/>
      <w:bookmarkStart w:id="4388" w:name="_Toc56180792"/>
      <w:bookmarkStart w:id="4389" w:name="_Toc56181865"/>
      <w:bookmarkStart w:id="4390" w:name="_Toc56368908"/>
      <w:bookmarkStart w:id="4391" w:name="_Toc56369909"/>
      <w:bookmarkStart w:id="4392" w:name="_Toc56443626"/>
      <w:bookmarkStart w:id="4393" w:name="_Toc55572514"/>
      <w:bookmarkStart w:id="4394" w:name="_Toc55574145"/>
      <w:bookmarkStart w:id="4395" w:name="_Toc55574844"/>
      <w:bookmarkStart w:id="4396" w:name="_Toc55577392"/>
      <w:bookmarkStart w:id="4397" w:name="_Toc55581101"/>
      <w:bookmarkStart w:id="4398" w:name="_Toc55589559"/>
      <w:bookmarkStart w:id="4399" w:name="_Toc56164366"/>
      <w:bookmarkStart w:id="4400" w:name="_Toc56165163"/>
      <w:bookmarkStart w:id="4401" w:name="_Toc56178802"/>
      <w:bookmarkStart w:id="4402" w:name="_Toc56180829"/>
      <w:bookmarkStart w:id="4403" w:name="_Toc56181902"/>
      <w:bookmarkStart w:id="4404" w:name="_Toc56368945"/>
      <w:bookmarkStart w:id="4405" w:name="_Toc56369946"/>
      <w:bookmarkStart w:id="4406" w:name="_Toc56443663"/>
      <w:bookmarkStart w:id="4407" w:name="_Toc55572515"/>
      <w:bookmarkStart w:id="4408" w:name="_Toc55574146"/>
      <w:bookmarkStart w:id="4409" w:name="_Toc55574845"/>
      <w:bookmarkStart w:id="4410" w:name="_Toc55577393"/>
      <w:bookmarkStart w:id="4411" w:name="_Toc55581102"/>
      <w:bookmarkStart w:id="4412" w:name="_Toc55589560"/>
      <w:bookmarkStart w:id="4413" w:name="_Toc56164367"/>
      <w:bookmarkStart w:id="4414" w:name="_Toc56165164"/>
      <w:bookmarkStart w:id="4415" w:name="_Toc56178803"/>
      <w:bookmarkStart w:id="4416" w:name="_Toc56180830"/>
      <w:bookmarkStart w:id="4417" w:name="_Toc56181903"/>
      <w:bookmarkStart w:id="4418" w:name="_Toc56368946"/>
      <w:bookmarkStart w:id="4419" w:name="_Toc56369947"/>
      <w:bookmarkStart w:id="4420" w:name="_Toc56443664"/>
      <w:bookmarkStart w:id="4421" w:name="_Toc55572536"/>
      <w:bookmarkStart w:id="4422" w:name="_Toc55574167"/>
      <w:bookmarkStart w:id="4423" w:name="_Toc55574866"/>
      <w:bookmarkStart w:id="4424" w:name="_Toc55577414"/>
      <w:bookmarkStart w:id="4425" w:name="_Toc55581123"/>
      <w:bookmarkStart w:id="4426" w:name="_Toc55589581"/>
      <w:bookmarkStart w:id="4427" w:name="_Toc56164388"/>
      <w:bookmarkStart w:id="4428" w:name="_Toc56165185"/>
      <w:bookmarkStart w:id="4429" w:name="_Toc56178824"/>
      <w:bookmarkStart w:id="4430" w:name="_Toc56180851"/>
      <w:bookmarkStart w:id="4431" w:name="_Toc56181924"/>
      <w:bookmarkStart w:id="4432" w:name="_Toc56368967"/>
      <w:bookmarkStart w:id="4433" w:name="_Toc56369968"/>
      <w:bookmarkStart w:id="4434" w:name="_Toc56443685"/>
      <w:bookmarkStart w:id="4435" w:name="_Toc54285888"/>
      <w:bookmarkStart w:id="4436" w:name="_Toc54605193"/>
      <w:bookmarkStart w:id="4437" w:name="_Toc54607542"/>
      <w:bookmarkStart w:id="4438" w:name="_Toc54609915"/>
      <w:bookmarkStart w:id="4439" w:name="_Toc54612468"/>
      <w:bookmarkStart w:id="4440" w:name="_Toc54285889"/>
      <w:bookmarkStart w:id="4441" w:name="_Toc54605194"/>
      <w:bookmarkStart w:id="4442" w:name="_Toc54607543"/>
      <w:bookmarkStart w:id="4443" w:name="_Toc54609916"/>
      <w:bookmarkStart w:id="4444" w:name="_Toc54612469"/>
      <w:bookmarkStart w:id="4445" w:name="_Toc54285890"/>
      <w:bookmarkStart w:id="4446" w:name="_Toc54605195"/>
      <w:bookmarkStart w:id="4447" w:name="_Toc54607544"/>
      <w:bookmarkStart w:id="4448" w:name="_Toc54609917"/>
      <w:bookmarkStart w:id="4449" w:name="_Toc54612470"/>
      <w:bookmarkStart w:id="4450" w:name="_Toc54285912"/>
      <w:bookmarkStart w:id="4451" w:name="_Toc54605217"/>
      <w:bookmarkStart w:id="4452" w:name="_Toc54607566"/>
      <w:bookmarkStart w:id="4453" w:name="_Toc54609939"/>
      <w:bookmarkStart w:id="4454" w:name="_Toc54612492"/>
      <w:bookmarkStart w:id="4455" w:name="_Toc54285913"/>
      <w:bookmarkStart w:id="4456" w:name="_Toc54605218"/>
      <w:bookmarkStart w:id="4457" w:name="_Toc54607567"/>
      <w:bookmarkStart w:id="4458" w:name="_Toc54609940"/>
      <w:bookmarkStart w:id="4459" w:name="_Toc54612493"/>
      <w:bookmarkStart w:id="4460" w:name="_Toc54285971"/>
      <w:bookmarkStart w:id="4461" w:name="_Toc54605276"/>
      <w:bookmarkStart w:id="4462" w:name="_Toc54607625"/>
      <w:bookmarkStart w:id="4463" w:name="_Toc54609998"/>
      <w:bookmarkStart w:id="4464" w:name="_Toc54612551"/>
      <w:bookmarkStart w:id="4465" w:name="_Toc54285972"/>
      <w:bookmarkStart w:id="4466" w:name="_Toc54605277"/>
      <w:bookmarkStart w:id="4467" w:name="_Toc54607626"/>
      <w:bookmarkStart w:id="4468" w:name="_Toc54609999"/>
      <w:bookmarkStart w:id="4469" w:name="_Toc54612552"/>
      <w:bookmarkStart w:id="4470" w:name="_Toc54286038"/>
      <w:bookmarkStart w:id="4471" w:name="_Toc54605343"/>
      <w:bookmarkStart w:id="4472" w:name="_Toc54607692"/>
      <w:bookmarkStart w:id="4473" w:name="_Toc54610065"/>
      <w:bookmarkStart w:id="4474" w:name="_Toc54612618"/>
      <w:bookmarkStart w:id="4475" w:name="_Toc54286039"/>
      <w:bookmarkStart w:id="4476" w:name="_Toc54605344"/>
      <w:bookmarkStart w:id="4477" w:name="_Toc54607693"/>
      <w:bookmarkStart w:id="4478" w:name="_Toc54610066"/>
      <w:bookmarkStart w:id="4479" w:name="_Toc54612619"/>
      <w:bookmarkStart w:id="4480" w:name="_Toc54286065"/>
      <w:bookmarkStart w:id="4481" w:name="_Toc54605370"/>
      <w:bookmarkStart w:id="4482" w:name="_Toc54607719"/>
      <w:bookmarkStart w:id="4483" w:name="_Toc54610092"/>
      <w:bookmarkStart w:id="4484" w:name="_Toc54612645"/>
      <w:bookmarkStart w:id="4485" w:name="_Toc54286066"/>
      <w:bookmarkStart w:id="4486" w:name="_Toc54605371"/>
      <w:bookmarkStart w:id="4487" w:name="_Toc54607720"/>
      <w:bookmarkStart w:id="4488" w:name="_Toc54610093"/>
      <w:bookmarkStart w:id="4489" w:name="_Toc54612646"/>
      <w:bookmarkStart w:id="4490" w:name="_Toc54286100"/>
      <w:bookmarkStart w:id="4491" w:name="_Toc54605405"/>
      <w:bookmarkStart w:id="4492" w:name="_Toc54607754"/>
      <w:bookmarkStart w:id="4493" w:name="_Toc54610127"/>
      <w:bookmarkStart w:id="4494" w:name="_Toc54612680"/>
      <w:bookmarkStart w:id="4495" w:name="_Toc54286101"/>
      <w:bookmarkStart w:id="4496" w:name="_Toc54605406"/>
      <w:bookmarkStart w:id="4497" w:name="_Toc54607755"/>
      <w:bookmarkStart w:id="4498" w:name="_Toc54610128"/>
      <w:bookmarkStart w:id="4499" w:name="_Toc54612681"/>
      <w:bookmarkStart w:id="4500" w:name="_Toc54286119"/>
      <w:bookmarkStart w:id="4501" w:name="_Toc54605424"/>
      <w:bookmarkStart w:id="4502" w:name="_Toc54607773"/>
      <w:bookmarkStart w:id="4503" w:name="_Toc54610146"/>
      <w:bookmarkStart w:id="4504" w:name="_Toc54612699"/>
      <w:bookmarkStart w:id="4505" w:name="_Toc54286120"/>
      <w:bookmarkStart w:id="4506" w:name="_Toc54605425"/>
      <w:bookmarkStart w:id="4507" w:name="_Toc54607774"/>
      <w:bookmarkStart w:id="4508" w:name="_Toc54610147"/>
      <w:bookmarkStart w:id="4509" w:name="_Toc54612700"/>
      <w:bookmarkStart w:id="4510" w:name="_Toc54286178"/>
      <w:bookmarkStart w:id="4511" w:name="_Toc54605483"/>
      <w:bookmarkStart w:id="4512" w:name="_Toc54607832"/>
      <w:bookmarkStart w:id="4513" w:name="_Toc54610205"/>
      <w:bookmarkStart w:id="4514" w:name="_Toc54612758"/>
      <w:bookmarkStart w:id="4515" w:name="_Toc54286179"/>
      <w:bookmarkStart w:id="4516" w:name="_Toc54605484"/>
      <w:bookmarkStart w:id="4517" w:name="_Toc54607833"/>
      <w:bookmarkStart w:id="4518" w:name="_Toc54610206"/>
      <w:bookmarkStart w:id="4519" w:name="_Toc54612759"/>
      <w:bookmarkStart w:id="4520" w:name="_Toc54286197"/>
      <w:bookmarkStart w:id="4521" w:name="_Toc54605502"/>
      <w:bookmarkStart w:id="4522" w:name="_Toc54607851"/>
      <w:bookmarkStart w:id="4523" w:name="_Toc54610224"/>
      <w:bookmarkStart w:id="4524" w:name="_Toc54612777"/>
      <w:bookmarkStart w:id="4525" w:name="_Toc54286198"/>
      <w:bookmarkStart w:id="4526" w:name="_Toc54605503"/>
      <w:bookmarkStart w:id="4527" w:name="_Toc54607852"/>
      <w:bookmarkStart w:id="4528" w:name="_Toc54610225"/>
      <w:bookmarkStart w:id="4529" w:name="_Toc54612778"/>
      <w:bookmarkStart w:id="4530" w:name="_Toc54286212"/>
      <w:bookmarkStart w:id="4531" w:name="_Toc54605517"/>
      <w:bookmarkStart w:id="4532" w:name="_Toc54607866"/>
      <w:bookmarkStart w:id="4533" w:name="_Toc54610239"/>
      <w:bookmarkStart w:id="4534" w:name="_Toc54612792"/>
      <w:bookmarkStart w:id="4535" w:name="_Toc54286213"/>
      <w:bookmarkStart w:id="4536" w:name="_Toc54605518"/>
      <w:bookmarkStart w:id="4537" w:name="_Toc54607867"/>
      <w:bookmarkStart w:id="4538" w:name="_Toc54610240"/>
      <w:bookmarkStart w:id="4539" w:name="_Toc54612793"/>
      <w:bookmarkStart w:id="4540" w:name="_Toc54286279"/>
      <w:bookmarkStart w:id="4541" w:name="_Toc54605584"/>
      <w:bookmarkStart w:id="4542" w:name="_Toc54607933"/>
      <w:bookmarkStart w:id="4543" w:name="_Toc54610306"/>
      <w:bookmarkStart w:id="4544" w:name="_Toc54612859"/>
      <w:bookmarkStart w:id="4545" w:name="_Toc54286280"/>
      <w:bookmarkStart w:id="4546" w:name="_Toc54605585"/>
      <w:bookmarkStart w:id="4547" w:name="_Toc54607934"/>
      <w:bookmarkStart w:id="4548" w:name="_Toc54610307"/>
      <w:bookmarkStart w:id="4549" w:name="_Toc54612860"/>
      <w:bookmarkStart w:id="4550" w:name="_Toc54286298"/>
      <w:bookmarkStart w:id="4551" w:name="_Toc54605603"/>
      <w:bookmarkStart w:id="4552" w:name="_Toc54607952"/>
      <w:bookmarkStart w:id="4553" w:name="_Toc54610325"/>
      <w:bookmarkStart w:id="4554" w:name="_Toc54612878"/>
      <w:bookmarkStart w:id="4555" w:name="_Toc54286299"/>
      <w:bookmarkStart w:id="4556" w:name="_Toc54605604"/>
      <w:bookmarkStart w:id="4557" w:name="_Toc54607953"/>
      <w:bookmarkStart w:id="4558" w:name="_Toc54610326"/>
      <w:bookmarkStart w:id="4559" w:name="_Toc54612879"/>
      <w:bookmarkStart w:id="4560" w:name="_Toc54286321"/>
      <w:bookmarkStart w:id="4561" w:name="_Toc54605626"/>
      <w:bookmarkStart w:id="4562" w:name="_Toc54607975"/>
      <w:bookmarkStart w:id="4563" w:name="_Toc54610348"/>
      <w:bookmarkStart w:id="4564" w:name="_Toc54612901"/>
      <w:bookmarkStart w:id="4565" w:name="_Toc54286322"/>
      <w:bookmarkStart w:id="4566" w:name="_Toc54605627"/>
      <w:bookmarkStart w:id="4567" w:name="_Toc54607976"/>
      <w:bookmarkStart w:id="4568" w:name="_Toc54610349"/>
      <w:bookmarkStart w:id="4569" w:name="_Toc54612902"/>
      <w:bookmarkStart w:id="4570" w:name="_Toc54286344"/>
      <w:bookmarkStart w:id="4571" w:name="_Toc54605649"/>
      <w:bookmarkStart w:id="4572" w:name="_Toc54607998"/>
      <w:bookmarkStart w:id="4573" w:name="_Toc54610371"/>
      <w:bookmarkStart w:id="4574" w:name="_Toc54612924"/>
      <w:bookmarkStart w:id="4575" w:name="_Toc54286345"/>
      <w:bookmarkStart w:id="4576" w:name="_Toc54605650"/>
      <w:bookmarkStart w:id="4577" w:name="_Toc54607999"/>
      <w:bookmarkStart w:id="4578" w:name="_Toc54610372"/>
      <w:bookmarkStart w:id="4579" w:name="_Toc54612925"/>
      <w:bookmarkStart w:id="4580" w:name="_Toc54286379"/>
      <w:bookmarkStart w:id="4581" w:name="_Toc54605684"/>
      <w:bookmarkStart w:id="4582" w:name="_Toc54608033"/>
      <w:bookmarkStart w:id="4583" w:name="_Toc54610406"/>
      <w:bookmarkStart w:id="4584" w:name="_Toc54612959"/>
      <w:bookmarkStart w:id="4585" w:name="_Toc54286380"/>
      <w:bookmarkStart w:id="4586" w:name="_Toc54605685"/>
      <w:bookmarkStart w:id="4587" w:name="_Toc54608034"/>
      <w:bookmarkStart w:id="4588" w:name="_Toc54610407"/>
      <w:bookmarkStart w:id="4589" w:name="_Toc54612960"/>
      <w:bookmarkStart w:id="4590" w:name="_Toc54286402"/>
      <w:bookmarkStart w:id="4591" w:name="_Toc54605707"/>
      <w:bookmarkStart w:id="4592" w:name="_Toc54608056"/>
      <w:bookmarkStart w:id="4593" w:name="_Toc54610429"/>
      <w:bookmarkStart w:id="4594" w:name="_Toc54612982"/>
      <w:bookmarkStart w:id="4595" w:name="_Toc54286403"/>
      <w:bookmarkStart w:id="4596" w:name="_Toc54605708"/>
      <w:bookmarkStart w:id="4597" w:name="_Toc54608057"/>
      <w:bookmarkStart w:id="4598" w:name="_Toc54610430"/>
      <w:bookmarkStart w:id="4599" w:name="_Toc54612983"/>
      <w:bookmarkStart w:id="4600" w:name="_Toc54286429"/>
      <w:bookmarkStart w:id="4601" w:name="_Toc54605734"/>
      <w:bookmarkStart w:id="4602" w:name="_Toc54608083"/>
      <w:bookmarkStart w:id="4603" w:name="_Toc54610456"/>
      <w:bookmarkStart w:id="4604" w:name="_Toc54613009"/>
      <w:bookmarkStart w:id="4605" w:name="_Toc54286430"/>
      <w:bookmarkStart w:id="4606" w:name="_Toc54605735"/>
      <w:bookmarkStart w:id="4607" w:name="_Toc54608084"/>
      <w:bookmarkStart w:id="4608" w:name="_Toc54610457"/>
      <w:bookmarkStart w:id="4609" w:name="_Toc54613010"/>
      <w:bookmarkStart w:id="4610" w:name="_Toc54286488"/>
      <w:bookmarkStart w:id="4611" w:name="_Toc54605793"/>
      <w:bookmarkStart w:id="4612" w:name="_Toc54608142"/>
      <w:bookmarkStart w:id="4613" w:name="_Toc54610515"/>
      <w:bookmarkStart w:id="4614" w:name="_Toc54613068"/>
      <w:bookmarkStart w:id="4615" w:name="_Toc54286489"/>
      <w:bookmarkStart w:id="4616" w:name="_Toc54605794"/>
      <w:bookmarkStart w:id="4617" w:name="_Toc54608143"/>
      <w:bookmarkStart w:id="4618" w:name="_Toc54610516"/>
      <w:bookmarkStart w:id="4619" w:name="_Toc54613069"/>
      <w:bookmarkStart w:id="4620" w:name="_Toc54286547"/>
      <w:bookmarkStart w:id="4621" w:name="_Toc54605852"/>
      <w:bookmarkStart w:id="4622" w:name="_Toc54608201"/>
      <w:bookmarkStart w:id="4623" w:name="_Toc54610574"/>
      <w:bookmarkStart w:id="4624" w:name="_Toc54613127"/>
      <w:bookmarkStart w:id="4625" w:name="_Toc54286548"/>
      <w:bookmarkStart w:id="4626" w:name="_Toc54605853"/>
      <w:bookmarkStart w:id="4627" w:name="_Toc54608202"/>
      <w:bookmarkStart w:id="4628" w:name="_Toc54610575"/>
      <w:bookmarkStart w:id="4629" w:name="_Toc54613128"/>
      <w:bookmarkStart w:id="4630" w:name="_Toc54286566"/>
      <w:bookmarkStart w:id="4631" w:name="_Toc54605871"/>
      <w:bookmarkStart w:id="4632" w:name="_Toc54608220"/>
      <w:bookmarkStart w:id="4633" w:name="_Toc54610593"/>
      <w:bookmarkStart w:id="4634" w:name="_Toc54613146"/>
      <w:bookmarkStart w:id="4635" w:name="_Toc54286567"/>
      <w:bookmarkStart w:id="4636" w:name="_Toc54605872"/>
      <w:bookmarkStart w:id="4637" w:name="_Toc54608221"/>
      <w:bookmarkStart w:id="4638" w:name="_Toc54610594"/>
      <w:bookmarkStart w:id="4639" w:name="_Toc54613147"/>
      <w:bookmarkStart w:id="4640" w:name="_Toc54286625"/>
      <w:bookmarkStart w:id="4641" w:name="_Toc54605930"/>
      <w:bookmarkStart w:id="4642" w:name="_Toc54608279"/>
      <w:bookmarkStart w:id="4643" w:name="_Toc54610652"/>
      <w:bookmarkStart w:id="4644" w:name="_Toc54613205"/>
      <w:bookmarkStart w:id="4645" w:name="_Toc54286626"/>
      <w:bookmarkStart w:id="4646" w:name="_Toc54605931"/>
      <w:bookmarkStart w:id="4647" w:name="_Toc54608280"/>
      <w:bookmarkStart w:id="4648" w:name="_Toc54610653"/>
      <w:bookmarkStart w:id="4649" w:name="_Toc54613206"/>
      <w:bookmarkStart w:id="4650" w:name="_Toc54286676"/>
      <w:bookmarkStart w:id="4651" w:name="_Toc54605981"/>
      <w:bookmarkStart w:id="4652" w:name="_Toc54608330"/>
      <w:bookmarkStart w:id="4653" w:name="_Toc54610703"/>
      <w:bookmarkStart w:id="4654" w:name="_Toc54613256"/>
      <w:bookmarkStart w:id="4655" w:name="_Toc54286677"/>
      <w:bookmarkStart w:id="4656" w:name="_Toc54605982"/>
      <w:bookmarkStart w:id="4657" w:name="_Toc54608331"/>
      <w:bookmarkStart w:id="4658" w:name="_Toc54610704"/>
      <w:bookmarkStart w:id="4659" w:name="_Toc54613257"/>
      <w:bookmarkStart w:id="4660" w:name="_Toc54286719"/>
      <w:bookmarkStart w:id="4661" w:name="_Toc54606024"/>
      <w:bookmarkStart w:id="4662" w:name="_Toc54608373"/>
      <w:bookmarkStart w:id="4663" w:name="_Toc54610746"/>
      <w:bookmarkStart w:id="4664" w:name="_Toc54613299"/>
      <w:bookmarkStart w:id="4665" w:name="_Toc55572537"/>
      <w:bookmarkStart w:id="4666" w:name="_Toc55574168"/>
      <w:bookmarkStart w:id="4667" w:name="_Toc55574867"/>
      <w:bookmarkStart w:id="4668" w:name="_Toc55577415"/>
      <w:bookmarkStart w:id="4669" w:name="_Toc55581124"/>
      <w:bookmarkStart w:id="4670" w:name="_Toc55589582"/>
      <w:bookmarkStart w:id="4671" w:name="_Toc56164389"/>
      <w:bookmarkStart w:id="4672" w:name="_Toc56165186"/>
      <w:bookmarkStart w:id="4673" w:name="_Toc56178825"/>
      <w:bookmarkStart w:id="4674" w:name="_Toc56180852"/>
      <w:bookmarkStart w:id="4675" w:name="_Toc56181925"/>
      <w:bookmarkStart w:id="4676" w:name="_Toc56368968"/>
      <w:bookmarkStart w:id="4677" w:name="_Toc56369969"/>
      <w:bookmarkStart w:id="4678" w:name="_Toc56443686"/>
      <w:bookmarkStart w:id="4679" w:name="_Toc55572538"/>
      <w:bookmarkStart w:id="4680" w:name="_Toc55574169"/>
      <w:bookmarkStart w:id="4681" w:name="_Toc55574868"/>
      <w:bookmarkStart w:id="4682" w:name="_Toc55577416"/>
      <w:bookmarkStart w:id="4683" w:name="_Toc55581125"/>
      <w:bookmarkStart w:id="4684" w:name="_Toc55589583"/>
      <w:bookmarkStart w:id="4685" w:name="_Toc56164390"/>
      <w:bookmarkStart w:id="4686" w:name="_Toc56165187"/>
      <w:bookmarkStart w:id="4687" w:name="_Toc56178826"/>
      <w:bookmarkStart w:id="4688" w:name="_Toc56180853"/>
      <w:bookmarkStart w:id="4689" w:name="_Toc56181926"/>
      <w:bookmarkStart w:id="4690" w:name="_Toc56368969"/>
      <w:bookmarkStart w:id="4691" w:name="_Toc56369970"/>
      <w:bookmarkStart w:id="4692" w:name="_Toc56443687"/>
      <w:bookmarkStart w:id="4693" w:name="_Toc55572572"/>
      <w:bookmarkStart w:id="4694" w:name="_Toc55574203"/>
      <w:bookmarkStart w:id="4695" w:name="_Toc55574902"/>
      <w:bookmarkStart w:id="4696" w:name="_Toc55577450"/>
      <w:bookmarkStart w:id="4697" w:name="_Toc55581159"/>
      <w:bookmarkStart w:id="4698" w:name="_Toc55589617"/>
      <w:bookmarkStart w:id="4699" w:name="_Toc56164424"/>
      <w:bookmarkStart w:id="4700" w:name="_Toc56165221"/>
      <w:bookmarkStart w:id="4701" w:name="_Toc56178860"/>
      <w:bookmarkStart w:id="4702" w:name="_Toc56180887"/>
      <w:bookmarkStart w:id="4703" w:name="_Toc56181960"/>
      <w:bookmarkStart w:id="4704" w:name="_Toc56369003"/>
      <w:bookmarkStart w:id="4705" w:name="_Toc56370004"/>
      <w:bookmarkStart w:id="4706" w:name="_Toc56443721"/>
      <w:bookmarkStart w:id="4707" w:name="_Toc54610754"/>
      <w:bookmarkStart w:id="4708" w:name="_Toc54613308"/>
      <w:bookmarkStart w:id="4709" w:name="_Toc55572579"/>
      <w:bookmarkStart w:id="4710" w:name="_Toc55574210"/>
      <w:bookmarkStart w:id="4711" w:name="_Toc55574909"/>
      <w:bookmarkStart w:id="4712" w:name="_Toc55577457"/>
      <w:bookmarkStart w:id="4713" w:name="_Toc55581167"/>
      <w:bookmarkStart w:id="4714" w:name="_Toc55589625"/>
      <w:bookmarkStart w:id="4715" w:name="_Toc56164432"/>
      <w:bookmarkStart w:id="4716" w:name="_Toc56165229"/>
      <w:bookmarkStart w:id="4717" w:name="_Toc56178868"/>
      <w:bookmarkStart w:id="4718" w:name="_Toc56180895"/>
      <w:bookmarkStart w:id="4719" w:name="_Toc56181968"/>
      <w:bookmarkStart w:id="4720" w:name="_Toc56369011"/>
      <w:bookmarkStart w:id="4721" w:name="_Toc56370012"/>
      <w:bookmarkStart w:id="4722" w:name="_Toc56443729"/>
      <w:bookmarkStart w:id="4723" w:name="_Toc55572580"/>
      <w:bookmarkStart w:id="4724" w:name="_Toc55574211"/>
      <w:bookmarkStart w:id="4725" w:name="_Toc55574910"/>
      <w:bookmarkStart w:id="4726" w:name="_Toc55577458"/>
      <w:bookmarkStart w:id="4727" w:name="_Toc55581168"/>
      <w:bookmarkStart w:id="4728" w:name="_Toc55589626"/>
      <w:bookmarkStart w:id="4729" w:name="_Toc56164433"/>
      <w:bookmarkStart w:id="4730" w:name="_Toc56165230"/>
      <w:bookmarkStart w:id="4731" w:name="_Toc56178869"/>
      <w:bookmarkStart w:id="4732" w:name="_Toc56180896"/>
      <w:bookmarkStart w:id="4733" w:name="_Toc56181969"/>
      <w:bookmarkStart w:id="4734" w:name="_Toc56369012"/>
      <w:bookmarkStart w:id="4735" w:name="_Toc56370013"/>
      <w:bookmarkStart w:id="4736" w:name="_Toc56443730"/>
      <w:bookmarkStart w:id="4737" w:name="_Toc55572581"/>
      <w:bookmarkStart w:id="4738" w:name="_Toc55574212"/>
      <w:bookmarkStart w:id="4739" w:name="_Toc55574911"/>
      <w:bookmarkStart w:id="4740" w:name="_Toc55577459"/>
      <w:bookmarkStart w:id="4741" w:name="_Toc55581169"/>
      <w:bookmarkStart w:id="4742" w:name="_Toc55589627"/>
      <w:bookmarkStart w:id="4743" w:name="_Toc56164434"/>
      <w:bookmarkStart w:id="4744" w:name="_Toc56165231"/>
      <w:bookmarkStart w:id="4745" w:name="_Toc56178870"/>
      <w:bookmarkStart w:id="4746" w:name="_Toc56180897"/>
      <w:bookmarkStart w:id="4747" w:name="_Toc56181970"/>
      <w:bookmarkStart w:id="4748" w:name="_Toc56369013"/>
      <w:bookmarkStart w:id="4749" w:name="_Toc56370014"/>
      <w:bookmarkStart w:id="4750" w:name="_Toc56443731"/>
      <w:bookmarkStart w:id="4751" w:name="_Toc54610755"/>
      <w:bookmarkStart w:id="4752" w:name="_Toc54613309"/>
      <w:bookmarkStart w:id="4753" w:name="_Toc55572582"/>
      <w:bookmarkStart w:id="4754" w:name="_Toc55574213"/>
      <w:bookmarkStart w:id="4755" w:name="_Toc55574912"/>
      <w:bookmarkStart w:id="4756" w:name="_Toc55577460"/>
      <w:bookmarkStart w:id="4757" w:name="_Toc55581170"/>
      <w:bookmarkStart w:id="4758" w:name="_Toc55589628"/>
      <w:bookmarkStart w:id="4759" w:name="_Toc56164435"/>
      <w:bookmarkStart w:id="4760" w:name="_Toc56165232"/>
      <w:bookmarkStart w:id="4761" w:name="_Toc56178871"/>
      <w:bookmarkStart w:id="4762" w:name="_Toc56180898"/>
      <w:bookmarkStart w:id="4763" w:name="_Toc56181971"/>
      <w:bookmarkStart w:id="4764" w:name="_Toc56369014"/>
      <w:bookmarkStart w:id="4765" w:name="_Toc56370015"/>
      <w:bookmarkStart w:id="4766" w:name="_Toc56443732"/>
      <w:bookmarkStart w:id="4767" w:name="_Toc55572583"/>
      <w:bookmarkStart w:id="4768" w:name="_Toc55574214"/>
      <w:bookmarkStart w:id="4769" w:name="_Toc55574913"/>
      <w:bookmarkStart w:id="4770" w:name="_Toc55577461"/>
      <w:bookmarkStart w:id="4771" w:name="_Toc55581171"/>
      <w:bookmarkStart w:id="4772" w:name="_Toc55589629"/>
      <w:bookmarkStart w:id="4773" w:name="_Toc56164436"/>
      <w:bookmarkStart w:id="4774" w:name="_Toc56165233"/>
      <w:bookmarkStart w:id="4775" w:name="_Toc56178872"/>
      <w:bookmarkStart w:id="4776" w:name="_Toc56180899"/>
      <w:bookmarkStart w:id="4777" w:name="_Toc56181972"/>
      <w:bookmarkStart w:id="4778" w:name="_Toc56369015"/>
      <w:bookmarkStart w:id="4779" w:name="_Toc56370016"/>
      <w:bookmarkStart w:id="4780" w:name="_Toc56443733"/>
      <w:bookmarkStart w:id="4781" w:name="_Toc54610756"/>
      <w:bookmarkStart w:id="4782" w:name="_Toc54613310"/>
      <w:bookmarkStart w:id="4783" w:name="_Toc55572608"/>
      <w:bookmarkStart w:id="4784" w:name="_Toc55574239"/>
      <w:bookmarkStart w:id="4785" w:name="_Toc55574938"/>
      <w:bookmarkStart w:id="4786" w:name="_Toc55577486"/>
      <w:bookmarkStart w:id="4787" w:name="_Toc55581196"/>
      <w:bookmarkStart w:id="4788" w:name="_Toc55589654"/>
      <w:bookmarkStart w:id="4789" w:name="_Toc56164461"/>
      <w:bookmarkStart w:id="4790" w:name="_Toc56165258"/>
      <w:bookmarkStart w:id="4791" w:name="_Toc56178897"/>
      <w:bookmarkStart w:id="4792" w:name="_Toc56180924"/>
      <w:bookmarkStart w:id="4793" w:name="_Toc56181997"/>
      <w:bookmarkStart w:id="4794" w:name="_Toc56369040"/>
      <w:bookmarkStart w:id="4795" w:name="_Toc56370041"/>
      <w:bookmarkStart w:id="4796" w:name="_Toc56443758"/>
      <w:bookmarkStart w:id="4797" w:name="_Toc55572609"/>
      <w:bookmarkStart w:id="4798" w:name="_Toc55574240"/>
      <w:bookmarkStart w:id="4799" w:name="_Toc55574939"/>
      <w:bookmarkStart w:id="4800" w:name="_Toc55577487"/>
      <w:bookmarkStart w:id="4801" w:name="_Toc55581197"/>
      <w:bookmarkStart w:id="4802" w:name="_Toc55589655"/>
      <w:bookmarkStart w:id="4803" w:name="_Toc56164462"/>
      <w:bookmarkStart w:id="4804" w:name="_Toc56165259"/>
      <w:bookmarkStart w:id="4805" w:name="_Toc56178898"/>
      <w:bookmarkStart w:id="4806" w:name="_Toc56180925"/>
      <w:bookmarkStart w:id="4807" w:name="_Toc56181998"/>
      <w:bookmarkStart w:id="4808" w:name="_Toc56369041"/>
      <w:bookmarkStart w:id="4809" w:name="_Toc56370042"/>
      <w:bookmarkStart w:id="4810" w:name="_Toc56443759"/>
      <w:bookmarkStart w:id="4811" w:name="_Toc55572628"/>
      <w:bookmarkStart w:id="4812" w:name="_Toc55574259"/>
      <w:bookmarkStart w:id="4813" w:name="_Toc55574958"/>
      <w:bookmarkStart w:id="4814" w:name="_Toc55577506"/>
      <w:bookmarkStart w:id="4815" w:name="_Toc55581216"/>
      <w:bookmarkStart w:id="4816" w:name="_Toc55589674"/>
      <w:bookmarkStart w:id="4817" w:name="_Toc56164481"/>
      <w:bookmarkStart w:id="4818" w:name="_Toc56165278"/>
      <w:bookmarkStart w:id="4819" w:name="_Toc56178917"/>
      <w:bookmarkStart w:id="4820" w:name="_Toc56180944"/>
      <w:bookmarkStart w:id="4821" w:name="_Toc56182017"/>
      <w:bookmarkStart w:id="4822" w:name="_Toc56369060"/>
      <w:bookmarkStart w:id="4823" w:name="_Toc56370061"/>
      <w:bookmarkStart w:id="4824" w:name="_Toc56443778"/>
      <w:bookmarkStart w:id="4825" w:name="_Toc55572651"/>
      <w:bookmarkStart w:id="4826" w:name="_Toc55574282"/>
      <w:bookmarkStart w:id="4827" w:name="_Toc55574981"/>
      <w:bookmarkStart w:id="4828" w:name="_Toc55577529"/>
      <w:bookmarkStart w:id="4829" w:name="_Toc55581239"/>
      <w:bookmarkStart w:id="4830" w:name="_Toc55589697"/>
      <w:bookmarkStart w:id="4831" w:name="_Toc56164504"/>
      <w:bookmarkStart w:id="4832" w:name="_Toc56165301"/>
      <w:bookmarkStart w:id="4833" w:name="_Toc56178940"/>
      <w:bookmarkStart w:id="4834" w:name="_Toc56180967"/>
      <w:bookmarkStart w:id="4835" w:name="_Toc56182040"/>
      <w:bookmarkStart w:id="4836" w:name="_Toc56369083"/>
      <w:bookmarkStart w:id="4837" w:name="_Toc56370084"/>
      <w:bookmarkStart w:id="4838" w:name="_Toc56443801"/>
      <w:bookmarkStart w:id="4839" w:name="_Toc55572673"/>
      <w:bookmarkStart w:id="4840" w:name="_Toc55574304"/>
      <w:bookmarkStart w:id="4841" w:name="_Toc55575003"/>
      <w:bookmarkStart w:id="4842" w:name="_Toc55577551"/>
      <w:bookmarkStart w:id="4843" w:name="_Toc55581261"/>
      <w:bookmarkStart w:id="4844" w:name="_Toc55589719"/>
      <w:bookmarkStart w:id="4845" w:name="_Toc56164526"/>
      <w:bookmarkStart w:id="4846" w:name="_Toc56165323"/>
      <w:bookmarkStart w:id="4847" w:name="_Toc56178962"/>
      <w:bookmarkStart w:id="4848" w:name="_Toc56180989"/>
      <w:bookmarkStart w:id="4849" w:name="_Toc56182062"/>
      <w:bookmarkStart w:id="4850" w:name="_Toc56369105"/>
      <w:bookmarkStart w:id="4851" w:name="_Toc56370106"/>
      <w:bookmarkStart w:id="4852" w:name="_Toc56443823"/>
      <w:bookmarkStart w:id="4853" w:name="_Toc54279543"/>
      <w:bookmarkStart w:id="4854" w:name="_Toc54280457"/>
      <w:bookmarkStart w:id="4855" w:name="_Toc54281400"/>
      <w:bookmarkStart w:id="4856" w:name="_Toc54284445"/>
      <w:bookmarkStart w:id="4857" w:name="_Toc54286722"/>
      <w:bookmarkStart w:id="4858" w:name="_Toc54606035"/>
      <w:bookmarkStart w:id="4859" w:name="_Toc54608384"/>
      <w:bookmarkStart w:id="4860" w:name="_Toc54610757"/>
      <w:bookmarkStart w:id="4861" w:name="_Toc54613311"/>
      <w:bookmarkStart w:id="4862" w:name="_Toc54279544"/>
      <w:bookmarkStart w:id="4863" w:name="_Toc54280458"/>
      <w:bookmarkStart w:id="4864" w:name="_Toc54281401"/>
      <w:bookmarkStart w:id="4865" w:name="_Toc54284446"/>
      <w:bookmarkStart w:id="4866" w:name="_Toc54286723"/>
      <w:bookmarkStart w:id="4867" w:name="_Toc54606036"/>
      <w:bookmarkStart w:id="4868" w:name="_Toc54608385"/>
      <w:bookmarkStart w:id="4869" w:name="_Toc54610758"/>
      <w:bookmarkStart w:id="4870" w:name="_Toc54613312"/>
      <w:bookmarkStart w:id="4871" w:name="_Toc54279545"/>
      <w:bookmarkStart w:id="4872" w:name="_Toc54280459"/>
      <w:bookmarkStart w:id="4873" w:name="_Toc54281402"/>
      <w:bookmarkStart w:id="4874" w:name="_Toc54284447"/>
      <w:bookmarkStart w:id="4875" w:name="_Toc54286724"/>
      <w:bookmarkStart w:id="4876" w:name="_Toc54606037"/>
      <w:bookmarkStart w:id="4877" w:name="_Toc54608386"/>
      <w:bookmarkStart w:id="4878" w:name="_Toc54610759"/>
      <w:bookmarkStart w:id="4879" w:name="_Toc54613313"/>
      <w:bookmarkStart w:id="4880" w:name="_Toc54279546"/>
      <w:bookmarkStart w:id="4881" w:name="_Toc54280460"/>
      <w:bookmarkStart w:id="4882" w:name="_Toc54281403"/>
      <w:bookmarkStart w:id="4883" w:name="_Toc54284448"/>
      <w:bookmarkStart w:id="4884" w:name="_Toc54286725"/>
      <w:bookmarkStart w:id="4885" w:name="_Toc54606038"/>
      <w:bookmarkStart w:id="4886" w:name="_Toc54608387"/>
      <w:bookmarkStart w:id="4887" w:name="_Toc54610760"/>
      <w:bookmarkStart w:id="4888" w:name="_Toc54613314"/>
      <w:bookmarkStart w:id="4889" w:name="_Toc54279547"/>
      <w:bookmarkStart w:id="4890" w:name="_Toc54280461"/>
      <w:bookmarkStart w:id="4891" w:name="_Toc54281404"/>
      <w:bookmarkStart w:id="4892" w:name="_Toc54284449"/>
      <w:bookmarkStart w:id="4893" w:name="_Toc54286726"/>
      <w:bookmarkStart w:id="4894" w:name="_Toc54606039"/>
      <w:bookmarkStart w:id="4895" w:name="_Toc54608388"/>
      <w:bookmarkStart w:id="4896" w:name="_Toc54610761"/>
      <w:bookmarkStart w:id="4897" w:name="_Toc54613315"/>
      <w:bookmarkStart w:id="4898" w:name="_Toc54279548"/>
      <w:bookmarkStart w:id="4899" w:name="_Toc54280462"/>
      <w:bookmarkStart w:id="4900" w:name="_Toc54281405"/>
      <w:bookmarkStart w:id="4901" w:name="_Toc54284450"/>
      <w:bookmarkStart w:id="4902" w:name="_Toc54286727"/>
      <w:bookmarkStart w:id="4903" w:name="_Toc54606040"/>
      <w:bookmarkStart w:id="4904" w:name="_Toc54608389"/>
      <w:bookmarkStart w:id="4905" w:name="_Toc54610762"/>
      <w:bookmarkStart w:id="4906" w:name="_Toc54613316"/>
      <w:bookmarkStart w:id="4907" w:name="_Toc54279549"/>
      <w:bookmarkStart w:id="4908" w:name="_Toc54280463"/>
      <w:bookmarkStart w:id="4909" w:name="_Toc54281406"/>
      <w:bookmarkStart w:id="4910" w:name="_Toc54284451"/>
      <w:bookmarkStart w:id="4911" w:name="_Toc54286728"/>
      <w:bookmarkStart w:id="4912" w:name="_Toc54606041"/>
      <w:bookmarkStart w:id="4913" w:name="_Toc54608390"/>
      <w:bookmarkStart w:id="4914" w:name="_Toc54610763"/>
      <w:bookmarkStart w:id="4915" w:name="_Toc54613317"/>
      <w:bookmarkStart w:id="4916" w:name="_Toc54279550"/>
      <w:bookmarkStart w:id="4917" w:name="_Toc54280464"/>
      <w:bookmarkStart w:id="4918" w:name="_Toc54281407"/>
      <w:bookmarkStart w:id="4919" w:name="_Toc54284452"/>
      <w:bookmarkStart w:id="4920" w:name="_Toc54286729"/>
      <w:bookmarkStart w:id="4921" w:name="_Toc54606042"/>
      <w:bookmarkStart w:id="4922" w:name="_Toc54608391"/>
      <w:bookmarkStart w:id="4923" w:name="_Toc54610764"/>
      <w:bookmarkStart w:id="4924" w:name="_Toc54613318"/>
      <w:bookmarkStart w:id="4925" w:name="_Toc54279551"/>
      <w:bookmarkStart w:id="4926" w:name="_Toc54280465"/>
      <w:bookmarkStart w:id="4927" w:name="_Toc54281408"/>
      <w:bookmarkStart w:id="4928" w:name="_Toc54284453"/>
      <w:bookmarkStart w:id="4929" w:name="_Toc54286730"/>
      <w:bookmarkStart w:id="4930" w:name="_Toc54606043"/>
      <w:bookmarkStart w:id="4931" w:name="_Toc54608392"/>
      <w:bookmarkStart w:id="4932" w:name="_Toc54610765"/>
      <w:bookmarkStart w:id="4933" w:name="_Toc54613319"/>
      <w:bookmarkStart w:id="4934" w:name="_Toc54279552"/>
      <w:bookmarkStart w:id="4935" w:name="_Toc54280466"/>
      <w:bookmarkStart w:id="4936" w:name="_Toc54281409"/>
      <w:bookmarkStart w:id="4937" w:name="_Toc54284454"/>
      <w:bookmarkStart w:id="4938" w:name="_Toc54286731"/>
      <w:bookmarkStart w:id="4939" w:name="_Toc54606044"/>
      <w:bookmarkStart w:id="4940" w:name="_Toc54608393"/>
      <w:bookmarkStart w:id="4941" w:name="_Toc54610766"/>
      <w:bookmarkStart w:id="4942" w:name="_Toc54613320"/>
      <w:bookmarkStart w:id="4943" w:name="_Toc54279553"/>
      <w:bookmarkStart w:id="4944" w:name="_Toc54280467"/>
      <w:bookmarkStart w:id="4945" w:name="_Toc54281410"/>
      <w:bookmarkStart w:id="4946" w:name="_Toc54284455"/>
      <w:bookmarkStart w:id="4947" w:name="_Toc54286732"/>
      <w:bookmarkStart w:id="4948" w:name="_Toc54606045"/>
      <w:bookmarkStart w:id="4949" w:name="_Toc54608394"/>
      <w:bookmarkStart w:id="4950" w:name="_Toc54610767"/>
      <w:bookmarkStart w:id="4951" w:name="_Toc54613321"/>
      <w:bookmarkStart w:id="4952" w:name="_Toc54279554"/>
      <w:bookmarkStart w:id="4953" w:name="_Toc54280468"/>
      <w:bookmarkStart w:id="4954" w:name="_Toc54281411"/>
      <w:bookmarkStart w:id="4955" w:name="_Toc54284456"/>
      <w:bookmarkStart w:id="4956" w:name="_Toc54286733"/>
      <w:bookmarkStart w:id="4957" w:name="_Toc54606046"/>
      <w:bookmarkStart w:id="4958" w:name="_Toc54608395"/>
      <w:bookmarkStart w:id="4959" w:name="_Toc54610768"/>
      <w:bookmarkStart w:id="4960" w:name="_Toc54613322"/>
      <w:bookmarkStart w:id="4961" w:name="_Toc54279555"/>
      <w:bookmarkStart w:id="4962" w:name="_Toc54280469"/>
      <w:bookmarkStart w:id="4963" w:name="_Toc54281412"/>
      <w:bookmarkStart w:id="4964" w:name="_Toc54284457"/>
      <w:bookmarkStart w:id="4965" w:name="_Toc54286734"/>
      <w:bookmarkStart w:id="4966" w:name="_Toc54606047"/>
      <w:bookmarkStart w:id="4967" w:name="_Toc54608396"/>
      <w:bookmarkStart w:id="4968" w:name="_Toc54610769"/>
      <w:bookmarkStart w:id="4969" w:name="_Toc54613323"/>
      <w:bookmarkStart w:id="4970" w:name="_Toc54279556"/>
      <w:bookmarkStart w:id="4971" w:name="_Toc54280470"/>
      <w:bookmarkStart w:id="4972" w:name="_Toc54281413"/>
      <w:bookmarkStart w:id="4973" w:name="_Toc54284458"/>
      <w:bookmarkStart w:id="4974" w:name="_Toc54286735"/>
      <w:bookmarkStart w:id="4975" w:name="_Toc54606048"/>
      <w:bookmarkStart w:id="4976" w:name="_Toc54608397"/>
      <w:bookmarkStart w:id="4977" w:name="_Toc54610770"/>
      <w:bookmarkStart w:id="4978" w:name="_Toc54613324"/>
      <w:bookmarkStart w:id="4979" w:name="_Toc54279557"/>
      <w:bookmarkStart w:id="4980" w:name="_Toc54280471"/>
      <w:bookmarkStart w:id="4981" w:name="_Toc54281414"/>
      <w:bookmarkStart w:id="4982" w:name="_Toc54284459"/>
      <w:bookmarkStart w:id="4983" w:name="_Toc54286736"/>
      <w:bookmarkStart w:id="4984" w:name="_Toc54606049"/>
      <w:bookmarkStart w:id="4985" w:name="_Toc54608398"/>
      <w:bookmarkStart w:id="4986" w:name="_Toc54610771"/>
      <w:bookmarkStart w:id="4987" w:name="_Toc54613325"/>
      <w:bookmarkStart w:id="4988" w:name="_Toc54279560"/>
      <w:bookmarkStart w:id="4989" w:name="_Toc54280474"/>
      <w:bookmarkStart w:id="4990" w:name="_Toc54281417"/>
      <w:bookmarkStart w:id="4991" w:name="_Toc54284462"/>
      <w:bookmarkStart w:id="4992" w:name="_Toc54286739"/>
      <w:bookmarkStart w:id="4993" w:name="_Toc54606052"/>
      <w:bookmarkStart w:id="4994" w:name="_Toc54608401"/>
      <w:bookmarkStart w:id="4995" w:name="_Toc54610774"/>
      <w:bookmarkStart w:id="4996" w:name="_Toc54613328"/>
      <w:bookmarkStart w:id="4997" w:name="_Toc54279561"/>
      <w:bookmarkStart w:id="4998" w:name="_Toc54280475"/>
      <w:bookmarkStart w:id="4999" w:name="_Toc54281418"/>
      <w:bookmarkStart w:id="5000" w:name="_Toc54284463"/>
      <w:bookmarkStart w:id="5001" w:name="_Toc54286740"/>
      <w:bookmarkStart w:id="5002" w:name="_Toc54606053"/>
      <w:bookmarkStart w:id="5003" w:name="_Toc54608402"/>
      <w:bookmarkStart w:id="5004" w:name="_Toc54610775"/>
      <w:bookmarkStart w:id="5005" w:name="_Toc54613329"/>
      <w:bookmarkStart w:id="5006" w:name="_Toc54279562"/>
      <w:bookmarkStart w:id="5007" w:name="_Toc54280476"/>
      <w:bookmarkStart w:id="5008" w:name="_Toc54281419"/>
      <w:bookmarkStart w:id="5009" w:name="_Toc54284464"/>
      <w:bookmarkStart w:id="5010" w:name="_Toc54286741"/>
      <w:bookmarkStart w:id="5011" w:name="_Toc54606054"/>
      <w:bookmarkStart w:id="5012" w:name="_Toc54608403"/>
      <w:bookmarkStart w:id="5013" w:name="_Toc54610776"/>
      <w:bookmarkStart w:id="5014" w:name="_Toc54613330"/>
      <w:bookmarkStart w:id="5015" w:name="_Toc54279563"/>
      <w:bookmarkStart w:id="5016" w:name="_Toc54280477"/>
      <w:bookmarkStart w:id="5017" w:name="_Toc54281420"/>
      <w:bookmarkStart w:id="5018" w:name="_Toc54284465"/>
      <w:bookmarkStart w:id="5019" w:name="_Toc54286742"/>
      <w:bookmarkStart w:id="5020" w:name="_Toc54606055"/>
      <w:bookmarkStart w:id="5021" w:name="_Toc54608404"/>
      <w:bookmarkStart w:id="5022" w:name="_Toc54610777"/>
      <w:bookmarkStart w:id="5023" w:name="_Toc54613331"/>
      <w:bookmarkStart w:id="5024" w:name="_Toc54279564"/>
      <w:bookmarkStart w:id="5025" w:name="_Toc54280478"/>
      <w:bookmarkStart w:id="5026" w:name="_Toc54281421"/>
      <w:bookmarkStart w:id="5027" w:name="_Toc54284466"/>
      <w:bookmarkStart w:id="5028" w:name="_Toc54286743"/>
      <w:bookmarkStart w:id="5029" w:name="_Toc54606056"/>
      <w:bookmarkStart w:id="5030" w:name="_Toc54608405"/>
      <w:bookmarkStart w:id="5031" w:name="_Toc54610778"/>
      <w:bookmarkStart w:id="5032" w:name="_Toc54613332"/>
      <w:bookmarkStart w:id="5033" w:name="_Toc54279565"/>
      <w:bookmarkStart w:id="5034" w:name="_Toc54280479"/>
      <w:bookmarkStart w:id="5035" w:name="_Toc54281422"/>
      <w:bookmarkStart w:id="5036" w:name="_Toc54284467"/>
      <w:bookmarkStart w:id="5037" w:name="_Toc54286744"/>
      <w:bookmarkStart w:id="5038" w:name="_Toc54606057"/>
      <w:bookmarkStart w:id="5039" w:name="_Toc54608406"/>
      <w:bookmarkStart w:id="5040" w:name="_Toc54610779"/>
      <w:bookmarkStart w:id="5041" w:name="_Toc54613333"/>
      <w:bookmarkStart w:id="5042" w:name="_Toc54279566"/>
      <w:bookmarkStart w:id="5043" w:name="_Toc54280480"/>
      <w:bookmarkStart w:id="5044" w:name="_Toc54281423"/>
      <w:bookmarkStart w:id="5045" w:name="_Toc54284468"/>
      <w:bookmarkStart w:id="5046" w:name="_Toc54286745"/>
      <w:bookmarkStart w:id="5047" w:name="_Toc54606058"/>
      <w:bookmarkStart w:id="5048" w:name="_Toc54608407"/>
      <w:bookmarkStart w:id="5049" w:name="_Toc54610780"/>
      <w:bookmarkStart w:id="5050" w:name="_Toc54613334"/>
      <w:bookmarkStart w:id="5051" w:name="_Toc54279567"/>
      <w:bookmarkStart w:id="5052" w:name="_Toc54280481"/>
      <w:bookmarkStart w:id="5053" w:name="_Toc54281424"/>
      <w:bookmarkStart w:id="5054" w:name="_Toc54284469"/>
      <w:bookmarkStart w:id="5055" w:name="_Toc54286746"/>
      <w:bookmarkStart w:id="5056" w:name="_Toc54606059"/>
      <w:bookmarkStart w:id="5057" w:name="_Toc54608408"/>
      <w:bookmarkStart w:id="5058" w:name="_Toc54610781"/>
      <w:bookmarkStart w:id="5059" w:name="_Toc54613335"/>
      <w:bookmarkStart w:id="5060" w:name="_Toc54279568"/>
      <w:bookmarkStart w:id="5061" w:name="_Toc54280482"/>
      <w:bookmarkStart w:id="5062" w:name="_Toc54281425"/>
      <w:bookmarkStart w:id="5063" w:name="_Toc54284470"/>
      <w:bookmarkStart w:id="5064" w:name="_Toc54286747"/>
      <w:bookmarkStart w:id="5065" w:name="_Toc54606060"/>
      <w:bookmarkStart w:id="5066" w:name="_Toc54608409"/>
      <w:bookmarkStart w:id="5067" w:name="_Toc54610782"/>
      <w:bookmarkStart w:id="5068" w:name="_Toc54613336"/>
      <w:bookmarkStart w:id="5069" w:name="_Toc54279569"/>
      <w:bookmarkStart w:id="5070" w:name="_Toc54280483"/>
      <w:bookmarkStart w:id="5071" w:name="_Toc54281426"/>
      <w:bookmarkStart w:id="5072" w:name="_Toc54284471"/>
      <w:bookmarkStart w:id="5073" w:name="_Toc54286748"/>
      <w:bookmarkStart w:id="5074" w:name="_Toc54606061"/>
      <w:bookmarkStart w:id="5075" w:name="_Toc54608410"/>
      <w:bookmarkStart w:id="5076" w:name="_Toc54610783"/>
      <w:bookmarkStart w:id="5077" w:name="_Toc54613337"/>
      <w:bookmarkStart w:id="5078" w:name="_Toc54279570"/>
      <w:bookmarkStart w:id="5079" w:name="_Toc54280484"/>
      <w:bookmarkStart w:id="5080" w:name="_Toc54281427"/>
      <w:bookmarkStart w:id="5081" w:name="_Toc54284472"/>
      <w:bookmarkStart w:id="5082" w:name="_Toc54286749"/>
      <w:bookmarkStart w:id="5083" w:name="_Toc54606062"/>
      <w:bookmarkStart w:id="5084" w:name="_Toc54608411"/>
      <w:bookmarkStart w:id="5085" w:name="_Toc54610784"/>
      <w:bookmarkStart w:id="5086" w:name="_Toc54613338"/>
      <w:bookmarkStart w:id="5087" w:name="_Toc54279571"/>
      <w:bookmarkStart w:id="5088" w:name="_Toc54280485"/>
      <w:bookmarkStart w:id="5089" w:name="_Toc54281428"/>
      <w:bookmarkStart w:id="5090" w:name="_Toc54284473"/>
      <w:bookmarkStart w:id="5091" w:name="_Toc54286750"/>
      <w:bookmarkStart w:id="5092" w:name="_Toc54606063"/>
      <w:bookmarkStart w:id="5093" w:name="_Toc54608412"/>
      <w:bookmarkStart w:id="5094" w:name="_Toc54610785"/>
      <w:bookmarkStart w:id="5095" w:name="_Toc54613339"/>
      <w:bookmarkStart w:id="5096" w:name="_Toc54279572"/>
      <w:bookmarkStart w:id="5097" w:name="_Toc54280486"/>
      <w:bookmarkStart w:id="5098" w:name="_Toc54281429"/>
      <w:bookmarkStart w:id="5099" w:name="_Toc54284474"/>
      <w:bookmarkStart w:id="5100" w:name="_Toc54286751"/>
      <w:bookmarkStart w:id="5101" w:name="_Toc54606064"/>
      <w:bookmarkStart w:id="5102" w:name="_Toc54608413"/>
      <w:bookmarkStart w:id="5103" w:name="_Toc54610786"/>
      <w:bookmarkStart w:id="5104" w:name="_Toc54613340"/>
      <w:bookmarkStart w:id="5105" w:name="_Toc54279573"/>
      <w:bookmarkStart w:id="5106" w:name="_Toc54280487"/>
      <w:bookmarkStart w:id="5107" w:name="_Toc54281430"/>
      <w:bookmarkStart w:id="5108" w:name="_Toc54284475"/>
      <w:bookmarkStart w:id="5109" w:name="_Toc54286752"/>
      <w:bookmarkStart w:id="5110" w:name="_Toc54606065"/>
      <w:bookmarkStart w:id="5111" w:name="_Toc54608414"/>
      <w:bookmarkStart w:id="5112" w:name="_Toc54610787"/>
      <w:bookmarkStart w:id="5113" w:name="_Toc54613341"/>
      <w:bookmarkStart w:id="5114" w:name="_Toc54279574"/>
      <w:bookmarkStart w:id="5115" w:name="_Toc54280488"/>
      <w:bookmarkStart w:id="5116" w:name="_Toc54281431"/>
      <w:bookmarkStart w:id="5117" w:name="_Toc54284476"/>
      <w:bookmarkStart w:id="5118" w:name="_Toc54286753"/>
      <w:bookmarkStart w:id="5119" w:name="_Toc54606066"/>
      <w:bookmarkStart w:id="5120" w:name="_Toc54608415"/>
      <w:bookmarkStart w:id="5121" w:name="_Toc54610788"/>
      <w:bookmarkStart w:id="5122" w:name="_Toc54613342"/>
      <w:bookmarkStart w:id="5123" w:name="_Toc54279575"/>
      <w:bookmarkStart w:id="5124" w:name="_Toc54280489"/>
      <w:bookmarkStart w:id="5125" w:name="_Toc54281432"/>
      <w:bookmarkStart w:id="5126" w:name="_Toc54284477"/>
      <w:bookmarkStart w:id="5127" w:name="_Toc54286754"/>
      <w:bookmarkStart w:id="5128" w:name="_Toc54606067"/>
      <w:bookmarkStart w:id="5129" w:name="_Toc54608416"/>
      <w:bookmarkStart w:id="5130" w:name="_Toc54610789"/>
      <w:bookmarkStart w:id="5131" w:name="_Toc54613343"/>
      <w:bookmarkStart w:id="5132" w:name="_Toc54279576"/>
      <w:bookmarkStart w:id="5133" w:name="_Toc54280490"/>
      <w:bookmarkStart w:id="5134" w:name="_Toc54281433"/>
      <w:bookmarkStart w:id="5135" w:name="_Toc54284478"/>
      <w:bookmarkStart w:id="5136" w:name="_Toc54286755"/>
      <w:bookmarkStart w:id="5137" w:name="_Toc54606068"/>
      <w:bookmarkStart w:id="5138" w:name="_Toc54608417"/>
      <w:bookmarkStart w:id="5139" w:name="_Toc54610790"/>
      <w:bookmarkStart w:id="5140" w:name="_Toc54613344"/>
      <w:bookmarkStart w:id="5141" w:name="_Toc54279577"/>
      <w:bookmarkStart w:id="5142" w:name="_Toc54280491"/>
      <w:bookmarkStart w:id="5143" w:name="_Toc54281434"/>
      <w:bookmarkStart w:id="5144" w:name="_Toc54284479"/>
      <w:bookmarkStart w:id="5145" w:name="_Toc54286756"/>
      <w:bookmarkStart w:id="5146" w:name="_Toc54606069"/>
      <w:bookmarkStart w:id="5147" w:name="_Toc54608418"/>
      <w:bookmarkStart w:id="5148" w:name="_Toc54610791"/>
      <w:bookmarkStart w:id="5149" w:name="_Toc54613345"/>
      <w:bookmarkStart w:id="5150" w:name="_Toc54279578"/>
      <w:bookmarkStart w:id="5151" w:name="_Toc54280492"/>
      <w:bookmarkStart w:id="5152" w:name="_Toc54281435"/>
      <w:bookmarkStart w:id="5153" w:name="_Toc54284480"/>
      <w:bookmarkStart w:id="5154" w:name="_Toc54286757"/>
      <w:bookmarkStart w:id="5155" w:name="_Toc54606070"/>
      <w:bookmarkStart w:id="5156" w:name="_Toc54608419"/>
      <w:bookmarkStart w:id="5157" w:name="_Toc54610792"/>
      <w:bookmarkStart w:id="5158" w:name="_Toc54613346"/>
      <w:bookmarkStart w:id="5159" w:name="_Toc54279579"/>
      <w:bookmarkStart w:id="5160" w:name="_Toc54280493"/>
      <w:bookmarkStart w:id="5161" w:name="_Toc54281436"/>
      <w:bookmarkStart w:id="5162" w:name="_Toc54284481"/>
      <w:bookmarkStart w:id="5163" w:name="_Toc54286758"/>
      <w:bookmarkStart w:id="5164" w:name="_Toc54606071"/>
      <w:bookmarkStart w:id="5165" w:name="_Toc54608420"/>
      <w:bookmarkStart w:id="5166" w:name="_Toc54610793"/>
      <w:bookmarkStart w:id="5167" w:name="_Toc54613347"/>
      <w:bookmarkStart w:id="5168" w:name="_Toc54279580"/>
      <w:bookmarkStart w:id="5169" w:name="_Toc54280494"/>
      <w:bookmarkStart w:id="5170" w:name="_Toc54281437"/>
      <w:bookmarkStart w:id="5171" w:name="_Toc54284482"/>
      <w:bookmarkStart w:id="5172" w:name="_Toc54286759"/>
      <w:bookmarkStart w:id="5173" w:name="_Toc54606072"/>
      <w:bookmarkStart w:id="5174" w:name="_Toc54608421"/>
      <w:bookmarkStart w:id="5175" w:name="_Toc54610794"/>
      <w:bookmarkStart w:id="5176" w:name="_Toc54613348"/>
      <w:bookmarkStart w:id="5177" w:name="_Toc54279581"/>
      <w:bookmarkStart w:id="5178" w:name="_Toc54280495"/>
      <w:bookmarkStart w:id="5179" w:name="_Toc54281438"/>
      <w:bookmarkStart w:id="5180" w:name="_Toc54284483"/>
      <w:bookmarkStart w:id="5181" w:name="_Toc54286760"/>
      <w:bookmarkStart w:id="5182" w:name="_Toc54606073"/>
      <w:bookmarkStart w:id="5183" w:name="_Toc54608422"/>
      <w:bookmarkStart w:id="5184" w:name="_Toc54610795"/>
      <w:bookmarkStart w:id="5185" w:name="_Toc54613349"/>
      <w:bookmarkStart w:id="5186" w:name="_Toc55577555"/>
      <w:bookmarkStart w:id="5187" w:name="_Toc56680757"/>
      <w:bookmarkStart w:id="5188" w:name="_Ref116665539"/>
      <w:bookmarkStart w:id="5189" w:name="_Toc125227958"/>
      <w:bookmarkStart w:id="5190" w:name="_Toc125537745"/>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r w:rsidRPr="00373A9F">
        <w:t>OMG UML General</w:t>
      </w:r>
      <w:bookmarkEnd w:id="5186"/>
      <w:bookmarkEnd w:id="5187"/>
      <w:bookmarkEnd w:id="5188"/>
      <w:bookmarkEnd w:id="5189"/>
      <w:bookmarkEnd w:id="5190"/>
    </w:p>
    <w:p w14:paraId="2DD7FAE0" w14:textId="2E237100" w:rsidR="00B8481B" w:rsidRPr="00CE25AF" w:rsidRDefault="00B70CCD" w:rsidP="00B8481B">
      <w:pPr>
        <w:rPr>
          <w:lang w:val="en-US"/>
        </w:rPr>
      </w:pPr>
      <w:r>
        <w:rPr>
          <w:lang w:val="en-US"/>
        </w:rPr>
        <w:t xml:space="preserve">This annex explains the </w:t>
      </w:r>
      <w:r w:rsidR="00B8481B" w:rsidRPr="00CE25AF">
        <w:rPr>
          <w:lang w:val="en-US"/>
        </w:rPr>
        <w:t>UML elements used in this specification. For more information</w:t>
      </w:r>
      <w:r w:rsidR="006164F9" w:rsidRPr="00CE25AF">
        <w:rPr>
          <w:lang w:val="en-US"/>
        </w:rPr>
        <w:t>,</w:t>
      </w:r>
      <w:r w:rsidR="00B8481B" w:rsidRPr="00CE25AF">
        <w:rPr>
          <w:lang w:val="en-US"/>
        </w:rPr>
        <w:t xml:space="preserve"> please refer to the comprehensive literature available for UML. The formal specification can be found in </w:t>
      </w:r>
      <w:r w:rsidR="00B8481B" w:rsidRPr="00373A9F">
        <w:rPr>
          <w:lang w:val="en-US"/>
        </w:rPr>
        <w:fldChar w:fldCharType="begin"/>
      </w:r>
      <w:r w:rsidR="00B8481B" w:rsidRPr="00CE25AF">
        <w:rPr>
          <w:lang w:val="en-US"/>
        </w:rPr>
        <w:instrText xml:space="preserve"> REF OMGUML_47 \h </w:instrText>
      </w:r>
      <w:r w:rsidR="00B8481B" w:rsidRPr="00373A9F">
        <w:rPr>
          <w:lang w:val="en-US"/>
        </w:rPr>
      </w:r>
      <w:r w:rsidR="00B8481B" w:rsidRPr="00373A9F">
        <w:rPr>
          <w:lang w:val="en-US"/>
        </w:rPr>
        <w:fldChar w:fldCharType="separate"/>
      </w:r>
      <w:r w:rsidR="00F511DE" w:rsidRPr="00CE25AF">
        <w:rPr>
          <w:lang w:val="en-US"/>
        </w:rPr>
        <w:t>[35]</w:t>
      </w:r>
      <w:r w:rsidR="00B8481B" w:rsidRPr="00373A9F">
        <w:rPr>
          <w:lang w:val="en-US"/>
        </w:rPr>
        <w:fldChar w:fldCharType="end"/>
      </w:r>
      <w:r w:rsidR="00B8481B" w:rsidRPr="00CE25AF">
        <w:rPr>
          <w:lang w:val="en-US"/>
        </w:rPr>
        <w:t>.</w:t>
      </w:r>
    </w:p>
    <w:p w14:paraId="51C034E5" w14:textId="3BF60AB7" w:rsidR="00B8481B" w:rsidRPr="00CE25AF" w:rsidRDefault="00B8481B" w:rsidP="00B8481B">
      <w:pPr>
        <w:rPr>
          <w:lang w:val="en-US"/>
        </w:rPr>
      </w:pPr>
      <w:r w:rsidRPr="00373A9F">
        <w:rPr>
          <w:lang w:val="en-US"/>
        </w:rPr>
        <w:fldChar w:fldCharType="begin"/>
      </w:r>
      <w:r w:rsidRPr="00CE25AF">
        <w:rPr>
          <w:lang w:val="en-US"/>
        </w:rPr>
        <w:instrText xml:space="preserve"> REF _Ref55938882 \h </w:instrText>
      </w:r>
      <w:r w:rsidRPr="00373A9F">
        <w:rPr>
          <w:lang w:val="en-US"/>
        </w:rPr>
      </w:r>
      <w:r w:rsidRPr="00373A9F">
        <w:rPr>
          <w:lang w:val="en-US"/>
        </w:rPr>
        <w:fldChar w:fldCharType="separate"/>
      </w:r>
      <w:r w:rsidR="00F511DE" w:rsidRPr="00CE25AF">
        <w:t xml:space="preserve">Figure </w:t>
      </w:r>
      <w:r w:rsidR="00F511DE">
        <w:rPr>
          <w:noProof/>
        </w:rPr>
        <w:t>63</w:t>
      </w:r>
      <w:r w:rsidRPr="00373A9F">
        <w:rPr>
          <w:lang w:val="en-US"/>
        </w:rPr>
        <w:fldChar w:fldCharType="end"/>
      </w:r>
      <w:r w:rsidRPr="00CE25AF">
        <w:rPr>
          <w:lang w:val="en-US"/>
        </w:rPr>
        <w:t xml:space="preserve"> shows a class with name </w:t>
      </w:r>
      <w:r w:rsidR="00F639CD" w:rsidRPr="00CE25AF">
        <w:rPr>
          <w:lang w:val="en-US"/>
        </w:rPr>
        <w:t>"</w:t>
      </w:r>
      <w:r w:rsidRPr="00CE25AF">
        <w:rPr>
          <w:lang w:val="en-US"/>
        </w:rPr>
        <w:t>Class1</w:t>
      </w:r>
      <w:r w:rsidR="00F639CD" w:rsidRPr="00CE25AF">
        <w:rPr>
          <w:lang w:val="en-US"/>
        </w:rPr>
        <w:t>"</w:t>
      </w:r>
      <w:r w:rsidRPr="00CE25AF">
        <w:rPr>
          <w:lang w:val="en-US"/>
        </w:rPr>
        <w:t xml:space="preserve"> and an attribute with name </w:t>
      </w:r>
      <w:r w:rsidR="00F639CD" w:rsidRPr="00CE25AF">
        <w:rPr>
          <w:lang w:val="en-US"/>
        </w:rPr>
        <w:t>"</w:t>
      </w:r>
      <w:proofErr w:type="spellStart"/>
      <w:r w:rsidRPr="00CE25AF">
        <w:rPr>
          <w:lang w:val="en-US"/>
        </w:rPr>
        <w:t>attr</w:t>
      </w:r>
      <w:proofErr w:type="spellEnd"/>
      <w:r w:rsidR="00F639CD" w:rsidRPr="00CE25AF">
        <w:rPr>
          <w:lang w:val="en-US"/>
        </w:rPr>
        <w:t>"</w:t>
      </w:r>
      <w:r w:rsidRPr="00CE25AF">
        <w:rPr>
          <w:lang w:val="en-US"/>
        </w:rPr>
        <w:t xml:space="preserve"> of type </w:t>
      </w:r>
      <w:r w:rsidRPr="00CE25AF">
        <w:rPr>
          <w:i/>
          <w:lang w:val="en-US"/>
        </w:rPr>
        <w:t>Class2</w:t>
      </w:r>
      <w:r w:rsidRPr="00CE25AF">
        <w:rPr>
          <w:lang w:val="en-US"/>
        </w:rPr>
        <w:t xml:space="preserve">. Attributes are owned by the class. Some of these attributes may represents the end of binary associations, see also </w:t>
      </w:r>
      <w:r w:rsidRPr="00373A9F">
        <w:rPr>
          <w:lang w:val="en-US"/>
        </w:rPr>
        <w:fldChar w:fldCharType="begin"/>
      </w:r>
      <w:r w:rsidRPr="00CE25AF">
        <w:rPr>
          <w:lang w:val="en-US"/>
        </w:rPr>
        <w:instrText xml:space="preserve"> REF _Ref37000883 \h </w:instrText>
      </w:r>
      <w:r w:rsidRPr="00373A9F">
        <w:rPr>
          <w:lang w:val="en-US"/>
        </w:rPr>
      </w:r>
      <w:r w:rsidRPr="00373A9F">
        <w:rPr>
          <w:lang w:val="en-US"/>
        </w:rPr>
        <w:fldChar w:fldCharType="separate"/>
      </w:r>
      <w:r w:rsidR="00F511DE" w:rsidRPr="00CE25AF">
        <w:t xml:space="preserve">Figure </w:t>
      </w:r>
      <w:r w:rsidR="00F511DE">
        <w:rPr>
          <w:noProof/>
        </w:rPr>
        <w:t>70</w:t>
      </w:r>
      <w:r w:rsidRPr="00373A9F">
        <w:rPr>
          <w:lang w:val="en-US"/>
        </w:rPr>
        <w:fldChar w:fldCharType="end"/>
      </w:r>
      <w:r w:rsidRPr="00CE25AF">
        <w:rPr>
          <w:lang w:val="en-US"/>
        </w:rPr>
        <w:t>. In this case</w:t>
      </w:r>
      <w:r w:rsidR="00B70CCD">
        <w:rPr>
          <w:lang w:val="en-US"/>
        </w:rPr>
        <w:t>,</w:t>
      </w:r>
      <w:r w:rsidRPr="00CE25AF">
        <w:rPr>
          <w:lang w:val="en-US"/>
        </w:rPr>
        <w:t xml:space="preserve"> the instance of </w:t>
      </w:r>
      <w:r w:rsidRPr="00CE25AF">
        <w:rPr>
          <w:i/>
          <w:lang w:val="en-US"/>
        </w:rPr>
        <w:t>Class2</w:t>
      </w:r>
      <w:r w:rsidRPr="00CE25AF">
        <w:rPr>
          <w:lang w:val="en-US"/>
        </w:rPr>
        <w:t xml:space="preserve"> is navigable via the instance of the owning class </w:t>
      </w:r>
      <w:r w:rsidRPr="00CE25AF">
        <w:rPr>
          <w:i/>
          <w:lang w:val="en-US"/>
        </w:rPr>
        <w:t>Class1</w:t>
      </w:r>
      <w:r w:rsidRPr="00CE25AF">
        <w:rPr>
          <w:lang w:val="en-US"/>
        </w:rPr>
        <w:t>.</w:t>
      </w:r>
      <w:r w:rsidRPr="00373A9F">
        <w:rPr>
          <w:rStyle w:val="FootnoteReference"/>
          <w:lang w:val="en-US"/>
        </w:rPr>
        <w:footnoteReference w:id="46"/>
      </w:r>
    </w:p>
    <w:p w14:paraId="61774E31" w14:textId="69E3A3EB" w:rsidR="00B8481B" w:rsidRDefault="006B584D" w:rsidP="00110904">
      <w:pPr>
        <w:pStyle w:val="Caption"/>
      </w:pPr>
      <w:bookmarkStart w:id="5191" w:name="_Ref55938882"/>
      <w:bookmarkStart w:id="5192" w:name="_Toc55575011"/>
      <w:bookmarkStart w:id="5193" w:name="_Toc125537886"/>
      <w:r w:rsidRPr="006B584D">
        <w:rPr>
          <w:noProof/>
        </w:rPr>
        <w:drawing>
          <wp:anchor distT="0" distB="0" distL="114300" distR="114300" simplePos="0" relativeHeight="252888064" behindDoc="0" locked="0" layoutInCell="1" allowOverlap="1" wp14:anchorId="3D9DDD60" wp14:editId="293AB570">
            <wp:simplePos x="0" y="0"/>
            <wp:positionH relativeFrom="column">
              <wp:posOffset>713015</wp:posOffset>
            </wp:positionH>
            <wp:positionV relativeFrom="paragraph">
              <wp:posOffset>260350</wp:posOffset>
            </wp:positionV>
            <wp:extent cx="825500" cy="7620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8255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81B" w:rsidRPr="00CE25AF">
        <w:t xml:space="preserve">Figure </w:t>
      </w:r>
      <w:r w:rsidR="00561536">
        <w:fldChar w:fldCharType="begin"/>
      </w:r>
      <w:r w:rsidR="00561536">
        <w:instrText xml:space="preserve"> SEQ Figure \* ARABIC </w:instrText>
      </w:r>
      <w:r w:rsidR="00561536">
        <w:fldChar w:fldCharType="separate"/>
      </w:r>
      <w:r w:rsidR="00F511DE">
        <w:rPr>
          <w:noProof/>
        </w:rPr>
        <w:t>63</w:t>
      </w:r>
      <w:r w:rsidR="00561536">
        <w:fldChar w:fldCharType="end"/>
      </w:r>
      <w:bookmarkEnd w:id="5191"/>
      <w:r w:rsidR="00B8481B" w:rsidRPr="00CE25AF">
        <w:t xml:space="preserve"> Class</w:t>
      </w:r>
      <w:bookmarkEnd w:id="5192"/>
      <w:bookmarkEnd w:id="5193"/>
    </w:p>
    <w:p w14:paraId="621B9E51" w14:textId="30241045" w:rsidR="006B584D" w:rsidRPr="006B584D" w:rsidRDefault="006B584D" w:rsidP="006B584D">
      <w:pPr>
        <w:rPr>
          <w:lang w:val="en-US"/>
        </w:rPr>
      </w:pPr>
    </w:p>
    <w:p w14:paraId="38FF9F2B" w14:textId="6DAE9B24" w:rsidR="00B8481B" w:rsidRPr="00CE25AF" w:rsidRDefault="00B8481B" w:rsidP="00B8481B">
      <w:pPr>
        <w:rPr>
          <w:lang w:val="en-US"/>
        </w:rPr>
      </w:pPr>
      <w:r w:rsidRPr="00373A9F">
        <w:rPr>
          <w:lang w:val="en-US"/>
        </w:rPr>
        <w:fldChar w:fldCharType="begin"/>
      </w:r>
      <w:r w:rsidRPr="00CE25AF">
        <w:rPr>
          <w:lang w:val="en-US"/>
        </w:rPr>
        <w:instrText xml:space="preserve"> REF _Ref54602410 \h </w:instrText>
      </w:r>
      <w:r w:rsidRPr="00373A9F">
        <w:rPr>
          <w:lang w:val="en-US"/>
        </w:rPr>
      </w:r>
      <w:r w:rsidRPr="00373A9F">
        <w:rPr>
          <w:lang w:val="en-US"/>
        </w:rPr>
        <w:fldChar w:fldCharType="separate"/>
      </w:r>
      <w:r w:rsidR="00F511DE" w:rsidRPr="00CE25AF">
        <w:t xml:space="preserve">Figure </w:t>
      </w:r>
      <w:r w:rsidR="00F511DE">
        <w:rPr>
          <w:noProof/>
        </w:rPr>
        <w:t>64</w:t>
      </w:r>
      <w:r w:rsidRPr="00373A9F">
        <w:rPr>
          <w:lang w:val="en-US"/>
        </w:rPr>
        <w:fldChar w:fldCharType="end"/>
      </w:r>
      <w:r w:rsidRPr="00CE25AF">
        <w:rPr>
          <w:lang w:val="en-US"/>
        </w:rPr>
        <w:t xml:space="preserve"> shows that </w:t>
      </w:r>
      <w:r w:rsidRPr="00CE25AF">
        <w:rPr>
          <w:i/>
          <w:lang w:val="en-US"/>
        </w:rPr>
        <w:t>Class4</w:t>
      </w:r>
      <w:r w:rsidRPr="00CE25AF">
        <w:rPr>
          <w:lang w:val="en-US"/>
        </w:rPr>
        <w:t xml:space="preserve"> </w:t>
      </w:r>
      <w:r w:rsidR="00B70CCD">
        <w:rPr>
          <w:lang w:val="en-US"/>
        </w:rPr>
        <w:t>inherits</w:t>
      </w:r>
      <w:r w:rsidRPr="00CE25AF">
        <w:rPr>
          <w:lang w:val="en-US"/>
        </w:rPr>
        <w:t xml:space="preserve"> all member elements from </w:t>
      </w:r>
      <w:r w:rsidRPr="00CE25AF">
        <w:rPr>
          <w:i/>
          <w:lang w:val="en-US"/>
        </w:rPr>
        <w:t>Class3</w:t>
      </w:r>
      <w:r w:rsidRPr="00CE25AF">
        <w:rPr>
          <w:lang w:val="en-US"/>
        </w:rPr>
        <w:t xml:space="preserve">. Or in other word, </w:t>
      </w:r>
      <w:r w:rsidRPr="00CE25AF">
        <w:rPr>
          <w:i/>
          <w:lang w:val="en-US"/>
        </w:rPr>
        <w:t>Class3</w:t>
      </w:r>
      <w:r w:rsidRPr="00CE25AF">
        <w:rPr>
          <w:lang w:val="en-US"/>
        </w:rPr>
        <w:t xml:space="preserve"> is a generalization of </w:t>
      </w:r>
      <w:r w:rsidRPr="00CE25AF">
        <w:rPr>
          <w:i/>
          <w:lang w:val="en-US"/>
        </w:rPr>
        <w:t xml:space="preserve">Class4, Class4 </w:t>
      </w:r>
      <w:r w:rsidRPr="00CE25AF">
        <w:rPr>
          <w:lang w:val="en-US"/>
        </w:rPr>
        <w:t>is a specialization of</w:t>
      </w:r>
      <w:r w:rsidRPr="00CE25AF">
        <w:rPr>
          <w:i/>
          <w:lang w:val="en-US"/>
        </w:rPr>
        <w:t xml:space="preserve"> Class3</w:t>
      </w:r>
      <w:r w:rsidRPr="00CE25AF">
        <w:rPr>
          <w:lang w:val="en-US"/>
        </w:rPr>
        <w:t xml:space="preserve">. This means that each instance of </w:t>
      </w:r>
      <w:r w:rsidRPr="00CE25AF">
        <w:rPr>
          <w:i/>
          <w:lang w:val="en-US"/>
        </w:rPr>
        <w:t>Class4</w:t>
      </w:r>
      <w:r w:rsidRPr="00CE25AF">
        <w:rPr>
          <w:lang w:val="en-US"/>
        </w:rPr>
        <w:t xml:space="preserve"> is also an instance of </w:t>
      </w:r>
      <w:r w:rsidRPr="00CE25AF">
        <w:rPr>
          <w:i/>
          <w:lang w:val="en-US"/>
        </w:rPr>
        <w:t>Class3</w:t>
      </w:r>
      <w:r w:rsidRPr="00CE25AF">
        <w:rPr>
          <w:lang w:val="en-US"/>
        </w:rPr>
        <w:t xml:space="preserve">. An instance of </w:t>
      </w:r>
      <w:r w:rsidRPr="00CE25AF">
        <w:rPr>
          <w:i/>
          <w:lang w:val="en-US"/>
        </w:rPr>
        <w:t>Class4</w:t>
      </w:r>
      <w:r w:rsidRPr="00CE25AF">
        <w:rPr>
          <w:lang w:val="en-US"/>
        </w:rPr>
        <w:t xml:space="preserve"> has the attributes </w:t>
      </w:r>
      <w:r w:rsidRPr="00CE25AF">
        <w:rPr>
          <w:i/>
          <w:lang w:val="en-US"/>
        </w:rPr>
        <w:t>attr1</w:t>
      </w:r>
      <w:r w:rsidRPr="00CE25AF">
        <w:rPr>
          <w:lang w:val="en-US"/>
        </w:rPr>
        <w:t xml:space="preserve"> and </w:t>
      </w:r>
      <w:r w:rsidRPr="00CE25AF">
        <w:rPr>
          <w:i/>
          <w:lang w:val="en-US"/>
        </w:rPr>
        <w:t>attr2</w:t>
      </w:r>
      <w:r w:rsidR="00B70CCD">
        <w:rPr>
          <w:i/>
          <w:lang w:val="en-US"/>
        </w:rPr>
        <w:t>,</w:t>
      </w:r>
      <w:r w:rsidRPr="00CE25AF">
        <w:rPr>
          <w:lang w:val="en-US"/>
        </w:rPr>
        <w:t xml:space="preserve"> whereas instances of </w:t>
      </w:r>
      <w:r w:rsidRPr="00CE25AF">
        <w:rPr>
          <w:i/>
          <w:lang w:val="en-US"/>
        </w:rPr>
        <w:t>Class3</w:t>
      </w:r>
      <w:r w:rsidRPr="00CE25AF">
        <w:rPr>
          <w:lang w:val="en-US"/>
        </w:rPr>
        <w:t xml:space="preserve"> only have the attribute </w:t>
      </w:r>
      <w:r w:rsidRPr="00CE25AF">
        <w:rPr>
          <w:i/>
          <w:lang w:val="en-US"/>
        </w:rPr>
        <w:t>attr1</w:t>
      </w:r>
      <w:r w:rsidRPr="00CE25AF">
        <w:rPr>
          <w:lang w:val="en-US"/>
        </w:rPr>
        <w:t>.</w:t>
      </w:r>
    </w:p>
    <w:p w14:paraId="6754024E" w14:textId="49DBACAF" w:rsidR="00B8481B" w:rsidRDefault="006B584D" w:rsidP="00110904">
      <w:pPr>
        <w:pStyle w:val="Caption"/>
      </w:pPr>
      <w:bookmarkStart w:id="5194" w:name="_Ref54602410"/>
      <w:bookmarkStart w:id="5195" w:name="_Toc55575012"/>
      <w:bookmarkStart w:id="5196" w:name="_Toc125537887"/>
      <w:r w:rsidRPr="006B584D">
        <w:rPr>
          <w:noProof/>
        </w:rPr>
        <w:drawing>
          <wp:anchor distT="0" distB="0" distL="114300" distR="114300" simplePos="0" relativeHeight="252890112" behindDoc="0" locked="0" layoutInCell="1" allowOverlap="1" wp14:anchorId="5115B471" wp14:editId="515BF954">
            <wp:simplePos x="0" y="0"/>
            <wp:positionH relativeFrom="column">
              <wp:posOffset>1464129</wp:posOffset>
            </wp:positionH>
            <wp:positionV relativeFrom="paragraph">
              <wp:posOffset>265792</wp:posOffset>
            </wp:positionV>
            <wp:extent cx="952500" cy="18415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52500"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81B" w:rsidRPr="00CE25AF">
        <w:t xml:space="preserve">Figure </w:t>
      </w:r>
      <w:r w:rsidR="00561536">
        <w:fldChar w:fldCharType="begin"/>
      </w:r>
      <w:r w:rsidR="00561536">
        <w:instrText xml:space="preserve"> SEQ Figure \* ARABIC </w:instrText>
      </w:r>
      <w:r w:rsidR="00561536">
        <w:fldChar w:fldCharType="separate"/>
      </w:r>
      <w:r w:rsidR="00F511DE">
        <w:rPr>
          <w:noProof/>
        </w:rPr>
        <w:t>64</w:t>
      </w:r>
      <w:r w:rsidR="00561536">
        <w:fldChar w:fldCharType="end"/>
      </w:r>
      <w:bookmarkEnd w:id="5194"/>
      <w:r w:rsidR="00B8481B" w:rsidRPr="00CE25AF">
        <w:t xml:space="preserve"> Inheritance/Generalization</w:t>
      </w:r>
      <w:bookmarkEnd w:id="5195"/>
      <w:bookmarkEnd w:id="5196"/>
    </w:p>
    <w:p w14:paraId="4CF415B2" w14:textId="5D97FA94" w:rsidR="006B584D" w:rsidRPr="006B584D" w:rsidRDefault="006B584D" w:rsidP="006B584D">
      <w:pPr>
        <w:rPr>
          <w:lang w:val="en-US"/>
        </w:rPr>
      </w:pPr>
    </w:p>
    <w:p w14:paraId="1CE96179" w14:textId="7F3D2C4E" w:rsidR="00B8481B" w:rsidRPr="00CE25AF" w:rsidRDefault="00B8481B" w:rsidP="00B8481B">
      <w:pPr>
        <w:rPr>
          <w:lang w:val="en-US"/>
        </w:rPr>
      </w:pPr>
      <w:r w:rsidRPr="00373A9F">
        <w:rPr>
          <w:lang w:val="en-US"/>
        </w:rPr>
        <w:fldChar w:fldCharType="begin"/>
      </w:r>
      <w:r w:rsidRPr="00CE25AF">
        <w:rPr>
          <w:lang w:val="en-US"/>
        </w:rPr>
        <w:instrText xml:space="preserve"> REF _Ref36935416 \h </w:instrText>
      </w:r>
      <w:r w:rsidRPr="00373A9F">
        <w:rPr>
          <w:lang w:val="en-US"/>
        </w:rPr>
      </w:r>
      <w:r w:rsidRPr="00373A9F">
        <w:rPr>
          <w:lang w:val="en-US"/>
        </w:rPr>
        <w:fldChar w:fldCharType="separate"/>
      </w:r>
      <w:r w:rsidR="00F511DE" w:rsidRPr="00CE25AF">
        <w:t xml:space="preserve">Figure </w:t>
      </w:r>
      <w:r w:rsidR="00F511DE">
        <w:rPr>
          <w:noProof/>
        </w:rPr>
        <w:t>65</w:t>
      </w:r>
      <w:r w:rsidRPr="00373A9F">
        <w:rPr>
          <w:lang w:val="en-US"/>
        </w:rPr>
        <w:fldChar w:fldCharType="end"/>
      </w:r>
      <w:r w:rsidRPr="00CE25AF">
        <w:rPr>
          <w:lang w:val="en-US"/>
        </w:rPr>
        <w:t xml:space="preserve"> defines the required and allowed multiplicity/cardinality within an association between instances of </w:t>
      </w:r>
      <w:r w:rsidRPr="00CE25AF">
        <w:rPr>
          <w:i/>
          <w:lang w:val="en-US"/>
        </w:rPr>
        <w:t>Class1</w:t>
      </w:r>
      <w:r w:rsidRPr="00CE25AF">
        <w:rPr>
          <w:lang w:val="en-US"/>
        </w:rPr>
        <w:t xml:space="preserve"> and </w:t>
      </w:r>
      <w:r w:rsidRPr="00CE25AF">
        <w:rPr>
          <w:i/>
          <w:lang w:val="en-US"/>
        </w:rPr>
        <w:t>Class2</w:t>
      </w:r>
      <w:r w:rsidRPr="00CE25AF">
        <w:rPr>
          <w:lang w:val="en-US"/>
        </w:rPr>
        <w:t>. In this example</w:t>
      </w:r>
      <w:r w:rsidR="00B70CCD">
        <w:rPr>
          <w:lang w:val="en-US"/>
        </w:rPr>
        <w:t>,</w:t>
      </w:r>
      <w:r w:rsidRPr="00CE25AF">
        <w:rPr>
          <w:lang w:val="en-US"/>
        </w:rPr>
        <w:t xml:space="preserve"> an instance of </w:t>
      </w:r>
      <w:r w:rsidRPr="00CE25AF">
        <w:rPr>
          <w:i/>
          <w:lang w:val="en-US"/>
        </w:rPr>
        <w:t>Class2</w:t>
      </w:r>
      <w:r w:rsidRPr="00CE25AF">
        <w:rPr>
          <w:lang w:val="en-US"/>
        </w:rPr>
        <w:t xml:space="preserve"> is always related to exactly one instance of </w:t>
      </w:r>
      <w:r w:rsidRPr="00CE25AF">
        <w:rPr>
          <w:i/>
          <w:lang w:val="en-US"/>
        </w:rPr>
        <w:t>Class1</w:t>
      </w:r>
      <w:r w:rsidRPr="00CE25AF">
        <w:rPr>
          <w:lang w:val="en-US"/>
        </w:rPr>
        <w:t xml:space="preserve">. An instance of </w:t>
      </w:r>
      <w:r w:rsidRPr="00CE25AF">
        <w:rPr>
          <w:i/>
          <w:lang w:val="en-US"/>
        </w:rPr>
        <w:t>Class1</w:t>
      </w:r>
      <w:r w:rsidRPr="00CE25AF">
        <w:rPr>
          <w:lang w:val="en-US"/>
        </w:rPr>
        <w:t xml:space="preserve"> is either related to none, one</w:t>
      </w:r>
      <w:r w:rsidR="00B70CCD">
        <w:rPr>
          <w:lang w:val="en-US"/>
        </w:rPr>
        <w:t>,</w:t>
      </w:r>
      <w:r w:rsidRPr="00CE25AF">
        <w:rPr>
          <w:lang w:val="en-US"/>
        </w:rPr>
        <w:t xml:space="preserve"> or more (unlimited, i.e. no constraint on the upper bound) instances of </w:t>
      </w:r>
      <w:r w:rsidRPr="00CE25AF">
        <w:rPr>
          <w:i/>
          <w:lang w:val="en-US"/>
        </w:rPr>
        <w:t>Class2</w:t>
      </w:r>
      <w:r w:rsidRPr="00CE25AF">
        <w:rPr>
          <w:lang w:val="en-US"/>
        </w:rPr>
        <w:t>. The relationship can change over time.</w:t>
      </w:r>
    </w:p>
    <w:p w14:paraId="404D3174" w14:textId="77777777" w:rsidR="00B8481B" w:rsidRPr="00CE25AF" w:rsidRDefault="00B8481B" w:rsidP="00B8481B">
      <w:pPr>
        <w:rPr>
          <w:lang w:val="en-US"/>
        </w:rPr>
      </w:pPr>
      <w:r w:rsidRPr="00CE25AF">
        <w:rPr>
          <w:lang w:val="en-US"/>
        </w:rPr>
        <w:t>Multiplicity constraints can also be added to attributes and aggregations.</w:t>
      </w:r>
    </w:p>
    <w:p w14:paraId="6C6F0874" w14:textId="77777777" w:rsidR="00B8481B" w:rsidRPr="00CE25AF" w:rsidRDefault="00B8481B" w:rsidP="00B8481B">
      <w:pPr>
        <w:rPr>
          <w:lang w:val="en-US"/>
        </w:rPr>
      </w:pPr>
      <w:bookmarkStart w:id="5197" w:name="_Hlk53472551"/>
      <w:r w:rsidRPr="00CE25AF">
        <w:rPr>
          <w:lang w:val="en-US"/>
        </w:rPr>
        <w:t>The notation of multiplicity is as follows:</w:t>
      </w:r>
    </w:p>
    <w:p w14:paraId="7AA437C2" w14:textId="77777777" w:rsidR="00B8481B" w:rsidRPr="00CE25AF" w:rsidRDefault="00B8481B" w:rsidP="00B8481B">
      <w:pPr>
        <w:rPr>
          <w:lang w:val="en-US"/>
        </w:rPr>
      </w:pPr>
      <w:r w:rsidRPr="00CE25AF">
        <w:rPr>
          <w:lang w:val="en-US"/>
        </w:rPr>
        <w:t xml:space="preserve">  &lt;lower-bound&gt;.. &lt;upper-bound&gt;</w:t>
      </w:r>
    </w:p>
    <w:p w14:paraId="08FC03CB" w14:textId="19C37B20" w:rsidR="00B8481B" w:rsidRPr="00CE25AF" w:rsidRDefault="00B70CCD" w:rsidP="00B8481B">
      <w:pPr>
        <w:rPr>
          <w:lang w:val="en-US"/>
        </w:rPr>
      </w:pPr>
      <w:r>
        <w:rPr>
          <w:lang w:val="en-US"/>
        </w:rPr>
        <w:t>w</w:t>
      </w:r>
      <w:r w:rsidR="00B8481B" w:rsidRPr="00CE25AF">
        <w:rPr>
          <w:lang w:val="en-US"/>
        </w:rPr>
        <w:t xml:space="preserve">here &lt;lower-bound&gt; is a value specification of type Integer - i.e. 0, 1, 2, … - and &lt;upper-bound&gt; is a value specification of type </w:t>
      </w:r>
      <w:proofErr w:type="spellStart"/>
      <w:r w:rsidR="00B8481B" w:rsidRPr="00CE25AF">
        <w:rPr>
          <w:lang w:val="en-US"/>
        </w:rPr>
        <w:t>UnlimitedNatural</w:t>
      </w:r>
      <w:proofErr w:type="spellEnd"/>
      <w:r w:rsidR="00B8481B" w:rsidRPr="00CE25AF">
        <w:rPr>
          <w:lang w:val="en-US"/>
        </w:rPr>
        <w:t xml:space="preserve">. The </w:t>
      </w:r>
      <w:r w:rsidR="00B8481B" w:rsidRPr="006C5C0E">
        <w:rPr>
          <w:lang w:val="en-US"/>
        </w:rPr>
        <w:t>star character</w:t>
      </w:r>
      <w:r w:rsidR="00B8481B" w:rsidRPr="00CE25AF">
        <w:rPr>
          <w:lang w:val="en-US"/>
        </w:rPr>
        <w:t xml:space="preserve"> (*) is used to denote an unlimited upper bound.</w:t>
      </w:r>
    </w:p>
    <w:p w14:paraId="472A2F07" w14:textId="77777777" w:rsidR="00B8481B" w:rsidRPr="00CE25AF" w:rsidRDefault="00B8481B" w:rsidP="00B8481B">
      <w:pPr>
        <w:rPr>
          <w:lang w:val="en-US"/>
        </w:rPr>
      </w:pPr>
      <w:r w:rsidRPr="00CE25AF">
        <w:rPr>
          <w:lang w:val="en-US"/>
        </w:rPr>
        <w:lastRenderedPageBreak/>
        <w:t>The default is 1 for lower-bound and upper-bound.</w:t>
      </w:r>
    </w:p>
    <w:p w14:paraId="17207F20" w14:textId="7101AB5D" w:rsidR="00B8481B" w:rsidRDefault="006B584D" w:rsidP="00110904">
      <w:pPr>
        <w:pStyle w:val="Caption"/>
      </w:pPr>
      <w:bookmarkStart w:id="5198" w:name="_Ref36935416"/>
      <w:bookmarkStart w:id="5199" w:name="_Toc55575013"/>
      <w:bookmarkStart w:id="5200" w:name="_Toc125537888"/>
      <w:r w:rsidRPr="006B584D">
        <w:rPr>
          <w:noProof/>
        </w:rPr>
        <w:drawing>
          <wp:anchor distT="0" distB="0" distL="114300" distR="114300" simplePos="0" relativeHeight="252892160" behindDoc="0" locked="0" layoutInCell="1" allowOverlap="1" wp14:anchorId="1CB03E98" wp14:editId="57B00895">
            <wp:simplePos x="0" y="0"/>
            <wp:positionH relativeFrom="column">
              <wp:posOffset>614680</wp:posOffset>
            </wp:positionH>
            <wp:positionV relativeFrom="paragraph">
              <wp:posOffset>308610</wp:posOffset>
            </wp:positionV>
            <wp:extent cx="1905000" cy="7620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905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81B" w:rsidRPr="00CE25AF">
        <w:t xml:space="preserve">Figure </w:t>
      </w:r>
      <w:r w:rsidR="00561536">
        <w:fldChar w:fldCharType="begin"/>
      </w:r>
      <w:r w:rsidR="00561536">
        <w:instrText xml:space="preserve"> SEQ Figure \* ARABIC </w:instrText>
      </w:r>
      <w:r w:rsidR="00561536">
        <w:fldChar w:fldCharType="separate"/>
      </w:r>
      <w:r w:rsidR="00F511DE">
        <w:rPr>
          <w:noProof/>
        </w:rPr>
        <w:t>65</w:t>
      </w:r>
      <w:r w:rsidR="00561536">
        <w:fldChar w:fldCharType="end"/>
      </w:r>
      <w:bookmarkEnd w:id="5198"/>
      <w:r w:rsidR="00B8481B" w:rsidRPr="00CE25AF">
        <w:t xml:space="preserve"> Multiplicity</w:t>
      </w:r>
      <w:bookmarkEnd w:id="5199"/>
      <w:bookmarkEnd w:id="5200"/>
    </w:p>
    <w:p w14:paraId="05AFE17E" w14:textId="4C871FA0" w:rsidR="006B584D" w:rsidRPr="006B584D" w:rsidRDefault="006B584D" w:rsidP="006B584D">
      <w:pPr>
        <w:rPr>
          <w:lang w:val="en-US"/>
        </w:rPr>
      </w:pPr>
    </w:p>
    <w:p w14:paraId="54B9BF3F" w14:textId="7133BCBB" w:rsidR="00B8481B" w:rsidRPr="00CE25AF" w:rsidRDefault="00B8481B" w:rsidP="00B8481B">
      <w:pPr>
        <w:rPr>
          <w:lang w:val="en-US"/>
        </w:rPr>
      </w:pPr>
      <w:r w:rsidRPr="00CE25AF">
        <w:rPr>
          <w:lang w:val="en-US"/>
        </w:rPr>
        <w:t>A multiplicity element represents a collection of values. The default is a set, i.e. it is not ordered and the elements within the collection are unique</w:t>
      </w:r>
      <w:r w:rsidR="00903CA2">
        <w:rPr>
          <w:lang w:val="en-US"/>
        </w:rPr>
        <w:t xml:space="preserve"> and </w:t>
      </w:r>
      <w:r w:rsidRPr="00CE25AF">
        <w:rPr>
          <w:lang w:val="en-US"/>
        </w:rPr>
        <w:t xml:space="preserve">contain no duplicates. </w:t>
      </w:r>
      <w:r w:rsidRPr="00373A9F">
        <w:rPr>
          <w:lang w:val="en-US"/>
        </w:rPr>
        <w:fldChar w:fldCharType="begin"/>
      </w:r>
      <w:r w:rsidRPr="00CE25AF">
        <w:rPr>
          <w:lang w:val="en-US"/>
        </w:rPr>
        <w:instrText xml:space="preserve"> REF _Ref36936280 \h </w:instrText>
      </w:r>
      <w:r w:rsidRPr="00373A9F">
        <w:rPr>
          <w:lang w:val="en-US"/>
        </w:rPr>
      </w:r>
      <w:r w:rsidRPr="00373A9F">
        <w:rPr>
          <w:lang w:val="en-US"/>
        </w:rPr>
        <w:fldChar w:fldCharType="separate"/>
      </w:r>
      <w:r w:rsidR="00F511DE" w:rsidRPr="00CE25AF">
        <w:t xml:space="preserve">Figure </w:t>
      </w:r>
      <w:r w:rsidR="00F511DE">
        <w:rPr>
          <w:noProof/>
        </w:rPr>
        <w:t>66</w:t>
      </w:r>
      <w:r w:rsidRPr="00373A9F">
        <w:rPr>
          <w:lang w:val="en-US"/>
        </w:rPr>
        <w:fldChar w:fldCharType="end"/>
      </w:r>
      <w:r w:rsidRPr="00CE25AF">
        <w:rPr>
          <w:lang w:val="en-US"/>
        </w:rPr>
        <w:t xml:space="preserve"> </w:t>
      </w:r>
      <w:r w:rsidR="00903CA2">
        <w:rPr>
          <w:lang w:val="en-US"/>
        </w:rPr>
        <w:t xml:space="preserve">shows </w:t>
      </w:r>
      <w:r w:rsidRPr="00CE25AF">
        <w:rPr>
          <w:lang w:val="en-US"/>
        </w:rPr>
        <w:t xml:space="preserve">an ordered collection: the instances of </w:t>
      </w:r>
      <w:r w:rsidRPr="00CE25AF">
        <w:rPr>
          <w:i/>
          <w:lang w:val="en-US"/>
        </w:rPr>
        <w:t>Class2</w:t>
      </w:r>
      <w:r w:rsidRPr="00CE25AF">
        <w:rPr>
          <w:lang w:val="en-US"/>
        </w:rPr>
        <w:t xml:space="preserve"> related to an instance of </w:t>
      </w:r>
      <w:r w:rsidRPr="00CE25AF">
        <w:rPr>
          <w:i/>
          <w:lang w:val="en-US"/>
        </w:rPr>
        <w:t>Class1</w:t>
      </w:r>
      <w:r w:rsidRPr="00CE25AF">
        <w:rPr>
          <w:lang w:val="en-US"/>
        </w:rPr>
        <w:t>. The stereotype &lt;&lt;ordered&gt;&gt; is used to denote that the relationship is ordered.</w:t>
      </w:r>
    </w:p>
    <w:p w14:paraId="6CA6ECC1" w14:textId="2E38F638" w:rsidR="00B8481B" w:rsidRDefault="006B584D" w:rsidP="00110904">
      <w:pPr>
        <w:pStyle w:val="Caption"/>
      </w:pPr>
      <w:bookmarkStart w:id="5201" w:name="_Ref36936280"/>
      <w:bookmarkStart w:id="5202" w:name="_Toc55575014"/>
      <w:bookmarkStart w:id="5203" w:name="_Toc125537889"/>
      <w:bookmarkEnd w:id="5197"/>
      <w:r w:rsidRPr="006B584D">
        <w:rPr>
          <w:noProof/>
        </w:rPr>
        <w:drawing>
          <wp:anchor distT="0" distB="0" distL="114300" distR="114300" simplePos="0" relativeHeight="252894208" behindDoc="0" locked="0" layoutInCell="1" allowOverlap="1" wp14:anchorId="75C2C770" wp14:editId="105C785E">
            <wp:simplePos x="0" y="0"/>
            <wp:positionH relativeFrom="column">
              <wp:posOffset>658585</wp:posOffset>
            </wp:positionH>
            <wp:positionV relativeFrom="paragraph">
              <wp:posOffset>249464</wp:posOffset>
            </wp:positionV>
            <wp:extent cx="2221865" cy="7620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22186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81B" w:rsidRPr="00CE25AF">
        <w:t xml:space="preserve">Figure </w:t>
      </w:r>
      <w:r w:rsidR="00561536">
        <w:fldChar w:fldCharType="begin"/>
      </w:r>
      <w:r w:rsidR="00561536">
        <w:instrText xml:space="preserve"> SEQ Figure \* ARABIC </w:instrText>
      </w:r>
      <w:r w:rsidR="00561536">
        <w:fldChar w:fldCharType="separate"/>
      </w:r>
      <w:r w:rsidR="00F511DE">
        <w:rPr>
          <w:noProof/>
        </w:rPr>
        <w:t>66</w:t>
      </w:r>
      <w:r w:rsidR="00561536">
        <w:fldChar w:fldCharType="end"/>
      </w:r>
      <w:bookmarkEnd w:id="5201"/>
      <w:r w:rsidR="00B8481B" w:rsidRPr="00CE25AF">
        <w:t xml:space="preserve"> Ordered Multiplicity</w:t>
      </w:r>
      <w:bookmarkEnd w:id="5202"/>
      <w:bookmarkEnd w:id="5203"/>
    </w:p>
    <w:p w14:paraId="59E2197C" w14:textId="1BF474BC" w:rsidR="006B584D" w:rsidRPr="006B584D" w:rsidRDefault="006B584D" w:rsidP="006B584D">
      <w:pPr>
        <w:rPr>
          <w:lang w:val="en-US"/>
        </w:rPr>
      </w:pPr>
    </w:p>
    <w:p w14:paraId="5AD59522" w14:textId="052EBBA6" w:rsidR="00B8481B" w:rsidRPr="00CE25AF" w:rsidRDefault="00B8481B" w:rsidP="00B8481B">
      <w:pPr>
        <w:rPr>
          <w:lang w:val="en-US"/>
        </w:rPr>
      </w:pPr>
      <w:r w:rsidRPr="00373A9F">
        <w:rPr>
          <w:lang w:val="en-US"/>
        </w:rPr>
        <w:fldChar w:fldCharType="begin"/>
      </w:r>
      <w:r w:rsidRPr="00CE25AF">
        <w:rPr>
          <w:lang w:val="en-US"/>
        </w:rPr>
        <w:instrText xml:space="preserve"> REF _Ref36936689 \h </w:instrText>
      </w:r>
      <w:r w:rsidRPr="00373A9F">
        <w:rPr>
          <w:lang w:val="en-US"/>
        </w:rPr>
      </w:r>
      <w:r w:rsidRPr="00373A9F">
        <w:rPr>
          <w:lang w:val="en-US"/>
        </w:rPr>
        <w:fldChar w:fldCharType="separate"/>
      </w:r>
      <w:r w:rsidR="00F511DE" w:rsidRPr="00CE25AF">
        <w:t xml:space="preserve">Figure </w:t>
      </w:r>
      <w:r w:rsidR="00F511DE">
        <w:rPr>
          <w:noProof/>
        </w:rPr>
        <w:t>67</w:t>
      </w:r>
      <w:r w:rsidRPr="00373A9F">
        <w:rPr>
          <w:lang w:val="en-US"/>
        </w:rPr>
        <w:fldChar w:fldCharType="end"/>
      </w:r>
      <w:r w:rsidRPr="00CE25AF">
        <w:rPr>
          <w:lang w:val="en-US"/>
        </w:rPr>
        <w:t xml:space="preserve"> shows that the member ends of an association can be named as well</w:t>
      </w:r>
      <w:r w:rsidR="00903CA2">
        <w:rPr>
          <w:lang w:val="en-US"/>
        </w:rPr>
        <w:t xml:space="preserve">, i.e. </w:t>
      </w:r>
      <w:r w:rsidRPr="00CE25AF">
        <w:rPr>
          <w:lang w:val="en-US"/>
        </w:rPr>
        <w:t xml:space="preserve">an instance of </w:t>
      </w:r>
      <w:r w:rsidRPr="00CE25AF">
        <w:rPr>
          <w:i/>
          <w:lang w:val="en-US"/>
        </w:rPr>
        <w:t>Class1</w:t>
      </w:r>
      <w:r w:rsidRPr="00CE25AF">
        <w:rPr>
          <w:lang w:val="en-US"/>
        </w:rPr>
        <w:t xml:space="preserve"> can be in relationship </w:t>
      </w:r>
      <w:r w:rsidR="00F639CD" w:rsidRPr="00CE25AF">
        <w:rPr>
          <w:lang w:val="en-US"/>
        </w:rPr>
        <w:t>"</w:t>
      </w:r>
      <w:r w:rsidRPr="00CE25AF">
        <w:rPr>
          <w:lang w:val="en-US"/>
        </w:rPr>
        <w:t>relation</w:t>
      </w:r>
      <w:r w:rsidR="00F639CD" w:rsidRPr="00CE25AF">
        <w:rPr>
          <w:lang w:val="en-US"/>
        </w:rPr>
        <w:t>"</w:t>
      </w:r>
      <w:r w:rsidRPr="00CE25AF">
        <w:rPr>
          <w:lang w:val="en-US"/>
        </w:rPr>
        <w:t xml:space="preserve"> to an instance of </w:t>
      </w:r>
      <w:r w:rsidRPr="00CE25AF">
        <w:rPr>
          <w:i/>
          <w:lang w:val="en-US"/>
        </w:rPr>
        <w:t>Class2</w:t>
      </w:r>
      <w:r w:rsidRPr="00CE25AF">
        <w:rPr>
          <w:lang w:val="en-US"/>
        </w:rPr>
        <w:t>. Vice versa</w:t>
      </w:r>
      <w:r w:rsidR="00903CA2">
        <w:rPr>
          <w:lang w:val="en-US"/>
        </w:rPr>
        <w:t>,</w:t>
      </w:r>
      <w:r w:rsidRPr="00CE25AF">
        <w:rPr>
          <w:lang w:val="en-US"/>
        </w:rPr>
        <w:t xml:space="preserve"> the instance of </w:t>
      </w:r>
      <w:r w:rsidRPr="00CE25AF">
        <w:rPr>
          <w:i/>
          <w:lang w:val="en-US"/>
        </w:rPr>
        <w:t>Class2</w:t>
      </w:r>
      <w:r w:rsidRPr="00CE25AF">
        <w:rPr>
          <w:lang w:val="en-US"/>
        </w:rPr>
        <w:t xml:space="preserve"> is in relationship </w:t>
      </w:r>
      <w:r w:rsidR="00F639CD" w:rsidRPr="00CE25AF">
        <w:rPr>
          <w:lang w:val="en-US"/>
        </w:rPr>
        <w:t>"</w:t>
      </w:r>
      <w:proofErr w:type="spellStart"/>
      <w:r w:rsidRPr="00CE25AF">
        <w:rPr>
          <w:lang w:val="en-US"/>
        </w:rPr>
        <w:t>reverseRelation</w:t>
      </w:r>
      <w:proofErr w:type="spellEnd"/>
      <w:r w:rsidR="00F639CD" w:rsidRPr="00CE25AF">
        <w:rPr>
          <w:lang w:val="en-US"/>
        </w:rPr>
        <w:t>"</w:t>
      </w:r>
      <w:r w:rsidRPr="00CE25AF">
        <w:rPr>
          <w:lang w:val="en-US"/>
        </w:rPr>
        <w:t xml:space="preserve"> to the instance of </w:t>
      </w:r>
      <w:r w:rsidRPr="00CE25AF">
        <w:rPr>
          <w:i/>
          <w:lang w:val="en-US"/>
        </w:rPr>
        <w:t>Class1</w:t>
      </w:r>
      <w:r w:rsidRPr="00CE25AF">
        <w:rPr>
          <w:lang w:val="en-US"/>
        </w:rPr>
        <w:t>.</w:t>
      </w:r>
    </w:p>
    <w:p w14:paraId="47E17D55" w14:textId="0625C573" w:rsidR="00B8481B" w:rsidRDefault="006B584D" w:rsidP="00110904">
      <w:pPr>
        <w:pStyle w:val="Caption"/>
      </w:pPr>
      <w:bookmarkStart w:id="5204" w:name="_Ref36936689"/>
      <w:bookmarkStart w:id="5205" w:name="_Toc55575015"/>
      <w:bookmarkStart w:id="5206" w:name="_Toc125537890"/>
      <w:r w:rsidRPr="006B584D">
        <w:rPr>
          <w:noProof/>
        </w:rPr>
        <w:drawing>
          <wp:anchor distT="0" distB="0" distL="114300" distR="114300" simplePos="0" relativeHeight="252896256" behindDoc="0" locked="0" layoutInCell="1" allowOverlap="1" wp14:anchorId="31EB5830" wp14:editId="58F75DCC">
            <wp:simplePos x="0" y="0"/>
            <wp:positionH relativeFrom="column">
              <wp:posOffset>783771</wp:posOffset>
            </wp:positionH>
            <wp:positionV relativeFrom="paragraph">
              <wp:posOffset>303620</wp:posOffset>
            </wp:positionV>
            <wp:extent cx="2221865" cy="7620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22186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81B" w:rsidRPr="00CE25AF">
        <w:t xml:space="preserve">Figure </w:t>
      </w:r>
      <w:r w:rsidR="00561536">
        <w:fldChar w:fldCharType="begin"/>
      </w:r>
      <w:r w:rsidR="00561536">
        <w:instrText xml:space="preserve"> SEQ Figure \* ARABIC </w:instrText>
      </w:r>
      <w:r w:rsidR="00561536">
        <w:fldChar w:fldCharType="separate"/>
      </w:r>
      <w:r w:rsidR="00F511DE">
        <w:rPr>
          <w:noProof/>
        </w:rPr>
        <w:t>67</w:t>
      </w:r>
      <w:r w:rsidR="00561536">
        <w:fldChar w:fldCharType="end"/>
      </w:r>
      <w:bookmarkEnd w:id="5204"/>
      <w:r w:rsidR="00B8481B" w:rsidRPr="00CE25AF">
        <w:t xml:space="preserve"> Association</w:t>
      </w:r>
      <w:bookmarkEnd w:id="5205"/>
      <w:bookmarkEnd w:id="5206"/>
    </w:p>
    <w:p w14:paraId="0319F266" w14:textId="18809C32" w:rsidR="006B584D" w:rsidRPr="006B584D" w:rsidRDefault="006B584D" w:rsidP="006B584D">
      <w:pPr>
        <w:rPr>
          <w:lang w:val="en-US"/>
        </w:rPr>
      </w:pPr>
    </w:p>
    <w:bookmarkStart w:id="5207" w:name="_Hlk53472479"/>
    <w:p w14:paraId="3092032A" w14:textId="52480D22" w:rsidR="00B8481B" w:rsidRPr="00CE25AF" w:rsidRDefault="00B8481B" w:rsidP="00B8481B">
      <w:pPr>
        <w:rPr>
          <w:lang w:val="en-US"/>
        </w:rPr>
      </w:pPr>
      <w:r w:rsidRPr="00373A9F">
        <w:rPr>
          <w:lang w:val="en-US"/>
        </w:rPr>
        <w:fldChar w:fldCharType="begin"/>
      </w:r>
      <w:r w:rsidRPr="00CE25AF">
        <w:rPr>
          <w:lang w:val="en-US"/>
        </w:rPr>
        <w:instrText xml:space="preserve"> REF _Ref56445695 \h </w:instrText>
      </w:r>
      <w:r w:rsidRPr="00373A9F">
        <w:rPr>
          <w:lang w:val="en-US"/>
        </w:rPr>
      </w:r>
      <w:r w:rsidRPr="00373A9F">
        <w:rPr>
          <w:lang w:val="en-US"/>
        </w:rPr>
        <w:fldChar w:fldCharType="separate"/>
      </w:r>
      <w:r w:rsidR="00F511DE" w:rsidRPr="00CE25AF">
        <w:t xml:space="preserve">Figure </w:t>
      </w:r>
      <w:r w:rsidR="00F511DE">
        <w:rPr>
          <w:noProof/>
        </w:rPr>
        <w:t>68</w:t>
      </w:r>
      <w:r w:rsidRPr="00373A9F">
        <w:rPr>
          <w:lang w:val="en-US"/>
        </w:rPr>
        <w:fldChar w:fldCharType="end"/>
      </w:r>
      <w:r w:rsidRPr="00CE25AF">
        <w:rPr>
          <w:lang w:val="en-US"/>
        </w:rPr>
        <w:t xml:space="preserve"> shows a composition, also called a composite aggregation. A composition is a binary association</w:t>
      </w:r>
      <w:r w:rsidR="00903CA2">
        <w:rPr>
          <w:lang w:val="en-US"/>
        </w:rPr>
        <w:t xml:space="preserve">, grouping </w:t>
      </w:r>
      <w:r w:rsidRPr="00CE25AF">
        <w:rPr>
          <w:lang w:val="en-US"/>
        </w:rPr>
        <w:t xml:space="preserve">a set of instances. The individuals in the set are typed as specified by </w:t>
      </w:r>
      <w:r w:rsidRPr="00CE25AF">
        <w:rPr>
          <w:i/>
          <w:lang w:val="en-US"/>
        </w:rPr>
        <w:t>Class2</w:t>
      </w:r>
      <w:r w:rsidRPr="00CE25AF">
        <w:rPr>
          <w:lang w:val="en-US"/>
        </w:rPr>
        <w:t xml:space="preserve">. The multiplicity of instances of </w:t>
      </w:r>
      <w:r w:rsidRPr="00CE25AF">
        <w:rPr>
          <w:i/>
          <w:lang w:val="en-US"/>
        </w:rPr>
        <w:t>Class2</w:t>
      </w:r>
      <w:r w:rsidRPr="00CE25AF">
        <w:rPr>
          <w:lang w:val="en-US"/>
        </w:rPr>
        <w:t xml:space="preserve"> to </w:t>
      </w:r>
      <w:r w:rsidRPr="00CE25AF">
        <w:rPr>
          <w:i/>
          <w:lang w:val="en-US"/>
        </w:rPr>
        <w:t>Class1</w:t>
      </w:r>
      <w:r w:rsidRPr="00CE25AF">
        <w:rPr>
          <w:lang w:val="en-US"/>
        </w:rPr>
        <w:t xml:space="preserve"> is always 1 (i.e. upper-bound and lower-bound have value </w:t>
      </w:r>
      <w:r w:rsidR="00F639CD" w:rsidRPr="00CE25AF">
        <w:rPr>
          <w:lang w:val="en-US"/>
        </w:rPr>
        <w:t>"</w:t>
      </w:r>
      <w:r w:rsidRPr="00CE25AF">
        <w:rPr>
          <w:lang w:val="en-US"/>
        </w:rPr>
        <w:t>1</w:t>
      </w:r>
      <w:r w:rsidR="00F639CD" w:rsidRPr="00CE25AF">
        <w:rPr>
          <w:lang w:val="en-US"/>
        </w:rPr>
        <w:t>"</w:t>
      </w:r>
      <w:r w:rsidRPr="00CE25AF">
        <w:rPr>
          <w:lang w:val="en-US"/>
        </w:rPr>
        <w:t xml:space="preserve">). One instance of </w:t>
      </w:r>
      <w:r w:rsidRPr="00CE25AF">
        <w:rPr>
          <w:i/>
          <w:lang w:val="en-US"/>
        </w:rPr>
        <w:t>Class2</w:t>
      </w:r>
      <w:r w:rsidRPr="00CE25AF">
        <w:rPr>
          <w:lang w:val="en-US"/>
        </w:rPr>
        <w:t xml:space="preserve"> belongs to exactly one instance of </w:t>
      </w:r>
      <w:r w:rsidRPr="00CE25AF">
        <w:rPr>
          <w:i/>
          <w:lang w:val="en-US"/>
        </w:rPr>
        <w:t>Class1</w:t>
      </w:r>
      <w:r w:rsidRPr="00CE25AF">
        <w:rPr>
          <w:lang w:val="en-US"/>
        </w:rPr>
        <w:t xml:space="preserve">. There is no instance of </w:t>
      </w:r>
      <w:r w:rsidRPr="00CE25AF">
        <w:rPr>
          <w:i/>
          <w:lang w:val="en-US"/>
        </w:rPr>
        <w:t>Class2</w:t>
      </w:r>
      <w:r w:rsidRPr="00CE25AF">
        <w:rPr>
          <w:lang w:val="en-US"/>
        </w:rPr>
        <w:t xml:space="preserve"> without a relationship to an instance of </w:t>
      </w:r>
      <w:r w:rsidRPr="00CE25AF">
        <w:rPr>
          <w:i/>
          <w:lang w:val="en-US"/>
        </w:rPr>
        <w:t>Class1</w:t>
      </w:r>
      <w:r w:rsidRPr="00CE25AF">
        <w:rPr>
          <w:lang w:val="en-US"/>
        </w:rPr>
        <w:t xml:space="preserve">. </w:t>
      </w:r>
      <w:r w:rsidRPr="00373A9F">
        <w:rPr>
          <w:lang w:val="en-US"/>
        </w:rPr>
        <w:fldChar w:fldCharType="begin"/>
      </w:r>
      <w:r w:rsidRPr="00CE25AF">
        <w:rPr>
          <w:lang w:val="en-US"/>
        </w:rPr>
        <w:instrText xml:space="preserve"> REF _Ref36937253 \h </w:instrText>
      </w:r>
      <w:r w:rsidRPr="00373A9F">
        <w:rPr>
          <w:lang w:val="en-US"/>
        </w:rPr>
      </w:r>
      <w:r w:rsidRPr="00373A9F">
        <w:rPr>
          <w:lang w:val="en-US"/>
        </w:rPr>
        <w:fldChar w:fldCharType="separate"/>
      </w:r>
      <w:r w:rsidR="00F511DE" w:rsidRPr="00CE25AF">
        <w:t xml:space="preserve">Figure </w:t>
      </w:r>
      <w:r w:rsidR="00F511DE">
        <w:rPr>
          <w:noProof/>
        </w:rPr>
        <w:t>69</w:t>
      </w:r>
      <w:r w:rsidRPr="00373A9F">
        <w:rPr>
          <w:lang w:val="en-US"/>
        </w:rPr>
        <w:fldChar w:fldCharType="end"/>
      </w:r>
      <w:r w:rsidRPr="00CE25AF">
        <w:rPr>
          <w:lang w:val="en-US"/>
        </w:rPr>
        <w:t xml:space="preserve"> </w:t>
      </w:r>
      <w:r w:rsidR="00903CA2">
        <w:rPr>
          <w:lang w:val="en-US"/>
        </w:rPr>
        <w:t xml:space="preserve">shows </w:t>
      </w:r>
      <w:r w:rsidRPr="00CE25AF">
        <w:rPr>
          <w:lang w:val="en-US"/>
        </w:rPr>
        <w:t>the composition using an association relationship with a filled diamond as composition adornment.</w:t>
      </w:r>
    </w:p>
    <w:p w14:paraId="7530334F" w14:textId="0E45DD3C" w:rsidR="00B8481B" w:rsidRDefault="006B584D" w:rsidP="00110904">
      <w:pPr>
        <w:pStyle w:val="Caption"/>
      </w:pPr>
      <w:bookmarkStart w:id="5208" w:name="_Ref56445695"/>
      <w:bookmarkStart w:id="5209" w:name="_Toc55575016"/>
      <w:bookmarkStart w:id="5210" w:name="_Toc125537891"/>
      <w:r w:rsidRPr="006B584D">
        <w:rPr>
          <w:noProof/>
        </w:rPr>
        <w:drawing>
          <wp:anchor distT="0" distB="0" distL="114300" distR="114300" simplePos="0" relativeHeight="252898304" behindDoc="0" locked="0" layoutInCell="1" allowOverlap="1" wp14:anchorId="33136766" wp14:editId="441533F8">
            <wp:simplePos x="0" y="0"/>
            <wp:positionH relativeFrom="column">
              <wp:posOffset>975360</wp:posOffset>
            </wp:positionH>
            <wp:positionV relativeFrom="paragraph">
              <wp:posOffset>347345</wp:posOffset>
            </wp:positionV>
            <wp:extent cx="1905000" cy="7620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905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81B" w:rsidRPr="00CE25AF">
        <w:t xml:space="preserve">Figure </w:t>
      </w:r>
      <w:r w:rsidR="00561536">
        <w:fldChar w:fldCharType="begin"/>
      </w:r>
      <w:r w:rsidR="00561536">
        <w:instrText xml:space="preserve"> SEQ Figure \* ARABIC </w:instrText>
      </w:r>
      <w:r w:rsidR="00561536">
        <w:fldChar w:fldCharType="separate"/>
      </w:r>
      <w:r w:rsidR="00F511DE">
        <w:rPr>
          <w:noProof/>
        </w:rPr>
        <w:t>68</w:t>
      </w:r>
      <w:r w:rsidR="00561536">
        <w:fldChar w:fldCharType="end"/>
      </w:r>
      <w:bookmarkEnd w:id="5208"/>
      <w:r w:rsidR="00B8481B" w:rsidRPr="00CE25AF">
        <w:t xml:space="preserve"> Composition (</w:t>
      </w:r>
      <w:r w:rsidR="004A0379" w:rsidRPr="00CE25AF">
        <w:t>C</w:t>
      </w:r>
      <w:r w:rsidR="00B8481B" w:rsidRPr="00CE25AF">
        <w:t>omposite</w:t>
      </w:r>
      <w:r w:rsidR="00D20C85">
        <w:t xml:space="preserve"> Aggregation</w:t>
      </w:r>
      <w:r w:rsidR="00B8481B" w:rsidRPr="00CE25AF">
        <w:t>)</w:t>
      </w:r>
      <w:bookmarkEnd w:id="5209"/>
      <w:bookmarkEnd w:id="5210"/>
    </w:p>
    <w:p w14:paraId="1A8CD927" w14:textId="2AEA0061" w:rsidR="006B584D" w:rsidRPr="006B584D" w:rsidRDefault="006B584D" w:rsidP="006B584D">
      <w:pPr>
        <w:rPr>
          <w:lang w:val="en-US"/>
        </w:rPr>
      </w:pPr>
    </w:p>
    <w:p w14:paraId="4952AED6" w14:textId="351691FF" w:rsidR="00B8481B" w:rsidRDefault="00B8481B" w:rsidP="006B584D">
      <w:pPr>
        <w:rPr>
          <w:lang w:val="en-US"/>
        </w:rPr>
      </w:pPr>
      <w:r w:rsidRPr="00373A9F">
        <w:rPr>
          <w:lang w:val="en-US"/>
        </w:rPr>
        <w:fldChar w:fldCharType="begin"/>
      </w:r>
      <w:r w:rsidRPr="00CE25AF">
        <w:rPr>
          <w:lang w:val="en-US"/>
        </w:rPr>
        <w:instrText xml:space="preserve"> REF _Ref36937253 \h </w:instrText>
      </w:r>
      <w:r w:rsidRPr="00373A9F">
        <w:rPr>
          <w:lang w:val="en-US"/>
        </w:rPr>
      </w:r>
      <w:r w:rsidRPr="00373A9F">
        <w:rPr>
          <w:lang w:val="en-US"/>
        </w:rPr>
        <w:fldChar w:fldCharType="separate"/>
      </w:r>
      <w:r w:rsidR="00F511DE" w:rsidRPr="00CE25AF">
        <w:t xml:space="preserve">Figure </w:t>
      </w:r>
      <w:r w:rsidR="00F511DE">
        <w:rPr>
          <w:noProof/>
        </w:rPr>
        <w:t>69</w:t>
      </w:r>
      <w:r w:rsidRPr="00373A9F">
        <w:rPr>
          <w:lang w:val="en-US"/>
        </w:rPr>
        <w:fldChar w:fldCharType="end"/>
      </w:r>
      <w:r w:rsidRPr="00CE25AF">
        <w:rPr>
          <w:lang w:val="en-US"/>
        </w:rPr>
        <w:t xml:space="preserve"> show</w:t>
      </w:r>
      <w:r w:rsidR="00903CA2">
        <w:rPr>
          <w:lang w:val="en-US"/>
        </w:rPr>
        <w:t>s</w:t>
      </w:r>
      <w:r w:rsidRPr="00CE25AF">
        <w:rPr>
          <w:lang w:val="en-US"/>
        </w:rPr>
        <w:t xml:space="preserve"> an aggregation. An aggregation is a binary association. In contrast to a composition</w:t>
      </w:r>
      <w:r w:rsidR="00903CA2">
        <w:rPr>
          <w:lang w:val="en-US"/>
        </w:rPr>
        <w:t>,</w:t>
      </w:r>
      <w:r w:rsidRPr="00CE25AF">
        <w:rPr>
          <w:lang w:val="en-US"/>
        </w:rPr>
        <w:t xml:space="preserve"> an instance of </w:t>
      </w:r>
      <w:r w:rsidRPr="00CE25AF">
        <w:rPr>
          <w:i/>
          <w:lang w:val="en-US"/>
        </w:rPr>
        <w:t>Class2</w:t>
      </w:r>
      <w:r w:rsidRPr="00CE25AF">
        <w:rPr>
          <w:lang w:val="en-US"/>
        </w:rPr>
        <w:t xml:space="preserve"> can be shared by several instances of </w:t>
      </w:r>
      <w:r w:rsidRPr="00CE25AF">
        <w:rPr>
          <w:i/>
          <w:lang w:val="en-US"/>
        </w:rPr>
        <w:t>Class1</w:t>
      </w:r>
      <w:r w:rsidRPr="00CE25AF">
        <w:rPr>
          <w:lang w:val="en-US"/>
        </w:rPr>
        <w:t xml:space="preserve">. </w:t>
      </w:r>
      <w:r w:rsidRPr="00373A9F">
        <w:rPr>
          <w:lang w:val="en-US"/>
        </w:rPr>
        <w:fldChar w:fldCharType="begin"/>
      </w:r>
      <w:r w:rsidRPr="00CE25AF">
        <w:rPr>
          <w:lang w:val="en-US"/>
        </w:rPr>
        <w:instrText xml:space="preserve"> REF _Ref36937253 \h </w:instrText>
      </w:r>
      <w:r w:rsidRPr="00373A9F">
        <w:rPr>
          <w:lang w:val="en-US"/>
        </w:rPr>
      </w:r>
      <w:r w:rsidRPr="00373A9F">
        <w:rPr>
          <w:lang w:val="en-US"/>
        </w:rPr>
        <w:fldChar w:fldCharType="separate"/>
      </w:r>
      <w:r w:rsidR="00F511DE" w:rsidRPr="00CE25AF">
        <w:t xml:space="preserve">Figure </w:t>
      </w:r>
      <w:r w:rsidR="00F511DE">
        <w:rPr>
          <w:noProof/>
        </w:rPr>
        <w:t>69</w:t>
      </w:r>
      <w:r w:rsidRPr="00373A9F">
        <w:rPr>
          <w:lang w:val="en-US"/>
        </w:rPr>
        <w:fldChar w:fldCharType="end"/>
      </w:r>
      <w:r w:rsidRPr="00CE25AF">
        <w:rPr>
          <w:lang w:val="en-US"/>
        </w:rPr>
        <w:t xml:space="preserve"> </w:t>
      </w:r>
      <w:r w:rsidR="00903CA2">
        <w:rPr>
          <w:lang w:val="en-US"/>
        </w:rPr>
        <w:t xml:space="preserve">shows </w:t>
      </w:r>
      <w:r w:rsidRPr="00CE25AF">
        <w:rPr>
          <w:lang w:val="en-US"/>
        </w:rPr>
        <w:t xml:space="preserve">the shared aggregation using an association relationship with a hallow diamond as aggregation adornment. </w:t>
      </w:r>
    </w:p>
    <w:p w14:paraId="03F552D0" w14:textId="43D0AA03" w:rsidR="006B584D" w:rsidRDefault="006B584D" w:rsidP="006B584D">
      <w:pPr>
        <w:tabs>
          <w:tab w:val="left" w:pos="891"/>
        </w:tabs>
        <w:rPr>
          <w:lang w:val="en-US"/>
        </w:rPr>
      </w:pPr>
    </w:p>
    <w:p w14:paraId="371719A5" w14:textId="77777777" w:rsidR="006B584D" w:rsidRPr="00CE25AF" w:rsidRDefault="006B584D" w:rsidP="006B584D">
      <w:pPr>
        <w:tabs>
          <w:tab w:val="left" w:pos="891"/>
        </w:tabs>
        <w:rPr>
          <w:lang w:val="en-US"/>
        </w:rPr>
      </w:pPr>
    </w:p>
    <w:p w14:paraId="13BFC26A" w14:textId="60073527" w:rsidR="00B8481B" w:rsidRDefault="006B584D" w:rsidP="00110904">
      <w:pPr>
        <w:pStyle w:val="Caption"/>
      </w:pPr>
      <w:bookmarkStart w:id="5211" w:name="_Ref36937253"/>
      <w:bookmarkStart w:id="5212" w:name="_Toc55575017"/>
      <w:bookmarkStart w:id="5213" w:name="_Toc125537892"/>
      <w:r w:rsidRPr="006B584D">
        <w:rPr>
          <w:noProof/>
        </w:rPr>
        <w:lastRenderedPageBreak/>
        <w:drawing>
          <wp:anchor distT="0" distB="0" distL="114300" distR="114300" simplePos="0" relativeHeight="252900352" behindDoc="0" locked="0" layoutInCell="1" allowOverlap="1" wp14:anchorId="61B89D77" wp14:editId="1494B481">
            <wp:simplePos x="0" y="0"/>
            <wp:positionH relativeFrom="column">
              <wp:posOffset>816429</wp:posOffset>
            </wp:positionH>
            <wp:positionV relativeFrom="paragraph">
              <wp:posOffset>211092</wp:posOffset>
            </wp:positionV>
            <wp:extent cx="1905000" cy="7620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905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81B" w:rsidRPr="00CE25AF">
        <w:t xml:space="preserve">Figure </w:t>
      </w:r>
      <w:r w:rsidR="00561536">
        <w:fldChar w:fldCharType="begin"/>
      </w:r>
      <w:r w:rsidR="00561536">
        <w:instrText xml:space="preserve"> SEQ Figure \* ARABIC </w:instrText>
      </w:r>
      <w:r w:rsidR="00561536">
        <w:fldChar w:fldCharType="separate"/>
      </w:r>
      <w:r w:rsidR="00F511DE">
        <w:rPr>
          <w:noProof/>
        </w:rPr>
        <w:t>69</w:t>
      </w:r>
      <w:r w:rsidR="00561536">
        <w:fldChar w:fldCharType="end"/>
      </w:r>
      <w:bookmarkEnd w:id="5211"/>
      <w:r w:rsidR="00B8481B" w:rsidRPr="00CE25AF">
        <w:t xml:space="preserve"> Aggregation</w:t>
      </w:r>
      <w:bookmarkEnd w:id="5212"/>
      <w:bookmarkEnd w:id="5213"/>
    </w:p>
    <w:p w14:paraId="5463A7EE" w14:textId="5DA3E1F7" w:rsidR="006B584D" w:rsidRPr="006B584D" w:rsidRDefault="006B584D" w:rsidP="006B584D">
      <w:pPr>
        <w:rPr>
          <w:lang w:val="en-US"/>
        </w:rPr>
      </w:pPr>
    </w:p>
    <w:bookmarkEnd w:id="5207"/>
    <w:p w14:paraId="3E922989" w14:textId="5A446D6A" w:rsidR="00B8481B" w:rsidRPr="00CE25AF" w:rsidRDefault="00B8481B" w:rsidP="00B8481B">
      <w:pPr>
        <w:rPr>
          <w:lang w:val="en-US"/>
        </w:rPr>
      </w:pPr>
      <w:r w:rsidRPr="00373A9F">
        <w:rPr>
          <w:lang w:val="en-US"/>
        </w:rPr>
        <w:fldChar w:fldCharType="begin"/>
      </w:r>
      <w:r w:rsidRPr="00CE25AF">
        <w:rPr>
          <w:lang w:val="en-US"/>
        </w:rPr>
        <w:instrText xml:space="preserve"> REF _Ref37000883 \h </w:instrText>
      </w:r>
      <w:r w:rsidRPr="00373A9F">
        <w:rPr>
          <w:lang w:val="en-US"/>
        </w:rPr>
      </w:r>
      <w:r w:rsidRPr="00373A9F">
        <w:rPr>
          <w:lang w:val="en-US"/>
        </w:rPr>
        <w:fldChar w:fldCharType="separate"/>
      </w:r>
      <w:ins w:id="5214" w:author="Boss, Birgit (Bosch)" w:date="2023-01-30T13:26:00Z">
        <w:r w:rsidR="00CF1EC3">
          <w:fldChar w:fldCharType="begin"/>
        </w:r>
        <w:r w:rsidR="00CF1EC3">
          <w:rPr>
            <w:lang w:val="en-US"/>
          </w:rPr>
          <w:instrText xml:space="preserve"> REF _Ref37000883 \h </w:instrText>
        </w:r>
      </w:ins>
      <w:r w:rsidR="00CF1EC3">
        <w:fldChar w:fldCharType="separate"/>
      </w:r>
      <w:ins w:id="5215" w:author="Boss, Birgit (Bosch)" w:date="2023-01-30T13:26:00Z">
        <w:r w:rsidR="00CF1EC3" w:rsidRPr="00CE25AF">
          <w:t xml:space="preserve">Figure </w:t>
        </w:r>
        <w:r w:rsidR="00CF1EC3">
          <w:rPr>
            <w:noProof/>
          </w:rPr>
          <w:t>70</w:t>
        </w:r>
        <w:r w:rsidR="00CF1EC3">
          <w:fldChar w:fldCharType="end"/>
        </w:r>
      </w:ins>
      <w:del w:id="5216" w:author="Boss, Birgit (Bosch)" w:date="2023-01-30T13:26:00Z">
        <w:r w:rsidR="00F511DE" w:rsidRPr="00CE25AF" w:rsidDel="00CF1EC3">
          <w:delText xml:space="preserve">Figure </w:delText>
        </w:r>
        <w:r w:rsidR="00F511DE" w:rsidDel="00CF1EC3">
          <w:rPr>
            <w:noProof/>
          </w:rPr>
          <w:delText>70</w:delText>
        </w:r>
      </w:del>
      <w:r w:rsidRPr="00373A9F">
        <w:rPr>
          <w:lang w:val="en-US"/>
        </w:rPr>
        <w:fldChar w:fldCharType="end"/>
      </w:r>
      <w:r w:rsidRPr="00CE25AF">
        <w:rPr>
          <w:lang w:val="en-US"/>
        </w:rPr>
        <w:t xml:space="preserve"> </w:t>
      </w:r>
      <w:r w:rsidR="00903CA2" w:rsidRPr="00CE25AF">
        <w:rPr>
          <w:lang w:val="en-US"/>
        </w:rPr>
        <w:t>illustrates</w:t>
      </w:r>
      <w:r w:rsidRPr="00CE25AF">
        <w:rPr>
          <w:lang w:val="en-US"/>
        </w:rPr>
        <w:t xml:space="preserve"> that the attribute notation can be used for an association end owned by a class. In this example</w:t>
      </w:r>
      <w:r w:rsidR="00903CA2">
        <w:rPr>
          <w:lang w:val="en-US"/>
        </w:rPr>
        <w:t>,</w:t>
      </w:r>
      <w:r w:rsidRPr="00CE25AF">
        <w:rPr>
          <w:lang w:val="en-US"/>
        </w:rPr>
        <w:t xml:space="preserve"> the attribute name is </w:t>
      </w:r>
      <w:r w:rsidR="00F639CD" w:rsidRPr="00CE25AF">
        <w:rPr>
          <w:lang w:val="en-US"/>
        </w:rPr>
        <w:t>"</w:t>
      </w:r>
      <w:proofErr w:type="spellStart"/>
      <w:r w:rsidRPr="00CE25AF">
        <w:rPr>
          <w:lang w:val="en-US"/>
        </w:rPr>
        <w:t>attr</w:t>
      </w:r>
      <w:proofErr w:type="spellEnd"/>
      <w:r w:rsidR="00F639CD" w:rsidRPr="00CE25AF">
        <w:rPr>
          <w:lang w:val="en-US"/>
        </w:rPr>
        <w:t>"</w:t>
      </w:r>
      <w:r w:rsidRPr="00CE25AF">
        <w:rPr>
          <w:lang w:val="en-US"/>
        </w:rPr>
        <w:t xml:space="preserve"> and the elements of this attribute are typed with </w:t>
      </w:r>
      <w:r w:rsidRPr="00CE25AF">
        <w:rPr>
          <w:i/>
          <w:lang w:val="en-US"/>
        </w:rPr>
        <w:t xml:space="preserve">Class2. </w:t>
      </w:r>
      <w:r w:rsidRPr="00CE25AF">
        <w:rPr>
          <w:lang w:val="en-US"/>
        </w:rPr>
        <w:t xml:space="preserve">The multiplicity, here </w:t>
      </w:r>
      <w:r w:rsidR="00F639CD" w:rsidRPr="00CE25AF">
        <w:rPr>
          <w:lang w:val="en-US"/>
        </w:rPr>
        <w:t>"</w:t>
      </w:r>
      <w:r w:rsidRPr="00CE25AF">
        <w:rPr>
          <w:lang w:val="en-US"/>
        </w:rPr>
        <w:t>0..*</w:t>
      </w:r>
      <w:r w:rsidR="00F639CD" w:rsidRPr="00CE25AF">
        <w:rPr>
          <w:lang w:val="en-US"/>
        </w:rPr>
        <w:t>"</w:t>
      </w:r>
      <w:r w:rsidRPr="00CE25AF">
        <w:rPr>
          <w:lang w:val="en-US"/>
        </w:rPr>
        <w:t>, is added in square brackets. If the aggregation is ordered</w:t>
      </w:r>
      <w:r w:rsidR="006164F9" w:rsidRPr="00CE25AF">
        <w:rPr>
          <w:lang w:val="en-US"/>
        </w:rPr>
        <w:t>,</w:t>
      </w:r>
      <w:r w:rsidRPr="00CE25AF">
        <w:rPr>
          <w:lang w:val="en-US"/>
        </w:rPr>
        <w:t xml:space="preserve"> </w:t>
      </w:r>
      <w:r w:rsidR="00903CA2">
        <w:rPr>
          <w:lang w:val="en-US"/>
        </w:rPr>
        <w:t xml:space="preserve">it is </w:t>
      </w:r>
      <w:r w:rsidRPr="00CE25AF">
        <w:rPr>
          <w:lang w:val="en-US"/>
        </w:rPr>
        <w:t>added in curly brackets like in this example.</w:t>
      </w:r>
    </w:p>
    <w:p w14:paraId="091F3274" w14:textId="1DCF4071" w:rsidR="00B8481B" w:rsidRDefault="006B584D" w:rsidP="00110904">
      <w:pPr>
        <w:pStyle w:val="Caption"/>
      </w:pPr>
      <w:bookmarkStart w:id="5217" w:name="_Ref37000883"/>
      <w:bookmarkStart w:id="5218" w:name="_Toc55575018"/>
      <w:bookmarkStart w:id="5219" w:name="_Toc125537893"/>
      <w:r w:rsidRPr="006B584D">
        <w:rPr>
          <w:noProof/>
        </w:rPr>
        <w:drawing>
          <wp:anchor distT="0" distB="0" distL="114300" distR="114300" simplePos="0" relativeHeight="252902400" behindDoc="0" locked="0" layoutInCell="1" allowOverlap="1" wp14:anchorId="1DF9E15E" wp14:editId="728D7670">
            <wp:simplePos x="0" y="0"/>
            <wp:positionH relativeFrom="column">
              <wp:posOffset>1028700</wp:posOffset>
            </wp:positionH>
            <wp:positionV relativeFrom="paragraph">
              <wp:posOffset>298178</wp:posOffset>
            </wp:positionV>
            <wp:extent cx="1555115" cy="7620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55511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81B" w:rsidRPr="00CE25AF">
        <w:t xml:space="preserve">Figure </w:t>
      </w:r>
      <w:r w:rsidR="00561536">
        <w:fldChar w:fldCharType="begin"/>
      </w:r>
      <w:r w:rsidR="00561536">
        <w:instrText xml:space="preserve"> SEQ Figure \* ARABIC </w:instrText>
      </w:r>
      <w:r w:rsidR="00561536">
        <w:fldChar w:fldCharType="separate"/>
      </w:r>
      <w:r w:rsidR="00F511DE">
        <w:rPr>
          <w:noProof/>
        </w:rPr>
        <w:t>70</w:t>
      </w:r>
      <w:r w:rsidR="00561536">
        <w:fldChar w:fldCharType="end"/>
      </w:r>
      <w:bookmarkEnd w:id="5217"/>
      <w:r w:rsidR="004C0EFC" w:rsidRPr="00CE25AF">
        <w:t xml:space="preserve"> </w:t>
      </w:r>
      <w:r w:rsidR="00B8481B" w:rsidRPr="00CE25AF">
        <w:t>Navigable Attribute Notation for Associations</w:t>
      </w:r>
      <w:bookmarkEnd w:id="5218"/>
      <w:bookmarkEnd w:id="5219"/>
    </w:p>
    <w:p w14:paraId="54988415" w14:textId="43A40D72" w:rsidR="006B584D" w:rsidRPr="006B584D" w:rsidRDefault="006B584D" w:rsidP="006B584D">
      <w:pPr>
        <w:rPr>
          <w:lang w:val="en-US"/>
        </w:rPr>
      </w:pPr>
    </w:p>
    <w:p w14:paraId="690B60AE" w14:textId="05275425" w:rsidR="00DC1AF3" w:rsidRPr="00CE25AF" w:rsidRDefault="00DC1AF3" w:rsidP="00D809AD">
      <w:pPr>
        <w:autoSpaceDE w:val="0"/>
        <w:autoSpaceDN w:val="0"/>
        <w:adjustRightInd w:val="0"/>
        <w:rPr>
          <w:lang w:val="en-US"/>
        </w:rPr>
      </w:pPr>
      <w:r w:rsidRPr="00373A9F">
        <w:rPr>
          <w:lang w:val="en-US"/>
        </w:rPr>
        <w:fldChar w:fldCharType="begin"/>
      </w:r>
      <w:r w:rsidRPr="00CE25AF">
        <w:rPr>
          <w:lang w:val="en-US"/>
        </w:rPr>
        <w:instrText xml:space="preserve"> REF _Ref66219196 \h  \* MERGEFORMAT </w:instrText>
      </w:r>
      <w:r w:rsidRPr="00373A9F">
        <w:rPr>
          <w:lang w:val="en-US"/>
        </w:rPr>
      </w:r>
      <w:r w:rsidRPr="00373A9F">
        <w:rPr>
          <w:lang w:val="en-US"/>
        </w:rPr>
        <w:fldChar w:fldCharType="separate"/>
      </w:r>
      <w:r w:rsidR="00F511DE" w:rsidRPr="00F511DE">
        <w:rPr>
          <w:lang w:val="en-US"/>
        </w:rPr>
        <w:t>Figure 71</w:t>
      </w:r>
      <w:r w:rsidRPr="00373A9F">
        <w:rPr>
          <w:lang w:val="en-US"/>
        </w:rPr>
        <w:fldChar w:fldCharType="end"/>
      </w:r>
      <w:r w:rsidRPr="00CE25AF">
        <w:rPr>
          <w:lang w:val="en-US"/>
        </w:rPr>
        <w:t xml:space="preserve"> shows a class with three attributes with primitive types and default values. When a property with a default value is instantiated in the absence of </w:t>
      </w:r>
      <w:r w:rsidR="00903CA2">
        <w:rPr>
          <w:lang w:val="en-US"/>
        </w:rPr>
        <w:t>a</w:t>
      </w:r>
      <w:r w:rsidRPr="00CE25AF">
        <w:rPr>
          <w:lang w:val="en-US"/>
        </w:rPr>
        <w:t xml:space="preserve"> specific setting for the property, the default value is evaluated to provide the initial values of the property.</w:t>
      </w:r>
    </w:p>
    <w:p w14:paraId="539E1DCF" w14:textId="16F696CA" w:rsidR="00DC1AF3" w:rsidRDefault="006B584D" w:rsidP="00110904">
      <w:pPr>
        <w:pStyle w:val="Caption"/>
      </w:pPr>
      <w:bookmarkStart w:id="5220" w:name="_Ref66219196"/>
      <w:bookmarkStart w:id="5221" w:name="_Toc125537894"/>
      <w:r w:rsidRPr="006B584D">
        <w:rPr>
          <w:noProof/>
        </w:rPr>
        <w:drawing>
          <wp:anchor distT="0" distB="0" distL="114300" distR="114300" simplePos="0" relativeHeight="252906496" behindDoc="0" locked="0" layoutInCell="1" allowOverlap="1" wp14:anchorId="43B2A179" wp14:editId="674D5454">
            <wp:simplePos x="0" y="0"/>
            <wp:positionH relativeFrom="column">
              <wp:posOffset>1235529</wp:posOffset>
            </wp:positionH>
            <wp:positionV relativeFrom="paragraph">
              <wp:posOffset>347436</wp:posOffset>
            </wp:positionV>
            <wp:extent cx="875665" cy="7620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87566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AF3" w:rsidRPr="00CE25AF">
        <w:t xml:space="preserve">Figure </w:t>
      </w:r>
      <w:r w:rsidR="00561536">
        <w:fldChar w:fldCharType="begin"/>
      </w:r>
      <w:r w:rsidR="00561536">
        <w:instrText xml:space="preserve"> SEQ Figure \* ARABIC </w:instrText>
      </w:r>
      <w:r w:rsidR="00561536">
        <w:fldChar w:fldCharType="separate"/>
      </w:r>
      <w:r w:rsidR="00F511DE">
        <w:rPr>
          <w:noProof/>
        </w:rPr>
        <w:t>71</w:t>
      </w:r>
      <w:r w:rsidR="00561536">
        <w:fldChar w:fldCharType="end"/>
      </w:r>
      <w:bookmarkEnd w:id="5220"/>
      <w:r w:rsidR="00DC1AF3" w:rsidRPr="00CE25AF">
        <w:t xml:space="preserve"> Default Value</w:t>
      </w:r>
      <w:bookmarkEnd w:id="5221"/>
    </w:p>
    <w:p w14:paraId="1FC2440F" w14:textId="38DBC1D8" w:rsidR="006B584D" w:rsidRPr="006B584D" w:rsidRDefault="006B584D" w:rsidP="006B584D">
      <w:pPr>
        <w:rPr>
          <w:lang w:val="en-US"/>
        </w:rPr>
      </w:pPr>
    </w:p>
    <w:p w14:paraId="0CDF40AB" w14:textId="307FEB1C" w:rsidR="00B8481B" w:rsidRPr="00CE25AF" w:rsidRDefault="00B8481B" w:rsidP="00B8481B">
      <w:pPr>
        <w:rPr>
          <w:lang w:val="en-US"/>
        </w:rPr>
      </w:pPr>
      <w:r w:rsidRPr="00373A9F">
        <w:rPr>
          <w:lang w:val="en-US"/>
        </w:rPr>
        <w:fldChar w:fldCharType="begin"/>
      </w:r>
      <w:r w:rsidRPr="00CE25AF">
        <w:rPr>
          <w:lang w:val="en-US"/>
        </w:rPr>
        <w:instrText xml:space="preserve"> REF _Ref36937918 \h </w:instrText>
      </w:r>
      <w:r w:rsidRPr="00373A9F">
        <w:rPr>
          <w:lang w:val="en-US"/>
        </w:rPr>
      </w:r>
      <w:r w:rsidRPr="00373A9F">
        <w:rPr>
          <w:lang w:val="en-US"/>
        </w:rPr>
        <w:fldChar w:fldCharType="separate"/>
      </w:r>
      <w:r w:rsidR="00F511DE" w:rsidRPr="00CE25AF">
        <w:t xml:space="preserve">Figure </w:t>
      </w:r>
      <w:r w:rsidR="00F511DE">
        <w:rPr>
          <w:noProof/>
        </w:rPr>
        <w:t>72</w:t>
      </w:r>
      <w:r w:rsidRPr="00373A9F">
        <w:rPr>
          <w:lang w:val="en-US"/>
        </w:rPr>
        <w:fldChar w:fldCharType="end"/>
      </w:r>
      <w:r w:rsidRPr="00CE25AF">
        <w:rPr>
          <w:lang w:val="en-US"/>
        </w:rPr>
        <w:t xml:space="preserve"> shows that there is a dependency relationship between </w:t>
      </w:r>
      <w:r w:rsidRPr="00CE25AF">
        <w:rPr>
          <w:i/>
          <w:lang w:val="en-US"/>
        </w:rPr>
        <w:t>Class1</w:t>
      </w:r>
      <w:r w:rsidRPr="00CE25AF">
        <w:rPr>
          <w:lang w:val="en-US"/>
        </w:rPr>
        <w:t xml:space="preserve"> and </w:t>
      </w:r>
      <w:r w:rsidRPr="00CE25AF">
        <w:rPr>
          <w:i/>
          <w:lang w:val="en-US"/>
        </w:rPr>
        <w:t>Class2</w:t>
      </w:r>
      <w:r w:rsidRPr="00CE25AF">
        <w:rPr>
          <w:lang w:val="en-US"/>
        </w:rPr>
        <w:t>. In this case</w:t>
      </w:r>
      <w:r w:rsidR="00903CA2">
        <w:rPr>
          <w:lang w:val="en-US"/>
        </w:rPr>
        <w:t>,</w:t>
      </w:r>
      <w:r w:rsidRPr="00CE25AF">
        <w:rPr>
          <w:lang w:val="en-US"/>
        </w:rPr>
        <w:t xml:space="preserve"> the dependency means that </w:t>
      </w:r>
      <w:r w:rsidRPr="00CE25AF">
        <w:rPr>
          <w:i/>
          <w:lang w:val="en-US"/>
        </w:rPr>
        <w:t>Class1</w:t>
      </w:r>
      <w:r w:rsidRPr="00CE25AF">
        <w:rPr>
          <w:lang w:val="en-US"/>
        </w:rPr>
        <w:t xml:space="preserve"> depends on </w:t>
      </w:r>
      <w:r w:rsidRPr="00CE25AF">
        <w:rPr>
          <w:i/>
          <w:lang w:val="en-US"/>
        </w:rPr>
        <w:t>Class2</w:t>
      </w:r>
      <w:r w:rsidR="00903CA2" w:rsidRPr="00373A9F">
        <w:rPr>
          <w:i/>
          <w:lang w:val="en-US"/>
        </w:rPr>
        <w:t xml:space="preserve"> </w:t>
      </w:r>
      <w:r w:rsidRPr="00CE25AF">
        <w:rPr>
          <w:lang w:val="en-US"/>
        </w:rPr>
        <w:t xml:space="preserve">because the type of attribute </w:t>
      </w:r>
      <w:proofErr w:type="spellStart"/>
      <w:r w:rsidRPr="00CE25AF">
        <w:rPr>
          <w:i/>
          <w:lang w:val="en-US"/>
        </w:rPr>
        <w:t>attr</w:t>
      </w:r>
      <w:proofErr w:type="spellEnd"/>
      <w:r w:rsidRPr="00CE25AF">
        <w:rPr>
          <w:i/>
          <w:lang w:val="en-US"/>
        </w:rPr>
        <w:t xml:space="preserve"> </w:t>
      </w:r>
      <w:r w:rsidRPr="00CE25AF">
        <w:rPr>
          <w:lang w:val="en-US"/>
        </w:rPr>
        <w:t xml:space="preserve">depends on the specification of class </w:t>
      </w:r>
      <w:r w:rsidRPr="00CE25AF">
        <w:rPr>
          <w:i/>
          <w:lang w:val="en-US"/>
        </w:rPr>
        <w:t xml:space="preserve">Class2. </w:t>
      </w:r>
      <w:r w:rsidRPr="00CE25AF">
        <w:rPr>
          <w:lang w:val="en-US"/>
        </w:rPr>
        <w:t xml:space="preserve">A dependency is </w:t>
      </w:r>
      <w:r w:rsidR="00903CA2">
        <w:rPr>
          <w:lang w:val="en-US"/>
        </w:rPr>
        <w:t>depicted</w:t>
      </w:r>
      <w:r w:rsidRPr="00CE25AF">
        <w:rPr>
          <w:lang w:val="en-US"/>
        </w:rPr>
        <w:t xml:space="preserve"> as dashed arrow between two model elements. </w:t>
      </w:r>
    </w:p>
    <w:p w14:paraId="57D0F066" w14:textId="4B163734" w:rsidR="00B8481B" w:rsidRDefault="006B584D" w:rsidP="00110904">
      <w:pPr>
        <w:pStyle w:val="Caption"/>
      </w:pPr>
      <w:bookmarkStart w:id="5222" w:name="_Ref36937918"/>
      <w:bookmarkStart w:id="5223" w:name="_Toc55575019"/>
      <w:bookmarkStart w:id="5224" w:name="_Toc125537895"/>
      <w:r w:rsidRPr="006B584D">
        <w:rPr>
          <w:noProof/>
        </w:rPr>
        <w:drawing>
          <wp:anchor distT="0" distB="0" distL="114300" distR="114300" simplePos="0" relativeHeight="252904448" behindDoc="0" locked="0" layoutInCell="1" allowOverlap="1" wp14:anchorId="124972D8" wp14:editId="62A149F4">
            <wp:simplePos x="0" y="0"/>
            <wp:positionH relativeFrom="column">
              <wp:posOffset>816429</wp:posOffset>
            </wp:positionH>
            <wp:positionV relativeFrom="paragraph">
              <wp:posOffset>298450</wp:posOffset>
            </wp:positionV>
            <wp:extent cx="1968500" cy="76200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685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81B" w:rsidRPr="00CE25AF">
        <w:t xml:space="preserve">Figure </w:t>
      </w:r>
      <w:r w:rsidR="00561536">
        <w:fldChar w:fldCharType="begin"/>
      </w:r>
      <w:r w:rsidR="00561536">
        <w:instrText xml:space="preserve"> SEQ Figure \* ARABIC </w:instrText>
      </w:r>
      <w:r w:rsidR="00561536">
        <w:fldChar w:fldCharType="separate"/>
      </w:r>
      <w:r w:rsidR="00F511DE">
        <w:rPr>
          <w:noProof/>
        </w:rPr>
        <w:t>72</w:t>
      </w:r>
      <w:r w:rsidR="00561536">
        <w:fldChar w:fldCharType="end"/>
      </w:r>
      <w:bookmarkEnd w:id="5222"/>
      <w:r w:rsidR="00B8481B" w:rsidRPr="00CE25AF">
        <w:t xml:space="preserve"> Dependency</w:t>
      </w:r>
      <w:bookmarkEnd w:id="5223"/>
      <w:bookmarkEnd w:id="5224"/>
    </w:p>
    <w:p w14:paraId="25458189" w14:textId="0C805E9E" w:rsidR="006B584D" w:rsidRPr="006B584D" w:rsidRDefault="006B584D" w:rsidP="006B584D">
      <w:pPr>
        <w:rPr>
          <w:lang w:val="en-US"/>
        </w:rPr>
      </w:pPr>
    </w:p>
    <w:p w14:paraId="05A34C9B" w14:textId="38258096" w:rsidR="00B8481B" w:rsidRPr="00CE25AF" w:rsidRDefault="00B8481B" w:rsidP="00B8481B">
      <w:pPr>
        <w:rPr>
          <w:lang w:val="en-US"/>
        </w:rPr>
      </w:pPr>
      <w:r w:rsidRPr="00373A9F">
        <w:rPr>
          <w:lang w:val="en-US"/>
        </w:rPr>
        <w:fldChar w:fldCharType="begin"/>
      </w:r>
      <w:r w:rsidRPr="00CE25AF">
        <w:rPr>
          <w:lang w:val="en-US"/>
        </w:rPr>
        <w:instrText xml:space="preserve"> REF _Ref56445747 \h </w:instrText>
      </w:r>
      <w:r w:rsidRPr="00373A9F">
        <w:rPr>
          <w:lang w:val="en-US"/>
        </w:rPr>
      </w:r>
      <w:r w:rsidRPr="00373A9F">
        <w:rPr>
          <w:lang w:val="en-US"/>
        </w:rPr>
        <w:fldChar w:fldCharType="separate"/>
      </w:r>
      <w:r w:rsidR="00F511DE" w:rsidRPr="00CE25AF">
        <w:t xml:space="preserve">Figure </w:t>
      </w:r>
      <w:r w:rsidR="00F511DE">
        <w:rPr>
          <w:noProof/>
        </w:rPr>
        <w:t>73</w:t>
      </w:r>
      <w:r w:rsidRPr="00373A9F">
        <w:rPr>
          <w:lang w:val="en-US"/>
        </w:rPr>
        <w:fldChar w:fldCharType="end"/>
      </w:r>
      <w:r w:rsidRPr="00CE25AF">
        <w:rPr>
          <w:lang w:val="en-US"/>
        </w:rPr>
        <w:t xml:space="preserve"> shows an abstract class. It uses the stereotype &lt;&lt;abstract&gt;&gt;. There are no instances of abstract classes. They are typically used </w:t>
      </w:r>
      <w:r w:rsidR="00903CA2">
        <w:rPr>
          <w:lang w:val="en-US"/>
        </w:rPr>
        <w:t>for</w:t>
      </w:r>
      <w:r w:rsidRPr="00CE25AF">
        <w:rPr>
          <w:lang w:val="en-US"/>
        </w:rPr>
        <w:t xml:space="preserve"> specific member elements that are inherited by non-abstract classes.</w:t>
      </w:r>
    </w:p>
    <w:p w14:paraId="7A03F4DB" w14:textId="68FA47BE" w:rsidR="00B8481B" w:rsidRDefault="006B584D" w:rsidP="00110904">
      <w:pPr>
        <w:pStyle w:val="Caption"/>
      </w:pPr>
      <w:bookmarkStart w:id="5225" w:name="_Ref56445747"/>
      <w:bookmarkStart w:id="5226" w:name="_Toc55575020"/>
      <w:bookmarkStart w:id="5227" w:name="_Toc125537896"/>
      <w:r w:rsidRPr="006B584D">
        <w:rPr>
          <w:noProof/>
        </w:rPr>
        <w:drawing>
          <wp:anchor distT="0" distB="0" distL="114300" distR="114300" simplePos="0" relativeHeight="252908544" behindDoc="0" locked="0" layoutInCell="1" allowOverlap="1" wp14:anchorId="74975A43" wp14:editId="69DB8CE8">
            <wp:simplePos x="0" y="0"/>
            <wp:positionH relativeFrom="column">
              <wp:posOffset>1132114</wp:posOffset>
            </wp:positionH>
            <wp:positionV relativeFrom="paragraph">
              <wp:posOffset>303893</wp:posOffset>
            </wp:positionV>
            <wp:extent cx="825500" cy="762000"/>
            <wp:effectExtent l="0" t="0" r="0" b="0"/>
            <wp:wrapTopAndBottom/>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8255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81B" w:rsidRPr="00CE25AF">
        <w:t xml:space="preserve">Figure </w:t>
      </w:r>
      <w:r w:rsidR="00561536">
        <w:fldChar w:fldCharType="begin"/>
      </w:r>
      <w:r w:rsidR="00561536">
        <w:instrText xml:space="preserve"> SEQ Figure \* ARABIC </w:instrText>
      </w:r>
      <w:r w:rsidR="00561536">
        <w:fldChar w:fldCharType="separate"/>
      </w:r>
      <w:r w:rsidR="00F511DE">
        <w:rPr>
          <w:noProof/>
        </w:rPr>
        <w:t>73</w:t>
      </w:r>
      <w:r w:rsidR="00561536">
        <w:fldChar w:fldCharType="end"/>
      </w:r>
      <w:bookmarkEnd w:id="5225"/>
      <w:r w:rsidR="00B8481B" w:rsidRPr="00CE25AF">
        <w:t xml:space="preserve"> Abstract Class</w:t>
      </w:r>
      <w:bookmarkEnd w:id="5226"/>
      <w:bookmarkEnd w:id="5227"/>
    </w:p>
    <w:p w14:paraId="0A073329" w14:textId="79216F88" w:rsidR="006B584D" w:rsidRPr="006B584D" w:rsidRDefault="006B584D" w:rsidP="006B584D">
      <w:pPr>
        <w:rPr>
          <w:lang w:val="en-US"/>
        </w:rPr>
      </w:pPr>
    </w:p>
    <w:p w14:paraId="04D5710B" w14:textId="646DDAB2" w:rsidR="00B8481B" w:rsidRPr="00CE25AF" w:rsidRDefault="00B8481B" w:rsidP="00B8481B">
      <w:pPr>
        <w:rPr>
          <w:lang w:val="en-US"/>
        </w:rPr>
      </w:pPr>
      <w:r w:rsidRPr="00373A9F">
        <w:rPr>
          <w:lang w:val="en-US"/>
        </w:rPr>
        <w:fldChar w:fldCharType="begin"/>
      </w:r>
      <w:r w:rsidRPr="00CE25AF">
        <w:rPr>
          <w:lang w:val="en-US"/>
        </w:rPr>
        <w:instrText xml:space="preserve"> REF _Ref36938237 \h </w:instrText>
      </w:r>
      <w:r w:rsidRPr="00373A9F">
        <w:rPr>
          <w:lang w:val="en-US"/>
        </w:rPr>
      </w:r>
      <w:r w:rsidRPr="00373A9F">
        <w:rPr>
          <w:lang w:val="en-US"/>
        </w:rPr>
        <w:fldChar w:fldCharType="separate"/>
      </w:r>
      <w:r w:rsidR="00F511DE" w:rsidRPr="00CE25AF">
        <w:t xml:space="preserve">Figure </w:t>
      </w:r>
      <w:r w:rsidR="00F511DE">
        <w:rPr>
          <w:noProof/>
        </w:rPr>
        <w:t>74</w:t>
      </w:r>
      <w:r w:rsidRPr="00373A9F">
        <w:rPr>
          <w:lang w:val="en-US"/>
        </w:rPr>
        <w:fldChar w:fldCharType="end"/>
      </w:r>
      <w:r w:rsidRPr="00CE25AF">
        <w:rPr>
          <w:lang w:val="en-US"/>
        </w:rPr>
        <w:t xml:space="preserve"> shows a package </w:t>
      </w:r>
      <w:r w:rsidR="00903CA2">
        <w:rPr>
          <w:lang w:val="en-US"/>
        </w:rPr>
        <w:t>named</w:t>
      </w:r>
      <w:r w:rsidRPr="00CE25AF">
        <w:rPr>
          <w:lang w:val="en-US"/>
        </w:rPr>
        <w:t xml:space="preserve"> </w:t>
      </w:r>
      <w:r w:rsidR="00F639CD" w:rsidRPr="00CE25AF">
        <w:rPr>
          <w:lang w:val="en-US"/>
        </w:rPr>
        <w:t>"</w:t>
      </w:r>
      <w:r w:rsidRPr="00CE25AF">
        <w:rPr>
          <w:lang w:val="en-US"/>
        </w:rPr>
        <w:t>Package2</w:t>
      </w:r>
      <w:r w:rsidR="00F639CD" w:rsidRPr="00CE25AF">
        <w:rPr>
          <w:lang w:val="en-US"/>
        </w:rPr>
        <w:t>"</w:t>
      </w:r>
      <w:r w:rsidRPr="00CE25AF">
        <w:rPr>
          <w:lang w:val="en-US"/>
        </w:rPr>
        <w:t>. A package is a namespace for its members. In this example</w:t>
      </w:r>
      <w:r w:rsidR="00903CA2">
        <w:rPr>
          <w:lang w:val="en-US"/>
        </w:rPr>
        <w:t>,</w:t>
      </w:r>
      <w:r w:rsidRPr="00CE25AF">
        <w:rPr>
          <w:lang w:val="en-US"/>
        </w:rPr>
        <w:t xml:space="preserve"> the member belonging to </w:t>
      </w:r>
      <w:r w:rsidRPr="00CE25AF">
        <w:rPr>
          <w:i/>
          <w:lang w:val="en-US"/>
        </w:rPr>
        <w:t xml:space="preserve">Package2 </w:t>
      </w:r>
      <w:r w:rsidRPr="00CE25AF">
        <w:rPr>
          <w:lang w:val="en-US"/>
        </w:rPr>
        <w:t xml:space="preserve">is class </w:t>
      </w:r>
      <w:r w:rsidRPr="00CE25AF">
        <w:rPr>
          <w:i/>
          <w:lang w:val="en-US"/>
        </w:rPr>
        <w:t>Class2</w:t>
      </w:r>
      <w:r w:rsidRPr="00CE25AF">
        <w:rPr>
          <w:lang w:val="en-US"/>
        </w:rPr>
        <w:t>.</w:t>
      </w:r>
    </w:p>
    <w:p w14:paraId="4187EADE" w14:textId="04DE94AD" w:rsidR="00B8481B" w:rsidRDefault="006B584D" w:rsidP="00110904">
      <w:pPr>
        <w:pStyle w:val="Caption"/>
      </w:pPr>
      <w:bookmarkStart w:id="5228" w:name="_Ref36938237"/>
      <w:bookmarkStart w:id="5229" w:name="_Toc55575021"/>
      <w:bookmarkStart w:id="5230" w:name="_Toc125537897"/>
      <w:r w:rsidRPr="006B584D">
        <w:rPr>
          <w:noProof/>
        </w:rPr>
        <w:lastRenderedPageBreak/>
        <w:drawing>
          <wp:anchor distT="0" distB="0" distL="114300" distR="114300" simplePos="0" relativeHeight="252912640" behindDoc="0" locked="0" layoutInCell="1" allowOverlap="1" wp14:anchorId="74F4FB1C" wp14:editId="475255F1">
            <wp:simplePos x="0" y="0"/>
            <wp:positionH relativeFrom="column">
              <wp:posOffset>1159328</wp:posOffset>
            </wp:positionH>
            <wp:positionV relativeFrom="paragraph">
              <wp:posOffset>243749</wp:posOffset>
            </wp:positionV>
            <wp:extent cx="1016000" cy="762000"/>
            <wp:effectExtent l="0" t="0" r="0" b="0"/>
            <wp:wrapTopAndBottom/>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016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81B" w:rsidRPr="00CE25AF">
        <w:t xml:space="preserve">Figure </w:t>
      </w:r>
      <w:r w:rsidR="00561536">
        <w:fldChar w:fldCharType="begin"/>
      </w:r>
      <w:r w:rsidR="00561536">
        <w:instrText xml:space="preserve"> SEQ Figure \* ARABIC </w:instrText>
      </w:r>
      <w:r w:rsidR="00561536">
        <w:fldChar w:fldCharType="separate"/>
      </w:r>
      <w:r w:rsidR="00F511DE">
        <w:rPr>
          <w:noProof/>
        </w:rPr>
        <w:t>74</w:t>
      </w:r>
      <w:r w:rsidR="00561536">
        <w:fldChar w:fldCharType="end"/>
      </w:r>
      <w:bookmarkEnd w:id="5228"/>
      <w:r w:rsidR="00B8481B" w:rsidRPr="00CE25AF">
        <w:t xml:space="preserve"> Package</w:t>
      </w:r>
      <w:bookmarkEnd w:id="5229"/>
      <w:bookmarkEnd w:id="5230"/>
    </w:p>
    <w:p w14:paraId="55C150F3" w14:textId="0D72A37C" w:rsidR="006B584D" w:rsidRPr="006B584D" w:rsidRDefault="006B584D" w:rsidP="006B584D">
      <w:pPr>
        <w:rPr>
          <w:lang w:val="en-US"/>
        </w:rPr>
      </w:pPr>
    </w:p>
    <w:p w14:paraId="164A23A3" w14:textId="2B5E0C35" w:rsidR="00B8481B" w:rsidRPr="00CE25AF" w:rsidRDefault="00B8481B" w:rsidP="00B8481B">
      <w:pPr>
        <w:rPr>
          <w:lang w:val="en-US"/>
        </w:rPr>
      </w:pPr>
      <w:r w:rsidRPr="00373A9F">
        <w:rPr>
          <w:lang w:val="en-US"/>
        </w:rPr>
        <w:fldChar w:fldCharType="begin"/>
      </w:r>
      <w:r w:rsidRPr="00CE25AF">
        <w:rPr>
          <w:lang w:val="en-US"/>
        </w:rPr>
        <w:instrText xml:space="preserve"> REF _Ref36938632 \h </w:instrText>
      </w:r>
      <w:r w:rsidRPr="00373A9F">
        <w:rPr>
          <w:lang w:val="en-US"/>
        </w:rPr>
      </w:r>
      <w:r w:rsidRPr="00373A9F">
        <w:rPr>
          <w:lang w:val="en-US"/>
        </w:rPr>
        <w:fldChar w:fldCharType="separate"/>
      </w:r>
      <w:r w:rsidR="00F511DE" w:rsidRPr="00CE25AF">
        <w:t xml:space="preserve">Figure </w:t>
      </w:r>
      <w:r w:rsidR="00F511DE">
        <w:rPr>
          <w:noProof/>
        </w:rPr>
        <w:t>75</w:t>
      </w:r>
      <w:r w:rsidRPr="00373A9F">
        <w:rPr>
          <w:lang w:val="en-US"/>
        </w:rPr>
        <w:fldChar w:fldCharType="end"/>
      </w:r>
      <w:r w:rsidRPr="00CE25AF">
        <w:rPr>
          <w:lang w:val="en-US"/>
        </w:rPr>
        <w:t xml:space="preserve"> shows that all elements in </w:t>
      </w:r>
      <w:r w:rsidRPr="00CE25AF">
        <w:rPr>
          <w:i/>
          <w:lang w:val="en-US"/>
        </w:rPr>
        <w:t>Package2</w:t>
      </w:r>
      <w:r w:rsidRPr="00CE25AF">
        <w:rPr>
          <w:lang w:val="en-US"/>
        </w:rPr>
        <w:t xml:space="preserve"> are imported into the namespace defined by </w:t>
      </w:r>
      <w:r w:rsidRPr="00CE25AF">
        <w:rPr>
          <w:i/>
          <w:lang w:val="en-US"/>
        </w:rPr>
        <w:t>Package1</w:t>
      </w:r>
      <w:r w:rsidRPr="00CE25AF">
        <w:rPr>
          <w:lang w:val="en-US"/>
        </w:rPr>
        <w:t>. This is a special dependency relationship between the two packages with stereotype &lt;&lt;import&gt;&gt;.</w:t>
      </w:r>
    </w:p>
    <w:p w14:paraId="55D4B76D" w14:textId="38BAC039" w:rsidR="00B8481B" w:rsidRPr="00CE25AF" w:rsidRDefault="006B584D" w:rsidP="00110904">
      <w:pPr>
        <w:pStyle w:val="Caption"/>
      </w:pPr>
      <w:bookmarkStart w:id="5231" w:name="_Ref36938632"/>
      <w:bookmarkStart w:id="5232" w:name="_Toc55575022"/>
      <w:bookmarkStart w:id="5233" w:name="_Toc125537898"/>
      <w:r w:rsidRPr="006B584D">
        <w:rPr>
          <w:noProof/>
        </w:rPr>
        <w:drawing>
          <wp:anchor distT="0" distB="0" distL="114300" distR="114300" simplePos="0" relativeHeight="252910592" behindDoc="0" locked="0" layoutInCell="1" allowOverlap="1" wp14:anchorId="15809563" wp14:editId="25E78F4C">
            <wp:simplePos x="0" y="0"/>
            <wp:positionH relativeFrom="column">
              <wp:posOffset>593272</wp:posOffset>
            </wp:positionH>
            <wp:positionV relativeFrom="paragraph">
              <wp:posOffset>295275</wp:posOffset>
            </wp:positionV>
            <wp:extent cx="2438400" cy="825500"/>
            <wp:effectExtent l="0" t="0" r="0" b="0"/>
            <wp:wrapTopAndBottom/>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438400" cy="82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81B" w:rsidRPr="00CE25AF">
        <w:t xml:space="preserve">Figure </w:t>
      </w:r>
      <w:r w:rsidR="00561536">
        <w:fldChar w:fldCharType="begin"/>
      </w:r>
      <w:r w:rsidR="00561536">
        <w:instrText xml:space="preserve"> SEQ Figure \* ARABIC </w:instrText>
      </w:r>
      <w:r w:rsidR="00561536">
        <w:fldChar w:fldCharType="separate"/>
      </w:r>
      <w:r w:rsidR="00F511DE">
        <w:rPr>
          <w:noProof/>
        </w:rPr>
        <w:t>75</w:t>
      </w:r>
      <w:r w:rsidR="00561536">
        <w:fldChar w:fldCharType="end"/>
      </w:r>
      <w:bookmarkEnd w:id="5231"/>
      <w:r w:rsidR="00B8481B" w:rsidRPr="00CE25AF">
        <w:t xml:space="preserve"> Imported Package</w:t>
      </w:r>
      <w:bookmarkEnd w:id="5232"/>
      <w:bookmarkEnd w:id="5233"/>
    </w:p>
    <w:p w14:paraId="5C8DAE8E" w14:textId="685C4905" w:rsidR="00B8481B" w:rsidRPr="00CE25AF" w:rsidRDefault="00B8481B" w:rsidP="00B8481B">
      <w:pPr>
        <w:rPr>
          <w:lang w:val="en-US"/>
        </w:rPr>
      </w:pPr>
      <w:r w:rsidRPr="00373A9F">
        <w:rPr>
          <w:lang w:val="en-US"/>
        </w:rPr>
        <w:fldChar w:fldCharType="begin"/>
      </w:r>
      <w:r w:rsidRPr="00CE25AF">
        <w:rPr>
          <w:lang w:val="en-US"/>
        </w:rPr>
        <w:instrText xml:space="preserve"> REF _Ref36939673 \h </w:instrText>
      </w:r>
      <w:r w:rsidRPr="00373A9F">
        <w:rPr>
          <w:lang w:val="en-US"/>
        </w:rPr>
      </w:r>
      <w:r w:rsidRPr="00373A9F">
        <w:rPr>
          <w:lang w:val="en-US"/>
        </w:rPr>
        <w:fldChar w:fldCharType="separate"/>
      </w:r>
      <w:r w:rsidR="00F511DE" w:rsidRPr="00CE25AF">
        <w:t xml:space="preserve">Figure </w:t>
      </w:r>
      <w:r w:rsidR="00F511DE">
        <w:rPr>
          <w:noProof/>
        </w:rPr>
        <w:t>76</w:t>
      </w:r>
      <w:r w:rsidRPr="00373A9F">
        <w:rPr>
          <w:lang w:val="en-US"/>
        </w:rPr>
        <w:fldChar w:fldCharType="end"/>
      </w:r>
      <w:r w:rsidRPr="00CE25AF">
        <w:rPr>
          <w:lang w:val="en-US"/>
        </w:rPr>
        <w:t xml:space="preserve"> shows an enumeration with </w:t>
      </w:r>
      <w:r w:rsidR="00903CA2">
        <w:rPr>
          <w:lang w:val="en-US"/>
        </w:rPr>
        <w:t xml:space="preserve">the </w:t>
      </w:r>
      <w:r w:rsidRPr="00CE25AF">
        <w:rPr>
          <w:lang w:val="en-US"/>
        </w:rPr>
        <w:t xml:space="preserve">name </w:t>
      </w:r>
      <w:r w:rsidR="00F639CD" w:rsidRPr="00CE25AF">
        <w:rPr>
          <w:lang w:val="en-US"/>
        </w:rPr>
        <w:t>"</w:t>
      </w:r>
      <w:r w:rsidRPr="00CE25AF">
        <w:rPr>
          <w:lang w:val="en-US"/>
        </w:rPr>
        <w:t>Enumeration1</w:t>
      </w:r>
      <w:r w:rsidR="00F639CD" w:rsidRPr="00CE25AF">
        <w:rPr>
          <w:lang w:val="en-US"/>
        </w:rPr>
        <w:t>"</w:t>
      </w:r>
      <w:r w:rsidRPr="00CE25AF">
        <w:rPr>
          <w:lang w:val="en-US"/>
        </w:rPr>
        <w:t xml:space="preserve">. </w:t>
      </w:r>
      <w:r w:rsidR="00903CA2" w:rsidRPr="00CE25AF">
        <w:rPr>
          <w:lang w:val="en-US"/>
        </w:rPr>
        <w:t>An enumeration is a data type</w:t>
      </w:r>
      <w:r w:rsidR="00903CA2">
        <w:rPr>
          <w:lang w:val="en-US"/>
        </w:rPr>
        <w:t xml:space="preserve"> with its </w:t>
      </w:r>
      <w:r w:rsidR="00903CA2" w:rsidRPr="00CE25AF">
        <w:rPr>
          <w:lang w:val="en-US"/>
        </w:rPr>
        <w:t xml:space="preserve">values enumerated as literals. </w:t>
      </w:r>
      <w:r w:rsidRPr="00CE25AF">
        <w:rPr>
          <w:lang w:val="en-US"/>
        </w:rPr>
        <w:t xml:space="preserve">It contains two literal values, </w:t>
      </w:r>
      <w:r w:rsidR="00F639CD" w:rsidRPr="00CE25AF">
        <w:rPr>
          <w:lang w:val="en-US"/>
        </w:rPr>
        <w:t>"</w:t>
      </w:r>
      <w:r w:rsidRPr="00CE25AF">
        <w:rPr>
          <w:lang w:val="en-US"/>
        </w:rPr>
        <w:t>a</w:t>
      </w:r>
      <w:r w:rsidR="00F639CD" w:rsidRPr="00CE25AF">
        <w:rPr>
          <w:lang w:val="en-US"/>
        </w:rPr>
        <w:t>"</w:t>
      </w:r>
      <w:r w:rsidRPr="00CE25AF">
        <w:rPr>
          <w:lang w:val="en-US"/>
        </w:rPr>
        <w:t xml:space="preserve"> and </w:t>
      </w:r>
      <w:r w:rsidR="00F639CD" w:rsidRPr="00CE25AF">
        <w:rPr>
          <w:lang w:val="en-US"/>
        </w:rPr>
        <w:t>"</w:t>
      </w:r>
      <w:r w:rsidRPr="00CE25AF">
        <w:rPr>
          <w:lang w:val="en-US"/>
        </w:rPr>
        <w:t>b</w:t>
      </w:r>
      <w:r w:rsidR="00F639CD" w:rsidRPr="00CE25AF">
        <w:rPr>
          <w:lang w:val="en-US"/>
        </w:rPr>
        <w:t>"</w:t>
      </w:r>
      <w:r w:rsidRPr="00CE25AF">
        <w:rPr>
          <w:lang w:val="en-US"/>
        </w:rPr>
        <w:t>. It is a class with stereotype &lt;&lt;enumeration&gt;&gt;. The literals owned by the enumeration are ordered.</w:t>
      </w:r>
    </w:p>
    <w:p w14:paraId="2294CECD" w14:textId="27926BA0" w:rsidR="00B8481B" w:rsidRDefault="006B584D" w:rsidP="00110904">
      <w:pPr>
        <w:pStyle w:val="Caption"/>
      </w:pPr>
      <w:bookmarkStart w:id="5234" w:name="_Ref36939673"/>
      <w:bookmarkStart w:id="5235" w:name="_Toc55575023"/>
      <w:bookmarkStart w:id="5236" w:name="_Toc125537899"/>
      <w:r w:rsidRPr="006B584D">
        <w:rPr>
          <w:noProof/>
        </w:rPr>
        <w:drawing>
          <wp:anchor distT="0" distB="0" distL="114300" distR="114300" simplePos="0" relativeHeight="252914688" behindDoc="0" locked="0" layoutInCell="1" allowOverlap="1" wp14:anchorId="67FC6EC0" wp14:editId="6DD6F9D7">
            <wp:simplePos x="0" y="0"/>
            <wp:positionH relativeFrom="column">
              <wp:posOffset>1142365</wp:posOffset>
            </wp:positionH>
            <wp:positionV relativeFrom="paragraph">
              <wp:posOffset>336550</wp:posOffset>
            </wp:positionV>
            <wp:extent cx="1142365" cy="889000"/>
            <wp:effectExtent l="0" t="0" r="0" b="0"/>
            <wp:wrapTopAndBottom/>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42365"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81B" w:rsidRPr="00CE25AF">
        <w:t xml:space="preserve">Figure </w:t>
      </w:r>
      <w:r w:rsidR="00561536">
        <w:fldChar w:fldCharType="begin"/>
      </w:r>
      <w:r w:rsidR="00561536">
        <w:instrText xml:space="preserve"> SEQ Figure \* ARABIC </w:instrText>
      </w:r>
      <w:r w:rsidR="00561536">
        <w:fldChar w:fldCharType="separate"/>
      </w:r>
      <w:r w:rsidR="00F511DE">
        <w:rPr>
          <w:noProof/>
        </w:rPr>
        <w:t>76</w:t>
      </w:r>
      <w:r w:rsidR="00561536">
        <w:fldChar w:fldCharType="end"/>
      </w:r>
      <w:bookmarkEnd w:id="5234"/>
      <w:r w:rsidR="00B8481B" w:rsidRPr="00CE25AF">
        <w:t xml:space="preserve"> Enumeration</w:t>
      </w:r>
      <w:bookmarkEnd w:id="5235"/>
      <w:r w:rsidR="00E970C3" w:rsidRPr="00CE25AF">
        <w:rPr>
          <w:rStyle w:val="FootnoteReference"/>
        </w:rPr>
        <w:footnoteReference w:id="47"/>
      </w:r>
      <w:bookmarkEnd w:id="5236"/>
    </w:p>
    <w:p w14:paraId="26633DC0" w14:textId="47A9C5F2" w:rsidR="006B584D" w:rsidRPr="006B584D" w:rsidRDefault="006B584D" w:rsidP="006B584D">
      <w:pPr>
        <w:rPr>
          <w:lang w:val="en-US"/>
        </w:rPr>
      </w:pPr>
    </w:p>
    <w:p w14:paraId="41CE4AF1" w14:textId="4F59B0BE" w:rsidR="00B8481B" w:rsidRPr="00CE25AF" w:rsidRDefault="00B8481B" w:rsidP="00B8481B">
      <w:pPr>
        <w:rPr>
          <w:lang w:val="en-US"/>
        </w:rPr>
      </w:pPr>
      <w:r w:rsidRPr="00373A9F">
        <w:rPr>
          <w:lang w:val="en-US"/>
        </w:rPr>
        <w:fldChar w:fldCharType="begin"/>
      </w:r>
      <w:r w:rsidRPr="00CE25AF">
        <w:rPr>
          <w:lang w:val="en-US"/>
        </w:rPr>
        <w:instrText xml:space="preserve"> REF _Ref36940247 \h </w:instrText>
      </w:r>
      <w:r w:rsidRPr="00373A9F">
        <w:rPr>
          <w:lang w:val="en-US"/>
        </w:rPr>
      </w:r>
      <w:r w:rsidRPr="00373A9F">
        <w:rPr>
          <w:lang w:val="en-US"/>
        </w:rPr>
        <w:fldChar w:fldCharType="separate"/>
      </w:r>
      <w:r w:rsidR="00F511DE" w:rsidRPr="00CE25AF">
        <w:t xml:space="preserve">Figure </w:t>
      </w:r>
      <w:r w:rsidR="00F511DE">
        <w:rPr>
          <w:noProof/>
        </w:rPr>
        <w:t>77</w:t>
      </w:r>
      <w:r w:rsidRPr="00373A9F">
        <w:rPr>
          <w:lang w:val="en-US"/>
        </w:rPr>
        <w:fldChar w:fldCharType="end"/>
      </w:r>
      <w:r w:rsidRPr="00CE25AF">
        <w:rPr>
          <w:lang w:val="en-US"/>
        </w:rPr>
        <w:t xml:space="preserve"> show</w:t>
      </w:r>
      <w:r w:rsidR="00903CA2">
        <w:rPr>
          <w:lang w:val="en-US"/>
        </w:rPr>
        <w:t>s</w:t>
      </w:r>
      <w:r w:rsidRPr="00CE25AF">
        <w:rPr>
          <w:lang w:val="en-US"/>
        </w:rPr>
        <w:t xml:space="preserve"> the definition of the data type with </w:t>
      </w:r>
      <w:r w:rsidR="00617967">
        <w:rPr>
          <w:lang w:val="en-US"/>
        </w:rPr>
        <w:t xml:space="preserve">the </w:t>
      </w:r>
      <w:r w:rsidRPr="00CE25AF">
        <w:rPr>
          <w:lang w:val="en-US"/>
        </w:rPr>
        <w:t xml:space="preserve">name </w:t>
      </w:r>
      <w:r w:rsidR="00F639CD" w:rsidRPr="00CE25AF">
        <w:rPr>
          <w:lang w:val="en-US"/>
        </w:rPr>
        <w:t>"</w:t>
      </w:r>
      <w:r w:rsidRPr="00CE25AF">
        <w:rPr>
          <w:lang w:val="en-US"/>
        </w:rPr>
        <w:t>DataType1</w:t>
      </w:r>
      <w:r w:rsidR="00F639CD" w:rsidRPr="00CE25AF">
        <w:rPr>
          <w:lang w:val="en-US"/>
        </w:rPr>
        <w:t>"</w:t>
      </w:r>
      <w:r w:rsidRPr="00CE25AF">
        <w:rPr>
          <w:lang w:val="en-US"/>
        </w:rPr>
        <w:t xml:space="preserve">. A data type </w:t>
      </w:r>
      <w:r w:rsidR="00903CA2">
        <w:rPr>
          <w:lang w:val="en-US"/>
        </w:rPr>
        <w:t xml:space="preserve">has </w:t>
      </w:r>
      <w:r w:rsidRPr="00CE25AF">
        <w:rPr>
          <w:lang w:val="en-US"/>
        </w:rPr>
        <w:t xml:space="preserve">instances </w:t>
      </w:r>
      <w:r w:rsidR="00903CA2">
        <w:rPr>
          <w:lang w:val="en-US"/>
        </w:rPr>
        <w:t xml:space="preserve">that </w:t>
      </w:r>
      <w:r w:rsidRPr="00CE25AF">
        <w:rPr>
          <w:lang w:val="en-US"/>
        </w:rPr>
        <w:t>are identified only by their value. It is a class with stereotype &lt;&lt;</w:t>
      </w:r>
      <w:proofErr w:type="spellStart"/>
      <w:r w:rsidRPr="00CE25AF">
        <w:rPr>
          <w:lang w:val="en-US"/>
        </w:rPr>
        <w:t>dataType</w:t>
      </w:r>
      <w:proofErr w:type="spellEnd"/>
      <w:r w:rsidRPr="00CE25AF">
        <w:rPr>
          <w:lang w:val="en-US"/>
        </w:rPr>
        <w:t>&gt;&gt;.</w:t>
      </w:r>
    </w:p>
    <w:p w14:paraId="6BC55E8B" w14:textId="00995C43" w:rsidR="00B8481B" w:rsidRDefault="006B584D" w:rsidP="00110904">
      <w:pPr>
        <w:pStyle w:val="Caption"/>
      </w:pPr>
      <w:bookmarkStart w:id="5237" w:name="_Ref36940247"/>
      <w:bookmarkStart w:id="5238" w:name="_Toc55575024"/>
      <w:bookmarkStart w:id="5239" w:name="_Toc125537900"/>
      <w:r w:rsidRPr="006B584D">
        <w:rPr>
          <w:noProof/>
        </w:rPr>
        <w:drawing>
          <wp:anchor distT="0" distB="0" distL="114300" distR="114300" simplePos="0" relativeHeight="252916736" behindDoc="0" locked="0" layoutInCell="1" allowOverlap="1" wp14:anchorId="2E8515A3" wp14:editId="5DF81421">
            <wp:simplePos x="0" y="0"/>
            <wp:positionH relativeFrom="column">
              <wp:posOffset>1459865</wp:posOffset>
            </wp:positionH>
            <wp:positionV relativeFrom="paragraph">
              <wp:posOffset>320222</wp:posOffset>
            </wp:positionV>
            <wp:extent cx="825500" cy="698500"/>
            <wp:effectExtent l="0" t="0" r="0" b="0"/>
            <wp:wrapTopAndBottom/>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825500" cy="69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81B" w:rsidRPr="00CE25AF">
        <w:t xml:space="preserve">Figure </w:t>
      </w:r>
      <w:r w:rsidR="00561536">
        <w:fldChar w:fldCharType="begin"/>
      </w:r>
      <w:r w:rsidR="00561536">
        <w:instrText xml:space="preserve"> SEQ Figure \* ARABIC </w:instrText>
      </w:r>
      <w:r w:rsidR="00561536">
        <w:fldChar w:fldCharType="separate"/>
      </w:r>
      <w:r w:rsidR="00F511DE">
        <w:rPr>
          <w:noProof/>
        </w:rPr>
        <w:t>77</w:t>
      </w:r>
      <w:r w:rsidR="00561536">
        <w:fldChar w:fldCharType="end"/>
      </w:r>
      <w:bookmarkEnd w:id="5237"/>
      <w:r w:rsidR="00B8481B" w:rsidRPr="00CE25AF">
        <w:t xml:space="preserve"> Data Type</w:t>
      </w:r>
      <w:bookmarkEnd w:id="5238"/>
      <w:bookmarkEnd w:id="5239"/>
    </w:p>
    <w:p w14:paraId="011C78C4" w14:textId="55BE535D" w:rsidR="006B584D" w:rsidRPr="006B584D" w:rsidRDefault="006B584D" w:rsidP="006B584D">
      <w:pPr>
        <w:rPr>
          <w:lang w:val="en-US"/>
        </w:rPr>
      </w:pPr>
    </w:p>
    <w:p w14:paraId="0DC8F5AE" w14:textId="2B7979D0" w:rsidR="00B8481B" w:rsidRPr="00CE25AF" w:rsidRDefault="00B8481B" w:rsidP="00B8481B">
      <w:pPr>
        <w:rPr>
          <w:lang w:val="en-US"/>
        </w:rPr>
      </w:pPr>
      <w:r w:rsidRPr="00373A9F">
        <w:rPr>
          <w:lang w:val="en-US"/>
        </w:rPr>
        <w:fldChar w:fldCharType="begin"/>
      </w:r>
      <w:r w:rsidRPr="00CE25AF">
        <w:rPr>
          <w:lang w:val="en-US"/>
        </w:rPr>
        <w:instrText xml:space="preserve"> REF _Ref36940498 \h </w:instrText>
      </w:r>
      <w:r w:rsidRPr="00373A9F">
        <w:rPr>
          <w:lang w:val="en-US"/>
        </w:rPr>
      </w:r>
      <w:r w:rsidRPr="00373A9F">
        <w:rPr>
          <w:lang w:val="en-US"/>
        </w:rPr>
        <w:fldChar w:fldCharType="separate"/>
      </w:r>
      <w:r w:rsidR="00F511DE" w:rsidRPr="00CE25AF">
        <w:t xml:space="preserve">Figure </w:t>
      </w:r>
      <w:r w:rsidR="00F511DE">
        <w:rPr>
          <w:noProof/>
        </w:rPr>
        <w:t>78</w:t>
      </w:r>
      <w:r w:rsidRPr="00373A9F">
        <w:rPr>
          <w:lang w:val="en-US"/>
        </w:rPr>
        <w:fldChar w:fldCharType="end"/>
      </w:r>
      <w:r w:rsidRPr="00CE25AF">
        <w:rPr>
          <w:lang w:val="en-US"/>
        </w:rPr>
        <w:t xml:space="preserve"> shows a primitive data type with </w:t>
      </w:r>
      <w:r w:rsidR="00617967">
        <w:rPr>
          <w:lang w:val="en-US"/>
        </w:rPr>
        <w:t xml:space="preserve">the </w:t>
      </w:r>
      <w:r w:rsidRPr="00CE25AF">
        <w:rPr>
          <w:lang w:val="en-US"/>
        </w:rPr>
        <w:t xml:space="preserve">name </w:t>
      </w:r>
      <w:r w:rsidR="00F639CD" w:rsidRPr="00CE25AF">
        <w:rPr>
          <w:lang w:val="en-US"/>
        </w:rPr>
        <w:t>"</w:t>
      </w:r>
      <w:r w:rsidRPr="00CE25AF">
        <w:rPr>
          <w:lang w:val="en-US"/>
        </w:rPr>
        <w:t>int</w:t>
      </w:r>
      <w:r w:rsidR="00F639CD" w:rsidRPr="00CE25AF">
        <w:rPr>
          <w:lang w:val="en-US"/>
        </w:rPr>
        <w:t>"</w:t>
      </w:r>
      <w:r w:rsidRPr="00CE25AF">
        <w:rPr>
          <w:lang w:val="en-US"/>
        </w:rPr>
        <w:t>. Primitive data types are predefined data types, without any substructure. The primitive data types are defined outside UML.</w:t>
      </w:r>
    </w:p>
    <w:p w14:paraId="37D6D3BE" w14:textId="5FCC8D6F" w:rsidR="00B8481B" w:rsidRDefault="006B584D" w:rsidP="00110904">
      <w:pPr>
        <w:pStyle w:val="Caption"/>
      </w:pPr>
      <w:bookmarkStart w:id="5240" w:name="_Ref36940498"/>
      <w:bookmarkStart w:id="5241" w:name="_Toc55575025"/>
      <w:bookmarkStart w:id="5242" w:name="_Toc125537901"/>
      <w:r w:rsidRPr="006B584D">
        <w:rPr>
          <w:noProof/>
        </w:rPr>
        <w:drawing>
          <wp:anchor distT="0" distB="0" distL="114300" distR="114300" simplePos="0" relativeHeight="252918784" behindDoc="0" locked="0" layoutInCell="1" allowOverlap="1" wp14:anchorId="404E7E31" wp14:editId="63A29858">
            <wp:simplePos x="0" y="0"/>
            <wp:positionH relativeFrom="column">
              <wp:posOffset>1567543</wp:posOffset>
            </wp:positionH>
            <wp:positionV relativeFrom="paragraph">
              <wp:posOffset>298450</wp:posOffset>
            </wp:positionV>
            <wp:extent cx="825500" cy="698500"/>
            <wp:effectExtent l="0" t="0" r="0" b="0"/>
            <wp:wrapTopAndBottom/>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825500" cy="69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81B" w:rsidRPr="00CE25AF">
        <w:t xml:space="preserve">Figure </w:t>
      </w:r>
      <w:r w:rsidR="00561536">
        <w:fldChar w:fldCharType="begin"/>
      </w:r>
      <w:r w:rsidR="00561536">
        <w:instrText xml:space="preserve"> SEQ Figure \* ARABIC </w:instrText>
      </w:r>
      <w:r w:rsidR="00561536">
        <w:fldChar w:fldCharType="separate"/>
      </w:r>
      <w:r w:rsidR="00F511DE">
        <w:rPr>
          <w:noProof/>
        </w:rPr>
        <w:t>78</w:t>
      </w:r>
      <w:r w:rsidR="00561536">
        <w:fldChar w:fldCharType="end"/>
      </w:r>
      <w:bookmarkEnd w:id="5240"/>
      <w:r w:rsidR="00B8481B" w:rsidRPr="00CE25AF">
        <w:t xml:space="preserve"> Primitive Data Type</w:t>
      </w:r>
      <w:bookmarkEnd w:id="5241"/>
      <w:bookmarkEnd w:id="5242"/>
    </w:p>
    <w:p w14:paraId="2CFDED53" w14:textId="1EF0B157" w:rsidR="006B584D" w:rsidRPr="006B584D" w:rsidRDefault="006B584D" w:rsidP="006B584D">
      <w:pPr>
        <w:rPr>
          <w:lang w:val="en-US"/>
        </w:rPr>
      </w:pPr>
    </w:p>
    <w:p w14:paraId="4785FBA9" w14:textId="425841DA" w:rsidR="00B8481B" w:rsidRPr="00CE25AF" w:rsidRDefault="00B8481B" w:rsidP="00B8481B">
      <w:pPr>
        <w:rPr>
          <w:lang w:val="en-US"/>
        </w:rPr>
      </w:pPr>
      <w:r w:rsidRPr="00373A9F">
        <w:rPr>
          <w:lang w:val="en-US"/>
        </w:rPr>
        <w:fldChar w:fldCharType="begin"/>
      </w:r>
      <w:r w:rsidRPr="00CE25AF">
        <w:rPr>
          <w:lang w:val="en-US"/>
        </w:rPr>
        <w:instrText xml:space="preserve"> REF _Ref36995742 \h </w:instrText>
      </w:r>
      <w:r w:rsidRPr="00373A9F">
        <w:rPr>
          <w:lang w:val="en-US"/>
        </w:rPr>
      </w:r>
      <w:r w:rsidRPr="00373A9F">
        <w:rPr>
          <w:lang w:val="en-US"/>
        </w:rPr>
        <w:fldChar w:fldCharType="separate"/>
      </w:r>
      <w:r w:rsidR="00F511DE" w:rsidRPr="00CE25AF">
        <w:t xml:space="preserve">Figure </w:t>
      </w:r>
      <w:r w:rsidR="00F511DE">
        <w:rPr>
          <w:noProof/>
        </w:rPr>
        <w:t>79</w:t>
      </w:r>
      <w:r w:rsidRPr="00373A9F">
        <w:rPr>
          <w:lang w:val="en-US"/>
        </w:rPr>
        <w:fldChar w:fldCharType="end"/>
      </w:r>
      <w:r w:rsidRPr="00CE25AF">
        <w:rPr>
          <w:lang w:val="en-US"/>
        </w:rPr>
        <w:t xml:space="preserve"> shows how a note can be attached to an element, in this example to class </w:t>
      </w:r>
      <w:r w:rsidR="00F639CD" w:rsidRPr="00CE25AF">
        <w:rPr>
          <w:lang w:val="en-US"/>
        </w:rPr>
        <w:t>"</w:t>
      </w:r>
      <w:r w:rsidRPr="00CE25AF">
        <w:rPr>
          <w:lang w:val="en-US"/>
        </w:rPr>
        <w:t>Class1</w:t>
      </w:r>
      <w:r w:rsidR="00F639CD" w:rsidRPr="00CE25AF">
        <w:rPr>
          <w:lang w:val="en-US"/>
        </w:rPr>
        <w:t>"</w:t>
      </w:r>
      <w:r w:rsidRPr="00CE25AF">
        <w:rPr>
          <w:lang w:val="en-US"/>
        </w:rPr>
        <w:t>.</w:t>
      </w:r>
    </w:p>
    <w:p w14:paraId="7A1461DA" w14:textId="7A32FEC3" w:rsidR="00B8481B" w:rsidRDefault="006B584D" w:rsidP="00110904">
      <w:pPr>
        <w:pStyle w:val="Caption"/>
      </w:pPr>
      <w:bookmarkStart w:id="5243" w:name="_Ref36995742"/>
      <w:bookmarkStart w:id="5244" w:name="_Ref36995730"/>
      <w:bookmarkStart w:id="5245" w:name="_Toc55575026"/>
      <w:bookmarkStart w:id="5246" w:name="_Toc125537902"/>
      <w:r w:rsidRPr="006B584D">
        <w:rPr>
          <w:noProof/>
        </w:rPr>
        <w:lastRenderedPageBreak/>
        <w:drawing>
          <wp:anchor distT="0" distB="0" distL="114300" distR="114300" simplePos="0" relativeHeight="252920832" behindDoc="0" locked="0" layoutInCell="1" allowOverlap="1" wp14:anchorId="289E6F92" wp14:editId="3D36F001">
            <wp:simplePos x="0" y="0"/>
            <wp:positionH relativeFrom="column">
              <wp:posOffset>1094014</wp:posOffset>
            </wp:positionH>
            <wp:positionV relativeFrom="paragraph">
              <wp:posOffset>287292</wp:posOffset>
            </wp:positionV>
            <wp:extent cx="1905000" cy="762000"/>
            <wp:effectExtent l="0" t="0" r="0" b="0"/>
            <wp:wrapTopAndBottom/>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905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81B" w:rsidRPr="00CE25AF">
        <w:t xml:space="preserve">Figure </w:t>
      </w:r>
      <w:r w:rsidR="00561536">
        <w:fldChar w:fldCharType="begin"/>
      </w:r>
      <w:r w:rsidR="00561536">
        <w:instrText xml:space="preserve"> SEQ Figure \* ARABIC </w:instrText>
      </w:r>
      <w:r w:rsidR="00561536">
        <w:fldChar w:fldCharType="separate"/>
      </w:r>
      <w:r w:rsidR="00F511DE">
        <w:rPr>
          <w:noProof/>
        </w:rPr>
        <w:t>79</w:t>
      </w:r>
      <w:r w:rsidR="00561536">
        <w:fldChar w:fldCharType="end"/>
      </w:r>
      <w:bookmarkEnd w:id="5243"/>
      <w:r w:rsidR="00B8481B" w:rsidRPr="00CE25AF">
        <w:t xml:space="preserve"> Note</w:t>
      </w:r>
      <w:bookmarkEnd w:id="5244"/>
      <w:bookmarkEnd w:id="5245"/>
      <w:bookmarkEnd w:id="5246"/>
    </w:p>
    <w:p w14:paraId="429F40FF" w14:textId="15CD935D" w:rsidR="006B584D" w:rsidRPr="006B584D" w:rsidRDefault="006B584D" w:rsidP="006B584D">
      <w:pPr>
        <w:rPr>
          <w:lang w:val="en-US"/>
        </w:rPr>
      </w:pPr>
    </w:p>
    <w:p w14:paraId="034E49DD" w14:textId="1E89F88A" w:rsidR="00B8481B" w:rsidRPr="00CE25AF" w:rsidRDefault="00B8481B" w:rsidP="00B8481B">
      <w:pPr>
        <w:rPr>
          <w:lang w:val="en-US"/>
        </w:rPr>
      </w:pPr>
      <w:r w:rsidRPr="00373A9F">
        <w:rPr>
          <w:lang w:val="en-US"/>
        </w:rPr>
        <w:fldChar w:fldCharType="begin"/>
      </w:r>
      <w:r w:rsidRPr="00CE25AF">
        <w:rPr>
          <w:lang w:val="en-US"/>
        </w:rPr>
        <w:instrText xml:space="preserve"> REF _Ref36995796 \h </w:instrText>
      </w:r>
      <w:r w:rsidRPr="00373A9F">
        <w:rPr>
          <w:lang w:val="en-US"/>
        </w:rPr>
      </w:r>
      <w:r w:rsidRPr="00373A9F">
        <w:rPr>
          <w:lang w:val="en-US"/>
        </w:rPr>
        <w:fldChar w:fldCharType="separate"/>
      </w:r>
      <w:r w:rsidR="00F511DE" w:rsidRPr="00CE25AF">
        <w:t xml:space="preserve">Figure </w:t>
      </w:r>
      <w:r w:rsidR="00F511DE">
        <w:rPr>
          <w:noProof/>
        </w:rPr>
        <w:t>80</w:t>
      </w:r>
      <w:r w:rsidRPr="00373A9F">
        <w:rPr>
          <w:lang w:val="en-US"/>
        </w:rPr>
        <w:fldChar w:fldCharType="end"/>
      </w:r>
      <w:r w:rsidRPr="00CE25AF">
        <w:rPr>
          <w:lang w:val="en-US"/>
        </w:rPr>
        <w:t xml:space="preserve"> shows how a constraint is attached to an element, in this example to class </w:t>
      </w:r>
      <w:r w:rsidR="00F639CD" w:rsidRPr="00CE25AF">
        <w:rPr>
          <w:lang w:val="en-US"/>
        </w:rPr>
        <w:t>"</w:t>
      </w:r>
      <w:r w:rsidRPr="00CE25AF">
        <w:rPr>
          <w:lang w:val="en-US"/>
        </w:rPr>
        <w:t>Class1</w:t>
      </w:r>
      <w:r w:rsidR="00F639CD" w:rsidRPr="00CE25AF">
        <w:rPr>
          <w:lang w:val="en-US"/>
        </w:rPr>
        <w:t>"</w:t>
      </w:r>
      <w:r w:rsidRPr="00CE25AF">
        <w:rPr>
          <w:lang w:val="en-US"/>
        </w:rPr>
        <w:t>.</w:t>
      </w:r>
    </w:p>
    <w:p w14:paraId="20F8221F" w14:textId="6068CF11" w:rsidR="00B8481B" w:rsidRDefault="006B584D" w:rsidP="00110904">
      <w:pPr>
        <w:pStyle w:val="Caption"/>
      </w:pPr>
      <w:bookmarkStart w:id="5247" w:name="_Ref36995796"/>
      <w:bookmarkStart w:id="5248" w:name="_Toc55575027"/>
      <w:bookmarkStart w:id="5249" w:name="_Toc125537903"/>
      <w:r w:rsidRPr="006B584D">
        <w:rPr>
          <w:noProof/>
        </w:rPr>
        <w:drawing>
          <wp:anchor distT="0" distB="0" distL="114300" distR="114300" simplePos="0" relativeHeight="252922880" behindDoc="0" locked="0" layoutInCell="1" allowOverlap="1" wp14:anchorId="532BB01D" wp14:editId="0416D116">
            <wp:simplePos x="0" y="0"/>
            <wp:positionH relativeFrom="column">
              <wp:posOffset>1164771</wp:posOffset>
            </wp:positionH>
            <wp:positionV relativeFrom="paragraph">
              <wp:posOffset>331107</wp:posOffset>
            </wp:positionV>
            <wp:extent cx="2032000" cy="762000"/>
            <wp:effectExtent l="0" t="0" r="0" b="0"/>
            <wp:wrapTopAndBottom/>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03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81B" w:rsidRPr="00CE25AF">
        <w:t xml:space="preserve">Figure </w:t>
      </w:r>
      <w:r w:rsidR="00561536">
        <w:fldChar w:fldCharType="begin"/>
      </w:r>
      <w:r w:rsidR="00561536">
        <w:instrText xml:space="preserve"> SEQ Figure \* ARABIC </w:instrText>
      </w:r>
      <w:r w:rsidR="00561536">
        <w:fldChar w:fldCharType="separate"/>
      </w:r>
      <w:r w:rsidR="00F511DE">
        <w:rPr>
          <w:noProof/>
        </w:rPr>
        <w:t>80</w:t>
      </w:r>
      <w:r w:rsidR="00561536">
        <w:fldChar w:fldCharType="end"/>
      </w:r>
      <w:bookmarkEnd w:id="5247"/>
      <w:r w:rsidR="00B8481B" w:rsidRPr="00CE25AF">
        <w:t xml:space="preserve"> Constraint</w:t>
      </w:r>
      <w:bookmarkEnd w:id="5248"/>
      <w:bookmarkEnd w:id="5249"/>
    </w:p>
    <w:p w14:paraId="7C831A81" w14:textId="509BAE75" w:rsidR="006B584D" w:rsidRPr="006B584D" w:rsidRDefault="006B584D" w:rsidP="006B584D">
      <w:pPr>
        <w:rPr>
          <w:lang w:val="en-US"/>
        </w:rPr>
      </w:pPr>
    </w:p>
    <w:p w14:paraId="16EC822F" w14:textId="367F4092" w:rsidR="005B1242" w:rsidRPr="00373A9F" w:rsidRDefault="00CE7470" w:rsidP="004D3EEC">
      <w:pPr>
        <w:pStyle w:val="Anhang2"/>
      </w:pPr>
      <w:bookmarkStart w:id="5250" w:name="_Toc125227959"/>
      <w:bookmarkStart w:id="5251" w:name="_Toc125537746"/>
      <w:bookmarkStart w:id="5252" w:name="_Toc55577556"/>
      <w:bookmarkStart w:id="5253" w:name="_Toc56680758"/>
      <w:bookmarkStart w:id="5254" w:name="_Ref56682382"/>
      <w:r w:rsidRPr="00373A9F">
        <w:t xml:space="preserve">UML </w:t>
      </w:r>
      <w:r w:rsidR="005B1242" w:rsidRPr="00373A9F">
        <w:t>Naming Rules</w:t>
      </w:r>
      <w:bookmarkEnd w:id="5250"/>
      <w:bookmarkEnd w:id="5251"/>
    </w:p>
    <w:p w14:paraId="23DB30C3" w14:textId="5F0730DA" w:rsidR="005B1242" w:rsidRPr="00373A9F" w:rsidRDefault="005B1242" w:rsidP="005B1242">
      <w:pPr>
        <w:rPr>
          <w:lang w:val="en-US"/>
        </w:rPr>
      </w:pPr>
      <w:r w:rsidRPr="00373A9F">
        <w:rPr>
          <w:lang w:val="en-US"/>
        </w:rPr>
        <w:t>The following rules are used for naming of classes, attributes etc.:</w:t>
      </w:r>
    </w:p>
    <w:p w14:paraId="2939D58C" w14:textId="2833B9EB" w:rsidR="005B1242" w:rsidRPr="00373A9F" w:rsidRDefault="00617967" w:rsidP="00FD7BFD">
      <w:pPr>
        <w:pStyle w:val="ListParagraph"/>
        <w:numPr>
          <w:ilvl w:val="0"/>
          <w:numId w:val="36"/>
        </w:numPr>
      </w:pPr>
      <w:r>
        <w:t>a</w:t>
      </w:r>
      <w:r w:rsidR="005B1242" w:rsidRPr="00CE25AF">
        <w:t>ll</w:t>
      </w:r>
      <w:r w:rsidR="005B1242" w:rsidRPr="00373A9F">
        <w:t xml:space="preserve"> names use CamelCase</w:t>
      </w:r>
      <w:r>
        <w:t>; for exceptions</w:t>
      </w:r>
      <w:r w:rsidRPr="00373A9F">
        <w:t xml:space="preserve"> see rul</w:t>
      </w:r>
      <w:r w:rsidR="005B1242" w:rsidRPr="00373A9F">
        <w:t>es for Enumeration values</w:t>
      </w:r>
      <w:r>
        <w:t>,</w:t>
      </w:r>
    </w:p>
    <w:p w14:paraId="31EA0BD0" w14:textId="71F5CA75" w:rsidR="005B1242" w:rsidRPr="00373A9F" w:rsidRDefault="00617967" w:rsidP="00FD7BFD">
      <w:pPr>
        <w:pStyle w:val="ListParagraph"/>
        <w:numPr>
          <w:ilvl w:val="0"/>
          <w:numId w:val="36"/>
        </w:numPr>
      </w:pPr>
      <w:r>
        <w:t>c</w:t>
      </w:r>
      <w:r w:rsidR="005B1242" w:rsidRPr="00CE25AF">
        <w:t>lass</w:t>
      </w:r>
      <w:r w:rsidR="005B1242" w:rsidRPr="00373A9F">
        <w:t xml:space="preserve"> names always start with a capital letter</w:t>
      </w:r>
      <w:r>
        <w:t>,</w:t>
      </w:r>
    </w:p>
    <w:p w14:paraId="3630B75B" w14:textId="5B45BAB4" w:rsidR="005B1242" w:rsidRPr="00373A9F" w:rsidRDefault="00617967" w:rsidP="00FD7BFD">
      <w:pPr>
        <w:pStyle w:val="ListParagraph"/>
        <w:numPr>
          <w:ilvl w:val="0"/>
          <w:numId w:val="36"/>
        </w:numPr>
      </w:pPr>
      <w:r>
        <w:t>a</w:t>
      </w:r>
      <w:r w:rsidR="005B1242" w:rsidRPr="00CE25AF">
        <w:t>ttribute</w:t>
      </w:r>
      <w:r w:rsidR="005B1242" w:rsidRPr="00373A9F">
        <w:t xml:space="preserve"> names always start with a small letter</w:t>
      </w:r>
      <w:r>
        <w:t>,</w:t>
      </w:r>
    </w:p>
    <w:p w14:paraId="48179602" w14:textId="57B40B24" w:rsidR="005B1242" w:rsidRPr="00373A9F" w:rsidRDefault="00617967" w:rsidP="00FD7BFD">
      <w:pPr>
        <w:pStyle w:val="ListParagraph"/>
        <w:numPr>
          <w:ilvl w:val="0"/>
          <w:numId w:val="36"/>
        </w:numPr>
      </w:pPr>
      <w:r>
        <w:t>p</w:t>
      </w:r>
      <w:r w:rsidR="005B1242" w:rsidRPr="00CE25AF">
        <w:t xml:space="preserve">rimitive </w:t>
      </w:r>
      <w:r>
        <w:t>t</w:t>
      </w:r>
      <w:r w:rsidR="005B1242" w:rsidRPr="00CE25AF">
        <w:t xml:space="preserve">ypes </w:t>
      </w:r>
      <w:r w:rsidR="005B1242" w:rsidRPr="00373A9F">
        <w:t>start with a capital letter</w:t>
      </w:r>
      <w:r>
        <w:t>; ex</w:t>
      </w:r>
      <w:r w:rsidR="005B1242" w:rsidRPr="00CE25AF">
        <w:t>ception</w:t>
      </w:r>
      <w:r w:rsidR="005B1242" w:rsidRPr="00373A9F">
        <w:t>: predefined types of XSD like string</w:t>
      </w:r>
      <w:r>
        <w:t>,</w:t>
      </w:r>
    </w:p>
    <w:p w14:paraId="5B372611" w14:textId="383122B2" w:rsidR="005B1242" w:rsidRPr="00373A9F" w:rsidRDefault="00617967" w:rsidP="00FD7BFD">
      <w:pPr>
        <w:pStyle w:val="ListParagraph"/>
        <w:numPr>
          <w:ilvl w:val="0"/>
          <w:numId w:val="36"/>
        </w:numPr>
      </w:pPr>
      <w:r>
        <w:t>e</w:t>
      </w:r>
      <w:r w:rsidR="005B1242" w:rsidRPr="00CE25AF">
        <w:t>numerations</w:t>
      </w:r>
      <w:r w:rsidR="005B1242" w:rsidRPr="00373A9F">
        <w:t xml:space="preserve"> start with a capital letter</w:t>
      </w:r>
      <w:r>
        <w:t>,</w:t>
      </w:r>
    </w:p>
    <w:p w14:paraId="622FEB14" w14:textId="07B1D8AA" w:rsidR="005B1242" w:rsidRPr="00373A9F" w:rsidRDefault="00617967" w:rsidP="00FD7BFD">
      <w:pPr>
        <w:pStyle w:val="ListParagraph"/>
        <w:numPr>
          <w:ilvl w:val="0"/>
          <w:numId w:val="36"/>
        </w:numPr>
      </w:pPr>
      <w:r>
        <w:t>n</w:t>
      </w:r>
      <w:r w:rsidR="005B1242" w:rsidRPr="00CE25AF">
        <w:t>ames</w:t>
      </w:r>
      <w:r w:rsidR="005B1242" w:rsidRPr="00373A9F">
        <w:t xml:space="preserve"> of member ends of an association start with a capital letter</w:t>
      </w:r>
      <w:r>
        <w:t>,</w:t>
      </w:r>
    </w:p>
    <w:p w14:paraId="74CA05C5" w14:textId="30CABF0C" w:rsidR="005B1242" w:rsidRPr="00373A9F" w:rsidRDefault="00617967" w:rsidP="00FD7BFD">
      <w:pPr>
        <w:pStyle w:val="ListParagraph"/>
        <w:numPr>
          <w:ilvl w:val="0"/>
          <w:numId w:val="36"/>
        </w:numPr>
      </w:pPr>
      <w:r>
        <w:t>a</w:t>
      </w:r>
      <w:r w:rsidR="005B1242" w:rsidRPr="00CE25AF">
        <w:t>ll</w:t>
      </w:r>
      <w:r w:rsidR="005B1242" w:rsidRPr="00373A9F">
        <w:t xml:space="preserve"> stereotypes </w:t>
      </w:r>
      <w:r w:rsidR="00143FDE" w:rsidRPr="00373A9F">
        <w:t xml:space="preserve">specific to the Asset Administration Shell specification </w:t>
      </w:r>
      <w:r w:rsidR="005B1242" w:rsidRPr="00373A9F">
        <w:t xml:space="preserve">start with a </w:t>
      </w:r>
      <w:r w:rsidR="00143FDE" w:rsidRPr="00373A9F">
        <w:t>capital</w:t>
      </w:r>
      <w:r w:rsidR="005B1242" w:rsidRPr="00373A9F">
        <w:t xml:space="preserve"> letter</w:t>
      </w:r>
      <w:r>
        <w:t>, e.g.</w:t>
      </w:r>
      <w:r w:rsidRPr="00373A9F">
        <w:t xml:space="preserve"> </w:t>
      </w:r>
      <w:r w:rsidR="00F02BB3" w:rsidRPr="00373A9F">
        <w:t>"&lt;&lt;Deprecated</w:t>
      </w:r>
      <w:r w:rsidR="00F02BB3" w:rsidRPr="00CE25AF">
        <w:t>&gt;&gt;"</w:t>
      </w:r>
      <w:r>
        <w:t>; p</w:t>
      </w:r>
      <w:r w:rsidR="00143FDE" w:rsidRPr="00CE25AF">
        <w:t>redefine</w:t>
      </w:r>
      <w:r>
        <w:t>d</w:t>
      </w:r>
      <w:r w:rsidR="00143FDE" w:rsidRPr="00CE25AF">
        <w:t xml:space="preserve"> stereotypes</w:t>
      </w:r>
      <w:r w:rsidR="00143FDE" w:rsidRPr="00373A9F">
        <w:t xml:space="preserve"> in UML start with a small letter</w:t>
      </w:r>
      <w:r>
        <w:t>, e.g.</w:t>
      </w:r>
      <w:r w:rsidRPr="00373A9F">
        <w:t xml:space="preserve"> </w:t>
      </w:r>
      <w:r w:rsidR="00143FDE" w:rsidRPr="00373A9F">
        <w:t>"&lt;&lt;abstract&gt;&gt;"</w:t>
      </w:r>
      <w:r w:rsidR="0086279D" w:rsidRPr="00373A9F">
        <w:t xml:space="preserve"> or "&lt;&lt;enumeration&gt;&gt;".</w:t>
      </w:r>
    </w:p>
    <w:p w14:paraId="4CA93DC0" w14:textId="2607BA4C" w:rsidR="005B1242" w:rsidRPr="00CE25AF" w:rsidRDefault="005B1242" w:rsidP="005B1242">
      <w:pPr>
        <w:rPr>
          <w:lang w:val="en-US"/>
        </w:rPr>
      </w:pPr>
      <w:r w:rsidRPr="00CE25AF">
        <w:rPr>
          <w:lang w:val="en-US"/>
        </w:rPr>
        <w:t xml:space="preserve">In UML, the convention </w:t>
      </w:r>
      <w:r w:rsidR="00617967">
        <w:rPr>
          <w:lang w:val="en-US"/>
        </w:rPr>
        <w:t xml:space="preserve">is </w:t>
      </w:r>
      <w:r w:rsidRPr="00CE25AF">
        <w:rPr>
          <w:lang w:val="en-US"/>
        </w:rPr>
        <w:t>to name associations and aggregations in singular form. The multiplicity is to be taken into account to decide on whether there are none, a single</w:t>
      </w:r>
      <w:r w:rsidR="00617967">
        <w:rPr>
          <w:lang w:val="en-US"/>
        </w:rPr>
        <w:t>,</w:t>
      </w:r>
      <w:r w:rsidRPr="00CE25AF">
        <w:rPr>
          <w:lang w:val="en-US"/>
        </w:rPr>
        <w:t xml:space="preserve"> or several elements in the corresponding association or aggregation. </w:t>
      </w:r>
    </w:p>
    <w:p w14:paraId="293463E9" w14:textId="706B5AA4" w:rsidR="005B1242" w:rsidRPr="00CE25AF" w:rsidRDefault="00617967" w:rsidP="00373A9F">
      <w:pPr>
        <w:pStyle w:val="NOTE"/>
        <w:pBdr>
          <w:bottom w:val="single" w:sz="24" w:space="0" w:color="E5F0F7"/>
        </w:pBdr>
        <w:ind w:left="284" w:firstLine="0"/>
        <w:rPr>
          <w:lang w:val="en-US"/>
        </w:rPr>
      </w:pPr>
      <w:r>
        <w:rPr>
          <w:lang w:val="en-US"/>
        </w:rPr>
        <w:t xml:space="preserve">Note: </w:t>
      </w:r>
      <w:r w:rsidR="005B1242" w:rsidRPr="00CE25AF">
        <w:rPr>
          <w:lang w:val="en-US"/>
        </w:rPr>
        <w:t xml:space="preserve">a plural form of the name of attributes with cardinality &gt;=1 may be needed </w:t>
      </w:r>
      <w:r>
        <w:rPr>
          <w:lang w:val="en-US"/>
        </w:rPr>
        <w:t>in</w:t>
      </w:r>
      <w:r w:rsidRPr="00CE25AF">
        <w:rPr>
          <w:lang w:val="en-US"/>
        </w:rPr>
        <w:t xml:space="preserve"> some serializations </w:t>
      </w:r>
      <w:r w:rsidR="005B1242" w:rsidRPr="00CE25AF">
        <w:rPr>
          <w:lang w:val="en-US"/>
        </w:rPr>
        <w:t>(e.g. in JSON). In this case</w:t>
      </w:r>
      <w:r>
        <w:rPr>
          <w:lang w:val="en-US"/>
        </w:rPr>
        <w:t>, it is recommended t</w:t>
      </w:r>
      <w:r w:rsidR="005B1242" w:rsidRPr="00CE25AF">
        <w:rPr>
          <w:lang w:val="en-US"/>
        </w:rPr>
        <w:t xml:space="preserve">o add an "s". In case of resulting incorrect English (e.g. </w:t>
      </w:r>
      <w:proofErr w:type="spellStart"/>
      <w:r w:rsidR="005B1242" w:rsidRPr="00CE25AF">
        <w:rPr>
          <w:lang w:val="en-US"/>
        </w:rPr>
        <w:t>isCaseOf</w:t>
      </w:r>
      <w:proofErr w:type="spellEnd"/>
      <w:r w:rsidR="005B1242" w:rsidRPr="00CE25AF">
        <w:rPr>
          <w:lang w:val="en-US"/>
        </w:rPr>
        <w:t xml:space="preserve"> </w:t>
      </w:r>
      <w:r w:rsidR="005B1242" w:rsidRPr="00373A9F">
        <w:rPr>
          <w:lang w:val="en-US"/>
        </w:rPr>
        <w:sym w:font="Wingdings" w:char="F0E8"/>
      </w:r>
      <w:r w:rsidR="005B1242" w:rsidRPr="00CE25AF">
        <w:rPr>
          <w:lang w:val="en-US"/>
        </w:rPr>
        <w:t xml:space="preserve"> </w:t>
      </w:r>
      <w:proofErr w:type="spellStart"/>
      <w:r w:rsidR="005B1242" w:rsidRPr="00CE25AF">
        <w:rPr>
          <w:lang w:val="en-US"/>
        </w:rPr>
        <w:t>isCaseOfs</w:t>
      </w:r>
      <w:proofErr w:type="spellEnd"/>
      <w:r w:rsidR="005B1242" w:rsidRPr="00CE25AF">
        <w:rPr>
          <w:lang w:val="en-US"/>
        </w:rPr>
        <w:t>)</w:t>
      </w:r>
      <w:r>
        <w:rPr>
          <w:lang w:val="en-US"/>
        </w:rPr>
        <w:t>,</w:t>
      </w:r>
      <w:r w:rsidR="005B1242" w:rsidRPr="00CE25AF">
        <w:rPr>
          <w:lang w:val="en-US"/>
        </w:rPr>
        <w:t xml:space="preserve"> </w:t>
      </w:r>
      <w:r w:rsidR="00701DE5">
        <w:rPr>
          <w:lang w:val="en-US"/>
        </w:rPr>
        <w:t xml:space="preserve">it </w:t>
      </w:r>
      <w:r>
        <w:rPr>
          <w:lang w:val="en-US"/>
        </w:rPr>
        <w:t>must</w:t>
      </w:r>
      <w:r w:rsidR="00701DE5">
        <w:rPr>
          <w:lang w:val="en-US"/>
        </w:rPr>
        <w:t xml:space="preserve"> be</w:t>
      </w:r>
      <w:r>
        <w:rPr>
          <w:lang w:val="en-US"/>
        </w:rPr>
        <w:t xml:space="preserve"> </w:t>
      </w:r>
      <w:r w:rsidR="005B1242" w:rsidRPr="00CE25AF">
        <w:rPr>
          <w:lang w:val="en-US"/>
        </w:rPr>
        <w:t>deci</w:t>
      </w:r>
      <w:r>
        <w:rPr>
          <w:lang w:val="en-US"/>
        </w:rPr>
        <w:t>de</w:t>
      </w:r>
      <w:r w:rsidR="00701DE5">
        <w:rPr>
          <w:lang w:val="en-US"/>
        </w:rPr>
        <w:t>d</w:t>
      </w:r>
      <w:r w:rsidR="005B1242" w:rsidRPr="00CE25AF">
        <w:rPr>
          <w:lang w:val="en-US"/>
        </w:rPr>
        <w:t xml:space="preserve"> whether </w:t>
      </w:r>
      <w:r>
        <w:rPr>
          <w:lang w:val="en-US"/>
        </w:rPr>
        <w:t xml:space="preserve">or not </w:t>
      </w:r>
      <w:r w:rsidR="005B1242" w:rsidRPr="00CE25AF">
        <w:rPr>
          <w:lang w:val="en-US"/>
        </w:rPr>
        <w:t xml:space="preserve">to support </w:t>
      </w:r>
      <w:r>
        <w:rPr>
          <w:lang w:val="en-US"/>
        </w:rPr>
        <w:t xml:space="preserve">such </w:t>
      </w:r>
      <w:r w:rsidR="005B1242" w:rsidRPr="00CE25AF">
        <w:rPr>
          <w:lang w:val="en-US"/>
        </w:rPr>
        <w:t>exceptions.</w:t>
      </w:r>
    </w:p>
    <w:p w14:paraId="2EF49447" w14:textId="7905CCA7" w:rsidR="00771144" w:rsidRPr="00373A9F" w:rsidRDefault="00771144" w:rsidP="004D3EEC">
      <w:pPr>
        <w:pStyle w:val="Anhang2"/>
      </w:pPr>
      <w:bookmarkStart w:id="5255" w:name="_Ref116665946"/>
      <w:bookmarkStart w:id="5256" w:name="_Toc125227960"/>
      <w:bookmarkStart w:id="5257" w:name="_Toc125537747"/>
      <w:r w:rsidRPr="00373A9F">
        <w:t>Templates, Inheritance, Qualifiers</w:t>
      </w:r>
      <w:r w:rsidR="002A022C" w:rsidRPr="00CE25AF">
        <w:t>,</w:t>
      </w:r>
      <w:r w:rsidRPr="00373A9F">
        <w:t xml:space="preserve"> and Categories</w:t>
      </w:r>
      <w:bookmarkEnd w:id="5255"/>
      <w:bookmarkEnd w:id="5256"/>
      <w:bookmarkEnd w:id="5257"/>
    </w:p>
    <w:p w14:paraId="77E93E55" w14:textId="7568DE65" w:rsidR="00771144" w:rsidRPr="00CE25AF" w:rsidRDefault="00771144" w:rsidP="00771144">
      <w:pPr>
        <w:rPr>
          <w:lang w:val="en-US"/>
        </w:rPr>
      </w:pPr>
      <w:r w:rsidRPr="00CE25AF">
        <w:rPr>
          <w:lang w:val="en-US"/>
        </w:rPr>
        <w:t>At first glance</w:t>
      </w:r>
      <w:r w:rsidR="00441624">
        <w:rPr>
          <w:lang w:val="en-US"/>
        </w:rPr>
        <w:t xml:space="preserve">, </w:t>
      </w:r>
      <w:r w:rsidRPr="00CE25AF">
        <w:rPr>
          <w:lang w:val="en-US"/>
        </w:rPr>
        <w:t xml:space="preserve">there seems to be some overlapping </w:t>
      </w:r>
      <w:r w:rsidR="00441624">
        <w:rPr>
          <w:lang w:val="en-US"/>
        </w:rPr>
        <w:t>within</w:t>
      </w:r>
      <w:r w:rsidRPr="00CE25AF">
        <w:rPr>
          <w:lang w:val="en-US"/>
        </w:rPr>
        <w:t xml:space="preserve"> the concept</w:t>
      </w:r>
      <w:r w:rsidR="00441624">
        <w:rPr>
          <w:lang w:val="en-US"/>
        </w:rPr>
        <w:t>s</w:t>
      </w:r>
      <w:r w:rsidRPr="00CE25AF">
        <w:rPr>
          <w:lang w:val="en-US"/>
        </w:rPr>
        <w:t xml:space="preserve"> of data specification templates, extensions, inheritance, qualifiers</w:t>
      </w:r>
      <w:r w:rsidR="00441624">
        <w:rPr>
          <w:lang w:val="en-US"/>
        </w:rPr>
        <w:t>,</w:t>
      </w:r>
      <w:r w:rsidRPr="00CE25AF">
        <w:rPr>
          <w:lang w:val="en-US"/>
        </w:rPr>
        <w:t xml:space="preserve"> and categories introduced in the metamodel. </w:t>
      </w:r>
      <w:r w:rsidR="00441624">
        <w:rPr>
          <w:lang w:val="en-US"/>
        </w:rPr>
        <w:t xml:space="preserve">This </w:t>
      </w:r>
      <w:r w:rsidRPr="00CE25AF">
        <w:rPr>
          <w:lang w:val="en-US"/>
        </w:rPr>
        <w:t xml:space="preserve">clause </w:t>
      </w:r>
      <w:r w:rsidR="00441624">
        <w:rPr>
          <w:lang w:val="en-US"/>
        </w:rPr>
        <w:t xml:space="preserve">explains </w:t>
      </w:r>
      <w:r w:rsidRPr="00CE25AF">
        <w:rPr>
          <w:lang w:val="en-US"/>
        </w:rPr>
        <w:t xml:space="preserve">the commonalities and </w:t>
      </w:r>
      <w:r w:rsidR="00441624" w:rsidRPr="00CE25AF">
        <w:rPr>
          <w:lang w:val="en-US"/>
        </w:rPr>
        <w:t>differences</w:t>
      </w:r>
      <w:r w:rsidR="00441624">
        <w:rPr>
          <w:lang w:val="en-US"/>
        </w:rPr>
        <w:t xml:space="preserve"> and gives hints for </w:t>
      </w:r>
      <w:r w:rsidRPr="00CE25AF">
        <w:rPr>
          <w:lang w:val="en-US"/>
        </w:rPr>
        <w:t>good practices.</w:t>
      </w:r>
    </w:p>
    <w:p w14:paraId="4A093B37" w14:textId="42F5D52E" w:rsidR="00771144" w:rsidRPr="00373A9F" w:rsidRDefault="00771144" w:rsidP="00771144">
      <w:pPr>
        <w:rPr>
          <w:lang w:val="en-US"/>
        </w:rPr>
      </w:pPr>
      <w:r w:rsidRPr="00CE25AF">
        <w:rPr>
          <w:lang w:val="en-US"/>
        </w:rPr>
        <w:t>In general</w:t>
      </w:r>
      <w:r w:rsidR="00441624">
        <w:rPr>
          <w:lang w:val="en-US"/>
        </w:rPr>
        <w:t>, an</w:t>
      </w:r>
      <w:r w:rsidRPr="00CE25AF">
        <w:rPr>
          <w:lang w:val="en-US"/>
        </w:rPr>
        <w:t xml:space="preserve"> extension of the metamodel by inheritance is foreseen. </w:t>
      </w:r>
      <w:r w:rsidR="00441624">
        <w:rPr>
          <w:lang w:val="en-US"/>
        </w:rPr>
        <w:t>T</w:t>
      </w:r>
      <w:r w:rsidRPr="00CE25AF">
        <w:rPr>
          <w:lang w:val="en-US"/>
        </w:rPr>
        <w:t>emplates</w:t>
      </w:r>
      <w:r w:rsidRPr="00373A9F">
        <w:rPr>
          <w:lang w:val="en-US"/>
        </w:rPr>
        <w:t xml:space="preserve"> might </w:t>
      </w:r>
      <w:r w:rsidR="00441624">
        <w:rPr>
          <w:lang w:val="en-US"/>
        </w:rPr>
        <w:t xml:space="preserve">also </w:t>
      </w:r>
      <w:r w:rsidRPr="00373A9F">
        <w:rPr>
          <w:lang w:val="en-US"/>
        </w:rPr>
        <w:t>be used</w:t>
      </w:r>
      <w:r w:rsidR="00441624">
        <w:rPr>
          <w:lang w:val="en-US"/>
        </w:rPr>
        <w:t xml:space="preserve"> as alternatives</w:t>
      </w:r>
      <w:r w:rsidRPr="00373A9F">
        <w:rPr>
          <w:lang w:val="en-US"/>
        </w:rPr>
        <w:t>.</w:t>
      </w:r>
    </w:p>
    <w:p w14:paraId="5F317C07" w14:textId="3462B0F4" w:rsidR="00771144" w:rsidRPr="00CE25AF" w:rsidRDefault="00771144" w:rsidP="00771144">
      <w:pPr>
        <w:pStyle w:val="Spiegelstriche"/>
        <w:rPr>
          <w:lang w:val="en-US"/>
        </w:rPr>
      </w:pPr>
      <w:r w:rsidRPr="00CE25AF">
        <w:rPr>
          <w:lang w:val="en-US"/>
        </w:rPr>
        <w:t>Extensions can be used to add proprietary and/or temporary information to an element. Extensions do not support interoperability. They can be used as work-around for missing properties in the standard. In this case</w:t>
      </w:r>
      <w:r w:rsidR="00441624">
        <w:rPr>
          <w:lang w:val="en-US"/>
        </w:rPr>
        <w:t>,</w:t>
      </w:r>
      <w:r w:rsidRPr="00CE25AF">
        <w:rPr>
          <w:lang w:val="en-US"/>
        </w:rPr>
        <w:t xml:space="preserve"> the same extensions are attache</w:t>
      </w:r>
      <w:r w:rsidR="00441624">
        <w:rPr>
          <w:lang w:val="en-US"/>
        </w:rPr>
        <w:t>d</w:t>
      </w:r>
      <w:r w:rsidRPr="00CE25AF">
        <w:rPr>
          <w:lang w:val="en-US"/>
        </w:rPr>
        <w:t xml:space="preserve"> to all elements of a specific class (e.g. to </w:t>
      </w:r>
      <w:r w:rsidR="00441624">
        <w:rPr>
          <w:lang w:val="en-US"/>
        </w:rPr>
        <w:t>p</w:t>
      </w:r>
      <w:r w:rsidRPr="00CE25AF">
        <w:rPr>
          <w:lang w:val="en-US"/>
        </w:rPr>
        <w:t>roperties). However, in general</w:t>
      </w:r>
      <w:r w:rsidR="00441624">
        <w:rPr>
          <w:lang w:val="en-US"/>
        </w:rPr>
        <w:t>,</w:t>
      </w:r>
      <w:r w:rsidRPr="00CE25AF">
        <w:rPr>
          <w:lang w:val="en-US"/>
        </w:rPr>
        <w:t xml:space="preserve"> extensions can be attached in a quite arbitrary way. Properties are defined in a predefined way as key values pairs (</w:t>
      </w:r>
      <w:r w:rsidR="00441624" w:rsidRPr="00CE25AF">
        <w:rPr>
          <w:lang w:val="en-US"/>
        </w:rPr>
        <w:t xml:space="preserve">in this case </w:t>
      </w:r>
      <w:r w:rsidRPr="00CE25AF">
        <w:rPr>
          <w:lang w:val="en-US"/>
        </w:rPr>
        <w:t>key</w:t>
      </w:r>
      <w:r w:rsidR="00441624">
        <w:rPr>
          <w:lang w:val="en-US"/>
        </w:rPr>
        <w:t>s</w:t>
      </w:r>
      <w:r w:rsidRPr="00CE25AF">
        <w:rPr>
          <w:lang w:val="en-US"/>
        </w:rPr>
        <w:t xml:space="preserve"> named "name").</w:t>
      </w:r>
    </w:p>
    <w:p w14:paraId="08700A96" w14:textId="4F9C2F32" w:rsidR="00771144" w:rsidRPr="00CE25AF" w:rsidRDefault="00441624" w:rsidP="00771144">
      <w:pPr>
        <w:pStyle w:val="Spiegelstriche"/>
        <w:rPr>
          <w:lang w:val="en-US"/>
        </w:rPr>
      </w:pPr>
      <w:r>
        <w:rPr>
          <w:lang w:val="en-US"/>
        </w:rPr>
        <w:t>In contrast to extensions, t</w:t>
      </w:r>
      <w:r w:rsidR="00771144" w:rsidRPr="00CE25AF">
        <w:rPr>
          <w:lang w:val="en-US"/>
        </w:rPr>
        <w:t xml:space="preserve">emplates </w:t>
      </w:r>
      <w:r>
        <w:rPr>
          <w:lang w:val="en-US"/>
        </w:rPr>
        <w:t>ai</w:t>
      </w:r>
      <w:r w:rsidR="00771144" w:rsidRPr="00CE25AF">
        <w:rPr>
          <w:lang w:val="en-US"/>
        </w:rPr>
        <w:t xml:space="preserve">m </w:t>
      </w:r>
      <w:r>
        <w:rPr>
          <w:lang w:val="en-US"/>
        </w:rPr>
        <w:t xml:space="preserve">at enabling </w:t>
      </w:r>
      <w:r w:rsidR="00771144" w:rsidRPr="00CE25AF">
        <w:rPr>
          <w:lang w:val="en-US"/>
        </w:rPr>
        <w:t xml:space="preserve">interoperability between the partners that agree on the template. </w:t>
      </w:r>
      <w:r w:rsidR="00FB4CC3" w:rsidRPr="00CE25AF">
        <w:rPr>
          <w:lang w:val="en-US"/>
        </w:rPr>
        <w:t xml:space="preserve">A template defines a set of attributes, each </w:t>
      </w:r>
      <w:r>
        <w:rPr>
          <w:lang w:val="en-US"/>
        </w:rPr>
        <w:t xml:space="preserve">of them with </w:t>
      </w:r>
      <w:r w:rsidR="00FB4CC3" w:rsidRPr="00CE25AF">
        <w:rPr>
          <w:lang w:val="en-US"/>
        </w:rPr>
        <w:t xml:space="preserve">clear semantics. This set of attributes corresponds to a (sub-)schema. </w:t>
      </w:r>
      <w:r w:rsidR="00771144" w:rsidRPr="00CE25AF">
        <w:rPr>
          <w:lang w:val="en-US"/>
        </w:rPr>
        <w:t xml:space="preserve">Templates should only be used if different instances of the class follow </w:t>
      </w:r>
      <w:r w:rsidR="00771144" w:rsidRPr="00CE25AF">
        <w:rPr>
          <w:lang w:val="en-US"/>
        </w:rPr>
        <w:lastRenderedPageBreak/>
        <w:t>different schemas and the templates for the schemas are not known at design time of the metamodel. Templates might also be used if the overall metamodel is not yet stable enough or a tool support</w:t>
      </w:r>
      <w:r>
        <w:rPr>
          <w:lang w:val="en-US"/>
        </w:rPr>
        <w:t>s</w:t>
      </w:r>
      <w:r w:rsidR="00771144" w:rsidRPr="00CE25AF">
        <w:rPr>
          <w:lang w:val="en-US"/>
        </w:rPr>
        <w:t xml:space="preserve"> templates but not (yet) the complete metamodel. Typically, all instances of a specific class </w:t>
      </w:r>
      <w:r>
        <w:rPr>
          <w:lang w:val="en-US"/>
        </w:rPr>
        <w:t>with t</w:t>
      </w:r>
      <w:r w:rsidR="00771144" w:rsidRPr="00CE25AF">
        <w:rPr>
          <w:lang w:val="en-US"/>
        </w:rPr>
        <w:t xml:space="preserve">he same category provide the same attribute values </w:t>
      </w:r>
      <w:r w:rsidR="00771144" w:rsidRPr="006C5C0E">
        <w:rPr>
          <w:lang w:val="en-US"/>
        </w:rPr>
        <w:t>conformant to</w:t>
      </w:r>
      <w:r w:rsidR="00771144" w:rsidRPr="00CE25AF">
        <w:rPr>
          <w:lang w:val="en-US"/>
        </w:rPr>
        <w:t xml:space="preserve"> the template. In contrast to extensions</w:t>
      </w:r>
      <w:r>
        <w:rPr>
          <w:lang w:val="en-US"/>
        </w:rPr>
        <w:t>,</w:t>
      </w:r>
      <w:r w:rsidR="00771144" w:rsidRPr="00CE25AF">
        <w:rPr>
          <w:lang w:val="en-US"/>
        </w:rPr>
        <w:t xml:space="preserve"> the attributes in the template have speaking names.</w:t>
      </w:r>
    </w:p>
    <w:p w14:paraId="135A5AB4" w14:textId="03B97EF2" w:rsidR="008D7339" w:rsidRPr="00CE25AF" w:rsidRDefault="0035458B" w:rsidP="00C72010">
      <w:pPr>
        <w:pStyle w:val="NOTE"/>
        <w:rPr>
          <w:lang w:val="en-US"/>
        </w:rPr>
      </w:pPr>
      <w:r w:rsidRPr="00CE25AF">
        <w:rPr>
          <w:lang w:val="en-US"/>
        </w:rPr>
        <w:t>Note: c</w:t>
      </w:r>
      <w:r w:rsidR="008D7339" w:rsidRPr="00CE25AF">
        <w:rPr>
          <w:lang w:val="en-US"/>
        </w:rPr>
        <w:t>ategories are deprecated and should no</w:t>
      </w:r>
      <w:r w:rsidRPr="00CE25AF">
        <w:rPr>
          <w:lang w:val="en-US"/>
        </w:rPr>
        <w:t xml:space="preserve"> longer</w:t>
      </w:r>
      <w:r w:rsidR="008D7339" w:rsidRPr="00CE25AF">
        <w:rPr>
          <w:lang w:val="en-US"/>
        </w:rPr>
        <w:t xml:space="preserve"> be used.</w:t>
      </w:r>
    </w:p>
    <w:p w14:paraId="4D52E180" w14:textId="7C4E518B" w:rsidR="00771144" w:rsidRPr="00CE25AF" w:rsidRDefault="00006A4B" w:rsidP="00771144">
      <w:pPr>
        <w:pStyle w:val="Spiegelstriche"/>
        <w:rPr>
          <w:lang w:val="en-US"/>
        </w:rPr>
      </w:pPr>
      <w:r w:rsidRPr="00CE25AF">
        <w:rPr>
          <w:lang w:val="en-US"/>
        </w:rPr>
        <w:t>However</w:t>
      </w:r>
      <w:r w:rsidR="00441624">
        <w:rPr>
          <w:lang w:val="en-US"/>
        </w:rPr>
        <w:t>,</w:t>
      </w:r>
      <w:r w:rsidR="00771144" w:rsidRPr="00CE25AF">
        <w:rPr>
          <w:lang w:val="en-US"/>
        </w:rPr>
        <w:t xml:space="preserve"> when using non-standardized proprietary data specification templates</w:t>
      </w:r>
      <w:r w:rsidR="00441624">
        <w:rPr>
          <w:lang w:val="en-US"/>
        </w:rPr>
        <w:t>,</w:t>
      </w:r>
      <w:r w:rsidR="00771144" w:rsidRPr="00CE25AF">
        <w:rPr>
          <w:lang w:val="en-US"/>
        </w:rPr>
        <w:t xml:space="preserve"> interoperability cannot be ensured and thus should be avoided whenever possible.</w:t>
      </w:r>
    </w:p>
    <w:p w14:paraId="7FA1D080" w14:textId="7FC5CAD8" w:rsidR="00771144" w:rsidRPr="00CE25AF" w:rsidRDefault="00771144" w:rsidP="00771144">
      <w:pPr>
        <w:pStyle w:val="Spiegelstriche"/>
        <w:rPr>
          <w:lang w:val="en-US"/>
        </w:rPr>
      </w:pPr>
      <w:r w:rsidRPr="00CE25AF">
        <w:rPr>
          <w:lang w:val="en-US"/>
        </w:rPr>
        <w:t>In case all instances of a class follow the same schema</w:t>
      </w:r>
      <w:r w:rsidR="00441624">
        <w:rPr>
          <w:lang w:val="en-US"/>
        </w:rPr>
        <w:t xml:space="preserve">, </w:t>
      </w:r>
      <w:r w:rsidRPr="00CE25AF">
        <w:rPr>
          <w:lang w:val="en-US"/>
        </w:rPr>
        <w:t>inheritance and/or categories should be used.</w:t>
      </w:r>
    </w:p>
    <w:p w14:paraId="7DC8B901" w14:textId="1AB30EA4" w:rsidR="00771144" w:rsidRPr="00CE25AF" w:rsidRDefault="00771144" w:rsidP="00771144">
      <w:pPr>
        <w:pStyle w:val="Spiegelstriche"/>
        <w:rPr>
          <w:lang w:val="en-US"/>
        </w:rPr>
      </w:pPr>
      <w:r w:rsidRPr="00CE25AF">
        <w:rPr>
          <w:lang w:val="en-US"/>
        </w:rPr>
        <w:t xml:space="preserve">Categories can be used if all instances of a class follow the same schema but have different constraints depending on </w:t>
      </w:r>
      <w:r w:rsidR="00441624">
        <w:rPr>
          <w:lang w:val="en-US"/>
        </w:rPr>
        <w:t>their</w:t>
      </w:r>
      <w:r w:rsidRPr="00CE25AF">
        <w:rPr>
          <w:lang w:val="en-US"/>
        </w:rPr>
        <w:t xml:space="preserve"> category. Such a constraint might specify that an optional attribute is mandatory for this category (like the unit that is mandatory for properties representing physical values). Realizing the same via inheritance would lead to multiple inheritance</w:t>
      </w:r>
      <w:r w:rsidR="00441624">
        <w:rPr>
          <w:lang w:val="en-US"/>
        </w:rPr>
        <w:t xml:space="preserve"> – a state that is to be avoided</w:t>
      </w:r>
      <w:r w:rsidRPr="00373A9F">
        <w:rPr>
          <w:rStyle w:val="FootnoteReference"/>
          <w:lang w:val="en-US"/>
        </w:rPr>
        <w:footnoteReference w:id="48"/>
      </w:r>
      <w:r w:rsidRPr="00CE25AF">
        <w:rPr>
          <w:lang w:val="en-US"/>
        </w:rPr>
        <w:t>.</w:t>
      </w:r>
      <w:r w:rsidR="008D7339" w:rsidRPr="00CE25AF">
        <w:rPr>
          <w:lang w:val="en-US"/>
        </w:rPr>
        <w:t xml:space="preserve"> </w:t>
      </w:r>
    </w:p>
    <w:p w14:paraId="772DA7EC" w14:textId="784D0F06" w:rsidR="008D7339" w:rsidRPr="00CE25AF" w:rsidRDefault="0035458B" w:rsidP="00C72010">
      <w:pPr>
        <w:pStyle w:val="NOTE"/>
        <w:rPr>
          <w:lang w:val="en-US"/>
        </w:rPr>
      </w:pPr>
      <w:r w:rsidRPr="00CE25AF">
        <w:rPr>
          <w:lang w:val="en-US"/>
        </w:rPr>
        <w:t>Note: c</w:t>
      </w:r>
      <w:r w:rsidR="008D7339" w:rsidRPr="00CE25AF">
        <w:rPr>
          <w:lang w:val="en-US"/>
        </w:rPr>
        <w:t>ategories are deprecated and should no</w:t>
      </w:r>
      <w:r w:rsidRPr="00CE25AF">
        <w:rPr>
          <w:lang w:val="en-US"/>
        </w:rPr>
        <w:t xml:space="preserve"> longer</w:t>
      </w:r>
      <w:r w:rsidR="008D7339" w:rsidRPr="00CE25AF">
        <w:rPr>
          <w:lang w:val="en-US"/>
        </w:rPr>
        <w:t xml:space="preserve"> be used.</w:t>
      </w:r>
    </w:p>
    <w:p w14:paraId="186E5AF8" w14:textId="323C3358" w:rsidR="00771144" w:rsidRPr="00CE25AF" w:rsidRDefault="00771144" w:rsidP="00771144">
      <w:pPr>
        <w:pStyle w:val="Spiegelstriche"/>
        <w:rPr>
          <w:lang w:val="en-US"/>
        </w:rPr>
      </w:pPr>
      <w:r w:rsidRPr="00CE25AF">
        <w:rPr>
          <w:lang w:val="en-US"/>
        </w:rPr>
        <w:t xml:space="preserve">Qualifiers are used if the structure and </w:t>
      </w:r>
      <w:r w:rsidR="00FB4CC3" w:rsidRPr="00CE25AF">
        <w:rPr>
          <w:lang w:val="en-US"/>
        </w:rPr>
        <w:t>the</w:t>
      </w:r>
      <w:r w:rsidRPr="00CE25AF">
        <w:rPr>
          <w:lang w:val="en-US"/>
        </w:rPr>
        <w:t xml:space="preserve"> semantics of the element is the same independent of its qualifiers. </w:t>
      </w:r>
      <w:r w:rsidR="00441624">
        <w:rPr>
          <w:lang w:val="en-US"/>
        </w:rPr>
        <w:t xml:space="preserve">Only </w:t>
      </w:r>
      <w:r w:rsidRPr="00CE25AF">
        <w:rPr>
          <w:lang w:val="en-US"/>
        </w:rPr>
        <w:t>the quality or the meaning of the value for the element differs.</w:t>
      </w:r>
    </w:p>
    <w:p w14:paraId="5B48DAD4" w14:textId="162084D9" w:rsidR="00FB4CC3" w:rsidRPr="00CE25AF" w:rsidRDefault="00FB4CC3" w:rsidP="00771144">
      <w:pPr>
        <w:pStyle w:val="Spiegelstriche"/>
        <w:rPr>
          <w:lang w:val="en-US"/>
        </w:rPr>
      </w:pPr>
      <w:r w:rsidRPr="00CE25AF">
        <w:rPr>
          <w:lang w:val="en-US"/>
        </w:rPr>
        <w:t xml:space="preserve">Value </w:t>
      </w:r>
      <w:r w:rsidR="00441624">
        <w:rPr>
          <w:lang w:val="en-US"/>
        </w:rPr>
        <w:t>q</w:t>
      </w:r>
      <w:r w:rsidRPr="00CE25AF">
        <w:rPr>
          <w:lang w:val="en-US"/>
        </w:rPr>
        <w:t xml:space="preserve">ualifiers are used if </w:t>
      </w:r>
      <w:r w:rsidR="00441624">
        <w:rPr>
          <w:lang w:val="en-US"/>
        </w:rPr>
        <w:t xml:space="preserve">only the quantity but not </w:t>
      </w:r>
      <w:r w:rsidRPr="00CE25AF">
        <w:rPr>
          <w:lang w:val="en-US"/>
        </w:rPr>
        <w:t xml:space="preserve">the semantics of the value </w:t>
      </w:r>
      <w:r w:rsidR="00441624">
        <w:rPr>
          <w:lang w:val="en-US"/>
        </w:rPr>
        <w:t>changes</w:t>
      </w:r>
      <w:r w:rsidRPr="00CE25AF">
        <w:rPr>
          <w:lang w:val="en-US"/>
        </w:rPr>
        <w:t>. Depending on the application</w:t>
      </w:r>
      <w:r w:rsidR="00441624">
        <w:rPr>
          <w:lang w:val="en-US"/>
        </w:rPr>
        <w:t xml:space="preserve">, either </w:t>
      </w:r>
      <w:r w:rsidRPr="00CE25AF">
        <w:rPr>
          <w:lang w:val="en-US"/>
        </w:rPr>
        <w:t xml:space="preserve">both value and qualifier define the "real" semantics </w:t>
      </w:r>
      <w:r w:rsidR="00441624" w:rsidRPr="00CE25AF">
        <w:rPr>
          <w:lang w:val="en-US"/>
        </w:rPr>
        <w:t>together</w:t>
      </w:r>
      <w:r w:rsidR="00441624">
        <w:rPr>
          <w:lang w:val="en-US"/>
        </w:rPr>
        <w:t>,</w:t>
      </w:r>
      <w:r w:rsidR="00441624" w:rsidRPr="00CE25AF">
        <w:rPr>
          <w:lang w:val="en-US"/>
        </w:rPr>
        <w:t xml:space="preserve"> </w:t>
      </w:r>
      <w:r w:rsidRPr="00CE25AF">
        <w:rPr>
          <w:lang w:val="en-US"/>
        </w:rPr>
        <w:t xml:space="preserve">or the qualifier is not really relevant and is ignored by the application. Example: </w:t>
      </w:r>
      <w:r w:rsidR="00441624">
        <w:rPr>
          <w:lang w:val="en-US"/>
        </w:rPr>
        <w:t>t</w:t>
      </w:r>
      <w:r w:rsidRPr="00CE25AF">
        <w:rPr>
          <w:lang w:val="en-US"/>
        </w:rPr>
        <w:t>he actual temperature might be good enough for non-</w:t>
      </w:r>
      <w:r w:rsidR="006164F9" w:rsidRPr="00CE25AF">
        <w:rPr>
          <w:lang w:val="en-US"/>
        </w:rPr>
        <w:t>critical</w:t>
      </w:r>
      <w:r w:rsidRPr="00CE25AF">
        <w:rPr>
          <w:lang w:val="en-US"/>
        </w:rPr>
        <w:t xml:space="preserve"> visualization of trends, independ</w:t>
      </w:r>
      <w:r w:rsidR="006164F9" w:rsidRPr="00CE25AF">
        <w:rPr>
          <w:lang w:val="en-US"/>
        </w:rPr>
        <w:t>ent</w:t>
      </w:r>
      <w:r w:rsidRPr="00CE25AF">
        <w:rPr>
          <w:lang w:val="en-US"/>
        </w:rPr>
        <w:t xml:space="preserve"> of whether the temperature is measured or just estimated (qualifier would denote: measured or estimated).</w:t>
      </w:r>
    </w:p>
    <w:p w14:paraId="07596CC5" w14:textId="74D1F7F4" w:rsidR="00FB4CC3" w:rsidRPr="00CE25AF" w:rsidRDefault="00FB4CC3" w:rsidP="00771144">
      <w:pPr>
        <w:pStyle w:val="Spiegelstriche"/>
        <w:rPr>
          <w:lang w:val="en-US"/>
        </w:rPr>
      </w:pPr>
      <w:r w:rsidRPr="00CE25AF">
        <w:rPr>
          <w:lang w:val="en-US"/>
        </w:rPr>
        <w:t xml:space="preserve">Concept </w:t>
      </w:r>
      <w:r w:rsidR="00441624">
        <w:rPr>
          <w:lang w:val="en-US"/>
        </w:rPr>
        <w:t>q</w:t>
      </w:r>
      <w:r w:rsidRPr="00CE25AF">
        <w:rPr>
          <w:lang w:val="en-US"/>
        </w:rPr>
        <w:t xml:space="preserve">ualifiers are used to avoid </w:t>
      </w:r>
      <w:r w:rsidR="006164F9" w:rsidRPr="00CE25AF">
        <w:rPr>
          <w:lang w:val="en-US"/>
        </w:rPr>
        <w:t>multiplying</w:t>
      </w:r>
      <w:r w:rsidRPr="00CE25AF">
        <w:rPr>
          <w:lang w:val="en-US"/>
        </w:rPr>
        <w:t xml:space="preserve"> existing semantically clearly defined concepts with the corresponding qualifier information, e.g. life cycle.</w:t>
      </w:r>
    </w:p>
    <w:p w14:paraId="27134B17" w14:textId="2E6E51D3" w:rsidR="00FB4CC3" w:rsidRPr="00CE25AF" w:rsidRDefault="00FB4CC3" w:rsidP="00771144">
      <w:pPr>
        <w:pStyle w:val="Spiegelstriche"/>
        <w:rPr>
          <w:lang w:val="en-US"/>
        </w:rPr>
      </w:pPr>
      <w:r w:rsidRPr="00CE25AF">
        <w:rPr>
          <w:lang w:val="en-US"/>
        </w:rPr>
        <w:t xml:space="preserve">Template </w:t>
      </w:r>
      <w:r w:rsidR="00441624">
        <w:rPr>
          <w:lang w:val="en-US"/>
        </w:rPr>
        <w:t>q</w:t>
      </w:r>
      <w:r w:rsidRPr="00CE25AF">
        <w:rPr>
          <w:lang w:val="en-US"/>
        </w:rPr>
        <w:t xml:space="preserve">ualifiers are used to guide the creation and validation of element instances. </w:t>
      </w:r>
    </w:p>
    <w:p w14:paraId="6A41D3B4" w14:textId="0D4B3F08" w:rsidR="00B8481B" w:rsidRPr="00373A9F" w:rsidRDefault="00B8481B" w:rsidP="004D3EEC">
      <w:pPr>
        <w:pStyle w:val="Anhang2"/>
      </w:pPr>
      <w:bookmarkStart w:id="5258" w:name="_Toc125227961"/>
      <w:bookmarkStart w:id="5259" w:name="_Toc125537748"/>
      <w:r w:rsidRPr="00373A9F">
        <w:t xml:space="preserve">Notes to </w:t>
      </w:r>
      <w:r w:rsidR="00161754" w:rsidRPr="00373A9F">
        <w:t>G</w:t>
      </w:r>
      <w:r w:rsidRPr="00373A9F">
        <w:t xml:space="preserve">raphical </w:t>
      </w:r>
      <w:r w:rsidR="00CE7470" w:rsidRPr="00373A9F">
        <w:t xml:space="preserve">UML </w:t>
      </w:r>
      <w:r w:rsidR="00161754" w:rsidRPr="00373A9F">
        <w:t>R</w:t>
      </w:r>
      <w:r w:rsidRPr="00373A9F">
        <w:t>epresentation</w:t>
      </w:r>
      <w:bookmarkEnd w:id="5252"/>
      <w:bookmarkEnd w:id="5253"/>
      <w:bookmarkEnd w:id="5254"/>
      <w:bookmarkEnd w:id="5258"/>
      <w:bookmarkEnd w:id="5259"/>
    </w:p>
    <w:p w14:paraId="7A63956D" w14:textId="01372847" w:rsidR="00B8481B" w:rsidRPr="00CE25AF" w:rsidRDefault="0062751B" w:rsidP="00B8481B">
      <w:pPr>
        <w:rPr>
          <w:lang w:val="en-US"/>
        </w:rPr>
      </w:pPr>
      <w:bookmarkStart w:id="5260" w:name="_Toc531024158"/>
      <w:r>
        <w:rPr>
          <w:lang w:val="en-US"/>
        </w:rPr>
        <w:t>S</w:t>
      </w:r>
      <w:r w:rsidR="00B8481B" w:rsidRPr="00CE25AF">
        <w:rPr>
          <w:lang w:val="en-US"/>
        </w:rPr>
        <w:t xml:space="preserve">pecific graphical </w:t>
      </w:r>
      <w:r w:rsidR="00713AB3" w:rsidRPr="00CE25AF">
        <w:rPr>
          <w:lang w:val="en-US"/>
        </w:rPr>
        <w:t>modelling</w:t>
      </w:r>
      <w:r w:rsidR="00B8481B" w:rsidRPr="00CE25AF">
        <w:rPr>
          <w:lang w:val="en-US"/>
        </w:rPr>
        <w:t xml:space="preserve"> rules</w:t>
      </w:r>
      <w:r w:rsidR="002A022C" w:rsidRPr="00CE25AF">
        <w:rPr>
          <w:lang w:val="en-US"/>
        </w:rPr>
        <w:t>, which are</w:t>
      </w:r>
      <w:r w:rsidR="00B8481B" w:rsidRPr="00CE25AF">
        <w:rPr>
          <w:lang w:val="en-US"/>
        </w:rPr>
        <w:t xml:space="preserve"> used in this specification</w:t>
      </w:r>
      <w:r w:rsidR="002A022C" w:rsidRPr="00CE25AF">
        <w:rPr>
          <w:lang w:val="en-US"/>
        </w:rPr>
        <w:t xml:space="preserve"> but not included in this form,</w:t>
      </w:r>
      <w:r w:rsidR="00B8481B" w:rsidRPr="00CE25AF">
        <w:rPr>
          <w:lang w:val="en-US"/>
        </w:rPr>
        <w:t xml:space="preserve"> are explained</w:t>
      </w:r>
      <w:r>
        <w:rPr>
          <w:lang w:val="en-US"/>
        </w:rPr>
        <w:t xml:space="preserve"> below</w:t>
      </w:r>
      <w:r w:rsidR="00B8481B" w:rsidRPr="00CE25AF">
        <w:rPr>
          <w:lang w:val="en-US"/>
        </w:rPr>
        <w:t xml:space="preserve"> </w:t>
      </w:r>
      <w:r w:rsidR="00B8481B" w:rsidRPr="00373A9F">
        <w:rPr>
          <w:lang w:val="en-US"/>
        </w:rPr>
        <w:fldChar w:fldCharType="begin"/>
      </w:r>
      <w:r w:rsidR="00B8481B" w:rsidRPr="00CE25AF">
        <w:rPr>
          <w:lang w:val="en-US"/>
        </w:rPr>
        <w:instrText xml:space="preserve"> REF OMGUML_47 \h </w:instrText>
      </w:r>
      <w:r w:rsidR="00B8481B" w:rsidRPr="00373A9F">
        <w:rPr>
          <w:lang w:val="en-US"/>
        </w:rPr>
      </w:r>
      <w:r w:rsidR="00B8481B" w:rsidRPr="00373A9F">
        <w:rPr>
          <w:lang w:val="en-US"/>
        </w:rPr>
        <w:fldChar w:fldCharType="separate"/>
      </w:r>
      <w:r w:rsidR="00F511DE" w:rsidRPr="00CE25AF">
        <w:rPr>
          <w:lang w:val="en-US"/>
        </w:rPr>
        <w:t>[35]</w:t>
      </w:r>
      <w:r w:rsidR="00B8481B" w:rsidRPr="00373A9F">
        <w:rPr>
          <w:lang w:val="en-US"/>
        </w:rPr>
        <w:fldChar w:fldCharType="end"/>
      </w:r>
      <w:r w:rsidR="00B8481B" w:rsidRPr="00CE25AF">
        <w:rPr>
          <w:lang w:val="en-US"/>
        </w:rPr>
        <w:t>.</w:t>
      </w:r>
    </w:p>
    <w:p w14:paraId="59686C29" w14:textId="5C5EA785" w:rsidR="00B8481B" w:rsidRPr="00CE25AF" w:rsidRDefault="00B8481B" w:rsidP="00B8481B">
      <w:pPr>
        <w:rPr>
          <w:lang w:val="en-US"/>
        </w:rPr>
      </w:pPr>
      <w:r w:rsidRPr="00373A9F">
        <w:rPr>
          <w:lang w:val="en-US"/>
        </w:rPr>
        <w:fldChar w:fldCharType="begin"/>
      </w:r>
      <w:r w:rsidRPr="00CE25AF">
        <w:rPr>
          <w:lang w:val="en-US"/>
        </w:rPr>
        <w:instrText xml:space="preserve"> REF _Ref36999936 \h </w:instrText>
      </w:r>
      <w:r w:rsidRPr="00373A9F">
        <w:rPr>
          <w:lang w:val="en-US"/>
        </w:rPr>
      </w:r>
      <w:r w:rsidRPr="00373A9F">
        <w:rPr>
          <w:lang w:val="en-US"/>
        </w:rPr>
        <w:fldChar w:fldCharType="separate"/>
      </w:r>
      <w:r w:rsidR="00F511DE" w:rsidRPr="00CE25AF">
        <w:t xml:space="preserve">Figure </w:t>
      </w:r>
      <w:r w:rsidR="00F511DE">
        <w:rPr>
          <w:noProof/>
        </w:rPr>
        <w:t>81</w:t>
      </w:r>
      <w:r w:rsidRPr="00373A9F">
        <w:rPr>
          <w:lang w:val="en-US"/>
        </w:rPr>
        <w:fldChar w:fldCharType="end"/>
      </w:r>
      <w:r w:rsidRPr="00CE25AF">
        <w:rPr>
          <w:lang w:val="en-US"/>
        </w:rPr>
        <w:t xml:space="preserve"> shows different graphical representations of a composition (composite aggregation). In Variant A</w:t>
      </w:r>
      <w:r w:rsidR="001B55A7">
        <w:rPr>
          <w:lang w:val="en-US"/>
        </w:rPr>
        <w:t xml:space="preserve">, </w:t>
      </w:r>
      <w:r w:rsidRPr="00CE25AF">
        <w:rPr>
          <w:lang w:val="en-US"/>
        </w:rPr>
        <w:t>a relationship with a filled aggregation diamond is used. In Variant B</w:t>
      </w:r>
      <w:r w:rsidR="001B55A7">
        <w:rPr>
          <w:lang w:val="en-US"/>
        </w:rPr>
        <w:t xml:space="preserve">, </w:t>
      </w:r>
      <w:r w:rsidRPr="00CE25AF">
        <w:rPr>
          <w:lang w:val="en-US"/>
        </w:rPr>
        <w:t>an attribute with the same semantics is defined. And in Variant C</w:t>
      </w:r>
      <w:r w:rsidR="001B55A7">
        <w:rPr>
          <w:lang w:val="en-US"/>
        </w:rPr>
        <w:t>,</w:t>
      </w:r>
      <w:r w:rsidRPr="00CE25AF">
        <w:rPr>
          <w:lang w:val="en-US"/>
        </w:rPr>
        <w:t xml:space="preserve"> the implicitly assumed default name of the attribute in Variant A is explicitly stated.</w:t>
      </w:r>
      <w:r w:rsidR="001B55A7">
        <w:rPr>
          <w:lang w:val="en-US"/>
        </w:rPr>
        <w:t xml:space="preserve"> This document uses notation B</w:t>
      </w:r>
      <w:r w:rsidR="00041589" w:rsidRPr="00CE25AF">
        <w:rPr>
          <w:lang w:val="en-US"/>
        </w:rPr>
        <w:t>.</w:t>
      </w:r>
    </w:p>
    <w:p w14:paraId="160A3A96" w14:textId="1DAD5FF6" w:rsidR="00B8481B" w:rsidRPr="00CE25AF" w:rsidRDefault="001B55A7" w:rsidP="00B8481B">
      <w:pPr>
        <w:rPr>
          <w:lang w:val="en-US"/>
        </w:rPr>
      </w:pPr>
      <w:r>
        <w:rPr>
          <w:lang w:val="en-US"/>
        </w:rPr>
        <w:t>I</w:t>
      </w:r>
      <w:r w:rsidR="00B8481B" w:rsidRPr="00CE25AF">
        <w:rPr>
          <w:lang w:val="en-US"/>
        </w:rPr>
        <w:t>t is assumed that only the end member of the association is navigable</w:t>
      </w:r>
      <w:r w:rsidRPr="00CE25AF">
        <w:rPr>
          <w:lang w:val="en-US"/>
        </w:rPr>
        <w:t xml:space="preserve"> </w:t>
      </w:r>
      <w:r>
        <w:rPr>
          <w:lang w:val="en-US"/>
        </w:rPr>
        <w:t>per</w:t>
      </w:r>
      <w:r w:rsidRPr="00CE25AF">
        <w:rPr>
          <w:lang w:val="en-US"/>
        </w:rPr>
        <w:t xml:space="preserve"> default</w:t>
      </w:r>
      <w:r w:rsidR="00B8481B" w:rsidRPr="00CE25AF">
        <w:rPr>
          <w:lang w:val="en-US"/>
        </w:rPr>
        <w:t xml:space="preserve">, i.e. it is possible to navigate from an instance of </w:t>
      </w:r>
      <w:r w:rsidR="00B8481B" w:rsidRPr="00CE25AF">
        <w:rPr>
          <w:i/>
          <w:lang w:val="en-US"/>
        </w:rPr>
        <w:t>Class1</w:t>
      </w:r>
      <w:r w:rsidR="00B8481B" w:rsidRPr="00CE25AF">
        <w:rPr>
          <w:lang w:val="en-US"/>
        </w:rPr>
        <w:t xml:space="preserve"> to the owned instance of </w:t>
      </w:r>
      <w:r w:rsidR="00B8481B" w:rsidRPr="00CE25AF">
        <w:rPr>
          <w:i/>
          <w:lang w:val="en-US"/>
        </w:rPr>
        <w:t>Class2</w:t>
      </w:r>
      <w:r w:rsidR="00B8481B" w:rsidRPr="00CE25AF">
        <w:rPr>
          <w:lang w:val="en-US"/>
        </w:rPr>
        <w:t xml:space="preserve"> but not vice versa. If there is no name for the end member of the association given</w:t>
      </w:r>
      <w:r w:rsidR="006164F9" w:rsidRPr="00CE25AF">
        <w:rPr>
          <w:lang w:val="en-US"/>
        </w:rPr>
        <w:t>,</w:t>
      </w:r>
      <w:r w:rsidR="00B8481B" w:rsidRPr="00CE25AF">
        <w:rPr>
          <w:lang w:val="en-US"/>
        </w:rPr>
        <w:t xml:space="preserve"> it is assumed that the name is identical to the class name but starting with a small letter – </w:t>
      </w:r>
      <w:r w:rsidR="00A24E82" w:rsidRPr="00CE25AF">
        <w:rPr>
          <w:lang w:val="en-US"/>
        </w:rPr>
        <w:t>compare</w:t>
      </w:r>
      <w:r w:rsidR="006164F9" w:rsidRPr="00CE25AF">
        <w:rPr>
          <w:lang w:val="en-US"/>
        </w:rPr>
        <w:t>d</w:t>
      </w:r>
      <w:r w:rsidR="00B8481B" w:rsidRPr="00CE25AF">
        <w:rPr>
          <w:lang w:val="en-US"/>
        </w:rPr>
        <w:t xml:space="preserve"> to Variant C. </w:t>
      </w:r>
    </w:p>
    <w:p w14:paraId="2176503B" w14:textId="210C5DE2" w:rsidR="00B8481B" w:rsidRPr="00CE25AF" w:rsidRDefault="00B8481B" w:rsidP="00B8481B">
      <w:pPr>
        <w:rPr>
          <w:lang w:val="en-US"/>
        </w:rPr>
      </w:pPr>
      <w:r w:rsidRPr="00CE25AF">
        <w:rPr>
          <w:i/>
          <w:lang w:val="en-US"/>
        </w:rPr>
        <w:t>Class2</w:t>
      </w:r>
      <w:r w:rsidRPr="00CE25AF">
        <w:rPr>
          <w:lang w:val="en-US"/>
        </w:rPr>
        <w:t xml:space="preserve"> instance only exist</w:t>
      </w:r>
      <w:r w:rsidR="001B55A7">
        <w:rPr>
          <w:lang w:val="en-US"/>
        </w:rPr>
        <w:t>s</w:t>
      </w:r>
      <w:r w:rsidRPr="00CE25AF">
        <w:rPr>
          <w:lang w:val="en-US"/>
        </w:rPr>
        <w:t xml:space="preserve"> if</w:t>
      </w:r>
      <w:r w:rsidR="001B55A7">
        <w:rPr>
          <w:lang w:val="en-US"/>
        </w:rPr>
        <w:t xml:space="preserve"> the</w:t>
      </w:r>
      <w:r w:rsidRPr="00CE25AF">
        <w:rPr>
          <w:lang w:val="en-US"/>
        </w:rPr>
        <w:t xml:space="preserve"> parent object of type </w:t>
      </w:r>
      <w:r w:rsidRPr="00CE25AF">
        <w:rPr>
          <w:i/>
          <w:lang w:val="en-US"/>
        </w:rPr>
        <w:t>Class1</w:t>
      </w:r>
      <w:r w:rsidRPr="00CE25AF">
        <w:rPr>
          <w:lang w:val="en-US"/>
        </w:rPr>
        <w:t xml:space="preserve"> exists.</w:t>
      </w:r>
    </w:p>
    <w:p w14:paraId="52F0A2B3" w14:textId="2DD80F80" w:rsidR="00B8481B" w:rsidRPr="00CE25AF" w:rsidRDefault="00927FF3" w:rsidP="00110904">
      <w:pPr>
        <w:pStyle w:val="Caption"/>
      </w:pPr>
      <w:bookmarkStart w:id="5261" w:name="_Ref36999936"/>
      <w:bookmarkStart w:id="5262" w:name="_Toc55575028"/>
      <w:bookmarkStart w:id="5263" w:name="_Toc125537904"/>
      <w:r w:rsidRPr="00CE25AF">
        <w:rPr>
          <w:noProof/>
        </w:rPr>
        <w:lastRenderedPageBreak/>
        <w:drawing>
          <wp:anchor distT="0" distB="0" distL="114300" distR="114300" simplePos="0" relativeHeight="252839936" behindDoc="0" locked="0" layoutInCell="1" allowOverlap="1" wp14:anchorId="4C1CE636" wp14:editId="44020995">
            <wp:simplePos x="0" y="0"/>
            <wp:positionH relativeFrom="column">
              <wp:posOffset>719138</wp:posOffset>
            </wp:positionH>
            <wp:positionV relativeFrom="paragraph">
              <wp:posOffset>263207</wp:posOffset>
            </wp:positionV>
            <wp:extent cx="3911600" cy="19558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911600" cy="195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81B" w:rsidRPr="00CE25AF">
        <w:t xml:space="preserve">Figure </w:t>
      </w:r>
      <w:r w:rsidR="00561536">
        <w:fldChar w:fldCharType="begin"/>
      </w:r>
      <w:r w:rsidR="00561536">
        <w:instrText xml:space="preserve"> SEQ Figure \* ARABIC </w:instrText>
      </w:r>
      <w:r w:rsidR="00561536">
        <w:fldChar w:fldCharType="separate"/>
      </w:r>
      <w:r w:rsidR="00F511DE">
        <w:rPr>
          <w:noProof/>
        </w:rPr>
        <w:t>81</w:t>
      </w:r>
      <w:r w:rsidR="00561536">
        <w:fldChar w:fldCharType="end"/>
      </w:r>
      <w:bookmarkEnd w:id="5261"/>
      <w:r w:rsidR="00B8481B" w:rsidRPr="00CE25AF">
        <w:t xml:space="preserve"> Graphical Representations of Composite Aggregation/Composition</w:t>
      </w:r>
      <w:bookmarkEnd w:id="5262"/>
      <w:bookmarkEnd w:id="5263"/>
    </w:p>
    <w:p w14:paraId="749EA0DD" w14:textId="6589828E" w:rsidR="00B8481B" w:rsidRPr="00CE25AF" w:rsidRDefault="00B8481B" w:rsidP="00B8481B">
      <w:pPr>
        <w:rPr>
          <w:lang w:val="en-US"/>
        </w:rPr>
      </w:pPr>
    </w:p>
    <w:p w14:paraId="048E3773" w14:textId="7DCBFC1A" w:rsidR="00B8481B" w:rsidRPr="00CE25AF" w:rsidRDefault="00B8481B" w:rsidP="00B8481B">
      <w:pPr>
        <w:rPr>
          <w:lang w:val="en-US"/>
        </w:rPr>
      </w:pPr>
      <w:r w:rsidRPr="00373A9F">
        <w:rPr>
          <w:lang w:val="en-US"/>
        </w:rPr>
        <w:fldChar w:fldCharType="begin"/>
      </w:r>
      <w:r w:rsidRPr="00CE25AF">
        <w:rPr>
          <w:lang w:val="en-US"/>
        </w:rPr>
        <w:instrText xml:space="preserve"> REF _Ref37014356 \h </w:instrText>
      </w:r>
      <w:r w:rsidRPr="00373A9F">
        <w:rPr>
          <w:lang w:val="en-US"/>
        </w:rPr>
      </w:r>
      <w:r w:rsidRPr="00373A9F">
        <w:rPr>
          <w:lang w:val="en-US"/>
        </w:rPr>
        <w:fldChar w:fldCharType="separate"/>
      </w:r>
      <w:r w:rsidR="00F511DE" w:rsidRPr="00CE25AF">
        <w:t xml:space="preserve">Figure </w:t>
      </w:r>
      <w:r w:rsidR="00F511DE">
        <w:rPr>
          <w:noProof/>
        </w:rPr>
        <w:t>82</w:t>
      </w:r>
      <w:r w:rsidRPr="00373A9F">
        <w:rPr>
          <w:lang w:val="en-US"/>
        </w:rPr>
        <w:fldChar w:fldCharType="end"/>
      </w:r>
      <w:r w:rsidRPr="00CE25AF">
        <w:rPr>
          <w:lang w:val="en-US"/>
        </w:rPr>
        <w:t xml:space="preserve"> </w:t>
      </w:r>
      <w:r w:rsidR="001B55A7">
        <w:rPr>
          <w:lang w:val="en-US"/>
        </w:rPr>
        <w:t xml:space="preserve">shows </w:t>
      </w:r>
      <w:r w:rsidRPr="00CE25AF">
        <w:rPr>
          <w:lang w:val="en-US"/>
        </w:rPr>
        <w:t>different representations of a shared aggregation</w:t>
      </w:r>
      <w:r w:rsidR="001B55A7">
        <w:rPr>
          <w:lang w:val="en-US"/>
        </w:rPr>
        <w:t xml:space="preserve">: a </w:t>
      </w:r>
      <w:r w:rsidRPr="00CE25AF">
        <w:rPr>
          <w:i/>
          <w:lang w:val="en-US"/>
        </w:rPr>
        <w:t>Class2</w:t>
      </w:r>
      <w:r w:rsidRPr="00CE25AF">
        <w:rPr>
          <w:lang w:val="en-US"/>
        </w:rPr>
        <w:t xml:space="preserve"> instance can exist independent</w:t>
      </w:r>
      <w:r w:rsidR="001B55A7">
        <w:rPr>
          <w:lang w:val="en-US"/>
        </w:rPr>
        <w:t xml:space="preserve">ly of a </w:t>
      </w:r>
      <w:r w:rsidRPr="00CE25AF">
        <w:rPr>
          <w:i/>
          <w:lang w:val="en-US"/>
        </w:rPr>
        <w:t>Class1</w:t>
      </w:r>
      <w:r w:rsidRPr="00CE25AF">
        <w:rPr>
          <w:lang w:val="en-US"/>
        </w:rPr>
        <w:t xml:space="preserve"> instance</w:t>
      </w:r>
      <w:r w:rsidR="001B55A7">
        <w:rPr>
          <w:lang w:val="en-US"/>
        </w:rPr>
        <w:t xml:space="preserve">; it only references </w:t>
      </w:r>
      <w:r w:rsidRPr="00CE25AF">
        <w:rPr>
          <w:lang w:val="en-US"/>
        </w:rPr>
        <w:t xml:space="preserve">the instances of </w:t>
      </w:r>
      <w:r w:rsidRPr="00CE25AF">
        <w:rPr>
          <w:i/>
          <w:lang w:val="en-US"/>
        </w:rPr>
        <w:t>Class2</w:t>
      </w:r>
      <w:r w:rsidRPr="00CE25AF">
        <w:rPr>
          <w:lang w:val="en-US"/>
        </w:rPr>
        <w:t xml:space="preserve">. </w:t>
      </w:r>
      <w:r w:rsidR="001B55A7">
        <w:rPr>
          <w:lang w:val="en-US"/>
        </w:rPr>
        <w:t>Now a</w:t>
      </w:r>
      <w:r w:rsidR="001B55A7" w:rsidRPr="00CE25AF">
        <w:rPr>
          <w:lang w:val="en-US"/>
        </w:rPr>
        <w:t xml:space="preserve">n attribute with the same semantics is defined </w:t>
      </w:r>
      <w:r w:rsidRPr="00CE25AF">
        <w:rPr>
          <w:lang w:val="en-US"/>
        </w:rPr>
        <w:t xml:space="preserve">In Variant B. The reference is denoted by a star added after the type of the attribute. </w:t>
      </w:r>
    </w:p>
    <w:p w14:paraId="5EF1DF50" w14:textId="109F7CB8" w:rsidR="00B8481B" w:rsidRPr="00CE25AF" w:rsidRDefault="001B55A7" w:rsidP="00B8481B">
      <w:pPr>
        <w:rPr>
          <w:lang w:val="en-US"/>
        </w:rPr>
      </w:pPr>
      <w:r>
        <w:rPr>
          <w:lang w:val="en-US"/>
        </w:rPr>
        <w:t>I</w:t>
      </w:r>
      <w:r w:rsidR="00B8481B" w:rsidRPr="00CE25AF">
        <w:rPr>
          <w:lang w:val="en-US"/>
        </w:rPr>
        <w:t>t is assumed that only the end member of the aggregation association is navigable</w:t>
      </w:r>
      <w:r>
        <w:rPr>
          <w:lang w:val="en-US"/>
        </w:rPr>
        <w:t xml:space="preserve"> per default</w:t>
      </w:r>
      <w:r w:rsidR="00B8481B" w:rsidRPr="00CE25AF">
        <w:rPr>
          <w:lang w:val="en-US"/>
        </w:rPr>
        <w:t xml:space="preserve">, i.e. it is possible to navigate from an instance of </w:t>
      </w:r>
      <w:r w:rsidR="00B8481B" w:rsidRPr="00CE25AF">
        <w:rPr>
          <w:i/>
          <w:lang w:val="en-US"/>
        </w:rPr>
        <w:t>Class1</w:t>
      </w:r>
      <w:r w:rsidR="00B8481B" w:rsidRPr="00CE25AF">
        <w:rPr>
          <w:lang w:val="en-US"/>
        </w:rPr>
        <w:t xml:space="preserve"> to the owned instance of </w:t>
      </w:r>
      <w:r w:rsidR="00B8481B" w:rsidRPr="00CE25AF">
        <w:rPr>
          <w:i/>
          <w:lang w:val="en-US"/>
        </w:rPr>
        <w:t>Class2</w:t>
      </w:r>
      <w:r w:rsidR="00B8481B" w:rsidRPr="00CE25AF">
        <w:rPr>
          <w:lang w:val="en-US"/>
        </w:rPr>
        <w:t xml:space="preserve"> but not vice versa. Otherwise</w:t>
      </w:r>
      <w:r w:rsidR="006164F9" w:rsidRPr="00CE25AF">
        <w:rPr>
          <w:lang w:val="en-US"/>
        </w:rPr>
        <w:t>,</w:t>
      </w:r>
      <w:r w:rsidR="00B8481B" w:rsidRPr="00CE25AF">
        <w:rPr>
          <w:lang w:val="en-US"/>
        </w:rPr>
        <w:t xml:space="preserve"> </w:t>
      </w:r>
      <w:r>
        <w:rPr>
          <w:lang w:val="en-US"/>
        </w:rPr>
        <w:t>v</w:t>
      </w:r>
      <w:r w:rsidR="00B8481B" w:rsidRPr="00CE25AF">
        <w:rPr>
          <w:lang w:val="en-US"/>
        </w:rPr>
        <w:t>ariant B would not be identical to Variant A.</w:t>
      </w:r>
    </w:p>
    <w:p w14:paraId="7AC931D7" w14:textId="1A7B997C" w:rsidR="00C04293" w:rsidRPr="00CE25AF" w:rsidRDefault="00B8481B">
      <w:pPr>
        <w:rPr>
          <w:lang w:val="en-US"/>
        </w:rPr>
      </w:pPr>
      <w:r w:rsidRPr="00CE25AF">
        <w:rPr>
          <w:lang w:val="en-US"/>
        </w:rPr>
        <w:t xml:space="preserve">A </w:t>
      </w:r>
      <w:r w:rsidR="001B55A7" w:rsidRPr="00CE25AF">
        <w:rPr>
          <w:lang w:val="en-US"/>
        </w:rPr>
        <w:t>specialty</w:t>
      </w:r>
      <w:r w:rsidRPr="00CE25AF">
        <w:rPr>
          <w:lang w:val="en-US"/>
        </w:rPr>
        <w:t xml:space="preserve"> in </w:t>
      </w:r>
      <w:r w:rsidRPr="00373A9F">
        <w:rPr>
          <w:lang w:val="en-US"/>
        </w:rPr>
        <w:fldChar w:fldCharType="begin"/>
      </w:r>
      <w:r w:rsidRPr="00CE25AF">
        <w:rPr>
          <w:lang w:val="en-US"/>
        </w:rPr>
        <w:instrText xml:space="preserve"> REF _Ref37014356 \h </w:instrText>
      </w:r>
      <w:r w:rsidRPr="00373A9F">
        <w:rPr>
          <w:lang w:val="en-US"/>
        </w:rPr>
      </w:r>
      <w:r w:rsidRPr="00373A9F">
        <w:rPr>
          <w:lang w:val="en-US"/>
        </w:rPr>
        <w:fldChar w:fldCharType="separate"/>
      </w:r>
      <w:r w:rsidR="00F511DE" w:rsidRPr="00CE25AF">
        <w:t xml:space="preserve">Figure </w:t>
      </w:r>
      <w:r w:rsidR="00F511DE">
        <w:rPr>
          <w:noProof/>
        </w:rPr>
        <w:t>82</w:t>
      </w:r>
      <w:r w:rsidRPr="00373A9F">
        <w:rPr>
          <w:lang w:val="en-US"/>
        </w:rPr>
        <w:fldChar w:fldCharType="end"/>
      </w:r>
      <w:r w:rsidRPr="00CE25AF">
        <w:rPr>
          <w:lang w:val="en-US"/>
        </w:rPr>
        <w:t xml:space="preserve"> is that the aggregated instances are </w:t>
      </w:r>
      <w:proofErr w:type="spellStart"/>
      <w:r w:rsidRPr="00CE25AF">
        <w:rPr>
          <w:lang w:val="en-US"/>
        </w:rPr>
        <w:t>referables</w:t>
      </w:r>
      <w:proofErr w:type="spellEnd"/>
      <w:r w:rsidRPr="00CE25AF">
        <w:rPr>
          <w:lang w:val="en-US"/>
        </w:rPr>
        <w:t xml:space="preserve"> in the sense of the </w:t>
      </w:r>
      <w:r w:rsidR="003702DB" w:rsidRPr="00CE25AF">
        <w:rPr>
          <w:lang w:val="en-US"/>
        </w:rPr>
        <w:t>Asset Administration Shell</w:t>
      </w:r>
      <w:r w:rsidRPr="00CE25AF">
        <w:rPr>
          <w:lang w:val="en-US"/>
        </w:rPr>
        <w:t xml:space="preserve"> metamodel (i.e. they inherit from the predefined abstract class </w:t>
      </w:r>
      <w:r w:rsidR="00F639CD" w:rsidRPr="00CE25AF">
        <w:rPr>
          <w:lang w:val="en-US"/>
        </w:rPr>
        <w:t>"</w:t>
      </w:r>
      <w:r w:rsidRPr="00CE25AF">
        <w:rPr>
          <w:lang w:val="en-US"/>
        </w:rPr>
        <w:t>Referable</w:t>
      </w:r>
      <w:r w:rsidR="00F639CD" w:rsidRPr="00CE25AF">
        <w:rPr>
          <w:lang w:val="en-US"/>
        </w:rPr>
        <w:t>"</w:t>
      </w:r>
      <w:r w:rsidRPr="00CE25AF">
        <w:rPr>
          <w:lang w:val="en-US"/>
        </w:rPr>
        <w:t xml:space="preserve">). This is why Variant </w:t>
      </w:r>
      <w:r w:rsidR="00041589" w:rsidRPr="00CE25AF">
        <w:rPr>
          <w:lang w:val="en-US"/>
        </w:rPr>
        <w:t>B</w:t>
      </w:r>
      <w:r w:rsidRPr="00CE25AF">
        <w:rPr>
          <w:lang w:val="en-US"/>
        </w:rPr>
        <w:t xml:space="preserve"> is identical to Variant A. This would not be the case for non-referable elements in the metamodel. The structure of a reference to a model element of the </w:t>
      </w:r>
      <w:r w:rsidR="003702DB" w:rsidRPr="00CE25AF">
        <w:rPr>
          <w:lang w:val="en-US"/>
        </w:rPr>
        <w:t>Asset Administration Shell</w:t>
      </w:r>
      <w:r w:rsidRPr="00CE25AF">
        <w:rPr>
          <w:lang w:val="en-US"/>
        </w:rPr>
        <w:t xml:space="preserve"> is explicitly defined. A </w:t>
      </w:r>
      <w:r w:rsidR="00FB65B1" w:rsidRPr="00CE25AF">
        <w:rPr>
          <w:lang w:val="en-US"/>
        </w:rPr>
        <w:t xml:space="preserve">model </w:t>
      </w:r>
      <w:r w:rsidRPr="00CE25AF">
        <w:rPr>
          <w:lang w:val="en-US"/>
        </w:rPr>
        <w:t xml:space="preserve">reference consists of an ordered list of keys. The last key in the key chain shall reference an instance of type </w:t>
      </w:r>
      <w:r w:rsidRPr="00CE25AF">
        <w:rPr>
          <w:i/>
          <w:lang w:val="en-US"/>
        </w:rPr>
        <w:t>Class2</w:t>
      </w:r>
      <w:r w:rsidRPr="00CE25AF">
        <w:rPr>
          <w:lang w:val="en-US"/>
        </w:rPr>
        <w:t xml:space="preserve"> (i.e. Reference/type equal to </w:t>
      </w:r>
      <w:r w:rsidR="00F639CD" w:rsidRPr="00CE25AF">
        <w:rPr>
          <w:lang w:val="en-US"/>
        </w:rPr>
        <w:t>"</w:t>
      </w:r>
      <w:r w:rsidRPr="00CE25AF">
        <w:rPr>
          <w:lang w:val="en-US"/>
        </w:rPr>
        <w:t>Class2</w:t>
      </w:r>
      <w:r w:rsidR="00F639CD" w:rsidRPr="00CE25AF">
        <w:rPr>
          <w:lang w:val="en-US"/>
        </w:rPr>
        <w:t>"</w:t>
      </w:r>
      <w:r w:rsidRPr="00CE25AF">
        <w:rPr>
          <w:lang w:val="en-US"/>
        </w:rPr>
        <w:t>).</w:t>
      </w:r>
    </w:p>
    <w:p w14:paraId="6DF6D944" w14:textId="24E6D052" w:rsidR="00B8481B" w:rsidRPr="00CE25AF" w:rsidRDefault="00927FF3" w:rsidP="00110904">
      <w:pPr>
        <w:pStyle w:val="Caption"/>
      </w:pPr>
      <w:bookmarkStart w:id="5264" w:name="_Ref37014356"/>
      <w:bookmarkStart w:id="5265" w:name="_Toc55575029"/>
      <w:bookmarkStart w:id="5266" w:name="_Toc125537905"/>
      <w:r w:rsidRPr="00CE25AF">
        <w:rPr>
          <w:noProof/>
        </w:rPr>
        <w:drawing>
          <wp:anchor distT="0" distB="0" distL="114300" distR="114300" simplePos="0" relativeHeight="252837888" behindDoc="0" locked="0" layoutInCell="1" allowOverlap="1" wp14:anchorId="19B0313A" wp14:editId="557F56C3">
            <wp:simplePos x="0" y="0"/>
            <wp:positionH relativeFrom="column">
              <wp:posOffset>619125</wp:posOffset>
            </wp:positionH>
            <wp:positionV relativeFrom="paragraph">
              <wp:posOffset>287020</wp:posOffset>
            </wp:positionV>
            <wp:extent cx="3510915" cy="21018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510915" cy="210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81B" w:rsidRPr="00CE25AF">
        <w:t xml:space="preserve">Figure </w:t>
      </w:r>
      <w:r w:rsidR="00561536">
        <w:fldChar w:fldCharType="begin"/>
      </w:r>
      <w:r w:rsidR="00561536">
        <w:instrText xml:space="preserve"> SEQ Figure \* ARABIC </w:instrText>
      </w:r>
      <w:r w:rsidR="00561536">
        <w:fldChar w:fldCharType="separate"/>
      </w:r>
      <w:r w:rsidR="00F511DE">
        <w:rPr>
          <w:noProof/>
        </w:rPr>
        <w:t>82</w:t>
      </w:r>
      <w:r w:rsidR="00561536">
        <w:fldChar w:fldCharType="end"/>
      </w:r>
      <w:bookmarkEnd w:id="5264"/>
      <w:r w:rsidR="00B8481B" w:rsidRPr="00CE25AF">
        <w:t xml:space="preserve"> Graphical Representation of Shared Aggregation</w:t>
      </w:r>
      <w:bookmarkEnd w:id="5265"/>
      <w:bookmarkEnd w:id="5266"/>
    </w:p>
    <w:p w14:paraId="31F9EE87" w14:textId="429BF07F" w:rsidR="00B8481B" w:rsidRPr="00CE25AF" w:rsidRDefault="00B8481B" w:rsidP="00B8481B">
      <w:pPr>
        <w:rPr>
          <w:lang w:val="en-US"/>
        </w:rPr>
      </w:pPr>
    </w:p>
    <w:p w14:paraId="5C408F60" w14:textId="74273372" w:rsidR="00B8481B" w:rsidRPr="00CE25AF" w:rsidRDefault="00B8481B" w:rsidP="00B8481B">
      <w:pPr>
        <w:rPr>
          <w:lang w:val="en-US"/>
        </w:rPr>
      </w:pPr>
      <w:r w:rsidRPr="00373A9F">
        <w:rPr>
          <w:lang w:val="en-US"/>
        </w:rPr>
        <w:fldChar w:fldCharType="begin"/>
      </w:r>
      <w:r w:rsidRPr="00CE25AF">
        <w:rPr>
          <w:lang w:val="en-US"/>
        </w:rPr>
        <w:instrText xml:space="preserve"> REF _Ref37015321 \h </w:instrText>
      </w:r>
      <w:r w:rsidRPr="00373A9F">
        <w:rPr>
          <w:lang w:val="en-US"/>
        </w:rPr>
      </w:r>
      <w:r w:rsidRPr="00373A9F">
        <w:rPr>
          <w:lang w:val="en-US"/>
        </w:rPr>
        <w:fldChar w:fldCharType="separate"/>
      </w:r>
      <w:r w:rsidR="00F511DE" w:rsidRPr="00CE25AF">
        <w:t xml:space="preserve">Figure </w:t>
      </w:r>
      <w:r w:rsidR="00F511DE">
        <w:rPr>
          <w:noProof/>
        </w:rPr>
        <w:t>83</w:t>
      </w:r>
      <w:r w:rsidRPr="00373A9F">
        <w:rPr>
          <w:lang w:val="en-US"/>
        </w:rPr>
        <w:fldChar w:fldCharType="end"/>
      </w:r>
      <w:r w:rsidRPr="00CE25AF">
        <w:rPr>
          <w:lang w:val="en-US"/>
        </w:rPr>
        <w:t xml:space="preserve"> show different graphical representations of generalization. Variant A is the classical graphical representation as defined in </w:t>
      </w:r>
      <w:r w:rsidRPr="00373A9F">
        <w:rPr>
          <w:lang w:val="en-US"/>
        </w:rPr>
        <w:fldChar w:fldCharType="begin"/>
      </w:r>
      <w:r w:rsidRPr="00CE25AF">
        <w:rPr>
          <w:lang w:val="en-US"/>
        </w:rPr>
        <w:instrText xml:space="preserve"> REF OMGUML_47 \h </w:instrText>
      </w:r>
      <w:r w:rsidRPr="00373A9F">
        <w:rPr>
          <w:lang w:val="en-US"/>
        </w:rPr>
      </w:r>
      <w:r w:rsidRPr="00373A9F">
        <w:rPr>
          <w:lang w:val="en-US"/>
        </w:rPr>
        <w:fldChar w:fldCharType="separate"/>
      </w:r>
      <w:r w:rsidR="00F511DE" w:rsidRPr="00CE25AF">
        <w:rPr>
          <w:lang w:val="en-US"/>
        </w:rPr>
        <w:t>[35]</w:t>
      </w:r>
      <w:r w:rsidRPr="00373A9F">
        <w:rPr>
          <w:lang w:val="en-US"/>
        </w:rPr>
        <w:fldChar w:fldCharType="end"/>
      </w:r>
      <w:r w:rsidRPr="00CE25AF">
        <w:rPr>
          <w:lang w:val="en-US"/>
        </w:rPr>
        <w:t>. Variant B is a short form</w:t>
      </w:r>
      <w:r w:rsidR="001B55A7">
        <w:rPr>
          <w:lang w:val="en-US"/>
        </w:rPr>
        <w:t>,</w:t>
      </w:r>
      <w:r w:rsidRPr="00CE25AF">
        <w:rPr>
          <w:lang w:val="en-US"/>
        </w:rPr>
        <w:t xml:space="preserve"> if </w:t>
      </w:r>
      <w:r w:rsidRPr="00CE25AF">
        <w:rPr>
          <w:i/>
          <w:lang w:val="en-US"/>
        </w:rPr>
        <w:t>Class1</w:t>
      </w:r>
      <w:r w:rsidRPr="00CE25AF">
        <w:rPr>
          <w:lang w:val="en-US"/>
        </w:rPr>
        <w:t xml:space="preserve"> is not on the same diagram. </w:t>
      </w:r>
      <w:r w:rsidR="001B55A7">
        <w:rPr>
          <w:lang w:val="en-US"/>
        </w:rPr>
        <w:t xml:space="preserve">The name of the class that </w:t>
      </w:r>
      <w:r w:rsidRPr="00CE25AF">
        <w:rPr>
          <w:i/>
          <w:lang w:val="en-US"/>
        </w:rPr>
        <w:t>Class3</w:t>
      </w:r>
      <w:r w:rsidRPr="00CE25AF">
        <w:rPr>
          <w:lang w:val="en-US"/>
        </w:rPr>
        <w:t xml:space="preserve"> is inheriting </w:t>
      </w:r>
      <w:r w:rsidR="001B55A7">
        <w:rPr>
          <w:lang w:val="en-US"/>
        </w:rPr>
        <w:t xml:space="preserve">from is </w:t>
      </w:r>
      <w:r w:rsidRPr="00CE25AF">
        <w:rPr>
          <w:lang w:val="en-US"/>
        </w:rPr>
        <w:t xml:space="preserve">depicted in the upper right corner. </w:t>
      </w:r>
    </w:p>
    <w:p w14:paraId="33C94A04" w14:textId="23595561" w:rsidR="00B8481B" w:rsidRPr="00CE25AF" w:rsidRDefault="00B8481B" w:rsidP="00B8481B">
      <w:pPr>
        <w:rPr>
          <w:lang w:val="en-US"/>
        </w:rPr>
      </w:pPr>
      <w:r w:rsidRPr="00CE25AF">
        <w:rPr>
          <w:lang w:val="en-US"/>
        </w:rPr>
        <w:t>Variant C not only show</w:t>
      </w:r>
      <w:r w:rsidR="001B55A7">
        <w:rPr>
          <w:lang w:val="en-US"/>
        </w:rPr>
        <w:t>s</w:t>
      </w:r>
      <w:r w:rsidRPr="00CE25AF">
        <w:rPr>
          <w:lang w:val="en-US"/>
        </w:rPr>
        <w:t xml:space="preserve"> </w:t>
      </w:r>
      <w:r w:rsidR="001B55A7">
        <w:rPr>
          <w:lang w:val="en-US"/>
        </w:rPr>
        <w:t xml:space="preserve">which class </w:t>
      </w:r>
      <w:r w:rsidRPr="00CE25AF">
        <w:rPr>
          <w:lang w:val="en-US"/>
        </w:rPr>
        <w:t>Class3 instances are inheriting</w:t>
      </w:r>
      <w:r w:rsidR="001B55A7">
        <w:rPr>
          <w:lang w:val="en-US"/>
        </w:rPr>
        <w:t xml:space="preserve"> from, but also what they are </w:t>
      </w:r>
      <w:r w:rsidRPr="00CE25AF">
        <w:rPr>
          <w:lang w:val="en-US"/>
        </w:rPr>
        <w:t>inheriting. This is depicted by the class name it is inheriting from</w:t>
      </w:r>
      <w:r w:rsidR="001B55A7">
        <w:rPr>
          <w:lang w:val="en-US"/>
        </w:rPr>
        <w:t>,</w:t>
      </w:r>
      <w:r w:rsidRPr="00CE25AF">
        <w:rPr>
          <w:lang w:val="en-US"/>
        </w:rPr>
        <w:t xml:space="preserve"> followed by </w:t>
      </w:r>
      <w:r w:rsidR="00F639CD" w:rsidRPr="00CE25AF">
        <w:rPr>
          <w:lang w:val="en-US"/>
        </w:rPr>
        <w:t>"</w:t>
      </w:r>
      <w:r w:rsidRPr="00CE25AF">
        <w:rPr>
          <w:lang w:val="en-US"/>
        </w:rPr>
        <w:t>::</w:t>
      </w:r>
      <w:r w:rsidR="00F639CD" w:rsidRPr="00CE25AF">
        <w:rPr>
          <w:lang w:val="en-US"/>
        </w:rPr>
        <w:t>"</w:t>
      </w:r>
      <w:r w:rsidRPr="00CE25AF">
        <w:rPr>
          <w:lang w:val="en-US"/>
        </w:rPr>
        <w:t xml:space="preserve"> and then the list of all inherited elements – here attribute </w:t>
      </w:r>
      <w:r w:rsidRPr="00CE25AF">
        <w:rPr>
          <w:i/>
          <w:lang w:val="en-US"/>
        </w:rPr>
        <w:t>class2</w:t>
      </w:r>
      <w:r w:rsidRPr="00CE25AF">
        <w:rPr>
          <w:lang w:val="en-US"/>
        </w:rPr>
        <w:t>. Typically, the inherited elements are not shown.</w:t>
      </w:r>
    </w:p>
    <w:p w14:paraId="4C2943C2" w14:textId="449D3E63" w:rsidR="00B8481B" w:rsidRPr="00CE25AF" w:rsidRDefault="00927FF3" w:rsidP="00110904">
      <w:pPr>
        <w:pStyle w:val="Caption"/>
      </w:pPr>
      <w:bookmarkStart w:id="5267" w:name="_Ref37015321"/>
      <w:bookmarkStart w:id="5268" w:name="_Ref37015290"/>
      <w:bookmarkStart w:id="5269" w:name="_Toc55575030"/>
      <w:bookmarkStart w:id="5270" w:name="_Toc125537906"/>
      <w:bookmarkStart w:id="5271" w:name="_Ref36934881"/>
      <w:bookmarkStart w:id="5272" w:name="_Toc34307731"/>
      <w:bookmarkStart w:id="5273" w:name="_Ref36934887"/>
      <w:r w:rsidRPr="00CE25AF">
        <w:rPr>
          <w:noProof/>
        </w:rPr>
        <w:lastRenderedPageBreak/>
        <w:drawing>
          <wp:anchor distT="0" distB="0" distL="114300" distR="114300" simplePos="0" relativeHeight="252841984" behindDoc="0" locked="0" layoutInCell="1" allowOverlap="1" wp14:anchorId="7706EC95" wp14:editId="5EAB5A7B">
            <wp:simplePos x="0" y="0"/>
            <wp:positionH relativeFrom="column">
              <wp:posOffset>490220</wp:posOffset>
            </wp:positionH>
            <wp:positionV relativeFrom="paragraph">
              <wp:posOffset>315595</wp:posOffset>
            </wp:positionV>
            <wp:extent cx="3683000" cy="19685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683000" cy="196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81B" w:rsidRPr="00CE25AF">
        <w:t xml:space="preserve">Figure </w:t>
      </w:r>
      <w:r w:rsidR="00561536">
        <w:fldChar w:fldCharType="begin"/>
      </w:r>
      <w:r w:rsidR="00561536">
        <w:instrText xml:space="preserve"> SEQ Figure \* ARABIC </w:instrText>
      </w:r>
      <w:r w:rsidR="00561536">
        <w:fldChar w:fldCharType="separate"/>
      </w:r>
      <w:r w:rsidR="00F511DE">
        <w:rPr>
          <w:noProof/>
        </w:rPr>
        <w:t>83</w:t>
      </w:r>
      <w:r w:rsidR="00561536">
        <w:fldChar w:fldCharType="end"/>
      </w:r>
      <w:bookmarkEnd w:id="5267"/>
      <w:r w:rsidR="00B8481B" w:rsidRPr="00CE25AF">
        <w:t xml:space="preserve"> Graphical Representation of Generalization/Inheritance</w:t>
      </w:r>
      <w:bookmarkEnd w:id="5268"/>
      <w:bookmarkEnd w:id="5269"/>
      <w:bookmarkEnd w:id="5270"/>
    </w:p>
    <w:bookmarkEnd w:id="5271"/>
    <w:bookmarkEnd w:id="5272"/>
    <w:bookmarkEnd w:id="5273"/>
    <w:p w14:paraId="66194E2E" w14:textId="5CC633DC" w:rsidR="00B8481B" w:rsidRPr="00CE25AF" w:rsidRDefault="00B8481B" w:rsidP="006E71A7">
      <w:pPr>
        <w:pStyle w:val="Figure"/>
        <w:rPr>
          <w:lang w:val="en-US"/>
        </w:rPr>
      </w:pPr>
    </w:p>
    <w:bookmarkStart w:id="5274" w:name="_Toc34307734"/>
    <w:p w14:paraId="7409E228" w14:textId="48929514" w:rsidR="001B55A7" w:rsidRDefault="00561536" w:rsidP="00B8481B">
      <w:pPr>
        <w:rPr>
          <w:lang w:val="en-US"/>
        </w:rPr>
      </w:pPr>
      <w:r>
        <w:rPr>
          <w:lang w:val="en-US"/>
        </w:rPr>
        <w:fldChar w:fldCharType="begin"/>
      </w:r>
      <w:r>
        <w:rPr>
          <w:lang w:val="en-US"/>
        </w:rPr>
        <w:instrText xml:space="preserve"> REF _Ref125225686 \h </w:instrText>
      </w:r>
      <w:r>
        <w:rPr>
          <w:lang w:val="en-US"/>
        </w:rPr>
      </w:r>
      <w:r>
        <w:rPr>
          <w:lang w:val="en-US"/>
        </w:rPr>
        <w:fldChar w:fldCharType="separate"/>
      </w:r>
      <w:r w:rsidR="00F511DE">
        <w:t xml:space="preserve">Figure </w:t>
      </w:r>
      <w:r w:rsidR="00F511DE">
        <w:rPr>
          <w:noProof/>
        </w:rPr>
        <w:t>84</w:t>
      </w:r>
      <w:r>
        <w:rPr>
          <w:lang w:val="en-US"/>
        </w:rPr>
        <w:fldChar w:fldCharType="end"/>
      </w:r>
      <w:r w:rsidR="00B8481B" w:rsidRPr="00373A9F">
        <w:rPr>
          <w:lang w:val="en-US"/>
        </w:rPr>
        <w:fldChar w:fldCharType="begin"/>
      </w:r>
      <w:r w:rsidR="00B8481B" w:rsidRPr="00CE25AF">
        <w:rPr>
          <w:lang w:val="en-US"/>
        </w:rPr>
        <w:instrText xml:space="preserve"> REF _Ref37015759 \h </w:instrText>
      </w:r>
      <w:r w:rsidR="00B8481B" w:rsidRPr="00373A9F">
        <w:rPr>
          <w:lang w:val="en-US"/>
        </w:rPr>
      </w:r>
      <w:r w:rsidR="00B8481B" w:rsidRPr="00373A9F">
        <w:rPr>
          <w:lang w:val="en-US"/>
        </w:rPr>
        <w:fldChar w:fldCharType="end"/>
      </w:r>
      <w:r w:rsidR="00B8481B" w:rsidRPr="00CE25AF">
        <w:rPr>
          <w:lang w:val="en-US"/>
        </w:rPr>
        <w:t xml:space="preserve"> </w:t>
      </w:r>
      <w:r w:rsidR="001B55A7">
        <w:rPr>
          <w:lang w:val="en-US"/>
        </w:rPr>
        <w:t xml:space="preserve">depicts </w:t>
      </w:r>
      <w:r w:rsidR="00B8481B" w:rsidRPr="00CE25AF">
        <w:rPr>
          <w:lang w:val="en-US"/>
        </w:rPr>
        <w:t>different graphical notations for enumerations</w:t>
      </w:r>
      <w:r w:rsidR="004C0EFC" w:rsidRPr="00CE25AF">
        <w:rPr>
          <w:lang w:val="en-US"/>
        </w:rPr>
        <w:t xml:space="preserve"> </w:t>
      </w:r>
      <w:r w:rsidR="00B8481B" w:rsidRPr="00CE25AF">
        <w:rPr>
          <w:lang w:val="en-US"/>
        </w:rPr>
        <w:t>in combination with inheritance. In Variant A</w:t>
      </w:r>
      <w:r w:rsidR="001B55A7">
        <w:rPr>
          <w:lang w:val="en-US"/>
        </w:rPr>
        <w:t>,</w:t>
      </w:r>
      <w:r w:rsidR="00B8481B" w:rsidRPr="00CE25AF">
        <w:rPr>
          <w:lang w:val="en-US"/>
        </w:rPr>
        <w:t xml:space="preserve"> </w:t>
      </w:r>
      <w:r w:rsidR="00F639CD" w:rsidRPr="00CE25AF">
        <w:rPr>
          <w:lang w:val="en-US"/>
        </w:rPr>
        <w:t>"</w:t>
      </w:r>
      <w:r w:rsidR="00B8481B" w:rsidRPr="00CE25AF">
        <w:rPr>
          <w:lang w:val="en-US"/>
        </w:rPr>
        <w:t>Enumeration1</w:t>
      </w:r>
      <w:r w:rsidR="00F639CD" w:rsidRPr="00CE25AF">
        <w:rPr>
          <w:lang w:val="en-US"/>
        </w:rPr>
        <w:t>"</w:t>
      </w:r>
      <w:r w:rsidR="00B8481B" w:rsidRPr="00CE25AF">
        <w:rPr>
          <w:lang w:val="en-US"/>
        </w:rPr>
        <w:t xml:space="preserve"> additionally contains the literals as defined by </w:t>
      </w:r>
      <w:r w:rsidR="00F639CD" w:rsidRPr="00CE25AF">
        <w:rPr>
          <w:lang w:val="en-US"/>
        </w:rPr>
        <w:t>"</w:t>
      </w:r>
      <w:r w:rsidR="00B8481B" w:rsidRPr="00CE25AF">
        <w:rPr>
          <w:lang w:val="en-US"/>
        </w:rPr>
        <w:t>Enumeration2</w:t>
      </w:r>
      <w:r w:rsidR="00F639CD" w:rsidRPr="00CE25AF">
        <w:rPr>
          <w:lang w:val="en-US"/>
        </w:rPr>
        <w:t>"</w:t>
      </w:r>
      <w:r w:rsidR="00B8481B" w:rsidRPr="00CE25AF">
        <w:rPr>
          <w:lang w:val="en-US"/>
        </w:rPr>
        <w:t xml:space="preserve">. </w:t>
      </w:r>
    </w:p>
    <w:p w14:paraId="6AAE2E9E" w14:textId="399991F6" w:rsidR="00B8481B" w:rsidRPr="00561536" w:rsidRDefault="00561536" w:rsidP="00561536">
      <w:pPr>
        <w:pStyle w:val="NOTE"/>
        <w:rPr>
          <w:lang w:val="en-US"/>
        </w:rPr>
      </w:pPr>
      <w:bookmarkStart w:id="5275" w:name="_Ref37015759"/>
      <w:bookmarkStart w:id="5276" w:name="_Toc34307736"/>
      <w:bookmarkStart w:id="5277" w:name="_Toc55575031"/>
      <w:r w:rsidRPr="00CE25AF">
        <w:rPr>
          <w:noProof/>
        </w:rPr>
        <w:drawing>
          <wp:anchor distT="0" distB="0" distL="114300" distR="114300" simplePos="0" relativeHeight="252844032" behindDoc="0" locked="0" layoutInCell="1" allowOverlap="1" wp14:anchorId="2F3E8657" wp14:editId="1FE96688">
            <wp:simplePos x="0" y="0"/>
            <wp:positionH relativeFrom="column">
              <wp:posOffset>1052830</wp:posOffset>
            </wp:positionH>
            <wp:positionV relativeFrom="paragraph">
              <wp:posOffset>1234440</wp:posOffset>
            </wp:positionV>
            <wp:extent cx="3237865" cy="1524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23786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878848" behindDoc="0" locked="0" layoutInCell="1" allowOverlap="1" wp14:anchorId="3861F4C2" wp14:editId="31515A4A">
                <wp:simplePos x="0" y="0"/>
                <wp:positionH relativeFrom="column">
                  <wp:posOffset>636270</wp:posOffset>
                </wp:positionH>
                <wp:positionV relativeFrom="paragraph">
                  <wp:posOffset>736600</wp:posOffset>
                </wp:positionV>
                <wp:extent cx="4808220" cy="45720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808220" cy="457200"/>
                        </a:xfrm>
                        <a:prstGeom prst="rect">
                          <a:avLst/>
                        </a:prstGeom>
                        <a:solidFill>
                          <a:prstClr val="white"/>
                        </a:solidFill>
                        <a:ln>
                          <a:noFill/>
                        </a:ln>
                      </wps:spPr>
                      <wps:txbx>
                        <w:txbxContent>
                          <w:p w14:paraId="7E7322E8" w14:textId="3DD6709B" w:rsidR="00561536" w:rsidRPr="00044ABE" w:rsidRDefault="00561536" w:rsidP="00561536">
                            <w:pPr>
                              <w:pStyle w:val="Caption"/>
                              <w:rPr>
                                <w:noProof/>
                              </w:rPr>
                            </w:pPr>
                            <w:bookmarkStart w:id="5278" w:name="_Ref125225686"/>
                            <w:bookmarkStart w:id="5279" w:name="_Toc125537907"/>
                            <w:r>
                              <w:t xml:space="preserve">Figure </w:t>
                            </w:r>
                            <w:r>
                              <w:fldChar w:fldCharType="begin"/>
                            </w:r>
                            <w:r>
                              <w:instrText xml:space="preserve"> SEQ Figure \* ARABIC </w:instrText>
                            </w:r>
                            <w:r>
                              <w:fldChar w:fldCharType="separate"/>
                            </w:r>
                            <w:r w:rsidR="00F511DE">
                              <w:rPr>
                                <w:noProof/>
                              </w:rPr>
                              <w:t>84</w:t>
                            </w:r>
                            <w:r>
                              <w:fldChar w:fldCharType="end"/>
                            </w:r>
                            <w:bookmarkEnd w:id="5278"/>
                            <w:r>
                              <w:t xml:space="preserve"> Graphical Representation for Enumeration with Inheritance</w:t>
                            </w:r>
                            <w:bookmarkEnd w:id="52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61F4C2" id="Text Box 25" o:spid="_x0000_s1041" type="#_x0000_t202" style="position:absolute;left:0;text-align:left;margin-left:50.1pt;margin-top:58pt;width:378.6pt;height:36pt;z-index:25287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" stroked="f">
                <v:textbox inset="0,0,0,0">
                  <w:txbxContent>
                    <w:p w14:paraId="7E7322E8" w14:textId="3DD6709B" w:rsidR="00561536" w:rsidRPr="00044ABE" w:rsidRDefault="00561536" w:rsidP="00561536">
                      <w:pPr>
                        <w:pStyle w:val="Caption"/>
                        <w:rPr>
                          <w:noProof/>
                        </w:rPr>
                      </w:pPr>
                      <w:bookmarkStart w:id="5293" w:name="_Ref125225686"/>
                      <w:bookmarkStart w:id="5294" w:name="_Toc125537907"/>
                      <w:r>
                        <w:t xml:space="preserve">Figure </w:t>
                      </w:r>
                      <w:r>
                        <w:fldChar w:fldCharType="begin"/>
                      </w:r>
                      <w:r>
                        <w:instrText xml:space="preserve"> SEQ Figure \* ARABIC </w:instrText>
                      </w:r>
                      <w:r>
                        <w:fldChar w:fldCharType="separate"/>
                      </w:r>
                      <w:r w:rsidR="00F511DE">
                        <w:rPr>
                          <w:noProof/>
                        </w:rPr>
                        <w:t>84</w:t>
                      </w:r>
                      <w:r>
                        <w:fldChar w:fldCharType="end"/>
                      </w:r>
                      <w:bookmarkEnd w:id="5293"/>
                      <w:r>
                        <w:t xml:space="preserve"> Graphical Representation for Enumeration with Inheritance</w:t>
                      </w:r>
                      <w:bookmarkEnd w:id="5294"/>
                    </w:p>
                  </w:txbxContent>
                </v:textbox>
                <w10:wrap type="topAndBottom"/>
              </v:shape>
            </w:pict>
          </mc:Fallback>
        </mc:AlternateContent>
      </w:r>
      <w:bookmarkEnd w:id="5275"/>
      <w:bookmarkEnd w:id="5276"/>
      <w:bookmarkEnd w:id="5277"/>
      <w:r w:rsidR="00B8481B" w:rsidRPr="00CE25AF">
        <w:rPr>
          <w:lang w:val="en-US"/>
        </w:rPr>
        <w:t>Note: the direction of inheritance is opposite to the one for class inheritance. This can be seen in Variant C that define</w:t>
      </w:r>
      <w:r w:rsidR="00381FC9" w:rsidRPr="00CE25AF">
        <w:rPr>
          <w:lang w:val="en-US"/>
        </w:rPr>
        <w:t>s</w:t>
      </w:r>
      <w:r w:rsidR="00B8481B" w:rsidRPr="00CE25AF">
        <w:rPr>
          <w:lang w:val="en-US"/>
        </w:rPr>
        <w:t xml:space="preserve"> the same enumerations but without inheritance. In Variant B</w:t>
      </w:r>
      <w:r w:rsidR="001B55A7">
        <w:rPr>
          <w:lang w:val="en-US"/>
        </w:rPr>
        <w:t>,</w:t>
      </w:r>
      <w:r w:rsidR="00B8481B" w:rsidRPr="00CE25AF">
        <w:rPr>
          <w:lang w:val="en-US"/>
        </w:rPr>
        <w:t xml:space="preserve"> another graphical notation </w:t>
      </w:r>
      <w:r w:rsidR="001B55A7">
        <w:rPr>
          <w:lang w:val="en-US"/>
        </w:rPr>
        <w:t xml:space="preserve">visualizes </w:t>
      </w:r>
      <w:r w:rsidR="00B8481B" w:rsidRPr="00CE25AF">
        <w:rPr>
          <w:lang w:val="en-US"/>
        </w:rPr>
        <w:t xml:space="preserve">which literals are inherited by which enumeration. </w:t>
      </w:r>
      <w:r w:rsidR="002A3D49">
        <w:rPr>
          <w:lang w:val="en-US"/>
        </w:rPr>
        <w:t>Since t</w:t>
      </w:r>
      <w:r w:rsidR="00B8481B" w:rsidRPr="00CE25AF">
        <w:rPr>
          <w:lang w:val="en-US"/>
        </w:rPr>
        <w:t>he literals within an enumeration are ordered</w:t>
      </w:r>
      <w:r w:rsidR="002A3D49">
        <w:rPr>
          <w:lang w:val="en-US"/>
        </w:rPr>
        <w:t xml:space="preserve">, </w:t>
      </w:r>
      <w:r w:rsidR="00B8481B" w:rsidRPr="00CE25AF">
        <w:rPr>
          <w:lang w:val="en-US"/>
        </w:rPr>
        <w:t>the order of classes it is inheriting from is important.</w:t>
      </w:r>
      <w:bookmarkEnd w:id="5274"/>
    </w:p>
    <w:p w14:paraId="28AC979D" w14:textId="39825384" w:rsidR="00927FF3" w:rsidRPr="00CE25AF" w:rsidRDefault="00927FF3" w:rsidP="00927FF3">
      <w:pPr>
        <w:rPr>
          <w:lang w:val="en-US"/>
        </w:rPr>
      </w:pPr>
    </w:p>
    <w:bookmarkEnd w:id="5260"/>
    <w:p w14:paraId="1EE720AC" w14:textId="637CB4FB" w:rsidR="00582A2A" w:rsidRDefault="00561536" w:rsidP="00582A2A">
      <w:pPr>
        <w:rPr>
          <w:lang w:val="en-US"/>
        </w:rPr>
      </w:pPr>
      <w:r>
        <w:rPr>
          <w:noProof/>
        </w:rPr>
        <mc:AlternateContent>
          <mc:Choice Requires="wps">
            <w:drawing>
              <wp:anchor distT="0" distB="0" distL="114300" distR="114300" simplePos="0" relativeHeight="252880896" behindDoc="0" locked="0" layoutInCell="1" allowOverlap="1" wp14:anchorId="6CD1EB0C" wp14:editId="0D5B4866">
                <wp:simplePos x="0" y="0"/>
                <wp:positionH relativeFrom="column">
                  <wp:posOffset>842010</wp:posOffset>
                </wp:positionH>
                <wp:positionV relativeFrom="paragraph">
                  <wp:posOffset>321945</wp:posOffset>
                </wp:positionV>
                <wp:extent cx="4320540" cy="396240"/>
                <wp:effectExtent l="0" t="0" r="3810" b="3810"/>
                <wp:wrapTopAndBottom/>
                <wp:docPr id="26" name="Text Box 26"/>
                <wp:cNvGraphicFramePr/>
                <a:graphic xmlns:a="http://schemas.openxmlformats.org/drawingml/2006/main">
                  <a:graphicData uri="http://schemas.microsoft.com/office/word/2010/wordprocessingShape">
                    <wps:wsp>
                      <wps:cNvSpPr txBox="1"/>
                      <wps:spPr>
                        <a:xfrm>
                          <a:off x="0" y="0"/>
                          <a:ext cx="4320540" cy="396240"/>
                        </a:xfrm>
                        <a:prstGeom prst="rect">
                          <a:avLst/>
                        </a:prstGeom>
                        <a:solidFill>
                          <a:prstClr val="white"/>
                        </a:solidFill>
                        <a:ln>
                          <a:noFill/>
                        </a:ln>
                      </wps:spPr>
                      <wps:txbx>
                        <w:txbxContent>
                          <w:p w14:paraId="1189DB68" w14:textId="06B1CE14" w:rsidR="00561536" w:rsidRPr="006A4145" w:rsidRDefault="00561536" w:rsidP="00561536">
                            <w:pPr>
                              <w:pStyle w:val="Caption"/>
                              <w:rPr>
                                <w:rFonts w:cs="Times New Roman"/>
                                <w:noProof/>
                                <w:szCs w:val="20"/>
                              </w:rPr>
                            </w:pPr>
                            <w:bookmarkStart w:id="5280" w:name="_Ref125225731"/>
                            <w:bookmarkStart w:id="5281" w:name="_Toc125537908"/>
                            <w:r>
                              <w:t xml:space="preserve">Figure </w:t>
                            </w:r>
                            <w:r>
                              <w:fldChar w:fldCharType="begin"/>
                            </w:r>
                            <w:r>
                              <w:instrText xml:space="preserve"> SEQ Figure \* ARABIC </w:instrText>
                            </w:r>
                            <w:r>
                              <w:fldChar w:fldCharType="separate"/>
                            </w:r>
                            <w:r w:rsidR="00F511DE">
                              <w:rPr>
                                <w:noProof/>
                              </w:rPr>
                              <w:t>85</w:t>
                            </w:r>
                            <w:r>
                              <w:fldChar w:fldCharType="end"/>
                            </w:r>
                            <w:bookmarkEnd w:id="5280"/>
                            <w:r>
                              <w:t xml:space="preserve"> Graphical Representation for Experimental Classes</w:t>
                            </w:r>
                            <w:bookmarkEnd w:id="52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1EB0C" id="Text Box 26" o:spid="_x0000_s1042" type="#_x0000_t202" style="position:absolute;left:0;text-align:left;margin-left:66.3pt;margin-top:25.35pt;width:340.2pt;height:31.2pt;z-index:25288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" stroked="f">
                <v:textbox inset="0,0,0,0">
                  <w:txbxContent>
                    <w:p w14:paraId="1189DB68" w14:textId="06B1CE14" w:rsidR="00561536" w:rsidRPr="006A4145" w:rsidRDefault="00561536" w:rsidP="00561536">
                      <w:pPr>
                        <w:pStyle w:val="Caption"/>
                        <w:rPr>
                          <w:rFonts w:cs="Times New Roman"/>
                          <w:noProof/>
                          <w:szCs w:val="20"/>
                        </w:rPr>
                      </w:pPr>
                      <w:bookmarkStart w:id="5297" w:name="_Ref125225731"/>
                      <w:bookmarkStart w:id="5298" w:name="_Toc125537908"/>
                      <w:r>
                        <w:t xml:space="preserve">Figure </w:t>
                      </w:r>
                      <w:r>
                        <w:fldChar w:fldCharType="begin"/>
                      </w:r>
                      <w:r>
                        <w:instrText xml:space="preserve"> SEQ Figure \* ARABIC </w:instrText>
                      </w:r>
                      <w:r>
                        <w:fldChar w:fldCharType="separate"/>
                      </w:r>
                      <w:r w:rsidR="00F511DE">
                        <w:rPr>
                          <w:noProof/>
                        </w:rPr>
                        <w:t>85</w:t>
                      </w:r>
                      <w:r>
                        <w:fldChar w:fldCharType="end"/>
                      </w:r>
                      <w:bookmarkEnd w:id="5297"/>
                      <w:r>
                        <w:t xml:space="preserve"> Graphical Representation for Experimental Classes</w:t>
                      </w:r>
                      <w:bookmarkEnd w:id="5298"/>
                    </w:p>
                  </w:txbxContent>
                </v:textbox>
                <w10:wrap type="topAndBottom"/>
              </v:shape>
            </w:pict>
          </mc:Fallback>
        </mc:AlternateContent>
      </w:r>
      <w:r w:rsidRPr="00CE25AF">
        <w:rPr>
          <w:noProof/>
        </w:rPr>
        <w:drawing>
          <wp:anchor distT="0" distB="0" distL="114300" distR="114300" simplePos="0" relativeHeight="252620800" behindDoc="0" locked="0" layoutInCell="1" allowOverlap="1" wp14:anchorId="6878387B" wp14:editId="564A37EA">
            <wp:simplePos x="0" y="0"/>
            <wp:positionH relativeFrom="column">
              <wp:posOffset>2080260</wp:posOffset>
            </wp:positionH>
            <wp:positionV relativeFrom="paragraph">
              <wp:posOffset>719455</wp:posOffset>
            </wp:positionV>
            <wp:extent cx="1133475" cy="920750"/>
            <wp:effectExtent l="0" t="0" r="9525" b="0"/>
            <wp:wrapTopAndBottom/>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133475" cy="920750"/>
                    </a:xfrm>
                    <a:prstGeom prst="rect">
                      <a:avLst/>
                    </a:prstGeom>
                  </pic:spPr>
                </pic:pic>
              </a:graphicData>
            </a:graphic>
            <wp14:sizeRelH relativeFrom="margin">
              <wp14:pctWidth>0</wp14:pctWidth>
            </wp14:sizeRelH>
            <wp14:sizeRelV relativeFrom="margin">
              <wp14:pctHeight>0</wp14:pctHeight>
            </wp14:sizeRelV>
          </wp:anchor>
        </w:drawing>
      </w:r>
      <w:r w:rsidR="00D055FB" w:rsidRPr="00CE25AF">
        <w:rPr>
          <w:lang w:val="en-US"/>
        </w:rPr>
        <w:fldChar w:fldCharType="begin"/>
      </w:r>
      <w:r w:rsidR="00D055FB" w:rsidRPr="00CE25AF">
        <w:rPr>
          <w:lang w:val="en-US"/>
        </w:rPr>
        <w:instrText xml:space="preserve"> REF _Ref116665354 \h  \* MERGEFORMAT </w:instrText>
      </w:r>
      <w:r w:rsidR="00D055FB" w:rsidRPr="00CE25AF">
        <w:rPr>
          <w:lang w:val="en-US"/>
        </w:rPr>
      </w:r>
      <w:r w:rsidR="00D055FB" w:rsidRPr="00CE25AF">
        <w:rPr>
          <w:lang w:val="en-US"/>
        </w:rPr>
        <w:fldChar w:fldCharType="separate"/>
      </w:r>
      <w:r w:rsidR="00F511DE" w:rsidRPr="00F511DE">
        <w:rPr>
          <w:lang w:val="en-US"/>
        </w:rPr>
        <w:t>Figure 87</w:t>
      </w:r>
      <w:r w:rsidR="00D055FB" w:rsidRPr="00CE25AF">
        <w:rPr>
          <w:lang w:val="en-US"/>
        </w:rPr>
        <w:fldChar w:fldCharType="end"/>
      </w:r>
      <w:r w:rsidR="00D055FB" w:rsidRPr="00CE25AF">
        <w:rPr>
          <w:lang w:val="en-US"/>
        </w:rPr>
        <w:t xml:space="preserve"> </w:t>
      </w:r>
      <w:r w:rsidR="002A3D49">
        <w:rPr>
          <w:lang w:val="en-US"/>
        </w:rPr>
        <w:t xml:space="preserve">shows an experimental class, marked </w:t>
      </w:r>
      <w:r w:rsidR="00D055FB" w:rsidRPr="00CE25AF">
        <w:rPr>
          <w:lang w:val="en-US"/>
        </w:rPr>
        <w:t>by the stereotype "Experimental".</w:t>
      </w:r>
      <w:bookmarkStart w:id="5282" w:name="_Ref70198434"/>
    </w:p>
    <w:bookmarkEnd w:id="5282"/>
    <w:p w14:paraId="3B3101B2" w14:textId="77777777" w:rsidR="00F511DE" w:rsidRDefault="00B9258A" w:rsidP="00582A2A">
      <w:pPr>
        <w:rPr>
          <w:lang w:val="en-US"/>
        </w:rPr>
      </w:pPr>
      <w:r w:rsidRPr="00373A9F">
        <w:rPr>
          <w:lang w:val="en-US"/>
        </w:rPr>
        <w:fldChar w:fldCharType="begin"/>
      </w:r>
      <w:r w:rsidRPr="00CE25AF">
        <w:rPr>
          <w:lang w:val="en-US"/>
        </w:rPr>
        <w:instrText xml:space="preserve"> REF _Ref70198434 \h </w:instrText>
      </w:r>
      <w:r w:rsidR="00F71A82" w:rsidRPr="00CE25AF">
        <w:rPr>
          <w:lang w:val="en-US"/>
        </w:rPr>
        <w:instrText xml:space="preserve"> \* MERGEFORMAT </w:instrText>
      </w:r>
      <w:r w:rsidRPr="00373A9F">
        <w:rPr>
          <w:lang w:val="en-US"/>
        </w:rPr>
      </w:r>
      <w:r w:rsidRPr="00373A9F">
        <w:rPr>
          <w:lang w:val="en-US"/>
        </w:rPr>
        <w:fldChar w:fldCharType="separate"/>
      </w:r>
    </w:p>
    <w:p w14:paraId="24EE8871" w14:textId="11EB2077" w:rsidR="00D055FB" w:rsidRPr="00CE25AF" w:rsidRDefault="00B9258A" w:rsidP="00B8481B">
      <w:pPr>
        <w:rPr>
          <w:lang w:val="en-US"/>
        </w:rPr>
      </w:pPr>
      <w:r w:rsidRPr="00373A9F">
        <w:rPr>
          <w:lang w:val="en-US"/>
        </w:rPr>
        <w:fldChar w:fldCharType="end"/>
      </w:r>
      <w:r w:rsidR="00561536">
        <w:rPr>
          <w:lang w:val="en-US"/>
        </w:rPr>
        <w:fldChar w:fldCharType="begin"/>
      </w:r>
      <w:r w:rsidR="00561536">
        <w:rPr>
          <w:lang w:val="en-US"/>
        </w:rPr>
        <w:instrText xml:space="preserve"> REF _Ref125225731 \h </w:instrText>
      </w:r>
      <w:r w:rsidR="00561536">
        <w:rPr>
          <w:lang w:val="en-US"/>
        </w:rPr>
      </w:r>
      <w:r w:rsidR="00561536">
        <w:rPr>
          <w:lang w:val="en-US"/>
        </w:rPr>
        <w:fldChar w:fldCharType="separate"/>
      </w:r>
      <w:r w:rsidR="00F511DE">
        <w:t xml:space="preserve">Figure </w:t>
      </w:r>
      <w:r w:rsidR="00F511DE">
        <w:rPr>
          <w:noProof/>
        </w:rPr>
        <w:t>85</w:t>
      </w:r>
      <w:r w:rsidR="00561536">
        <w:rPr>
          <w:lang w:val="en-US"/>
        </w:rPr>
        <w:fldChar w:fldCharType="end"/>
      </w:r>
      <w:r w:rsidRPr="00CE25AF">
        <w:rPr>
          <w:lang w:val="en-US"/>
        </w:rPr>
        <w:t xml:space="preserve"> </w:t>
      </w:r>
      <w:r w:rsidR="002A3D49">
        <w:rPr>
          <w:lang w:val="en-US"/>
        </w:rPr>
        <w:t xml:space="preserve">depicts </w:t>
      </w:r>
      <w:r w:rsidRPr="00CE25AF">
        <w:rPr>
          <w:lang w:val="en-US"/>
        </w:rPr>
        <w:t xml:space="preserve">a </w:t>
      </w:r>
      <w:r w:rsidR="002A3D49">
        <w:rPr>
          <w:lang w:val="en-US"/>
        </w:rPr>
        <w:t xml:space="preserve">deprecated </w:t>
      </w:r>
      <w:r w:rsidRPr="00CE25AF">
        <w:rPr>
          <w:lang w:val="en-US"/>
        </w:rPr>
        <w:t>class</w:t>
      </w:r>
      <w:r w:rsidR="002A3D49">
        <w:rPr>
          <w:lang w:val="en-US"/>
        </w:rPr>
        <w:t xml:space="preserve">, which </w:t>
      </w:r>
      <w:r w:rsidRPr="00CE25AF">
        <w:rPr>
          <w:lang w:val="en-US"/>
        </w:rPr>
        <w:t xml:space="preserve">is marked by the stereotype </w:t>
      </w:r>
      <w:r w:rsidR="00F639CD" w:rsidRPr="00CE25AF">
        <w:rPr>
          <w:lang w:val="en-US"/>
        </w:rPr>
        <w:t>"</w:t>
      </w:r>
      <w:r w:rsidRPr="00CE25AF">
        <w:rPr>
          <w:lang w:val="en-US"/>
        </w:rPr>
        <w:t>Deprecated</w:t>
      </w:r>
      <w:r w:rsidR="00F639CD" w:rsidRPr="00CE25AF">
        <w:rPr>
          <w:lang w:val="en-US"/>
        </w:rPr>
        <w:t>"</w:t>
      </w:r>
      <w:r w:rsidRPr="00CE25AF">
        <w:rPr>
          <w:lang w:val="en-US"/>
        </w:rPr>
        <w:t>.</w:t>
      </w:r>
    </w:p>
    <w:p w14:paraId="5EF20CE2" w14:textId="1F2DA54E" w:rsidR="00771144" w:rsidRPr="00CE25AF" w:rsidRDefault="00CF1EC3" w:rsidP="00B8481B">
      <w:pPr>
        <w:rPr>
          <w:lang w:val="en-US"/>
        </w:rPr>
      </w:pPr>
      <w:ins w:id="5283" w:author="Boss, Birgit (Bosch)" w:date="2023-01-30T13:38:00Z">
        <w:r>
          <w:rPr>
            <w:lang w:val="en-US"/>
          </w:rPr>
          <w:fldChar w:fldCharType="begin"/>
        </w:r>
        <w:r>
          <w:rPr>
            <w:lang w:val="en-US"/>
          </w:rPr>
          <w:instrText xml:space="preserve"> REF _Ref125978309 \h </w:instrText>
        </w:r>
        <w:r>
          <w:rPr>
            <w:lang w:val="en-US"/>
          </w:rPr>
        </w:r>
      </w:ins>
      <w:r>
        <w:rPr>
          <w:lang w:val="en-US"/>
        </w:rPr>
        <w:fldChar w:fldCharType="separate"/>
      </w:r>
      <w:ins w:id="5284" w:author="Boss, Birgit (Bosch)" w:date="2023-01-30T13:38:00Z">
        <w:r>
          <w:t xml:space="preserve">Figure </w:t>
        </w:r>
        <w:r>
          <w:rPr>
            <w:noProof/>
          </w:rPr>
          <w:t>86</w:t>
        </w:r>
        <w:r>
          <w:rPr>
            <w:lang w:val="en-US"/>
          </w:rPr>
          <w:fldChar w:fldCharType="end"/>
        </w:r>
      </w:ins>
      <w:del w:id="5285" w:author="Boss, Birgit (Bosch)" w:date="2023-01-30T13:38:00Z">
        <w:r w:rsidR="00771144" w:rsidRPr="00CE25AF" w:rsidDel="00CF1EC3">
          <w:rPr>
            <w:lang w:val="en-US"/>
          </w:rPr>
          <w:fldChar w:fldCharType="begin"/>
        </w:r>
        <w:r w:rsidR="00771144" w:rsidRPr="00CE25AF" w:rsidDel="00CF1EC3">
          <w:rPr>
            <w:lang w:val="en-US"/>
          </w:rPr>
          <w:delInstrText xml:space="preserve"> REF _Ref114847512 \h </w:delInstrText>
        </w:r>
        <w:r w:rsidR="00771144" w:rsidRPr="00CE25AF" w:rsidDel="00CF1EC3">
          <w:rPr>
            <w:lang w:val="en-US"/>
          </w:rPr>
        </w:r>
        <w:r w:rsidR="00771144" w:rsidRPr="00CE25AF" w:rsidDel="00CF1EC3">
          <w:rPr>
            <w:lang w:val="en-US"/>
          </w:rPr>
          <w:fldChar w:fldCharType="separate"/>
        </w:r>
        <w:r w:rsidR="00F511DE" w:rsidDel="00CF1EC3">
          <w:rPr>
            <w:b/>
            <w:bCs/>
            <w:lang w:val="en-US"/>
          </w:rPr>
          <w:delText>Error! Reference source not found.</w:delText>
        </w:r>
        <w:r w:rsidR="00771144" w:rsidRPr="00CE25AF" w:rsidDel="00CF1EC3">
          <w:rPr>
            <w:lang w:val="en-US"/>
          </w:rPr>
          <w:fldChar w:fldCharType="end"/>
        </w:r>
      </w:del>
      <w:r w:rsidR="00771144" w:rsidRPr="00CE25AF">
        <w:rPr>
          <w:lang w:val="en-US"/>
        </w:rPr>
        <w:t xml:space="preserve"> </w:t>
      </w:r>
      <w:r w:rsidR="002A3D49">
        <w:rPr>
          <w:lang w:val="en-US"/>
        </w:rPr>
        <w:t xml:space="preserve">shows </w:t>
      </w:r>
      <w:r w:rsidR="00771144" w:rsidRPr="00CE25AF">
        <w:rPr>
          <w:lang w:val="en-US"/>
        </w:rPr>
        <w:t>a class representing a template</w:t>
      </w:r>
      <w:r w:rsidR="002A3D49">
        <w:rPr>
          <w:lang w:val="en-US"/>
        </w:rPr>
        <w:t xml:space="preserve">. It is </w:t>
      </w:r>
      <w:r w:rsidR="00771144" w:rsidRPr="00CE25AF">
        <w:rPr>
          <w:lang w:val="en-US"/>
        </w:rPr>
        <w:t>marked by the stereotype "Template".</w:t>
      </w:r>
    </w:p>
    <w:p w14:paraId="6290F306" w14:textId="1C8924F0" w:rsidR="000E5D79" w:rsidRPr="00373A9F" w:rsidRDefault="00561536" w:rsidP="00026A3E">
      <w:pPr>
        <w:pStyle w:val="Anhang1"/>
      </w:pPr>
      <w:bookmarkStart w:id="5286" w:name="_Toc120118735"/>
      <w:bookmarkStart w:id="5287" w:name="_Toc120119486"/>
      <w:bookmarkStart w:id="5288" w:name="_Toc120120237"/>
      <w:bookmarkStart w:id="5289" w:name="_Toc73000505"/>
      <w:bookmarkStart w:id="5290" w:name="_Toc114866750"/>
      <w:bookmarkStart w:id="5291" w:name="_Toc120118736"/>
      <w:bookmarkStart w:id="5292" w:name="_Toc120119487"/>
      <w:bookmarkStart w:id="5293" w:name="_Toc120120238"/>
      <w:bookmarkStart w:id="5294" w:name="_Toc114866751"/>
      <w:bookmarkStart w:id="5295" w:name="_Toc120118737"/>
      <w:bookmarkStart w:id="5296" w:name="_Toc120119488"/>
      <w:bookmarkStart w:id="5297" w:name="_Toc120120239"/>
      <w:bookmarkStart w:id="5298" w:name="_Toc114866752"/>
      <w:bookmarkStart w:id="5299" w:name="_Toc120118738"/>
      <w:bookmarkStart w:id="5300" w:name="_Toc120119489"/>
      <w:bookmarkStart w:id="5301" w:name="_Toc120120240"/>
      <w:bookmarkStart w:id="5302" w:name="_Toc114866753"/>
      <w:bookmarkStart w:id="5303" w:name="_Toc120118739"/>
      <w:bookmarkStart w:id="5304" w:name="_Toc120119490"/>
      <w:bookmarkStart w:id="5305" w:name="_Toc120120241"/>
      <w:bookmarkStart w:id="5306" w:name="_Toc114866754"/>
      <w:bookmarkStart w:id="5307" w:name="_Toc120118740"/>
      <w:bookmarkStart w:id="5308" w:name="_Toc120119491"/>
      <w:bookmarkStart w:id="5309" w:name="_Toc120120242"/>
      <w:bookmarkStart w:id="5310" w:name="_Toc114866755"/>
      <w:bookmarkStart w:id="5311" w:name="_Toc120118741"/>
      <w:bookmarkStart w:id="5312" w:name="_Toc120119492"/>
      <w:bookmarkStart w:id="5313" w:name="_Toc120120243"/>
      <w:bookmarkStart w:id="5314" w:name="_Toc114866756"/>
      <w:bookmarkStart w:id="5315" w:name="_Toc120118742"/>
      <w:bookmarkStart w:id="5316" w:name="_Toc120119493"/>
      <w:bookmarkStart w:id="5317" w:name="_Toc120120244"/>
      <w:bookmarkStart w:id="5318" w:name="_Toc114866757"/>
      <w:bookmarkStart w:id="5319" w:name="_Toc120118743"/>
      <w:bookmarkStart w:id="5320" w:name="_Toc120119494"/>
      <w:bookmarkStart w:id="5321" w:name="_Toc120120245"/>
      <w:bookmarkStart w:id="5322" w:name="_Toc114866758"/>
      <w:bookmarkStart w:id="5323" w:name="_Toc120118744"/>
      <w:bookmarkStart w:id="5324" w:name="_Toc120119495"/>
      <w:bookmarkStart w:id="5325" w:name="_Toc120120246"/>
      <w:bookmarkStart w:id="5326" w:name="_Toc114841948"/>
      <w:bookmarkStart w:id="5327" w:name="_Toc114866759"/>
      <w:bookmarkStart w:id="5328" w:name="_Toc120118745"/>
      <w:bookmarkStart w:id="5329" w:name="_Toc120119496"/>
      <w:bookmarkStart w:id="5330" w:name="_Toc120120247"/>
      <w:bookmarkStart w:id="5331" w:name="_Toc114841949"/>
      <w:bookmarkStart w:id="5332" w:name="_Toc114866760"/>
      <w:bookmarkStart w:id="5333" w:name="_Toc120118746"/>
      <w:bookmarkStart w:id="5334" w:name="_Toc120119497"/>
      <w:bookmarkStart w:id="5335" w:name="_Toc120120248"/>
      <w:bookmarkStart w:id="5336" w:name="_Toc114841950"/>
      <w:bookmarkStart w:id="5337" w:name="_Toc114866761"/>
      <w:bookmarkStart w:id="5338" w:name="_Toc120118747"/>
      <w:bookmarkStart w:id="5339" w:name="_Toc120119498"/>
      <w:bookmarkStart w:id="5340" w:name="_Toc120120249"/>
      <w:bookmarkStart w:id="5341" w:name="_Toc114841951"/>
      <w:bookmarkStart w:id="5342" w:name="_Toc114866762"/>
      <w:bookmarkStart w:id="5343" w:name="_Toc120118748"/>
      <w:bookmarkStart w:id="5344" w:name="_Toc120119499"/>
      <w:bookmarkStart w:id="5345" w:name="_Toc120120250"/>
      <w:bookmarkStart w:id="5346" w:name="_Toc114841952"/>
      <w:bookmarkStart w:id="5347" w:name="_Toc114866763"/>
      <w:bookmarkStart w:id="5348" w:name="_Toc120118749"/>
      <w:bookmarkStart w:id="5349" w:name="_Toc120119500"/>
      <w:bookmarkStart w:id="5350" w:name="_Toc120120251"/>
      <w:bookmarkStart w:id="5351" w:name="_Toc114841953"/>
      <w:bookmarkStart w:id="5352" w:name="_Toc114866764"/>
      <w:bookmarkStart w:id="5353" w:name="_Toc120118750"/>
      <w:bookmarkStart w:id="5354" w:name="_Toc120119501"/>
      <w:bookmarkStart w:id="5355" w:name="_Toc120120252"/>
      <w:bookmarkStart w:id="5356" w:name="_Toc114841954"/>
      <w:bookmarkStart w:id="5357" w:name="_Toc114866765"/>
      <w:bookmarkStart w:id="5358" w:name="_Toc120118751"/>
      <w:bookmarkStart w:id="5359" w:name="_Toc120119502"/>
      <w:bookmarkStart w:id="5360" w:name="_Toc120120253"/>
      <w:bookmarkStart w:id="5361" w:name="_Toc114841955"/>
      <w:bookmarkStart w:id="5362" w:name="_Toc114866766"/>
      <w:bookmarkStart w:id="5363" w:name="_Toc120118752"/>
      <w:bookmarkStart w:id="5364" w:name="_Toc120119503"/>
      <w:bookmarkStart w:id="5365" w:name="_Toc120120254"/>
      <w:bookmarkStart w:id="5366" w:name="_Ref497651172"/>
      <w:bookmarkStart w:id="5367" w:name="_Toc510190026"/>
      <w:bookmarkStart w:id="5368" w:name="_Toc511579082"/>
      <w:bookmarkStart w:id="5369" w:name="_Toc114841956"/>
      <w:bookmarkStart w:id="5370" w:name="_Toc114866767"/>
      <w:bookmarkStart w:id="5371" w:name="_Toc120118753"/>
      <w:bookmarkStart w:id="5372" w:name="_Toc120119504"/>
      <w:bookmarkStart w:id="5373" w:name="_Toc120120255"/>
      <w:bookmarkStart w:id="5374" w:name="_Toc114841957"/>
      <w:bookmarkStart w:id="5375" w:name="_Toc114866768"/>
      <w:bookmarkStart w:id="5376" w:name="_Toc120118754"/>
      <w:bookmarkStart w:id="5377" w:name="_Toc120119505"/>
      <w:bookmarkStart w:id="5378" w:name="_Toc120120256"/>
      <w:bookmarkStart w:id="5379" w:name="_Toc114841958"/>
      <w:bookmarkStart w:id="5380" w:name="_Toc114866769"/>
      <w:bookmarkStart w:id="5381" w:name="_Toc120118755"/>
      <w:bookmarkStart w:id="5382" w:name="_Toc120119506"/>
      <w:bookmarkStart w:id="5383" w:name="_Toc120120257"/>
      <w:bookmarkStart w:id="5384" w:name="_Toc114841959"/>
      <w:bookmarkStart w:id="5385" w:name="_Toc114866770"/>
      <w:bookmarkStart w:id="5386" w:name="_Toc120118756"/>
      <w:bookmarkStart w:id="5387" w:name="_Toc120119507"/>
      <w:bookmarkStart w:id="5388" w:name="_Toc120120258"/>
      <w:bookmarkStart w:id="5389" w:name="_Toc114841960"/>
      <w:bookmarkStart w:id="5390" w:name="_Toc114866771"/>
      <w:bookmarkStart w:id="5391" w:name="_Toc120118757"/>
      <w:bookmarkStart w:id="5392" w:name="_Toc120119508"/>
      <w:bookmarkStart w:id="5393" w:name="_Toc120120259"/>
      <w:bookmarkStart w:id="5394" w:name="_Ref120112402"/>
      <w:bookmarkStart w:id="5395" w:name="_Toc125227962"/>
      <w:bookmarkStart w:id="5396" w:name="_Toc125537749"/>
      <w:bookmarkStart w:id="5397" w:name="_Toc54816340"/>
      <w:bookmarkStart w:id="5398" w:name="_Ref56775924"/>
      <w:bookmarkStart w:id="5399" w:name="_Ref113812216"/>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r w:rsidRPr="00373A9F">
        <w:rPr>
          <w:noProof/>
          <w:lang w:val="en-US"/>
        </w:rPr>
        <w:lastRenderedPageBreak/>
        <w:drawing>
          <wp:anchor distT="0" distB="0" distL="114300" distR="114300" simplePos="0" relativeHeight="252592128" behindDoc="0" locked="0" layoutInCell="1" allowOverlap="1" wp14:anchorId="6DFE68DB" wp14:editId="70A2FD32">
            <wp:simplePos x="0" y="0"/>
            <wp:positionH relativeFrom="column">
              <wp:posOffset>2175510</wp:posOffset>
            </wp:positionH>
            <wp:positionV relativeFrom="paragraph">
              <wp:posOffset>1918335</wp:posOffset>
            </wp:positionV>
            <wp:extent cx="1143000" cy="925830"/>
            <wp:effectExtent l="0" t="0" r="0"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143000" cy="9258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882944" behindDoc="0" locked="0" layoutInCell="1" allowOverlap="1" wp14:anchorId="3C308CF1" wp14:editId="79985108">
                <wp:simplePos x="0" y="0"/>
                <wp:positionH relativeFrom="column">
                  <wp:posOffset>590550</wp:posOffset>
                </wp:positionH>
                <wp:positionV relativeFrom="paragraph">
                  <wp:posOffset>1532890</wp:posOffset>
                </wp:positionV>
                <wp:extent cx="4503420" cy="41910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503420" cy="419100"/>
                        </a:xfrm>
                        <a:prstGeom prst="rect">
                          <a:avLst/>
                        </a:prstGeom>
                        <a:solidFill>
                          <a:prstClr val="white"/>
                        </a:solidFill>
                        <a:ln>
                          <a:noFill/>
                        </a:ln>
                      </wps:spPr>
                      <wps:txbx>
                        <w:txbxContent>
                          <w:p w14:paraId="694613D6" w14:textId="1423B678" w:rsidR="00561536" w:rsidRPr="00FA4645" w:rsidRDefault="00561536" w:rsidP="00561536">
                            <w:pPr>
                              <w:pStyle w:val="Caption"/>
                              <w:rPr>
                                <w:rFonts w:cs="Times New Roman"/>
                                <w:noProof/>
                                <w:szCs w:val="20"/>
                              </w:rPr>
                            </w:pPr>
                            <w:bookmarkStart w:id="5400" w:name="_Toc125537909"/>
                            <w:bookmarkStart w:id="5401" w:name="_Ref125978309"/>
                            <w:r>
                              <w:t xml:space="preserve">Figure </w:t>
                            </w:r>
                            <w:r>
                              <w:fldChar w:fldCharType="begin"/>
                            </w:r>
                            <w:r>
                              <w:instrText xml:space="preserve"> SEQ Figure \* ARABIC </w:instrText>
                            </w:r>
                            <w:r>
                              <w:fldChar w:fldCharType="separate"/>
                            </w:r>
                            <w:r w:rsidR="00F511DE">
                              <w:rPr>
                                <w:noProof/>
                              </w:rPr>
                              <w:t>86</w:t>
                            </w:r>
                            <w:r>
                              <w:fldChar w:fldCharType="end"/>
                            </w:r>
                            <w:bookmarkEnd w:id="5401"/>
                            <w:r>
                              <w:t xml:space="preserve"> Graphical Representation of a Template Class</w:t>
                            </w:r>
                            <w:bookmarkEnd w:id="54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08CF1" id="_x0000_t202" coordsize="21600,21600" o:spt="202" path="m,l,21600r21600,l21600,xe">
                <v:stroke joinstyle="miter"/>
                <v:path gradientshapeok="t" o:connecttype="rect"/>
              </v:shapetype>
              <v:shape id="Text Box 31" o:spid="_x0000_s1043" type="#_x0000_t202" style="position:absolute;left:0;text-align:left;margin-left:46.5pt;margin-top:120.7pt;width:354.6pt;height:33pt;z-index:25288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" stroked="f">
                <v:textbox inset="0,0,0,0">
                  <w:txbxContent>
                    <w:p w14:paraId="694613D6" w14:textId="1423B678" w:rsidR="00561536" w:rsidRPr="00FA4645" w:rsidRDefault="00561536" w:rsidP="00561536">
                      <w:pPr>
                        <w:pStyle w:val="Caption"/>
                        <w:rPr>
                          <w:rFonts w:cs="Times New Roman"/>
                          <w:noProof/>
                          <w:szCs w:val="20"/>
                        </w:rPr>
                      </w:pPr>
                      <w:bookmarkStart w:id="5402" w:name="_Toc125537909"/>
                      <w:bookmarkStart w:id="5403" w:name="_Ref125978309"/>
                      <w:r>
                        <w:t xml:space="preserve">Figure </w:t>
                      </w:r>
                      <w:r>
                        <w:fldChar w:fldCharType="begin"/>
                      </w:r>
                      <w:r>
                        <w:instrText xml:space="preserve"> SEQ Figure \* ARABIC </w:instrText>
                      </w:r>
                      <w:r>
                        <w:fldChar w:fldCharType="separate"/>
                      </w:r>
                      <w:r w:rsidR="00F511DE">
                        <w:rPr>
                          <w:noProof/>
                        </w:rPr>
                        <w:t>86</w:t>
                      </w:r>
                      <w:r>
                        <w:fldChar w:fldCharType="end"/>
                      </w:r>
                      <w:bookmarkEnd w:id="5403"/>
                      <w:r>
                        <w:t xml:space="preserve"> Graphical Representation of a Template Class</w:t>
                      </w:r>
                      <w:bookmarkEnd w:id="5402"/>
                    </w:p>
                  </w:txbxContent>
                </v:textbox>
                <w10:wrap type="topAndBottom"/>
              </v:shape>
            </w:pict>
          </mc:Fallback>
        </mc:AlternateContent>
      </w:r>
      <w:r w:rsidRPr="00582A2A">
        <w:rPr>
          <w:bCs/>
          <w:noProof/>
        </w:rPr>
        <w:drawing>
          <wp:anchor distT="0" distB="0" distL="114300" distR="114300" simplePos="0" relativeHeight="251904000" behindDoc="0" locked="0" layoutInCell="1" allowOverlap="1" wp14:anchorId="4248AF92" wp14:editId="2477715F">
            <wp:simplePos x="0" y="0"/>
            <wp:positionH relativeFrom="column">
              <wp:posOffset>2081530</wp:posOffset>
            </wp:positionH>
            <wp:positionV relativeFrom="paragraph">
              <wp:posOffset>459105</wp:posOffset>
            </wp:positionV>
            <wp:extent cx="1171575" cy="948055"/>
            <wp:effectExtent l="0" t="0" r="9525" b="4445"/>
            <wp:wrapTopAndBottom/>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171575" cy="948055"/>
                    </a:xfrm>
                    <a:prstGeom prst="rect">
                      <a:avLst/>
                    </a:prstGeom>
                  </pic:spPr>
                </pic:pic>
              </a:graphicData>
            </a:graphic>
            <wp14:sizeRelH relativeFrom="margin">
              <wp14:pctWidth>0</wp14:pctWidth>
            </wp14:sizeRelH>
            <wp14:sizeRelV relativeFrom="margin">
              <wp14:pctHeight>0</wp14:pctHeight>
            </wp14:sizeRelV>
          </wp:anchor>
        </w:drawing>
      </w:r>
      <w:r w:rsidRPr="00CE25AF">
        <w:rPr>
          <w:noProof/>
        </w:rPr>
        <mc:AlternateContent>
          <mc:Choice Requires="wps">
            <w:drawing>
              <wp:anchor distT="0" distB="0" distL="114300" distR="114300" simplePos="0" relativeHeight="252622848" behindDoc="0" locked="0" layoutInCell="1" allowOverlap="1" wp14:anchorId="3BC3D3BB" wp14:editId="7C755D68">
                <wp:simplePos x="0" y="0"/>
                <wp:positionH relativeFrom="column">
                  <wp:posOffset>839470</wp:posOffset>
                </wp:positionH>
                <wp:positionV relativeFrom="paragraph">
                  <wp:posOffset>0</wp:posOffset>
                </wp:positionV>
                <wp:extent cx="3832225" cy="398780"/>
                <wp:effectExtent l="0" t="0" r="0" b="1270"/>
                <wp:wrapTopAndBottom/>
                <wp:docPr id="477" name="Text Box 477"/>
                <wp:cNvGraphicFramePr/>
                <a:graphic xmlns:a="http://schemas.openxmlformats.org/drawingml/2006/main">
                  <a:graphicData uri="http://schemas.microsoft.com/office/word/2010/wordprocessingShape">
                    <wps:wsp>
                      <wps:cNvSpPr txBox="1"/>
                      <wps:spPr>
                        <a:xfrm>
                          <a:off x="0" y="0"/>
                          <a:ext cx="3832225" cy="398780"/>
                        </a:xfrm>
                        <a:prstGeom prst="rect">
                          <a:avLst/>
                        </a:prstGeom>
                        <a:solidFill>
                          <a:prstClr val="white"/>
                        </a:solidFill>
                        <a:ln>
                          <a:noFill/>
                        </a:ln>
                      </wps:spPr>
                      <wps:txbx>
                        <w:txbxContent>
                          <w:p w14:paraId="3F6F45B0" w14:textId="15935957" w:rsidR="00D055FB" w:rsidRPr="00CB491E" w:rsidRDefault="00D055FB" w:rsidP="00110904">
                            <w:pPr>
                              <w:pStyle w:val="Caption"/>
                              <w:rPr>
                                <w:noProof/>
                              </w:rPr>
                            </w:pPr>
                            <w:bookmarkStart w:id="5404" w:name="_Ref116665354"/>
                            <w:bookmarkStart w:id="5405" w:name="_Toc125537910"/>
                            <w:r>
                              <w:t xml:space="preserve">Figure </w:t>
                            </w:r>
                            <w:r w:rsidR="00561536">
                              <w:fldChar w:fldCharType="begin"/>
                            </w:r>
                            <w:r w:rsidR="00561536">
                              <w:instrText xml:space="preserve"> SEQ Figure \* ARABIC </w:instrText>
                            </w:r>
                            <w:r w:rsidR="00561536">
                              <w:fldChar w:fldCharType="separate"/>
                            </w:r>
                            <w:r w:rsidR="00F511DE">
                              <w:rPr>
                                <w:noProof/>
                              </w:rPr>
                              <w:t>87</w:t>
                            </w:r>
                            <w:r w:rsidR="00561536">
                              <w:fldChar w:fldCharType="end"/>
                            </w:r>
                            <w:bookmarkEnd w:id="5404"/>
                            <w:r>
                              <w:t xml:space="preserve"> Graphical Representation for </w:t>
                            </w:r>
                            <w:del w:id="5406" w:author="Boss, Birgit (Bosch)" w:date="2023-01-30T13:37:00Z">
                              <w:r w:rsidDel="00CF1EC3">
                                <w:delText xml:space="preserve">Experimental </w:delText>
                              </w:r>
                            </w:del>
                            <w:ins w:id="5407" w:author="Boss, Birgit (Bosch)" w:date="2023-01-30T13:37:00Z">
                              <w:r w:rsidR="00CF1EC3">
                                <w:t xml:space="preserve">Deprecated </w:t>
                              </w:r>
                            </w:ins>
                            <w:r>
                              <w:t>Elements</w:t>
                            </w:r>
                            <w:bookmarkEnd w:id="54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3D3BB" id="Text Box 477" o:spid="_x0000_s1044" type="#_x0000_t202" style="position:absolute;left:0;text-align:left;margin-left:66.1pt;margin-top:0;width:301.75pt;height:31.4pt;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" stroked="f">
                <v:textbox inset="0,0,0,0">
                  <w:txbxContent>
                    <w:p w14:paraId="3F6F45B0" w14:textId="15935957" w:rsidR="00D055FB" w:rsidRPr="00CB491E" w:rsidRDefault="00D055FB" w:rsidP="00110904">
                      <w:pPr>
                        <w:pStyle w:val="Caption"/>
                        <w:rPr>
                          <w:noProof/>
                        </w:rPr>
                      </w:pPr>
                      <w:bookmarkStart w:id="5408" w:name="_Ref116665354"/>
                      <w:bookmarkStart w:id="5409" w:name="_Toc125537910"/>
                      <w:r>
                        <w:t xml:space="preserve">Figure </w:t>
                      </w:r>
                      <w:r w:rsidR="00561536">
                        <w:fldChar w:fldCharType="begin"/>
                      </w:r>
                      <w:r w:rsidR="00561536">
                        <w:instrText xml:space="preserve"> SEQ Figure \* ARABIC </w:instrText>
                      </w:r>
                      <w:r w:rsidR="00561536">
                        <w:fldChar w:fldCharType="separate"/>
                      </w:r>
                      <w:r w:rsidR="00F511DE">
                        <w:rPr>
                          <w:noProof/>
                        </w:rPr>
                        <w:t>87</w:t>
                      </w:r>
                      <w:r w:rsidR="00561536">
                        <w:fldChar w:fldCharType="end"/>
                      </w:r>
                      <w:bookmarkEnd w:id="5408"/>
                      <w:r>
                        <w:t xml:space="preserve"> Graphical Representation for </w:t>
                      </w:r>
                      <w:del w:id="5410" w:author="Boss, Birgit (Bosch)" w:date="2023-01-30T13:37:00Z">
                        <w:r w:rsidDel="00CF1EC3">
                          <w:delText xml:space="preserve">Experimental </w:delText>
                        </w:r>
                      </w:del>
                      <w:ins w:id="5411" w:author="Boss, Birgit (Bosch)" w:date="2023-01-30T13:37:00Z">
                        <w:r w:rsidR="00CF1EC3">
                          <w:t xml:space="preserve">Deprecated </w:t>
                        </w:r>
                      </w:ins>
                      <w:r>
                        <w:t>Elements</w:t>
                      </w:r>
                      <w:bookmarkEnd w:id="5409"/>
                    </w:p>
                  </w:txbxContent>
                </v:textbox>
                <w10:wrap type="topAndBottom"/>
              </v:shape>
            </w:pict>
          </mc:Fallback>
        </mc:AlternateContent>
      </w:r>
      <w:r w:rsidR="00384B2F">
        <w:t>A</w:t>
      </w:r>
      <w:r w:rsidR="00716AB2">
        <w:t xml:space="preserve">nnex </w:t>
      </w:r>
      <w:r w:rsidR="00384B2F">
        <w:t>F</w:t>
      </w:r>
      <w:r w:rsidR="00716AB2">
        <w:t xml:space="preserve">. </w:t>
      </w:r>
      <w:r w:rsidR="000E5D79" w:rsidRPr="00373A9F">
        <w:t>How to Use the Metamodel</w:t>
      </w:r>
      <w:bookmarkEnd w:id="5394"/>
      <w:bookmarkEnd w:id="5395"/>
      <w:bookmarkEnd w:id="5396"/>
    </w:p>
    <w:p w14:paraId="0EA88F74" w14:textId="28CA42DF" w:rsidR="000E5D79" w:rsidRPr="00373A9F" w:rsidRDefault="000E5D79" w:rsidP="004D3EEC">
      <w:pPr>
        <w:pStyle w:val="Anhang2"/>
      </w:pPr>
      <w:bookmarkStart w:id="5412" w:name="_Toc125227963"/>
      <w:bookmarkStart w:id="5413" w:name="_Toc125537750"/>
      <w:r w:rsidRPr="00373A9F">
        <w:t>Composite I4.0 Components</w:t>
      </w:r>
      <w:bookmarkEnd w:id="5412"/>
      <w:bookmarkEnd w:id="5413"/>
      <w:r w:rsidRPr="00373A9F">
        <w:t xml:space="preserve"> </w:t>
      </w:r>
    </w:p>
    <w:p w14:paraId="2960EFA3" w14:textId="788F5D77" w:rsidR="000E5D79" w:rsidRPr="00CE25AF" w:rsidRDefault="000E5D79" w:rsidP="000E5D79">
      <w:pPr>
        <w:rPr>
          <w:lang w:val="en-US"/>
        </w:rPr>
      </w:pPr>
      <w:r w:rsidRPr="00CE25AF">
        <w:rPr>
          <w:lang w:val="en-US"/>
        </w:rPr>
        <w:t xml:space="preserve">As described in </w:t>
      </w:r>
      <w:r w:rsidRPr="00AA7226">
        <w:rPr>
          <w:lang w:val="en-US"/>
        </w:rPr>
        <w:t>Clause</w:t>
      </w:r>
      <w:r w:rsidRPr="00CE25AF">
        <w:rPr>
          <w:lang w:val="en-US"/>
        </w:rPr>
        <w:t xml:space="preserve"> </w:t>
      </w:r>
      <w:r w:rsidRPr="00373A9F">
        <w:rPr>
          <w:lang w:val="en-US"/>
        </w:rPr>
        <w:fldChar w:fldCharType="begin"/>
      </w:r>
      <w:r w:rsidRPr="00CE25AF">
        <w:rPr>
          <w:lang w:val="en-US"/>
        </w:rPr>
        <w:instrText xml:space="preserve"> REF _Ref23768522 \r \h </w:instrText>
      </w:r>
      <w:r w:rsidRPr="00373A9F">
        <w:rPr>
          <w:lang w:val="en-US"/>
        </w:rPr>
      </w:r>
      <w:r w:rsidRPr="00373A9F">
        <w:rPr>
          <w:lang w:val="en-US"/>
        </w:rPr>
        <w:fldChar w:fldCharType="separate"/>
      </w:r>
      <w:r w:rsidR="00F511DE">
        <w:rPr>
          <w:lang w:val="en-US"/>
        </w:rPr>
        <w:t>4.2.1</w:t>
      </w:r>
      <w:r w:rsidRPr="00373A9F">
        <w:rPr>
          <w:lang w:val="en-US"/>
        </w:rPr>
        <w:fldChar w:fldCharType="end"/>
      </w:r>
      <w:r w:rsidR="00635FFD">
        <w:rPr>
          <w:lang w:val="en-US"/>
        </w:rPr>
        <w:t>,</w:t>
      </w:r>
      <w:r w:rsidRPr="00CE25AF">
        <w:rPr>
          <w:lang w:val="en-US"/>
        </w:rPr>
        <w:t xml:space="preserve"> there is a class of relationships between assets of different hierarchy levels. </w:t>
      </w:r>
      <w:r w:rsidR="00635FFD">
        <w:rPr>
          <w:lang w:val="en-US"/>
        </w:rPr>
        <w:t>In</w:t>
      </w:r>
      <w:r w:rsidRPr="00CE25AF">
        <w:rPr>
          <w:lang w:val="en-US"/>
        </w:rPr>
        <w:t xml:space="preserve"> this class of relationships, automation equipment is explained as a complex, interrelated graph of automation devices and products, performing intelligent production and self-learning/optimization tasks.</w:t>
      </w:r>
    </w:p>
    <w:p w14:paraId="06D60095" w14:textId="48DFEA0A" w:rsidR="000E5D79" w:rsidRPr="00CE25AF" w:rsidRDefault="000E5D79" w:rsidP="000E5D79">
      <w:pPr>
        <w:rPr>
          <w:lang w:val="en-US"/>
        </w:rPr>
      </w:pPr>
      <w:r w:rsidRPr="00CE25AF">
        <w:rPr>
          <w:lang w:val="en-US"/>
        </w:rPr>
        <w:t xml:space="preserve">Details and examples for composite I4.0 </w:t>
      </w:r>
      <w:r>
        <w:rPr>
          <w:lang w:val="en-US"/>
        </w:rPr>
        <w:t>Components</w:t>
      </w:r>
      <w:r w:rsidRPr="00CE25AF">
        <w:rPr>
          <w:lang w:val="en-US"/>
        </w:rPr>
        <w:t xml:space="preserve"> can be found in </w:t>
      </w:r>
      <w:r w:rsidRPr="00373A9F">
        <w:rPr>
          <w:lang w:val="en-US"/>
        </w:rPr>
        <w:fldChar w:fldCharType="begin"/>
      </w:r>
      <w:r w:rsidRPr="00CE25AF">
        <w:rPr>
          <w:lang w:val="en-US"/>
        </w:rPr>
        <w:instrText xml:space="preserve"> REF RelationsI4c_12 \h </w:instrText>
      </w:r>
      <w:r w:rsidRPr="00373A9F">
        <w:rPr>
          <w:lang w:val="en-US"/>
        </w:rPr>
      </w:r>
      <w:r w:rsidRPr="00373A9F">
        <w:rPr>
          <w:lang w:val="en-US"/>
        </w:rPr>
        <w:fldChar w:fldCharType="separate"/>
      </w:r>
      <w:r w:rsidR="00F511DE" w:rsidRPr="00CE25AF">
        <w:rPr>
          <w:lang w:val="en-US"/>
        </w:rPr>
        <w:t>[13]</w:t>
      </w:r>
      <w:r w:rsidRPr="00373A9F">
        <w:rPr>
          <w:lang w:val="en-US"/>
        </w:rPr>
        <w:fldChar w:fldCharType="end"/>
      </w:r>
      <w:r w:rsidRPr="00CE25AF">
        <w:rPr>
          <w:lang w:val="en-US"/>
        </w:rPr>
        <w:t>.</w:t>
      </w:r>
    </w:p>
    <w:p w14:paraId="5AE108BA" w14:textId="47B24F07" w:rsidR="000E5D79" w:rsidRPr="00CE25AF" w:rsidRDefault="000E5D79" w:rsidP="000E5D79">
      <w:pPr>
        <w:rPr>
          <w:lang w:val="en-US"/>
        </w:rPr>
      </w:pPr>
      <w:r w:rsidRPr="00CE25AF">
        <w:rPr>
          <w:lang w:val="en-US"/>
        </w:rPr>
        <w:t xml:space="preserve">The following modelling elements in the Asset Administration Shell metamodel can be used to realize such composite I4.0 </w:t>
      </w:r>
      <w:r w:rsidRPr="00AA7226">
        <w:rPr>
          <w:lang w:val="en-US"/>
        </w:rPr>
        <w:t>Components</w:t>
      </w:r>
      <w:r w:rsidRPr="00CE25AF">
        <w:rPr>
          <w:lang w:val="en-US"/>
        </w:rPr>
        <w:t>:</w:t>
      </w:r>
    </w:p>
    <w:p w14:paraId="0618B50B" w14:textId="7A3551C6" w:rsidR="000E5D79" w:rsidRPr="00CE25AF" w:rsidRDefault="000E5D79" w:rsidP="00FD7BFD">
      <w:pPr>
        <w:pStyle w:val="ListParagraph"/>
        <w:numPr>
          <w:ilvl w:val="0"/>
          <w:numId w:val="18"/>
        </w:numPr>
      </w:pPr>
      <w:proofErr w:type="spellStart"/>
      <w:r w:rsidRPr="00FD7BFD">
        <w:rPr>
          <w:i/>
        </w:rPr>
        <w:t>RelationshipElement</w:t>
      </w:r>
      <w:proofErr w:type="spellEnd"/>
      <w:r w:rsidR="00635FFD" w:rsidRPr="00FD7BFD">
        <w:rPr>
          <w:i/>
        </w:rPr>
        <w:t>,</w:t>
      </w:r>
      <w:r w:rsidRPr="00CE25AF">
        <w:t xml:space="preserve"> used to describe relationships between assets and other elements</w:t>
      </w:r>
      <w:r w:rsidR="00635FFD">
        <w:t>,</w:t>
      </w:r>
    </w:p>
    <w:p w14:paraId="7CE628EE" w14:textId="67B6D92D" w:rsidR="000E5D79" w:rsidRPr="00CE25AF" w:rsidRDefault="000E5D79" w:rsidP="00FD7BFD">
      <w:pPr>
        <w:pStyle w:val="ListParagraph"/>
        <w:numPr>
          <w:ilvl w:val="0"/>
          <w:numId w:val="18"/>
        </w:numPr>
      </w:pPr>
      <w:proofErr w:type="spellStart"/>
      <w:r w:rsidRPr="00FD7BFD">
        <w:rPr>
          <w:i/>
        </w:rPr>
        <w:t>Submodel</w:t>
      </w:r>
      <w:proofErr w:type="spellEnd"/>
      <w:r w:rsidR="00635FFD" w:rsidRPr="00FD7BFD">
        <w:rPr>
          <w:i/>
        </w:rPr>
        <w:t>,</w:t>
      </w:r>
      <w:r w:rsidRPr="00CE25AF">
        <w:t xml:space="preserve"> </w:t>
      </w:r>
      <w:r w:rsidR="00635FFD">
        <w:t xml:space="preserve">where a </w:t>
      </w:r>
      <w:r w:rsidRPr="00CE25AF">
        <w:t>complex asset is composed out of other entities and assets</w:t>
      </w:r>
      <w:r w:rsidR="00635FFD">
        <w:t xml:space="preserve">, which are specified in a bill of material </w:t>
      </w:r>
      <w:r w:rsidRPr="00CE25AF">
        <w:t xml:space="preserve">together with their relationship to each other. </w:t>
      </w:r>
    </w:p>
    <w:p w14:paraId="24BD2CAC" w14:textId="72660CEA" w:rsidR="000E5D79" w:rsidRPr="00CE25AF" w:rsidRDefault="000E5D79" w:rsidP="00373A9F">
      <w:pPr>
        <w:pStyle w:val="NOTE"/>
        <w:ind w:left="568" w:firstLine="0"/>
        <w:rPr>
          <w:lang w:val="en-US"/>
        </w:rPr>
      </w:pPr>
      <w:r w:rsidRPr="00CE25AF">
        <w:rPr>
          <w:lang w:val="en-US"/>
        </w:rPr>
        <w:t xml:space="preserve">Note: </w:t>
      </w:r>
      <w:r w:rsidR="00635FFD">
        <w:rPr>
          <w:lang w:val="en-US"/>
        </w:rPr>
        <w:t>t</w:t>
      </w:r>
      <w:r w:rsidRPr="00CE25AF">
        <w:rPr>
          <w:lang w:val="en-US"/>
        </w:rPr>
        <w:t xml:space="preserve">he </w:t>
      </w:r>
      <w:proofErr w:type="spellStart"/>
      <w:r w:rsidRPr="00CE25AF">
        <w:rPr>
          <w:lang w:val="en-US"/>
        </w:rPr>
        <w:t>submodel</w:t>
      </w:r>
      <w:proofErr w:type="spellEnd"/>
      <w:r w:rsidRPr="00CE25AF">
        <w:rPr>
          <w:lang w:val="en-US"/>
        </w:rPr>
        <w:t xml:space="preserve"> template defining the structure of such a bill of material is not predefined by the Asset Administration Shell metamodel. However, </w:t>
      </w:r>
      <w:r w:rsidRPr="00CE25AF">
        <w:rPr>
          <w:i/>
          <w:iCs/>
          <w:lang w:val="en-US"/>
        </w:rPr>
        <w:t>Entity</w:t>
      </w:r>
      <w:r w:rsidRPr="00CE25AF">
        <w:rPr>
          <w:lang w:val="en-US"/>
        </w:rPr>
        <w:t xml:space="preserve"> elements were designed for the purpose of building bill</w:t>
      </w:r>
      <w:r w:rsidR="00635FFD">
        <w:rPr>
          <w:lang w:val="en-US"/>
        </w:rPr>
        <w:t>s</w:t>
      </w:r>
      <w:r w:rsidRPr="00CE25AF">
        <w:rPr>
          <w:lang w:val="en-US"/>
        </w:rPr>
        <w:t xml:space="preserve"> of material.</w:t>
      </w:r>
    </w:p>
    <w:p w14:paraId="08677FDB" w14:textId="6B4BF70B" w:rsidR="000E5D79" w:rsidRPr="00CE25AF" w:rsidRDefault="000E5D79" w:rsidP="00FD7BFD">
      <w:pPr>
        <w:pStyle w:val="ListParagraph"/>
        <w:numPr>
          <w:ilvl w:val="0"/>
          <w:numId w:val="18"/>
        </w:numPr>
      </w:pPr>
      <w:r w:rsidRPr="00CE25AF">
        <w:t>Not every entity (</w:t>
      </w:r>
      <w:r w:rsidRPr="00FD7BFD">
        <w:rPr>
          <w:i/>
        </w:rPr>
        <w:t>Entity</w:t>
      </w:r>
      <w:r w:rsidRPr="00CE25AF">
        <w:t xml:space="preserve">) that is part of the bill of material of an asset necessarily </w:t>
      </w:r>
      <w:r w:rsidR="00635FFD" w:rsidRPr="00CE25AF">
        <w:t xml:space="preserve">has </w:t>
      </w:r>
      <w:r w:rsidRPr="00CE25AF">
        <w:t xml:space="preserve">its own Asset Administration Shell. As described in </w:t>
      </w:r>
      <w:r w:rsidRPr="00373A9F">
        <w:fldChar w:fldCharType="begin"/>
      </w:r>
      <w:r w:rsidRPr="00CE25AF">
        <w:instrText xml:space="preserve"> REF RelationsI4c_12 \h </w:instrText>
      </w:r>
      <w:r w:rsidRPr="00373A9F">
        <w:fldChar w:fldCharType="separate"/>
      </w:r>
      <w:r w:rsidR="00F511DE" w:rsidRPr="00CE25AF">
        <w:t>[13]</w:t>
      </w:r>
      <w:r w:rsidRPr="00373A9F">
        <w:fldChar w:fldCharType="end"/>
      </w:r>
      <w:r w:rsidR="00635FFD">
        <w:t>,</w:t>
      </w:r>
      <w:r w:rsidRPr="00CE25AF">
        <w:t xml:space="preserve"> self-managed entities are distinguished from co-managed entities (</w:t>
      </w:r>
      <w:r w:rsidRPr="00FD7BFD">
        <w:rPr>
          <w:i/>
        </w:rPr>
        <w:t>Entity/</w:t>
      </w:r>
      <w:proofErr w:type="spellStart"/>
      <w:r w:rsidRPr="00FD7BFD">
        <w:rPr>
          <w:i/>
        </w:rPr>
        <w:t>entityType</w:t>
      </w:r>
      <w:proofErr w:type="spellEnd"/>
      <w:r w:rsidRPr="00CE25AF">
        <w:t>)</w:t>
      </w:r>
      <w:r w:rsidR="00635FFD">
        <w:t>.</w:t>
      </w:r>
      <w:r w:rsidRPr="00CE25AF">
        <w:t xml:space="preserve"> </w:t>
      </w:r>
    </w:p>
    <w:p w14:paraId="05A09EF9" w14:textId="569B6ECE" w:rsidR="000E5D79" w:rsidRPr="00CE25AF" w:rsidRDefault="000E5D79" w:rsidP="00FD7BFD">
      <w:pPr>
        <w:pStyle w:val="ListParagraph"/>
        <w:numPr>
          <w:ilvl w:val="1"/>
          <w:numId w:val="18"/>
        </w:numPr>
      </w:pPr>
      <w:r w:rsidRPr="00CE25AF">
        <w:t xml:space="preserve">Self-Managed Entities have their own Asset Administration Shell. This is why a reference to this asset is specified via </w:t>
      </w:r>
      <w:r w:rsidRPr="00CE25AF">
        <w:rPr>
          <w:i/>
        </w:rPr>
        <w:t>Entity/</w:t>
      </w:r>
      <w:proofErr w:type="spellStart"/>
      <w:r w:rsidRPr="00CE25AF">
        <w:rPr>
          <w:i/>
        </w:rPr>
        <w:t>globalAssetId</w:t>
      </w:r>
      <w:proofErr w:type="spellEnd"/>
      <w:r w:rsidRPr="00CE25AF">
        <w:rPr>
          <w:i/>
        </w:rPr>
        <w:t xml:space="preserve"> </w:t>
      </w:r>
      <w:r w:rsidRPr="00CE25AF">
        <w:rPr>
          <w:iCs/>
        </w:rPr>
        <w:t>or an</w:t>
      </w:r>
      <w:r w:rsidRPr="00CE25AF">
        <w:rPr>
          <w:i/>
        </w:rPr>
        <w:t xml:space="preserve"> Entity/</w:t>
      </w:r>
      <w:proofErr w:type="spellStart"/>
      <w:r w:rsidRPr="00CE25AF">
        <w:rPr>
          <w:i/>
        </w:rPr>
        <w:t>specificAssetId</w:t>
      </w:r>
      <w:proofErr w:type="spellEnd"/>
      <w:r w:rsidRPr="00CE25AF">
        <w:t>. Additionally, further property statements (</w:t>
      </w:r>
      <w:r w:rsidRPr="00CE25AF">
        <w:rPr>
          <w:i/>
          <w:iCs/>
        </w:rPr>
        <w:t>Entity/statement</w:t>
      </w:r>
      <w:r w:rsidRPr="00CE25AF">
        <w:t xml:space="preserve">) </w:t>
      </w:r>
      <w:r w:rsidRPr="00373A9F">
        <w:fldChar w:fldCharType="begin"/>
      </w:r>
      <w:r w:rsidRPr="00CE25AF">
        <w:instrText xml:space="preserve"> REF PVSX_DIN_15 \h </w:instrText>
      </w:r>
      <w:r w:rsidRPr="00373A9F">
        <w:fldChar w:fldCharType="separate"/>
      </w:r>
      <w:r w:rsidR="00F511DE" w:rsidRPr="00CE25AF">
        <w:t>[16]</w:t>
      </w:r>
      <w:r w:rsidRPr="00373A9F">
        <w:fldChar w:fldCharType="end"/>
      </w:r>
      <w:r w:rsidRPr="00CE25AF">
        <w:t xml:space="preserve"> can be added to the asset that are not specified in the Asset Administration Shell of the asset itself</w:t>
      </w:r>
      <w:r w:rsidR="00792B63">
        <w:t xml:space="preserve">, since </w:t>
      </w:r>
      <w:r w:rsidRPr="00CE25AF">
        <w:t xml:space="preserve">they are specified in relation to the composite I4.0 </w:t>
      </w:r>
      <w:r w:rsidRPr="00AA7226">
        <w:t>Component</w:t>
      </w:r>
      <w:r w:rsidRPr="00CE25AF">
        <w:t xml:space="preserve"> only.</w:t>
      </w:r>
    </w:p>
    <w:p w14:paraId="7DFF6296" w14:textId="7B391969" w:rsidR="000E5D79" w:rsidRPr="00CE25AF" w:rsidRDefault="00792B63" w:rsidP="00FD7BFD">
      <w:pPr>
        <w:pStyle w:val="ListParagraph"/>
        <w:numPr>
          <w:ilvl w:val="1"/>
          <w:numId w:val="18"/>
        </w:numPr>
      </w:pPr>
      <w:r>
        <w:t>T</w:t>
      </w:r>
      <w:r w:rsidRPr="00CE25AF">
        <w:t xml:space="preserve">here is no separate Asset Administration Shell </w:t>
      </w:r>
      <w:r>
        <w:t>f</w:t>
      </w:r>
      <w:r w:rsidR="000E5D79" w:rsidRPr="00CE25AF">
        <w:t xml:space="preserve">or co-managed entities. The relationships and property statements of such entities are managed within the Asset Administration Shell of the composite I4.0 </w:t>
      </w:r>
      <w:r w:rsidR="000E5D79" w:rsidRPr="00AA7226">
        <w:t>Component</w:t>
      </w:r>
      <w:r w:rsidR="000E5D79" w:rsidRPr="00CE25AF">
        <w:t>.</w:t>
      </w:r>
    </w:p>
    <w:p w14:paraId="4976142B" w14:textId="32B0ECC7" w:rsidR="000E5D79" w:rsidRPr="00CE25AF" w:rsidRDefault="00C730D2" w:rsidP="000E5D79">
      <w:pPr>
        <w:rPr>
          <w:lang w:val="en-US"/>
        </w:rPr>
      </w:pPr>
      <w:r w:rsidRPr="00373A9F">
        <w:rPr>
          <w:lang w:val="en-US"/>
        </w:rPr>
        <w:fldChar w:fldCharType="begin"/>
      </w:r>
      <w:r w:rsidRPr="00CE25AF">
        <w:rPr>
          <w:lang w:val="en-US"/>
        </w:rPr>
        <w:instrText xml:space="preserve"> REF _Ref120119373 \h </w:instrText>
      </w:r>
      <w:r w:rsidRPr="00373A9F">
        <w:rPr>
          <w:lang w:val="en-US"/>
        </w:rPr>
      </w:r>
      <w:r w:rsidRPr="00373A9F">
        <w:rPr>
          <w:lang w:val="en-US"/>
        </w:rPr>
        <w:fldChar w:fldCharType="separate"/>
      </w:r>
      <w:r w:rsidR="00F511DE" w:rsidRPr="00CE25AF">
        <w:t xml:space="preserve">Figure </w:t>
      </w:r>
      <w:r w:rsidR="00F511DE">
        <w:rPr>
          <w:noProof/>
        </w:rPr>
        <w:t>88</w:t>
      </w:r>
      <w:r w:rsidRPr="00373A9F">
        <w:rPr>
          <w:lang w:val="en-US"/>
        </w:rPr>
        <w:fldChar w:fldCharType="end"/>
      </w:r>
      <w:r w:rsidRPr="00CE25AF">
        <w:rPr>
          <w:lang w:val="en-US"/>
        </w:rPr>
        <w:t xml:space="preserve"> </w:t>
      </w:r>
      <w:r w:rsidR="000E5D79" w:rsidRPr="00CE25AF">
        <w:rPr>
          <w:lang w:val="en-US"/>
        </w:rPr>
        <w:t xml:space="preserve">shows an extract of the metamodel containing the </w:t>
      </w:r>
      <w:r w:rsidR="00792B63" w:rsidRPr="00CE25AF">
        <w:rPr>
          <w:lang w:val="en-US"/>
        </w:rPr>
        <w:t xml:space="preserve">most important </w:t>
      </w:r>
      <w:r w:rsidR="000E5D79" w:rsidRPr="00CE25AF">
        <w:rPr>
          <w:lang w:val="en-US"/>
        </w:rPr>
        <w:t xml:space="preserve">elements to describe composite I4.0 </w:t>
      </w:r>
      <w:r w:rsidR="000E5D79" w:rsidRPr="00AA7226">
        <w:rPr>
          <w:lang w:val="en-US"/>
        </w:rPr>
        <w:t>Components</w:t>
      </w:r>
      <w:r w:rsidR="000E5D79" w:rsidRPr="00CE25AF">
        <w:rPr>
          <w:lang w:val="en-US"/>
        </w:rPr>
        <w:t>.</w:t>
      </w:r>
    </w:p>
    <w:p w14:paraId="51F0A33E" w14:textId="643E0DCA" w:rsidR="000E5D79" w:rsidRPr="00CE25AF" w:rsidRDefault="00F57CD8" w:rsidP="00110904">
      <w:pPr>
        <w:pStyle w:val="Caption"/>
      </w:pPr>
      <w:bookmarkStart w:id="5414" w:name="_Ref120119373"/>
      <w:bookmarkStart w:id="5415" w:name="_Toc125537911"/>
      <w:r w:rsidRPr="00F57CD8">
        <w:rPr>
          <w:noProof/>
        </w:rPr>
        <w:lastRenderedPageBreak/>
        <w:drawing>
          <wp:anchor distT="0" distB="0" distL="114300" distR="114300" simplePos="0" relativeHeight="252858368" behindDoc="0" locked="0" layoutInCell="1" allowOverlap="1" wp14:anchorId="5B3FBC33" wp14:editId="2AE73F44">
            <wp:simplePos x="0" y="0"/>
            <wp:positionH relativeFrom="column">
              <wp:posOffset>158750</wp:posOffset>
            </wp:positionH>
            <wp:positionV relativeFrom="paragraph">
              <wp:posOffset>203200</wp:posOffset>
            </wp:positionV>
            <wp:extent cx="5676265" cy="49784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676265" cy="497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D79" w:rsidRPr="00CE25AF">
        <w:t xml:space="preserve">Figure </w:t>
      </w:r>
      <w:r w:rsidR="00561536">
        <w:fldChar w:fldCharType="begin"/>
      </w:r>
      <w:r w:rsidR="00561536">
        <w:instrText xml:space="preserve"> SEQ Figure \* ARABIC </w:instrText>
      </w:r>
      <w:r w:rsidR="00561536">
        <w:fldChar w:fldCharType="separate"/>
      </w:r>
      <w:r w:rsidR="00F511DE">
        <w:rPr>
          <w:noProof/>
        </w:rPr>
        <w:t>88</w:t>
      </w:r>
      <w:r w:rsidR="00561536">
        <w:fldChar w:fldCharType="end"/>
      </w:r>
      <w:bookmarkEnd w:id="5414"/>
      <w:r w:rsidR="000E5D79" w:rsidRPr="00CE25AF">
        <w:t xml:space="preserve"> Extract From Metamodel for Composite I4.0 Components</w:t>
      </w:r>
      <w:bookmarkEnd w:id="5415"/>
    </w:p>
    <w:p w14:paraId="17B35166" w14:textId="601A8ED3" w:rsidR="000E5D79" w:rsidRPr="00CE25AF" w:rsidRDefault="000E5D79" w:rsidP="00110904">
      <w:pPr>
        <w:pStyle w:val="Caption"/>
      </w:pPr>
      <w:r w:rsidRPr="00CE25AF" w:rsidDel="00BA2051">
        <w:t xml:space="preserve"> </w:t>
      </w:r>
    </w:p>
    <w:p w14:paraId="654337B9" w14:textId="77777777" w:rsidR="000E5D79" w:rsidRPr="00CE25AF" w:rsidRDefault="000E5D79" w:rsidP="00C72010">
      <w:pPr>
        <w:rPr>
          <w:lang w:val="en-US"/>
        </w:rPr>
      </w:pPr>
    </w:p>
    <w:p w14:paraId="6189EFC6" w14:textId="0A19E3EC" w:rsidR="00747168" w:rsidRPr="00373A9F" w:rsidRDefault="00384B2F" w:rsidP="00026A3E">
      <w:pPr>
        <w:pStyle w:val="Anhang1"/>
      </w:pPr>
      <w:bookmarkStart w:id="5416" w:name="_Ref120112260"/>
      <w:bookmarkStart w:id="5417" w:name="_Toc125227964"/>
      <w:bookmarkStart w:id="5418" w:name="_Toc125537751"/>
      <w:r>
        <w:lastRenderedPageBreak/>
        <w:t>A</w:t>
      </w:r>
      <w:r w:rsidR="00716AB2">
        <w:t xml:space="preserve">nnex </w:t>
      </w:r>
      <w:r>
        <w:t>G</w:t>
      </w:r>
      <w:r w:rsidR="00716AB2">
        <w:t xml:space="preserve">. </w:t>
      </w:r>
      <w:r w:rsidR="00747168" w:rsidRPr="00373A9F">
        <w:t xml:space="preserve">Metamodel UML with </w:t>
      </w:r>
      <w:r w:rsidR="00320F4E" w:rsidRPr="00373A9F">
        <w:t>I</w:t>
      </w:r>
      <w:r w:rsidR="00747168" w:rsidRPr="00373A9F">
        <w:t>nherited Attributes</w:t>
      </w:r>
      <w:bookmarkEnd w:id="3980"/>
      <w:bookmarkEnd w:id="5397"/>
      <w:bookmarkEnd w:id="5398"/>
      <w:bookmarkEnd w:id="5399"/>
      <w:bookmarkEnd w:id="5416"/>
      <w:bookmarkEnd w:id="5417"/>
      <w:bookmarkEnd w:id="5418"/>
    </w:p>
    <w:p w14:paraId="03C057B9" w14:textId="262B641B" w:rsidR="00747168" w:rsidRPr="00CE25AF" w:rsidRDefault="00747168" w:rsidP="001B5277">
      <w:pPr>
        <w:pStyle w:val="Bemerkung"/>
        <w:rPr>
          <w:i w:val="0"/>
          <w:lang w:val="en-US"/>
        </w:rPr>
      </w:pPr>
      <w:r w:rsidRPr="00CE25AF">
        <w:rPr>
          <w:i w:val="0"/>
          <w:lang w:val="en-US"/>
        </w:rPr>
        <w:t>In this annex</w:t>
      </w:r>
      <w:r w:rsidR="00792B63">
        <w:rPr>
          <w:i w:val="0"/>
          <w:lang w:val="en-US"/>
        </w:rPr>
        <w:t>,</w:t>
      </w:r>
      <w:r w:rsidRPr="00CE25AF">
        <w:rPr>
          <w:i w:val="0"/>
          <w:lang w:val="en-US"/>
        </w:rPr>
        <w:t xml:space="preserve"> some UML diagrams are shown together with all attributes</w:t>
      </w:r>
      <w:r w:rsidR="001A270A" w:rsidRPr="00CE25AF">
        <w:rPr>
          <w:i w:val="0"/>
          <w:lang w:val="en-US"/>
        </w:rPr>
        <w:t xml:space="preserve"> inherited for </w:t>
      </w:r>
      <w:r w:rsidR="00792B63">
        <w:rPr>
          <w:i w:val="0"/>
          <w:lang w:val="en-US"/>
        </w:rPr>
        <w:t xml:space="preserve">a </w:t>
      </w:r>
      <w:r w:rsidR="001A270A" w:rsidRPr="00CE25AF">
        <w:rPr>
          <w:i w:val="0"/>
          <w:lang w:val="en-US"/>
        </w:rPr>
        <w:t>better overview.</w:t>
      </w:r>
    </w:p>
    <w:p w14:paraId="506BF3FA" w14:textId="267789C6" w:rsidR="0088137F" w:rsidRPr="00CE25AF" w:rsidRDefault="0076565A" w:rsidP="00373A9F">
      <w:pPr>
        <w:pStyle w:val="NOTE"/>
        <w:ind w:left="284" w:firstLine="0"/>
        <w:rPr>
          <w:i/>
          <w:lang w:val="en-US"/>
        </w:rPr>
      </w:pPr>
      <w:r w:rsidRPr="00CE25AF">
        <w:rPr>
          <w:lang w:val="en-US"/>
        </w:rPr>
        <w:t xml:space="preserve">Note: </w:t>
      </w:r>
      <w:r w:rsidR="0088137F" w:rsidRPr="00CE25AF">
        <w:rPr>
          <w:lang w:val="en-US"/>
        </w:rPr>
        <w:t xml:space="preserve">abstract classes are numbered h0_, h1_ etc. </w:t>
      </w:r>
      <w:r w:rsidR="00792B63">
        <w:rPr>
          <w:lang w:val="en-US"/>
        </w:rPr>
        <w:t>Their a</w:t>
      </w:r>
      <w:r w:rsidR="0088137F" w:rsidRPr="00CE25AF">
        <w:rPr>
          <w:lang w:val="en-US"/>
        </w:rPr>
        <w:t>liases</w:t>
      </w:r>
      <w:r w:rsidR="00792B63">
        <w:rPr>
          <w:lang w:val="en-US"/>
        </w:rPr>
        <w:t xml:space="preserve"> however</w:t>
      </w:r>
      <w:r w:rsidR="0088137F" w:rsidRPr="00CE25AF">
        <w:rPr>
          <w:lang w:val="en-US"/>
        </w:rPr>
        <w:t xml:space="preserve"> are defined without this prefix. The reason for this naming is that </w:t>
      </w:r>
      <w:r w:rsidR="00792B63" w:rsidRPr="00CE25AF">
        <w:rPr>
          <w:lang w:val="en-US"/>
        </w:rPr>
        <w:t xml:space="preserve">no order for inherited classes can be defined </w:t>
      </w:r>
      <w:r w:rsidR="0088137F" w:rsidRPr="00CE25AF">
        <w:rPr>
          <w:lang w:val="en-US"/>
        </w:rPr>
        <w:t xml:space="preserve">in the tooling used for UML </w:t>
      </w:r>
      <w:r w:rsidR="00713AB3" w:rsidRPr="00CE25AF">
        <w:rPr>
          <w:lang w:val="en-US"/>
        </w:rPr>
        <w:t>modelling</w:t>
      </w:r>
      <w:r w:rsidR="0088137F" w:rsidRPr="00CE25AF">
        <w:rPr>
          <w:lang w:val="en-US"/>
        </w:rPr>
        <w:t xml:space="preserve"> (Enterprise Architect)</w:t>
      </w:r>
      <w:r w:rsidR="00792B63">
        <w:rPr>
          <w:lang w:val="en-US"/>
        </w:rPr>
        <w:t>;</w:t>
      </w:r>
      <w:r w:rsidR="0088137F" w:rsidRPr="00CE25AF">
        <w:rPr>
          <w:lang w:val="en-US"/>
        </w:rPr>
        <w:t xml:space="preserve"> they are ordered alphabetical</w:t>
      </w:r>
      <w:r w:rsidR="00792B63">
        <w:rPr>
          <w:lang w:val="en-US"/>
        </w:rPr>
        <w:t>ly</w:t>
      </w:r>
      <w:r w:rsidR="0088137F" w:rsidRPr="00CE25AF">
        <w:rPr>
          <w:lang w:val="en-US"/>
        </w:rPr>
        <w:t>.</w:t>
      </w:r>
    </w:p>
    <w:p w14:paraId="04F2110E" w14:textId="0E7B019D" w:rsidR="00031159" w:rsidRPr="00CE25AF" w:rsidRDefault="00E465DA" w:rsidP="00110904">
      <w:pPr>
        <w:pStyle w:val="Caption"/>
      </w:pPr>
      <w:bookmarkStart w:id="5419" w:name="_Ref36938064"/>
      <w:bookmarkStart w:id="5420" w:name="_Toc125537912"/>
      <w:r w:rsidRPr="00E465DA">
        <w:rPr>
          <w:noProof/>
        </w:rPr>
        <w:drawing>
          <wp:anchor distT="0" distB="0" distL="114300" distR="114300" simplePos="0" relativeHeight="252860416" behindDoc="0" locked="0" layoutInCell="1" allowOverlap="1" wp14:anchorId="71AC8DF2" wp14:editId="65DFA64F">
            <wp:simplePos x="0" y="0"/>
            <wp:positionH relativeFrom="column">
              <wp:posOffset>-55245</wp:posOffset>
            </wp:positionH>
            <wp:positionV relativeFrom="paragraph">
              <wp:posOffset>273050</wp:posOffset>
            </wp:positionV>
            <wp:extent cx="5941060" cy="5829935"/>
            <wp:effectExtent l="0" t="0" r="254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941060" cy="5829935"/>
                    </a:xfrm>
                    <a:prstGeom prst="rect">
                      <a:avLst/>
                    </a:prstGeom>
                    <a:noFill/>
                    <a:ln>
                      <a:noFill/>
                    </a:ln>
                  </pic:spPr>
                </pic:pic>
              </a:graphicData>
            </a:graphic>
            <wp14:sizeRelH relativeFrom="page">
              <wp14:pctWidth>0</wp14:pctWidth>
            </wp14:sizeRelH>
            <wp14:sizeRelV relativeFrom="page">
              <wp14:pctHeight>0</wp14:pctHeight>
            </wp14:sizeRelV>
          </wp:anchor>
        </w:drawing>
      </w:r>
      <w:r w:rsidR="00747168" w:rsidRPr="00CE25AF">
        <w:t xml:space="preserve">Figure </w:t>
      </w:r>
      <w:r w:rsidR="00561536">
        <w:fldChar w:fldCharType="begin"/>
      </w:r>
      <w:r w:rsidR="00561536">
        <w:instrText xml:space="preserve"> SEQ Figure \* ARABIC </w:instrText>
      </w:r>
      <w:r w:rsidR="00561536">
        <w:fldChar w:fldCharType="separate"/>
      </w:r>
      <w:r w:rsidR="00F511DE">
        <w:rPr>
          <w:noProof/>
        </w:rPr>
        <w:t>89</w:t>
      </w:r>
      <w:r w:rsidR="00561536">
        <w:fldChar w:fldCharType="end"/>
      </w:r>
      <w:bookmarkEnd w:id="5419"/>
      <w:r w:rsidR="00747168" w:rsidRPr="00CE25AF">
        <w:t xml:space="preserve"> </w:t>
      </w:r>
      <w:r w:rsidR="003A6B5C" w:rsidRPr="00CE25AF">
        <w:t>Selected Classes of Metamodel</w:t>
      </w:r>
      <w:r w:rsidR="00747168" w:rsidRPr="00CE25AF">
        <w:t xml:space="preserve"> with </w:t>
      </w:r>
      <w:r w:rsidR="00A02EAD" w:rsidRPr="00CE25AF">
        <w:t>I</w:t>
      </w:r>
      <w:r w:rsidR="00747168" w:rsidRPr="00CE25AF">
        <w:t>nherited Attributes</w:t>
      </w:r>
      <w:bookmarkEnd w:id="5420"/>
      <w:r w:rsidR="00031159" w:rsidRPr="00CE25AF">
        <w:t xml:space="preserve"> </w:t>
      </w:r>
    </w:p>
    <w:p w14:paraId="0F6F20A4" w14:textId="19C48ACE" w:rsidR="00275AE3" w:rsidRPr="00CE25AF" w:rsidRDefault="006246D9" w:rsidP="00C72010">
      <w:pPr>
        <w:tabs>
          <w:tab w:val="left" w:pos="6291"/>
        </w:tabs>
        <w:rPr>
          <w:lang w:val="en-US"/>
        </w:rPr>
      </w:pPr>
      <w:r w:rsidRPr="00CE25AF">
        <w:rPr>
          <w:lang w:val="en-US"/>
        </w:rPr>
        <w:tab/>
      </w:r>
    </w:p>
    <w:p w14:paraId="0A290892" w14:textId="4848E4B3" w:rsidR="00275AE3" w:rsidRPr="00CE25AF" w:rsidRDefault="00E465DA" w:rsidP="00C72010">
      <w:pPr>
        <w:tabs>
          <w:tab w:val="center" w:pos="4819"/>
        </w:tabs>
        <w:rPr>
          <w:lang w:val="en-US"/>
        </w:rPr>
      </w:pPr>
      <w:r w:rsidRPr="00E465DA">
        <w:rPr>
          <w:noProof/>
          <w:lang w:val="en-US"/>
        </w:rPr>
        <w:lastRenderedPageBreak/>
        <w:drawing>
          <wp:anchor distT="0" distB="0" distL="114300" distR="114300" simplePos="0" relativeHeight="252862464" behindDoc="0" locked="0" layoutInCell="1" allowOverlap="1" wp14:anchorId="1AD84970" wp14:editId="01A44FDA">
            <wp:simplePos x="0" y="0"/>
            <wp:positionH relativeFrom="column">
              <wp:posOffset>0</wp:posOffset>
            </wp:positionH>
            <wp:positionV relativeFrom="paragraph">
              <wp:posOffset>410210</wp:posOffset>
            </wp:positionV>
            <wp:extent cx="5942965" cy="3744595"/>
            <wp:effectExtent l="0" t="0" r="63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5942965" cy="374459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AE3" w:rsidRPr="00B32243">
        <w:rPr>
          <w:noProof/>
          <w:lang w:val="en-US"/>
        </w:rPr>
        <mc:AlternateContent>
          <mc:Choice Requires="wps">
            <w:drawing>
              <wp:anchor distT="0" distB="0" distL="114300" distR="114300" simplePos="0" relativeHeight="252472320" behindDoc="0" locked="0" layoutInCell="1" allowOverlap="1" wp14:anchorId="6354E00B" wp14:editId="18F6493B">
                <wp:simplePos x="0" y="0"/>
                <wp:positionH relativeFrom="column">
                  <wp:posOffset>0</wp:posOffset>
                </wp:positionH>
                <wp:positionV relativeFrom="paragraph">
                  <wp:posOffset>0</wp:posOffset>
                </wp:positionV>
                <wp:extent cx="6120765" cy="457200"/>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6120765" cy="457200"/>
                        </a:xfrm>
                        <a:prstGeom prst="rect">
                          <a:avLst/>
                        </a:prstGeom>
                        <a:solidFill>
                          <a:prstClr val="white"/>
                        </a:solidFill>
                        <a:ln>
                          <a:noFill/>
                        </a:ln>
                      </wps:spPr>
                      <wps:txbx>
                        <w:txbxContent>
                          <w:p w14:paraId="27AF28D1" w14:textId="6732A47D" w:rsidR="00275AE3" w:rsidRPr="006C5C0E" w:rsidRDefault="00275AE3" w:rsidP="00110904">
                            <w:pPr>
                              <w:pStyle w:val="Caption"/>
                              <w:rPr>
                                <w:noProof/>
                              </w:rPr>
                            </w:pPr>
                            <w:bookmarkStart w:id="5421" w:name="_Toc125537913"/>
                            <w:r w:rsidRPr="006C5C0E">
                              <w:t xml:space="preserve">Figure </w:t>
                            </w:r>
                            <w:r w:rsidR="00561536">
                              <w:fldChar w:fldCharType="begin"/>
                            </w:r>
                            <w:r w:rsidR="00561536">
                              <w:instrText xml:space="preserve"> SEQ Figure \* ARABIC </w:instrText>
                            </w:r>
                            <w:r w:rsidR="00561536">
                              <w:fldChar w:fldCharType="separate"/>
                            </w:r>
                            <w:r w:rsidR="00F511DE">
                              <w:rPr>
                                <w:noProof/>
                              </w:rPr>
                              <w:t>90</w:t>
                            </w:r>
                            <w:r w:rsidR="00561536">
                              <w:fldChar w:fldCharType="end"/>
                            </w:r>
                            <w:r w:rsidRPr="006C5C0E">
                              <w:t xml:space="preserve"> Model for </w:t>
                            </w:r>
                            <w:proofErr w:type="spellStart"/>
                            <w:r w:rsidRPr="006C5C0E">
                              <w:t>Submodel</w:t>
                            </w:r>
                            <w:proofErr w:type="spellEnd"/>
                            <w:r w:rsidRPr="006C5C0E">
                              <w:t xml:space="preserve"> Elements </w:t>
                            </w:r>
                            <w:r w:rsidR="00792B63">
                              <w:t>w</w:t>
                            </w:r>
                            <w:r w:rsidRPr="006C5C0E">
                              <w:t xml:space="preserve">ith Inherited </w:t>
                            </w:r>
                            <w:r w:rsidR="009B57B2">
                              <w:t>Attributes</w:t>
                            </w:r>
                            <w:bookmarkEnd w:id="54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354E00B" id="Textfeld 20" o:spid="_x0000_s1045" type="#_x0000_t202" style="position:absolute;left:0;text-align:left;margin-left:0;margin-top:0;width:481.95pt;height:36pt;z-index:25247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EHAIAAEMEAAAOAAAAZHJzL2Uyb0RvYy54bWysU8Fu2zAMvQ/YPwi6L06CNV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" stroked="f">
                <v:textbox inset="0,0,0,0">
                  <w:txbxContent>
                    <w:p w14:paraId="27AF28D1" w14:textId="6732A47D" w:rsidR="00275AE3" w:rsidRPr="006C5C0E" w:rsidRDefault="00275AE3" w:rsidP="00110904">
                      <w:pPr>
                        <w:pStyle w:val="Caption"/>
                        <w:rPr>
                          <w:noProof/>
                        </w:rPr>
                      </w:pPr>
                      <w:bookmarkStart w:id="5430" w:name="_Toc125537913"/>
                      <w:r w:rsidRPr="006C5C0E">
                        <w:t xml:space="preserve">Figure </w:t>
                      </w:r>
                      <w:r w:rsidR="00561536">
                        <w:fldChar w:fldCharType="begin"/>
                      </w:r>
                      <w:r w:rsidR="00561536">
                        <w:instrText xml:space="preserve"> SEQ Figure \* ARABIC </w:instrText>
                      </w:r>
                      <w:r w:rsidR="00561536">
                        <w:fldChar w:fldCharType="separate"/>
                      </w:r>
                      <w:r w:rsidR="00F511DE">
                        <w:rPr>
                          <w:noProof/>
                        </w:rPr>
                        <w:t>90</w:t>
                      </w:r>
                      <w:r w:rsidR="00561536">
                        <w:fldChar w:fldCharType="end"/>
                      </w:r>
                      <w:r w:rsidRPr="006C5C0E">
                        <w:t xml:space="preserve"> Model for </w:t>
                      </w:r>
                      <w:proofErr w:type="spellStart"/>
                      <w:r w:rsidRPr="006C5C0E">
                        <w:t>Submodel</w:t>
                      </w:r>
                      <w:proofErr w:type="spellEnd"/>
                      <w:r w:rsidRPr="006C5C0E">
                        <w:t xml:space="preserve"> Elements </w:t>
                      </w:r>
                      <w:r w:rsidR="00792B63">
                        <w:t>w</w:t>
                      </w:r>
                      <w:r w:rsidRPr="006C5C0E">
                        <w:t xml:space="preserve">ith Inherited </w:t>
                      </w:r>
                      <w:r w:rsidR="009B57B2">
                        <w:t>Attributes</w:t>
                      </w:r>
                      <w:bookmarkEnd w:id="5430"/>
                    </w:p>
                  </w:txbxContent>
                </v:textbox>
                <w10:wrap type="topAndBottom"/>
              </v:shape>
            </w:pict>
          </mc:Fallback>
        </mc:AlternateContent>
      </w:r>
      <w:r w:rsidR="008440F3" w:rsidRPr="00CE25AF">
        <w:rPr>
          <w:lang w:val="en-US"/>
        </w:rPr>
        <w:tab/>
      </w:r>
    </w:p>
    <w:p w14:paraId="3DF7ACFF" w14:textId="2D81F557" w:rsidR="00A10632" w:rsidRPr="00373A9F" w:rsidRDefault="00384B2F" w:rsidP="00026A3E">
      <w:pPr>
        <w:pStyle w:val="Anhang1"/>
      </w:pPr>
      <w:bookmarkStart w:id="5422" w:name="_Toc24439400"/>
      <w:bookmarkStart w:id="5423" w:name="_Toc24441962"/>
      <w:bookmarkStart w:id="5424" w:name="_Toc24442426"/>
      <w:bookmarkStart w:id="5425" w:name="_Toc24442888"/>
      <w:bookmarkStart w:id="5426" w:name="_Toc24718829"/>
      <w:bookmarkStart w:id="5427" w:name="_Toc24722060"/>
      <w:bookmarkStart w:id="5428" w:name="_Toc22711488"/>
      <w:bookmarkStart w:id="5429" w:name="_Toc24314471"/>
      <w:bookmarkStart w:id="5430" w:name="_Toc22711489"/>
      <w:bookmarkStart w:id="5431" w:name="_Toc24314472"/>
      <w:bookmarkStart w:id="5432" w:name="_Toc54818204"/>
      <w:bookmarkStart w:id="5433" w:name="_Ref56775838"/>
      <w:bookmarkStart w:id="5434" w:name="_Toc125227965"/>
      <w:bookmarkStart w:id="5435" w:name="_Toc125537752"/>
      <w:bookmarkEnd w:id="3942"/>
      <w:bookmarkEnd w:id="3981"/>
      <w:bookmarkEnd w:id="3982"/>
      <w:bookmarkEnd w:id="5422"/>
      <w:bookmarkEnd w:id="5423"/>
      <w:bookmarkEnd w:id="5424"/>
      <w:bookmarkEnd w:id="5425"/>
      <w:bookmarkEnd w:id="5426"/>
      <w:bookmarkEnd w:id="5427"/>
      <w:bookmarkEnd w:id="5428"/>
      <w:bookmarkEnd w:id="5429"/>
      <w:bookmarkEnd w:id="5430"/>
      <w:bookmarkEnd w:id="5431"/>
      <w:r>
        <w:lastRenderedPageBreak/>
        <w:t>A</w:t>
      </w:r>
      <w:r w:rsidR="00716AB2">
        <w:t xml:space="preserve">nnex </w:t>
      </w:r>
      <w:r>
        <w:t>H</w:t>
      </w:r>
      <w:r w:rsidR="00716AB2">
        <w:t xml:space="preserve">. </w:t>
      </w:r>
      <w:r w:rsidR="00A10632" w:rsidRPr="00373A9F">
        <w:t>Metamodel Changes</w:t>
      </w:r>
      <w:bookmarkEnd w:id="5432"/>
      <w:bookmarkEnd w:id="5433"/>
      <w:bookmarkEnd w:id="5434"/>
      <w:bookmarkEnd w:id="5435"/>
    </w:p>
    <w:p w14:paraId="289E6D00" w14:textId="64B50FD3" w:rsidR="003027B0" w:rsidRPr="00373A9F" w:rsidRDefault="003027B0" w:rsidP="004D3EEC">
      <w:pPr>
        <w:pStyle w:val="Anhang2"/>
      </w:pPr>
      <w:bookmarkStart w:id="5436" w:name="_Toc25070074"/>
      <w:bookmarkStart w:id="5437" w:name="_Toc125227966"/>
      <w:bookmarkStart w:id="5438" w:name="_Toc125537753"/>
      <w:bookmarkEnd w:id="5436"/>
      <w:r w:rsidRPr="00373A9F">
        <w:t>General</w:t>
      </w:r>
      <w:bookmarkEnd w:id="5437"/>
      <w:bookmarkEnd w:id="5438"/>
    </w:p>
    <w:p w14:paraId="29A71928" w14:textId="61BF0F36" w:rsidR="003027B0" w:rsidRPr="00CE25AF" w:rsidRDefault="00E4242E" w:rsidP="00584875">
      <w:pPr>
        <w:rPr>
          <w:lang w:val="en-US"/>
        </w:rPr>
      </w:pPr>
      <w:r>
        <w:rPr>
          <w:lang w:val="en-US"/>
        </w:rPr>
        <w:t>T</w:t>
      </w:r>
      <w:r w:rsidR="003027B0" w:rsidRPr="00CE25AF">
        <w:rPr>
          <w:lang w:val="en-US"/>
        </w:rPr>
        <w:t xml:space="preserve">his annex </w:t>
      </w:r>
      <w:r>
        <w:rPr>
          <w:lang w:val="en-US"/>
        </w:rPr>
        <w:t xml:space="preserve">lists </w:t>
      </w:r>
      <w:r w:rsidR="003027B0" w:rsidRPr="00CE25AF">
        <w:rPr>
          <w:lang w:val="en-US"/>
        </w:rPr>
        <w:t>the changes from version to version of the metamodel</w:t>
      </w:r>
      <w:r>
        <w:rPr>
          <w:lang w:val="en-US"/>
        </w:rPr>
        <w:t xml:space="preserve">, </w:t>
      </w:r>
      <w:r w:rsidR="003027B0" w:rsidRPr="00CE25AF">
        <w:rPr>
          <w:lang w:val="en-US"/>
        </w:rPr>
        <w:t xml:space="preserve">together with major changes in </w:t>
      </w:r>
      <w:r>
        <w:rPr>
          <w:lang w:val="en-US"/>
        </w:rPr>
        <w:t xml:space="preserve">the </w:t>
      </w:r>
      <w:r w:rsidR="003027B0" w:rsidRPr="00CE25AF">
        <w:rPr>
          <w:lang w:val="en-US"/>
        </w:rPr>
        <w:t>overall document. Non-backward compatible changes (</w:t>
      </w:r>
      <w:proofErr w:type="spellStart"/>
      <w:r w:rsidR="003027B0" w:rsidRPr="00CE25AF">
        <w:rPr>
          <w:lang w:val="en-US"/>
        </w:rPr>
        <w:t>nc</w:t>
      </w:r>
      <w:proofErr w:type="spellEnd"/>
      <w:r w:rsidR="003027B0" w:rsidRPr="00CE25AF">
        <w:rPr>
          <w:lang w:val="en-US"/>
        </w:rPr>
        <w:t>) are marked as such.</w:t>
      </w:r>
    </w:p>
    <w:p w14:paraId="0A7CEBE0" w14:textId="5BF24D8A" w:rsidR="003027B0" w:rsidRPr="00CE25AF" w:rsidRDefault="003027B0" w:rsidP="00584875">
      <w:pPr>
        <w:rPr>
          <w:lang w:val="en-US"/>
        </w:rPr>
      </w:pPr>
      <w:proofErr w:type="spellStart"/>
      <w:r w:rsidRPr="00CE25AF">
        <w:rPr>
          <w:lang w:val="en-US"/>
        </w:rPr>
        <w:t>nc</w:t>
      </w:r>
      <w:proofErr w:type="spellEnd"/>
      <w:r w:rsidRPr="00CE25AF">
        <w:rPr>
          <w:lang w:val="en-US"/>
        </w:rPr>
        <w:t>=</w:t>
      </w:r>
      <w:r w:rsidR="00F639CD" w:rsidRPr="00CE25AF">
        <w:rPr>
          <w:lang w:val="en-US"/>
        </w:rPr>
        <w:t>"</w:t>
      </w:r>
      <w:r w:rsidRPr="00CE25AF">
        <w:rPr>
          <w:lang w:val="en-US"/>
        </w:rPr>
        <w:t>x</w:t>
      </w:r>
      <w:r w:rsidR="00F639CD" w:rsidRPr="00CE25AF">
        <w:rPr>
          <w:lang w:val="en-US"/>
        </w:rPr>
        <w:t>"</w:t>
      </w:r>
      <w:r w:rsidRPr="00CE25AF">
        <w:rPr>
          <w:lang w:val="en-US"/>
        </w:rPr>
        <w:t xml:space="preserve"> means no</w:t>
      </w:r>
      <w:r w:rsidR="00E4242E">
        <w:rPr>
          <w:lang w:val="en-US"/>
        </w:rPr>
        <w:t>n-</w:t>
      </w:r>
      <w:r w:rsidRPr="00CE25AF">
        <w:rPr>
          <w:lang w:val="en-US"/>
        </w:rPr>
        <w:t>backward compatible</w:t>
      </w:r>
      <w:r w:rsidR="00E4242E">
        <w:rPr>
          <w:lang w:val="en-US"/>
        </w:rPr>
        <w:t>;</w:t>
      </w:r>
      <w:r w:rsidRPr="00CE25AF">
        <w:rPr>
          <w:lang w:val="en-US"/>
        </w:rPr>
        <w:t xml:space="preserve"> if no value is added in </w:t>
      </w:r>
      <w:r w:rsidR="00E4242E">
        <w:rPr>
          <w:lang w:val="en-US"/>
        </w:rPr>
        <w:t xml:space="preserve">the </w:t>
      </w:r>
      <w:r w:rsidRPr="00CE25AF">
        <w:rPr>
          <w:lang w:val="en-US"/>
        </w:rPr>
        <w:t>table</w:t>
      </w:r>
      <w:r w:rsidR="006164F9" w:rsidRPr="00CE25AF">
        <w:rPr>
          <w:lang w:val="en-US"/>
        </w:rPr>
        <w:t>,</w:t>
      </w:r>
      <w:r w:rsidRPr="00CE25AF">
        <w:rPr>
          <w:lang w:val="en-US"/>
        </w:rPr>
        <w:t xml:space="preserve"> then the change is backward compatible.</w:t>
      </w:r>
    </w:p>
    <w:p w14:paraId="7571A9C4" w14:textId="511A398D" w:rsidR="003027B0" w:rsidRPr="00CE25AF" w:rsidRDefault="003027B0" w:rsidP="00584875">
      <w:pPr>
        <w:rPr>
          <w:lang w:val="en-US"/>
        </w:rPr>
      </w:pPr>
      <w:proofErr w:type="spellStart"/>
      <w:r w:rsidRPr="00CE25AF">
        <w:rPr>
          <w:lang w:val="en-US"/>
        </w:rPr>
        <w:t>nc</w:t>
      </w:r>
      <w:proofErr w:type="spellEnd"/>
      <w:r w:rsidRPr="00CE25AF">
        <w:rPr>
          <w:lang w:val="en-US"/>
        </w:rPr>
        <w:t>=</w:t>
      </w:r>
      <w:r w:rsidR="00F639CD" w:rsidRPr="00CE25AF">
        <w:rPr>
          <w:lang w:val="en-US"/>
        </w:rPr>
        <w:t>"</w:t>
      </w:r>
      <w:r w:rsidRPr="00CE25AF">
        <w:rPr>
          <w:lang w:val="en-US"/>
        </w:rPr>
        <w:t>(x)</w:t>
      </w:r>
      <w:r w:rsidR="00F639CD" w:rsidRPr="00CE25AF">
        <w:rPr>
          <w:lang w:val="en-US"/>
        </w:rPr>
        <w:t>"</w:t>
      </w:r>
      <w:r w:rsidRPr="00CE25AF">
        <w:rPr>
          <w:lang w:val="en-US"/>
        </w:rPr>
        <w:t xml:space="preserve"> means that </w:t>
      </w:r>
      <w:r w:rsidR="00E4242E">
        <w:rPr>
          <w:lang w:val="en-US"/>
        </w:rPr>
        <w:t xml:space="preserve">the </w:t>
      </w:r>
      <w:r w:rsidRPr="00CE25AF">
        <w:rPr>
          <w:lang w:val="en-US"/>
        </w:rPr>
        <w:t xml:space="preserve">change made was implicitly contained or stated in </w:t>
      </w:r>
      <w:r w:rsidR="00E4242E">
        <w:rPr>
          <w:lang w:val="en-US"/>
        </w:rPr>
        <w:t xml:space="preserve">the </w:t>
      </w:r>
      <w:r w:rsidRPr="00CE25AF">
        <w:rPr>
          <w:lang w:val="en-US"/>
        </w:rPr>
        <w:t>document before</w:t>
      </w:r>
      <w:r w:rsidR="00E4242E">
        <w:rPr>
          <w:lang w:val="en-US"/>
        </w:rPr>
        <w:t xml:space="preserve"> and is </w:t>
      </w:r>
      <w:r w:rsidRPr="00CE25AF">
        <w:rPr>
          <w:lang w:val="en-US"/>
        </w:rPr>
        <w:t>now being formalized. Therefore, the change is considered to be backward</w:t>
      </w:r>
      <w:r w:rsidR="00E4242E">
        <w:rPr>
          <w:lang w:val="en-US"/>
        </w:rPr>
        <w:t xml:space="preserve"> </w:t>
      </w:r>
      <w:r w:rsidRPr="00CE25AF">
        <w:rPr>
          <w:lang w:val="en-US"/>
        </w:rPr>
        <w:t>compatible.</w:t>
      </w:r>
    </w:p>
    <w:p w14:paraId="248AC9A7" w14:textId="7E7571BB" w:rsidR="003027B0" w:rsidRPr="00CE25AF" w:rsidRDefault="00CE4456" w:rsidP="00584875">
      <w:pPr>
        <w:rPr>
          <w:lang w:val="en-US" w:eastAsia="zh-CN"/>
        </w:rPr>
      </w:pPr>
      <w:r w:rsidRPr="00CE25AF">
        <w:rPr>
          <w:lang w:val="en-US" w:eastAsia="zh-CN"/>
        </w:rPr>
        <w:t xml:space="preserve">Before </w:t>
      </w:r>
      <w:r w:rsidR="00E4242E">
        <w:rPr>
          <w:lang w:val="en-US" w:eastAsia="zh-CN"/>
        </w:rPr>
        <w:t xml:space="preserve">splitting the </w:t>
      </w:r>
      <w:r w:rsidRPr="00CE25AF">
        <w:rPr>
          <w:lang w:val="en-US" w:eastAsia="zh-CN"/>
        </w:rPr>
        <w:t>document</w:t>
      </w:r>
      <w:r w:rsidR="00E4242E">
        <w:rPr>
          <w:lang w:val="en-US" w:eastAsia="zh-CN"/>
        </w:rPr>
        <w:t>,</w:t>
      </w:r>
      <w:r w:rsidRPr="00CE25AF">
        <w:rPr>
          <w:lang w:val="en-US" w:eastAsia="zh-CN"/>
        </w:rPr>
        <w:t xml:space="preserve"> c</w:t>
      </w:r>
      <w:r w:rsidR="003027B0" w:rsidRPr="00CE25AF">
        <w:rPr>
          <w:lang w:val="en-US" w:eastAsia="zh-CN"/>
        </w:rPr>
        <w:t xml:space="preserve">hanges </w:t>
      </w:r>
      <w:r w:rsidR="00E4242E">
        <w:rPr>
          <w:lang w:val="en-US" w:eastAsia="zh-CN"/>
        </w:rPr>
        <w:t xml:space="preserve">to </w:t>
      </w:r>
      <w:r w:rsidR="003027B0" w:rsidRPr="00CE25AF">
        <w:rPr>
          <w:lang w:val="en-US" w:eastAsia="zh-CN"/>
        </w:rPr>
        <w:t xml:space="preserve">the </w:t>
      </w:r>
      <w:r w:rsidR="00F30D80" w:rsidRPr="00CE25AF">
        <w:rPr>
          <w:lang w:val="en-US" w:eastAsia="zh-CN"/>
        </w:rPr>
        <w:t>data specification template</w:t>
      </w:r>
      <w:r w:rsidR="00681E19" w:rsidRPr="00CE25AF">
        <w:rPr>
          <w:lang w:val="en-US" w:eastAsia="zh-CN"/>
        </w:rPr>
        <w:t>s</w:t>
      </w:r>
      <w:r w:rsidRPr="00CE25AF">
        <w:rPr>
          <w:lang w:val="en-US" w:eastAsia="zh-CN"/>
        </w:rPr>
        <w:t xml:space="preserve"> and the security</w:t>
      </w:r>
      <w:r w:rsidR="00F30D80" w:rsidRPr="00CE25AF">
        <w:rPr>
          <w:lang w:val="en-US" w:eastAsia="zh-CN"/>
        </w:rPr>
        <w:t xml:space="preserve"> </w:t>
      </w:r>
      <w:r w:rsidR="003027B0" w:rsidRPr="00CE25AF">
        <w:rPr>
          <w:lang w:val="en-US" w:eastAsia="zh-CN"/>
        </w:rPr>
        <w:t xml:space="preserve">of the metamodel </w:t>
      </w:r>
      <w:r w:rsidRPr="00CE25AF">
        <w:rPr>
          <w:lang w:val="en-US" w:eastAsia="zh-CN"/>
        </w:rPr>
        <w:t>were</w:t>
      </w:r>
      <w:r w:rsidR="003027B0" w:rsidRPr="00CE25AF">
        <w:rPr>
          <w:lang w:val="en-US" w:eastAsia="zh-CN"/>
        </w:rPr>
        <w:t xml:space="preserve"> listed in separate tables</w:t>
      </w:r>
      <w:r w:rsidR="00681E19" w:rsidRPr="00CE25AF">
        <w:rPr>
          <w:lang w:val="en-US" w:eastAsia="zh-CN"/>
        </w:rPr>
        <w:t>.</w:t>
      </w:r>
    </w:p>
    <w:p w14:paraId="52F4CFE3" w14:textId="68FE4067" w:rsidR="001271C6" w:rsidRPr="00CE25AF" w:rsidRDefault="00CE4456" w:rsidP="00584875">
      <w:pPr>
        <w:rPr>
          <w:lang w:val="en-US" w:eastAsia="zh-CN"/>
        </w:rPr>
      </w:pPr>
      <w:r w:rsidRPr="00CE25AF">
        <w:rPr>
          <w:lang w:val="en-US" w:eastAsia="zh-CN"/>
        </w:rPr>
        <w:t>Three tables are introduced to explain the changes:</w:t>
      </w:r>
    </w:p>
    <w:p w14:paraId="5B1CD36C" w14:textId="6ABEA471" w:rsidR="001271C6" w:rsidRPr="00716AB2" w:rsidRDefault="00E4242E" w:rsidP="00FD7BFD">
      <w:pPr>
        <w:pStyle w:val="ListParagraph"/>
        <w:numPr>
          <w:ilvl w:val="0"/>
          <w:numId w:val="63"/>
        </w:numPr>
        <w:rPr>
          <w:lang w:eastAsia="zh-CN"/>
        </w:rPr>
      </w:pPr>
      <w:r w:rsidRPr="00716AB2">
        <w:rPr>
          <w:lang w:eastAsia="zh-CN"/>
        </w:rPr>
        <w:t>c</w:t>
      </w:r>
      <w:r w:rsidR="001271C6" w:rsidRPr="00716AB2">
        <w:rPr>
          <w:lang w:eastAsia="zh-CN"/>
        </w:rPr>
        <w:t xml:space="preserve">hanges </w:t>
      </w:r>
      <w:proofErr w:type="spellStart"/>
      <w:r w:rsidR="001271C6" w:rsidRPr="00716AB2">
        <w:rPr>
          <w:lang w:eastAsia="zh-CN"/>
        </w:rPr>
        <w:t>w</w:t>
      </w:r>
      <w:r w:rsidRPr="00716AB2">
        <w:rPr>
          <w:lang w:eastAsia="zh-CN"/>
        </w:rPr>
        <w:t>.r.t.</w:t>
      </w:r>
      <w:proofErr w:type="spellEnd"/>
      <w:r w:rsidRPr="00716AB2">
        <w:rPr>
          <w:lang w:eastAsia="zh-CN"/>
        </w:rPr>
        <w:t xml:space="preserve"> </w:t>
      </w:r>
      <w:r w:rsidR="001271C6" w:rsidRPr="00716AB2">
        <w:rPr>
          <w:lang w:eastAsia="zh-CN"/>
        </w:rPr>
        <w:t>previous version</w:t>
      </w:r>
      <w:r w:rsidRPr="00716AB2">
        <w:rPr>
          <w:lang w:eastAsia="zh-CN"/>
        </w:rPr>
        <w:t>,</w:t>
      </w:r>
    </w:p>
    <w:p w14:paraId="02BBC287" w14:textId="676B15E7" w:rsidR="001271C6" w:rsidRPr="00716AB2" w:rsidRDefault="00E4242E" w:rsidP="00FD7BFD">
      <w:pPr>
        <w:pStyle w:val="ListParagraph"/>
        <w:numPr>
          <w:ilvl w:val="0"/>
          <w:numId w:val="63"/>
        </w:numPr>
        <w:rPr>
          <w:lang w:eastAsia="zh-CN"/>
        </w:rPr>
      </w:pPr>
      <w:r w:rsidRPr="00716AB2">
        <w:rPr>
          <w:lang w:eastAsia="zh-CN"/>
        </w:rPr>
        <w:t>n</w:t>
      </w:r>
      <w:r w:rsidR="001271C6" w:rsidRPr="00716AB2">
        <w:rPr>
          <w:lang w:eastAsia="zh-CN"/>
        </w:rPr>
        <w:t>ew elements in metamodel w.r.t previous version</w:t>
      </w:r>
      <w:r w:rsidRPr="00716AB2">
        <w:rPr>
          <w:lang w:eastAsia="zh-CN"/>
        </w:rPr>
        <w:t>,</w:t>
      </w:r>
    </w:p>
    <w:p w14:paraId="5704406A" w14:textId="52AA9F01" w:rsidR="00B32243" w:rsidRDefault="00E4242E" w:rsidP="00FD7BFD">
      <w:pPr>
        <w:pStyle w:val="ListParagraph"/>
        <w:numPr>
          <w:ilvl w:val="0"/>
          <w:numId w:val="63"/>
        </w:numPr>
        <w:rPr>
          <w:lang w:eastAsia="zh-CN"/>
        </w:rPr>
      </w:pPr>
      <w:r w:rsidRPr="00716AB2">
        <w:rPr>
          <w:lang w:eastAsia="zh-CN"/>
        </w:rPr>
        <w:t>n</w:t>
      </w:r>
      <w:r w:rsidR="001271C6" w:rsidRPr="00716AB2">
        <w:rPr>
          <w:lang w:eastAsia="zh-CN"/>
        </w:rPr>
        <w:t xml:space="preserve">ew, </w:t>
      </w:r>
      <w:r w:rsidR="00CE16B1" w:rsidRPr="00716AB2">
        <w:rPr>
          <w:lang w:eastAsia="zh-CN"/>
        </w:rPr>
        <w:t>c</w:t>
      </w:r>
      <w:r w:rsidR="001271C6" w:rsidRPr="00716AB2">
        <w:rPr>
          <w:lang w:eastAsia="zh-CN"/>
        </w:rPr>
        <w:t>hanged</w:t>
      </w:r>
      <w:r w:rsidRPr="00716AB2">
        <w:rPr>
          <w:lang w:eastAsia="zh-CN"/>
        </w:rPr>
        <w:t>,</w:t>
      </w:r>
      <w:r w:rsidR="001271C6" w:rsidRPr="00716AB2">
        <w:rPr>
          <w:lang w:eastAsia="zh-CN"/>
        </w:rPr>
        <w:t xml:space="preserve"> or </w:t>
      </w:r>
      <w:r w:rsidR="00CE16B1" w:rsidRPr="00716AB2">
        <w:rPr>
          <w:lang w:eastAsia="zh-CN"/>
        </w:rPr>
        <w:t>r</w:t>
      </w:r>
      <w:r w:rsidR="001271C6" w:rsidRPr="00716AB2">
        <w:rPr>
          <w:lang w:eastAsia="zh-CN"/>
        </w:rPr>
        <w:t xml:space="preserve">emoved </w:t>
      </w:r>
      <w:r w:rsidRPr="00716AB2">
        <w:rPr>
          <w:lang w:eastAsia="zh-CN"/>
        </w:rPr>
        <w:t>c</w:t>
      </w:r>
      <w:r w:rsidR="001271C6" w:rsidRPr="00716AB2">
        <w:rPr>
          <w:lang w:eastAsia="zh-CN"/>
        </w:rPr>
        <w:t>onstraints w.r.t previous version</w:t>
      </w:r>
      <w:r w:rsidRPr="00716AB2">
        <w:rPr>
          <w:lang w:eastAsia="zh-CN"/>
        </w:rPr>
        <w:t>.</w:t>
      </w:r>
    </w:p>
    <w:p w14:paraId="76A2D7E1" w14:textId="459CEA2A" w:rsidR="00B32243" w:rsidRPr="00B32243" w:rsidRDefault="00B32243" w:rsidP="00D225F1">
      <w:pPr>
        <w:rPr>
          <w:lang w:val="en-US" w:eastAsia="zh-CN"/>
        </w:rPr>
      </w:pPr>
      <w:r>
        <w:rPr>
          <w:lang w:val="en-US" w:eastAsia="zh-CN"/>
        </w:rPr>
        <w:t xml:space="preserve">If there are no changes the corresponding tables are </w:t>
      </w:r>
      <w:proofErr w:type="spellStart"/>
      <w:r>
        <w:rPr>
          <w:lang w:val="en-US" w:eastAsia="zh-CN"/>
        </w:rPr>
        <w:t>obmitted</w:t>
      </w:r>
      <w:proofErr w:type="spellEnd"/>
      <w:r>
        <w:rPr>
          <w:lang w:val="en-US" w:eastAsia="zh-CN"/>
        </w:rPr>
        <w:t>.</w:t>
      </w:r>
    </w:p>
    <w:p w14:paraId="73FD0AFB" w14:textId="7CFF7D08" w:rsidR="00935F91" w:rsidRPr="00CE25AF" w:rsidRDefault="00E4242E" w:rsidP="00373A9F">
      <w:pPr>
        <w:pStyle w:val="NOTE"/>
        <w:ind w:left="284" w:firstLine="0"/>
        <w:rPr>
          <w:lang w:val="en-US"/>
        </w:rPr>
      </w:pPr>
      <w:r>
        <w:rPr>
          <w:lang w:val="en-US"/>
        </w:rPr>
        <w:t>Note: b</w:t>
      </w:r>
      <w:r w:rsidR="00935F91" w:rsidRPr="00CE25AF">
        <w:rPr>
          <w:lang w:val="en-US"/>
        </w:rPr>
        <w:t>efore V</w:t>
      </w:r>
      <w:r w:rsidR="008D4C96" w:rsidRPr="00CE25AF">
        <w:rPr>
          <w:lang w:val="en-US"/>
        </w:rPr>
        <w:t>3.0</w:t>
      </w:r>
      <w:r>
        <w:rPr>
          <w:lang w:val="en-US"/>
        </w:rPr>
        <w:t xml:space="preserve">, </w:t>
      </w:r>
      <w:r w:rsidR="00935F91" w:rsidRPr="00CE25AF">
        <w:rPr>
          <w:lang w:val="en-US"/>
        </w:rPr>
        <w:t>the security metamodel</w:t>
      </w:r>
      <w:r w:rsidR="00CE4456" w:rsidRPr="00CE25AF">
        <w:rPr>
          <w:lang w:val="en-US"/>
        </w:rPr>
        <w:t xml:space="preserve"> and the predefined data specifications were </w:t>
      </w:r>
      <w:r>
        <w:rPr>
          <w:lang w:val="en-US"/>
        </w:rPr>
        <w:t xml:space="preserve">also </w:t>
      </w:r>
      <w:r w:rsidR="00CE4456" w:rsidRPr="00CE25AF">
        <w:rPr>
          <w:lang w:val="en-US"/>
        </w:rPr>
        <w:t>p</w:t>
      </w:r>
      <w:r w:rsidR="00935F91" w:rsidRPr="00CE25AF">
        <w:rPr>
          <w:lang w:val="en-US"/>
        </w:rPr>
        <w:t xml:space="preserve">art of this document. </w:t>
      </w:r>
      <w:r>
        <w:rPr>
          <w:lang w:val="en-US"/>
        </w:rPr>
        <w:t>T</w:t>
      </w:r>
      <w:r w:rsidR="00935F91" w:rsidRPr="00CE25AF">
        <w:rPr>
          <w:lang w:val="en-US"/>
        </w:rPr>
        <w:t>herefore</w:t>
      </w:r>
      <w:r>
        <w:rPr>
          <w:lang w:val="en-US"/>
        </w:rPr>
        <w:t>,</w:t>
      </w:r>
      <w:r w:rsidR="00935F91" w:rsidRPr="00CE25AF">
        <w:rPr>
          <w:lang w:val="en-US"/>
        </w:rPr>
        <w:t xml:space="preserve"> security metamodel changes were listed using the three subclauses as described above.</w:t>
      </w:r>
    </w:p>
    <w:p w14:paraId="4AF5AAC1" w14:textId="77777777" w:rsidR="0035488E" w:rsidRPr="00B4610C" w:rsidRDefault="0035488E" w:rsidP="004D3EEC">
      <w:pPr>
        <w:pStyle w:val="Anhang2"/>
      </w:pPr>
      <w:bookmarkStart w:id="5439" w:name="_Toc113209628"/>
      <w:bookmarkStart w:id="5440" w:name="_Toc114841964"/>
      <w:bookmarkStart w:id="5441" w:name="_Toc114866775"/>
      <w:bookmarkStart w:id="5442" w:name="_Toc120112925"/>
      <w:bookmarkStart w:id="5443" w:name="_Toc120118763"/>
      <w:bookmarkStart w:id="5444" w:name="_Toc120119514"/>
      <w:bookmarkStart w:id="5445" w:name="_Toc120120265"/>
      <w:bookmarkStart w:id="5446" w:name="_Toc125227967"/>
      <w:bookmarkStart w:id="5447" w:name="_Toc125537754"/>
      <w:bookmarkEnd w:id="5439"/>
      <w:bookmarkEnd w:id="5440"/>
      <w:bookmarkEnd w:id="5441"/>
      <w:bookmarkEnd w:id="5442"/>
      <w:bookmarkEnd w:id="5443"/>
      <w:bookmarkEnd w:id="5444"/>
      <w:bookmarkEnd w:id="5445"/>
      <w:r w:rsidRPr="00B4610C">
        <w:t>Changes V3.0 vs. V2.0.1</w:t>
      </w:r>
      <w:bookmarkEnd w:id="5446"/>
      <w:bookmarkEnd w:id="5447"/>
    </w:p>
    <w:p w14:paraId="4DA48567" w14:textId="77777777" w:rsidR="0035488E" w:rsidRPr="008B20D5" w:rsidRDefault="0035488E" w:rsidP="0035488E">
      <w:r>
        <w:rPr>
          <w:lang w:val="it-IT"/>
        </w:rPr>
        <w:t xml:space="preserve">Major </w:t>
      </w:r>
      <w:proofErr w:type="spellStart"/>
      <w:r>
        <w:rPr>
          <w:lang w:val="it-IT"/>
        </w:rPr>
        <w:t>Changes</w:t>
      </w:r>
      <w:proofErr w:type="spellEnd"/>
      <w:r>
        <w:rPr>
          <w:lang w:val="it-IT"/>
        </w:rPr>
        <w:t>:</w:t>
      </w:r>
    </w:p>
    <w:p w14:paraId="3B9EB1B6" w14:textId="0D4A339C" w:rsidR="0035488E" w:rsidRPr="00C72010" w:rsidRDefault="0035488E" w:rsidP="00FD7BFD">
      <w:pPr>
        <w:pStyle w:val="ListParagraph"/>
        <w:numPr>
          <w:ilvl w:val="0"/>
          <w:numId w:val="64"/>
        </w:numPr>
      </w:pPr>
      <w:r w:rsidRPr="00C72010">
        <w:t xml:space="preserve">Document split into </w:t>
      </w:r>
      <w:r w:rsidR="00D66170">
        <w:t>several</w:t>
      </w:r>
      <w:r w:rsidRPr="00C72010">
        <w:t xml:space="preserve"> documents: </w:t>
      </w:r>
      <w:r w:rsidR="00DA1A43">
        <w:t>P</w:t>
      </w:r>
      <w:r w:rsidRPr="00C72010">
        <w:t xml:space="preserve">art 1a on metamodel of the AAS (this document), </w:t>
      </w:r>
      <w:r w:rsidR="00DA1A43">
        <w:t>P</w:t>
      </w:r>
      <w:r w:rsidRPr="00C72010">
        <w:t>art 1b</w:t>
      </w:r>
      <w:r w:rsidR="00DA1A43">
        <w:t xml:space="preserve"> on</w:t>
      </w:r>
      <w:r w:rsidRPr="00C72010">
        <w:t xml:space="preserve"> the </w:t>
      </w:r>
      <w:proofErr w:type="spellStart"/>
      <w:r w:rsidRPr="00C72010">
        <w:t>aasx</w:t>
      </w:r>
      <w:proofErr w:type="spellEnd"/>
      <w:r w:rsidRPr="00C72010">
        <w:t xml:space="preserve"> package exchange format, </w:t>
      </w:r>
      <w:r w:rsidR="00DA1A43">
        <w:t xml:space="preserve">Part </w:t>
      </w:r>
      <w:r w:rsidR="00D66170">
        <w:t>3 series</w:t>
      </w:r>
      <w:r w:rsidRPr="00C72010">
        <w:t xml:space="preserve"> </w:t>
      </w:r>
      <w:r w:rsidR="00DA1A43">
        <w:t xml:space="preserve">on </w:t>
      </w:r>
      <w:r w:rsidRPr="00C72010">
        <w:t>the predefined data specifications</w:t>
      </w:r>
      <w:r w:rsidR="00DA1A43">
        <w:t>,</w:t>
      </w:r>
      <w:r w:rsidRPr="00C72010">
        <w:t xml:space="preserve"> and </w:t>
      </w:r>
      <w:r w:rsidR="00DA1A43">
        <w:t>P</w:t>
      </w:r>
      <w:r w:rsidRPr="00C72010">
        <w:t xml:space="preserve">art </w:t>
      </w:r>
      <w:r w:rsidR="00D66170">
        <w:t>4</w:t>
      </w:r>
      <w:r w:rsidRPr="00C72010">
        <w:t xml:space="preserve"> (security) </w:t>
      </w:r>
    </w:p>
    <w:p w14:paraId="52145F2B" w14:textId="3F4D98A6" w:rsidR="0035488E" w:rsidRPr="006C5C0E" w:rsidRDefault="0035488E" w:rsidP="00FD7BFD">
      <w:pPr>
        <w:pStyle w:val="ListParagraph"/>
        <w:numPr>
          <w:ilvl w:val="0"/>
          <w:numId w:val="64"/>
        </w:numPr>
      </w:pPr>
      <w:r w:rsidRPr="006C5C0E">
        <w:t xml:space="preserve">CHANGED: Split of </w:t>
      </w:r>
      <w:proofErr w:type="spellStart"/>
      <w:r w:rsidRPr="006C5C0E">
        <w:t>SubmodelElementCollection</w:t>
      </w:r>
      <w:proofErr w:type="spellEnd"/>
      <w:r w:rsidRPr="006C5C0E">
        <w:t xml:space="preserve"> into </w:t>
      </w:r>
      <w:proofErr w:type="spellStart"/>
      <w:r w:rsidRPr="006C5C0E">
        <w:t>SubmodelElementList</w:t>
      </w:r>
      <w:proofErr w:type="spellEnd"/>
      <w:r w:rsidRPr="006C5C0E">
        <w:t xml:space="preserve"> (with </w:t>
      </w:r>
      <w:proofErr w:type="spellStart"/>
      <w:r w:rsidRPr="006C5C0E">
        <w:t>orderRelevant</w:t>
      </w:r>
      <w:proofErr w:type="spellEnd"/>
      <w:r w:rsidRPr="006C5C0E">
        <w:t xml:space="preserve">) and </w:t>
      </w:r>
      <w:proofErr w:type="spellStart"/>
      <w:r w:rsidRPr="006C5C0E">
        <w:t>SubmodelElementCollection</w:t>
      </w:r>
      <w:proofErr w:type="spellEnd"/>
      <w:r w:rsidRPr="006C5C0E">
        <w:t xml:space="preserve"> </w:t>
      </w:r>
    </w:p>
    <w:p w14:paraId="7293DC78" w14:textId="7D45181E" w:rsidR="0035488E" w:rsidRDefault="0035488E" w:rsidP="00FD7BFD">
      <w:pPr>
        <w:pStyle w:val="ListParagraph"/>
        <w:numPr>
          <w:ilvl w:val="0"/>
          <w:numId w:val="64"/>
        </w:numPr>
      </w:pPr>
      <w:r w:rsidRPr="006C5C0E">
        <w:t xml:space="preserve">CHANGED: </w:t>
      </w:r>
      <w:r w:rsidR="000D0B78">
        <w:t>R</w:t>
      </w:r>
      <w:r w:rsidRPr="006C5C0E">
        <w:t xml:space="preserve">eference type and </w:t>
      </w:r>
      <w:proofErr w:type="spellStart"/>
      <w:r w:rsidRPr="006C5C0E">
        <w:t>referredSemanticId</w:t>
      </w:r>
      <w:proofErr w:type="spellEnd"/>
      <w:r w:rsidRPr="006C5C0E">
        <w:t xml:space="preserve"> </w:t>
      </w:r>
      <w:r w:rsidR="000D0B78">
        <w:t xml:space="preserve">added </w:t>
      </w:r>
      <w:r w:rsidRPr="006C5C0E">
        <w:t xml:space="preserve">to Reference; Local and Parent attributes removed from Reference. Logical enumeration concept updated. Some renaming and some new enumerations. </w:t>
      </w:r>
      <w:r w:rsidR="000D0B78">
        <w:t>C</w:t>
      </w:r>
      <w:r>
        <w:t xml:space="preserve">onstraint </w:t>
      </w:r>
      <w:r w:rsidR="000D0B78">
        <w:t xml:space="preserve">added </w:t>
      </w:r>
      <w:r>
        <w:t>for references. Grammar for text serialization updated.</w:t>
      </w:r>
    </w:p>
    <w:p w14:paraId="2D7DDE5B" w14:textId="16313C18" w:rsidR="0035488E" w:rsidRPr="006C5C0E" w:rsidRDefault="0035488E" w:rsidP="00FD7BFD">
      <w:pPr>
        <w:pStyle w:val="ListParagraph"/>
        <w:numPr>
          <w:ilvl w:val="0"/>
          <w:numId w:val="64"/>
        </w:numPr>
      </w:pPr>
      <w:r w:rsidRPr="006C5C0E">
        <w:t xml:space="preserve">CHANGED: </w:t>
      </w:r>
      <w:proofErr w:type="spellStart"/>
      <w:r w:rsidRPr="006C5C0E">
        <w:t>idType</w:t>
      </w:r>
      <w:proofErr w:type="spellEnd"/>
      <w:r w:rsidRPr="006C5C0E">
        <w:t xml:space="preserve"> from </w:t>
      </w:r>
      <w:r w:rsidR="001A0DEB">
        <w:t>I</w:t>
      </w:r>
      <w:r w:rsidRPr="006C5C0E">
        <w:t xml:space="preserve">dentifier removed, ID now string </w:t>
      </w:r>
    </w:p>
    <w:p w14:paraId="50C81F27" w14:textId="009DF94B" w:rsidR="0035488E" w:rsidRPr="006C5C0E" w:rsidRDefault="0035488E" w:rsidP="00FD7BFD">
      <w:pPr>
        <w:pStyle w:val="ListParagraph"/>
        <w:numPr>
          <w:ilvl w:val="0"/>
          <w:numId w:val="64"/>
        </w:numPr>
      </w:pPr>
      <w:r w:rsidRPr="006C5C0E">
        <w:t xml:space="preserve">CHANGED: </w:t>
      </w:r>
      <w:proofErr w:type="spellStart"/>
      <w:r w:rsidRPr="006C5C0E">
        <w:t>idShort</w:t>
      </w:r>
      <w:proofErr w:type="spellEnd"/>
      <w:r w:rsidRPr="006C5C0E">
        <w:t xml:space="preserve"> of Referable now optional + Constraints added with respect to ID and </w:t>
      </w:r>
      <w:proofErr w:type="spellStart"/>
      <w:r w:rsidRPr="006C5C0E">
        <w:t>idShort</w:t>
      </w:r>
      <w:proofErr w:type="spellEnd"/>
      <w:r w:rsidRPr="006C5C0E">
        <w:t xml:space="preserve">, includes that </w:t>
      </w:r>
      <w:proofErr w:type="spellStart"/>
      <w:r w:rsidRPr="006C5C0E">
        <w:t>idShort</w:t>
      </w:r>
      <w:proofErr w:type="spellEnd"/>
      <w:r w:rsidRPr="006C5C0E">
        <w:t xml:space="preserve"> of </w:t>
      </w:r>
      <w:proofErr w:type="spellStart"/>
      <w:r w:rsidRPr="006C5C0E">
        <w:t>Submodels</w:t>
      </w:r>
      <w:proofErr w:type="spellEnd"/>
      <w:r w:rsidRPr="006C5C0E">
        <w:t xml:space="preserve"> etc. </w:t>
      </w:r>
      <w:r w:rsidR="001A0DEB">
        <w:t>no longer</w:t>
      </w:r>
      <w:r w:rsidRPr="006C5C0E">
        <w:t xml:space="preserve"> need to be unique in the context of an </w:t>
      </w:r>
      <w:proofErr w:type="spellStart"/>
      <w:r w:rsidRPr="006C5C0E">
        <w:t>AssetAdministrationShell</w:t>
      </w:r>
      <w:proofErr w:type="spellEnd"/>
    </w:p>
    <w:p w14:paraId="285FE9B2" w14:textId="37367201" w:rsidR="0035488E" w:rsidRDefault="0035488E" w:rsidP="00FD7BFD">
      <w:pPr>
        <w:pStyle w:val="ListParagraph"/>
        <w:numPr>
          <w:ilvl w:val="0"/>
          <w:numId w:val="64"/>
        </w:numPr>
      </w:pPr>
      <w:r w:rsidRPr="006C5C0E">
        <w:t xml:space="preserve">CHANGED: </w:t>
      </w:r>
      <w:proofErr w:type="spellStart"/>
      <w:r w:rsidRPr="006C5C0E">
        <w:t>semanticId</w:t>
      </w:r>
      <w:proofErr w:type="spellEnd"/>
      <w:r w:rsidRPr="006C5C0E">
        <w:t xml:space="preserve"> no</w:t>
      </w:r>
      <w:r w:rsidR="001A0DEB">
        <w:t xml:space="preserve"> longer </w:t>
      </w:r>
      <w:r w:rsidRPr="006C5C0E">
        <w:t>mandatory</w:t>
      </w:r>
      <w:r w:rsidR="001A0DEB">
        <w:t xml:space="preserve"> but recommended</w:t>
      </w:r>
      <w:r w:rsidRPr="006C5C0E">
        <w:t xml:space="preserve"> for </w:t>
      </w:r>
      <w:proofErr w:type="spellStart"/>
      <w:r w:rsidRPr="006C5C0E">
        <w:t>SubmodelElement</w:t>
      </w:r>
      <w:proofErr w:type="spellEnd"/>
      <w:r>
        <w:t xml:space="preserve">. </w:t>
      </w:r>
      <w:proofErr w:type="spellStart"/>
      <w:r>
        <w:t>semanticId</w:t>
      </w:r>
      <w:proofErr w:type="spellEnd"/>
      <w:r>
        <w:t xml:space="preserve"> now recommended not only for </w:t>
      </w:r>
      <w:proofErr w:type="spellStart"/>
      <w:r>
        <w:t>submodel</w:t>
      </w:r>
      <w:proofErr w:type="spellEnd"/>
      <w:r>
        <w:t xml:space="preserve"> instance but also for </w:t>
      </w:r>
      <w:proofErr w:type="spellStart"/>
      <w:r>
        <w:t>submodel</w:t>
      </w:r>
      <w:proofErr w:type="spellEnd"/>
      <w:r>
        <w:t xml:space="preserve"> template</w:t>
      </w:r>
    </w:p>
    <w:p w14:paraId="029512EE" w14:textId="77777777" w:rsidR="0035488E" w:rsidRDefault="0035488E" w:rsidP="00FD7BFD">
      <w:pPr>
        <w:pStyle w:val="ListParagraph"/>
        <w:numPr>
          <w:ilvl w:val="0"/>
          <w:numId w:val="64"/>
        </w:numPr>
      </w:pPr>
      <w:r>
        <w:t>NEW: supplemental Semantic IDs</w:t>
      </w:r>
    </w:p>
    <w:p w14:paraId="2C03EFF5" w14:textId="10A8270B" w:rsidR="0035488E" w:rsidRPr="00C72010" w:rsidRDefault="0035488E" w:rsidP="00FD7BFD">
      <w:pPr>
        <w:pStyle w:val="ListParagraph"/>
        <w:numPr>
          <w:ilvl w:val="0"/>
          <w:numId w:val="64"/>
        </w:numPr>
      </w:pPr>
      <w:r w:rsidRPr="00C72010">
        <w:t xml:space="preserve">CHANGED: </w:t>
      </w:r>
      <w:proofErr w:type="spellStart"/>
      <w:r w:rsidRPr="00C72010">
        <w:t>SubmodelElements</w:t>
      </w:r>
      <w:proofErr w:type="spellEnd"/>
      <w:r w:rsidRPr="00C72010">
        <w:t xml:space="preserve"> do no</w:t>
      </w:r>
      <w:r w:rsidR="00AB4A36">
        <w:t xml:space="preserve"> longer</w:t>
      </w:r>
      <w:r w:rsidRPr="00C72010">
        <w:t xml:space="preserve"> inherit from </w:t>
      </w:r>
      <w:proofErr w:type="spellStart"/>
      <w:r w:rsidRPr="00C72010">
        <w:t>HasKind</w:t>
      </w:r>
      <w:proofErr w:type="spellEnd"/>
      <w:r w:rsidRPr="00C72010">
        <w:t xml:space="preserve">, only </w:t>
      </w:r>
      <w:proofErr w:type="spellStart"/>
      <w:r w:rsidRPr="00C72010">
        <w:t>Submodel</w:t>
      </w:r>
      <w:proofErr w:type="spellEnd"/>
      <w:r w:rsidRPr="00C72010">
        <w:t xml:space="preserve"> has distinction between </w:t>
      </w:r>
      <w:proofErr w:type="spellStart"/>
      <w:r w:rsidRPr="00C72010">
        <w:t>submodel</w:t>
      </w:r>
      <w:proofErr w:type="spellEnd"/>
      <w:r w:rsidRPr="00C72010">
        <w:t xml:space="preserve"> template or </w:t>
      </w:r>
      <w:proofErr w:type="spellStart"/>
      <w:r w:rsidRPr="00C72010">
        <w:t>submodel</w:t>
      </w:r>
      <w:proofErr w:type="spellEnd"/>
      <w:r w:rsidRPr="00C72010">
        <w:t xml:space="preserve"> instance (including update of </w:t>
      </w:r>
      <w:proofErr w:type="spellStart"/>
      <w:r w:rsidRPr="00C72010">
        <w:t>tAAS</w:t>
      </w:r>
      <w:proofErr w:type="spellEnd"/>
      <w:r w:rsidRPr="00C72010">
        <w:t>-#18 and -#19)</w:t>
      </w:r>
    </w:p>
    <w:p w14:paraId="2E194606" w14:textId="343781C4" w:rsidR="0035488E" w:rsidRPr="000D0B78" w:rsidRDefault="0035488E" w:rsidP="00FD7BFD">
      <w:pPr>
        <w:pStyle w:val="ListParagraph"/>
        <w:numPr>
          <w:ilvl w:val="0"/>
          <w:numId w:val="64"/>
        </w:numPr>
      </w:pPr>
      <w:r w:rsidRPr="006C5C0E">
        <w:t xml:space="preserve">CHANGED: Revised concept on handling of Asset and </w:t>
      </w:r>
      <w:proofErr w:type="spellStart"/>
      <w:r w:rsidRPr="006C5C0E">
        <w:t>assetIdentificationModel</w:t>
      </w:r>
      <w:proofErr w:type="spellEnd"/>
      <w:r w:rsidRPr="006C5C0E">
        <w:t xml:space="preserve"> (</w:t>
      </w:r>
      <w:proofErr w:type="spellStart"/>
      <w:r w:rsidRPr="006C5C0E">
        <w:t>assetInformation</w:t>
      </w:r>
      <w:proofErr w:type="spellEnd"/>
      <w:r w:rsidRPr="006C5C0E">
        <w:t>), Asset removed, no Asset/</w:t>
      </w:r>
      <w:proofErr w:type="spellStart"/>
      <w:r w:rsidRPr="006C5C0E">
        <w:t>billOfMaterial</w:t>
      </w:r>
      <w:proofErr w:type="spellEnd"/>
      <w:r w:rsidRPr="006C5C0E">
        <w:t xml:space="preserve"> any longer. </w:t>
      </w:r>
      <w:r w:rsidRPr="000D0B78">
        <w:t>Specific asset IDs added.</w:t>
      </w:r>
    </w:p>
    <w:p w14:paraId="1AA0319E" w14:textId="77777777" w:rsidR="0035488E" w:rsidRDefault="0035488E" w:rsidP="00FD7BFD">
      <w:pPr>
        <w:pStyle w:val="ListParagraph"/>
        <w:numPr>
          <w:ilvl w:val="0"/>
          <w:numId w:val="64"/>
        </w:numPr>
      </w:pPr>
      <w:r w:rsidRPr="00DA1A43">
        <w:t xml:space="preserve">CHANGED: Attributes with type "string" were substituted by string types with length restrictions + some more constraints on string handling. </w:t>
      </w:r>
      <w:proofErr w:type="spellStart"/>
      <w:r>
        <w:t>LangSringSet</w:t>
      </w:r>
      <w:proofErr w:type="spellEnd"/>
      <w:r>
        <w:t xml:space="preserve"> handling updated.</w:t>
      </w:r>
    </w:p>
    <w:p w14:paraId="0E9C4149" w14:textId="2A86F12B" w:rsidR="0035488E" w:rsidRPr="006C5C0E" w:rsidRDefault="0035488E" w:rsidP="00FD7BFD">
      <w:pPr>
        <w:pStyle w:val="ListParagraph"/>
        <w:numPr>
          <w:ilvl w:val="0"/>
          <w:numId w:val="64"/>
        </w:numPr>
      </w:pPr>
      <w:r w:rsidRPr="006C5C0E">
        <w:t xml:space="preserve">REMOVED: </w:t>
      </w:r>
      <w:proofErr w:type="spellStart"/>
      <w:r w:rsidRPr="006C5C0E">
        <w:t>ConceptDictionaries</w:t>
      </w:r>
      <w:proofErr w:type="spellEnd"/>
      <w:r w:rsidRPr="006C5C0E">
        <w:t xml:space="preserve"> removed, no</w:t>
      </w:r>
      <w:r w:rsidR="001A0DEB">
        <w:t xml:space="preserve"> longer</w:t>
      </w:r>
      <w:r w:rsidRPr="006C5C0E">
        <w:t xml:space="preserve"> supported</w:t>
      </w:r>
    </w:p>
    <w:p w14:paraId="1B813A8E" w14:textId="727D373F" w:rsidR="0035488E" w:rsidRPr="006C5C0E" w:rsidRDefault="0035488E" w:rsidP="00FD7BFD">
      <w:pPr>
        <w:pStyle w:val="ListParagraph"/>
        <w:numPr>
          <w:ilvl w:val="0"/>
          <w:numId w:val="64"/>
        </w:numPr>
      </w:pPr>
      <w:r w:rsidRPr="006C5C0E">
        <w:t>REMOVED: Views removed, no</w:t>
      </w:r>
      <w:r w:rsidR="00AB4A36">
        <w:t xml:space="preserve"> longer </w:t>
      </w:r>
      <w:r w:rsidRPr="006C5C0E">
        <w:t>supported</w:t>
      </w:r>
    </w:p>
    <w:p w14:paraId="47B0136E" w14:textId="77777777" w:rsidR="0035488E" w:rsidRPr="006C5C0E" w:rsidRDefault="0035488E" w:rsidP="00FD7BFD">
      <w:pPr>
        <w:pStyle w:val="ListParagraph"/>
        <w:numPr>
          <w:ilvl w:val="0"/>
          <w:numId w:val="64"/>
        </w:numPr>
      </w:pPr>
      <w:r w:rsidRPr="006C5C0E">
        <w:lastRenderedPageBreak/>
        <w:t xml:space="preserve">NEW: </w:t>
      </w:r>
      <w:r>
        <w:t xml:space="preserve">Events now experimental parts of normative part (including renaming and smaller changes) </w:t>
      </w:r>
    </w:p>
    <w:p w14:paraId="48E6457E" w14:textId="49DB3B0D" w:rsidR="0035488E" w:rsidRPr="00716AB2" w:rsidRDefault="0035488E" w:rsidP="00FD7BFD">
      <w:pPr>
        <w:pStyle w:val="ListParagraph"/>
        <w:numPr>
          <w:ilvl w:val="0"/>
          <w:numId w:val="64"/>
        </w:numPr>
      </w:pPr>
      <w:r w:rsidRPr="00716AB2">
        <w:t>NEW: Besides type assets and instance assets</w:t>
      </w:r>
      <w:r w:rsidR="00AB4A36">
        <w:t>,</w:t>
      </w:r>
      <w:r w:rsidRPr="00716AB2">
        <w:t xml:space="preserve"> assets for which this kind of classification is not applicable are </w:t>
      </w:r>
      <w:r w:rsidR="00AB4A36">
        <w:t xml:space="preserve">also </w:t>
      </w:r>
      <w:r w:rsidRPr="00716AB2">
        <w:t xml:space="preserve">supported </w:t>
      </w:r>
      <w:r>
        <w:rPr>
          <w:lang w:val="it-IT"/>
        </w:rPr>
        <w:t>(</w:t>
      </w:r>
      <w:proofErr w:type="spellStart"/>
      <w:r>
        <w:rPr>
          <w:lang w:val="it-IT"/>
        </w:rPr>
        <w:t>conformant</w:t>
      </w:r>
      <w:proofErr w:type="spellEnd"/>
      <w:r>
        <w:rPr>
          <w:lang w:val="it-IT"/>
        </w:rPr>
        <w:t xml:space="preserve"> to IEC 63278-1)</w:t>
      </w:r>
    </w:p>
    <w:p w14:paraId="4504C725" w14:textId="59E4A193" w:rsidR="0035488E" w:rsidRPr="00D225F1" w:rsidRDefault="0035488E" w:rsidP="00FD7BFD">
      <w:pPr>
        <w:pStyle w:val="ListParagraph"/>
      </w:pPr>
      <w:r w:rsidRPr="00D225F1">
        <w:t xml:space="preserve">REMOVED: </w:t>
      </w:r>
      <w:r w:rsidR="00AB4A36" w:rsidRPr="00D225F1">
        <w:t>S</w:t>
      </w:r>
      <w:r w:rsidRPr="00D225F1">
        <w:t>ecurity attribute removed from Asset Administration Shell</w:t>
      </w:r>
      <w:r w:rsidR="00AB4A36" w:rsidRPr="00D225F1">
        <w:t>,</w:t>
      </w:r>
      <w:r w:rsidRPr="00D225F1">
        <w:t xml:space="preserve"> Access Control </w:t>
      </w:r>
      <w:r w:rsidR="00AB4A36" w:rsidRPr="00D225F1">
        <w:t>remains</w:t>
      </w:r>
      <w:r w:rsidRPr="00D225F1">
        <w:t xml:space="preserve"> part of the specification</w:t>
      </w:r>
    </w:p>
    <w:p w14:paraId="63589E25" w14:textId="77777777" w:rsidR="0035488E" w:rsidRPr="00D225F1" w:rsidRDefault="0035488E" w:rsidP="00FD7BFD">
      <w:pPr>
        <w:pStyle w:val="ListParagraph"/>
      </w:pPr>
      <w:r w:rsidRPr="00D225F1">
        <w:t>ENHANCED: DataTypeIEC61360 extended with values for IRI, IRDI, BLOB, FILE + corresponding new constraints added</w:t>
      </w:r>
    </w:p>
    <w:p w14:paraId="59B7EB20" w14:textId="77777777" w:rsidR="0035488E" w:rsidRPr="00D225F1" w:rsidRDefault="0035488E" w:rsidP="00FD7BFD">
      <w:pPr>
        <w:pStyle w:val="ListParagraph"/>
      </w:pPr>
      <w:r w:rsidRPr="00D225F1">
        <w:t xml:space="preserve">CHANGED: Handling of attributes with </w:t>
      </w:r>
      <w:proofErr w:type="spellStart"/>
      <w:r w:rsidRPr="00D225F1">
        <w:t>xsd</w:t>
      </w:r>
      <w:proofErr w:type="spellEnd"/>
      <w:r w:rsidRPr="00D225F1">
        <w:t xml:space="preserve">-related types like </w:t>
      </w:r>
      <w:proofErr w:type="spellStart"/>
      <w:r w:rsidRPr="00D225F1">
        <w:t>DataTypeDef</w:t>
      </w:r>
      <w:proofErr w:type="spellEnd"/>
      <w:r w:rsidRPr="00D225F1">
        <w:t xml:space="preserve">. New types introduced. </w:t>
      </w:r>
    </w:p>
    <w:p w14:paraId="7FC403DC" w14:textId="77777777" w:rsidR="0035488E" w:rsidRPr="00D225F1" w:rsidRDefault="0035488E" w:rsidP="00FD7BFD">
      <w:pPr>
        <w:pStyle w:val="ListParagraph"/>
      </w:pPr>
      <w:r w:rsidRPr="00D225F1">
        <w:t xml:space="preserve">NEW: </w:t>
      </w:r>
      <w:proofErr w:type="spellStart"/>
      <w:r w:rsidRPr="00D225F1">
        <w:t>hasExtensions</w:t>
      </w:r>
      <w:proofErr w:type="spellEnd"/>
      <w:r w:rsidRPr="00D225F1">
        <w:t xml:space="preserve"> introduced</w:t>
      </w:r>
    </w:p>
    <w:p w14:paraId="1DD51BF0" w14:textId="574EA60C" w:rsidR="0035488E" w:rsidRPr="00D225F1" w:rsidRDefault="0035488E" w:rsidP="00FD7BFD">
      <w:pPr>
        <w:pStyle w:val="ListParagraph"/>
      </w:pPr>
      <w:r w:rsidRPr="00D225F1">
        <w:t>CHANGED: In some mappings or serializations, the type "Reference" is converted into a single string. In this case</w:t>
      </w:r>
      <w:r w:rsidR="00AB4A36" w:rsidRPr="00D225F1">
        <w:t>,</w:t>
      </w:r>
      <w:r w:rsidRPr="00D225F1">
        <w:t xml:space="preserve"> it is now required (and not only recommended) to use the defined string serialization. </w:t>
      </w:r>
    </w:p>
    <w:p w14:paraId="139D9A56" w14:textId="193B2638" w:rsidR="0035488E" w:rsidRPr="00D225F1" w:rsidRDefault="0035488E" w:rsidP="00FD7BFD">
      <w:pPr>
        <w:pStyle w:val="ListParagraph"/>
      </w:pPr>
      <w:r w:rsidRPr="00D225F1">
        <w:t>CHANGED: Extracted and not part of this specification any longer</w:t>
      </w:r>
      <w:r w:rsidR="00AB4A36" w:rsidRPr="00D225F1">
        <w:t>;</w:t>
      </w:r>
      <w:r w:rsidRPr="00D225F1">
        <w:t xml:space="preserve"> mapping rules for different serializations + Schemata + Example in different serializations</w:t>
      </w:r>
    </w:p>
    <w:p w14:paraId="2036880C" w14:textId="04AF7968" w:rsidR="0035488E" w:rsidRPr="00D225F1" w:rsidRDefault="0035488E" w:rsidP="00FD7BFD">
      <w:pPr>
        <w:pStyle w:val="ListParagraph"/>
      </w:pPr>
      <w:r w:rsidRPr="00D225F1">
        <w:t>CHANGE</w:t>
      </w:r>
      <w:r w:rsidR="00AB4A36" w:rsidRPr="00D225F1">
        <w:t>D</w:t>
      </w:r>
      <w:r w:rsidRPr="00D225F1">
        <w:t>: Referable/category set to &lt;&lt;Deprecated&gt;&gt;</w:t>
      </w:r>
    </w:p>
    <w:p w14:paraId="670DEDAD" w14:textId="1C3B3D76" w:rsidR="0035488E" w:rsidRPr="00D225F1" w:rsidRDefault="0035488E" w:rsidP="00FD7BFD">
      <w:pPr>
        <w:pStyle w:val="ListParagraph"/>
      </w:pPr>
      <w:r w:rsidRPr="00D225F1">
        <w:t>NEW: Besides &lt;&lt;Deprecated&gt;&gt;</w:t>
      </w:r>
      <w:r w:rsidR="00AB4A36" w:rsidRPr="00D225F1">
        <w:t>,</w:t>
      </w:r>
      <w:r w:rsidRPr="00D225F1">
        <w:t xml:space="preserve"> new stereotype &lt;&lt;Experimental&gt;&gt; introduced</w:t>
      </w:r>
    </w:p>
    <w:p w14:paraId="1C640454" w14:textId="77777777" w:rsidR="0035488E" w:rsidRPr="00D225F1" w:rsidRDefault="0035488E" w:rsidP="00FD7BFD">
      <w:pPr>
        <w:pStyle w:val="ListParagraph"/>
      </w:pPr>
      <w:r w:rsidRPr="00D225F1">
        <w:t>NEW: Qualifier/kind introduced (</w:t>
      </w:r>
      <w:proofErr w:type="spellStart"/>
      <w:r w:rsidRPr="00D225F1">
        <w:t>ValueQualifier</w:t>
      </w:r>
      <w:proofErr w:type="spellEnd"/>
      <w:r w:rsidRPr="00D225F1">
        <w:t xml:space="preserve">, </w:t>
      </w:r>
      <w:proofErr w:type="spellStart"/>
      <w:r w:rsidRPr="00D225F1">
        <w:t>TemplateQualifier</w:t>
      </w:r>
      <w:proofErr w:type="spellEnd"/>
      <w:r w:rsidRPr="00D225F1">
        <w:t xml:space="preserve">, </w:t>
      </w:r>
      <w:proofErr w:type="spellStart"/>
      <w:r w:rsidRPr="00D225F1">
        <w:t>ConceptQualifier</w:t>
      </w:r>
      <w:proofErr w:type="spellEnd"/>
      <w:r w:rsidRPr="00D225F1">
        <w:t>)</w:t>
      </w:r>
    </w:p>
    <w:p w14:paraId="4406D55E" w14:textId="2C064FCF" w:rsidR="0035488E" w:rsidRDefault="0035488E" w:rsidP="00FD7BFD">
      <w:pPr>
        <w:pStyle w:val="ListParagraph"/>
      </w:pPr>
      <w:r w:rsidRPr="00D225F1">
        <w:t xml:space="preserve">CHANGED: Terms </w:t>
      </w:r>
      <w:r w:rsidR="00AB4A36" w:rsidRPr="00D225F1">
        <w:t>and</w:t>
      </w:r>
      <w:r w:rsidRPr="00D225F1">
        <w:t xml:space="preserve"> Definitions updated to be conformant to IEC 63278-1 DRAFT, Jul</w:t>
      </w:r>
      <w:r w:rsidR="00AB4A36" w:rsidRPr="00D225F1">
        <w:t>y</w:t>
      </w:r>
      <w:r w:rsidRPr="00D225F1">
        <w:t xml:space="preserve"> 2022 (</w:t>
      </w:r>
      <w:r w:rsidR="00AB4A36" w:rsidRPr="00D225F1">
        <w:t>n</w:t>
      </w:r>
      <w:r w:rsidRPr="00D225F1">
        <w:t>ote: this document contains more terms and definition</w:t>
      </w:r>
      <w:r w:rsidR="00AB4A36" w:rsidRPr="00D225F1">
        <w:t>s</w:t>
      </w:r>
      <w:r w:rsidRPr="00D225F1">
        <w:t xml:space="preserve"> than IEC 63278-1 and vice versa: not all terms and definitions from IEC 63278-1 are included). Definition of view removed. Definition of service added from Part 2.</w:t>
      </w:r>
    </w:p>
    <w:p w14:paraId="09307831" w14:textId="602400CA" w:rsidR="00FA39BC" w:rsidRPr="00D225F1" w:rsidRDefault="00FA39BC" w:rsidP="00FD7BFD">
      <w:pPr>
        <w:pStyle w:val="ListParagraph"/>
      </w:pPr>
      <w:r>
        <w:t xml:space="preserve">CHANGED: Description of </w:t>
      </w:r>
      <w:proofErr w:type="spellStart"/>
      <w:r>
        <w:t>ModellingKind</w:t>
      </w:r>
      <w:proofErr w:type="spellEnd"/>
    </w:p>
    <w:p w14:paraId="55346298" w14:textId="77777777" w:rsidR="0035488E" w:rsidRPr="00110904" w:rsidRDefault="0035488E" w:rsidP="00FD7BFD">
      <w:pPr>
        <w:pStyle w:val="ListParagraph"/>
      </w:pPr>
      <w:r w:rsidRPr="00110904">
        <w:t xml:space="preserve">Parent attribute in </w:t>
      </w:r>
      <w:proofErr w:type="spellStart"/>
      <w:r w:rsidRPr="00110904">
        <w:t>Referables</w:t>
      </w:r>
      <w:proofErr w:type="spellEnd"/>
      <w:r w:rsidRPr="00110904">
        <w:t xml:space="preserve"> removed</w:t>
      </w:r>
    </w:p>
    <w:p w14:paraId="55B74D30" w14:textId="77777777" w:rsidR="0035488E" w:rsidRPr="00D225F1" w:rsidRDefault="0035488E" w:rsidP="00FD7BFD">
      <w:pPr>
        <w:pStyle w:val="ListParagraph"/>
      </w:pPr>
      <w:r w:rsidRPr="00D225F1">
        <w:t>NEW: Two new terms introduced: coded value and explicit value</w:t>
      </w:r>
    </w:p>
    <w:p w14:paraId="741920D2" w14:textId="7CFDF512" w:rsidR="0035488E" w:rsidRPr="00D225F1" w:rsidRDefault="0035488E" w:rsidP="00FD7BFD">
      <w:pPr>
        <w:pStyle w:val="ListParagraph"/>
      </w:pPr>
      <w:r w:rsidRPr="00D225F1">
        <w:t xml:space="preserve">CHANGED: </w:t>
      </w:r>
      <w:r w:rsidR="00AB4A36" w:rsidRPr="00D225F1">
        <w:t>U</w:t>
      </w:r>
      <w:r w:rsidRPr="00D225F1">
        <w:t xml:space="preserve">pdated grammar </w:t>
      </w:r>
      <w:r w:rsidR="00AB4A36" w:rsidRPr="00D225F1">
        <w:t xml:space="preserve">on </w:t>
      </w:r>
      <w:r w:rsidRPr="00D225F1">
        <w:t>how to define semantic identifiers for metamodel elements of this specification</w:t>
      </w:r>
    </w:p>
    <w:p w14:paraId="030D1832" w14:textId="41DB7A8D" w:rsidR="0035488E" w:rsidRPr="00D225F1" w:rsidRDefault="0035488E" w:rsidP="00FD7BFD">
      <w:pPr>
        <w:pStyle w:val="ListParagraph"/>
      </w:pPr>
      <w:r w:rsidRPr="00D225F1">
        <w:t xml:space="preserve">CHANGED: Blob type changed from byte[0..*] to </w:t>
      </w:r>
      <w:ins w:id="5448" w:author="Boss, Birgit (Bosch)" w:date="2023-01-28T20:40:00Z">
        <w:r w:rsidR="007768A2">
          <w:t>b</w:t>
        </w:r>
      </w:ins>
      <w:del w:id="5449" w:author="Boss, Birgit (Bosch)" w:date="2023-01-28T20:40:00Z">
        <w:r w:rsidR="00AB4A36" w:rsidRPr="00D225F1" w:rsidDel="007768A2">
          <w:delText>B</w:delText>
        </w:r>
      </w:del>
      <w:r w:rsidRPr="00D225F1">
        <w:t>ase64Binary</w:t>
      </w:r>
    </w:p>
    <w:p w14:paraId="2865EC0A" w14:textId="68E546FB" w:rsidR="0035488E" w:rsidRPr="00D225F1" w:rsidRDefault="0035488E" w:rsidP="00FD7BFD">
      <w:pPr>
        <w:pStyle w:val="ListParagraph"/>
      </w:pPr>
      <w:r w:rsidRPr="00D225F1">
        <w:t>NEW: Appendix for Backus</w:t>
      </w:r>
      <w:r w:rsidR="00AB4A36" w:rsidRPr="00D225F1">
        <w:t>-</w:t>
      </w:r>
      <w:r w:rsidRPr="00D225F1">
        <w:t xml:space="preserve">Naur form (BNF) + update </w:t>
      </w:r>
      <w:r w:rsidR="00AB4A36" w:rsidRPr="00D225F1">
        <w:t xml:space="preserve">of </w:t>
      </w:r>
      <w:r w:rsidRPr="00D225F1">
        <w:t>all grammars using BNF and variants so that they are using consistent grammar language</w:t>
      </w:r>
    </w:p>
    <w:p w14:paraId="691D061D" w14:textId="77777777" w:rsidR="0035488E" w:rsidRPr="00D225F1" w:rsidRDefault="0035488E" w:rsidP="00FD7BFD">
      <w:pPr>
        <w:pStyle w:val="ListParagraph"/>
      </w:pPr>
      <w:r w:rsidRPr="00D225F1">
        <w:t>NEW: Clause on embedded data specifications</w:t>
      </w:r>
    </w:p>
    <w:p w14:paraId="19806625" w14:textId="77777777" w:rsidR="0035488E" w:rsidRPr="00110904" w:rsidRDefault="0035488E" w:rsidP="00FD7BFD">
      <w:pPr>
        <w:pStyle w:val="ListParagraph"/>
      </w:pPr>
      <w:r w:rsidRPr="00D225F1">
        <w:t xml:space="preserve">EDITORIAL: Text updated, no kind column any longer in class tables, instead notation of </w:t>
      </w:r>
      <w:proofErr w:type="spellStart"/>
      <w:r w:rsidRPr="00D225F1">
        <w:t>ModelReference</w:t>
      </w:r>
      <w:proofErr w:type="spellEnd"/>
      <w:r w:rsidRPr="00D225F1">
        <w:t xml:space="preserve">&lt;{Referable}&gt;. </w:t>
      </w:r>
      <w:r w:rsidRPr="00110904">
        <w:t xml:space="preserve">New table for Primitives/Data Types </w:t>
      </w:r>
    </w:p>
    <w:p w14:paraId="6DDB6A96" w14:textId="0F401241" w:rsidR="0035488E" w:rsidRPr="00110904" w:rsidRDefault="0035488E" w:rsidP="00FD7BFD">
      <w:pPr>
        <w:pStyle w:val="ListParagraph"/>
      </w:pPr>
      <w:r w:rsidRPr="00110904">
        <w:t xml:space="preserve">EDITORIAL: New </w:t>
      </w:r>
      <w:r w:rsidR="0082767B" w:rsidRPr="00110904">
        <w:t>c</w:t>
      </w:r>
      <w:r w:rsidRPr="00110904">
        <w:t>lause "Introduction"</w:t>
      </w:r>
    </w:p>
    <w:p w14:paraId="1594F1D5" w14:textId="054ED18A" w:rsidR="0035488E" w:rsidRPr="00D225F1" w:rsidRDefault="0035488E" w:rsidP="00FD7BFD">
      <w:pPr>
        <w:pStyle w:val="ListParagraph"/>
      </w:pPr>
      <w:r w:rsidRPr="00D225F1">
        <w:t xml:space="preserve">EDITORIAL: New </w:t>
      </w:r>
      <w:r w:rsidR="0082767B" w:rsidRPr="00D225F1">
        <w:t>c</w:t>
      </w:r>
      <w:r w:rsidRPr="00D225F1">
        <w:t>lause "Matching strategies for semantic identifiers"</w:t>
      </w:r>
    </w:p>
    <w:p w14:paraId="0E0E3D3E" w14:textId="13EBC79E" w:rsidR="0035488E" w:rsidRPr="00D225F1" w:rsidRDefault="0035488E" w:rsidP="00FD7BFD">
      <w:pPr>
        <w:pStyle w:val="ListParagraph"/>
      </w:pPr>
      <w:r w:rsidRPr="00D225F1">
        <w:t xml:space="preserve">EDITORIAL (REMOVED): </w:t>
      </w:r>
      <w:r w:rsidR="003629BB">
        <w:t>Clause</w:t>
      </w:r>
      <w:r w:rsidRPr="00D225F1">
        <w:t xml:space="preserve"> on Tooling and Open Source removed</w:t>
      </w:r>
    </w:p>
    <w:p w14:paraId="5350243A" w14:textId="6DF7EA77" w:rsidR="0035488E" w:rsidRPr="00D225F1" w:rsidRDefault="0035488E" w:rsidP="00FD7BFD">
      <w:pPr>
        <w:pStyle w:val="ListParagraph"/>
      </w:pPr>
      <w:r w:rsidRPr="00D225F1">
        <w:t xml:space="preserve">EDITORIAL: </w:t>
      </w:r>
      <w:r w:rsidR="00AB4A36" w:rsidRPr="00D225F1">
        <w:t>V</w:t>
      </w:r>
      <w:r w:rsidRPr="00D225F1">
        <w:t>ector graphics</w:t>
      </w:r>
    </w:p>
    <w:p w14:paraId="448AA175" w14:textId="77777777" w:rsidR="0035488E" w:rsidRPr="00D225F1" w:rsidRDefault="0035488E" w:rsidP="00FD7BFD">
      <w:pPr>
        <w:pStyle w:val="ListParagraph"/>
      </w:pPr>
      <w:r w:rsidRPr="00D225F1">
        <w:t>NEW: Constraints implicitly contained in text were formalized and numbered (normative)</w:t>
      </w:r>
    </w:p>
    <w:p w14:paraId="1560DDEC" w14:textId="77777777" w:rsidR="0035488E" w:rsidRPr="00D225F1" w:rsidRDefault="0035488E" w:rsidP="00FD7BFD">
      <w:pPr>
        <w:pStyle w:val="ListParagraph"/>
      </w:pPr>
      <w:r w:rsidRPr="00D225F1">
        <w:t>NEW: Environment explicitly part of UML (was part of serializations from the beginning)</w:t>
      </w:r>
    </w:p>
    <w:p w14:paraId="402E6719" w14:textId="77777777" w:rsidR="0035488E" w:rsidRDefault="0035488E" w:rsidP="0035488E">
      <w:pPr>
        <w:ind w:left="360"/>
        <w:rPr>
          <w:color w:val="auto"/>
          <w:lang w:val="it-IT"/>
        </w:rPr>
      </w:pPr>
    </w:p>
    <w:p w14:paraId="4F36050B" w14:textId="77777777" w:rsidR="0035488E" w:rsidRPr="00C72010" w:rsidRDefault="0035488E" w:rsidP="0035488E">
      <w:pPr>
        <w:rPr>
          <w:lang w:val="it-IT"/>
        </w:rPr>
      </w:pPr>
      <w:proofErr w:type="spellStart"/>
      <w:r w:rsidRPr="00C72010">
        <w:rPr>
          <w:lang w:val="it-IT"/>
        </w:rPr>
        <w:t>Bugfixes</w:t>
      </w:r>
      <w:proofErr w:type="spellEnd"/>
      <w:r w:rsidRPr="00C72010">
        <w:rPr>
          <w:lang w:val="it-IT"/>
        </w:rPr>
        <w:t>:</w:t>
      </w:r>
    </w:p>
    <w:p w14:paraId="666C6477" w14:textId="15A170E1" w:rsidR="0035488E" w:rsidRPr="00D225F1" w:rsidRDefault="0035488E" w:rsidP="00FD7BFD">
      <w:pPr>
        <w:pStyle w:val="ListParagraph"/>
      </w:pPr>
      <w:r w:rsidRPr="00D225F1">
        <w:t xml:space="preserve">Corrected </w:t>
      </w:r>
      <w:r w:rsidR="00AB4A36" w:rsidRPr="00D225F1">
        <w:t>J</w:t>
      </w:r>
      <w:r w:rsidRPr="00D225F1">
        <w:t xml:space="preserve">apanese example for </w:t>
      </w:r>
      <w:proofErr w:type="spellStart"/>
      <w:r w:rsidRPr="00D225F1">
        <w:t>xd:string</w:t>
      </w:r>
      <w:proofErr w:type="spellEnd"/>
    </w:p>
    <w:p w14:paraId="67571187" w14:textId="77777777" w:rsidR="0035488E" w:rsidRPr="00D225F1" w:rsidRDefault="0035488E" w:rsidP="00FD7BFD">
      <w:pPr>
        <w:pStyle w:val="ListParagraph"/>
      </w:pPr>
      <w:proofErr w:type="spellStart"/>
      <w:r w:rsidRPr="00D225F1">
        <w:t>HasDataSpecification</w:t>
      </w:r>
      <w:proofErr w:type="spellEnd"/>
      <w:r w:rsidRPr="00D225F1">
        <w:t>/</w:t>
      </w:r>
      <w:proofErr w:type="spellStart"/>
      <w:r w:rsidRPr="00D225F1">
        <w:t>embeddedDataSpecs</w:t>
      </w:r>
      <w:proofErr w:type="spellEnd"/>
      <w:r w:rsidRPr="00D225F1">
        <w:t xml:space="preserve"> 0..* not 0..1</w:t>
      </w:r>
    </w:p>
    <w:p w14:paraId="12486241" w14:textId="77777777" w:rsidR="0035488E" w:rsidRPr="00D225F1" w:rsidRDefault="0035488E" w:rsidP="00FD7BFD">
      <w:pPr>
        <w:pStyle w:val="ListParagraph"/>
      </w:pPr>
      <w:proofErr w:type="spellStart"/>
      <w:r w:rsidRPr="00D225F1">
        <w:t>Qualifer</w:t>
      </w:r>
      <w:proofErr w:type="spellEnd"/>
      <w:r w:rsidRPr="00D225F1">
        <w:t xml:space="preserve"> is and never was abstract (Constraint was), table was correct, UML corrected</w:t>
      </w:r>
    </w:p>
    <w:p w14:paraId="7DEE14E7" w14:textId="13BD473D" w:rsidR="0035488E" w:rsidRPr="00D225F1" w:rsidRDefault="0035488E" w:rsidP="00FD7BFD">
      <w:pPr>
        <w:pStyle w:val="ListParagraph"/>
      </w:pPr>
      <w:r w:rsidRPr="00D225F1">
        <w:t xml:space="preserve">Correct AASd-051: VIEW no </w:t>
      </w:r>
      <w:r w:rsidR="00AB4A36" w:rsidRPr="00D225F1">
        <w:t xml:space="preserve">longer </w:t>
      </w:r>
      <w:r w:rsidRPr="00D225F1">
        <w:t>supported</w:t>
      </w:r>
    </w:p>
    <w:p w14:paraId="31A4D216" w14:textId="77777777" w:rsidR="0035488E" w:rsidRPr="00D225F1" w:rsidRDefault="0035488E" w:rsidP="00FD7BFD">
      <w:pPr>
        <w:pStyle w:val="ListParagraph"/>
      </w:pPr>
      <w:r w:rsidRPr="00D225F1">
        <w:lastRenderedPageBreak/>
        <w:t xml:space="preserve">Type of </w:t>
      </w:r>
      <w:proofErr w:type="spellStart"/>
      <w:r w:rsidRPr="00D225F1">
        <w:t>SubmodelElementList</w:t>
      </w:r>
      <w:proofErr w:type="spellEnd"/>
      <w:r w:rsidRPr="00D225F1">
        <w:t>/</w:t>
      </w:r>
      <w:proofErr w:type="spellStart"/>
      <w:r w:rsidRPr="00D225F1">
        <w:t>typeValueListElement</w:t>
      </w:r>
      <w:proofErr w:type="spellEnd"/>
      <w:r w:rsidRPr="00D225F1">
        <w:t xml:space="preserve"> corrected to </w:t>
      </w:r>
      <w:proofErr w:type="spellStart"/>
      <w:r w:rsidRPr="00D225F1">
        <w:t>AasSubmodelElements</w:t>
      </w:r>
      <w:proofErr w:type="spellEnd"/>
      <w:r w:rsidRPr="00D225F1">
        <w:t xml:space="preserve"> (before </w:t>
      </w:r>
      <w:proofErr w:type="spellStart"/>
      <w:r w:rsidRPr="00D225F1">
        <w:t>SubmodelElementElements</w:t>
      </w:r>
      <w:proofErr w:type="spellEnd"/>
    </w:p>
    <w:p w14:paraId="1B1C6CB0" w14:textId="37D1FD45" w:rsidR="0035488E" w:rsidRPr="00D225F1" w:rsidRDefault="00AB4A36" w:rsidP="00FD7BFD">
      <w:pPr>
        <w:pStyle w:val="ListParagraph"/>
      </w:pPr>
      <w:r w:rsidRPr="00D225F1">
        <w:t>M</w:t>
      </w:r>
      <w:r w:rsidR="0035488E" w:rsidRPr="00D225F1">
        <w:t xml:space="preserve">issing table for enumeration </w:t>
      </w:r>
      <w:proofErr w:type="spellStart"/>
      <w:r w:rsidR="0035488E" w:rsidRPr="00D225F1">
        <w:t>ReferenceTypes</w:t>
      </w:r>
      <w:proofErr w:type="spellEnd"/>
      <w:r w:rsidRPr="00D225F1">
        <w:t xml:space="preserve"> added</w:t>
      </w:r>
    </w:p>
    <w:p w14:paraId="2C82557C" w14:textId="4D0647CC" w:rsidR="0035488E" w:rsidRPr="00D225F1" w:rsidRDefault="00AB4A36" w:rsidP="00FD7BFD">
      <w:pPr>
        <w:pStyle w:val="ListParagraph"/>
      </w:pPr>
      <w:r w:rsidRPr="00D225F1">
        <w:t>B</w:t>
      </w:r>
      <w:r w:rsidR="0035488E" w:rsidRPr="00D225F1">
        <w:t xml:space="preserve">ugfix table specifications </w:t>
      </w:r>
      <w:proofErr w:type="spellStart"/>
      <w:r w:rsidR="0035488E" w:rsidRPr="00D225F1">
        <w:t>w.r.t.</w:t>
      </w:r>
      <w:proofErr w:type="spellEnd"/>
      <w:r w:rsidR="0035488E" w:rsidRPr="00D225F1">
        <w:t xml:space="preserve"> kind of attribute (from </w:t>
      </w:r>
      <w:proofErr w:type="spellStart"/>
      <w:r w:rsidR="0035488E" w:rsidRPr="00D225F1">
        <w:t>aggr</w:t>
      </w:r>
      <w:proofErr w:type="spellEnd"/>
      <w:r w:rsidR="0035488E" w:rsidRPr="00D225F1">
        <w:t xml:space="preserve"> to </w:t>
      </w:r>
      <w:proofErr w:type="spellStart"/>
      <w:r w:rsidR="0035488E" w:rsidRPr="00D225F1">
        <w:t>attr</w:t>
      </w:r>
      <w:proofErr w:type="spellEnd"/>
      <w:r w:rsidR="0035488E" w:rsidRPr="00D225F1">
        <w:t xml:space="preserve"> – column kind was removed, see above)</w:t>
      </w:r>
    </w:p>
    <w:p w14:paraId="1F163CB5" w14:textId="77777777" w:rsidR="0035488E" w:rsidRPr="00716AB2" w:rsidRDefault="0035488E" w:rsidP="00D225F1">
      <w:pPr>
        <w:rPr>
          <w:lang w:val="en-US"/>
        </w:rPr>
      </w:pPr>
    </w:p>
    <w:p w14:paraId="3323AA3F" w14:textId="77777777" w:rsidR="0035488E" w:rsidRPr="00C72010" w:rsidRDefault="0035488E" w:rsidP="0035488E">
      <w:pPr>
        <w:rPr>
          <w:lang w:val="it-IT"/>
        </w:rPr>
      </w:pPr>
      <w:proofErr w:type="spellStart"/>
      <w:r w:rsidRPr="00C72010">
        <w:rPr>
          <w:lang w:val="it-IT"/>
        </w:rPr>
        <w:t>Smaller</w:t>
      </w:r>
      <w:proofErr w:type="spellEnd"/>
      <w:r w:rsidRPr="00C72010">
        <w:rPr>
          <w:lang w:val="it-IT"/>
        </w:rPr>
        <w:t xml:space="preserve"> </w:t>
      </w:r>
      <w:proofErr w:type="spellStart"/>
      <w:r w:rsidRPr="00C72010">
        <w:rPr>
          <w:lang w:val="it-IT"/>
        </w:rPr>
        <w:t>changes</w:t>
      </w:r>
      <w:proofErr w:type="spellEnd"/>
      <w:r w:rsidRPr="00C72010">
        <w:rPr>
          <w:lang w:val="it-IT"/>
        </w:rPr>
        <w:t>:</w:t>
      </w:r>
    </w:p>
    <w:p w14:paraId="7A46F917" w14:textId="77777777" w:rsidR="0035488E" w:rsidRPr="00D225F1" w:rsidRDefault="0035488E" w:rsidP="00FD7BFD">
      <w:pPr>
        <w:pStyle w:val="ListParagraph"/>
      </w:pPr>
      <w:r w:rsidRPr="00D225F1">
        <w:t>EDITORIAL: Qualifier description updated</w:t>
      </w:r>
    </w:p>
    <w:p w14:paraId="0FCEEF21" w14:textId="77777777" w:rsidR="0035488E" w:rsidRPr="00D225F1" w:rsidRDefault="0035488E" w:rsidP="00FD7BFD">
      <w:pPr>
        <w:pStyle w:val="ListParagraph"/>
      </w:pPr>
      <w:r w:rsidRPr="00D225F1">
        <w:t>EDITORIAL: Reformulation of constraints dealing with References and Key/type</w:t>
      </w:r>
    </w:p>
    <w:p w14:paraId="10B87D90" w14:textId="77777777" w:rsidR="0035488E" w:rsidRPr="00D225F1" w:rsidRDefault="0035488E" w:rsidP="00FD7BFD">
      <w:pPr>
        <w:pStyle w:val="ListParagraph"/>
      </w:pPr>
      <w:r w:rsidRPr="00D225F1">
        <w:t>EDITORIAL: Examples now with https: and not http:</w:t>
      </w:r>
    </w:p>
    <w:p w14:paraId="10B5B61D" w14:textId="77777777" w:rsidR="0035488E" w:rsidRPr="00D225F1" w:rsidRDefault="0035488E" w:rsidP="00FD7BFD">
      <w:pPr>
        <w:pStyle w:val="ListParagraph"/>
      </w:pPr>
      <w:r w:rsidRPr="00D225F1">
        <w:t>EDITORIAL: Footnotes reused</w:t>
      </w:r>
    </w:p>
    <w:p w14:paraId="26181DE0" w14:textId="77777777" w:rsidR="0035488E" w:rsidRPr="00D225F1" w:rsidRDefault="0035488E" w:rsidP="00FD7BFD">
      <w:pPr>
        <w:pStyle w:val="ListParagraph"/>
      </w:pPr>
      <w:r w:rsidRPr="00D225F1">
        <w:t>EDITORIAL: Added explanation for annotated relationship elements</w:t>
      </w:r>
    </w:p>
    <w:p w14:paraId="063EDBB7" w14:textId="5FA6EB73" w:rsidR="0035488E" w:rsidRPr="00D225F1" w:rsidRDefault="0035488E" w:rsidP="00FD7BFD">
      <w:pPr>
        <w:pStyle w:val="ListParagraph"/>
      </w:pPr>
      <w:r w:rsidRPr="00D225F1">
        <w:t xml:space="preserve">EDITORIAL: </w:t>
      </w:r>
      <w:r w:rsidR="00AB4A36" w:rsidRPr="00D225F1">
        <w:t>A</w:t>
      </w:r>
      <w:r w:rsidRPr="00D225F1">
        <w:t>sset type and asset instance now type asset and instance asset (conformant to IEC 63278-1)</w:t>
      </w:r>
    </w:p>
    <w:p w14:paraId="347FBDF1" w14:textId="77777777" w:rsidR="0035488E" w:rsidRPr="00D225F1" w:rsidRDefault="0035488E" w:rsidP="00FD7BFD">
      <w:pPr>
        <w:pStyle w:val="ListParagraph"/>
      </w:pPr>
      <w:r w:rsidRPr="00D225F1">
        <w:t xml:space="preserve">EDITORIAL: example for </w:t>
      </w:r>
      <w:proofErr w:type="spellStart"/>
      <w:r w:rsidRPr="00D225F1">
        <w:t>langString</w:t>
      </w:r>
      <w:proofErr w:type="spellEnd"/>
      <w:r w:rsidRPr="00D225F1">
        <w:t xml:space="preserve"> serialization changed (table 6) </w:t>
      </w:r>
    </w:p>
    <w:p w14:paraId="23A6A4D0" w14:textId="77777777" w:rsidR="0035488E" w:rsidRDefault="0035488E" w:rsidP="0035488E">
      <w:pPr>
        <w:ind w:left="360"/>
        <w:rPr>
          <w:color w:val="auto"/>
          <w:lang w:val="it-IT"/>
        </w:rPr>
      </w:pPr>
    </w:p>
    <w:p w14:paraId="4B0D865F" w14:textId="77777777" w:rsidR="0035488E" w:rsidRDefault="0035488E" w:rsidP="0035488E">
      <w:pPr>
        <w:ind w:left="360"/>
        <w:rPr>
          <w:color w:val="auto"/>
          <w:lang w:val="it-IT"/>
        </w:rPr>
      </w:pPr>
    </w:p>
    <w:p w14:paraId="60E8B6F0" w14:textId="77777777" w:rsidR="0035488E" w:rsidRDefault="0035488E" w:rsidP="00E86BD9">
      <w:pPr>
        <w:pStyle w:val="Anhang3"/>
      </w:pPr>
      <w:bookmarkStart w:id="5450" w:name="_Toc125227968"/>
      <w:bookmarkStart w:id="5451" w:name="_Toc125537755"/>
      <w:r w:rsidRPr="003424FE">
        <w:lastRenderedPageBreak/>
        <w:t xml:space="preserve">Metamodel </w:t>
      </w:r>
      <w:r w:rsidRPr="00F75903">
        <w:t>Changes</w:t>
      </w:r>
      <w:r w:rsidRPr="003424FE">
        <w:t xml:space="preserve"> V</w:t>
      </w:r>
      <w:r>
        <w:t xml:space="preserve">3.0 </w:t>
      </w:r>
      <w:r w:rsidRPr="003424FE">
        <w:t xml:space="preserve">vs. </w:t>
      </w:r>
      <w:r>
        <w:t>V2.0.1</w:t>
      </w:r>
      <w:bookmarkEnd w:id="5450"/>
      <w:bookmarkEnd w:id="5451"/>
      <w:r w:rsidRPr="003424FE">
        <w:t xml:space="preserve"> </w:t>
      </w:r>
    </w:p>
    <w:p w14:paraId="5ABEF984" w14:textId="7D511144" w:rsidR="0035488E" w:rsidRPr="00690B24" w:rsidRDefault="0035488E" w:rsidP="00110904">
      <w:pPr>
        <w:pStyle w:val="Caption"/>
      </w:pPr>
      <w:bookmarkStart w:id="5452" w:name="_Toc125537788"/>
      <w:r w:rsidRPr="00690B24">
        <w:t xml:space="preserve">Table </w:t>
      </w:r>
      <w:r>
        <w:fldChar w:fldCharType="begin"/>
      </w:r>
      <w:r>
        <w:instrText xml:space="preserve"> SEQ Table \* ARABIC </w:instrText>
      </w:r>
      <w:r>
        <w:fldChar w:fldCharType="separate"/>
      </w:r>
      <w:r w:rsidR="00F511DE">
        <w:rPr>
          <w:noProof/>
        </w:rPr>
        <w:t>13</w:t>
      </w:r>
      <w:r>
        <w:rPr>
          <w:noProof/>
        </w:rPr>
        <w:fldChar w:fldCharType="end"/>
      </w:r>
      <w:r w:rsidRPr="00690B24">
        <w:t xml:space="preserve"> Changes</w:t>
      </w:r>
      <w:bookmarkEnd w:id="5452"/>
      <w:r w:rsidRPr="00690B24">
        <w:t xml:space="preserve"> </w:t>
      </w:r>
    </w:p>
    <w:tbl>
      <w:tblPr>
        <w:tblW w:w="10055" w:type="dxa"/>
        <w:tblCellMar>
          <w:left w:w="70" w:type="dxa"/>
          <w:right w:w="70" w:type="dxa"/>
        </w:tblCellMar>
        <w:tblLook w:val="04A0" w:firstRow="1" w:lastRow="0" w:firstColumn="1" w:lastColumn="0" w:noHBand="0" w:noVBand="1"/>
      </w:tblPr>
      <w:tblGrid>
        <w:gridCol w:w="710"/>
        <w:gridCol w:w="4153"/>
        <w:gridCol w:w="5192"/>
      </w:tblGrid>
      <w:tr w:rsidR="0035488E" w:rsidRPr="00D31895" w14:paraId="34B9EBF2" w14:textId="77777777" w:rsidTr="00915E05">
        <w:trPr>
          <w:trHeight w:val="270"/>
          <w:tblHeader/>
        </w:trPr>
        <w:tc>
          <w:tcPr>
            <w:tcW w:w="710" w:type="dxa"/>
            <w:tcBorders>
              <w:top w:val="single" w:sz="8" w:space="0" w:color="A6A6A6"/>
              <w:left w:val="single" w:sz="8" w:space="0" w:color="A6A6A6"/>
              <w:bottom w:val="single" w:sz="8" w:space="0" w:color="A6A6A6"/>
              <w:right w:val="single" w:sz="8" w:space="0" w:color="A6A6A6"/>
            </w:tcBorders>
            <w:shd w:val="clear" w:color="auto" w:fill="auto"/>
            <w:hideMark/>
          </w:tcPr>
          <w:p w14:paraId="6B771F1B" w14:textId="77777777" w:rsidR="0035488E" w:rsidRPr="00D31895" w:rsidRDefault="0035488E" w:rsidP="00D225F1">
            <w:pPr>
              <w:keepNext/>
              <w:keepLines/>
              <w:spacing w:after="0" w:line="240" w:lineRule="auto"/>
              <w:jc w:val="left"/>
              <w:rPr>
                <w:rFonts w:cs="Arial"/>
                <w:b/>
                <w:bCs/>
              </w:rPr>
            </w:pPr>
            <w:proofErr w:type="spellStart"/>
            <w:r w:rsidRPr="00D31895">
              <w:rPr>
                <w:rFonts w:cs="Arial"/>
                <w:b/>
                <w:bCs/>
              </w:rPr>
              <w:lastRenderedPageBreak/>
              <w:t>Nc</w:t>
            </w:r>
            <w:proofErr w:type="spellEnd"/>
          </w:p>
        </w:tc>
        <w:tc>
          <w:tcPr>
            <w:tcW w:w="4153" w:type="dxa"/>
            <w:tcBorders>
              <w:top w:val="single" w:sz="8" w:space="0" w:color="A6A6A6"/>
              <w:left w:val="nil"/>
              <w:bottom w:val="single" w:sz="8" w:space="0" w:color="A6A6A6"/>
              <w:right w:val="single" w:sz="8" w:space="0" w:color="A6A6A6"/>
            </w:tcBorders>
            <w:shd w:val="clear" w:color="auto" w:fill="auto"/>
            <w:hideMark/>
          </w:tcPr>
          <w:p w14:paraId="53F14D10" w14:textId="77777777" w:rsidR="0035488E" w:rsidRPr="00D31895" w:rsidRDefault="0035488E" w:rsidP="00D225F1">
            <w:pPr>
              <w:keepNext/>
              <w:keepLines/>
              <w:spacing w:after="0" w:line="240" w:lineRule="auto"/>
              <w:jc w:val="left"/>
              <w:rPr>
                <w:rFonts w:cs="Arial"/>
                <w:b/>
                <w:bCs/>
              </w:rPr>
            </w:pPr>
            <w:r w:rsidRPr="00D31895">
              <w:rPr>
                <w:rFonts w:cs="Arial"/>
                <w:b/>
                <w:bCs/>
              </w:rPr>
              <w:t>V3.0 Change w.r.t. V2.0.1</w:t>
            </w:r>
          </w:p>
        </w:tc>
        <w:tc>
          <w:tcPr>
            <w:tcW w:w="5192" w:type="dxa"/>
            <w:tcBorders>
              <w:top w:val="single" w:sz="8" w:space="0" w:color="A6A6A6"/>
              <w:left w:val="nil"/>
              <w:bottom w:val="single" w:sz="8" w:space="0" w:color="A6A6A6"/>
              <w:right w:val="single" w:sz="8" w:space="0" w:color="A6A6A6"/>
            </w:tcBorders>
            <w:shd w:val="clear" w:color="auto" w:fill="auto"/>
            <w:hideMark/>
          </w:tcPr>
          <w:p w14:paraId="6B263B32" w14:textId="77777777" w:rsidR="0035488E" w:rsidRPr="00D31895" w:rsidRDefault="0035488E" w:rsidP="00D225F1">
            <w:pPr>
              <w:keepNext/>
              <w:keepLines/>
              <w:spacing w:after="0" w:line="240" w:lineRule="auto"/>
              <w:jc w:val="left"/>
              <w:rPr>
                <w:rFonts w:cs="Arial"/>
                <w:b/>
                <w:bCs/>
              </w:rPr>
            </w:pPr>
            <w:r w:rsidRPr="00D31895">
              <w:rPr>
                <w:rFonts w:cs="Arial"/>
                <w:b/>
                <w:bCs/>
              </w:rPr>
              <w:t>Comment</w:t>
            </w:r>
          </w:p>
        </w:tc>
      </w:tr>
      <w:tr w:rsidR="0035488E" w:rsidRPr="00716AB2" w14:paraId="276FEE6E" w14:textId="77777777" w:rsidTr="00915E05">
        <w:trPr>
          <w:trHeight w:val="51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5B9D6347" w14:textId="77777777" w:rsidR="0035488E" w:rsidRPr="00DA5BF5" w:rsidRDefault="0035488E" w:rsidP="00D225F1">
            <w:pPr>
              <w:keepNext/>
              <w:keepLines/>
            </w:pPr>
            <w:r w:rsidRPr="008D11BD">
              <w:t> </w:t>
            </w:r>
          </w:p>
        </w:tc>
        <w:tc>
          <w:tcPr>
            <w:tcW w:w="4153" w:type="dxa"/>
            <w:tcBorders>
              <w:top w:val="nil"/>
              <w:left w:val="nil"/>
              <w:bottom w:val="single" w:sz="8" w:space="0" w:color="A6A6A6"/>
              <w:right w:val="single" w:sz="8" w:space="0" w:color="A6A6A6"/>
            </w:tcBorders>
            <w:shd w:val="clear" w:color="auto" w:fill="auto"/>
            <w:hideMark/>
          </w:tcPr>
          <w:p w14:paraId="3FF675C2" w14:textId="77777777" w:rsidR="0035488E" w:rsidRPr="00DA5BF5" w:rsidRDefault="0035488E" w:rsidP="00D225F1">
            <w:pPr>
              <w:keepNext/>
              <w:keepLines/>
            </w:pPr>
            <w:proofErr w:type="spellStart"/>
            <w:r w:rsidRPr="00DA5BF5">
              <w:t>anySimpleTypeDef</w:t>
            </w:r>
            <w:proofErr w:type="spellEnd"/>
          </w:p>
        </w:tc>
        <w:tc>
          <w:tcPr>
            <w:tcW w:w="5192" w:type="dxa"/>
            <w:tcBorders>
              <w:top w:val="nil"/>
              <w:left w:val="nil"/>
              <w:bottom w:val="single" w:sz="8" w:space="0" w:color="A6A6A6"/>
              <w:right w:val="single" w:sz="8" w:space="0" w:color="A6A6A6"/>
            </w:tcBorders>
            <w:shd w:val="clear" w:color="auto" w:fill="auto"/>
            <w:hideMark/>
          </w:tcPr>
          <w:p w14:paraId="6D105A95" w14:textId="603740C6" w:rsidR="0035488E" w:rsidRPr="00716AB2" w:rsidRDefault="0035488E" w:rsidP="00D225F1">
            <w:pPr>
              <w:keepNext/>
              <w:keepLines/>
              <w:rPr>
                <w:lang w:val="en-US"/>
              </w:rPr>
            </w:pPr>
            <w:r w:rsidRPr="00716AB2">
              <w:rPr>
                <w:lang w:val="en-US"/>
              </w:rPr>
              <w:t>Type removed, was no</w:t>
            </w:r>
            <w:r w:rsidR="00AB4A36">
              <w:rPr>
                <w:lang w:val="en-US"/>
              </w:rPr>
              <w:t xml:space="preserve"> longer</w:t>
            </w:r>
            <w:r w:rsidRPr="00716AB2">
              <w:rPr>
                <w:lang w:val="en-US"/>
              </w:rPr>
              <w:t xml:space="preserve"> used in any class definition, was mentioned in </w:t>
            </w:r>
            <w:r w:rsidR="00AB4A36">
              <w:rPr>
                <w:lang w:val="en-US"/>
              </w:rPr>
              <w:t>t</w:t>
            </w:r>
            <w:r w:rsidRPr="00716AB2">
              <w:rPr>
                <w:lang w:val="en-US"/>
              </w:rPr>
              <w:t>ext only.</w:t>
            </w:r>
          </w:p>
        </w:tc>
      </w:tr>
      <w:tr w:rsidR="0035488E" w:rsidRPr="00716AB2" w14:paraId="10094E76" w14:textId="77777777" w:rsidTr="00915E05">
        <w:trPr>
          <w:trHeight w:val="51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0C1AC5CF" w14:textId="77777777" w:rsidR="0035488E" w:rsidRPr="00DA5BF5" w:rsidRDefault="0035488E" w:rsidP="00D225F1">
            <w:pPr>
              <w:keepNext/>
              <w:keepLines/>
            </w:pPr>
            <w:r w:rsidRPr="008D11BD">
              <w:t>X</w:t>
            </w:r>
          </w:p>
        </w:tc>
        <w:tc>
          <w:tcPr>
            <w:tcW w:w="4153" w:type="dxa"/>
            <w:tcBorders>
              <w:top w:val="nil"/>
              <w:left w:val="nil"/>
              <w:bottom w:val="single" w:sz="8" w:space="0" w:color="A6A6A6"/>
              <w:right w:val="single" w:sz="8" w:space="0" w:color="A6A6A6"/>
            </w:tcBorders>
            <w:shd w:val="clear" w:color="auto" w:fill="auto"/>
            <w:hideMark/>
          </w:tcPr>
          <w:p w14:paraId="7A23537D" w14:textId="77777777" w:rsidR="0035488E" w:rsidRPr="00DA5BF5" w:rsidRDefault="0035488E" w:rsidP="00D225F1">
            <w:pPr>
              <w:keepNext/>
              <w:keepLines/>
            </w:pPr>
            <w:r w:rsidRPr="00DA5BF5">
              <w:t>Asset</w:t>
            </w:r>
          </w:p>
        </w:tc>
        <w:tc>
          <w:tcPr>
            <w:tcW w:w="5192" w:type="dxa"/>
            <w:tcBorders>
              <w:top w:val="nil"/>
              <w:left w:val="nil"/>
              <w:bottom w:val="single" w:sz="8" w:space="0" w:color="A6A6A6"/>
              <w:right w:val="single" w:sz="8" w:space="0" w:color="A6A6A6"/>
            </w:tcBorders>
            <w:shd w:val="clear" w:color="auto" w:fill="auto"/>
            <w:hideMark/>
          </w:tcPr>
          <w:p w14:paraId="3846D294" w14:textId="77777777" w:rsidR="0035488E" w:rsidRPr="00716AB2" w:rsidRDefault="0035488E" w:rsidP="00D225F1">
            <w:pPr>
              <w:keepNext/>
              <w:keepLines/>
              <w:rPr>
                <w:lang w:val="en-US"/>
              </w:rPr>
            </w:pPr>
            <w:r w:rsidRPr="00716AB2">
              <w:rPr>
                <w:lang w:val="en-US"/>
              </w:rPr>
              <w:t xml:space="preserve">Removed, asset referenced via </w:t>
            </w:r>
            <w:proofErr w:type="spellStart"/>
            <w:r w:rsidRPr="00716AB2">
              <w:rPr>
                <w:lang w:val="en-US"/>
              </w:rPr>
              <w:t>AssetInformation</w:t>
            </w:r>
            <w:proofErr w:type="spellEnd"/>
            <w:r w:rsidRPr="00716AB2">
              <w:rPr>
                <w:lang w:val="en-US"/>
              </w:rPr>
              <w:t>/</w:t>
            </w:r>
            <w:proofErr w:type="spellStart"/>
            <w:r w:rsidRPr="00716AB2">
              <w:rPr>
                <w:lang w:val="en-US"/>
              </w:rPr>
              <w:t>globalAssetId</w:t>
            </w:r>
            <w:proofErr w:type="spellEnd"/>
            <w:r w:rsidRPr="00716AB2">
              <w:rPr>
                <w:lang w:val="en-US"/>
              </w:rPr>
              <w:t xml:space="preserve"> only</w:t>
            </w:r>
          </w:p>
        </w:tc>
      </w:tr>
      <w:tr w:rsidR="0035488E" w:rsidRPr="00716AB2" w14:paraId="6A41F5BE" w14:textId="77777777" w:rsidTr="00915E05">
        <w:trPr>
          <w:trHeight w:val="7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5013BE69" w14:textId="77777777" w:rsidR="0035488E" w:rsidRPr="00DA5BF5" w:rsidRDefault="0035488E" w:rsidP="00D225F1">
            <w:pPr>
              <w:keepNext/>
              <w:keepLines/>
            </w:pPr>
            <w:r w:rsidRPr="008D11BD">
              <w:t>X</w:t>
            </w:r>
          </w:p>
        </w:tc>
        <w:tc>
          <w:tcPr>
            <w:tcW w:w="4153" w:type="dxa"/>
            <w:tcBorders>
              <w:top w:val="nil"/>
              <w:left w:val="nil"/>
              <w:bottom w:val="single" w:sz="8" w:space="0" w:color="A6A6A6"/>
              <w:right w:val="single" w:sz="8" w:space="0" w:color="A6A6A6"/>
            </w:tcBorders>
            <w:shd w:val="clear" w:color="auto" w:fill="auto"/>
            <w:hideMark/>
          </w:tcPr>
          <w:p w14:paraId="207CAF2B" w14:textId="77777777" w:rsidR="0035488E" w:rsidRPr="00DA5BF5" w:rsidRDefault="0035488E" w:rsidP="00D225F1">
            <w:pPr>
              <w:keepNext/>
              <w:keepLines/>
            </w:pPr>
            <w:proofErr w:type="spellStart"/>
            <w:r w:rsidRPr="00DA5BF5">
              <w:t>AssetAdministrationShell</w:t>
            </w:r>
            <w:proofErr w:type="spellEnd"/>
            <w:r w:rsidRPr="00DA5BF5">
              <w:t>/</w:t>
            </w:r>
            <w:proofErr w:type="spellStart"/>
            <w:r w:rsidRPr="00DA5BF5">
              <w:t>asset</w:t>
            </w:r>
            <w:proofErr w:type="spellEnd"/>
          </w:p>
        </w:tc>
        <w:tc>
          <w:tcPr>
            <w:tcW w:w="5192" w:type="dxa"/>
            <w:tcBorders>
              <w:top w:val="nil"/>
              <w:left w:val="nil"/>
              <w:bottom w:val="single" w:sz="8" w:space="0" w:color="A6A6A6"/>
              <w:right w:val="single" w:sz="8" w:space="0" w:color="A6A6A6"/>
            </w:tcBorders>
            <w:shd w:val="clear" w:color="auto" w:fill="auto"/>
            <w:hideMark/>
          </w:tcPr>
          <w:p w14:paraId="6A58C31C" w14:textId="13D254CE" w:rsidR="0035488E" w:rsidRPr="00716AB2" w:rsidRDefault="0035488E" w:rsidP="00D225F1">
            <w:pPr>
              <w:keepNext/>
              <w:keepLines/>
              <w:rPr>
                <w:lang w:val="en-US"/>
              </w:rPr>
            </w:pPr>
            <w:r w:rsidRPr="00716AB2">
              <w:rPr>
                <w:lang w:val="en-US"/>
              </w:rPr>
              <w:t xml:space="preserve">Removed, substituted by </w:t>
            </w:r>
            <w:proofErr w:type="spellStart"/>
            <w:r w:rsidRPr="00716AB2">
              <w:rPr>
                <w:lang w:val="en-US"/>
              </w:rPr>
              <w:t>AssetAdministrationShell</w:t>
            </w:r>
            <w:proofErr w:type="spellEnd"/>
            <w:r w:rsidRPr="00716AB2">
              <w:rPr>
                <w:lang w:val="en-US"/>
              </w:rPr>
              <w:t>/</w:t>
            </w:r>
            <w:proofErr w:type="spellStart"/>
            <w:r w:rsidRPr="00716AB2">
              <w:rPr>
                <w:lang w:val="en-US"/>
              </w:rPr>
              <w:t>assetInformation</w:t>
            </w:r>
            <w:proofErr w:type="spellEnd"/>
            <w:r w:rsidRPr="00716AB2">
              <w:rPr>
                <w:lang w:val="en-US"/>
              </w:rPr>
              <w:t xml:space="preserve"> (but no reference any longer</w:t>
            </w:r>
            <w:r w:rsidR="00AB4A36">
              <w:rPr>
                <w:lang w:val="en-US"/>
              </w:rPr>
              <w:t>, instead now</w:t>
            </w:r>
            <w:r w:rsidRPr="00716AB2">
              <w:rPr>
                <w:lang w:val="en-US"/>
              </w:rPr>
              <w:t xml:space="preserve"> aggregation)</w:t>
            </w:r>
          </w:p>
        </w:tc>
      </w:tr>
      <w:tr w:rsidR="0035488E" w:rsidRPr="00D31895" w14:paraId="056A0B45" w14:textId="77777777" w:rsidTr="00915E05">
        <w:trPr>
          <w:trHeight w:val="2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7F7D5B6D" w14:textId="77777777" w:rsidR="0035488E" w:rsidRPr="00DA5BF5" w:rsidRDefault="0035488E" w:rsidP="00D225F1">
            <w:pPr>
              <w:keepNext/>
              <w:keepLines/>
            </w:pPr>
            <w:r w:rsidRPr="008D11BD">
              <w:t>X</w:t>
            </w:r>
          </w:p>
        </w:tc>
        <w:tc>
          <w:tcPr>
            <w:tcW w:w="4153" w:type="dxa"/>
            <w:tcBorders>
              <w:top w:val="nil"/>
              <w:left w:val="nil"/>
              <w:bottom w:val="single" w:sz="8" w:space="0" w:color="A6A6A6"/>
              <w:right w:val="single" w:sz="8" w:space="0" w:color="A6A6A6"/>
            </w:tcBorders>
            <w:shd w:val="clear" w:color="auto" w:fill="auto"/>
            <w:hideMark/>
          </w:tcPr>
          <w:p w14:paraId="072969E6" w14:textId="77777777" w:rsidR="0035488E" w:rsidRPr="00DA5BF5" w:rsidRDefault="0035488E" w:rsidP="00D225F1">
            <w:pPr>
              <w:keepNext/>
              <w:keepLines/>
            </w:pPr>
            <w:proofErr w:type="spellStart"/>
            <w:r w:rsidRPr="00DA5BF5">
              <w:t>AssetAdministrationShell</w:t>
            </w:r>
            <w:proofErr w:type="spellEnd"/>
            <w:r w:rsidRPr="00DA5BF5">
              <w:t>/</w:t>
            </w:r>
            <w:proofErr w:type="spellStart"/>
            <w:r w:rsidRPr="00DA5BF5">
              <w:t>conceptDictionaries</w:t>
            </w:r>
            <w:proofErr w:type="spellEnd"/>
          </w:p>
        </w:tc>
        <w:tc>
          <w:tcPr>
            <w:tcW w:w="5192" w:type="dxa"/>
            <w:tcBorders>
              <w:top w:val="nil"/>
              <w:left w:val="nil"/>
              <w:bottom w:val="single" w:sz="8" w:space="0" w:color="A6A6A6"/>
              <w:right w:val="single" w:sz="8" w:space="0" w:color="A6A6A6"/>
            </w:tcBorders>
            <w:shd w:val="clear" w:color="auto" w:fill="auto"/>
            <w:hideMark/>
          </w:tcPr>
          <w:p w14:paraId="5AD0556D" w14:textId="77777777" w:rsidR="0035488E" w:rsidRPr="00DA5BF5" w:rsidRDefault="0035488E" w:rsidP="00D225F1">
            <w:pPr>
              <w:keepNext/>
              <w:keepLines/>
            </w:pPr>
            <w:proofErr w:type="spellStart"/>
            <w:r w:rsidRPr="00DA5BF5">
              <w:t>Removed</w:t>
            </w:r>
            <w:proofErr w:type="spellEnd"/>
          </w:p>
        </w:tc>
      </w:tr>
      <w:tr w:rsidR="0035488E" w:rsidRPr="00701DE5" w14:paraId="352EBDAD" w14:textId="77777777" w:rsidTr="00915E05">
        <w:trPr>
          <w:trHeight w:val="1250"/>
          <w:tblHeader/>
        </w:trPr>
        <w:tc>
          <w:tcPr>
            <w:tcW w:w="710" w:type="dxa"/>
            <w:tcBorders>
              <w:top w:val="nil"/>
              <w:left w:val="single" w:sz="8" w:space="0" w:color="A6A6A6"/>
              <w:bottom w:val="nil"/>
              <w:right w:val="single" w:sz="8" w:space="0" w:color="A6A6A6"/>
            </w:tcBorders>
            <w:shd w:val="clear" w:color="auto" w:fill="auto"/>
            <w:hideMark/>
          </w:tcPr>
          <w:p w14:paraId="503F1348" w14:textId="77777777" w:rsidR="0035488E" w:rsidRPr="00DA5BF5" w:rsidRDefault="0035488E" w:rsidP="00D225F1">
            <w:pPr>
              <w:keepNext/>
              <w:keepLines/>
            </w:pPr>
            <w:r w:rsidRPr="008D11BD">
              <w:t>X</w:t>
            </w:r>
          </w:p>
        </w:tc>
        <w:tc>
          <w:tcPr>
            <w:tcW w:w="4153" w:type="dxa"/>
            <w:tcBorders>
              <w:top w:val="nil"/>
              <w:left w:val="nil"/>
              <w:bottom w:val="nil"/>
              <w:right w:val="single" w:sz="8" w:space="0" w:color="A6A6A6"/>
            </w:tcBorders>
            <w:shd w:val="clear" w:color="auto" w:fill="auto"/>
            <w:hideMark/>
          </w:tcPr>
          <w:p w14:paraId="1ED39A5C" w14:textId="77777777" w:rsidR="0035488E" w:rsidRPr="00DA5BF5" w:rsidRDefault="0035488E" w:rsidP="00D225F1">
            <w:pPr>
              <w:keepNext/>
              <w:keepLines/>
            </w:pPr>
            <w:proofErr w:type="spellStart"/>
            <w:r w:rsidRPr="00DA5BF5">
              <w:t>AssetAdministrationShell</w:t>
            </w:r>
            <w:proofErr w:type="spellEnd"/>
            <w:r w:rsidRPr="00DA5BF5">
              <w:t>/</w:t>
            </w:r>
            <w:proofErr w:type="spellStart"/>
            <w:r w:rsidRPr="00DA5BF5">
              <w:t>security</w:t>
            </w:r>
            <w:proofErr w:type="spellEnd"/>
          </w:p>
        </w:tc>
        <w:tc>
          <w:tcPr>
            <w:tcW w:w="5192" w:type="dxa"/>
            <w:tcBorders>
              <w:top w:val="nil"/>
              <w:left w:val="nil"/>
              <w:bottom w:val="nil"/>
              <w:right w:val="single" w:sz="8" w:space="0" w:color="A6A6A6"/>
            </w:tcBorders>
            <w:shd w:val="clear" w:color="auto" w:fill="auto"/>
            <w:hideMark/>
          </w:tcPr>
          <w:p w14:paraId="36D56FCC" w14:textId="77777777" w:rsidR="0035488E" w:rsidRPr="00716AB2" w:rsidRDefault="0035488E" w:rsidP="00D225F1">
            <w:pPr>
              <w:keepNext/>
              <w:keepLines/>
              <w:rPr>
                <w:lang w:val="en-US"/>
              </w:rPr>
            </w:pPr>
            <w:r w:rsidRPr="00716AB2">
              <w:rPr>
                <w:lang w:val="en-US"/>
              </w:rPr>
              <w:t>Removed</w:t>
            </w:r>
            <w:r w:rsidRPr="00716AB2">
              <w:rPr>
                <w:lang w:val="en-US"/>
              </w:rPr>
              <w:br/>
            </w:r>
            <w:r w:rsidRPr="00716AB2">
              <w:rPr>
                <w:lang w:val="en-US"/>
              </w:rPr>
              <w:br/>
              <w:t>Note: Security is still part of the Asset Administration Shell, but the Asset Administration Shell and its elements are referenced from Security.</w:t>
            </w:r>
          </w:p>
        </w:tc>
      </w:tr>
      <w:tr w:rsidR="0035488E" w:rsidRPr="00701DE5" w14:paraId="0983AAE4" w14:textId="77777777" w:rsidTr="00915E05">
        <w:trPr>
          <w:trHeight w:val="2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5D2F6425" w14:textId="77777777" w:rsidR="0035488E" w:rsidRPr="008D11BD" w:rsidRDefault="0035488E" w:rsidP="00915E05">
            <w:r w:rsidRPr="00716AB2">
              <w:rPr>
                <w:lang w:val="en-US"/>
              </w:rPr>
              <w:t> </w:t>
            </w:r>
            <w:r>
              <w:t>x</w:t>
            </w:r>
          </w:p>
        </w:tc>
        <w:tc>
          <w:tcPr>
            <w:tcW w:w="4153" w:type="dxa"/>
            <w:tcBorders>
              <w:top w:val="nil"/>
              <w:left w:val="nil"/>
              <w:bottom w:val="single" w:sz="8" w:space="0" w:color="A6A6A6"/>
              <w:right w:val="single" w:sz="8" w:space="0" w:color="A6A6A6"/>
            </w:tcBorders>
            <w:shd w:val="clear" w:color="auto" w:fill="auto"/>
            <w:hideMark/>
          </w:tcPr>
          <w:p w14:paraId="7E21D886" w14:textId="77777777" w:rsidR="0035488E" w:rsidRPr="00DA5BF5" w:rsidRDefault="0035488E" w:rsidP="00915E05">
            <w:proofErr w:type="spellStart"/>
            <w:r w:rsidRPr="00DA5BF5">
              <w:t>AssetAdministrationShell</w:t>
            </w:r>
            <w:proofErr w:type="spellEnd"/>
            <w:r w:rsidRPr="00DA5BF5">
              <w:t>/</w:t>
            </w:r>
            <w:proofErr w:type="spellStart"/>
            <w:r w:rsidRPr="00DA5BF5">
              <w:t>view</w:t>
            </w:r>
            <w:proofErr w:type="spellEnd"/>
          </w:p>
        </w:tc>
        <w:tc>
          <w:tcPr>
            <w:tcW w:w="5192" w:type="dxa"/>
            <w:tcBorders>
              <w:top w:val="nil"/>
              <w:left w:val="nil"/>
              <w:bottom w:val="single" w:sz="8" w:space="0" w:color="A6A6A6"/>
              <w:right w:val="single" w:sz="8" w:space="0" w:color="A6A6A6"/>
            </w:tcBorders>
            <w:shd w:val="clear" w:color="auto" w:fill="auto"/>
            <w:hideMark/>
          </w:tcPr>
          <w:p w14:paraId="737C7AE5" w14:textId="78AC2B1B" w:rsidR="0035488E" w:rsidRPr="00716AB2" w:rsidRDefault="0035488E" w:rsidP="00915E05">
            <w:pPr>
              <w:rPr>
                <w:lang w:val="en-US"/>
              </w:rPr>
            </w:pPr>
            <w:r w:rsidRPr="00716AB2">
              <w:rPr>
                <w:lang w:val="en-US"/>
              </w:rPr>
              <w:t>Removed, Views no l</w:t>
            </w:r>
            <w:r w:rsidR="00AB4A36">
              <w:rPr>
                <w:lang w:val="en-US"/>
              </w:rPr>
              <w:t>o</w:t>
            </w:r>
            <w:r w:rsidRPr="00716AB2">
              <w:rPr>
                <w:lang w:val="en-US"/>
              </w:rPr>
              <w:t>nger supported</w:t>
            </w:r>
          </w:p>
        </w:tc>
      </w:tr>
      <w:tr w:rsidR="0035488E" w:rsidRPr="00701DE5" w14:paraId="0CCAC856" w14:textId="77777777" w:rsidTr="00915E05">
        <w:trPr>
          <w:trHeight w:val="51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1B3F9E82" w14:textId="77777777" w:rsidR="0035488E" w:rsidRPr="00716AB2" w:rsidRDefault="0035488E" w:rsidP="00915E05">
            <w:pPr>
              <w:rPr>
                <w:lang w:val="en-US"/>
              </w:rPr>
            </w:pPr>
            <w:r w:rsidRPr="00716AB2">
              <w:rPr>
                <w:lang w:val="en-US"/>
              </w:rPr>
              <w:t> </w:t>
            </w:r>
          </w:p>
        </w:tc>
        <w:tc>
          <w:tcPr>
            <w:tcW w:w="4153" w:type="dxa"/>
            <w:tcBorders>
              <w:top w:val="nil"/>
              <w:left w:val="nil"/>
              <w:bottom w:val="single" w:sz="8" w:space="0" w:color="A6A6A6"/>
              <w:right w:val="single" w:sz="8" w:space="0" w:color="A6A6A6"/>
            </w:tcBorders>
            <w:shd w:val="clear" w:color="auto" w:fill="auto"/>
            <w:hideMark/>
          </w:tcPr>
          <w:p w14:paraId="72B0A51C" w14:textId="77777777" w:rsidR="0035488E" w:rsidRPr="00DA5BF5" w:rsidRDefault="0035488E" w:rsidP="00915E05">
            <w:proofErr w:type="spellStart"/>
            <w:r w:rsidRPr="00DA5BF5">
              <w:t>AssetKind</w:t>
            </w:r>
            <w:proofErr w:type="spellEnd"/>
            <w:r w:rsidRPr="00DA5BF5">
              <w:t>/Instance</w:t>
            </w:r>
          </w:p>
        </w:tc>
        <w:tc>
          <w:tcPr>
            <w:tcW w:w="5192" w:type="dxa"/>
            <w:tcBorders>
              <w:top w:val="nil"/>
              <w:left w:val="nil"/>
              <w:bottom w:val="single" w:sz="8" w:space="0" w:color="A6A6A6"/>
              <w:right w:val="single" w:sz="8" w:space="0" w:color="A6A6A6"/>
            </w:tcBorders>
            <w:shd w:val="clear" w:color="auto" w:fill="auto"/>
            <w:hideMark/>
          </w:tcPr>
          <w:p w14:paraId="7DBB12BD" w14:textId="7FFEAD41" w:rsidR="0035488E" w:rsidRPr="00716AB2" w:rsidRDefault="0035488E" w:rsidP="00915E05">
            <w:pPr>
              <w:rPr>
                <w:lang w:val="en-US"/>
              </w:rPr>
            </w:pPr>
            <w:r w:rsidRPr="00716AB2">
              <w:rPr>
                <w:lang w:val="en-US"/>
              </w:rPr>
              <w:t>Updated description of value "Instance" of enumeration "</w:t>
            </w:r>
            <w:proofErr w:type="spellStart"/>
            <w:r w:rsidRPr="00716AB2">
              <w:rPr>
                <w:lang w:val="en-US"/>
              </w:rPr>
              <w:t>AssetKind</w:t>
            </w:r>
            <w:proofErr w:type="spellEnd"/>
            <w:r w:rsidRPr="00716AB2">
              <w:rPr>
                <w:lang w:val="en-US"/>
              </w:rPr>
              <w:t>" conformant to IEC 63278-1</w:t>
            </w:r>
          </w:p>
        </w:tc>
      </w:tr>
      <w:tr w:rsidR="0035488E" w:rsidRPr="00701DE5" w14:paraId="5E155738" w14:textId="77777777" w:rsidTr="00915E05">
        <w:trPr>
          <w:trHeight w:val="51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5A743F77" w14:textId="77777777" w:rsidR="0035488E" w:rsidRPr="00716AB2" w:rsidRDefault="0035488E" w:rsidP="00915E05">
            <w:pPr>
              <w:rPr>
                <w:lang w:val="en-US"/>
              </w:rPr>
            </w:pPr>
            <w:r w:rsidRPr="00716AB2">
              <w:rPr>
                <w:lang w:val="en-US"/>
              </w:rPr>
              <w:t> </w:t>
            </w:r>
          </w:p>
        </w:tc>
        <w:tc>
          <w:tcPr>
            <w:tcW w:w="4153" w:type="dxa"/>
            <w:tcBorders>
              <w:top w:val="nil"/>
              <w:left w:val="nil"/>
              <w:bottom w:val="single" w:sz="8" w:space="0" w:color="A6A6A6"/>
              <w:right w:val="single" w:sz="8" w:space="0" w:color="A6A6A6"/>
            </w:tcBorders>
            <w:shd w:val="clear" w:color="auto" w:fill="auto"/>
            <w:hideMark/>
          </w:tcPr>
          <w:p w14:paraId="38B3A939" w14:textId="77777777" w:rsidR="0035488E" w:rsidRPr="00DA5BF5" w:rsidRDefault="0035488E" w:rsidP="00915E05">
            <w:proofErr w:type="spellStart"/>
            <w:r w:rsidRPr="00DA5BF5">
              <w:t>AssetKind</w:t>
            </w:r>
            <w:proofErr w:type="spellEnd"/>
            <w:r w:rsidRPr="00DA5BF5">
              <w:t>/Type</w:t>
            </w:r>
          </w:p>
        </w:tc>
        <w:tc>
          <w:tcPr>
            <w:tcW w:w="5192" w:type="dxa"/>
            <w:tcBorders>
              <w:top w:val="nil"/>
              <w:left w:val="nil"/>
              <w:bottom w:val="single" w:sz="8" w:space="0" w:color="A6A6A6"/>
              <w:right w:val="single" w:sz="8" w:space="0" w:color="A6A6A6"/>
            </w:tcBorders>
            <w:shd w:val="clear" w:color="auto" w:fill="auto"/>
            <w:hideMark/>
          </w:tcPr>
          <w:p w14:paraId="5F6FC63F" w14:textId="66A9798C" w:rsidR="0035488E" w:rsidRPr="00716AB2" w:rsidRDefault="0035488E" w:rsidP="00915E05">
            <w:pPr>
              <w:rPr>
                <w:lang w:val="en-US"/>
              </w:rPr>
            </w:pPr>
            <w:r w:rsidRPr="00716AB2">
              <w:rPr>
                <w:lang w:val="en-US"/>
              </w:rPr>
              <w:t>Updated description of value "Type" of enumeration "</w:t>
            </w:r>
            <w:proofErr w:type="spellStart"/>
            <w:r w:rsidRPr="00716AB2">
              <w:rPr>
                <w:lang w:val="en-US"/>
              </w:rPr>
              <w:t>AssetKind</w:t>
            </w:r>
            <w:proofErr w:type="spellEnd"/>
            <w:r w:rsidRPr="00716AB2">
              <w:rPr>
                <w:lang w:val="en-US"/>
              </w:rPr>
              <w:t>" conformant to IEC 63278-1</w:t>
            </w:r>
          </w:p>
        </w:tc>
      </w:tr>
      <w:tr w:rsidR="0035488E" w:rsidRPr="00701DE5" w14:paraId="6770DBBB" w14:textId="77777777" w:rsidTr="00915E05">
        <w:trPr>
          <w:trHeight w:val="250"/>
          <w:tblHeader/>
        </w:trPr>
        <w:tc>
          <w:tcPr>
            <w:tcW w:w="710" w:type="dxa"/>
            <w:tcBorders>
              <w:top w:val="nil"/>
              <w:left w:val="single" w:sz="8" w:space="0" w:color="A6A6A6"/>
              <w:bottom w:val="nil"/>
              <w:right w:val="single" w:sz="8" w:space="0" w:color="A6A6A6"/>
            </w:tcBorders>
            <w:shd w:val="clear" w:color="auto" w:fill="auto"/>
            <w:hideMark/>
          </w:tcPr>
          <w:p w14:paraId="73BFF49B" w14:textId="77777777" w:rsidR="0035488E" w:rsidRPr="00DA5BF5" w:rsidRDefault="0035488E" w:rsidP="00915E05">
            <w:r w:rsidRPr="008D11BD">
              <w:t>X</w:t>
            </w:r>
          </w:p>
        </w:tc>
        <w:tc>
          <w:tcPr>
            <w:tcW w:w="4153" w:type="dxa"/>
            <w:tcBorders>
              <w:top w:val="nil"/>
              <w:left w:val="nil"/>
              <w:bottom w:val="nil"/>
              <w:right w:val="single" w:sz="8" w:space="0" w:color="A6A6A6"/>
            </w:tcBorders>
            <w:shd w:val="clear" w:color="auto" w:fill="auto"/>
            <w:hideMark/>
          </w:tcPr>
          <w:p w14:paraId="2617C26A" w14:textId="77777777" w:rsidR="0035488E" w:rsidRPr="00DA5BF5" w:rsidRDefault="0035488E" w:rsidP="00915E05">
            <w:proofErr w:type="spellStart"/>
            <w:r w:rsidRPr="00DA5BF5">
              <w:t>BasicEvent</w:t>
            </w:r>
            <w:proofErr w:type="spellEnd"/>
          </w:p>
        </w:tc>
        <w:tc>
          <w:tcPr>
            <w:tcW w:w="5192" w:type="dxa"/>
            <w:tcBorders>
              <w:top w:val="nil"/>
              <w:left w:val="nil"/>
              <w:bottom w:val="nil"/>
              <w:right w:val="single" w:sz="8" w:space="0" w:color="A6A6A6"/>
            </w:tcBorders>
            <w:shd w:val="clear" w:color="auto" w:fill="auto"/>
            <w:hideMark/>
          </w:tcPr>
          <w:p w14:paraId="788A29C1" w14:textId="77777777" w:rsidR="0035488E" w:rsidRPr="00716AB2" w:rsidRDefault="0035488E" w:rsidP="00915E05">
            <w:pPr>
              <w:rPr>
                <w:lang w:val="en-US"/>
              </w:rPr>
            </w:pPr>
            <w:r w:rsidRPr="00716AB2">
              <w:rPr>
                <w:lang w:val="en-US"/>
              </w:rPr>
              <w:t xml:space="preserve">Renamed to </w:t>
            </w:r>
            <w:proofErr w:type="spellStart"/>
            <w:r w:rsidRPr="00716AB2">
              <w:rPr>
                <w:lang w:val="en-US"/>
              </w:rPr>
              <w:t>BasicEventElement</w:t>
            </w:r>
            <w:proofErr w:type="spellEnd"/>
            <w:r w:rsidRPr="00716AB2">
              <w:rPr>
                <w:lang w:val="en-US"/>
              </w:rPr>
              <w:t xml:space="preserve"> and set to &lt;&lt;Experimental&gt;&gt;</w:t>
            </w:r>
          </w:p>
        </w:tc>
      </w:tr>
      <w:tr w:rsidR="0035488E" w:rsidRPr="00701DE5" w14:paraId="023A1958" w14:textId="77777777" w:rsidTr="00915E05">
        <w:trPr>
          <w:trHeight w:val="2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6FAA7045" w14:textId="171BB5C5" w:rsidR="0035488E" w:rsidRPr="00915E05" w:rsidRDefault="00546A07" w:rsidP="00915E05">
            <w:hyperlink r:id="rId156" w:anchor="RANGE!#REF!" w:history="1">
              <w:r w:rsidR="0035488E" w:rsidRPr="00915E05">
                <w:t>(x)[2]</w:t>
              </w:r>
            </w:hyperlink>
          </w:p>
        </w:tc>
        <w:tc>
          <w:tcPr>
            <w:tcW w:w="4153" w:type="dxa"/>
            <w:tcBorders>
              <w:top w:val="nil"/>
              <w:left w:val="nil"/>
              <w:bottom w:val="single" w:sz="8" w:space="0" w:color="A6A6A6"/>
              <w:right w:val="single" w:sz="8" w:space="0" w:color="A6A6A6"/>
            </w:tcBorders>
            <w:shd w:val="clear" w:color="auto" w:fill="auto"/>
            <w:hideMark/>
          </w:tcPr>
          <w:p w14:paraId="78A1F103" w14:textId="77777777" w:rsidR="0035488E" w:rsidRPr="00DA5BF5" w:rsidRDefault="0035488E" w:rsidP="00915E05">
            <w:proofErr w:type="spellStart"/>
            <w:r w:rsidRPr="008D11BD">
              <w:t>BlobType</w:t>
            </w:r>
            <w:proofErr w:type="spellEnd"/>
          </w:p>
        </w:tc>
        <w:tc>
          <w:tcPr>
            <w:tcW w:w="5192" w:type="dxa"/>
            <w:tcBorders>
              <w:top w:val="nil"/>
              <w:left w:val="nil"/>
              <w:bottom w:val="single" w:sz="8" w:space="0" w:color="A6A6A6"/>
              <w:right w:val="single" w:sz="8" w:space="0" w:color="A6A6A6"/>
            </w:tcBorders>
            <w:shd w:val="clear" w:color="auto" w:fill="auto"/>
            <w:hideMark/>
          </w:tcPr>
          <w:p w14:paraId="77A7FA4B" w14:textId="639C4E30" w:rsidR="0035488E" w:rsidRPr="00716AB2" w:rsidRDefault="0035488E" w:rsidP="00915E05">
            <w:pPr>
              <w:rPr>
                <w:lang w:val="en-US"/>
              </w:rPr>
            </w:pPr>
            <w:r w:rsidRPr="00716AB2">
              <w:rPr>
                <w:lang w:val="en-US"/>
              </w:rPr>
              <w:t xml:space="preserve">Primitive changed from "group of bytes" to </w:t>
            </w:r>
            <w:r w:rsidR="00AB4A36">
              <w:rPr>
                <w:lang w:val="en-US"/>
              </w:rPr>
              <w:t>B</w:t>
            </w:r>
            <w:r w:rsidRPr="00716AB2">
              <w:rPr>
                <w:lang w:val="en-US"/>
              </w:rPr>
              <w:t>ase64Binary</w:t>
            </w:r>
          </w:p>
        </w:tc>
      </w:tr>
      <w:tr w:rsidR="0035488E" w:rsidRPr="00D31895" w14:paraId="2F7FA9D2" w14:textId="77777777" w:rsidTr="00915E05">
        <w:trPr>
          <w:trHeight w:val="2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09EAEF75"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14F10E9C" w14:textId="77777777" w:rsidR="0035488E" w:rsidRPr="00DA5BF5" w:rsidRDefault="0035488E" w:rsidP="00915E05">
            <w:proofErr w:type="spellStart"/>
            <w:r w:rsidRPr="00DA5BF5">
              <w:t>ConceptDictionary</w:t>
            </w:r>
            <w:proofErr w:type="spellEnd"/>
          </w:p>
        </w:tc>
        <w:tc>
          <w:tcPr>
            <w:tcW w:w="5192" w:type="dxa"/>
            <w:tcBorders>
              <w:top w:val="nil"/>
              <w:left w:val="nil"/>
              <w:bottom w:val="single" w:sz="8" w:space="0" w:color="A6A6A6"/>
              <w:right w:val="single" w:sz="8" w:space="0" w:color="A6A6A6"/>
            </w:tcBorders>
            <w:shd w:val="clear" w:color="auto" w:fill="auto"/>
            <w:hideMark/>
          </w:tcPr>
          <w:p w14:paraId="7ECA3C7E" w14:textId="77777777" w:rsidR="0035488E" w:rsidRPr="00DA5BF5" w:rsidRDefault="0035488E" w:rsidP="00915E05">
            <w:proofErr w:type="spellStart"/>
            <w:r w:rsidRPr="00DA5BF5">
              <w:t>Removed</w:t>
            </w:r>
            <w:proofErr w:type="spellEnd"/>
          </w:p>
        </w:tc>
      </w:tr>
      <w:tr w:rsidR="0035488E" w:rsidRPr="00701DE5" w14:paraId="449864EC" w14:textId="77777777" w:rsidTr="00915E05">
        <w:trPr>
          <w:trHeight w:val="51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4FA298B5"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2BC9332B" w14:textId="77777777" w:rsidR="0035488E" w:rsidRPr="00DA5BF5" w:rsidRDefault="0035488E" w:rsidP="00915E05">
            <w:proofErr w:type="spellStart"/>
            <w:r w:rsidRPr="00DA5BF5">
              <w:t>Constraint</w:t>
            </w:r>
            <w:proofErr w:type="spellEnd"/>
          </w:p>
        </w:tc>
        <w:tc>
          <w:tcPr>
            <w:tcW w:w="5192" w:type="dxa"/>
            <w:tcBorders>
              <w:top w:val="nil"/>
              <w:left w:val="nil"/>
              <w:bottom w:val="single" w:sz="8" w:space="0" w:color="A6A6A6"/>
              <w:right w:val="single" w:sz="8" w:space="0" w:color="A6A6A6"/>
            </w:tcBorders>
            <w:shd w:val="clear" w:color="auto" w:fill="auto"/>
            <w:hideMark/>
          </w:tcPr>
          <w:p w14:paraId="60BCC32C" w14:textId="77777777" w:rsidR="0035488E" w:rsidRPr="00716AB2" w:rsidRDefault="0035488E" w:rsidP="00915E05">
            <w:pPr>
              <w:rPr>
                <w:lang w:val="en-US"/>
              </w:rPr>
            </w:pPr>
            <w:r w:rsidRPr="00716AB2">
              <w:rPr>
                <w:lang w:val="en-US"/>
              </w:rPr>
              <w:t>Abstract class removed. Formula now used in Security part only</w:t>
            </w:r>
          </w:p>
        </w:tc>
      </w:tr>
      <w:tr w:rsidR="0035488E" w:rsidRPr="00701DE5" w14:paraId="67702355" w14:textId="77777777" w:rsidTr="00915E05">
        <w:trPr>
          <w:trHeight w:val="510"/>
          <w:tblHeader/>
        </w:trPr>
        <w:tc>
          <w:tcPr>
            <w:tcW w:w="710" w:type="dxa"/>
            <w:tcBorders>
              <w:top w:val="nil"/>
              <w:left w:val="single" w:sz="8" w:space="0" w:color="A6A6A6"/>
              <w:bottom w:val="single" w:sz="8" w:space="0" w:color="A6A6A6"/>
              <w:right w:val="single" w:sz="8" w:space="0" w:color="A6A6A6"/>
            </w:tcBorders>
            <w:shd w:val="clear" w:color="auto" w:fill="auto"/>
            <w:vAlign w:val="center"/>
            <w:hideMark/>
          </w:tcPr>
          <w:p w14:paraId="256487D4" w14:textId="77777777" w:rsidR="0035488E" w:rsidRPr="00915E05" w:rsidRDefault="0035488E" w:rsidP="00915E05">
            <w:r>
              <w:t>x</w:t>
            </w:r>
            <w:r w:rsidRPr="00915E05">
              <w:t> </w:t>
            </w:r>
          </w:p>
        </w:tc>
        <w:tc>
          <w:tcPr>
            <w:tcW w:w="4153" w:type="dxa"/>
            <w:tcBorders>
              <w:top w:val="nil"/>
              <w:left w:val="nil"/>
              <w:bottom w:val="single" w:sz="8" w:space="0" w:color="A6A6A6"/>
              <w:right w:val="single" w:sz="8" w:space="0" w:color="A6A6A6"/>
            </w:tcBorders>
            <w:shd w:val="clear" w:color="auto" w:fill="auto"/>
            <w:vAlign w:val="center"/>
            <w:hideMark/>
          </w:tcPr>
          <w:p w14:paraId="1CBB9E8B" w14:textId="77777777" w:rsidR="0035488E" w:rsidRPr="00915E05" w:rsidRDefault="0035488E" w:rsidP="00915E05">
            <w:proofErr w:type="spellStart"/>
            <w:r w:rsidRPr="00915E05">
              <w:t>DataSpecification</w:t>
            </w:r>
            <w:proofErr w:type="spellEnd"/>
          </w:p>
        </w:tc>
        <w:tc>
          <w:tcPr>
            <w:tcW w:w="5192" w:type="dxa"/>
            <w:tcBorders>
              <w:top w:val="nil"/>
              <w:left w:val="nil"/>
              <w:bottom w:val="single" w:sz="8" w:space="0" w:color="A6A6A6"/>
              <w:right w:val="single" w:sz="8" w:space="0" w:color="A6A6A6"/>
            </w:tcBorders>
            <w:shd w:val="clear" w:color="auto" w:fill="auto"/>
            <w:vAlign w:val="center"/>
            <w:hideMark/>
          </w:tcPr>
          <w:p w14:paraId="64BDFBC2" w14:textId="27434FBF" w:rsidR="0035488E" w:rsidRPr="00716AB2" w:rsidRDefault="00AB4A36" w:rsidP="00915E05">
            <w:pPr>
              <w:rPr>
                <w:lang w:val="en-US"/>
              </w:rPr>
            </w:pPr>
            <w:r>
              <w:rPr>
                <w:lang w:val="en-US"/>
              </w:rPr>
              <w:t>No longer inherits</w:t>
            </w:r>
            <w:r w:rsidR="0035488E" w:rsidRPr="00716AB2">
              <w:rPr>
                <w:lang w:val="en-US"/>
              </w:rPr>
              <w:t xml:space="preserve"> from Identifiable</w:t>
            </w:r>
            <w:r>
              <w:rPr>
                <w:lang w:val="en-US"/>
              </w:rPr>
              <w:t>. H</w:t>
            </w:r>
            <w:r w:rsidR="0035488E" w:rsidRPr="00716AB2">
              <w:rPr>
                <w:lang w:val="en-US"/>
              </w:rPr>
              <w:t>owever, same attribute names and types</w:t>
            </w:r>
          </w:p>
        </w:tc>
      </w:tr>
      <w:tr w:rsidR="0035488E" w:rsidRPr="00701DE5" w14:paraId="1DB23750" w14:textId="77777777" w:rsidTr="00915E05">
        <w:trPr>
          <w:trHeight w:val="500"/>
          <w:tblHeader/>
        </w:trPr>
        <w:tc>
          <w:tcPr>
            <w:tcW w:w="710" w:type="dxa"/>
            <w:tcBorders>
              <w:top w:val="nil"/>
              <w:left w:val="single" w:sz="8" w:space="0" w:color="A6A6A6"/>
              <w:bottom w:val="nil"/>
              <w:right w:val="single" w:sz="8" w:space="0" w:color="A6A6A6"/>
            </w:tcBorders>
            <w:shd w:val="clear" w:color="auto" w:fill="auto"/>
            <w:hideMark/>
          </w:tcPr>
          <w:p w14:paraId="54085642" w14:textId="77777777" w:rsidR="0035488E" w:rsidRPr="00DA5BF5" w:rsidRDefault="0035488E" w:rsidP="00915E05">
            <w:r w:rsidRPr="008D11BD">
              <w:t>x</w:t>
            </w:r>
          </w:p>
        </w:tc>
        <w:tc>
          <w:tcPr>
            <w:tcW w:w="4153" w:type="dxa"/>
            <w:tcBorders>
              <w:top w:val="nil"/>
              <w:left w:val="nil"/>
              <w:bottom w:val="nil"/>
              <w:right w:val="single" w:sz="8" w:space="0" w:color="A6A6A6"/>
            </w:tcBorders>
            <w:shd w:val="clear" w:color="auto" w:fill="auto"/>
            <w:hideMark/>
          </w:tcPr>
          <w:p w14:paraId="5EE20EC5" w14:textId="77777777" w:rsidR="0035488E" w:rsidRPr="00DA5BF5" w:rsidRDefault="0035488E" w:rsidP="00915E05">
            <w:proofErr w:type="spellStart"/>
            <w:r w:rsidRPr="00DA5BF5">
              <w:t>DataSpecification</w:t>
            </w:r>
            <w:proofErr w:type="spellEnd"/>
            <w:r w:rsidRPr="00DA5BF5">
              <w:t>/</w:t>
            </w:r>
            <w:proofErr w:type="spellStart"/>
            <w:r w:rsidRPr="00DA5BF5">
              <w:t>description</w:t>
            </w:r>
            <w:proofErr w:type="spellEnd"/>
          </w:p>
        </w:tc>
        <w:tc>
          <w:tcPr>
            <w:tcW w:w="5192" w:type="dxa"/>
            <w:tcBorders>
              <w:top w:val="nil"/>
              <w:left w:val="nil"/>
              <w:bottom w:val="nil"/>
              <w:right w:val="single" w:sz="8" w:space="0" w:color="A6A6A6"/>
            </w:tcBorders>
            <w:shd w:val="clear" w:color="auto" w:fill="auto"/>
            <w:hideMark/>
          </w:tcPr>
          <w:p w14:paraId="215D91E1" w14:textId="5C571CA4" w:rsidR="0035488E" w:rsidRPr="00716AB2" w:rsidRDefault="0035488E" w:rsidP="00915E05">
            <w:pPr>
              <w:rPr>
                <w:lang w:val="en-US"/>
              </w:rPr>
            </w:pPr>
            <w:r w:rsidRPr="00716AB2">
              <w:rPr>
                <w:lang w:val="en-US"/>
              </w:rPr>
              <w:t xml:space="preserve">Type changed from </w:t>
            </w:r>
            <w:proofErr w:type="spellStart"/>
            <w:r w:rsidRPr="00716AB2">
              <w:rPr>
                <w:lang w:val="en-US"/>
              </w:rPr>
              <w:t>LangStringSet</w:t>
            </w:r>
            <w:proofErr w:type="spellEnd"/>
            <w:r w:rsidRPr="00716AB2">
              <w:rPr>
                <w:lang w:val="en-US"/>
              </w:rPr>
              <w:t xml:space="preserve"> to </w:t>
            </w:r>
            <w:proofErr w:type="spellStart"/>
            <w:r w:rsidRPr="00716AB2">
              <w:rPr>
                <w:lang w:val="en-US"/>
              </w:rPr>
              <w:t>MultiLanguageTextType</w:t>
            </w:r>
            <w:proofErr w:type="spellEnd"/>
            <w:r w:rsidR="00AB4A36">
              <w:rPr>
                <w:lang w:val="en-US"/>
              </w:rPr>
              <w:t>,</w:t>
            </w:r>
            <w:r w:rsidRPr="00716AB2">
              <w:rPr>
                <w:lang w:val="en-US"/>
              </w:rPr>
              <w:t xml:space="preserve"> thus add</w:t>
            </w:r>
            <w:r w:rsidR="00AB4A36">
              <w:rPr>
                <w:lang w:val="en-US"/>
              </w:rPr>
              <w:t>ing</w:t>
            </w:r>
            <w:r w:rsidRPr="00716AB2">
              <w:rPr>
                <w:lang w:val="en-US"/>
              </w:rPr>
              <w:t xml:space="preserve"> a length constraint</w:t>
            </w:r>
          </w:p>
        </w:tc>
      </w:tr>
      <w:tr w:rsidR="0035488E" w:rsidRPr="00D31895" w14:paraId="6F2D3A3E" w14:textId="77777777" w:rsidTr="00915E05">
        <w:trPr>
          <w:trHeight w:val="1760"/>
          <w:tblHeader/>
        </w:trPr>
        <w:tc>
          <w:tcPr>
            <w:tcW w:w="710" w:type="dxa"/>
            <w:tcBorders>
              <w:top w:val="nil"/>
              <w:left w:val="single" w:sz="8" w:space="0" w:color="A6A6A6"/>
              <w:bottom w:val="single" w:sz="8" w:space="0" w:color="A6A6A6"/>
              <w:right w:val="single" w:sz="8" w:space="0" w:color="A6A6A6"/>
            </w:tcBorders>
            <w:shd w:val="clear" w:color="auto" w:fill="auto"/>
          </w:tcPr>
          <w:p w14:paraId="5900B1FB" w14:textId="77777777" w:rsidR="0035488E" w:rsidRPr="00716AB2" w:rsidRDefault="0035488E" w:rsidP="00915E05">
            <w:pPr>
              <w:rPr>
                <w:lang w:val="en-US"/>
              </w:rPr>
            </w:pPr>
          </w:p>
          <w:p w14:paraId="0AB8D3B0" w14:textId="77777777" w:rsidR="0035488E" w:rsidRPr="00716AB2" w:rsidRDefault="0035488E" w:rsidP="00915E05">
            <w:pPr>
              <w:tabs>
                <w:tab w:val="left" w:pos="403"/>
              </w:tabs>
              <w:rPr>
                <w:lang w:val="en-US"/>
              </w:rPr>
            </w:pPr>
            <w:r w:rsidRPr="00716AB2">
              <w:rPr>
                <w:lang w:val="en-US"/>
              </w:rPr>
              <w:tab/>
            </w:r>
          </w:p>
        </w:tc>
        <w:tc>
          <w:tcPr>
            <w:tcW w:w="4153" w:type="dxa"/>
            <w:tcBorders>
              <w:top w:val="nil"/>
              <w:left w:val="nil"/>
              <w:bottom w:val="single" w:sz="8" w:space="0" w:color="A6A6A6"/>
              <w:right w:val="single" w:sz="8" w:space="0" w:color="A6A6A6"/>
            </w:tcBorders>
            <w:shd w:val="clear" w:color="auto" w:fill="auto"/>
          </w:tcPr>
          <w:p w14:paraId="6F9DB0D2" w14:textId="77777777" w:rsidR="0035488E" w:rsidRPr="00BD6B0B" w:rsidRDefault="0035488E" w:rsidP="00915E05">
            <w:proofErr w:type="spellStart"/>
            <w:r w:rsidRPr="00915E05">
              <w:t>DataSpecificationContent</w:t>
            </w:r>
            <w:proofErr w:type="spellEnd"/>
          </w:p>
        </w:tc>
        <w:tc>
          <w:tcPr>
            <w:tcW w:w="5192" w:type="dxa"/>
            <w:vAlign w:val="center"/>
          </w:tcPr>
          <w:p w14:paraId="0F9556BD" w14:textId="77777777" w:rsidR="0035488E" w:rsidRPr="00BD6B0B" w:rsidRDefault="0035488E" w:rsidP="00915E05">
            <w:r w:rsidRPr="00915E05">
              <w:t xml:space="preserve">Stereotype &lt;&lt;Template&gt;&gt; </w:t>
            </w:r>
            <w:proofErr w:type="spellStart"/>
            <w:r w:rsidRPr="00915E05">
              <w:t>added</w:t>
            </w:r>
            <w:proofErr w:type="spellEnd"/>
          </w:p>
        </w:tc>
      </w:tr>
      <w:tr w:rsidR="0035488E" w:rsidRPr="00701DE5" w14:paraId="6A30CB58" w14:textId="77777777" w:rsidTr="00915E05">
        <w:trPr>
          <w:trHeight w:val="17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35205575"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347B49F0" w14:textId="77777777" w:rsidR="0035488E" w:rsidRPr="00DA5BF5" w:rsidRDefault="0035488E" w:rsidP="00915E05">
            <w:proofErr w:type="spellStart"/>
            <w:r w:rsidRPr="00DA5BF5">
              <w:t>DataTypeDef</w:t>
            </w:r>
            <w:proofErr w:type="spellEnd"/>
          </w:p>
        </w:tc>
        <w:tc>
          <w:tcPr>
            <w:tcW w:w="5192" w:type="dxa"/>
            <w:tcBorders>
              <w:top w:val="nil"/>
              <w:left w:val="nil"/>
              <w:bottom w:val="single" w:sz="8" w:space="0" w:color="A6A6A6"/>
              <w:right w:val="single" w:sz="8" w:space="0" w:color="A6A6A6"/>
            </w:tcBorders>
            <w:shd w:val="clear" w:color="auto" w:fill="auto"/>
            <w:hideMark/>
          </w:tcPr>
          <w:p w14:paraId="78D04D42" w14:textId="14F299A5" w:rsidR="0035488E" w:rsidRPr="00716AB2" w:rsidRDefault="0035488E" w:rsidP="00915E05">
            <w:pPr>
              <w:rPr>
                <w:lang w:val="en-US"/>
              </w:rPr>
            </w:pPr>
            <w:r w:rsidRPr="00716AB2">
              <w:rPr>
                <w:lang w:val="en-US"/>
              </w:rPr>
              <w:t xml:space="preserve">Removed and </w:t>
            </w:r>
            <w:r w:rsidR="00AB4A36">
              <w:rPr>
                <w:lang w:val="en-US"/>
              </w:rPr>
              <w:t>s</w:t>
            </w:r>
            <w:r w:rsidRPr="00716AB2">
              <w:rPr>
                <w:lang w:val="en-US"/>
              </w:rPr>
              <w:t xml:space="preserve">plit into </w:t>
            </w:r>
            <w:proofErr w:type="spellStart"/>
            <w:r w:rsidRPr="00716AB2">
              <w:rPr>
                <w:lang w:val="en-US"/>
              </w:rPr>
              <w:t>DataTypeDefXsd</w:t>
            </w:r>
            <w:proofErr w:type="spellEnd"/>
            <w:r w:rsidRPr="00716AB2">
              <w:rPr>
                <w:lang w:val="en-US"/>
              </w:rPr>
              <w:t xml:space="preserve"> and </w:t>
            </w:r>
            <w:proofErr w:type="spellStart"/>
            <w:r w:rsidRPr="00716AB2">
              <w:rPr>
                <w:lang w:val="en-US"/>
              </w:rPr>
              <w:t>DataTypeDefRdf</w:t>
            </w:r>
            <w:proofErr w:type="spellEnd"/>
            <w:r w:rsidRPr="00716AB2">
              <w:rPr>
                <w:lang w:val="en-US"/>
              </w:rPr>
              <w:t>. Some types excluded and not supported because now XML Schema 1.0 reference</w:t>
            </w:r>
            <w:r w:rsidRPr="00716AB2">
              <w:rPr>
                <w:lang w:val="en-US"/>
              </w:rPr>
              <w:br/>
            </w:r>
            <w:r w:rsidRPr="00716AB2">
              <w:rPr>
                <w:lang w:val="en-US"/>
              </w:rPr>
              <w:br/>
              <w:t xml:space="preserve">Before: just string allowing any </w:t>
            </w:r>
            <w:proofErr w:type="spellStart"/>
            <w:r w:rsidRPr="00716AB2">
              <w:rPr>
                <w:lang w:val="en-US"/>
              </w:rPr>
              <w:t>xsd</w:t>
            </w:r>
            <w:proofErr w:type="spellEnd"/>
            <w:r w:rsidRPr="00716AB2">
              <w:rPr>
                <w:lang w:val="en-US"/>
              </w:rPr>
              <w:t xml:space="preserve"> simple type as string</w:t>
            </w:r>
            <w:r w:rsidRPr="00716AB2">
              <w:rPr>
                <w:lang w:val="en-US"/>
              </w:rPr>
              <w:br/>
            </w:r>
            <w:r w:rsidRPr="00716AB2">
              <w:rPr>
                <w:lang w:val="en-US"/>
              </w:rPr>
              <w:br/>
              <w:t xml:space="preserve">+ added prefix </w:t>
            </w:r>
            <w:proofErr w:type="spellStart"/>
            <w:r w:rsidRPr="00716AB2">
              <w:rPr>
                <w:lang w:val="en-US"/>
              </w:rPr>
              <w:t>xs</w:t>
            </w:r>
            <w:proofErr w:type="spellEnd"/>
            <w:r w:rsidRPr="00716AB2">
              <w:rPr>
                <w:lang w:val="en-US"/>
              </w:rPr>
              <w:t xml:space="preserve">: or </w:t>
            </w:r>
            <w:proofErr w:type="spellStart"/>
            <w:r w:rsidRPr="00716AB2">
              <w:rPr>
                <w:lang w:val="en-US"/>
              </w:rPr>
              <w:t>rdf</w:t>
            </w:r>
            <w:proofErr w:type="spellEnd"/>
            <w:r w:rsidRPr="00716AB2">
              <w:rPr>
                <w:lang w:val="en-US"/>
              </w:rPr>
              <w:t>:, resp., to every value in enumeration</w:t>
            </w:r>
          </w:p>
        </w:tc>
      </w:tr>
      <w:tr w:rsidR="0035488E" w:rsidRPr="00701DE5" w14:paraId="61BA79A2" w14:textId="77777777" w:rsidTr="00915E05">
        <w:trPr>
          <w:trHeight w:val="500"/>
          <w:tblHeader/>
        </w:trPr>
        <w:tc>
          <w:tcPr>
            <w:tcW w:w="710" w:type="dxa"/>
            <w:tcBorders>
              <w:top w:val="nil"/>
              <w:left w:val="single" w:sz="8" w:space="0" w:color="A6A6A6"/>
              <w:bottom w:val="nil"/>
              <w:right w:val="single" w:sz="8" w:space="0" w:color="A6A6A6"/>
            </w:tcBorders>
            <w:shd w:val="clear" w:color="auto" w:fill="auto"/>
            <w:hideMark/>
          </w:tcPr>
          <w:p w14:paraId="6CF5DE3C" w14:textId="77777777" w:rsidR="0035488E" w:rsidRPr="00DA5BF5" w:rsidRDefault="0035488E" w:rsidP="00915E05">
            <w:r w:rsidRPr="008D11BD">
              <w:t>X</w:t>
            </w:r>
          </w:p>
        </w:tc>
        <w:tc>
          <w:tcPr>
            <w:tcW w:w="4153" w:type="dxa"/>
            <w:tcBorders>
              <w:top w:val="nil"/>
              <w:left w:val="nil"/>
              <w:bottom w:val="nil"/>
              <w:right w:val="single" w:sz="8" w:space="0" w:color="A6A6A6"/>
            </w:tcBorders>
            <w:shd w:val="clear" w:color="auto" w:fill="auto"/>
            <w:hideMark/>
          </w:tcPr>
          <w:p w14:paraId="2F5B99E3" w14:textId="77777777" w:rsidR="0035488E" w:rsidRPr="00DA5BF5" w:rsidRDefault="0035488E" w:rsidP="00915E05">
            <w:r w:rsidRPr="00DA5BF5">
              <w:t>Entity/</w:t>
            </w:r>
            <w:proofErr w:type="spellStart"/>
            <w:r w:rsidRPr="00DA5BF5">
              <w:t>asset</w:t>
            </w:r>
            <w:proofErr w:type="spellEnd"/>
          </w:p>
        </w:tc>
        <w:tc>
          <w:tcPr>
            <w:tcW w:w="5192" w:type="dxa"/>
            <w:tcBorders>
              <w:top w:val="nil"/>
              <w:left w:val="nil"/>
              <w:bottom w:val="nil"/>
              <w:right w:val="single" w:sz="8" w:space="0" w:color="A6A6A6"/>
            </w:tcBorders>
            <w:shd w:val="clear" w:color="auto" w:fill="auto"/>
            <w:hideMark/>
          </w:tcPr>
          <w:p w14:paraId="682B5721" w14:textId="77777777" w:rsidR="0035488E" w:rsidRPr="00716AB2" w:rsidRDefault="0035488E" w:rsidP="00915E05">
            <w:pPr>
              <w:rPr>
                <w:lang w:val="en-US"/>
              </w:rPr>
            </w:pPr>
            <w:r w:rsidRPr="00716AB2">
              <w:rPr>
                <w:lang w:val="en-US"/>
              </w:rPr>
              <w:t>Removed, substituted by Entity/</w:t>
            </w:r>
            <w:proofErr w:type="spellStart"/>
            <w:r w:rsidRPr="00716AB2">
              <w:rPr>
                <w:lang w:val="en-US"/>
              </w:rPr>
              <w:t>globalAssetId</w:t>
            </w:r>
            <w:proofErr w:type="spellEnd"/>
            <w:r w:rsidRPr="00716AB2">
              <w:rPr>
                <w:lang w:val="en-US"/>
              </w:rPr>
              <w:t xml:space="preserve"> and Entity/</w:t>
            </w:r>
            <w:proofErr w:type="spellStart"/>
            <w:r w:rsidRPr="00716AB2">
              <w:rPr>
                <w:lang w:val="en-US"/>
              </w:rPr>
              <w:t>specificAssetId</w:t>
            </w:r>
            <w:proofErr w:type="spellEnd"/>
          </w:p>
        </w:tc>
      </w:tr>
      <w:tr w:rsidR="0035488E" w:rsidRPr="00D31895" w14:paraId="0D14B766" w14:textId="77777777" w:rsidTr="00915E05">
        <w:trPr>
          <w:trHeight w:val="2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49D9243A"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2A4F9FE3" w14:textId="77777777" w:rsidR="0035488E" w:rsidRPr="00DA5BF5" w:rsidRDefault="0035488E" w:rsidP="00915E05">
            <w:r w:rsidRPr="00DA5BF5">
              <w:t>Event</w:t>
            </w:r>
          </w:p>
        </w:tc>
        <w:tc>
          <w:tcPr>
            <w:tcW w:w="5192" w:type="dxa"/>
            <w:tcBorders>
              <w:top w:val="nil"/>
              <w:left w:val="nil"/>
              <w:bottom w:val="single" w:sz="8" w:space="0" w:color="A6A6A6"/>
              <w:right w:val="single" w:sz="8" w:space="0" w:color="A6A6A6"/>
            </w:tcBorders>
            <w:shd w:val="clear" w:color="auto" w:fill="auto"/>
            <w:hideMark/>
          </w:tcPr>
          <w:p w14:paraId="4BB580A2" w14:textId="77777777" w:rsidR="0035488E" w:rsidRPr="00DA5BF5" w:rsidRDefault="0035488E" w:rsidP="00915E05">
            <w:proofErr w:type="spellStart"/>
            <w:r w:rsidRPr="00DA5BF5">
              <w:t>Renamed</w:t>
            </w:r>
            <w:proofErr w:type="spellEnd"/>
            <w:r w:rsidRPr="00DA5BF5">
              <w:t xml:space="preserve"> </w:t>
            </w:r>
            <w:proofErr w:type="spellStart"/>
            <w:r w:rsidRPr="00DA5BF5">
              <w:t>to</w:t>
            </w:r>
            <w:proofErr w:type="spellEnd"/>
            <w:r w:rsidRPr="00DA5BF5">
              <w:t xml:space="preserve"> </w:t>
            </w:r>
            <w:proofErr w:type="spellStart"/>
            <w:r w:rsidRPr="00DA5BF5">
              <w:t>EventElement</w:t>
            </w:r>
            <w:proofErr w:type="spellEnd"/>
          </w:p>
        </w:tc>
      </w:tr>
      <w:tr w:rsidR="0035488E" w:rsidRPr="00701DE5" w14:paraId="79D19F01" w14:textId="77777777" w:rsidTr="00915E05">
        <w:trPr>
          <w:trHeight w:val="51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6ECC70C9" w14:textId="77777777" w:rsidR="0035488E" w:rsidRPr="00DA5BF5" w:rsidRDefault="0035488E" w:rsidP="00915E05">
            <w:r w:rsidRPr="008D11BD">
              <w:lastRenderedPageBreak/>
              <w:t>x</w:t>
            </w:r>
          </w:p>
        </w:tc>
        <w:tc>
          <w:tcPr>
            <w:tcW w:w="4153" w:type="dxa"/>
            <w:tcBorders>
              <w:top w:val="nil"/>
              <w:left w:val="nil"/>
              <w:bottom w:val="single" w:sz="8" w:space="0" w:color="A6A6A6"/>
              <w:right w:val="single" w:sz="8" w:space="0" w:color="A6A6A6"/>
            </w:tcBorders>
            <w:shd w:val="clear" w:color="auto" w:fill="auto"/>
            <w:hideMark/>
          </w:tcPr>
          <w:p w14:paraId="340FB9B8" w14:textId="77777777" w:rsidR="0035488E" w:rsidRPr="00DA5BF5" w:rsidRDefault="0035488E" w:rsidP="00915E05">
            <w:r w:rsidRPr="00DA5BF5">
              <w:t>File/</w:t>
            </w:r>
            <w:proofErr w:type="spellStart"/>
            <w:r w:rsidRPr="00DA5BF5">
              <w:t>mimeType</w:t>
            </w:r>
            <w:proofErr w:type="spellEnd"/>
          </w:p>
        </w:tc>
        <w:tc>
          <w:tcPr>
            <w:tcW w:w="5192" w:type="dxa"/>
            <w:tcBorders>
              <w:top w:val="nil"/>
              <w:left w:val="nil"/>
              <w:bottom w:val="single" w:sz="8" w:space="0" w:color="A6A6A6"/>
              <w:right w:val="single" w:sz="8" w:space="0" w:color="A6A6A6"/>
            </w:tcBorders>
            <w:shd w:val="clear" w:color="auto" w:fill="auto"/>
            <w:hideMark/>
          </w:tcPr>
          <w:p w14:paraId="5A54947E" w14:textId="77777777" w:rsidR="0035488E" w:rsidRPr="00716AB2" w:rsidRDefault="0035488E" w:rsidP="00915E05">
            <w:pPr>
              <w:rPr>
                <w:lang w:val="en-US"/>
              </w:rPr>
            </w:pPr>
            <w:r w:rsidRPr="00716AB2">
              <w:rPr>
                <w:lang w:val="en-US"/>
              </w:rPr>
              <w:t xml:space="preserve">Renamed to </w:t>
            </w:r>
            <w:proofErr w:type="spellStart"/>
            <w:r w:rsidRPr="00716AB2">
              <w:rPr>
                <w:lang w:val="en-US"/>
              </w:rPr>
              <w:t>contentType</w:t>
            </w:r>
            <w:proofErr w:type="spellEnd"/>
            <w:r w:rsidRPr="00716AB2">
              <w:rPr>
                <w:lang w:val="en-US"/>
              </w:rPr>
              <w:t xml:space="preserve"> + Type changed from </w:t>
            </w:r>
            <w:proofErr w:type="spellStart"/>
            <w:r w:rsidRPr="00716AB2">
              <w:rPr>
                <w:lang w:val="en-US"/>
              </w:rPr>
              <w:t>MimeType</w:t>
            </w:r>
            <w:proofErr w:type="spellEnd"/>
            <w:r w:rsidRPr="00716AB2">
              <w:rPr>
                <w:lang w:val="en-US"/>
              </w:rPr>
              <w:t xml:space="preserve"> to </w:t>
            </w:r>
            <w:proofErr w:type="spellStart"/>
            <w:r w:rsidRPr="00716AB2">
              <w:rPr>
                <w:lang w:val="en-US"/>
              </w:rPr>
              <w:t>ContentType</w:t>
            </w:r>
            <w:proofErr w:type="spellEnd"/>
          </w:p>
        </w:tc>
      </w:tr>
      <w:tr w:rsidR="0035488E" w:rsidRPr="00701DE5" w14:paraId="08B1811E" w14:textId="77777777" w:rsidTr="00915E05">
        <w:trPr>
          <w:trHeight w:val="750"/>
          <w:tblHeader/>
        </w:trPr>
        <w:tc>
          <w:tcPr>
            <w:tcW w:w="710" w:type="dxa"/>
            <w:tcBorders>
              <w:top w:val="nil"/>
              <w:left w:val="single" w:sz="8" w:space="0" w:color="A6A6A6"/>
              <w:bottom w:val="nil"/>
              <w:right w:val="single" w:sz="8" w:space="0" w:color="A6A6A6"/>
            </w:tcBorders>
            <w:shd w:val="clear" w:color="auto" w:fill="auto"/>
            <w:hideMark/>
          </w:tcPr>
          <w:p w14:paraId="79CDE584" w14:textId="77777777" w:rsidR="0035488E" w:rsidRPr="00DA5BF5" w:rsidRDefault="0035488E" w:rsidP="00915E05">
            <w:r w:rsidRPr="008D11BD">
              <w:t>x</w:t>
            </w:r>
          </w:p>
        </w:tc>
        <w:tc>
          <w:tcPr>
            <w:tcW w:w="4153" w:type="dxa"/>
            <w:tcBorders>
              <w:top w:val="nil"/>
              <w:left w:val="nil"/>
              <w:bottom w:val="nil"/>
              <w:right w:val="single" w:sz="8" w:space="0" w:color="A6A6A6"/>
            </w:tcBorders>
            <w:shd w:val="clear" w:color="auto" w:fill="auto"/>
            <w:hideMark/>
          </w:tcPr>
          <w:p w14:paraId="6AEAF867" w14:textId="77777777" w:rsidR="0035488E" w:rsidRPr="00DA5BF5" w:rsidRDefault="0035488E" w:rsidP="00915E05">
            <w:r w:rsidRPr="00DA5BF5">
              <w:t>Formula</w:t>
            </w:r>
          </w:p>
        </w:tc>
        <w:tc>
          <w:tcPr>
            <w:tcW w:w="5192" w:type="dxa"/>
            <w:tcBorders>
              <w:top w:val="nil"/>
              <w:left w:val="nil"/>
              <w:bottom w:val="nil"/>
              <w:right w:val="single" w:sz="8" w:space="0" w:color="A6A6A6"/>
            </w:tcBorders>
            <w:shd w:val="clear" w:color="auto" w:fill="auto"/>
            <w:hideMark/>
          </w:tcPr>
          <w:p w14:paraId="53488692" w14:textId="77777777" w:rsidR="0035488E" w:rsidRPr="00716AB2" w:rsidRDefault="0035488E" w:rsidP="00915E05">
            <w:pPr>
              <w:rPr>
                <w:lang w:val="en-US"/>
              </w:rPr>
            </w:pPr>
            <w:r w:rsidRPr="00716AB2">
              <w:rPr>
                <w:lang w:val="en-US"/>
              </w:rPr>
              <w:t>Now abstract class</w:t>
            </w:r>
          </w:p>
          <w:p w14:paraId="205F7252" w14:textId="77777777" w:rsidR="0035488E" w:rsidRPr="00716AB2" w:rsidRDefault="0035488E" w:rsidP="00915E05">
            <w:pPr>
              <w:rPr>
                <w:lang w:val="en-US"/>
              </w:rPr>
            </w:pPr>
            <w:r w:rsidRPr="00716AB2">
              <w:rPr>
                <w:lang w:val="en-US"/>
              </w:rPr>
              <w:t>Formula now used in Security part only</w:t>
            </w:r>
          </w:p>
        </w:tc>
      </w:tr>
      <w:tr w:rsidR="0035488E" w:rsidRPr="00701DE5" w14:paraId="72F83784" w14:textId="77777777" w:rsidTr="00915E05">
        <w:trPr>
          <w:trHeight w:val="750"/>
          <w:tblHeader/>
        </w:trPr>
        <w:tc>
          <w:tcPr>
            <w:tcW w:w="710" w:type="dxa"/>
            <w:tcBorders>
              <w:top w:val="nil"/>
              <w:left w:val="single" w:sz="8" w:space="0" w:color="A6A6A6"/>
              <w:bottom w:val="nil"/>
              <w:right w:val="single" w:sz="8" w:space="0" w:color="A6A6A6"/>
            </w:tcBorders>
            <w:shd w:val="clear" w:color="auto" w:fill="auto"/>
            <w:hideMark/>
          </w:tcPr>
          <w:p w14:paraId="1CB320C3" w14:textId="77777777" w:rsidR="0035488E" w:rsidRPr="00DA5BF5" w:rsidRDefault="0035488E" w:rsidP="00915E05">
            <w:r w:rsidRPr="008D11BD">
              <w:t>x</w:t>
            </w:r>
          </w:p>
        </w:tc>
        <w:tc>
          <w:tcPr>
            <w:tcW w:w="4153" w:type="dxa"/>
            <w:tcBorders>
              <w:top w:val="nil"/>
              <w:left w:val="nil"/>
              <w:bottom w:val="nil"/>
              <w:right w:val="single" w:sz="8" w:space="0" w:color="A6A6A6"/>
            </w:tcBorders>
            <w:shd w:val="clear" w:color="auto" w:fill="auto"/>
            <w:hideMark/>
          </w:tcPr>
          <w:p w14:paraId="1EFC898C" w14:textId="77777777" w:rsidR="0035488E" w:rsidRPr="00DA5BF5" w:rsidRDefault="0035488E" w:rsidP="00915E05">
            <w:proofErr w:type="spellStart"/>
            <w:r w:rsidRPr="00DA5BF5">
              <w:t>Identifiable</w:t>
            </w:r>
            <w:proofErr w:type="spellEnd"/>
            <w:r w:rsidRPr="00DA5BF5">
              <w:t>/</w:t>
            </w:r>
            <w:proofErr w:type="spellStart"/>
            <w:r w:rsidRPr="00DA5BF5">
              <w:t>identification</w:t>
            </w:r>
            <w:proofErr w:type="spellEnd"/>
          </w:p>
        </w:tc>
        <w:tc>
          <w:tcPr>
            <w:tcW w:w="5192" w:type="dxa"/>
            <w:tcBorders>
              <w:top w:val="nil"/>
              <w:left w:val="nil"/>
              <w:bottom w:val="nil"/>
              <w:right w:val="single" w:sz="8" w:space="0" w:color="A6A6A6"/>
            </w:tcBorders>
            <w:shd w:val="clear" w:color="auto" w:fill="auto"/>
            <w:hideMark/>
          </w:tcPr>
          <w:p w14:paraId="593575E2" w14:textId="77777777" w:rsidR="0035488E" w:rsidRPr="00716AB2" w:rsidRDefault="0035488E" w:rsidP="00915E05">
            <w:pPr>
              <w:rPr>
                <w:lang w:val="en-US"/>
              </w:rPr>
            </w:pPr>
            <w:r w:rsidRPr="00716AB2">
              <w:rPr>
                <w:lang w:val="en-US"/>
              </w:rPr>
              <w:t>Removed</w:t>
            </w:r>
            <w:r w:rsidRPr="00716AB2">
              <w:rPr>
                <w:lang w:val="en-US"/>
              </w:rPr>
              <w:br/>
            </w:r>
            <w:r w:rsidRPr="00716AB2">
              <w:rPr>
                <w:lang w:val="en-US"/>
              </w:rPr>
              <w:br/>
              <w:t>Substituted by Identifiable/id</w:t>
            </w:r>
          </w:p>
        </w:tc>
      </w:tr>
      <w:tr w:rsidR="0035488E" w:rsidRPr="00D31895" w14:paraId="7ADA3054" w14:textId="77777777" w:rsidTr="00915E05">
        <w:trPr>
          <w:trHeight w:val="2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3776A9AE"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5E58533F" w14:textId="77777777" w:rsidR="0035488E" w:rsidRPr="00DA5BF5" w:rsidRDefault="0035488E" w:rsidP="00915E05">
            <w:proofErr w:type="spellStart"/>
            <w:r w:rsidRPr="00DA5BF5">
              <w:t>IdentifiableElements</w:t>
            </w:r>
            <w:proofErr w:type="spellEnd"/>
          </w:p>
        </w:tc>
        <w:tc>
          <w:tcPr>
            <w:tcW w:w="5192" w:type="dxa"/>
            <w:tcBorders>
              <w:top w:val="nil"/>
              <w:left w:val="nil"/>
              <w:bottom w:val="single" w:sz="8" w:space="0" w:color="A6A6A6"/>
              <w:right w:val="single" w:sz="8" w:space="0" w:color="A6A6A6"/>
            </w:tcBorders>
            <w:shd w:val="clear" w:color="auto" w:fill="auto"/>
            <w:hideMark/>
          </w:tcPr>
          <w:p w14:paraId="7D7E8C52" w14:textId="77777777" w:rsidR="0035488E" w:rsidRPr="00DA5BF5" w:rsidRDefault="0035488E" w:rsidP="00915E05">
            <w:proofErr w:type="spellStart"/>
            <w:r w:rsidRPr="00DA5BF5">
              <w:t>Renamed</w:t>
            </w:r>
            <w:proofErr w:type="spellEnd"/>
            <w:r w:rsidRPr="00DA5BF5">
              <w:t xml:space="preserve"> </w:t>
            </w:r>
            <w:proofErr w:type="spellStart"/>
            <w:r w:rsidRPr="00DA5BF5">
              <w:t>to</w:t>
            </w:r>
            <w:proofErr w:type="spellEnd"/>
            <w:r w:rsidRPr="00DA5BF5">
              <w:t xml:space="preserve"> </w:t>
            </w:r>
            <w:proofErr w:type="spellStart"/>
            <w:r w:rsidRPr="00DA5BF5">
              <w:t>AasIdentifiables</w:t>
            </w:r>
            <w:proofErr w:type="spellEnd"/>
          </w:p>
        </w:tc>
      </w:tr>
      <w:tr w:rsidR="0035488E" w:rsidRPr="00D31895" w14:paraId="372BCDA4" w14:textId="77777777" w:rsidTr="00915E05">
        <w:trPr>
          <w:trHeight w:val="151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1F7D012D"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19A2DC2A" w14:textId="77777777" w:rsidR="0035488E" w:rsidRPr="00DA5BF5" w:rsidRDefault="0035488E" w:rsidP="00915E05">
            <w:r w:rsidRPr="00DA5BF5">
              <w:t>Identifier</w:t>
            </w:r>
          </w:p>
        </w:tc>
        <w:tc>
          <w:tcPr>
            <w:tcW w:w="5192" w:type="dxa"/>
            <w:tcBorders>
              <w:top w:val="nil"/>
              <w:left w:val="nil"/>
              <w:bottom w:val="single" w:sz="8" w:space="0" w:color="A6A6A6"/>
              <w:right w:val="single" w:sz="8" w:space="0" w:color="A6A6A6"/>
            </w:tcBorders>
            <w:shd w:val="clear" w:color="auto" w:fill="auto"/>
            <w:hideMark/>
          </w:tcPr>
          <w:p w14:paraId="17E4EF4F" w14:textId="77777777" w:rsidR="0035488E" w:rsidRPr="00705029" w:rsidRDefault="0035488E" w:rsidP="00915E05">
            <w:pPr>
              <w:rPr>
                <w:lang w:val="en-US"/>
              </w:rPr>
            </w:pPr>
            <w:r w:rsidRPr="00705029">
              <w:rPr>
                <w:lang w:val="en-US"/>
              </w:rPr>
              <w:t>Type changed</w:t>
            </w:r>
          </w:p>
          <w:p w14:paraId="44BD5814" w14:textId="77777777" w:rsidR="0035488E" w:rsidRPr="00705029" w:rsidRDefault="0035488E" w:rsidP="00915E05">
            <w:pPr>
              <w:rPr>
                <w:lang w:val="en-US"/>
              </w:rPr>
            </w:pPr>
            <w:r w:rsidRPr="00705029">
              <w:rPr>
                <w:lang w:val="en-US"/>
              </w:rPr>
              <w:t xml:space="preserve">Before struct class with two attributes: id and </w:t>
            </w:r>
            <w:proofErr w:type="spellStart"/>
            <w:r w:rsidRPr="00705029">
              <w:rPr>
                <w:lang w:val="en-US"/>
              </w:rPr>
              <w:t>idType</w:t>
            </w:r>
            <w:proofErr w:type="spellEnd"/>
            <w:r w:rsidRPr="00705029">
              <w:rPr>
                <w:lang w:val="en-US"/>
              </w:rPr>
              <w:t>. Now string data type only.</w:t>
            </w:r>
          </w:p>
          <w:p w14:paraId="2EE8E1D1" w14:textId="177D6E9C" w:rsidR="0035488E" w:rsidRPr="00DA5BF5" w:rsidRDefault="0035488E" w:rsidP="00915E05">
            <w:r w:rsidRPr="008D11BD">
              <w:t xml:space="preserve">Maximum </w:t>
            </w:r>
            <w:proofErr w:type="spellStart"/>
            <w:r w:rsidRPr="008D11BD">
              <w:t>length</w:t>
            </w:r>
            <w:proofErr w:type="spellEnd"/>
            <w:r w:rsidRPr="008D11BD">
              <w:t xml:space="preserve"> </w:t>
            </w:r>
            <w:proofErr w:type="spellStart"/>
            <w:r w:rsidRPr="00DA5BF5">
              <w:t>defined</w:t>
            </w:r>
            <w:proofErr w:type="spellEnd"/>
            <w:r w:rsidRPr="00DA5BF5">
              <w:t>: 2</w:t>
            </w:r>
            <w:r w:rsidR="00AB4A36">
              <w:t>,</w:t>
            </w:r>
            <w:r w:rsidRPr="00DA5BF5">
              <w:t xml:space="preserve">000 </w:t>
            </w:r>
            <w:proofErr w:type="spellStart"/>
            <w:r w:rsidRPr="00DA5BF5">
              <w:t>characters</w:t>
            </w:r>
            <w:proofErr w:type="spellEnd"/>
          </w:p>
        </w:tc>
      </w:tr>
      <w:tr w:rsidR="0035488E" w:rsidRPr="00701DE5" w14:paraId="50E3A723" w14:textId="77777777" w:rsidTr="00915E05">
        <w:trPr>
          <w:trHeight w:val="2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267CE7B1" w14:textId="77777777" w:rsidR="0035488E" w:rsidRPr="00DA5BF5" w:rsidRDefault="0035488E" w:rsidP="00915E05">
            <w:r w:rsidRPr="008D11BD">
              <w:t> </w:t>
            </w:r>
          </w:p>
        </w:tc>
        <w:tc>
          <w:tcPr>
            <w:tcW w:w="4153" w:type="dxa"/>
            <w:tcBorders>
              <w:top w:val="nil"/>
              <w:left w:val="nil"/>
              <w:bottom w:val="single" w:sz="8" w:space="0" w:color="A6A6A6"/>
              <w:right w:val="single" w:sz="8" w:space="0" w:color="A6A6A6"/>
            </w:tcBorders>
            <w:shd w:val="clear" w:color="auto" w:fill="auto"/>
            <w:hideMark/>
          </w:tcPr>
          <w:p w14:paraId="20D14659" w14:textId="77777777" w:rsidR="0035488E" w:rsidRPr="00DA5BF5" w:rsidRDefault="0035488E" w:rsidP="00915E05">
            <w:proofErr w:type="spellStart"/>
            <w:r w:rsidRPr="00DA5BF5">
              <w:t>IdentifierType</w:t>
            </w:r>
            <w:proofErr w:type="spellEnd"/>
          </w:p>
        </w:tc>
        <w:tc>
          <w:tcPr>
            <w:tcW w:w="5192" w:type="dxa"/>
            <w:tcBorders>
              <w:top w:val="nil"/>
              <w:left w:val="nil"/>
              <w:bottom w:val="single" w:sz="8" w:space="0" w:color="A6A6A6"/>
              <w:right w:val="single" w:sz="8" w:space="0" w:color="A6A6A6"/>
            </w:tcBorders>
            <w:shd w:val="clear" w:color="auto" w:fill="auto"/>
            <w:hideMark/>
          </w:tcPr>
          <w:p w14:paraId="17847E08" w14:textId="77777777" w:rsidR="0035488E" w:rsidRPr="00705029" w:rsidRDefault="0035488E" w:rsidP="00915E05">
            <w:pPr>
              <w:rPr>
                <w:lang w:val="en-US"/>
              </w:rPr>
            </w:pPr>
            <w:r w:rsidRPr="00705029">
              <w:rPr>
                <w:lang w:val="en-US"/>
              </w:rPr>
              <w:t xml:space="preserve">Enumeration removed because no </w:t>
            </w:r>
            <w:proofErr w:type="spellStart"/>
            <w:r w:rsidRPr="00705029">
              <w:rPr>
                <w:lang w:val="en-US"/>
              </w:rPr>
              <w:t>idType</w:t>
            </w:r>
            <w:proofErr w:type="spellEnd"/>
            <w:r w:rsidRPr="00705029">
              <w:rPr>
                <w:lang w:val="en-US"/>
              </w:rPr>
              <w:t xml:space="preserve"> any longer</w:t>
            </w:r>
          </w:p>
        </w:tc>
      </w:tr>
      <w:tr w:rsidR="0035488E" w:rsidRPr="00D31895" w14:paraId="61D494E0" w14:textId="77777777" w:rsidTr="00915E05">
        <w:trPr>
          <w:trHeight w:val="2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488FC653"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4EB84B79" w14:textId="77777777" w:rsidR="0035488E" w:rsidRPr="00DA5BF5" w:rsidRDefault="0035488E" w:rsidP="00915E05">
            <w:r w:rsidRPr="00DA5BF5">
              <w:t>Key/</w:t>
            </w:r>
            <w:proofErr w:type="spellStart"/>
            <w:r w:rsidRPr="00DA5BF5">
              <w:t>idType</w:t>
            </w:r>
            <w:proofErr w:type="spellEnd"/>
          </w:p>
        </w:tc>
        <w:tc>
          <w:tcPr>
            <w:tcW w:w="5192" w:type="dxa"/>
            <w:tcBorders>
              <w:top w:val="nil"/>
              <w:left w:val="nil"/>
              <w:bottom w:val="single" w:sz="8" w:space="0" w:color="A6A6A6"/>
              <w:right w:val="single" w:sz="8" w:space="0" w:color="A6A6A6"/>
            </w:tcBorders>
            <w:shd w:val="clear" w:color="auto" w:fill="auto"/>
            <w:hideMark/>
          </w:tcPr>
          <w:p w14:paraId="0F343B53" w14:textId="77777777" w:rsidR="0035488E" w:rsidRPr="00DA5BF5" w:rsidRDefault="0035488E" w:rsidP="00915E05">
            <w:proofErr w:type="spellStart"/>
            <w:r w:rsidRPr="00DA5BF5">
              <w:t>removed</w:t>
            </w:r>
            <w:proofErr w:type="spellEnd"/>
          </w:p>
        </w:tc>
      </w:tr>
      <w:tr w:rsidR="0035488E" w:rsidRPr="00D31895" w14:paraId="09580836" w14:textId="77777777" w:rsidTr="00915E05">
        <w:trPr>
          <w:trHeight w:val="2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33603848"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0D5BF302" w14:textId="77777777" w:rsidR="0035488E" w:rsidRPr="00DA5BF5" w:rsidRDefault="0035488E" w:rsidP="00915E05">
            <w:r w:rsidRPr="00DA5BF5">
              <w:t>Key/</w:t>
            </w:r>
            <w:proofErr w:type="spellStart"/>
            <w:r w:rsidRPr="00DA5BF5">
              <w:t>local</w:t>
            </w:r>
            <w:proofErr w:type="spellEnd"/>
          </w:p>
        </w:tc>
        <w:tc>
          <w:tcPr>
            <w:tcW w:w="5192" w:type="dxa"/>
            <w:tcBorders>
              <w:top w:val="nil"/>
              <w:left w:val="nil"/>
              <w:bottom w:val="single" w:sz="8" w:space="0" w:color="A6A6A6"/>
              <w:right w:val="single" w:sz="8" w:space="0" w:color="A6A6A6"/>
            </w:tcBorders>
            <w:shd w:val="clear" w:color="auto" w:fill="auto"/>
            <w:hideMark/>
          </w:tcPr>
          <w:p w14:paraId="1B8646D5" w14:textId="77777777" w:rsidR="0035488E" w:rsidRPr="00DA5BF5" w:rsidRDefault="0035488E" w:rsidP="00915E05">
            <w:proofErr w:type="spellStart"/>
            <w:r w:rsidRPr="00DA5BF5">
              <w:t>Local</w:t>
            </w:r>
            <w:proofErr w:type="spellEnd"/>
            <w:r w:rsidRPr="00DA5BF5">
              <w:t xml:space="preserve"> </w:t>
            </w:r>
            <w:proofErr w:type="spellStart"/>
            <w:r w:rsidRPr="00DA5BF5">
              <w:t>attribute</w:t>
            </w:r>
            <w:proofErr w:type="spellEnd"/>
            <w:r w:rsidRPr="00DA5BF5">
              <w:t xml:space="preserve"> </w:t>
            </w:r>
            <w:proofErr w:type="spellStart"/>
            <w:r w:rsidRPr="00DA5BF5">
              <w:t>removed</w:t>
            </w:r>
            <w:proofErr w:type="spellEnd"/>
            <w:r w:rsidRPr="00DA5BF5">
              <w:t>.</w:t>
            </w:r>
          </w:p>
        </w:tc>
      </w:tr>
      <w:tr w:rsidR="0035488E" w:rsidRPr="00701DE5" w14:paraId="244EC19D" w14:textId="77777777" w:rsidTr="00915E05">
        <w:trPr>
          <w:trHeight w:val="51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113FC740"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56CBAE9A" w14:textId="77777777" w:rsidR="0035488E" w:rsidRPr="00DA5BF5" w:rsidRDefault="0035488E" w:rsidP="00915E05">
            <w:r w:rsidRPr="00DA5BF5">
              <w:t>Key/</w:t>
            </w:r>
            <w:proofErr w:type="spellStart"/>
            <w:r w:rsidRPr="00DA5BF5">
              <w:t>value</w:t>
            </w:r>
            <w:proofErr w:type="spellEnd"/>
          </w:p>
        </w:tc>
        <w:tc>
          <w:tcPr>
            <w:tcW w:w="5192" w:type="dxa"/>
            <w:tcBorders>
              <w:top w:val="nil"/>
              <w:left w:val="nil"/>
              <w:bottom w:val="single" w:sz="8" w:space="0" w:color="A6A6A6"/>
              <w:right w:val="single" w:sz="8" w:space="0" w:color="A6A6A6"/>
            </w:tcBorders>
            <w:shd w:val="clear" w:color="auto" w:fill="auto"/>
            <w:hideMark/>
          </w:tcPr>
          <w:p w14:paraId="5EF6274E" w14:textId="39FD0F28" w:rsidR="0035488E" w:rsidRPr="00705029" w:rsidRDefault="0035488E" w:rsidP="00915E05">
            <w:pPr>
              <w:rPr>
                <w:lang w:val="en-US"/>
              </w:rPr>
            </w:pPr>
            <w:r w:rsidRPr="00705029">
              <w:rPr>
                <w:lang w:val="en-US"/>
              </w:rPr>
              <w:t>Type changed from string to Identifier, thus add</w:t>
            </w:r>
            <w:r w:rsidR="00AB4A36">
              <w:rPr>
                <w:lang w:val="en-US"/>
              </w:rPr>
              <w:t>ing</w:t>
            </w:r>
            <w:r w:rsidRPr="00705029">
              <w:rPr>
                <w:lang w:val="en-US"/>
              </w:rPr>
              <w:t xml:space="preserve"> a length constraint</w:t>
            </w:r>
          </w:p>
        </w:tc>
      </w:tr>
      <w:tr w:rsidR="0035488E" w:rsidRPr="00701DE5" w14:paraId="39729F07" w14:textId="77777777" w:rsidTr="00915E05">
        <w:trPr>
          <w:trHeight w:val="12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7C667B8C"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029EB00F" w14:textId="77777777" w:rsidR="0035488E" w:rsidRPr="00DA5BF5" w:rsidRDefault="0035488E" w:rsidP="00915E05">
            <w:proofErr w:type="spellStart"/>
            <w:r w:rsidRPr="00DA5BF5">
              <w:t>KeyElements</w:t>
            </w:r>
            <w:proofErr w:type="spellEnd"/>
          </w:p>
        </w:tc>
        <w:tc>
          <w:tcPr>
            <w:tcW w:w="5192" w:type="dxa"/>
            <w:tcBorders>
              <w:top w:val="nil"/>
              <w:left w:val="nil"/>
              <w:bottom w:val="single" w:sz="8" w:space="0" w:color="A6A6A6"/>
              <w:right w:val="single" w:sz="8" w:space="0" w:color="A6A6A6"/>
            </w:tcBorders>
            <w:shd w:val="clear" w:color="auto" w:fill="auto"/>
            <w:hideMark/>
          </w:tcPr>
          <w:p w14:paraId="1CD4EF37" w14:textId="77777777" w:rsidR="0035488E" w:rsidRPr="00705029" w:rsidRDefault="0035488E" w:rsidP="00915E05">
            <w:pPr>
              <w:rPr>
                <w:lang w:val="en-US"/>
              </w:rPr>
            </w:pPr>
            <w:r w:rsidRPr="00705029">
              <w:rPr>
                <w:lang w:val="en-US"/>
              </w:rPr>
              <w:t xml:space="preserve">Renamed to </w:t>
            </w:r>
            <w:proofErr w:type="spellStart"/>
            <w:r w:rsidRPr="00705029">
              <w:rPr>
                <w:lang w:val="en-US"/>
              </w:rPr>
              <w:t>KeyTypes</w:t>
            </w:r>
            <w:proofErr w:type="spellEnd"/>
          </w:p>
          <w:p w14:paraId="2FE9DA90" w14:textId="37F8930A" w:rsidR="0035488E" w:rsidRPr="00705029" w:rsidRDefault="0035488E" w:rsidP="00915E05">
            <w:pPr>
              <w:rPr>
                <w:lang w:val="en-US"/>
              </w:rPr>
            </w:pPr>
            <w:r w:rsidRPr="00705029">
              <w:rPr>
                <w:lang w:val="en-US"/>
              </w:rPr>
              <w:t>The elements remain</w:t>
            </w:r>
            <w:r w:rsidR="00AB4A36">
              <w:rPr>
                <w:lang w:val="en-US"/>
              </w:rPr>
              <w:t>,</w:t>
            </w:r>
            <w:r w:rsidRPr="00705029">
              <w:rPr>
                <w:lang w:val="en-US"/>
              </w:rPr>
              <w:t xml:space="preserve"> except for new </w:t>
            </w:r>
            <w:proofErr w:type="spellStart"/>
            <w:r w:rsidRPr="00705029">
              <w:rPr>
                <w:lang w:val="en-US"/>
              </w:rPr>
              <w:t>SubmodelElementList</w:t>
            </w:r>
            <w:proofErr w:type="spellEnd"/>
            <w:r w:rsidRPr="00705029">
              <w:rPr>
                <w:lang w:val="en-US"/>
              </w:rPr>
              <w:t xml:space="preserve">, and renamed </w:t>
            </w:r>
            <w:proofErr w:type="spellStart"/>
            <w:r w:rsidRPr="00705029">
              <w:rPr>
                <w:lang w:val="en-US"/>
              </w:rPr>
              <w:t>submodel</w:t>
            </w:r>
            <w:proofErr w:type="spellEnd"/>
            <w:r w:rsidRPr="00705029">
              <w:rPr>
                <w:lang w:val="en-US"/>
              </w:rPr>
              <w:t xml:space="preserve"> elements Event and </w:t>
            </w:r>
            <w:proofErr w:type="spellStart"/>
            <w:r w:rsidRPr="00705029">
              <w:rPr>
                <w:lang w:val="en-US"/>
              </w:rPr>
              <w:t>BasicEvent</w:t>
            </w:r>
            <w:proofErr w:type="spellEnd"/>
            <w:r w:rsidRPr="00705029">
              <w:rPr>
                <w:lang w:val="en-US"/>
              </w:rPr>
              <w:t xml:space="preserve"> to </w:t>
            </w:r>
            <w:proofErr w:type="spellStart"/>
            <w:r w:rsidRPr="00705029">
              <w:rPr>
                <w:lang w:val="en-US"/>
              </w:rPr>
              <w:t>EventElement</w:t>
            </w:r>
            <w:proofErr w:type="spellEnd"/>
            <w:r w:rsidRPr="00705029">
              <w:rPr>
                <w:lang w:val="en-US"/>
              </w:rPr>
              <w:t xml:space="preserve"> and </w:t>
            </w:r>
            <w:proofErr w:type="spellStart"/>
            <w:r w:rsidRPr="00705029">
              <w:rPr>
                <w:lang w:val="en-US"/>
              </w:rPr>
              <w:t>BasicEventElement</w:t>
            </w:r>
            <w:proofErr w:type="spellEnd"/>
          </w:p>
        </w:tc>
      </w:tr>
      <w:tr w:rsidR="0035488E" w:rsidRPr="00701DE5" w14:paraId="0251E0C0" w14:textId="77777777" w:rsidTr="00915E05">
        <w:trPr>
          <w:trHeight w:val="260"/>
          <w:tblHeader/>
        </w:trPr>
        <w:tc>
          <w:tcPr>
            <w:tcW w:w="710" w:type="dxa"/>
            <w:tcBorders>
              <w:top w:val="nil"/>
              <w:left w:val="single" w:sz="8" w:space="0" w:color="A6A6A6"/>
              <w:bottom w:val="nil"/>
              <w:right w:val="single" w:sz="8" w:space="0" w:color="A6A6A6"/>
            </w:tcBorders>
            <w:shd w:val="clear" w:color="auto" w:fill="auto"/>
            <w:hideMark/>
          </w:tcPr>
          <w:p w14:paraId="7D4BABC7" w14:textId="77777777" w:rsidR="0035488E" w:rsidRPr="00705029" w:rsidRDefault="0035488E" w:rsidP="00915E05">
            <w:pPr>
              <w:rPr>
                <w:lang w:val="en-US"/>
              </w:rPr>
            </w:pPr>
            <w:r w:rsidRPr="00705029">
              <w:rPr>
                <w:lang w:val="en-US"/>
              </w:rPr>
              <w:t> </w:t>
            </w:r>
          </w:p>
        </w:tc>
        <w:tc>
          <w:tcPr>
            <w:tcW w:w="4153" w:type="dxa"/>
            <w:tcBorders>
              <w:top w:val="nil"/>
              <w:left w:val="nil"/>
              <w:bottom w:val="nil"/>
              <w:right w:val="single" w:sz="8" w:space="0" w:color="A6A6A6"/>
            </w:tcBorders>
            <w:shd w:val="clear" w:color="auto" w:fill="auto"/>
            <w:hideMark/>
          </w:tcPr>
          <w:p w14:paraId="5B09E222" w14:textId="77777777" w:rsidR="0035488E" w:rsidRPr="00DA5BF5" w:rsidRDefault="0035488E" w:rsidP="00915E05">
            <w:proofErr w:type="spellStart"/>
            <w:r w:rsidRPr="00DA5BF5">
              <w:t>KeyType</w:t>
            </w:r>
            <w:proofErr w:type="spellEnd"/>
          </w:p>
        </w:tc>
        <w:tc>
          <w:tcPr>
            <w:tcW w:w="5192" w:type="dxa"/>
            <w:tcBorders>
              <w:top w:val="nil"/>
              <w:left w:val="nil"/>
              <w:bottom w:val="nil"/>
              <w:right w:val="single" w:sz="8" w:space="0" w:color="A6A6A6"/>
            </w:tcBorders>
            <w:shd w:val="clear" w:color="auto" w:fill="auto"/>
            <w:hideMark/>
          </w:tcPr>
          <w:p w14:paraId="25352179" w14:textId="77777777" w:rsidR="0035488E" w:rsidRPr="00705029" w:rsidRDefault="0035488E" w:rsidP="00915E05">
            <w:pPr>
              <w:rPr>
                <w:lang w:val="en-US"/>
              </w:rPr>
            </w:pPr>
            <w:r w:rsidRPr="00705029">
              <w:rPr>
                <w:lang w:val="en-US"/>
              </w:rPr>
              <w:t>Enumeration removed because no Key/</w:t>
            </w:r>
            <w:proofErr w:type="spellStart"/>
            <w:r w:rsidRPr="00705029">
              <w:rPr>
                <w:lang w:val="en-US"/>
              </w:rPr>
              <w:t>idType</w:t>
            </w:r>
            <w:proofErr w:type="spellEnd"/>
            <w:r w:rsidRPr="00705029">
              <w:rPr>
                <w:lang w:val="en-US"/>
              </w:rPr>
              <w:t xml:space="preserve"> any longer</w:t>
            </w:r>
          </w:p>
        </w:tc>
      </w:tr>
      <w:tr w:rsidR="0035488E" w:rsidRPr="00701DE5" w14:paraId="539EEC18" w14:textId="77777777" w:rsidTr="00915E05">
        <w:trPr>
          <w:trHeight w:val="260"/>
          <w:tblHeader/>
        </w:trPr>
        <w:tc>
          <w:tcPr>
            <w:tcW w:w="710" w:type="dxa"/>
            <w:tcBorders>
              <w:top w:val="single" w:sz="8" w:space="0" w:color="A6A6A6"/>
              <w:left w:val="single" w:sz="8" w:space="0" w:color="A6A6A6"/>
              <w:bottom w:val="nil"/>
              <w:right w:val="single" w:sz="8" w:space="0" w:color="A6A6A6"/>
            </w:tcBorders>
            <w:shd w:val="clear" w:color="auto" w:fill="auto"/>
            <w:hideMark/>
          </w:tcPr>
          <w:p w14:paraId="1A27C54C" w14:textId="77777777" w:rsidR="0035488E" w:rsidRPr="00705029" w:rsidRDefault="0035488E" w:rsidP="00915E05">
            <w:pPr>
              <w:rPr>
                <w:lang w:val="en-US"/>
              </w:rPr>
            </w:pPr>
            <w:r w:rsidRPr="00705029">
              <w:rPr>
                <w:lang w:val="en-US"/>
              </w:rPr>
              <w:t> </w:t>
            </w:r>
          </w:p>
        </w:tc>
        <w:tc>
          <w:tcPr>
            <w:tcW w:w="4153" w:type="dxa"/>
            <w:tcBorders>
              <w:top w:val="single" w:sz="8" w:space="0" w:color="A6A6A6"/>
              <w:left w:val="nil"/>
              <w:bottom w:val="nil"/>
              <w:right w:val="single" w:sz="8" w:space="0" w:color="A6A6A6"/>
            </w:tcBorders>
            <w:shd w:val="clear" w:color="auto" w:fill="auto"/>
            <w:hideMark/>
          </w:tcPr>
          <w:p w14:paraId="02C8BA26" w14:textId="77777777" w:rsidR="0035488E" w:rsidRPr="00DA5BF5" w:rsidRDefault="0035488E" w:rsidP="00915E05">
            <w:proofErr w:type="spellStart"/>
            <w:r w:rsidRPr="00DA5BF5">
              <w:t>LocalKeyType</w:t>
            </w:r>
            <w:proofErr w:type="spellEnd"/>
          </w:p>
        </w:tc>
        <w:tc>
          <w:tcPr>
            <w:tcW w:w="5192" w:type="dxa"/>
            <w:tcBorders>
              <w:top w:val="nil"/>
              <w:left w:val="nil"/>
              <w:bottom w:val="nil"/>
              <w:right w:val="single" w:sz="8" w:space="0" w:color="A6A6A6"/>
            </w:tcBorders>
            <w:shd w:val="clear" w:color="auto" w:fill="auto"/>
            <w:hideMark/>
          </w:tcPr>
          <w:p w14:paraId="6999FD7F" w14:textId="77777777" w:rsidR="0035488E" w:rsidRPr="00705029" w:rsidRDefault="0035488E" w:rsidP="00915E05">
            <w:pPr>
              <w:rPr>
                <w:lang w:val="en-US"/>
              </w:rPr>
            </w:pPr>
            <w:r w:rsidRPr="00705029">
              <w:rPr>
                <w:lang w:val="en-US"/>
              </w:rPr>
              <w:t>Enumeration removed because no Key/</w:t>
            </w:r>
            <w:proofErr w:type="spellStart"/>
            <w:r w:rsidRPr="00705029">
              <w:rPr>
                <w:lang w:val="en-US"/>
              </w:rPr>
              <w:t>idType</w:t>
            </w:r>
            <w:proofErr w:type="spellEnd"/>
            <w:r w:rsidRPr="00705029">
              <w:rPr>
                <w:lang w:val="en-US"/>
              </w:rPr>
              <w:t xml:space="preserve"> any longer</w:t>
            </w:r>
          </w:p>
        </w:tc>
      </w:tr>
      <w:tr w:rsidR="0035488E" w:rsidRPr="00701DE5" w14:paraId="7B1AA237" w14:textId="77777777" w:rsidTr="00915E05">
        <w:trPr>
          <w:trHeight w:val="490"/>
          <w:tblHeader/>
        </w:trPr>
        <w:tc>
          <w:tcPr>
            <w:tcW w:w="710" w:type="dxa"/>
            <w:tcBorders>
              <w:top w:val="single" w:sz="8" w:space="0" w:color="A6A6A6"/>
              <w:left w:val="single" w:sz="8" w:space="0" w:color="A6A6A6"/>
              <w:bottom w:val="nil"/>
              <w:right w:val="single" w:sz="8" w:space="0" w:color="A6A6A6"/>
            </w:tcBorders>
            <w:shd w:val="clear" w:color="000000" w:fill="FFFFFF"/>
            <w:hideMark/>
          </w:tcPr>
          <w:p w14:paraId="12D44856" w14:textId="77777777" w:rsidR="0035488E" w:rsidRPr="00DA5BF5" w:rsidRDefault="0035488E" w:rsidP="00915E05">
            <w:r w:rsidRPr="008D11BD">
              <w:t>x</w:t>
            </w:r>
          </w:p>
        </w:tc>
        <w:tc>
          <w:tcPr>
            <w:tcW w:w="4153" w:type="dxa"/>
            <w:tcBorders>
              <w:top w:val="single" w:sz="8" w:space="0" w:color="A6A6A6"/>
              <w:left w:val="nil"/>
              <w:bottom w:val="nil"/>
              <w:right w:val="single" w:sz="8" w:space="0" w:color="A6A6A6"/>
            </w:tcBorders>
            <w:shd w:val="clear" w:color="000000" w:fill="FFFFFF"/>
            <w:hideMark/>
          </w:tcPr>
          <w:p w14:paraId="74E7C921" w14:textId="77777777" w:rsidR="0035488E" w:rsidRPr="00DA5BF5" w:rsidRDefault="0035488E" w:rsidP="00915E05">
            <w:proofErr w:type="spellStart"/>
            <w:r w:rsidRPr="00DA5BF5">
              <w:t>MimeType</w:t>
            </w:r>
            <w:proofErr w:type="spellEnd"/>
          </w:p>
        </w:tc>
        <w:tc>
          <w:tcPr>
            <w:tcW w:w="5192" w:type="dxa"/>
            <w:tcBorders>
              <w:top w:val="nil"/>
              <w:left w:val="nil"/>
              <w:bottom w:val="nil"/>
              <w:right w:val="single" w:sz="8" w:space="0" w:color="A6A6A6"/>
            </w:tcBorders>
            <w:shd w:val="clear" w:color="000000" w:fill="FFFFFF"/>
            <w:hideMark/>
          </w:tcPr>
          <w:p w14:paraId="7B1BF889" w14:textId="77777777" w:rsidR="0035488E" w:rsidRPr="00716AB2" w:rsidRDefault="0035488E" w:rsidP="00915E05">
            <w:pPr>
              <w:rPr>
                <w:lang w:val="en-US"/>
              </w:rPr>
            </w:pPr>
            <w:r w:rsidRPr="00716AB2">
              <w:rPr>
                <w:lang w:val="en-US"/>
              </w:rPr>
              <w:t xml:space="preserve">Type name changed to </w:t>
            </w:r>
            <w:proofErr w:type="spellStart"/>
            <w:r w:rsidRPr="00716AB2">
              <w:rPr>
                <w:lang w:val="en-US"/>
              </w:rPr>
              <w:t>ContentType</w:t>
            </w:r>
            <w:proofErr w:type="spellEnd"/>
          </w:p>
        </w:tc>
      </w:tr>
      <w:tr w:rsidR="0035488E" w:rsidRPr="00701DE5" w14:paraId="637A0F25" w14:textId="77777777" w:rsidTr="00915E05">
        <w:trPr>
          <w:trHeight w:val="51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47CE2153"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49E1450B" w14:textId="77777777" w:rsidR="0035488E" w:rsidRPr="00DA5BF5" w:rsidRDefault="0035488E" w:rsidP="00915E05">
            <w:proofErr w:type="spellStart"/>
            <w:r w:rsidRPr="00DA5BF5">
              <w:t>MultiLanguageProperty</w:t>
            </w:r>
            <w:proofErr w:type="spellEnd"/>
            <w:r w:rsidRPr="00DA5BF5">
              <w:t>/</w:t>
            </w:r>
            <w:proofErr w:type="spellStart"/>
            <w:r w:rsidRPr="00DA5BF5">
              <w:t>value</w:t>
            </w:r>
            <w:proofErr w:type="spellEnd"/>
          </w:p>
        </w:tc>
        <w:tc>
          <w:tcPr>
            <w:tcW w:w="5192" w:type="dxa"/>
            <w:tcBorders>
              <w:top w:val="nil"/>
              <w:left w:val="nil"/>
              <w:bottom w:val="single" w:sz="8" w:space="0" w:color="A6A6A6"/>
              <w:right w:val="single" w:sz="8" w:space="0" w:color="A6A6A6"/>
            </w:tcBorders>
            <w:shd w:val="clear" w:color="auto" w:fill="auto"/>
            <w:hideMark/>
          </w:tcPr>
          <w:p w14:paraId="6222934E" w14:textId="3C3B3E8F" w:rsidR="0035488E" w:rsidRPr="00716AB2" w:rsidRDefault="0035488E" w:rsidP="00915E05">
            <w:pPr>
              <w:rPr>
                <w:lang w:val="en-US"/>
              </w:rPr>
            </w:pPr>
            <w:r w:rsidRPr="00716AB2">
              <w:rPr>
                <w:lang w:val="en-US"/>
              </w:rPr>
              <w:t xml:space="preserve">Type changed from </w:t>
            </w:r>
            <w:proofErr w:type="spellStart"/>
            <w:r w:rsidRPr="00716AB2">
              <w:rPr>
                <w:lang w:val="en-US"/>
              </w:rPr>
              <w:t>LangStringSet</w:t>
            </w:r>
            <w:proofErr w:type="spellEnd"/>
            <w:r w:rsidRPr="00716AB2">
              <w:rPr>
                <w:lang w:val="en-US"/>
              </w:rPr>
              <w:t xml:space="preserve"> to </w:t>
            </w:r>
            <w:proofErr w:type="spellStart"/>
            <w:r w:rsidRPr="00716AB2">
              <w:rPr>
                <w:lang w:val="en-US"/>
              </w:rPr>
              <w:t>MultiLanguageTextType</w:t>
            </w:r>
            <w:proofErr w:type="spellEnd"/>
            <w:r w:rsidR="00AB4A36">
              <w:rPr>
                <w:lang w:val="en-US"/>
              </w:rPr>
              <w:t>,</w:t>
            </w:r>
            <w:r w:rsidRPr="00716AB2">
              <w:rPr>
                <w:lang w:val="en-US"/>
              </w:rPr>
              <w:t xml:space="preserve"> thus add</w:t>
            </w:r>
            <w:r w:rsidR="00AB4A36">
              <w:rPr>
                <w:lang w:val="en-US"/>
              </w:rPr>
              <w:t>ing</w:t>
            </w:r>
            <w:r w:rsidRPr="00716AB2">
              <w:rPr>
                <w:lang w:val="en-US"/>
              </w:rPr>
              <w:t xml:space="preserve"> a length constraint</w:t>
            </w:r>
          </w:p>
        </w:tc>
      </w:tr>
      <w:tr w:rsidR="0035488E" w:rsidRPr="00701DE5" w14:paraId="365BD309" w14:textId="77777777" w:rsidTr="00915E05">
        <w:trPr>
          <w:trHeight w:val="2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5CA3E94A"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17399679" w14:textId="77777777" w:rsidR="0035488E" w:rsidRPr="00DA5BF5" w:rsidRDefault="0035488E" w:rsidP="00915E05">
            <w:proofErr w:type="spellStart"/>
            <w:r w:rsidRPr="00DA5BF5">
              <w:t>PathType</w:t>
            </w:r>
            <w:proofErr w:type="spellEnd"/>
          </w:p>
        </w:tc>
        <w:tc>
          <w:tcPr>
            <w:tcW w:w="5192" w:type="dxa"/>
            <w:tcBorders>
              <w:top w:val="nil"/>
              <w:left w:val="nil"/>
              <w:bottom w:val="single" w:sz="8" w:space="0" w:color="A6A6A6"/>
              <w:right w:val="single" w:sz="8" w:space="0" w:color="A6A6A6"/>
            </w:tcBorders>
            <w:shd w:val="clear" w:color="auto" w:fill="auto"/>
            <w:hideMark/>
          </w:tcPr>
          <w:p w14:paraId="174E6A97" w14:textId="77777777" w:rsidR="0035488E" w:rsidRPr="00716AB2" w:rsidRDefault="0035488E" w:rsidP="00915E05">
            <w:pPr>
              <w:rPr>
                <w:lang w:val="en-US"/>
              </w:rPr>
            </w:pPr>
            <w:r w:rsidRPr="00716AB2">
              <w:rPr>
                <w:lang w:val="en-US"/>
              </w:rPr>
              <w:t>Same as Identifier, i.e. length constraint added</w:t>
            </w:r>
          </w:p>
        </w:tc>
      </w:tr>
      <w:tr w:rsidR="0035488E" w:rsidRPr="00701DE5" w14:paraId="3E0858CD" w14:textId="77777777" w:rsidTr="00915E05">
        <w:trPr>
          <w:trHeight w:val="250"/>
          <w:tblHeader/>
        </w:trPr>
        <w:tc>
          <w:tcPr>
            <w:tcW w:w="710" w:type="dxa"/>
            <w:tcBorders>
              <w:top w:val="nil"/>
              <w:left w:val="single" w:sz="8" w:space="0" w:color="A6A6A6"/>
              <w:bottom w:val="nil"/>
              <w:right w:val="single" w:sz="8" w:space="0" w:color="A6A6A6"/>
            </w:tcBorders>
            <w:shd w:val="clear" w:color="auto" w:fill="auto"/>
            <w:hideMark/>
          </w:tcPr>
          <w:p w14:paraId="7BBBD23D" w14:textId="77777777" w:rsidR="0035488E" w:rsidRPr="00716AB2" w:rsidRDefault="0035488E" w:rsidP="00915E05">
            <w:pPr>
              <w:rPr>
                <w:lang w:val="en-US"/>
              </w:rPr>
            </w:pPr>
            <w:r w:rsidRPr="00716AB2">
              <w:rPr>
                <w:lang w:val="en-US"/>
              </w:rPr>
              <w:t> </w:t>
            </w:r>
          </w:p>
        </w:tc>
        <w:tc>
          <w:tcPr>
            <w:tcW w:w="4153" w:type="dxa"/>
            <w:tcBorders>
              <w:top w:val="nil"/>
              <w:left w:val="nil"/>
              <w:bottom w:val="nil"/>
              <w:right w:val="single" w:sz="8" w:space="0" w:color="A6A6A6"/>
            </w:tcBorders>
            <w:shd w:val="clear" w:color="auto" w:fill="auto"/>
            <w:hideMark/>
          </w:tcPr>
          <w:p w14:paraId="6F7D636C" w14:textId="77777777" w:rsidR="0035488E" w:rsidRPr="00DA5BF5" w:rsidRDefault="0035488E" w:rsidP="00915E05">
            <w:r w:rsidRPr="00DA5BF5">
              <w:t>Property/</w:t>
            </w:r>
            <w:proofErr w:type="spellStart"/>
            <w:r w:rsidRPr="00DA5BF5">
              <w:t>valueType</w:t>
            </w:r>
            <w:proofErr w:type="spellEnd"/>
          </w:p>
        </w:tc>
        <w:tc>
          <w:tcPr>
            <w:tcW w:w="5192" w:type="dxa"/>
            <w:tcBorders>
              <w:top w:val="nil"/>
              <w:left w:val="nil"/>
              <w:bottom w:val="nil"/>
              <w:right w:val="single" w:sz="8" w:space="0" w:color="A6A6A6"/>
            </w:tcBorders>
            <w:shd w:val="clear" w:color="auto" w:fill="auto"/>
            <w:hideMark/>
          </w:tcPr>
          <w:p w14:paraId="385C0A6A" w14:textId="77777777" w:rsidR="0035488E" w:rsidRPr="00701DE5" w:rsidRDefault="0035488E" w:rsidP="00915E05">
            <w:pPr>
              <w:rPr>
                <w:lang w:val="en-US"/>
              </w:rPr>
            </w:pPr>
            <w:r w:rsidRPr="00701DE5">
              <w:rPr>
                <w:lang w:val="en-US"/>
              </w:rPr>
              <w:t xml:space="preserve">Type changed from </w:t>
            </w:r>
            <w:proofErr w:type="spellStart"/>
            <w:r w:rsidRPr="00701DE5">
              <w:rPr>
                <w:lang w:val="en-US"/>
              </w:rPr>
              <w:t>DataTypeDef</w:t>
            </w:r>
            <w:proofErr w:type="spellEnd"/>
            <w:r w:rsidRPr="00701DE5">
              <w:rPr>
                <w:lang w:val="en-US"/>
              </w:rPr>
              <w:t xml:space="preserve"> to </w:t>
            </w:r>
            <w:proofErr w:type="spellStart"/>
            <w:r w:rsidRPr="00701DE5">
              <w:rPr>
                <w:lang w:val="en-US"/>
              </w:rPr>
              <w:t>DataTypeDefXsd</w:t>
            </w:r>
            <w:proofErr w:type="spellEnd"/>
          </w:p>
        </w:tc>
      </w:tr>
      <w:tr w:rsidR="0035488E" w:rsidRPr="00701DE5" w14:paraId="0840E335" w14:textId="77777777" w:rsidTr="00915E05">
        <w:trPr>
          <w:trHeight w:val="2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61439793"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791AB9D7" w14:textId="77777777" w:rsidR="0035488E" w:rsidRPr="00DA5BF5" w:rsidRDefault="0035488E" w:rsidP="00915E05">
            <w:proofErr w:type="spellStart"/>
            <w:r w:rsidRPr="00DA5BF5">
              <w:t>Qualifiable</w:t>
            </w:r>
            <w:proofErr w:type="spellEnd"/>
            <w:r w:rsidRPr="00DA5BF5">
              <w:t>/</w:t>
            </w:r>
            <w:proofErr w:type="spellStart"/>
            <w:r w:rsidRPr="00DA5BF5">
              <w:t>qualifier</w:t>
            </w:r>
            <w:proofErr w:type="spellEnd"/>
          </w:p>
        </w:tc>
        <w:tc>
          <w:tcPr>
            <w:tcW w:w="5192" w:type="dxa"/>
            <w:tcBorders>
              <w:top w:val="nil"/>
              <w:left w:val="nil"/>
              <w:bottom w:val="single" w:sz="8" w:space="0" w:color="A6A6A6"/>
              <w:right w:val="single" w:sz="8" w:space="0" w:color="A6A6A6"/>
            </w:tcBorders>
            <w:shd w:val="clear" w:color="auto" w:fill="auto"/>
            <w:hideMark/>
          </w:tcPr>
          <w:p w14:paraId="11586C56" w14:textId="77777777" w:rsidR="0035488E" w:rsidRPr="00701DE5" w:rsidRDefault="0035488E" w:rsidP="00915E05">
            <w:pPr>
              <w:rPr>
                <w:lang w:val="en-US"/>
              </w:rPr>
            </w:pPr>
            <w:r w:rsidRPr="00701DE5">
              <w:rPr>
                <w:lang w:val="en-US"/>
              </w:rPr>
              <w:t>Type changed from Constraint to Qualifier</w:t>
            </w:r>
          </w:p>
        </w:tc>
      </w:tr>
      <w:tr w:rsidR="0035488E" w:rsidRPr="00701DE5" w14:paraId="17417419" w14:textId="77777777" w:rsidTr="00915E05">
        <w:trPr>
          <w:trHeight w:val="2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3C591210" w14:textId="77777777" w:rsidR="0035488E" w:rsidRPr="00701DE5" w:rsidRDefault="0035488E" w:rsidP="00915E05">
            <w:pPr>
              <w:rPr>
                <w:lang w:val="en-US"/>
              </w:rPr>
            </w:pPr>
            <w:bookmarkStart w:id="5453" w:name="RANGE!B39"/>
            <w:r w:rsidRPr="00701DE5">
              <w:rPr>
                <w:lang w:val="en-US"/>
              </w:rPr>
              <w:t> </w:t>
            </w:r>
            <w:bookmarkEnd w:id="5453"/>
          </w:p>
        </w:tc>
        <w:tc>
          <w:tcPr>
            <w:tcW w:w="4153" w:type="dxa"/>
            <w:tcBorders>
              <w:top w:val="nil"/>
              <w:left w:val="nil"/>
              <w:bottom w:val="single" w:sz="8" w:space="0" w:color="A6A6A6"/>
              <w:right w:val="single" w:sz="8" w:space="0" w:color="A6A6A6"/>
            </w:tcBorders>
            <w:shd w:val="clear" w:color="auto" w:fill="auto"/>
            <w:hideMark/>
          </w:tcPr>
          <w:p w14:paraId="4016D74A" w14:textId="77777777" w:rsidR="0035488E" w:rsidRPr="00DA5BF5" w:rsidRDefault="0035488E" w:rsidP="00915E05">
            <w:proofErr w:type="spellStart"/>
            <w:r w:rsidRPr="00DA5BF5">
              <w:t>Qualifier</w:t>
            </w:r>
            <w:proofErr w:type="spellEnd"/>
          </w:p>
        </w:tc>
        <w:tc>
          <w:tcPr>
            <w:tcW w:w="5192" w:type="dxa"/>
            <w:tcBorders>
              <w:top w:val="nil"/>
              <w:left w:val="nil"/>
              <w:bottom w:val="single" w:sz="8" w:space="0" w:color="A6A6A6"/>
              <w:right w:val="single" w:sz="8" w:space="0" w:color="A6A6A6"/>
            </w:tcBorders>
            <w:shd w:val="clear" w:color="auto" w:fill="auto"/>
            <w:hideMark/>
          </w:tcPr>
          <w:p w14:paraId="474E05CD" w14:textId="54E02229" w:rsidR="0035488E" w:rsidRPr="00701DE5" w:rsidRDefault="00AB4A36" w:rsidP="00915E05">
            <w:pPr>
              <w:rPr>
                <w:lang w:val="en-US"/>
              </w:rPr>
            </w:pPr>
            <w:r>
              <w:rPr>
                <w:lang w:val="en-US"/>
              </w:rPr>
              <w:t>No longer inherits</w:t>
            </w:r>
            <w:r w:rsidR="0035488E" w:rsidRPr="00701DE5">
              <w:rPr>
                <w:lang w:val="en-US"/>
              </w:rPr>
              <w:t xml:space="preserve"> from abstract class "Constraint"</w:t>
            </w:r>
          </w:p>
        </w:tc>
      </w:tr>
      <w:tr w:rsidR="0035488E" w:rsidRPr="00701DE5" w14:paraId="4A6805AA" w14:textId="77777777" w:rsidTr="00915E05">
        <w:trPr>
          <w:trHeight w:val="2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450FA8C4" w14:textId="77777777" w:rsidR="0035488E" w:rsidRPr="00701DE5" w:rsidRDefault="0035488E" w:rsidP="00915E05">
            <w:pPr>
              <w:rPr>
                <w:lang w:val="en-US"/>
              </w:rPr>
            </w:pPr>
            <w:r w:rsidRPr="00701DE5">
              <w:rPr>
                <w:lang w:val="en-US"/>
              </w:rPr>
              <w:t> </w:t>
            </w:r>
          </w:p>
        </w:tc>
        <w:tc>
          <w:tcPr>
            <w:tcW w:w="4153" w:type="dxa"/>
            <w:tcBorders>
              <w:top w:val="nil"/>
              <w:left w:val="nil"/>
              <w:bottom w:val="single" w:sz="8" w:space="0" w:color="A6A6A6"/>
              <w:right w:val="single" w:sz="8" w:space="0" w:color="A6A6A6"/>
            </w:tcBorders>
            <w:shd w:val="clear" w:color="auto" w:fill="auto"/>
            <w:hideMark/>
          </w:tcPr>
          <w:p w14:paraId="04CA3E33" w14:textId="77777777" w:rsidR="0035488E" w:rsidRPr="00DA5BF5" w:rsidRDefault="0035488E" w:rsidP="00915E05">
            <w:proofErr w:type="spellStart"/>
            <w:r w:rsidRPr="00DA5BF5">
              <w:t>Qualifier</w:t>
            </w:r>
            <w:proofErr w:type="spellEnd"/>
            <w:r w:rsidRPr="00DA5BF5">
              <w:t>/</w:t>
            </w:r>
            <w:proofErr w:type="spellStart"/>
            <w:r w:rsidRPr="00DA5BF5">
              <w:t>valueType</w:t>
            </w:r>
            <w:proofErr w:type="spellEnd"/>
          </w:p>
        </w:tc>
        <w:tc>
          <w:tcPr>
            <w:tcW w:w="5192" w:type="dxa"/>
            <w:tcBorders>
              <w:top w:val="nil"/>
              <w:left w:val="nil"/>
              <w:bottom w:val="single" w:sz="8" w:space="0" w:color="A6A6A6"/>
              <w:right w:val="single" w:sz="8" w:space="0" w:color="A6A6A6"/>
            </w:tcBorders>
            <w:shd w:val="clear" w:color="auto" w:fill="auto"/>
            <w:hideMark/>
          </w:tcPr>
          <w:p w14:paraId="5DC0D995" w14:textId="77777777" w:rsidR="0035488E" w:rsidRPr="00701DE5" w:rsidRDefault="0035488E" w:rsidP="00915E05">
            <w:pPr>
              <w:rPr>
                <w:lang w:val="en-US"/>
              </w:rPr>
            </w:pPr>
            <w:r w:rsidRPr="00701DE5">
              <w:rPr>
                <w:lang w:val="en-US"/>
              </w:rPr>
              <w:t xml:space="preserve">Type changed from </w:t>
            </w:r>
            <w:proofErr w:type="spellStart"/>
            <w:r w:rsidRPr="00701DE5">
              <w:rPr>
                <w:lang w:val="en-US"/>
              </w:rPr>
              <w:t>DataTypeDef</w:t>
            </w:r>
            <w:proofErr w:type="spellEnd"/>
            <w:r w:rsidRPr="00701DE5">
              <w:rPr>
                <w:lang w:val="en-US"/>
              </w:rPr>
              <w:t xml:space="preserve"> to </w:t>
            </w:r>
            <w:proofErr w:type="spellStart"/>
            <w:r w:rsidRPr="00701DE5">
              <w:rPr>
                <w:lang w:val="en-US"/>
              </w:rPr>
              <w:t>DataTypeDefXsd</w:t>
            </w:r>
            <w:proofErr w:type="spellEnd"/>
          </w:p>
        </w:tc>
      </w:tr>
      <w:tr w:rsidR="0035488E" w:rsidRPr="00701DE5" w14:paraId="420ECC73" w14:textId="77777777" w:rsidTr="00915E05">
        <w:trPr>
          <w:trHeight w:val="51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13AE311D"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1C9EDDA9" w14:textId="77777777" w:rsidR="0035488E" w:rsidRPr="00DA5BF5" w:rsidRDefault="0035488E" w:rsidP="00915E05">
            <w:proofErr w:type="spellStart"/>
            <w:r w:rsidRPr="00DA5BF5">
              <w:t>QualifierType</w:t>
            </w:r>
            <w:proofErr w:type="spellEnd"/>
          </w:p>
        </w:tc>
        <w:tc>
          <w:tcPr>
            <w:tcW w:w="5192" w:type="dxa"/>
            <w:tcBorders>
              <w:top w:val="nil"/>
              <w:left w:val="nil"/>
              <w:bottom w:val="single" w:sz="8" w:space="0" w:color="A6A6A6"/>
              <w:right w:val="single" w:sz="8" w:space="0" w:color="A6A6A6"/>
            </w:tcBorders>
            <w:shd w:val="clear" w:color="auto" w:fill="auto"/>
            <w:hideMark/>
          </w:tcPr>
          <w:p w14:paraId="15AA51BF" w14:textId="77777777" w:rsidR="0035488E" w:rsidRPr="00701DE5" w:rsidRDefault="0035488E" w:rsidP="00915E05">
            <w:pPr>
              <w:rPr>
                <w:lang w:val="en-US"/>
              </w:rPr>
            </w:pPr>
            <w:r w:rsidRPr="00701DE5">
              <w:rPr>
                <w:lang w:val="en-US"/>
              </w:rPr>
              <w:t xml:space="preserve">Type changed from string to </w:t>
            </w:r>
            <w:proofErr w:type="spellStart"/>
            <w:r w:rsidRPr="00701DE5">
              <w:rPr>
                <w:lang w:val="en-US"/>
              </w:rPr>
              <w:t>NameType</w:t>
            </w:r>
            <w:proofErr w:type="spellEnd"/>
            <w:r w:rsidRPr="00701DE5">
              <w:rPr>
                <w:lang w:val="en-US"/>
              </w:rPr>
              <w:t xml:space="preserve"> (i.e. length constraint added)</w:t>
            </w:r>
          </w:p>
        </w:tc>
      </w:tr>
      <w:tr w:rsidR="0035488E" w:rsidRPr="00701DE5" w14:paraId="793E331D" w14:textId="77777777" w:rsidTr="00915E05">
        <w:trPr>
          <w:trHeight w:val="2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4CC63D3B" w14:textId="77777777" w:rsidR="0035488E" w:rsidRPr="00701DE5" w:rsidRDefault="0035488E" w:rsidP="00915E05">
            <w:pPr>
              <w:rPr>
                <w:lang w:val="en-US"/>
              </w:rPr>
            </w:pPr>
            <w:r w:rsidRPr="00701DE5">
              <w:rPr>
                <w:lang w:val="en-US"/>
              </w:rPr>
              <w:t> </w:t>
            </w:r>
          </w:p>
        </w:tc>
        <w:tc>
          <w:tcPr>
            <w:tcW w:w="4153" w:type="dxa"/>
            <w:tcBorders>
              <w:top w:val="nil"/>
              <w:left w:val="nil"/>
              <w:bottom w:val="single" w:sz="8" w:space="0" w:color="A6A6A6"/>
              <w:right w:val="single" w:sz="8" w:space="0" w:color="A6A6A6"/>
            </w:tcBorders>
            <w:shd w:val="clear" w:color="auto" w:fill="auto"/>
            <w:hideMark/>
          </w:tcPr>
          <w:p w14:paraId="6C27D806" w14:textId="77777777" w:rsidR="0035488E" w:rsidRPr="00DA5BF5" w:rsidRDefault="0035488E" w:rsidP="00915E05">
            <w:r w:rsidRPr="00DA5BF5">
              <w:t>Range/</w:t>
            </w:r>
            <w:proofErr w:type="spellStart"/>
            <w:r w:rsidRPr="00DA5BF5">
              <w:t>valueType</w:t>
            </w:r>
            <w:proofErr w:type="spellEnd"/>
          </w:p>
        </w:tc>
        <w:tc>
          <w:tcPr>
            <w:tcW w:w="5192" w:type="dxa"/>
            <w:tcBorders>
              <w:top w:val="nil"/>
              <w:left w:val="nil"/>
              <w:bottom w:val="single" w:sz="8" w:space="0" w:color="A6A6A6"/>
              <w:right w:val="single" w:sz="8" w:space="0" w:color="A6A6A6"/>
            </w:tcBorders>
            <w:shd w:val="clear" w:color="auto" w:fill="auto"/>
            <w:hideMark/>
          </w:tcPr>
          <w:p w14:paraId="4F9744FB" w14:textId="77777777" w:rsidR="0035488E" w:rsidRPr="00701DE5" w:rsidRDefault="0035488E" w:rsidP="00915E05">
            <w:pPr>
              <w:rPr>
                <w:lang w:val="en-US"/>
              </w:rPr>
            </w:pPr>
            <w:r w:rsidRPr="00701DE5">
              <w:rPr>
                <w:lang w:val="en-US"/>
              </w:rPr>
              <w:t xml:space="preserve">Type changed from </w:t>
            </w:r>
            <w:proofErr w:type="spellStart"/>
            <w:r w:rsidRPr="00701DE5">
              <w:rPr>
                <w:lang w:val="en-US"/>
              </w:rPr>
              <w:t>DataTypeDef</w:t>
            </w:r>
            <w:proofErr w:type="spellEnd"/>
            <w:r w:rsidRPr="00701DE5">
              <w:rPr>
                <w:lang w:val="en-US"/>
              </w:rPr>
              <w:t xml:space="preserve"> to </w:t>
            </w:r>
            <w:proofErr w:type="spellStart"/>
            <w:r w:rsidRPr="00701DE5">
              <w:rPr>
                <w:lang w:val="en-US"/>
              </w:rPr>
              <w:t>DataTypeDefXsd</w:t>
            </w:r>
            <w:proofErr w:type="spellEnd"/>
          </w:p>
        </w:tc>
      </w:tr>
      <w:tr w:rsidR="0035488E" w:rsidRPr="00D31895" w14:paraId="19530BDD" w14:textId="77777777" w:rsidTr="00915E05">
        <w:trPr>
          <w:trHeight w:val="7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623BC8E2"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2A966EEE" w14:textId="77777777" w:rsidR="0035488E" w:rsidRPr="00DA5BF5" w:rsidRDefault="0035488E" w:rsidP="00915E05">
            <w:proofErr w:type="spellStart"/>
            <w:r w:rsidRPr="00DA5BF5">
              <w:t>Referable</w:t>
            </w:r>
            <w:proofErr w:type="spellEnd"/>
            <w:r w:rsidRPr="00DA5BF5">
              <w:t>/</w:t>
            </w:r>
            <w:proofErr w:type="spellStart"/>
            <w:r w:rsidRPr="00DA5BF5">
              <w:t>category</w:t>
            </w:r>
            <w:proofErr w:type="spellEnd"/>
          </w:p>
        </w:tc>
        <w:tc>
          <w:tcPr>
            <w:tcW w:w="5192" w:type="dxa"/>
            <w:tcBorders>
              <w:top w:val="nil"/>
              <w:left w:val="nil"/>
              <w:bottom w:val="single" w:sz="8" w:space="0" w:color="A6A6A6"/>
              <w:right w:val="single" w:sz="8" w:space="0" w:color="A6A6A6"/>
            </w:tcBorders>
            <w:shd w:val="clear" w:color="auto" w:fill="auto"/>
            <w:hideMark/>
          </w:tcPr>
          <w:p w14:paraId="682A585B" w14:textId="77777777" w:rsidR="0035488E" w:rsidRPr="00701DE5" w:rsidRDefault="0035488E" w:rsidP="00915E05">
            <w:pPr>
              <w:rPr>
                <w:lang w:val="en-US"/>
              </w:rPr>
            </w:pPr>
            <w:r w:rsidRPr="00701DE5">
              <w:rPr>
                <w:lang w:val="en-US"/>
              </w:rPr>
              <w:t xml:space="preserve">Type changed from string to </w:t>
            </w:r>
            <w:proofErr w:type="spellStart"/>
            <w:r w:rsidRPr="00701DE5">
              <w:rPr>
                <w:lang w:val="en-US"/>
              </w:rPr>
              <w:t>NameType</w:t>
            </w:r>
            <w:proofErr w:type="spellEnd"/>
            <w:r w:rsidRPr="00701DE5">
              <w:rPr>
                <w:lang w:val="en-US"/>
              </w:rPr>
              <w:t xml:space="preserve"> (i.e. length constraint added)</w:t>
            </w:r>
          </w:p>
          <w:p w14:paraId="3B8C883B" w14:textId="77777777" w:rsidR="0035488E" w:rsidRPr="00DA5BF5" w:rsidRDefault="0035488E" w:rsidP="00915E05">
            <w:r w:rsidRPr="008D11BD">
              <w:t xml:space="preserve">Set </w:t>
            </w:r>
            <w:proofErr w:type="spellStart"/>
            <w:r w:rsidRPr="008D11BD">
              <w:t>to</w:t>
            </w:r>
            <w:proofErr w:type="spellEnd"/>
            <w:r w:rsidRPr="008D11BD">
              <w:t xml:space="preserve"> </w:t>
            </w:r>
            <w:proofErr w:type="spellStart"/>
            <w:r w:rsidRPr="008D11BD">
              <w:t>deprecated</w:t>
            </w:r>
            <w:proofErr w:type="spellEnd"/>
          </w:p>
        </w:tc>
      </w:tr>
      <w:tr w:rsidR="0035488E" w:rsidRPr="00701DE5" w14:paraId="75A083CB" w14:textId="77777777" w:rsidTr="00915E05">
        <w:trPr>
          <w:trHeight w:val="51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21FADB41"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2FBA0868" w14:textId="77777777" w:rsidR="0035488E" w:rsidRPr="00DA5BF5" w:rsidRDefault="0035488E" w:rsidP="00915E05">
            <w:proofErr w:type="spellStart"/>
            <w:r w:rsidRPr="00DA5BF5">
              <w:t>Referable</w:t>
            </w:r>
            <w:proofErr w:type="spellEnd"/>
            <w:r w:rsidRPr="00DA5BF5">
              <w:t>/</w:t>
            </w:r>
            <w:proofErr w:type="spellStart"/>
            <w:r w:rsidRPr="00DA5BF5">
              <w:t>description</w:t>
            </w:r>
            <w:proofErr w:type="spellEnd"/>
          </w:p>
        </w:tc>
        <w:tc>
          <w:tcPr>
            <w:tcW w:w="5192" w:type="dxa"/>
            <w:tcBorders>
              <w:top w:val="nil"/>
              <w:left w:val="nil"/>
              <w:bottom w:val="single" w:sz="8" w:space="0" w:color="A6A6A6"/>
              <w:right w:val="single" w:sz="8" w:space="0" w:color="A6A6A6"/>
            </w:tcBorders>
            <w:shd w:val="clear" w:color="auto" w:fill="auto"/>
            <w:hideMark/>
          </w:tcPr>
          <w:p w14:paraId="0EE155AD" w14:textId="4E96772D" w:rsidR="0035488E" w:rsidRPr="00701DE5" w:rsidRDefault="0035488E" w:rsidP="00915E05">
            <w:pPr>
              <w:rPr>
                <w:lang w:val="en-US"/>
              </w:rPr>
            </w:pPr>
            <w:r w:rsidRPr="00701DE5">
              <w:rPr>
                <w:lang w:val="en-US"/>
              </w:rPr>
              <w:t xml:space="preserve">Type changed from string to </w:t>
            </w:r>
            <w:proofErr w:type="spellStart"/>
            <w:r w:rsidRPr="00701DE5">
              <w:rPr>
                <w:lang w:val="en-US"/>
              </w:rPr>
              <w:t>MultiLanguageTextType</w:t>
            </w:r>
            <w:proofErr w:type="spellEnd"/>
            <w:r w:rsidR="00AB4A36">
              <w:rPr>
                <w:lang w:val="en-US"/>
              </w:rPr>
              <w:t>,</w:t>
            </w:r>
            <w:r w:rsidRPr="00701DE5">
              <w:rPr>
                <w:lang w:val="en-US"/>
              </w:rPr>
              <w:t xml:space="preserve"> thus adding length constraint</w:t>
            </w:r>
          </w:p>
        </w:tc>
      </w:tr>
      <w:tr w:rsidR="0035488E" w:rsidRPr="00701DE5" w14:paraId="73D1A9F6" w14:textId="77777777" w:rsidTr="00915E05">
        <w:trPr>
          <w:trHeight w:val="7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29ECFA8F" w14:textId="77777777" w:rsidR="0035488E" w:rsidRPr="00701DE5" w:rsidRDefault="0035488E" w:rsidP="00915E05">
            <w:pPr>
              <w:rPr>
                <w:lang w:val="en-US"/>
              </w:rPr>
            </w:pPr>
            <w:r w:rsidRPr="00701DE5">
              <w:rPr>
                <w:lang w:val="en-US"/>
              </w:rPr>
              <w:lastRenderedPageBreak/>
              <w:t> </w:t>
            </w:r>
          </w:p>
        </w:tc>
        <w:tc>
          <w:tcPr>
            <w:tcW w:w="4153" w:type="dxa"/>
            <w:tcBorders>
              <w:top w:val="nil"/>
              <w:left w:val="nil"/>
              <w:bottom w:val="single" w:sz="8" w:space="0" w:color="A6A6A6"/>
              <w:right w:val="single" w:sz="8" w:space="0" w:color="A6A6A6"/>
            </w:tcBorders>
            <w:shd w:val="clear" w:color="auto" w:fill="auto"/>
            <w:hideMark/>
          </w:tcPr>
          <w:p w14:paraId="03550483" w14:textId="77777777" w:rsidR="0035488E" w:rsidRPr="00DA5BF5" w:rsidRDefault="0035488E" w:rsidP="00915E05">
            <w:proofErr w:type="spellStart"/>
            <w:r w:rsidRPr="00DA5BF5">
              <w:t>Referable</w:t>
            </w:r>
            <w:proofErr w:type="spellEnd"/>
            <w:r w:rsidRPr="00DA5BF5">
              <w:t>/</w:t>
            </w:r>
            <w:proofErr w:type="spellStart"/>
            <w:r w:rsidRPr="00DA5BF5">
              <w:t>idShort</w:t>
            </w:r>
            <w:proofErr w:type="spellEnd"/>
          </w:p>
        </w:tc>
        <w:tc>
          <w:tcPr>
            <w:tcW w:w="5192" w:type="dxa"/>
            <w:tcBorders>
              <w:top w:val="nil"/>
              <w:left w:val="nil"/>
              <w:bottom w:val="single" w:sz="8" w:space="0" w:color="A6A6A6"/>
              <w:right w:val="single" w:sz="8" w:space="0" w:color="A6A6A6"/>
            </w:tcBorders>
            <w:shd w:val="clear" w:color="auto" w:fill="auto"/>
            <w:hideMark/>
          </w:tcPr>
          <w:p w14:paraId="6F9AD0C8" w14:textId="77777777" w:rsidR="0035488E" w:rsidRPr="00701DE5" w:rsidRDefault="0035488E" w:rsidP="00915E05">
            <w:pPr>
              <w:rPr>
                <w:lang w:val="en-US"/>
              </w:rPr>
            </w:pPr>
            <w:r w:rsidRPr="00701DE5">
              <w:rPr>
                <w:lang w:val="en-US"/>
              </w:rPr>
              <w:t>Now optional, was mandatory</w:t>
            </w:r>
          </w:p>
          <w:p w14:paraId="21487588" w14:textId="77777777" w:rsidR="0035488E" w:rsidRPr="00701DE5" w:rsidRDefault="0035488E" w:rsidP="00915E05">
            <w:pPr>
              <w:rPr>
                <w:lang w:val="en-US"/>
              </w:rPr>
            </w:pPr>
            <w:r w:rsidRPr="00701DE5">
              <w:rPr>
                <w:lang w:val="en-US"/>
              </w:rPr>
              <w:t xml:space="preserve">Type changed from string to </w:t>
            </w:r>
            <w:proofErr w:type="spellStart"/>
            <w:r w:rsidRPr="00701DE5">
              <w:rPr>
                <w:lang w:val="en-US"/>
              </w:rPr>
              <w:t>NameType</w:t>
            </w:r>
            <w:proofErr w:type="spellEnd"/>
            <w:r w:rsidRPr="00701DE5">
              <w:rPr>
                <w:lang w:val="en-US"/>
              </w:rPr>
              <w:t xml:space="preserve"> (i.e. length constraint added)</w:t>
            </w:r>
          </w:p>
        </w:tc>
      </w:tr>
      <w:tr w:rsidR="0035488E" w:rsidRPr="00D31895" w14:paraId="2BEBE4E1" w14:textId="77777777" w:rsidTr="00915E05">
        <w:trPr>
          <w:trHeight w:val="2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4D722E1D"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305FF02B" w14:textId="77777777" w:rsidR="0035488E" w:rsidRPr="00DA5BF5" w:rsidRDefault="0035488E" w:rsidP="00915E05">
            <w:proofErr w:type="spellStart"/>
            <w:r w:rsidRPr="00DA5BF5">
              <w:t>Referable</w:t>
            </w:r>
            <w:proofErr w:type="spellEnd"/>
            <w:r w:rsidRPr="00DA5BF5">
              <w:t>/</w:t>
            </w:r>
            <w:proofErr w:type="spellStart"/>
            <w:r w:rsidRPr="00DA5BF5">
              <w:t>parent</w:t>
            </w:r>
            <w:proofErr w:type="spellEnd"/>
          </w:p>
        </w:tc>
        <w:tc>
          <w:tcPr>
            <w:tcW w:w="5192" w:type="dxa"/>
            <w:tcBorders>
              <w:top w:val="nil"/>
              <w:left w:val="nil"/>
              <w:bottom w:val="single" w:sz="8" w:space="0" w:color="A6A6A6"/>
              <w:right w:val="single" w:sz="8" w:space="0" w:color="A6A6A6"/>
            </w:tcBorders>
            <w:shd w:val="clear" w:color="auto" w:fill="auto"/>
            <w:hideMark/>
          </w:tcPr>
          <w:p w14:paraId="6B8D6F18" w14:textId="77777777" w:rsidR="0035488E" w:rsidRPr="00DA5BF5" w:rsidRDefault="0035488E" w:rsidP="00915E05">
            <w:r w:rsidRPr="00DA5BF5">
              <w:t xml:space="preserve">Parent </w:t>
            </w:r>
            <w:proofErr w:type="spellStart"/>
            <w:r w:rsidRPr="00DA5BF5">
              <w:t>attribute</w:t>
            </w:r>
            <w:proofErr w:type="spellEnd"/>
            <w:r w:rsidRPr="00DA5BF5">
              <w:t xml:space="preserve"> </w:t>
            </w:r>
            <w:proofErr w:type="spellStart"/>
            <w:r w:rsidRPr="00DA5BF5">
              <w:t>removed</w:t>
            </w:r>
            <w:proofErr w:type="spellEnd"/>
            <w:r w:rsidRPr="00DA5BF5">
              <w:t>.</w:t>
            </w:r>
          </w:p>
        </w:tc>
      </w:tr>
      <w:tr w:rsidR="0035488E" w:rsidRPr="00716AB2" w14:paraId="7F82F4A6" w14:textId="77777777" w:rsidTr="00915E05">
        <w:trPr>
          <w:trHeight w:val="7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13B85AA4"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227A0352" w14:textId="77777777" w:rsidR="0035488E" w:rsidRPr="00DA5BF5" w:rsidRDefault="0035488E" w:rsidP="00915E05">
            <w:proofErr w:type="spellStart"/>
            <w:r w:rsidRPr="00DA5BF5">
              <w:t>ReferableElement</w:t>
            </w:r>
            <w:proofErr w:type="spellEnd"/>
            <w:r w:rsidRPr="00DA5BF5">
              <w:t>/</w:t>
            </w:r>
            <w:proofErr w:type="spellStart"/>
            <w:r w:rsidRPr="00DA5BF5">
              <w:t>BasicEvent</w:t>
            </w:r>
            <w:proofErr w:type="spellEnd"/>
          </w:p>
        </w:tc>
        <w:tc>
          <w:tcPr>
            <w:tcW w:w="5192" w:type="dxa"/>
            <w:tcBorders>
              <w:top w:val="nil"/>
              <w:left w:val="nil"/>
              <w:bottom w:val="single" w:sz="8" w:space="0" w:color="A6A6A6"/>
              <w:right w:val="single" w:sz="8" w:space="0" w:color="A6A6A6"/>
            </w:tcBorders>
            <w:shd w:val="clear" w:color="auto" w:fill="auto"/>
            <w:hideMark/>
          </w:tcPr>
          <w:p w14:paraId="3DDE2E0A" w14:textId="77777777" w:rsidR="0035488E" w:rsidRPr="00716AB2" w:rsidRDefault="0035488E" w:rsidP="00915E05">
            <w:pPr>
              <w:rPr>
                <w:lang w:val="en-US"/>
              </w:rPr>
            </w:pPr>
            <w:r w:rsidRPr="00716AB2">
              <w:rPr>
                <w:lang w:val="en-US"/>
              </w:rPr>
              <w:t xml:space="preserve">Renamed to </w:t>
            </w:r>
            <w:proofErr w:type="spellStart"/>
            <w:r w:rsidRPr="00716AB2">
              <w:rPr>
                <w:lang w:val="en-US"/>
              </w:rPr>
              <w:t>BasicEventElement</w:t>
            </w:r>
            <w:proofErr w:type="spellEnd"/>
          </w:p>
          <w:p w14:paraId="0F9919E4" w14:textId="77777777" w:rsidR="0035488E" w:rsidRPr="00716AB2" w:rsidRDefault="0035488E" w:rsidP="00915E05">
            <w:pPr>
              <w:rPr>
                <w:lang w:val="en-US"/>
              </w:rPr>
            </w:pPr>
            <w:r w:rsidRPr="00716AB2">
              <w:rPr>
                <w:lang w:val="en-US"/>
              </w:rPr>
              <w:t xml:space="preserve">Now part of </w:t>
            </w:r>
            <w:proofErr w:type="spellStart"/>
            <w:r w:rsidRPr="00716AB2">
              <w:rPr>
                <w:lang w:val="en-US"/>
              </w:rPr>
              <w:t>AasSubmodelElements</w:t>
            </w:r>
            <w:proofErr w:type="spellEnd"/>
          </w:p>
        </w:tc>
      </w:tr>
      <w:tr w:rsidR="0035488E" w:rsidRPr="00716AB2" w14:paraId="4230782B" w14:textId="77777777" w:rsidTr="00915E05">
        <w:trPr>
          <w:trHeight w:val="51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5DF086AE"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6F6B9D25" w14:textId="77777777" w:rsidR="0035488E" w:rsidRPr="00DA5BF5" w:rsidRDefault="0035488E" w:rsidP="00915E05">
            <w:proofErr w:type="spellStart"/>
            <w:r w:rsidRPr="00DA5BF5">
              <w:t>ReferableElements</w:t>
            </w:r>
            <w:proofErr w:type="spellEnd"/>
          </w:p>
        </w:tc>
        <w:tc>
          <w:tcPr>
            <w:tcW w:w="5192" w:type="dxa"/>
            <w:tcBorders>
              <w:top w:val="nil"/>
              <w:left w:val="nil"/>
              <w:bottom w:val="single" w:sz="8" w:space="0" w:color="A6A6A6"/>
              <w:right w:val="single" w:sz="8" w:space="0" w:color="A6A6A6"/>
            </w:tcBorders>
            <w:shd w:val="clear" w:color="auto" w:fill="auto"/>
            <w:hideMark/>
          </w:tcPr>
          <w:p w14:paraId="0E788FC7" w14:textId="77777777" w:rsidR="0035488E" w:rsidRPr="00716AB2" w:rsidRDefault="0035488E" w:rsidP="00915E05">
            <w:pPr>
              <w:rPr>
                <w:lang w:val="en-US"/>
              </w:rPr>
            </w:pPr>
            <w:r w:rsidRPr="00716AB2">
              <w:rPr>
                <w:lang w:val="en-US"/>
              </w:rPr>
              <w:t xml:space="preserve">Substituted with enumeration </w:t>
            </w:r>
            <w:proofErr w:type="spellStart"/>
            <w:r w:rsidRPr="00716AB2">
              <w:rPr>
                <w:lang w:val="en-US"/>
              </w:rPr>
              <w:t>AasSubmodelElements</w:t>
            </w:r>
            <w:proofErr w:type="spellEnd"/>
            <w:r w:rsidRPr="00716AB2">
              <w:rPr>
                <w:lang w:val="en-US"/>
              </w:rPr>
              <w:t xml:space="preserve"> and </w:t>
            </w:r>
            <w:proofErr w:type="spellStart"/>
            <w:r w:rsidRPr="00716AB2">
              <w:rPr>
                <w:lang w:val="en-US"/>
              </w:rPr>
              <w:t>AasIdentifiables</w:t>
            </w:r>
            <w:proofErr w:type="spellEnd"/>
          </w:p>
        </w:tc>
      </w:tr>
      <w:tr w:rsidR="0035488E" w:rsidRPr="00716AB2" w14:paraId="14A05823" w14:textId="77777777" w:rsidTr="00915E05">
        <w:trPr>
          <w:trHeight w:val="101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587EF046"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18D4816D" w14:textId="77777777" w:rsidR="0035488E" w:rsidRPr="00DA5BF5" w:rsidRDefault="0035488E" w:rsidP="00915E05">
            <w:proofErr w:type="spellStart"/>
            <w:r w:rsidRPr="00DA5BF5">
              <w:t>ReferableElements</w:t>
            </w:r>
            <w:proofErr w:type="spellEnd"/>
            <w:r w:rsidRPr="00DA5BF5">
              <w:t>/</w:t>
            </w:r>
            <w:proofErr w:type="spellStart"/>
            <w:r w:rsidRPr="00DA5BF5">
              <w:t>AccessPermissionRule</w:t>
            </w:r>
            <w:proofErr w:type="spellEnd"/>
          </w:p>
        </w:tc>
        <w:tc>
          <w:tcPr>
            <w:tcW w:w="5192" w:type="dxa"/>
            <w:tcBorders>
              <w:top w:val="nil"/>
              <w:left w:val="nil"/>
              <w:bottom w:val="single" w:sz="8" w:space="0" w:color="A6A6A6"/>
              <w:right w:val="single" w:sz="8" w:space="0" w:color="A6A6A6"/>
            </w:tcBorders>
            <w:shd w:val="clear" w:color="auto" w:fill="auto"/>
            <w:hideMark/>
          </w:tcPr>
          <w:p w14:paraId="2B75FDD4" w14:textId="77777777" w:rsidR="0035488E" w:rsidRPr="00716AB2" w:rsidRDefault="0035488E" w:rsidP="00915E05">
            <w:pPr>
              <w:rPr>
                <w:lang w:val="en-US"/>
              </w:rPr>
            </w:pPr>
            <w:r w:rsidRPr="00716AB2">
              <w:rPr>
                <w:lang w:val="en-US"/>
              </w:rPr>
              <w:t xml:space="preserve">Removed from Enumeration, </w:t>
            </w:r>
            <w:proofErr w:type="spellStart"/>
            <w:r w:rsidRPr="00716AB2">
              <w:rPr>
                <w:lang w:val="en-US"/>
              </w:rPr>
              <w:t>AccessPermissionRule</w:t>
            </w:r>
            <w:proofErr w:type="spellEnd"/>
            <w:r w:rsidRPr="00716AB2">
              <w:rPr>
                <w:lang w:val="en-US"/>
              </w:rPr>
              <w:t xml:space="preserve"> is not referable any longer</w:t>
            </w:r>
          </w:p>
          <w:p w14:paraId="68976F93" w14:textId="77777777" w:rsidR="0035488E" w:rsidRPr="00716AB2" w:rsidRDefault="0035488E" w:rsidP="00915E05">
            <w:pPr>
              <w:rPr>
                <w:lang w:val="en-US"/>
              </w:rPr>
            </w:pPr>
            <w:r w:rsidRPr="00716AB2">
              <w:rPr>
                <w:lang w:val="en-US"/>
              </w:rPr>
              <w:t xml:space="preserve">Not part of new </w:t>
            </w:r>
            <w:proofErr w:type="spellStart"/>
            <w:r w:rsidRPr="00716AB2">
              <w:rPr>
                <w:lang w:val="en-US"/>
              </w:rPr>
              <w:t>AasReferableNonIdentifiables</w:t>
            </w:r>
            <w:proofErr w:type="spellEnd"/>
          </w:p>
        </w:tc>
      </w:tr>
      <w:tr w:rsidR="0035488E" w:rsidRPr="00716AB2" w14:paraId="53850A96" w14:textId="77777777" w:rsidTr="00915E05">
        <w:trPr>
          <w:trHeight w:val="728"/>
          <w:tblHeader/>
        </w:trPr>
        <w:tc>
          <w:tcPr>
            <w:tcW w:w="710" w:type="dxa"/>
            <w:tcBorders>
              <w:top w:val="nil"/>
              <w:left w:val="single" w:sz="8" w:space="0" w:color="A6A6A6"/>
              <w:bottom w:val="single" w:sz="8" w:space="0" w:color="A6A6A6"/>
              <w:right w:val="single" w:sz="8" w:space="0" w:color="A6A6A6"/>
            </w:tcBorders>
            <w:shd w:val="clear" w:color="auto" w:fill="auto"/>
            <w:hideMark/>
          </w:tcPr>
          <w:p w14:paraId="6661E23F"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5431792E" w14:textId="77777777" w:rsidR="0035488E" w:rsidRPr="00DA5BF5" w:rsidRDefault="0035488E" w:rsidP="00915E05">
            <w:proofErr w:type="spellStart"/>
            <w:r w:rsidRPr="00DA5BF5">
              <w:t>ReferableElements</w:t>
            </w:r>
            <w:proofErr w:type="spellEnd"/>
            <w:r w:rsidRPr="00DA5BF5">
              <w:t>/Event</w:t>
            </w:r>
          </w:p>
        </w:tc>
        <w:tc>
          <w:tcPr>
            <w:tcW w:w="5192" w:type="dxa"/>
            <w:tcBorders>
              <w:top w:val="nil"/>
              <w:left w:val="nil"/>
              <w:bottom w:val="single" w:sz="8" w:space="0" w:color="A6A6A6"/>
              <w:right w:val="single" w:sz="8" w:space="0" w:color="A6A6A6"/>
            </w:tcBorders>
            <w:shd w:val="clear" w:color="auto" w:fill="auto"/>
            <w:hideMark/>
          </w:tcPr>
          <w:p w14:paraId="0902C1F1" w14:textId="77777777" w:rsidR="0035488E" w:rsidRPr="00716AB2" w:rsidRDefault="0035488E" w:rsidP="00915E05">
            <w:pPr>
              <w:rPr>
                <w:lang w:val="en-US"/>
              </w:rPr>
            </w:pPr>
            <w:r w:rsidRPr="00716AB2">
              <w:rPr>
                <w:lang w:val="en-US"/>
              </w:rPr>
              <w:t xml:space="preserve">Renamed to </w:t>
            </w:r>
            <w:proofErr w:type="spellStart"/>
            <w:r w:rsidRPr="00716AB2">
              <w:rPr>
                <w:lang w:val="en-US"/>
              </w:rPr>
              <w:t>EventElement</w:t>
            </w:r>
            <w:proofErr w:type="spellEnd"/>
          </w:p>
          <w:p w14:paraId="49D6E110" w14:textId="77777777" w:rsidR="0035488E" w:rsidRPr="00716AB2" w:rsidRDefault="0035488E" w:rsidP="00915E05">
            <w:pPr>
              <w:rPr>
                <w:lang w:val="en-US"/>
              </w:rPr>
            </w:pPr>
            <w:r w:rsidRPr="00716AB2">
              <w:rPr>
                <w:lang w:val="en-US"/>
              </w:rPr>
              <w:t xml:space="preserve">Now part of </w:t>
            </w:r>
            <w:proofErr w:type="spellStart"/>
            <w:r w:rsidRPr="00716AB2">
              <w:rPr>
                <w:lang w:val="en-US"/>
              </w:rPr>
              <w:t>AasSubmodelElements</w:t>
            </w:r>
            <w:proofErr w:type="spellEnd"/>
          </w:p>
        </w:tc>
      </w:tr>
      <w:tr w:rsidR="0035488E" w:rsidRPr="00D31895" w14:paraId="32CA3ED2" w14:textId="77777777" w:rsidTr="00915E05">
        <w:trPr>
          <w:trHeight w:val="2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31F40C49" w14:textId="77777777" w:rsidR="0035488E" w:rsidRPr="00DA5BF5" w:rsidRDefault="0035488E" w:rsidP="00915E05">
            <w:r w:rsidRPr="008D11BD">
              <w:t>x</w:t>
            </w:r>
          </w:p>
        </w:tc>
        <w:tc>
          <w:tcPr>
            <w:tcW w:w="4153" w:type="dxa"/>
            <w:tcBorders>
              <w:top w:val="nil"/>
              <w:left w:val="nil"/>
              <w:bottom w:val="single" w:sz="8" w:space="0" w:color="A6A6A6"/>
              <w:right w:val="single" w:sz="8" w:space="0" w:color="A6A6A6"/>
            </w:tcBorders>
            <w:shd w:val="clear" w:color="auto" w:fill="auto"/>
            <w:hideMark/>
          </w:tcPr>
          <w:p w14:paraId="7A8826A8" w14:textId="77777777" w:rsidR="0035488E" w:rsidRPr="00DA5BF5" w:rsidRDefault="0035488E" w:rsidP="00915E05">
            <w:proofErr w:type="spellStart"/>
            <w:r w:rsidRPr="00DA5BF5">
              <w:t>ReferenceTypes</w:t>
            </w:r>
            <w:proofErr w:type="spellEnd"/>
            <w:r w:rsidRPr="00DA5BF5">
              <w:t>/</w:t>
            </w:r>
            <w:proofErr w:type="spellStart"/>
            <w:r w:rsidRPr="00DA5BF5">
              <w:t>GlobalReference</w:t>
            </w:r>
            <w:proofErr w:type="spellEnd"/>
          </w:p>
        </w:tc>
        <w:tc>
          <w:tcPr>
            <w:tcW w:w="5192" w:type="dxa"/>
            <w:tcBorders>
              <w:top w:val="nil"/>
              <w:left w:val="nil"/>
              <w:bottom w:val="single" w:sz="8" w:space="0" w:color="A6A6A6"/>
              <w:right w:val="single" w:sz="8" w:space="0" w:color="A6A6A6"/>
            </w:tcBorders>
            <w:shd w:val="clear" w:color="auto" w:fill="auto"/>
            <w:hideMark/>
          </w:tcPr>
          <w:p w14:paraId="543FE893" w14:textId="77777777" w:rsidR="0035488E" w:rsidRPr="00DA5BF5" w:rsidRDefault="0035488E" w:rsidP="00915E05">
            <w:proofErr w:type="spellStart"/>
            <w:r w:rsidRPr="00DA5BF5">
              <w:t>Renamed</w:t>
            </w:r>
            <w:proofErr w:type="spellEnd"/>
            <w:r w:rsidRPr="00DA5BF5">
              <w:t xml:space="preserve"> </w:t>
            </w:r>
            <w:proofErr w:type="spellStart"/>
            <w:r w:rsidRPr="00DA5BF5">
              <w:t>to</w:t>
            </w:r>
            <w:proofErr w:type="spellEnd"/>
            <w:r w:rsidRPr="00DA5BF5">
              <w:t xml:space="preserve"> </w:t>
            </w:r>
            <w:proofErr w:type="spellStart"/>
            <w:r w:rsidRPr="00DA5BF5">
              <w:t>ExternalReference</w:t>
            </w:r>
            <w:proofErr w:type="spellEnd"/>
          </w:p>
        </w:tc>
      </w:tr>
      <w:tr w:rsidR="0035488E" w:rsidRPr="00716AB2" w14:paraId="79AA3695" w14:textId="77777777" w:rsidTr="00915E05">
        <w:trPr>
          <w:trHeight w:val="51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13D8DBF4" w14:textId="77777777" w:rsidR="0035488E" w:rsidRPr="00DA5BF5" w:rsidRDefault="0035488E" w:rsidP="00915E05">
            <w:r w:rsidRPr="008D11BD">
              <w:t> </w:t>
            </w:r>
          </w:p>
        </w:tc>
        <w:tc>
          <w:tcPr>
            <w:tcW w:w="4153" w:type="dxa"/>
            <w:tcBorders>
              <w:top w:val="nil"/>
              <w:left w:val="nil"/>
              <w:bottom w:val="single" w:sz="8" w:space="0" w:color="A6A6A6"/>
              <w:right w:val="single" w:sz="8" w:space="0" w:color="A6A6A6"/>
            </w:tcBorders>
            <w:shd w:val="clear" w:color="auto" w:fill="auto"/>
            <w:hideMark/>
          </w:tcPr>
          <w:p w14:paraId="017AD512" w14:textId="77777777" w:rsidR="0035488E" w:rsidRPr="00DA5BF5" w:rsidRDefault="0035488E" w:rsidP="00915E05">
            <w:proofErr w:type="spellStart"/>
            <w:r w:rsidRPr="00DA5BF5">
              <w:t>RelationshipElement</w:t>
            </w:r>
            <w:proofErr w:type="spellEnd"/>
            <w:r w:rsidRPr="00DA5BF5">
              <w:t>/</w:t>
            </w:r>
            <w:proofErr w:type="spellStart"/>
            <w:r w:rsidRPr="00DA5BF5">
              <w:t>first</w:t>
            </w:r>
            <w:proofErr w:type="spellEnd"/>
          </w:p>
        </w:tc>
        <w:tc>
          <w:tcPr>
            <w:tcW w:w="5192" w:type="dxa"/>
            <w:tcBorders>
              <w:top w:val="nil"/>
              <w:left w:val="nil"/>
              <w:bottom w:val="single" w:sz="8" w:space="0" w:color="A6A6A6"/>
              <w:right w:val="single" w:sz="8" w:space="0" w:color="A6A6A6"/>
            </w:tcBorders>
            <w:shd w:val="clear" w:color="auto" w:fill="auto"/>
            <w:hideMark/>
          </w:tcPr>
          <w:p w14:paraId="604CB435" w14:textId="77777777" w:rsidR="0035488E" w:rsidRPr="00716AB2" w:rsidRDefault="0035488E" w:rsidP="00915E05">
            <w:pPr>
              <w:rPr>
                <w:lang w:val="en-US"/>
              </w:rPr>
            </w:pPr>
            <w:r w:rsidRPr="00716AB2">
              <w:rPr>
                <w:lang w:val="en-US"/>
              </w:rPr>
              <w:t>Type changes from model reference Referable to Reference (global or model reference)</w:t>
            </w:r>
          </w:p>
        </w:tc>
      </w:tr>
      <w:tr w:rsidR="0035488E" w:rsidRPr="001A0DEB" w14:paraId="19EDE31C" w14:textId="77777777" w:rsidTr="00915E05">
        <w:trPr>
          <w:trHeight w:val="51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11FCFBED" w14:textId="77777777" w:rsidR="0035488E" w:rsidRPr="00716AB2" w:rsidRDefault="0035488E" w:rsidP="00915E05">
            <w:pPr>
              <w:rPr>
                <w:lang w:val="en-US"/>
              </w:rPr>
            </w:pPr>
            <w:r w:rsidRPr="00716AB2">
              <w:rPr>
                <w:lang w:val="en-US"/>
              </w:rPr>
              <w:t> </w:t>
            </w:r>
          </w:p>
        </w:tc>
        <w:tc>
          <w:tcPr>
            <w:tcW w:w="4153" w:type="dxa"/>
            <w:tcBorders>
              <w:top w:val="nil"/>
              <w:left w:val="nil"/>
              <w:bottom w:val="single" w:sz="8" w:space="0" w:color="A6A6A6"/>
              <w:right w:val="single" w:sz="8" w:space="0" w:color="A6A6A6"/>
            </w:tcBorders>
            <w:shd w:val="clear" w:color="auto" w:fill="auto"/>
            <w:hideMark/>
          </w:tcPr>
          <w:p w14:paraId="31596813" w14:textId="77777777" w:rsidR="0035488E" w:rsidRPr="00DA5BF5" w:rsidRDefault="0035488E" w:rsidP="00915E05">
            <w:proofErr w:type="spellStart"/>
            <w:r w:rsidRPr="00DA5BF5">
              <w:t>RelationshipElement</w:t>
            </w:r>
            <w:proofErr w:type="spellEnd"/>
            <w:r w:rsidRPr="00DA5BF5">
              <w:t>/</w:t>
            </w:r>
            <w:proofErr w:type="spellStart"/>
            <w:r w:rsidRPr="00DA5BF5">
              <w:t>second</w:t>
            </w:r>
            <w:proofErr w:type="spellEnd"/>
          </w:p>
        </w:tc>
        <w:tc>
          <w:tcPr>
            <w:tcW w:w="5192" w:type="dxa"/>
            <w:tcBorders>
              <w:top w:val="nil"/>
              <w:left w:val="nil"/>
              <w:bottom w:val="single" w:sz="8" w:space="0" w:color="A6A6A6"/>
              <w:right w:val="single" w:sz="8" w:space="0" w:color="A6A6A6"/>
            </w:tcBorders>
            <w:shd w:val="clear" w:color="auto" w:fill="auto"/>
            <w:hideMark/>
          </w:tcPr>
          <w:p w14:paraId="4DFA647D" w14:textId="77777777" w:rsidR="0035488E" w:rsidRPr="00716AB2" w:rsidRDefault="0035488E" w:rsidP="00915E05">
            <w:pPr>
              <w:rPr>
                <w:lang w:val="en-US"/>
              </w:rPr>
            </w:pPr>
            <w:r w:rsidRPr="00716AB2">
              <w:rPr>
                <w:lang w:val="en-US"/>
              </w:rPr>
              <w:t>Type changes from model reference Referable to Reference (global or model reference)</w:t>
            </w:r>
          </w:p>
        </w:tc>
      </w:tr>
      <w:tr w:rsidR="0035488E" w:rsidRPr="00716AB2" w14:paraId="2CE37FB1" w14:textId="77777777" w:rsidTr="00915E05">
        <w:trPr>
          <w:trHeight w:val="51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562E5887" w14:textId="1D1901C3" w:rsidR="0035488E" w:rsidRPr="00915E05" w:rsidRDefault="00546A07" w:rsidP="00915E05">
            <w:hyperlink r:id="rId157" w:anchor="RANGE!B79" w:history="1">
              <w:r w:rsidR="0035488E" w:rsidRPr="00915E05">
                <w:t>x[1]</w:t>
              </w:r>
            </w:hyperlink>
          </w:p>
        </w:tc>
        <w:tc>
          <w:tcPr>
            <w:tcW w:w="4153" w:type="dxa"/>
            <w:tcBorders>
              <w:top w:val="nil"/>
              <w:left w:val="nil"/>
              <w:bottom w:val="single" w:sz="8" w:space="0" w:color="A6A6A6"/>
              <w:right w:val="single" w:sz="8" w:space="0" w:color="A6A6A6"/>
            </w:tcBorders>
            <w:shd w:val="clear" w:color="auto" w:fill="auto"/>
            <w:hideMark/>
          </w:tcPr>
          <w:p w14:paraId="4B070517" w14:textId="77777777" w:rsidR="0035488E" w:rsidRPr="00DA5BF5" w:rsidRDefault="0035488E" w:rsidP="00915E05">
            <w:proofErr w:type="spellStart"/>
            <w:r w:rsidRPr="008D11BD">
              <w:t>SubmodelElement</w:t>
            </w:r>
            <w:proofErr w:type="spellEnd"/>
            <w:r w:rsidRPr="008D11BD">
              <w:t>/</w:t>
            </w:r>
            <w:proofErr w:type="spellStart"/>
            <w:r w:rsidRPr="008D11BD">
              <w:t>kind</w:t>
            </w:r>
            <w:proofErr w:type="spellEnd"/>
          </w:p>
        </w:tc>
        <w:tc>
          <w:tcPr>
            <w:tcW w:w="5192" w:type="dxa"/>
            <w:tcBorders>
              <w:top w:val="nil"/>
              <w:left w:val="nil"/>
              <w:bottom w:val="single" w:sz="8" w:space="0" w:color="A6A6A6"/>
              <w:right w:val="single" w:sz="8" w:space="0" w:color="A6A6A6"/>
            </w:tcBorders>
            <w:shd w:val="clear" w:color="auto" w:fill="auto"/>
            <w:hideMark/>
          </w:tcPr>
          <w:p w14:paraId="675B1939" w14:textId="357AF93F" w:rsidR="0035488E" w:rsidRPr="00716AB2" w:rsidRDefault="0035488E" w:rsidP="00915E05">
            <w:pPr>
              <w:rPr>
                <w:lang w:val="en-US"/>
              </w:rPr>
            </w:pPr>
            <w:r w:rsidRPr="00716AB2">
              <w:rPr>
                <w:lang w:val="en-US"/>
              </w:rPr>
              <w:t xml:space="preserve">Removed. </w:t>
            </w:r>
            <w:proofErr w:type="spellStart"/>
            <w:r w:rsidRPr="00716AB2">
              <w:rPr>
                <w:lang w:val="en-US"/>
              </w:rPr>
              <w:t>SubmodelElement</w:t>
            </w:r>
            <w:proofErr w:type="spellEnd"/>
            <w:r w:rsidRPr="00716AB2">
              <w:rPr>
                <w:lang w:val="en-US"/>
              </w:rPr>
              <w:t xml:space="preserve"> </w:t>
            </w:r>
            <w:r w:rsidR="00AB4A36">
              <w:rPr>
                <w:lang w:val="en-US"/>
              </w:rPr>
              <w:t xml:space="preserve">no longer </w:t>
            </w:r>
            <w:proofErr w:type="spellStart"/>
            <w:r w:rsidR="00AB4A36">
              <w:rPr>
                <w:lang w:val="en-US"/>
              </w:rPr>
              <w:t>inherits</w:t>
            </w:r>
            <w:r w:rsidRPr="00716AB2">
              <w:rPr>
                <w:lang w:val="en-US"/>
              </w:rPr>
              <w:t>from</w:t>
            </w:r>
            <w:proofErr w:type="spellEnd"/>
            <w:r w:rsidRPr="00716AB2">
              <w:rPr>
                <w:lang w:val="en-US"/>
              </w:rPr>
              <w:t xml:space="preserve"> </w:t>
            </w:r>
            <w:proofErr w:type="spellStart"/>
            <w:r w:rsidRPr="00716AB2">
              <w:rPr>
                <w:lang w:val="en-US"/>
              </w:rPr>
              <w:t>HasKind</w:t>
            </w:r>
            <w:proofErr w:type="spellEnd"/>
          </w:p>
        </w:tc>
      </w:tr>
      <w:tr w:rsidR="0035488E" w:rsidRPr="00716AB2" w14:paraId="02F6DA42" w14:textId="77777777" w:rsidTr="00915E05">
        <w:trPr>
          <w:trHeight w:val="7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2EA676EE" w14:textId="77777777" w:rsidR="0035488E" w:rsidRPr="00716AB2" w:rsidRDefault="0035488E" w:rsidP="00915E05">
            <w:pPr>
              <w:rPr>
                <w:lang w:val="en-US"/>
              </w:rPr>
            </w:pPr>
            <w:r w:rsidRPr="00716AB2">
              <w:rPr>
                <w:lang w:val="en-US"/>
              </w:rPr>
              <w:t> </w:t>
            </w:r>
          </w:p>
        </w:tc>
        <w:tc>
          <w:tcPr>
            <w:tcW w:w="4153" w:type="dxa"/>
            <w:tcBorders>
              <w:top w:val="nil"/>
              <w:left w:val="nil"/>
              <w:bottom w:val="single" w:sz="8" w:space="0" w:color="A6A6A6"/>
              <w:right w:val="single" w:sz="8" w:space="0" w:color="A6A6A6"/>
            </w:tcBorders>
            <w:shd w:val="clear" w:color="auto" w:fill="auto"/>
            <w:hideMark/>
          </w:tcPr>
          <w:p w14:paraId="432D42D5" w14:textId="77777777" w:rsidR="0035488E" w:rsidRPr="00DA5BF5" w:rsidRDefault="0035488E" w:rsidP="00915E05">
            <w:proofErr w:type="spellStart"/>
            <w:r w:rsidRPr="00DA5BF5">
              <w:t>ValueDataType</w:t>
            </w:r>
            <w:proofErr w:type="spellEnd"/>
          </w:p>
        </w:tc>
        <w:tc>
          <w:tcPr>
            <w:tcW w:w="5192" w:type="dxa"/>
            <w:tcBorders>
              <w:top w:val="nil"/>
              <w:left w:val="nil"/>
              <w:bottom w:val="single" w:sz="8" w:space="0" w:color="A6A6A6"/>
              <w:right w:val="single" w:sz="8" w:space="0" w:color="A6A6A6"/>
            </w:tcBorders>
            <w:shd w:val="clear" w:color="auto" w:fill="auto"/>
            <w:hideMark/>
          </w:tcPr>
          <w:p w14:paraId="3A69ABF6" w14:textId="77777777" w:rsidR="0035488E" w:rsidRPr="00716AB2" w:rsidRDefault="0035488E" w:rsidP="00915E05">
            <w:pPr>
              <w:rPr>
                <w:lang w:val="en-US"/>
              </w:rPr>
            </w:pPr>
            <w:r w:rsidRPr="00716AB2">
              <w:rPr>
                <w:lang w:val="en-US"/>
              </w:rPr>
              <w:t xml:space="preserve">Before as specified via </w:t>
            </w:r>
            <w:proofErr w:type="spellStart"/>
            <w:r w:rsidRPr="00716AB2">
              <w:rPr>
                <w:lang w:val="en-US"/>
              </w:rPr>
              <w:t>DataTypeDef</w:t>
            </w:r>
            <w:proofErr w:type="spellEnd"/>
            <w:r w:rsidRPr="00716AB2">
              <w:rPr>
                <w:lang w:val="en-US"/>
              </w:rPr>
              <w:t xml:space="preserve">, now any </w:t>
            </w:r>
            <w:proofErr w:type="spellStart"/>
            <w:r w:rsidRPr="00716AB2">
              <w:rPr>
                <w:lang w:val="en-US"/>
              </w:rPr>
              <w:t>xsd</w:t>
            </w:r>
            <w:proofErr w:type="spellEnd"/>
            <w:r w:rsidRPr="00716AB2">
              <w:rPr>
                <w:lang w:val="en-US"/>
              </w:rPr>
              <w:t xml:space="preserve"> atomic type as specified via </w:t>
            </w:r>
            <w:proofErr w:type="spellStart"/>
            <w:r w:rsidRPr="00716AB2">
              <w:rPr>
                <w:lang w:val="en-US"/>
              </w:rPr>
              <w:t>DataTypeDefXsd</w:t>
            </w:r>
            <w:proofErr w:type="spellEnd"/>
          </w:p>
        </w:tc>
      </w:tr>
      <w:tr w:rsidR="0035488E" w:rsidRPr="00D31895" w14:paraId="1E886932" w14:textId="77777777" w:rsidTr="00915E05">
        <w:trPr>
          <w:trHeight w:val="260"/>
          <w:tblHeader/>
        </w:trPr>
        <w:tc>
          <w:tcPr>
            <w:tcW w:w="710" w:type="dxa"/>
            <w:tcBorders>
              <w:top w:val="nil"/>
              <w:left w:val="single" w:sz="8" w:space="0" w:color="A6A6A6"/>
              <w:bottom w:val="single" w:sz="8" w:space="0" w:color="A6A6A6"/>
              <w:right w:val="single" w:sz="8" w:space="0" w:color="A6A6A6"/>
            </w:tcBorders>
            <w:shd w:val="clear" w:color="auto" w:fill="auto"/>
            <w:hideMark/>
          </w:tcPr>
          <w:p w14:paraId="531FB9F1" w14:textId="77777777" w:rsidR="0035488E" w:rsidRPr="00DA5BF5" w:rsidRDefault="0035488E" w:rsidP="00915E05">
            <w:r w:rsidRPr="00716AB2">
              <w:rPr>
                <w:lang w:val="en-US"/>
              </w:rPr>
              <w:t> </w:t>
            </w:r>
            <w:r w:rsidRPr="008D11BD">
              <w:t>x</w:t>
            </w:r>
          </w:p>
        </w:tc>
        <w:tc>
          <w:tcPr>
            <w:tcW w:w="4153" w:type="dxa"/>
            <w:tcBorders>
              <w:top w:val="nil"/>
              <w:left w:val="nil"/>
              <w:bottom w:val="single" w:sz="8" w:space="0" w:color="A6A6A6"/>
              <w:right w:val="single" w:sz="8" w:space="0" w:color="A6A6A6"/>
            </w:tcBorders>
            <w:shd w:val="clear" w:color="auto" w:fill="auto"/>
            <w:hideMark/>
          </w:tcPr>
          <w:p w14:paraId="032D3397" w14:textId="77777777" w:rsidR="0035488E" w:rsidRPr="00DA5BF5" w:rsidRDefault="0035488E" w:rsidP="00915E05">
            <w:r w:rsidRPr="00DA5BF5">
              <w:t>View</w:t>
            </w:r>
          </w:p>
        </w:tc>
        <w:tc>
          <w:tcPr>
            <w:tcW w:w="5192" w:type="dxa"/>
            <w:tcBorders>
              <w:top w:val="nil"/>
              <w:left w:val="nil"/>
              <w:bottom w:val="single" w:sz="8" w:space="0" w:color="A6A6A6"/>
              <w:right w:val="single" w:sz="8" w:space="0" w:color="A6A6A6"/>
            </w:tcBorders>
            <w:shd w:val="clear" w:color="auto" w:fill="auto"/>
            <w:hideMark/>
          </w:tcPr>
          <w:p w14:paraId="7820D496" w14:textId="77777777" w:rsidR="0035488E" w:rsidRPr="00DA5BF5" w:rsidRDefault="0035488E" w:rsidP="00915E05">
            <w:proofErr w:type="spellStart"/>
            <w:r w:rsidRPr="00DA5BF5">
              <w:t>Removed</w:t>
            </w:r>
            <w:proofErr w:type="spellEnd"/>
          </w:p>
        </w:tc>
      </w:tr>
    </w:tbl>
    <w:p w14:paraId="72386087" w14:textId="77777777" w:rsidR="0035488E" w:rsidRDefault="0035488E" w:rsidP="0035488E"/>
    <w:p w14:paraId="77DC122D" w14:textId="646476F7" w:rsidR="0035488E" w:rsidRDefault="0035488E" w:rsidP="00110904">
      <w:pPr>
        <w:pStyle w:val="Caption"/>
      </w:pPr>
      <w:bookmarkStart w:id="5454" w:name="_Toc125537789"/>
      <w:r w:rsidRPr="006C5C0E">
        <w:t xml:space="preserve">Table </w:t>
      </w:r>
      <w:r>
        <w:fldChar w:fldCharType="begin"/>
      </w:r>
      <w:r w:rsidRPr="006C5C0E">
        <w:instrText xml:space="preserve"> SEQ Table \* ARABIC </w:instrText>
      </w:r>
      <w:r>
        <w:fldChar w:fldCharType="separate"/>
      </w:r>
      <w:r w:rsidR="00F511DE">
        <w:rPr>
          <w:noProof/>
        </w:rPr>
        <w:t>14</w:t>
      </w:r>
      <w:r>
        <w:rPr>
          <w:noProof/>
        </w:rPr>
        <w:fldChar w:fldCharType="end"/>
      </w:r>
      <w:r w:rsidRPr="006C5C0E">
        <w:t xml:space="preserve"> New Elements in Metamode</w:t>
      </w:r>
      <w:r>
        <w:t>l</w:t>
      </w:r>
      <w:bookmarkEnd w:id="5454"/>
    </w:p>
    <w:tbl>
      <w:tblPr>
        <w:tblW w:w="10055" w:type="dxa"/>
        <w:tblCellMar>
          <w:left w:w="70" w:type="dxa"/>
          <w:right w:w="70" w:type="dxa"/>
        </w:tblCellMar>
        <w:tblLook w:val="04A0" w:firstRow="1" w:lastRow="0" w:firstColumn="1" w:lastColumn="0" w:noHBand="0" w:noVBand="1"/>
      </w:tblPr>
      <w:tblGrid>
        <w:gridCol w:w="713"/>
        <w:gridCol w:w="4154"/>
        <w:gridCol w:w="5188"/>
      </w:tblGrid>
      <w:tr w:rsidR="0035488E" w:rsidRPr="00D31895" w14:paraId="4C3624C7" w14:textId="77777777" w:rsidTr="00915E05">
        <w:trPr>
          <w:trHeight w:val="1010"/>
          <w:tblHeader/>
        </w:trPr>
        <w:tc>
          <w:tcPr>
            <w:tcW w:w="713" w:type="dxa"/>
            <w:tcBorders>
              <w:top w:val="nil"/>
              <w:left w:val="single" w:sz="8" w:space="0" w:color="A6A6A6"/>
              <w:bottom w:val="single" w:sz="8" w:space="0" w:color="A6A6A6"/>
              <w:right w:val="single" w:sz="8" w:space="0" w:color="A6A6A6"/>
            </w:tcBorders>
            <w:shd w:val="clear" w:color="auto" w:fill="auto"/>
            <w:vAlign w:val="center"/>
          </w:tcPr>
          <w:p w14:paraId="50B2415B" w14:textId="77777777" w:rsidR="0035488E" w:rsidRPr="00915E05" w:rsidRDefault="0035488E" w:rsidP="00915E05">
            <w:pPr>
              <w:spacing w:after="0" w:line="240" w:lineRule="auto"/>
              <w:rPr>
                <w:rFonts w:cs="Arial"/>
                <w:b/>
                <w:bCs/>
              </w:rPr>
            </w:pPr>
          </w:p>
        </w:tc>
        <w:tc>
          <w:tcPr>
            <w:tcW w:w="4154" w:type="dxa"/>
            <w:tcBorders>
              <w:top w:val="nil"/>
              <w:left w:val="nil"/>
              <w:bottom w:val="single" w:sz="8" w:space="0" w:color="A6A6A6"/>
              <w:right w:val="single" w:sz="8" w:space="0" w:color="A6A6A6"/>
            </w:tcBorders>
            <w:shd w:val="clear" w:color="auto" w:fill="auto"/>
            <w:vAlign w:val="center"/>
          </w:tcPr>
          <w:p w14:paraId="61822762" w14:textId="77777777" w:rsidR="0035488E" w:rsidRPr="00716AB2" w:rsidRDefault="0035488E" w:rsidP="00915E05">
            <w:pPr>
              <w:spacing w:after="0" w:line="240" w:lineRule="auto"/>
              <w:rPr>
                <w:rFonts w:cs="Arial"/>
                <w:b/>
                <w:bCs/>
                <w:lang w:val="en-US"/>
              </w:rPr>
            </w:pPr>
            <w:r w:rsidRPr="00716AB2">
              <w:rPr>
                <w:rFonts w:cs="Arial"/>
                <w:b/>
                <w:bCs/>
                <w:lang w:val="en-US"/>
              </w:rPr>
              <w:t>New Elements V3.0 vs V2.0.1</w:t>
            </w:r>
          </w:p>
        </w:tc>
        <w:tc>
          <w:tcPr>
            <w:tcW w:w="5188" w:type="dxa"/>
            <w:tcBorders>
              <w:top w:val="nil"/>
              <w:left w:val="nil"/>
              <w:bottom w:val="single" w:sz="8" w:space="0" w:color="A6A6A6"/>
              <w:right w:val="single" w:sz="8" w:space="0" w:color="A6A6A6"/>
            </w:tcBorders>
            <w:shd w:val="clear" w:color="auto" w:fill="auto"/>
            <w:vAlign w:val="center"/>
          </w:tcPr>
          <w:p w14:paraId="592DC6F2" w14:textId="77777777" w:rsidR="0035488E" w:rsidRPr="00915E05" w:rsidRDefault="0035488E" w:rsidP="00915E05">
            <w:pPr>
              <w:spacing w:after="0" w:line="240" w:lineRule="auto"/>
              <w:jc w:val="left"/>
              <w:rPr>
                <w:rFonts w:cs="Arial"/>
                <w:b/>
                <w:bCs/>
              </w:rPr>
            </w:pPr>
            <w:r>
              <w:rPr>
                <w:rFonts w:cs="Arial"/>
                <w:b/>
                <w:bCs/>
              </w:rPr>
              <w:t>Comment</w:t>
            </w:r>
          </w:p>
        </w:tc>
      </w:tr>
      <w:tr w:rsidR="0035488E" w:rsidRPr="00716AB2" w14:paraId="2DA78BA9" w14:textId="77777777" w:rsidTr="00915E05">
        <w:trPr>
          <w:trHeight w:val="101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542DD197" w14:textId="77777777" w:rsidR="0035488E" w:rsidRPr="00DA5BF5" w:rsidRDefault="0035488E" w:rsidP="00915E05">
            <w:r w:rsidRPr="008D11BD">
              <w:t> </w:t>
            </w:r>
          </w:p>
        </w:tc>
        <w:tc>
          <w:tcPr>
            <w:tcW w:w="4154" w:type="dxa"/>
            <w:tcBorders>
              <w:top w:val="nil"/>
              <w:left w:val="nil"/>
              <w:bottom w:val="single" w:sz="8" w:space="0" w:color="A6A6A6"/>
              <w:right w:val="single" w:sz="8" w:space="0" w:color="A6A6A6"/>
            </w:tcBorders>
            <w:shd w:val="clear" w:color="auto" w:fill="auto"/>
            <w:vAlign w:val="center"/>
            <w:hideMark/>
          </w:tcPr>
          <w:p w14:paraId="7CCE6BE3" w14:textId="77777777" w:rsidR="0035488E" w:rsidRPr="00DA5BF5" w:rsidRDefault="0035488E" w:rsidP="00915E05">
            <w:proofErr w:type="spellStart"/>
            <w:r w:rsidRPr="00DA5BF5">
              <w:t>AasIdentifiables</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160DE219" w14:textId="05F85CA8" w:rsidR="0035488E" w:rsidRPr="00716AB2" w:rsidRDefault="0035488E" w:rsidP="00915E05">
            <w:pPr>
              <w:jc w:val="left"/>
              <w:rPr>
                <w:lang w:val="en-US"/>
              </w:rPr>
            </w:pPr>
            <w:r w:rsidRPr="00716AB2">
              <w:rPr>
                <w:lang w:val="en-US"/>
              </w:rPr>
              <w:t>New enumeration used for References, includes abstract Identifiable</w:t>
            </w:r>
            <w:r w:rsidRPr="00716AB2">
              <w:rPr>
                <w:lang w:val="en-US"/>
              </w:rPr>
              <w:br/>
            </w:r>
            <w:r w:rsidRPr="00716AB2">
              <w:rPr>
                <w:lang w:val="en-US"/>
              </w:rPr>
              <w:br/>
              <w:t>Before</w:t>
            </w:r>
            <w:r w:rsidR="00AB4A36">
              <w:rPr>
                <w:lang w:val="en-US"/>
              </w:rPr>
              <w:t>:</w:t>
            </w:r>
            <w:r w:rsidRPr="00716AB2">
              <w:rPr>
                <w:lang w:val="en-US"/>
              </w:rPr>
              <w:t xml:space="preserve"> </w:t>
            </w:r>
            <w:proofErr w:type="spellStart"/>
            <w:r w:rsidRPr="00716AB2">
              <w:rPr>
                <w:lang w:val="en-US"/>
              </w:rPr>
              <w:t>Identifiables</w:t>
            </w:r>
            <w:proofErr w:type="spellEnd"/>
          </w:p>
        </w:tc>
      </w:tr>
      <w:tr w:rsidR="0035488E" w:rsidRPr="00716AB2" w14:paraId="41818004"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0FA59D2D" w14:textId="77777777" w:rsidR="0035488E" w:rsidRPr="00716AB2" w:rsidRDefault="0035488E" w:rsidP="00915E05">
            <w:pPr>
              <w:rPr>
                <w:lang w:val="en-US"/>
              </w:rPr>
            </w:pPr>
            <w:r w:rsidRPr="00716AB2">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5F8B8576" w14:textId="77777777" w:rsidR="0035488E" w:rsidRPr="00915E05" w:rsidRDefault="0035488E" w:rsidP="00915E05">
            <w:proofErr w:type="spellStart"/>
            <w:r w:rsidRPr="00915E05">
              <w:t>AasReferableNonIdentifiables</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068BEFF7" w14:textId="77777777" w:rsidR="0035488E" w:rsidRPr="00716AB2" w:rsidRDefault="0035488E" w:rsidP="00915E05">
            <w:pPr>
              <w:jc w:val="left"/>
              <w:rPr>
                <w:lang w:val="en-US"/>
              </w:rPr>
            </w:pPr>
            <w:r w:rsidRPr="00716AB2">
              <w:rPr>
                <w:lang w:val="en-US"/>
              </w:rPr>
              <w:t>New enumeration used for References</w:t>
            </w:r>
          </w:p>
        </w:tc>
      </w:tr>
      <w:tr w:rsidR="0035488E" w:rsidRPr="00716AB2" w14:paraId="0D5F0CCA" w14:textId="77777777" w:rsidTr="00915E05">
        <w:trPr>
          <w:trHeight w:val="51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2018F684" w14:textId="77777777" w:rsidR="0035488E" w:rsidRPr="00716AB2" w:rsidRDefault="0035488E" w:rsidP="00915E05">
            <w:pPr>
              <w:rPr>
                <w:lang w:val="en-US"/>
              </w:rPr>
            </w:pPr>
            <w:r w:rsidRPr="00716AB2">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78B5F05B" w14:textId="77777777" w:rsidR="0035488E" w:rsidRPr="00915E05" w:rsidRDefault="0035488E" w:rsidP="00915E05">
            <w:proofErr w:type="spellStart"/>
            <w:r w:rsidRPr="00915E05">
              <w:t>AasReferables</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76D2BB0E" w14:textId="77777777" w:rsidR="0035488E" w:rsidRPr="00716AB2" w:rsidRDefault="0035488E" w:rsidP="00915E05">
            <w:pPr>
              <w:jc w:val="left"/>
              <w:rPr>
                <w:lang w:val="en-US"/>
              </w:rPr>
            </w:pPr>
            <w:r w:rsidRPr="00716AB2">
              <w:rPr>
                <w:lang w:val="en-US"/>
              </w:rPr>
              <w:t>New enumeration used for References, includes abstract Referable</w:t>
            </w:r>
          </w:p>
        </w:tc>
      </w:tr>
      <w:tr w:rsidR="0035488E" w:rsidRPr="00716AB2" w14:paraId="767EA387" w14:textId="77777777" w:rsidTr="00915E05">
        <w:trPr>
          <w:trHeight w:val="7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127A48E0" w14:textId="77777777" w:rsidR="0035488E" w:rsidRPr="00716AB2" w:rsidRDefault="0035488E" w:rsidP="00915E05">
            <w:pPr>
              <w:rPr>
                <w:lang w:val="en-US"/>
              </w:rPr>
            </w:pPr>
            <w:r w:rsidRPr="00716AB2">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784A6248" w14:textId="77777777" w:rsidR="0035488E" w:rsidRPr="00DA5BF5" w:rsidRDefault="0035488E" w:rsidP="00915E05">
            <w:proofErr w:type="spellStart"/>
            <w:r w:rsidRPr="00DA5BF5">
              <w:t>AasSubmodelElements</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58A96B1A" w14:textId="58DEC11B" w:rsidR="0035488E" w:rsidRPr="00716AB2" w:rsidRDefault="0035488E" w:rsidP="00915E05">
            <w:pPr>
              <w:jc w:val="left"/>
              <w:rPr>
                <w:lang w:val="en-US"/>
              </w:rPr>
            </w:pPr>
            <w:r w:rsidRPr="00716AB2">
              <w:rPr>
                <w:lang w:val="en-US"/>
              </w:rPr>
              <w:t>New enumeration used for References</w:t>
            </w:r>
            <w:r w:rsidRPr="00716AB2">
              <w:rPr>
                <w:lang w:val="en-US"/>
              </w:rPr>
              <w:br/>
            </w:r>
            <w:r w:rsidRPr="00716AB2">
              <w:rPr>
                <w:lang w:val="en-US"/>
              </w:rPr>
              <w:br/>
              <w:t>Before</w:t>
            </w:r>
            <w:r w:rsidR="00AB4A36">
              <w:rPr>
                <w:lang w:val="en-US"/>
              </w:rPr>
              <w:t>:</w:t>
            </w:r>
            <w:r w:rsidRPr="00716AB2">
              <w:rPr>
                <w:lang w:val="en-US"/>
              </w:rPr>
              <w:t xml:space="preserve"> </w:t>
            </w:r>
            <w:proofErr w:type="spellStart"/>
            <w:r w:rsidRPr="00716AB2">
              <w:rPr>
                <w:lang w:val="en-US"/>
              </w:rPr>
              <w:t>ReferableElements</w:t>
            </w:r>
            <w:proofErr w:type="spellEnd"/>
          </w:p>
        </w:tc>
      </w:tr>
      <w:tr w:rsidR="0035488E" w:rsidRPr="00D31895" w14:paraId="6500AAFE"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73545F23" w14:textId="77777777" w:rsidR="0035488E" w:rsidRPr="00716AB2" w:rsidRDefault="0035488E" w:rsidP="00915E05">
            <w:pPr>
              <w:rPr>
                <w:lang w:val="en-US"/>
              </w:rPr>
            </w:pPr>
            <w:r w:rsidRPr="00716AB2">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06D2AD8A" w14:textId="77777777" w:rsidR="0035488E" w:rsidRPr="00DA5BF5" w:rsidRDefault="0035488E" w:rsidP="00915E05">
            <w:proofErr w:type="spellStart"/>
            <w:r w:rsidRPr="00DA5BF5">
              <w:t>AdministrativeInformation</w:t>
            </w:r>
            <w:proofErr w:type="spellEnd"/>
            <w:r w:rsidRPr="00DA5BF5">
              <w:t>/</w:t>
            </w:r>
            <w:proofErr w:type="spellStart"/>
            <w:r w:rsidRPr="00DA5BF5">
              <w:t>creator</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5B58494B" w14:textId="77777777" w:rsidR="0035488E" w:rsidRPr="00DA5BF5" w:rsidRDefault="0035488E" w:rsidP="00915E05">
            <w:pPr>
              <w:jc w:val="left"/>
            </w:pPr>
            <w:r w:rsidRPr="00DA5BF5">
              <w:t xml:space="preserve">New optional </w:t>
            </w:r>
            <w:proofErr w:type="spellStart"/>
            <w:r w:rsidRPr="00DA5BF5">
              <w:t>attribute</w:t>
            </w:r>
            <w:proofErr w:type="spellEnd"/>
          </w:p>
        </w:tc>
      </w:tr>
      <w:tr w:rsidR="0035488E" w:rsidRPr="00D31895" w14:paraId="19680117"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65ACCFED" w14:textId="77777777" w:rsidR="0035488E" w:rsidRPr="00DA5BF5" w:rsidRDefault="0035488E" w:rsidP="00915E05">
            <w:r w:rsidRPr="008D11BD">
              <w:t> </w:t>
            </w:r>
          </w:p>
        </w:tc>
        <w:tc>
          <w:tcPr>
            <w:tcW w:w="4154" w:type="dxa"/>
            <w:tcBorders>
              <w:top w:val="nil"/>
              <w:left w:val="nil"/>
              <w:bottom w:val="single" w:sz="8" w:space="0" w:color="A6A6A6"/>
              <w:right w:val="single" w:sz="8" w:space="0" w:color="A6A6A6"/>
            </w:tcBorders>
            <w:shd w:val="clear" w:color="auto" w:fill="auto"/>
            <w:vAlign w:val="center"/>
            <w:hideMark/>
          </w:tcPr>
          <w:p w14:paraId="31B1A864" w14:textId="77777777" w:rsidR="0035488E" w:rsidRPr="00DA5BF5" w:rsidRDefault="0035488E" w:rsidP="00915E05">
            <w:proofErr w:type="spellStart"/>
            <w:r w:rsidRPr="00DA5BF5">
              <w:t>AdministrativeInformation</w:t>
            </w:r>
            <w:proofErr w:type="spellEnd"/>
            <w:r w:rsidRPr="00DA5BF5">
              <w:t>/</w:t>
            </w:r>
            <w:proofErr w:type="spellStart"/>
            <w:r w:rsidRPr="00DA5BF5">
              <w:t>templateId</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0795D062" w14:textId="77777777" w:rsidR="0035488E" w:rsidRPr="00915E05" w:rsidRDefault="0035488E" w:rsidP="00915E05">
            <w:pPr>
              <w:jc w:val="left"/>
            </w:pPr>
            <w:r w:rsidRPr="00DA5BF5">
              <w:t xml:space="preserve">New optional </w:t>
            </w:r>
            <w:proofErr w:type="spellStart"/>
            <w:r w:rsidRPr="00DA5BF5">
              <w:t>attribute</w:t>
            </w:r>
            <w:proofErr w:type="spellEnd"/>
          </w:p>
        </w:tc>
      </w:tr>
      <w:tr w:rsidR="0035488E" w:rsidRPr="00E25928" w14:paraId="54FC2007" w14:textId="77777777" w:rsidTr="00915E05">
        <w:trPr>
          <w:trHeight w:val="51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45FE9FC1" w14:textId="77777777" w:rsidR="0035488E" w:rsidRPr="00DA5BF5" w:rsidRDefault="0035488E" w:rsidP="00915E05">
            <w:r w:rsidRPr="008D11BD">
              <w:lastRenderedPageBreak/>
              <w:t>x</w:t>
            </w:r>
          </w:p>
        </w:tc>
        <w:tc>
          <w:tcPr>
            <w:tcW w:w="4154" w:type="dxa"/>
            <w:tcBorders>
              <w:top w:val="nil"/>
              <w:left w:val="nil"/>
              <w:bottom w:val="single" w:sz="8" w:space="0" w:color="A6A6A6"/>
              <w:right w:val="single" w:sz="8" w:space="0" w:color="A6A6A6"/>
            </w:tcBorders>
            <w:shd w:val="clear" w:color="auto" w:fill="auto"/>
            <w:vAlign w:val="center"/>
            <w:hideMark/>
          </w:tcPr>
          <w:p w14:paraId="54438521" w14:textId="77777777" w:rsidR="0035488E" w:rsidRPr="00DA5BF5" w:rsidRDefault="0035488E" w:rsidP="00915E05">
            <w:proofErr w:type="spellStart"/>
            <w:r w:rsidRPr="00DA5BF5">
              <w:t>AssetAdministrationShell</w:t>
            </w:r>
            <w:proofErr w:type="spellEnd"/>
            <w:r w:rsidRPr="00DA5BF5">
              <w:t>/</w:t>
            </w:r>
            <w:proofErr w:type="spellStart"/>
            <w:r w:rsidRPr="00DA5BF5">
              <w:t>assetInformation</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3D5730E9" w14:textId="6CA7FD8D" w:rsidR="0035488E" w:rsidRPr="00E25928" w:rsidRDefault="00AB4A36" w:rsidP="00915E05">
            <w:pPr>
              <w:jc w:val="left"/>
              <w:rPr>
                <w:lang w:val="en-US"/>
              </w:rPr>
            </w:pPr>
            <w:r>
              <w:rPr>
                <w:lang w:val="en-US"/>
              </w:rPr>
              <w:t>S</w:t>
            </w:r>
            <w:r w:rsidR="0035488E" w:rsidRPr="00E25928">
              <w:rPr>
                <w:lang w:val="en-US"/>
              </w:rPr>
              <w:t xml:space="preserve">ubstitute for </w:t>
            </w:r>
            <w:proofErr w:type="spellStart"/>
            <w:r w:rsidR="0035488E" w:rsidRPr="00E25928">
              <w:rPr>
                <w:lang w:val="en-US"/>
              </w:rPr>
              <w:t>AssetAdministrationShell</w:t>
            </w:r>
            <w:proofErr w:type="spellEnd"/>
            <w:r w:rsidR="0035488E" w:rsidRPr="00E25928">
              <w:rPr>
                <w:lang w:val="en-US"/>
              </w:rPr>
              <w:t>/asset</w:t>
            </w:r>
            <w:r>
              <w:rPr>
                <w:lang w:val="en-US"/>
              </w:rPr>
              <w:t xml:space="preserve">; </w:t>
            </w:r>
            <w:r w:rsidR="0035488E" w:rsidRPr="00E25928">
              <w:rPr>
                <w:lang w:val="en-US"/>
              </w:rPr>
              <w:t>no reference any longer</w:t>
            </w:r>
            <w:r>
              <w:rPr>
                <w:lang w:val="en-US"/>
              </w:rPr>
              <w:t>, instead</w:t>
            </w:r>
            <w:r w:rsidR="0035488E" w:rsidRPr="00E25928">
              <w:rPr>
                <w:lang w:val="en-US"/>
              </w:rPr>
              <w:t xml:space="preserve"> aggregation</w:t>
            </w:r>
          </w:p>
        </w:tc>
      </w:tr>
      <w:tr w:rsidR="0035488E" w:rsidRPr="00E25928" w14:paraId="57536032" w14:textId="77777777" w:rsidTr="00915E05">
        <w:trPr>
          <w:trHeight w:val="51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67658E06" w14:textId="77777777" w:rsidR="0035488E" w:rsidRPr="00E25928" w:rsidRDefault="0035488E" w:rsidP="00915E05">
            <w:pPr>
              <w:rPr>
                <w:lang w:val="en-US"/>
              </w:rPr>
            </w:pPr>
            <w:r w:rsidRPr="00E25928">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3E066215" w14:textId="77777777" w:rsidR="0035488E" w:rsidRPr="00DA5BF5" w:rsidRDefault="0035488E" w:rsidP="00915E05">
            <w:proofErr w:type="spellStart"/>
            <w:r w:rsidRPr="008D11BD">
              <w:t>AssetInformation</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15ED9AAB" w14:textId="77777777" w:rsidR="0035488E" w:rsidRPr="00E25928" w:rsidRDefault="0035488E" w:rsidP="00915E05">
            <w:pPr>
              <w:jc w:val="left"/>
              <w:rPr>
                <w:lang w:val="en-US"/>
              </w:rPr>
            </w:pPr>
            <w:r w:rsidRPr="00E25928">
              <w:rPr>
                <w:lang w:val="en-US"/>
              </w:rPr>
              <w:t>with attributes/functionality from former class Asset because not specific to Asset but AAS</w:t>
            </w:r>
          </w:p>
        </w:tc>
      </w:tr>
      <w:tr w:rsidR="0035488E" w:rsidRPr="00D31895" w14:paraId="74FB5799"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349E4258" w14:textId="77777777" w:rsidR="0035488E" w:rsidRPr="00E25928" w:rsidRDefault="0035488E" w:rsidP="00915E05">
            <w:pPr>
              <w:rPr>
                <w:lang w:val="en-US"/>
              </w:rPr>
            </w:pPr>
            <w:r w:rsidRPr="00E25928">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3663FE30" w14:textId="77777777" w:rsidR="0035488E" w:rsidRPr="00DA5BF5" w:rsidRDefault="0035488E" w:rsidP="00915E05">
            <w:proofErr w:type="spellStart"/>
            <w:r w:rsidRPr="008D11BD">
              <w:t>AssetInformation</w:t>
            </w:r>
            <w:proofErr w:type="spellEnd"/>
            <w:r w:rsidRPr="008D11BD">
              <w:t>/</w:t>
            </w:r>
            <w:proofErr w:type="spellStart"/>
            <w:r w:rsidRPr="008D11BD">
              <w:t>assetKind</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351B5792" w14:textId="77777777" w:rsidR="0035488E" w:rsidRPr="00DA5BF5" w:rsidRDefault="0035488E" w:rsidP="00915E05">
            <w:pPr>
              <w:jc w:val="left"/>
            </w:pPr>
            <w:r w:rsidRPr="00DA5BF5">
              <w:t>Former Asset/</w:t>
            </w:r>
            <w:proofErr w:type="spellStart"/>
            <w:r w:rsidRPr="00DA5BF5">
              <w:t>assetKind</w:t>
            </w:r>
            <w:proofErr w:type="spellEnd"/>
          </w:p>
        </w:tc>
      </w:tr>
      <w:tr w:rsidR="0035488E" w:rsidRPr="00D31895" w14:paraId="0C6CB5C5"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695C876F" w14:textId="77777777" w:rsidR="0035488E" w:rsidRPr="00DA5BF5" w:rsidRDefault="0035488E" w:rsidP="00915E05">
            <w:r w:rsidRPr="008D11BD">
              <w:t> </w:t>
            </w:r>
          </w:p>
        </w:tc>
        <w:tc>
          <w:tcPr>
            <w:tcW w:w="4154" w:type="dxa"/>
            <w:tcBorders>
              <w:top w:val="nil"/>
              <w:left w:val="nil"/>
              <w:bottom w:val="single" w:sz="8" w:space="0" w:color="A6A6A6"/>
              <w:right w:val="single" w:sz="8" w:space="0" w:color="A6A6A6"/>
            </w:tcBorders>
            <w:shd w:val="clear" w:color="auto" w:fill="auto"/>
            <w:vAlign w:val="center"/>
            <w:hideMark/>
          </w:tcPr>
          <w:p w14:paraId="1DC49B19" w14:textId="77777777" w:rsidR="0035488E" w:rsidRPr="00DA5BF5" w:rsidRDefault="0035488E" w:rsidP="00915E05">
            <w:proofErr w:type="spellStart"/>
            <w:r w:rsidRPr="00DA5BF5">
              <w:t>AssetInformation</w:t>
            </w:r>
            <w:proofErr w:type="spellEnd"/>
            <w:r w:rsidRPr="00DA5BF5">
              <w:t>/</w:t>
            </w:r>
            <w:proofErr w:type="spellStart"/>
            <w:r w:rsidRPr="00DA5BF5">
              <w:t>assetType</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1A7EC588" w14:textId="77777777" w:rsidR="0035488E" w:rsidRPr="00915E05" w:rsidRDefault="0035488E" w:rsidP="00915E05">
            <w:pPr>
              <w:jc w:val="left"/>
            </w:pPr>
            <w:r w:rsidRPr="00DA5BF5">
              <w:t xml:space="preserve">New optional </w:t>
            </w:r>
            <w:proofErr w:type="spellStart"/>
            <w:r w:rsidRPr="00DA5BF5">
              <w:t>attribute</w:t>
            </w:r>
            <w:proofErr w:type="spellEnd"/>
          </w:p>
        </w:tc>
      </w:tr>
      <w:tr w:rsidR="0035488E" w:rsidRPr="00D31895" w14:paraId="5638046F"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4186055B" w14:textId="77777777" w:rsidR="0035488E" w:rsidRPr="00915E05" w:rsidRDefault="0035488E" w:rsidP="00915E05">
            <w:r w:rsidRPr="00915E05">
              <w:t> </w:t>
            </w:r>
          </w:p>
        </w:tc>
        <w:tc>
          <w:tcPr>
            <w:tcW w:w="4154" w:type="dxa"/>
            <w:tcBorders>
              <w:top w:val="nil"/>
              <w:left w:val="nil"/>
              <w:bottom w:val="single" w:sz="8" w:space="0" w:color="A6A6A6"/>
              <w:right w:val="single" w:sz="8" w:space="0" w:color="A6A6A6"/>
            </w:tcBorders>
            <w:shd w:val="clear" w:color="auto" w:fill="auto"/>
            <w:vAlign w:val="center"/>
            <w:hideMark/>
          </w:tcPr>
          <w:p w14:paraId="4D885624" w14:textId="77777777" w:rsidR="0035488E" w:rsidRPr="00DA5BF5" w:rsidRDefault="0035488E" w:rsidP="00915E05">
            <w:proofErr w:type="spellStart"/>
            <w:r w:rsidRPr="008D11BD">
              <w:t>AssetInformation</w:t>
            </w:r>
            <w:proofErr w:type="spellEnd"/>
            <w:r w:rsidRPr="008D11BD">
              <w:t>/</w:t>
            </w:r>
            <w:proofErr w:type="spellStart"/>
            <w:r w:rsidRPr="008D11BD">
              <w:t>globalAssetId</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025D7401" w14:textId="77777777" w:rsidR="0035488E" w:rsidRPr="00DA5BF5" w:rsidRDefault="0035488E" w:rsidP="00915E05">
            <w:pPr>
              <w:jc w:val="left"/>
            </w:pPr>
            <w:r w:rsidRPr="00DA5BF5">
              <w:t>Former Asset/</w:t>
            </w:r>
            <w:proofErr w:type="spellStart"/>
            <w:r w:rsidRPr="00DA5BF5">
              <w:t>identification</w:t>
            </w:r>
            <w:proofErr w:type="spellEnd"/>
            <w:r w:rsidRPr="00DA5BF5">
              <w:t>/</w:t>
            </w:r>
            <w:proofErr w:type="spellStart"/>
            <w:r w:rsidRPr="00DA5BF5">
              <w:t>id</w:t>
            </w:r>
            <w:proofErr w:type="spellEnd"/>
            <w:r w:rsidRPr="00DA5BF5">
              <w:t xml:space="preserve"> </w:t>
            </w:r>
          </w:p>
        </w:tc>
      </w:tr>
      <w:tr w:rsidR="0035488E" w:rsidRPr="00D31895" w14:paraId="5F471121"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3E0EE766" w14:textId="77777777" w:rsidR="0035488E" w:rsidRPr="00915E05" w:rsidRDefault="0035488E" w:rsidP="00915E05">
            <w:r w:rsidRPr="00915E05">
              <w:t> </w:t>
            </w:r>
          </w:p>
        </w:tc>
        <w:tc>
          <w:tcPr>
            <w:tcW w:w="4154" w:type="dxa"/>
            <w:tcBorders>
              <w:top w:val="nil"/>
              <w:left w:val="nil"/>
              <w:bottom w:val="single" w:sz="8" w:space="0" w:color="A6A6A6"/>
              <w:right w:val="single" w:sz="8" w:space="0" w:color="A6A6A6"/>
            </w:tcBorders>
            <w:shd w:val="clear" w:color="auto" w:fill="auto"/>
            <w:vAlign w:val="center"/>
            <w:hideMark/>
          </w:tcPr>
          <w:p w14:paraId="5CD01310" w14:textId="77777777" w:rsidR="0035488E" w:rsidRPr="00DA5BF5" w:rsidRDefault="0035488E" w:rsidP="00915E05">
            <w:proofErr w:type="spellStart"/>
            <w:r w:rsidRPr="008D11BD">
              <w:t>AssetInformation</w:t>
            </w:r>
            <w:proofErr w:type="spellEnd"/>
            <w:r w:rsidRPr="008D11BD">
              <w:t>/</w:t>
            </w:r>
            <w:proofErr w:type="spellStart"/>
            <w:r w:rsidRPr="008D11BD">
              <w:t>specificAssetId</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357832F1" w14:textId="77777777" w:rsidR="0035488E" w:rsidRPr="00DA5BF5" w:rsidRDefault="0035488E" w:rsidP="00915E05">
            <w:pPr>
              <w:jc w:val="left"/>
            </w:pPr>
            <w:r w:rsidRPr="00DA5BF5">
              <w:t>Former Asset/</w:t>
            </w:r>
            <w:proofErr w:type="spellStart"/>
            <w:r w:rsidRPr="00DA5BF5">
              <w:t>assetIdentificationModel</w:t>
            </w:r>
            <w:proofErr w:type="spellEnd"/>
          </w:p>
        </w:tc>
      </w:tr>
      <w:tr w:rsidR="0035488E" w:rsidRPr="000D0B78" w14:paraId="27FF3E45" w14:textId="77777777" w:rsidTr="00915E05">
        <w:trPr>
          <w:trHeight w:val="500"/>
        </w:trPr>
        <w:tc>
          <w:tcPr>
            <w:tcW w:w="713" w:type="dxa"/>
            <w:tcBorders>
              <w:top w:val="nil"/>
              <w:left w:val="single" w:sz="8" w:space="0" w:color="A6A6A6"/>
              <w:bottom w:val="nil"/>
              <w:right w:val="single" w:sz="8" w:space="0" w:color="A6A6A6"/>
            </w:tcBorders>
            <w:shd w:val="clear" w:color="auto" w:fill="auto"/>
            <w:vAlign w:val="center"/>
            <w:hideMark/>
          </w:tcPr>
          <w:p w14:paraId="44690710" w14:textId="77777777" w:rsidR="0035488E" w:rsidRPr="00915E05" w:rsidRDefault="0035488E" w:rsidP="00915E05">
            <w:r w:rsidRPr="00915E05">
              <w:t> </w:t>
            </w:r>
          </w:p>
        </w:tc>
        <w:tc>
          <w:tcPr>
            <w:tcW w:w="4154" w:type="dxa"/>
            <w:tcBorders>
              <w:top w:val="nil"/>
              <w:left w:val="nil"/>
              <w:bottom w:val="nil"/>
              <w:right w:val="single" w:sz="8" w:space="0" w:color="A6A6A6"/>
            </w:tcBorders>
            <w:shd w:val="clear" w:color="auto" w:fill="auto"/>
            <w:vAlign w:val="center"/>
            <w:hideMark/>
          </w:tcPr>
          <w:p w14:paraId="0C40D61E" w14:textId="77777777" w:rsidR="0035488E" w:rsidRPr="00DA5BF5" w:rsidRDefault="0035488E" w:rsidP="00915E05">
            <w:proofErr w:type="spellStart"/>
            <w:r w:rsidRPr="008D11BD">
              <w:t>AssetInformation</w:t>
            </w:r>
            <w:proofErr w:type="spellEnd"/>
            <w:r w:rsidRPr="008D11BD">
              <w:t>/</w:t>
            </w:r>
            <w:proofErr w:type="spellStart"/>
            <w:r w:rsidRPr="008D11BD">
              <w:t>thumbnail</w:t>
            </w:r>
            <w:proofErr w:type="spellEnd"/>
          </w:p>
        </w:tc>
        <w:tc>
          <w:tcPr>
            <w:tcW w:w="5188" w:type="dxa"/>
            <w:tcBorders>
              <w:top w:val="nil"/>
              <w:left w:val="nil"/>
              <w:bottom w:val="nil"/>
              <w:right w:val="single" w:sz="8" w:space="0" w:color="A6A6A6"/>
            </w:tcBorders>
            <w:shd w:val="clear" w:color="auto" w:fill="auto"/>
            <w:vAlign w:val="center"/>
            <w:hideMark/>
          </w:tcPr>
          <w:p w14:paraId="2E63068E" w14:textId="77777777" w:rsidR="0035488E" w:rsidRPr="000D0B78" w:rsidRDefault="0035488E" w:rsidP="00915E05">
            <w:pPr>
              <w:jc w:val="left"/>
              <w:rPr>
                <w:lang w:val="en-US"/>
              </w:rPr>
            </w:pPr>
            <w:r w:rsidRPr="000D0B78">
              <w:rPr>
                <w:lang w:val="en-US"/>
              </w:rPr>
              <w:t xml:space="preserve">Optional Attribute of new class </w:t>
            </w:r>
            <w:proofErr w:type="spellStart"/>
            <w:r w:rsidRPr="000D0B78">
              <w:rPr>
                <w:lang w:val="en-US"/>
              </w:rPr>
              <w:t>AssetInformation</w:t>
            </w:r>
            <w:proofErr w:type="spellEnd"/>
            <w:r w:rsidRPr="000D0B78">
              <w:rPr>
                <w:lang w:val="en-US"/>
              </w:rPr>
              <w:t xml:space="preserve"> that was not available in Asset class before</w:t>
            </w:r>
          </w:p>
        </w:tc>
      </w:tr>
      <w:tr w:rsidR="0035488E" w:rsidRPr="00D31895" w14:paraId="6EF85A42"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hideMark/>
          </w:tcPr>
          <w:p w14:paraId="060497E4" w14:textId="77777777" w:rsidR="0035488E" w:rsidRPr="000D0B78" w:rsidRDefault="0035488E" w:rsidP="00915E05">
            <w:pPr>
              <w:rPr>
                <w:lang w:val="en-US"/>
              </w:rPr>
            </w:pPr>
            <w:r w:rsidRPr="000D0B78">
              <w:rPr>
                <w:lang w:val="en-US"/>
              </w:rPr>
              <w:t> </w:t>
            </w:r>
          </w:p>
        </w:tc>
        <w:tc>
          <w:tcPr>
            <w:tcW w:w="4154" w:type="dxa"/>
            <w:tcBorders>
              <w:top w:val="nil"/>
              <w:left w:val="nil"/>
              <w:bottom w:val="single" w:sz="8" w:space="0" w:color="A6A6A6"/>
              <w:right w:val="single" w:sz="8" w:space="0" w:color="A6A6A6"/>
            </w:tcBorders>
            <w:shd w:val="clear" w:color="auto" w:fill="auto"/>
            <w:hideMark/>
          </w:tcPr>
          <w:p w14:paraId="7943A97E" w14:textId="77777777" w:rsidR="0035488E" w:rsidRPr="00DA5BF5" w:rsidRDefault="0035488E" w:rsidP="00915E05">
            <w:proofErr w:type="spellStart"/>
            <w:r w:rsidRPr="00DA5BF5">
              <w:t>AssetKind</w:t>
            </w:r>
            <w:proofErr w:type="spellEnd"/>
            <w:r w:rsidRPr="00DA5BF5">
              <w:t>/</w:t>
            </w:r>
            <w:proofErr w:type="spellStart"/>
            <w:r w:rsidRPr="00DA5BF5">
              <w:t>NotApplicable</w:t>
            </w:r>
            <w:proofErr w:type="spellEnd"/>
          </w:p>
        </w:tc>
        <w:tc>
          <w:tcPr>
            <w:tcW w:w="5188" w:type="dxa"/>
            <w:tcBorders>
              <w:top w:val="nil"/>
              <w:left w:val="nil"/>
              <w:bottom w:val="single" w:sz="8" w:space="0" w:color="A6A6A6"/>
              <w:right w:val="single" w:sz="8" w:space="0" w:color="A6A6A6"/>
            </w:tcBorders>
            <w:shd w:val="clear" w:color="auto" w:fill="auto"/>
            <w:hideMark/>
          </w:tcPr>
          <w:p w14:paraId="33CA324C" w14:textId="7B7964C7" w:rsidR="0035488E" w:rsidRPr="00915E05" w:rsidRDefault="00AB4A36" w:rsidP="00915E05">
            <w:r>
              <w:t>N</w:t>
            </w:r>
            <w:r w:rsidR="0035488E" w:rsidRPr="00DA5BF5">
              <w:t xml:space="preserve">ew </w:t>
            </w:r>
            <w:proofErr w:type="spellStart"/>
            <w:r w:rsidR="0035488E" w:rsidRPr="00915E05">
              <w:t>enumeration</w:t>
            </w:r>
            <w:proofErr w:type="spellEnd"/>
            <w:r w:rsidR="0035488E" w:rsidRPr="00915E05">
              <w:t xml:space="preserve"> </w:t>
            </w:r>
            <w:proofErr w:type="spellStart"/>
            <w:r w:rsidR="0035488E" w:rsidRPr="00915E05">
              <w:t>value</w:t>
            </w:r>
            <w:proofErr w:type="spellEnd"/>
          </w:p>
        </w:tc>
      </w:tr>
      <w:tr w:rsidR="0035488E" w:rsidRPr="000D0B78" w14:paraId="6898CB92" w14:textId="77777777" w:rsidTr="00915E05">
        <w:trPr>
          <w:trHeight w:val="7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48AB8F36" w14:textId="77777777" w:rsidR="0035488E" w:rsidRPr="00915E05" w:rsidRDefault="0035488E" w:rsidP="00915E05">
            <w:r w:rsidRPr="00915E05">
              <w:t> </w:t>
            </w:r>
          </w:p>
        </w:tc>
        <w:tc>
          <w:tcPr>
            <w:tcW w:w="4154" w:type="dxa"/>
            <w:tcBorders>
              <w:top w:val="nil"/>
              <w:left w:val="nil"/>
              <w:bottom w:val="single" w:sz="8" w:space="0" w:color="A6A6A6"/>
              <w:right w:val="single" w:sz="8" w:space="0" w:color="A6A6A6"/>
            </w:tcBorders>
            <w:shd w:val="clear" w:color="auto" w:fill="auto"/>
            <w:vAlign w:val="center"/>
            <w:hideMark/>
          </w:tcPr>
          <w:p w14:paraId="78A1E08F" w14:textId="77777777" w:rsidR="0035488E" w:rsidRPr="00915E05" w:rsidRDefault="0035488E" w:rsidP="00915E05">
            <w:proofErr w:type="spellStart"/>
            <w:r w:rsidRPr="00915E05">
              <w:t>BasicEventElement</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7530B4E6" w14:textId="438AE2E2" w:rsidR="0035488E" w:rsidRPr="000D0B78" w:rsidRDefault="0035488E" w:rsidP="00915E05">
            <w:pPr>
              <w:jc w:val="left"/>
              <w:rPr>
                <w:lang w:val="en-US"/>
              </w:rPr>
            </w:pPr>
            <w:r w:rsidRPr="000D0B78">
              <w:rPr>
                <w:lang w:val="en-US"/>
              </w:rPr>
              <w:t xml:space="preserve">Former </w:t>
            </w:r>
            <w:proofErr w:type="spellStart"/>
            <w:r w:rsidRPr="000D0B78">
              <w:rPr>
                <w:lang w:val="en-US"/>
              </w:rPr>
              <w:t>BasicEvent</w:t>
            </w:r>
            <w:proofErr w:type="spellEnd"/>
            <w:r w:rsidRPr="000D0B78">
              <w:rPr>
                <w:lang w:val="en-US"/>
              </w:rPr>
              <w:br/>
            </w:r>
            <w:r w:rsidRPr="000D0B78">
              <w:rPr>
                <w:lang w:val="en-US"/>
              </w:rPr>
              <w:br/>
            </w:r>
            <w:r w:rsidR="00AB4A36">
              <w:rPr>
                <w:lang w:val="en-US"/>
              </w:rPr>
              <w:t>N</w:t>
            </w:r>
            <w:r w:rsidRPr="000D0B78">
              <w:rPr>
                <w:lang w:val="en-US"/>
              </w:rPr>
              <w:t xml:space="preserve">ew &lt;&lt;Experimental&gt;&gt; </w:t>
            </w:r>
            <w:proofErr w:type="spellStart"/>
            <w:r w:rsidRPr="000D0B78">
              <w:rPr>
                <w:lang w:val="en-US"/>
              </w:rPr>
              <w:t>submodel</w:t>
            </w:r>
            <w:proofErr w:type="spellEnd"/>
            <w:r w:rsidRPr="000D0B78">
              <w:rPr>
                <w:lang w:val="en-US"/>
              </w:rPr>
              <w:t xml:space="preserve"> element for events</w:t>
            </w:r>
          </w:p>
        </w:tc>
      </w:tr>
      <w:tr w:rsidR="0035488E" w:rsidRPr="000D0B78" w14:paraId="7A615E94"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48C68F28" w14:textId="77777777" w:rsidR="0035488E" w:rsidRPr="000D0B78" w:rsidRDefault="0035488E" w:rsidP="00915E05">
            <w:pPr>
              <w:rPr>
                <w:lang w:val="en-US"/>
              </w:rPr>
            </w:pPr>
            <w:r w:rsidRPr="000D0B78">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046ED9AF" w14:textId="77777777" w:rsidR="0035488E" w:rsidRPr="00915E05" w:rsidRDefault="0035488E" w:rsidP="00915E05">
            <w:proofErr w:type="spellStart"/>
            <w:r w:rsidRPr="00915E05">
              <w:t>BasicEventElement</w:t>
            </w:r>
            <w:proofErr w:type="spellEnd"/>
            <w:r w:rsidRPr="00915E05">
              <w:t>/</w:t>
            </w:r>
            <w:proofErr w:type="spellStart"/>
            <w:r w:rsidRPr="00915E05">
              <w:t>direction</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2BA1D47C" w14:textId="77777777" w:rsidR="0035488E" w:rsidRPr="000D0B78" w:rsidRDefault="0035488E" w:rsidP="00915E05">
            <w:pPr>
              <w:jc w:val="left"/>
              <w:rPr>
                <w:lang w:val="en-US"/>
              </w:rPr>
            </w:pPr>
            <w:r w:rsidRPr="000D0B78">
              <w:rPr>
                <w:lang w:val="en-US"/>
              </w:rPr>
              <w:t>Was part of non-normative part before</w:t>
            </w:r>
          </w:p>
        </w:tc>
      </w:tr>
      <w:tr w:rsidR="0035488E" w:rsidRPr="000D0B78" w14:paraId="3EFEDBEA"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04764330" w14:textId="77777777" w:rsidR="0035488E" w:rsidRPr="000D0B78" w:rsidRDefault="0035488E" w:rsidP="00915E05">
            <w:pPr>
              <w:rPr>
                <w:lang w:val="en-US"/>
              </w:rPr>
            </w:pPr>
            <w:r w:rsidRPr="000D0B78">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47FC3FCF" w14:textId="77777777" w:rsidR="0035488E" w:rsidRPr="00915E05" w:rsidRDefault="0035488E" w:rsidP="00915E05">
            <w:proofErr w:type="spellStart"/>
            <w:r w:rsidRPr="00915E05">
              <w:t>BasicEventElement</w:t>
            </w:r>
            <w:proofErr w:type="spellEnd"/>
            <w:r w:rsidRPr="00915E05">
              <w:t>/</w:t>
            </w:r>
            <w:proofErr w:type="spellStart"/>
            <w:r w:rsidRPr="00915E05">
              <w:t>lastUpdate</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3328CAF5" w14:textId="77777777" w:rsidR="0035488E" w:rsidRPr="000D0B78" w:rsidRDefault="0035488E" w:rsidP="00915E05">
            <w:pPr>
              <w:rPr>
                <w:lang w:val="en-US"/>
              </w:rPr>
            </w:pPr>
            <w:r w:rsidRPr="000D0B78">
              <w:rPr>
                <w:lang w:val="en-US"/>
              </w:rPr>
              <w:t>Was part of non-normative part before</w:t>
            </w:r>
          </w:p>
        </w:tc>
      </w:tr>
      <w:tr w:rsidR="0035488E" w:rsidRPr="000D0B78" w14:paraId="3CEC0A21" w14:textId="77777777" w:rsidTr="00915E05">
        <w:trPr>
          <w:trHeight w:val="51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524781B7" w14:textId="77777777" w:rsidR="0035488E" w:rsidRPr="000D0B78" w:rsidRDefault="0035488E" w:rsidP="00915E05">
            <w:pPr>
              <w:rPr>
                <w:lang w:val="en-US"/>
              </w:rPr>
            </w:pPr>
            <w:r w:rsidRPr="000D0B78">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1C481DED" w14:textId="77777777" w:rsidR="0035488E" w:rsidRPr="00915E05" w:rsidRDefault="0035488E" w:rsidP="00915E05">
            <w:proofErr w:type="spellStart"/>
            <w:r w:rsidRPr="00915E05">
              <w:t>BasicEventElement</w:t>
            </w:r>
            <w:proofErr w:type="spellEnd"/>
            <w:r w:rsidRPr="00915E05">
              <w:t>/</w:t>
            </w:r>
            <w:proofErr w:type="spellStart"/>
            <w:r w:rsidRPr="00915E05">
              <w:t>maxInterval</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15B0DBC6" w14:textId="77777777" w:rsidR="0035488E" w:rsidRPr="000D0B78" w:rsidRDefault="0035488E" w:rsidP="00915E05">
            <w:pPr>
              <w:rPr>
                <w:lang w:val="en-US"/>
              </w:rPr>
            </w:pPr>
            <w:r w:rsidRPr="000D0B78">
              <w:rPr>
                <w:lang w:val="en-US"/>
              </w:rPr>
              <w:t>Was part of non-normative part before</w:t>
            </w:r>
            <w:r w:rsidRPr="000D0B78">
              <w:rPr>
                <w:lang w:val="en-US"/>
              </w:rPr>
              <w:br/>
              <w:t xml:space="preserve">Type changed from </w:t>
            </w:r>
            <w:proofErr w:type="spellStart"/>
            <w:r w:rsidRPr="000D0B78">
              <w:rPr>
                <w:lang w:val="en-US"/>
              </w:rPr>
              <w:t>dateTime</w:t>
            </w:r>
            <w:proofErr w:type="spellEnd"/>
            <w:r w:rsidRPr="000D0B78">
              <w:rPr>
                <w:lang w:val="en-US"/>
              </w:rPr>
              <w:t xml:space="preserve"> to duration</w:t>
            </w:r>
          </w:p>
        </w:tc>
      </w:tr>
      <w:tr w:rsidR="0035488E" w:rsidRPr="000D0B78" w14:paraId="1F551023"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464D6D9A" w14:textId="77777777" w:rsidR="0035488E" w:rsidRPr="000D0B78" w:rsidRDefault="0035488E" w:rsidP="00915E05">
            <w:pPr>
              <w:rPr>
                <w:lang w:val="en-US"/>
              </w:rPr>
            </w:pPr>
            <w:r w:rsidRPr="000D0B78">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23729014" w14:textId="77777777" w:rsidR="0035488E" w:rsidRPr="00915E05" w:rsidRDefault="0035488E" w:rsidP="00915E05">
            <w:proofErr w:type="spellStart"/>
            <w:r w:rsidRPr="00915E05">
              <w:t>BasicEventElement</w:t>
            </w:r>
            <w:proofErr w:type="spellEnd"/>
            <w:r w:rsidRPr="00915E05">
              <w:t>/</w:t>
            </w:r>
            <w:proofErr w:type="spellStart"/>
            <w:r w:rsidRPr="00915E05">
              <w:t>messageBroker</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7D0E0EA7" w14:textId="77777777" w:rsidR="0035488E" w:rsidRPr="000D0B78" w:rsidRDefault="0035488E" w:rsidP="00915E05">
            <w:pPr>
              <w:rPr>
                <w:lang w:val="en-US"/>
              </w:rPr>
            </w:pPr>
            <w:r w:rsidRPr="000D0B78">
              <w:rPr>
                <w:lang w:val="en-US"/>
              </w:rPr>
              <w:t>Was part of non-normative part before</w:t>
            </w:r>
          </w:p>
        </w:tc>
      </w:tr>
      <w:tr w:rsidR="0035488E" w:rsidRPr="000D0B78" w14:paraId="034BE54F"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1D58BEBF" w14:textId="77777777" w:rsidR="0035488E" w:rsidRPr="000D0B78" w:rsidRDefault="0035488E" w:rsidP="00915E05">
            <w:pPr>
              <w:rPr>
                <w:lang w:val="en-US"/>
              </w:rPr>
            </w:pPr>
            <w:r w:rsidRPr="000D0B78">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709A696B" w14:textId="77777777" w:rsidR="0035488E" w:rsidRPr="00915E05" w:rsidRDefault="0035488E" w:rsidP="00915E05">
            <w:proofErr w:type="spellStart"/>
            <w:r w:rsidRPr="00915E05">
              <w:t>BasicEventElement</w:t>
            </w:r>
            <w:proofErr w:type="spellEnd"/>
            <w:r w:rsidRPr="00915E05">
              <w:t>/</w:t>
            </w:r>
            <w:proofErr w:type="spellStart"/>
            <w:r w:rsidRPr="00915E05">
              <w:t>messageTopic</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6ECB2B60" w14:textId="77777777" w:rsidR="0035488E" w:rsidRPr="000D0B78" w:rsidRDefault="0035488E" w:rsidP="00915E05">
            <w:pPr>
              <w:rPr>
                <w:lang w:val="en-US"/>
              </w:rPr>
            </w:pPr>
            <w:r w:rsidRPr="000D0B78">
              <w:rPr>
                <w:lang w:val="en-US"/>
              </w:rPr>
              <w:t>Was part of non-normative part before</w:t>
            </w:r>
          </w:p>
        </w:tc>
      </w:tr>
      <w:tr w:rsidR="0035488E" w:rsidRPr="000D0B78" w14:paraId="2833C7D5" w14:textId="77777777" w:rsidTr="00915E05">
        <w:trPr>
          <w:trHeight w:val="510"/>
        </w:trPr>
        <w:tc>
          <w:tcPr>
            <w:tcW w:w="713" w:type="dxa"/>
            <w:tcBorders>
              <w:top w:val="nil"/>
              <w:left w:val="single" w:sz="8" w:space="0" w:color="A6A6A6"/>
              <w:bottom w:val="nil"/>
              <w:right w:val="single" w:sz="8" w:space="0" w:color="A6A6A6"/>
            </w:tcBorders>
            <w:shd w:val="clear" w:color="auto" w:fill="auto"/>
            <w:vAlign w:val="center"/>
            <w:hideMark/>
          </w:tcPr>
          <w:p w14:paraId="11A8BCAD" w14:textId="77777777" w:rsidR="0035488E" w:rsidRPr="000D0B78" w:rsidRDefault="0035488E" w:rsidP="00915E05">
            <w:pPr>
              <w:rPr>
                <w:lang w:val="en-US"/>
              </w:rPr>
            </w:pPr>
            <w:r w:rsidRPr="000D0B78">
              <w:rPr>
                <w:lang w:val="en-US"/>
              </w:rPr>
              <w:t> </w:t>
            </w:r>
          </w:p>
        </w:tc>
        <w:tc>
          <w:tcPr>
            <w:tcW w:w="4154" w:type="dxa"/>
            <w:tcBorders>
              <w:top w:val="nil"/>
              <w:left w:val="nil"/>
              <w:bottom w:val="nil"/>
              <w:right w:val="single" w:sz="8" w:space="0" w:color="A6A6A6"/>
            </w:tcBorders>
            <w:shd w:val="clear" w:color="auto" w:fill="auto"/>
            <w:vAlign w:val="center"/>
            <w:hideMark/>
          </w:tcPr>
          <w:p w14:paraId="115AFC70" w14:textId="77777777" w:rsidR="0035488E" w:rsidRPr="00915E05" w:rsidRDefault="0035488E" w:rsidP="00915E05">
            <w:proofErr w:type="spellStart"/>
            <w:r w:rsidRPr="00915E05">
              <w:t>BasicEventElement</w:t>
            </w:r>
            <w:proofErr w:type="spellEnd"/>
            <w:r w:rsidRPr="00915E05">
              <w:t>/</w:t>
            </w:r>
            <w:proofErr w:type="spellStart"/>
            <w:r w:rsidRPr="00915E05">
              <w:t>minInterval</w:t>
            </w:r>
            <w:proofErr w:type="spellEnd"/>
          </w:p>
        </w:tc>
        <w:tc>
          <w:tcPr>
            <w:tcW w:w="5188" w:type="dxa"/>
            <w:tcBorders>
              <w:top w:val="nil"/>
              <w:left w:val="nil"/>
              <w:bottom w:val="nil"/>
              <w:right w:val="single" w:sz="8" w:space="0" w:color="A6A6A6"/>
            </w:tcBorders>
            <w:shd w:val="clear" w:color="auto" w:fill="auto"/>
            <w:vAlign w:val="center"/>
            <w:hideMark/>
          </w:tcPr>
          <w:p w14:paraId="6A931905" w14:textId="77777777" w:rsidR="0035488E" w:rsidRPr="000D0B78" w:rsidRDefault="0035488E" w:rsidP="00915E05">
            <w:pPr>
              <w:rPr>
                <w:lang w:val="en-US"/>
              </w:rPr>
            </w:pPr>
            <w:r w:rsidRPr="000D0B78">
              <w:rPr>
                <w:lang w:val="en-US"/>
              </w:rPr>
              <w:t>Was part of non-normative part before</w:t>
            </w:r>
            <w:r w:rsidRPr="000D0B78">
              <w:rPr>
                <w:lang w:val="en-US"/>
              </w:rPr>
              <w:br/>
              <w:t xml:space="preserve">Type changed from </w:t>
            </w:r>
            <w:proofErr w:type="spellStart"/>
            <w:r w:rsidRPr="000D0B78">
              <w:rPr>
                <w:lang w:val="en-US"/>
              </w:rPr>
              <w:t>dateTime</w:t>
            </w:r>
            <w:proofErr w:type="spellEnd"/>
            <w:r w:rsidRPr="000D0B78">
              <w:rPr>
                <w:lang w:val="en-US"/>
              </w:rPr>
              <w:t xml:space="preserve"> to duration</w:t>
            </w:r>
          </w:p>
        </w:tc>
      </w:tr>
      <w:tr w:rsidR="0035488E" w:rsidRPr="00D31895" w14:paraId="59E629D6" w14:textId="77777777" w:rsidTr="00915E05">
        <w:trPr>
          <w:trHeight w:val="250"/>
        </w:trPr>
        <w:tc>
          <w:tcPr>
            <w:tcW w:w="713" w:type="dxa"/>
            <w:tcBorders>
              <w:top w:val="single" w:sz="8" w:space="0" w:color="A6A6A6"/>
              <w:left w:val="single" w:sz="8" w:space="0" w:color="A6A6A6"/>
              <w:bottom w:val="nil"/>
              <w:right w:val="single" w:sz="8" w:space="0" w:color="A6A6A6"/>
            </w:tcBorders>
            <w:shd w:val="clear" w:color="auto" w:fill="auto"/>
            <w:vAlign w:val="center"/>
            <w:hideMark/>
          </w:tcPr>
          <w:p w14:paraId="6586093F" w14:textId="77777777" w:rsidR="0035488E" w:rsidRPr="000D0B78" w:rsidRDefault="0035488E" w:rsidP="00915E05">
            <w:pPr>
              <w:rPr>
                <w:lang w:val="en-US"/>
              </w:rPr>
            </w:pPr>
          </w:p>
        </w:tc>
        <w:tc>
          <w:tcPr>
            <w:tcW w:w="4154" w:type="dxa"/>
            <w:tcBorders>
              <w:top w:val="single" w:sz="8" w:space="0" w:color="A6A6A6"/>
              <w:left w:val="nil"/>
              <w:bottom w:val="nil"/>
              <w:right w:val="single" w:sz="8" w:space="0" w:color="A6A6A6"/>
            </w:tcBorders>
            <w:shd w:val="clear" w:color="auto" w:fill="auto"/>
            <w:vAlign w:val="center"/>
            <w:hideMark/>
          </w:tcPr>
          <w:p w14:paraId="621DB20B" w14:textId="77777777" w:rsidR="0035488E" w:rsidRPr="00915E05" w:rsidRDefault="0035488E" w:rsidP="00915E05">
            <w:proofErr w:type="spellStart"/>
            <w:r w:rsidRPr="00915E05">
              <w:t>BasicEventElement</w:t>
            </w:r>
            <w:proofErr w:type="spellEnd"/>
            <w:r w:rsidRPr="00915E05">
              <w:t>/</w:t>
            </w:r>
            <w:proofErr w:type="spellStart"/>
            <w:r w:rsidRPr="00915E05">
              <w:t>observed</w:t>
            </w:r>
            <w:proofErr w:type="spellEnd"/>
          </w:p>
        </w:tc>
        <w:tc>
          <w:tcPr>
            <w:tcW w:w="5188" w:type="dxa"/>
            <w:tcBorders>
              <w:top w:val="nil"/>
              <w:left w:val="nil"/>
              <w:bottom w:val="nil"/>
              <w:right w:val="single" w:sz="8" w:space="0" w:color="A6A6A6"/>
            </w:tcBorders>
            <w:shd w:val="clear" w:color="auto" w:fill="auto"/>
            <w:vAlign w:val="center"/>
            <w:hideMark/>
          </w:tcPr>
          <w:p w14:paraId="28442903" w14:textId="77777777" w:rsidR="0035488E" w:rsidRPr="00915E05" w:rsidRDefault="0035488E" w:rsidP="00915E05">
            <w:r w:rsidRPr="00915E05">
              <w:t xml:space="preserve">Former </w:t>
            </w:r>
            <w:proofErr w:type="spellStart"/>
            <w:r w:rsidRPr="00915E05">
              <w:t>name</w:t>
            </w:r>
            <w:proofErr w:type="spellEnd"/>
            <w:r w:rsidRPr="00915E05">
              <w:t xml:space="preserve">: </w:t>
            </w:r>
            <w:proofErr w:type="spellStart"/>
            <w:r w:rsidRPr="00915E05">
              <w:t>BasicEvent</w:t>
            </w:r>
            <w:proofErr w:type="spellEnd"/>
            <w:r w:rsidRPr="00915E05">
              <w:t>/</w:t>
            </w:r>
            <w:proofErr w:type="spellStart"/>
            <w:r w:rsidRPr="00915E05">
              <w:t>observed</w:t>
            </w:r>
            <w:proofErr w:type="spellEnd"/>
          </w:p>
        </w:tc>
      </w:tr>
      <w:tr w:rsidR="0035488E" w:rsidRPr="000D0B78" w14:paraId="5C41D805" w14:textId="77777777" w:rsidTr="00915E05">
        <w:trPr>
          <w:trHeight w:val="510"/>
        </w:trPr>
        <w:tc>
          <w:tcPr>
            <w:tcW w:w="713" w:type="dxa"/>
            <w:tcBorders>
              <w:top w:val="nil"/>
              <w:left w:val="single" w:sz="8" w:space="0" w:color="A6A6A6"/>
              <w:bottom w:val="single" w:sz="8" w:space="0" w:color="A6A6A6"/>
              <w:right w:val="single" w:sz="8" w:space="0" w:color="A6A6A6"/>
            </w:tcBorders>
            <w:shd w:val="clear" w:color="auto" w:fill="auto"/>
            <w:vAlign w:val="center"/>
          </w:tcPr>
          <w:p w14:paraId="6DDFD719" w14:textId="77777777" w:rsidR="0035488E" w:rsidRPr="00BD6B0B" w:rsidRDefault="0035488E" w:rsidP="00915E05"/>
        </w:tc>
        <w:tc>
          <w:tcPr>
            <w:tcW w:w="4154" w:type="dxa"/>
            <w:tcBorders>
              <w:top w:val="nil"/>
              <w:left w:val="nil"/>
              <w:bottom w:val="single" w:sz="8" w:space="0" w:color="A6A6A6"/>
              <w:right w:val="single" w:sz="8" w:space="0" w:color="A6A6A6"/>
            </w:tcBorders>
            <w:shd w:val="clear" w:color="auto" w:fill="auto"/>
            <w:vAlign w:val="center"/>
          </w:tcPr>
          <w:p w14:paraId="3F4BCA8D" w14:textId="77777777" w:rsidR="0035488E" w:rsidRPr="00BD6B0B" w:rsidRDefault="0035488E" w:rsidP="00915E05">
            <w:proofErr w:type="spellStart"/>
            <w:r>
              <w:t>BasicEventElement</w:t>
            </w:r>
            <w:proofErr w:type="spellEnd"/>
            <w:r>
              <w:t>/</w:t>
            </w:r>
            <w:proofErr w:type="spellStart"/>
            <w:r>
              <w:t>state</w:t>
            </w:r>
            <w:proofErr w:type="spellEnd"/>
          </w:p>
        </w:tc>
        <w:tc>
          <w:tcPr>
            <w:tcW w:w="5188" w:type="dxa"/>
            <w:tcBorders>
              <w:top w:val="nil"/>
              <w:left w:val="nil"/>
              <w:bottom w:val="single" w:sz="8" w:space="0" w:color="A6A6A6"/>
              <w:right w:val="single" w:sz="8" w:space="0" w:color="A6A6A6"/>
            </w:tcBorders>
            <w:shd w:val="clear" w:color="auto" w:fill="auto"/>
            <w:vAlign w:val="center"/>
          </w:tcPr>
          <w:p w14:paraId="59A64F6C" w14:textId="77777777" w:rsidR="0035488E" w:rsidRPr="000D0B78" w:rsidRDefault="0035488E" w:rsidP="00915E05">
            <w:pPr>
              <w:rPr>
                <w:lang w:val="en-US"/>
              </w:rPr>
            </w:pPr>
            <w:r w:rsidRPr="000D0B78">
              <w:rPr>
                <w:lang w:val="en-US"/>
              </w:rPr>
              <w:t>Was part of non-normative part before</w:t>
            </w:r>
          </w:p>
        </w:tc>
      </w:tr>
      <w:tr w:rsidR="0035488E" w:rsidRPr="000D0B78" w14:paraId="60E44BD8" w14:textId="77777777" w:rsidTr="00915E05">
        <w:trPr>
          <w:trHeight w:val="51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65092655" w14:textId="77777777" w:rsidR="0035488E" w:rsidRPr="000D0B78" w:rsidRDefault="0035488E" w:rsidP="00915E05">
            <w:pPr>
              <w:rPr>
                <w:lang w:val="en-US"/>
              </w:rPr>
            </w:pPr>
            <w:r w:rsidRPr="000D0B78">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2B108803" w14:textId="77777777" w:rsidR="0035488E" w:rsidRPr="00915E05" w:rsidRDefault="0035488E" w:rsidP="00915E05">
            <w:proofErr w:type="spellStart"/>
            <w:r w:rsidRPr="00915E05">
              <w:t>ContentType</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343E9B9B" w14:textId="77777777" w:rsidR="0035488E" w:rsidRPr="000D0B78" w:rsidRDefault="0035488E" w:rsidP="00915E05">
            <w:pPr>
              <w:rPr>
                <w:lang w:val="en-US"/>
              </w:rPr>
            </w:pPr>
            <w:r w:rsidRPr="000D0B78">
              <w:rPr>
                <w:lang w:val="en-US"/>
              </w:rPr>
              <w:t xml:space="preserve">Former name: </w:t>
            </w:r>
            <w:proofErr w:type="spellStart"/>
            <w:r w:rsidRPr="000D0B78">
              <w:rPr>
                <w:lang w:val="en-US"/>
              </w:rPr>
              <w:t>MimeType</w:t>
            </w:r>
            <w:proofErr w:type="spellEnd"/>
            <w:r w:rsidRPr="000D0B78">
              <w:rPr>
                <w:lang w:val="en-US"/>
              </w:rPr>
              <w:br/>
              <w:t>Maximum length defined: 100 characters</w:t>
            </w:r>
          </w:p>
        </w:tc>
      </w:tr>
      <w:tr w:rsidR="0035488E" w:rsidRPr="001A0DEB" w14:paraId="1907E6F7" w14:textId="77777777" w:rsidTr="00915E05">
        <w:trPr>
          <w:trHeight w:val="51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313E82B3" w14:textId="77777777" w:rsidR="0035488E" w:rsidRPr="000D0B78" w:rsidRDefault="0035488E" w:rsidP="00915E05">
            <w:pPr>
              <w:rPr>
                <w:lang w:val="en-US"/>
              </w:rPr>
            </w:pPr>
            <w:r w:rsidRPr="000D0B78">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4628CFB7" w14:textId="77777777" w:rsidR="0035488E" w:rsidRPr="00915E05" w:rsidRDefault="0035488E" w:rsidP="00915E05">
            <w:proofErr w:type="spellStart"/>
            <w:r w:rsidRPr="00915E05">
              <w:t>DataTypeDefRdf</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26B56C49" w14:textId="77777777" w:rsidR="0035488E" w:rsidRPr="001A0DEB" w:rsidRDefault="0035488E" w:rsidP="00915E05">
            <w:pPr>
              <w:jc w:val="left"/>
              <w:rPr>
                <w:lang w:val="en-US"/>
              </w:rPr>
            </w:pPr>
            <w:r w:rsidRPr="001A0DEB">
              <w:rPr>
                <w:lang w:val="en-US"/>
              </w:rPr>
              <w:t xml:space="preserve">Enumeration for types of </w:t>
            </w:r>
            <w:proofErr w:type="spellStart"/>
            <w:r w:rsidRPr="001A0DEB">
              <w:rPr>
                <w:lang w:val="en-US"/>
              </w:rPr>
              <w:t>Rdf</w:t>
            </w:r>
            <w:proofErr w:type="spellEnd"/>
            <w:r w:rsidRPr="001A0DEB">
              <w:rPr>
                <w:lang w:val="en-US"/>
              </w:rPr>
              <w:t xml:space="preserve"> + added prefix </w:t>
            </w:r>
            <w:proofErr w:type="spellStart"/>
            <w:r w:rsidRPr="001A0DEB">
              <w:rPr>
                <w:lang w:val="en-US"/>
              </w:rPr>
              <w:t>rdf</w:t>
            </w:r>
            <w:proofErr w:type="spellEnd"/>
            <w:r w:rsidRPr="001A0DEB">
              <w:rPr>
                <w:lang w:val="en-US"/>
              </w:rPr>
              <w:t>: to every value in enumeration</w:t>
            </w:r>
          </w:p>
        </w:tc>
      </w:tr>
      <w:tr w:rsidR="0035488E" w:rsidRPr="001A0DEB" w14:paraId="0AB00447" w14:textId="77777777" w:rsidTr="00915E05">
        <w:trPr>
          <w:trHeight w:val="101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5F345F48"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773826EB" w14:textId="77777777" w:rsidR="0035488E" w:rsidRPr="00915E05" w:rsidRDefault="0035488E" w:rsidP="00915E05">
            <w:proofErr w:type="spellStart"/>
            <w:r w:rsidRPr="00915E05">
              <w:t>DataTypeDefXsd</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4039F670" w14:textId="4AA093D3" w:rsidR="0035488E" w:rsidRPr="00716AB2" w:rsidRDefault="0035488E" w:rsidP="00915E05">
            <w:pPr>
              <w:jc w:val="left"/>
              <w:rPr>
                <w:lang w:val="en-US"/>
              </w:rPr>
            </w:pPr>
            <w:r w:rsidRPr="00716AB2">
              <w:rPr>
                <w:lang w:val="en-US"/>
              </w:rPr>
              <w:t>Enumeration that correspond</w:t>
            </w:r>
            <w:r w:rsidR="00AB4A36">
              <w:rPr>
                <w:lang w:val="en-US"/>
              </w:rPr>
              <w:t>s</w:t>
            </w:r>
            <w:r w:rsidRPr="00716AB2">
              <w:rPr>
                <w:lang w:val="en-US"/>
              </w:rPr>
              <w:t xml:space="preserve"> to </w:t>
            </w:r>
            <w:proofErr w:type="spellStart"/>
            <w:r w:rsidRPr="00716AB2">
              <w:rPr>
                <w:lang w:val="en-US"/>
              </w:rPr>
              <w:t>anySimpleTypes</w:t>
            </w:r>
            <w:proofErr w:type="spellEnd"/>
            <w:r w:rsidRPr="00716AB2">
              <w:rPr>
                <w:lang w:val="en-US"/>
              </w:rPr>
              <w:t xml:space="preserve"> of XML Schema 1.0 </w:t>
            </w:r>
            <w:r w:rsidRPr="00716AB2">
              <w:rPr>
                <w:lang w:val="en-US"/>
              </w:rPr>
              <w:br/>
            </w:r>
            <w:r w:rsidRPr="00716AB2">
              <w:rPr>
                <w:lang w:val="en-US"/>
              </w:rPr>
              <w:br/>
              <w:t xml:space="preserve">+ added prefix </w:t>
            </w:r>
            <w:proofErr w:type="spellStart"/>
            <w:r w:rsidRPr="00716AB2">
              <w:rPr>
                <w:lang w:val="en-US"/>
              </w:rPr>
              <w:t>xs</w:t>
            </w:r>
            <w:proofErr w:type="spellEnd"/>
            <w:r w:rsidRPr="00716AB2">
              <w:rPr>
                <w:lang w:val="en-US"/>
              </w:rPr>
              <w:t>: to every value in enumeration</w:t>
            </w:r>
          </w:p>
        </w:tc>
      </w:tr>
      <w:tr w:rsidR="0035488E" w:rsidRPr="001A0DEB" w14:paraId="72051E5C"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1DA0C640" w14:textId="77777777" w:rsidR="0035488E" w:rsidRPr="00716AB2" w:rsidRDefault="0035488E" w:rsidP="00915E05">
            <w:pPr>
              <w:rPr>
                <w:lang w:val="en-US"/>
              </w:rPr>
            </w:pPr>
            <w:r w:rsidRPr="00716AB2">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3BE25067" w14:textId="77777777" w:rsidR="0035488E" w:rsidRPr="00915E05" w:rsidRDefault="0035488E" w:rsidP="00915E05">
            <w:proofErr w:type="spellStart"/>
            <w:r w:rsidRPr="00915E05">
              <w:t>dateTimeStamp</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7433605F" w14:textId="77777777" w:rsidR="0035488E" w:rsidRPr="001A0DEB" w:rsidRDefault="0035488E" w:rsidP="00915E05">
            <w:pPr>
              <w:rPr>
                <w:lang w:val="en-US"/>
              </w:rPr>
            </w:pPr>
            <w:r w:rsidRPr="001A0DEB">
              <w:rPr>
                <w:lang w:val="en-US"/>
              </w:rPr>
              <w:t xml:space="preserve">New data type for metamodel as used in </w:t>
            </w:r>
            <w:proofErr w:type="spellStart"/>
            <w:r w:rsidRPr="001A0DEB">
              <w:rPr>
                <w:lang w:val="en-US"/>
              </w:rPr>
              <w:t>EventPayload</w:t>
            </w:r>
            <w:proofErr w:type="spellEnd"/>
          </w:p>
        </w:tc>
      </w:tr>
      <w:tr w:rsidR="0035488E" w:rsidRPr="001A0DEB" w14:paraId="62D39D4F"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tcPr>
          <w:p w14:paraId="496AA762" w14:textId="77777777" w:rsidR="0035488E" w:rsidRPr="001A0DEB" w:rsidRDefault="0035488E" w:rsidP="00915E05">
            <w:pPr>
              <w:rPr>
                <w:lang w:val="en-US"/>
              </w:rPr>
            </w:pPr>
          </w:p>
        </w:tc>
        <w:tc>
          <w:tcPr>
            <w:tcW w:w="4154" w:type="dxa"/>
            <w:tcBorders>
              <w:top w:val="nil"/>
              <w:left w:val="nil"/>
              <w:bottom w:val="single" w:sz="8" w:space="0" w:color="A6A6A6"/>
              <w:right w:val="single" w:sz="8" w:space="0" w:color="A6A6A6"/>
            </w:tcBorders>
            <w:shd w:val="clear" w:color="auto" w:fill="auto"/>
            <w:vAlign w:val="center"/>
          </w:tcPr>
          <w:p w14:paraId="1BA42D1A" w14:textId="77777777" w:rsidR="0035488E" w:rsidRPr="00BD6B0B" w:rsidRDefault="0035488E" w:rsidP="00915E05">
            <w:proofErr w:type="spellStart"/>
            <w:r w:rsidRPr="00915E05">
              <w:t>DataSpecification</w:t>
            </w:r>
            <w:proofErr w:type="spellEnd"/>
            <w:r w:rsidRPr="00915E05">
              <w:t>/</w:t>
            </w:r>
            <w:proofErr w:type="spellStart"/>
            <w:r w:rsidRPr="00915E05">
              <w:t>administration</w:t>
            </w:r>
            <w:proofErr w:type="spellEnd"/>
          </w:p>
        </w:tc>
        <w:tc>
          <w:tcPr>
            <w:tcW w:w="5188" w:type="dxa"/>
            <w:tcBorders>
              <w:top w:val="nil"/>
              <w:left w:val="nil"/>
              <w:bottom w:val="single" w:sz="8" w:space="0" w:color="A6A6A6"/>
              <w:right w:val="single" w:sz="8" w:space="0" w:color="A6A6A6"/>
            </w:tcBorders>
            <w:shd w:val="clear" w:color="auto" w:fill="auto"/>
            <w:vAlign w:val="center"/>
          </w:tcPr>
          <w:p w14:paraId="0462F167" w14:textId="77777777" w:rsidR="0035488E" w:rsidRPr="001A0DEB" w:rsidRDefault="0035488E" w:rsidP="00915E05">
            <w:pPr>
              <w:rPr>
                <w:lang w:val="en-US"/>
              </w:rPr>
            </w:pPr>
            <w:r w:rsidRPr="001A0DEB">
              <w:rPr>
                <w:lang w:val="en-US"/>
              </w:rPr>
              <w:t>Was inherited before by Identifiable</w:t>
            </w:r>
          </w:p>
        </w:tc>
      </w:tr>
      <w:tr w:rsidR="0035488E" w:rsidRPr="001A0DEB" w14:paraId="763E4803"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tcPr>
          <w:p w14:paraId="6B46D5EF" w14:textId="77777777" w:rsidR="0035488E" w:rsidRPr="001A0DEB" w:rsidRDefault="0035488E" w:rsidP="00915E05">
            <w:pPr>
              <w:rPr>
                <w:lang w:val="en-US"/>
              </w:rPr>
            </w:pPr>
          </w:p>
        </w:tc>
        <w:tc>
          <w:tcPr>
            <w:tcW w:w="4154" w:type="dxa"/>
            <w:tcBorders>
              <w:top w:val="nil"/>
              <w:left w:val="nil"/>
              <w:bottom w:val="single" w:sz="8" w:space="0" w:color="A6A6A6"/>
              <w:right w:val="single" w:sz="8" w:space="0" w:color="A6A6A6"/>
            </w:tcBorders>
            <w:shd w:val="clear" w:color="auto" w:fill="auto"/>
            <w:vAlign w:val="center"/>
          </w:tcPr>
          <w:p w14:paraId="178A23CB" w14:textId="77777777" w:rsidR="0035488E" w:rsidRPr="00BD6B0B" w:rsidRDefault="0035488E" w:rsidP="00915E05">
            <w:proofErr w:type="spellStart"/>
            <w:r w:rsidRPr="00915E05">
              <w:t>DataSpecification</w:t>
            </w:r>
            <w:proofErr w:type="spellEnd"/>
            <w:r w:rsidRPr="00915E05">
              <w:t>/</w:t>
            </w:r>
            <w:proofErr w:type="spellStart"/>
            <w:r w:rsidRPr="00915E05">
              <w:t>id</w:t>
            </w:r>
            <w:proofErr w:type="spellEnd"/>
          </w:p>
        </w:tc>
        <w:tc>
          <w:tcPr>
            <w:tcW w:w="5188" w:type="dxa"/>
            <w:tcBorders>
              <w:top w:val="nil"/>
              <w:left w:val="nil"/>
              <w:bottom w:val="single" w:sz="8" w:space="0" w:color="A6A6A6"/>
              <w:right w:val="single" w:sz="8" w:space="0" w:color="A6A6A6"/>
            </w:tcBorders>
            <w:shd w:val="clear" w:color="auto" w:fill="auto"/>
            <w:vAlign w:val="center"/>
          </w:tcPr>
          <w:p w14:paraId="298BE0DD" w14:textId="77777777" w:rsidR="0035488E" w:rsidRPr="001A0DEB" w:rsidRDefault="0035488E" w:rsidP="00915E05">
            <w:pPr>
              <w:rPr>
                <w:lang w:val="en-US"/>
              </w:rPr>
            </w:pPr>
            <w:r w:rsidRPr="001A0DEB">
              <w:rPr>
                <w:lang w:val="en-US"/>
              </w:rPr>
              <w:t>Was inherited before by Identifiable</w:t>
            </w:r>
          </w:p>
        </w:tc>
      </w:tr>
      <w:tr w:rsidR="0035488E" w:rsidRPr="001A0DEB" w14:paraId="2FE0AA88"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tcPr>
          <w:p w14:paraId="4E5D911A" w14:textId="77777777" w:rsidR="0035488E" w:rsidRPr="001A0DEB" w:rsidRDefault="0035488E" w:rsidP="00915E05">
            <w:pPr>
              <w:rPr>
                <w:lang w:val="en-US"/>
              </w:rPr>
            </w:pPr>
          </w:p>
        </w:tc>
        <w:tc>
          <w:tcPr>
            <w:tcW w:w="4154" w:type="dxa"/>
            <w:tcBorders>
              <w:top w:val="nil"/>
              <w:left w:val="nil"/>
              <w:bottom w:val="single" w:sz="8" w:space="0" w:color="A6A6A6"/>
              <w:right w:val="single" w:sz="8" w:space="0" w:color="A6A6A6"/>
            </w:tcBorders>
            <w:shd w:val="clear" w:color="auto" w:fill="auto"/>
            <w:vAlign w:val="center"/>
          </w:tcPr>
          <w:p w14:paraId="76946F94" w14:textId="77777777" w:rsidR="0035488E" w:rsidRPr="00BD6B0B" w:rsidRDefault="0035488E" w:rsidP="00915E05">
            <w:proofErr w:type="spellStart"/>
            <w:r w:rsidRPr="00915E05">
              <w:t>DataSpecification</w:t>
            </w:r>
            <w:proofErr w:type="spellEnd"/>
            <w:r w:rsidRPr="00915E05">
              <w:t>/</w:t>
            </w:r>
            <w:proofErr w:type="spellStart"/>
            <w:r w:rsidRPr="00915E05">
              <w:t>desciption</w:t>
            </w:r>
            <w:proofErr w:type="spellEnd"/>
          </w:p>
        </w:tc>
        <w:tc>
          <w:tcPr>
            <w:tcW w:w="5188" w:type="dxa"/>
            <w:tcBorders>
              <w:top w:val="nil"/>
              <w:left w:val="nil"/>
              <w:bottom w:val="single" w:sz="8" w:space="0" w:color="A6A6A6"/>
              <w:right w:val="single" w:sz="8" w:space="0" w:color="A6A6A6"/>
            </w:tcBorders>
            <w:shd w:val="clear" w:color="auto" w:fill="auto"/>
            <w:vAlign w:val="center"/>
          </w:tcPr>
          <w:p w14:paraId="37897880" w14:textId="77777777" w:rsidR="0035488E" w:rsidRPr="001A0DEB" w:rsidRDefault="0035488E" w:rsidP="00915E05">
            <w:pPr>
              <w:rPr>
                <w:lang w:val="en-US"/>
              </w:rPr>
            </w:pPr>
            <w:r w:rsidRPr="001A0DEB">
              <w:rPr>
                <w:lang w:val="en-US"/>
              </w:rPr>
              <w:t>Was inherited before by Identifiable</w:t>
            </w:r>
          </w:p>
        </w:tc>
      </w:tr>
      <w:tr w:rsidR="0035488E" w:rsidRPr="00D31895" w14:paraId="7B0CA0E8"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58FAE9B0"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2CE3ED50" w14:textId="77777777" w:rsidR="0035488E" w:rsidRPr="00915E05" w:rsidRDefault="0035488E" w:rsidP="00915E05">
            <w:proofErr w:type="spellStart"/>
            <w:r w:rsidRPr="00915E05">
              <w:t>Direction</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3F13F0E0" w14:textId="77777777" w:rsidR="0035488E" w:rsidRPr="00915E05" w:rsidRDefault="0035488E" w:rsidP="00915E05">
            <w:r w:rsidRPr="00915E05">
              <w:t xml:space="preserve">New Enumeration </w:t>
            </w:r>
            <w:proofErr w:type="spellStart"/>
            <w:r w:rsidRPr="00915E05">
              <w:t>for</w:t>
            </w:r>
            <w:proofErr w:type="spellEnd"/>
            <w:r w:rsidRPr="00915E05">
              <w:t xml:space="preserve"> </w:t>
            </w:r>
            <w:proofErr w:type="spellStart"/>
            <w:r w:rsidRPr="00915E05">
              <w:t>BasicEventElement</w:t>
            </w:r>
            <w:proofErr w:type="spellEnd"/>
          </w:p>
        </w:tc>
      </w:tr>
      <w:tr w:rsidR="0035488E" w:rsidRPr="001A0DEB" w14:paraId="26BEEB6D" w14:textId="77777777" w:rsidTr="00915E05">
        <w:trPr>
          <w:trHeight w:val="510"/>
        </w:trPr>
        <w:tc>
          <w:tcPr>
            <w:tcW w:w="713" w:type="dxa"/>
            <w:tcBorders>
              <w:top w:val="nil"/>
              <w:left w:val="single" w:sz="8" w:space="0" w:color="A6A6A6"/>
              <w:bottom w:val="nil"/>
              <w:right w:val="single" w:sz="8" w:space="0" w:color="A6A6A6"/>
            </w:tcBorders>
            <w:shd w:val="clear" w:color="auto" w:fill="auto"/>
            <w:hideMark/>
          </w:tcPr>
          <w:p w14:paraId="2E85D4D3" w14:textId="77777777" w:rsidR="0035488E" w:rsidRPr="008D11BD" w:rsidRDefault="0035488E" w:rsidP="00915E05"/>
        </w:tc>
        <w:tc>
          <w:tcPr>
            <w:tcW w:w="4154" w:type="dxa"/>
            <w:tcBorders>
              <w:top w:val="nil"/>
              <w:left w:val="nil"/>
              <w:bottom w:val="nil"/>
              <w:right w:val="single" w:sz="8" w:space="0" w:color="A6A6A6"/>
            </w:tcBorders>
            <w:shd w:val="clear" w:color="auto" w:fill="auto"/>
            <w:hideMark/>
          </w:tcPr>
          <w:p w14:paraId="5F4275E5" w14:textId="77777777" w:rsidR="0035488E" w:rsidRPr="00DA5BF5" w:rsidRDefault="0035488E" w:rsidP="00915E05">
            <w:r w:rsidRPr="00DA5BF5">
              <w:t>Entity/</w:t>
            </w:r>
            <w:proofErr w:type="spellStart"/>
            <w:r w:rsidRPr="00DA5BF5">
              <w:t>globalAssetId</w:t>
            </w:r>
            <w:proofErr w:type="spellEnd"/>
          </w:p>
        </w:tc>
        <w:tc>
          <w:tcPr>
            <w:tcW w:w="5188" w:type="dxa"/>
            <w:tcBorders>
              <w:top w:val="nil"/>
              <w:left w:val="nil"/>
              <w:bottom w:val="nil"/>
              <w:right w:val="single" w:sz="8" w:space="0" w:color="A6A6A6"/>
            </w:tcBorders>
            <w:shd w:val="clear" w:color="auto" w:fill="auto"/>
            <w:hideMark/>
          </w:tcPr>
          <w:p w14:paraId="13B1CAD4" w14:textId="77777777" w:rsidR="0035488E" w:rsidRPr="001A0DEB" w:rsidRDefault="0035488E" w:rsidP="00915E05">
            <w:pPr>
              <w:rPr>
                <w:lang w:val="en-US"/>
              </w:rPr>
            </w:pPr>
            <w:r w:rsidRPr="001A0DEB">
              <w:rPr>
                <w:lang w:val="en-US"/>
              </w:rPr>
              <w:t xml:space="preserve">Former Entity/asset was split into </w:t>
            </w:r>
            <w:proofErr w:type="spellStart"/>
            <w:r w:rsidRPr="001A0DEB">
              <w:rPr>
                <w:lang w:val="en-US"/>
              </w:rPr>
              <w:t>globalAssetId</w:t>
            </w:r>
            <w:proofErr w:type="spellEnd"/>
            <w:r w:rsidRPr="001A0DEB">
              <w:rPr>
                <w:lang w:val="en-US"/>
              </w:rPr>
              <w:t xml:space="preserve"> and </w:t>
            </w:r>
            <w:proofErr w:type="spellStart"/>
            <w:r w:rsidRPr="001A0DEB">
              <w:rPr>
                <w:lang w:val="en-US"/>
              </w:rPr>
              <w:t>specificAssetId</w:t>
            </w:r>
            <w:proofErr w:type="spellEnd"/>
          </w:p>
        </w:tc>
      </w:tr>
      <w:tr w:rsidR="0035488E" w:rsidRPr="001A0DEB" w14:paraId="44CB831C" w14:textId="77777777" w:rsidTr="00915E05">
        <w:trPr>
          <w:trHeight w:val="500"/>
        </w:trPr>
        <w:tc>
          <w:tcPr>
            <w:tcW w:w="713" w:type="dxa"/>
            <w:tcBorders>
              <w:top w:val="single" w:sz="8" w:space="0" w:color="A6A6A6"/>
              <w:left w:val="single" w:sz="8" w:space="0" w:color="A6A6A6"/>
              <w:bottom w:val="nil"/>
              <w:right w:val="single" w:sz="8" w:space="0" w:color="A6A6A6"/>
            </w:tcBorders>
            <w:shd w:val="clear" w:color="auto" w:fill="auto"/>
            <w:hideMark/>
          </w:tcPr>
          <w:p w14:paraId="055A8839" w14:textId="77777777" w:rsidR="0035488E" w:rsidRPr="001A0DEB" w:rsidRDefault="0035488E" w:rsidP="00915E05">
            <w:pPr>
              <w:rPr>
                <w:lang w:val="en-US"/>
              </w:rPr>
            </w:pPr>
            <w:r w:rsidRPr="001A0DEB">
              <w:rPr>
                <w:lang w:val="en-US"/>
              </w:rPr>
              <w:t> </w:t>
            </w:r>
          </w:p>
        </w:tc>
        <w:tc>
          <w:tcPr>
            <w:tcW w:w="4154" w:type="dxa"/>
            <w:tcBorders>
              <w:top w:val="single" w:sz="8" w:space="0" w:color="A6A6A6"/>
              <w:left w:val="nil"/>
              <w:bottom w:val="nil"/>
              <w:right w:val="single" w:sz="8" w:space="0" w:color="A6A6A6"/>
            </w:tcBorders>
            <w:shd w:val="clear" w:color="auto" w:fill="auto"/>
            <w:hideMark/>
          </w:tcPr>
          <w:p w14:paraId="7D289B17" w14:textId="77777777" w:rsidR="0035488E" w:rsidRPr="00915E05" w:rsidRDefault="0035488E" w:rsidP="00915E05">
            <w:r w:rsidRPr="00DA5BF5">
              <w:t>Entity/</w:t>
            </w:r>
            <w:proofErr w:type="spellStart"/>
            <w:r w:rsidRPr="00DA5BF5">
              <w:t>specificAssetId</w:t>
            </w:r>
            <w:proofErr w:type="spellEnd"/>
          </w:p>
        </w:tc>
        <w:tc>
          <w:tcPr>
            <w:tcW w:w="5188" w:type="dxa"/>
            <w:tcBorders>
              <w:top w:val="nil"/>
              <w:left w:val="nil"/>
              <w:bottom w:val="nil"/>
              <w:right w:val="single" w:sz="8" w:space="0" w:color="A6A6A6"/>
            </w:tcBorders>
            <w:shd w:val="clear" w:color="auto" w:fill="auto"/>
            <w:hideMark/>
          </w:tcPr>
          <w:p w14:paraId="19D2BDE4" w14:textId="77777777" w:rsidR="0035488E" w:rsidRPr="001A0DEB" w:rsidRDefault="0035488E" w:rsidP="00915E05">
            <w:pPr>
              <w:rPr>
                <w:lang w:val="en-US"/>
              </w:rPr>
            </w:pPr>
            <w:r w:rsidRPr="001A0DEB">
              <w:rPr>
                <w:lang w:val="en-US"/>
              </w:rPr>
              <w:t xml:space="preserve">Former Entity/asset was split into </w:t>
            </w:r>
            <w:proofErr w:type="spellStart"/>
            <w:r w:rsidRPr="001A0DEB">
              <w:rPr>
                <w:lang w:val="en-US"/>
              </w:rPr>
              <w:t>globalAssetId</w:t>
            </w:r>
            <w:proofErr w:type="spellEnd"/>
            <w:r w:rsidRPr="001A0DEB">
              <w:rPr>
                <w:lang w:val="en-US"/>
              </w:rPr>
              <w:t xml:space="preserve"> and </w:t>
            </w:r>
            <w:proofErr w:type="spellStart"/>
            <w:r w:rsidRPr="001A0DEB">
              <w:rPr>
                <w:lang w:val="en-US"/>
              </w:rPr>
              <w:t>specificAssetId</w:t>
            </w:r>
            <w:proofErr w:type="spellEnd"/>
          </w:p>
        </w:tc>
      </w:tr>
      <w:tr w:rsidR="0035488E" w:rsidRPr="001A0DEB" w14:paraId="1B7F0AB7" w14:textId="77777777" w:rsidTr="00915E05">
        <w:trPr>
          <w:trHeight w:val="51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4E719440"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7651353C" w14:textId="77777777" w:rsidR="0035488E" w:rsidRPr="00915E05" w:rsidRDefault="0035488E" w:rsidP="00915E05">
            <w:r w:rsidRPr="00915E05">
              <w:t>Environment</w:t>
            </w:r>
          </w:p>
        </w:tc>
        <w:tc>
          <w:tcPr>
            <w:tcW w:w="5188" w:type="dxa"/>
            <w:tcBorders>
              <w:top w:val="nil"/>
              <w:left w:val="nil"/>
              <w:bottom w:val="single" w:sz="8" w:space="0" w:color="A6A6A6"/>
              <w:right w:val="single" w:sz="8" w:space="0" w:color="A6A6A6"/>
            </w:tcBorders>
            <w:shd w:val="clear" w:color="auto" w:fill="auto"/>
            <w:vAlign w:val="center"/>
            <w:hideMark/>
          </w:tcPr>
          <w:p w14:paraId="247444C5" w14:textId="77777777" w:rsidR="0035488E" w:rsidRPr="001A0DEB" w:rsidRDefault="0035488E" w:rsidP="00915E05">
            <w:pPr>
              <w:rPr>
                <w:lang w:val="en-US"/>
              </w:rPr>
            </w:pPr>
            <w:r w:rsidRPr="001A0DEB">
              <w:rPr>
                <w:lang w:val="en-US"/>
              </w:rPr>
              <w:t xml:space="preserve">New class for entry point for Asset Administration Shells, </w:t>
            </w:r>
            <w:proofErr w:type="spellStart"/>
            <w:r w:rsidRPr="001A0DEB">
              <w:rPr>
                <w:lang w:val="en-US"/>
              </w:rPr>
              <w:t>submodels</w:t>
            </w:r>
            <w:proofErr w:type="spellEnd"/>
            <w:r w:rsidRPr="001A0DEB">
              <w:rPr>
                <w:lang w:val="en-US"/>
              </w:rPr>
              <w:t xml:space="preserve"> and concept descriptions.</w:t>
            </w:r>
          </w:p>
        </w:tc>
      </w:tr>
      <w:tr w:rsidR="0035488E" w:rsidRPr="001A0DEB" w14:paraId="140347AD" w14:textId="77777777" w:rsidTr="00915E05">
        <w:trPr>
          <w:trHeight w:val="51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73CADD74"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489E9637" w14:textId="77777777" w:rsidR="0035488E" w:rsidRPr="00915E05" w:rsidRDefault="0035488E" w:rsidP="00915E05">
            <w:proofErr w:type="spellStart"/>
            <w:r w:rsidRPr="00915E05">
              <w:t>EventElement</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06F58530" w14:textId="77777777" w:rsidR="0035488E" w:rsidRPr="001A0DEB" w:rsidRDefault="0035488E" w:rsidP="00915E05">
            <w:pPr>
              <w:rPr>
                <w:lang w:val="en-US"/>
              </w:rPr>
            </w:pPr>
            <w:r w:rsidRPr="001A0DEB">
              <w:rPr>
                <w:lang w:val="en-US"/>
              </w:rPr>
              <w:t xml:space="preserve">Former name: Event </w:t>
            </w:r>
            <w:r w:rsidRPr="001A0DEB">
              <w:rPr>
                <w:lang w:val="en-US"/>
              </w:rPr>
              <w:br/>
              <w:t>Set to &lt;&lt;Experimental&gt;&gt;</w:t>
            </w:r>
          </w:p>
        </w:tc>
      </w:tr>
      <w:tr w:rsidR="0035488E" w:rsidRPr="001A0DEB" w14:paraId="06CBDB31" w14:textId="77777777" w:rsidTr="00915E05">
        <w:trPr>
          <w:trHeight w:val="51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5CE16507"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4DEDABB0" w14:textId="77777777" w:rsidR="0035488E" w:rsidRPr="00915E05" w:rsidRDefault="0035488E" w:rsidP="00915E05">
            <w:proofErr w:type="spellStart"/>
            <w:r w:rsidRPr="00915E05">
              <w:t>EventPayload</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31E0593A" w14:textId="77777777" w:rsidR="0035488E" w:rsidRPr="001A0DEB" w:rsidRDefault="0035488E" w:rsidP="00915E05">
            <w:pPr>
              <w:rPr>
                <w:lang w:val="en-US"/>
              </w:rPr>
            </w:pPr>
            <w:r w:rsidRPr="001A0DEB">
              <w:rPr>
                <w:lang w:val="en-US"/>
              </w:rPr>
              <w:t>New experimental class for event payload</w:t>
            </w:r>
            <w:r w:rsidRPr="001A0DEB">
              <w:rPr>
                <w:lang w:val="en-US"/>
              </w:rPr>
              <w:br/>
              <w:t>Was part of non-normative part before</w:t>
            </w:r>
          </w:p>
        </w:tc>
      </w:tr>
      <w:tr w:rsidR="0035488E" w:rsidRPr="001A0DEB" w14:paraId="5BE7DAAC"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55A4A777"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28B950B5" w14:textId="77777777" w:rsidR="0035488E" w:rsidRPr="00915E05" w:rsidRDefault="0035488E" w:rsidP="00915E05">
            <w:proofErr w:type="spellStart"/>
            <w:r w:rsidRPr="00915E05">
              <w:t>EventPayload</w:t>
            </w:r>
            <w:proofErr w:type="spellEnd"/>
            <w:r w:rsidRPr="00915E05">
              <w:t>/</w:t>
            </w:r>
            <w:proofErr w:type="spellStart"/>
            <w:r w:rsidRPr="00915E05">
              <w:t>observableSemanticId</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6859E660" w14:textId="77777777" w:rsidR="0035488E" w:rsidRPr="001A0DEB" w:rsidRDefault="0035488E" w:rsidP="00915E05">
            <w:pPr>
              <w:rPr>
                <w:lang w:val="en-US"/>
              </w:rPr>
            </w:pPr>
            <w:r w:rsidRPr="001A0DEB">
              <w:rPr>
                <w:lang w:val="en-US"/>
              </w:rPr>
              <w:t>Was part of non-normative part before</w:t>
            </w:r>
          </w:p>
        </w:tc>
      </w:tr>
      <w:tr w:rsidR="0035488E" w:rsidRPr="001A0DEB" w14:paraId="4953A0B2" w14:textId="77777777" w:rsidTr="00915E05">
        <w:trPr>
          <w:trHeight w:val="51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68BCE49B"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319AEC45" w14:textId="77777777" w:rsidR="0035488E" w:rsidRPr="00915E05" w:rsidRDefault="0035488E" w:rsidP="00915E05">
            <w:proofErr w:type="spellStart"/>
            <w:r w:rsidRPr="00915E05">
              <w:t>EventPayload</w:t>
            </w:r>
            <w:proofErr w:type="spellEnd"/>
            <w:r w:rsidRPr="00915E05">
              <w:t>/</w:t>
            </w:r>
            <w:proofErr w:type="spellStart"/>
            <w:r w:rsidRPr="00915E05">
              <w:t>payload</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1F66E45E" w14:textId="77777777" w:rsidR="0035488E" w:rsidRPr="001A0DEB" w:rsidRDefault="0035488E" w:rsidP="00915E05">
            <w:pPr>
              <w:rPr>
                <w:lang w:val="en-US"/>
              </w:rPr>
            </w:pPr>
            <w:r w:rsidRPr="001A0DEB">
              <w:rPr>
                <w:lang w:val="en-US"/>
              </w:rPr>
              <w:t>Was part of non-normative part before</w:t>
            </w:r>
            <w:r w:rsidRPr="001A0DEB">
              <w:rPr>
                <w:lang w:val="en-US"/>
              </w:rPr>
              <w:br/>
              <w:t xml:space="preserve">Type changed from string to </w:t>
            </w:r>
            <w:proofErr w:type="spellStart"/>
            <w:r w:rsidRPr="001A0DEB">
              <w:rPr>
                <w:lang w:val="en-US"/>
              </w:rPr>
              <w:t>BlobType</w:t>
            </w:r>
            <w:proofErr w:type="spellEnd"/>
          </w:p>
        </w:tc>
      </w:tr>
      <w:tr w:rsidR="0035488E" w:rsidRPr="001A0DEB" w14:paraId="35C5DC74" w14:textId="77777777" w:rsidTr="00915E05">
        <w:trPr>
          <w:trHeight w:val="7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2848AF7F"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07816505" w14:textId="77777777" w:rsidR="0035488E" w:rsidRPr="00915E05" w:rsidRDefault="0035488E" w:rsidP="00915E05">
            <w:proofErr w:type="spellStart"/>
            <w:r w:rsidRPr="00915E05">
              <w:t>EventPayload</w:t>
            </w:r>
            <w:proofErr w:type="spellEnd"/>
            <w:r w:rsidRPr="00915E05">
              <w:t>/source</w:t>
            </w:r>
          </w:p>
        </w:tc>
        <w:tc>
          <w:tcPr>
            <w:tcW w:w="5188" w:type="dxa"/>
            <w:tcBorders>
              <w:top w:val="nil"/>
              <w:left w:val="nil"/>
              <w:bottom w:val="single" w:sz="8" w:space="0" w:color="A6A6A6"/>
              <w:right w:val="single" w:sz="8" w:space="0" w:color="A6A6A6"/>
            </w:tcBorders>
            <w:shd w:val="clear" w:color="auto" w:fill="auto"/>
            <w:vAlign w:val="center"/>
            <w:hideMark/>
          </w:tcPr>
          <w:p w14:paraId="0A0D280B" w14:textId="77777777" w:rsidR="0035488E" w:rsidRPr="001A0DEB" w:rsidRDefault="0035488E" w:rsidP="00915E05">
            <w:pPr>
              <w:rPr>
                <w:lang w:val="en-US"/>
              </w:rPr>
            </w:pPr>
            <w:r w:rsidRPr="001A0DEB">
              <w:rPr>
                <w:lang w:val="en-US"/>
              </w:rPr>
              <w:t>Was part of non-normative part before</w:t>
            </w:r>
            <w:r w:rsidRPr="001A0DEB">
              <w:rPr>
                <w:lang w:val="en-US"/>
              </w:rPr>
              <w:br/>
              <w:t xml:space="preserve">Type changed from </w:t>
            </w:r>
            <w:proofErr w:type="spellStart"/>
            <w:r w:rsidRPr="001A0DEB">
              <w:rPr>
                <w:lang w:val="en-US"/>
              </w:rPr>
              <w:t>ModelReference</w:t>
            </w:r>
            <w:proofErr w:type="spellEnd"/>
            <w:r w:rsidRPr="001A0DEB">
              <w:rPr>
                <w:lang w:val="en-US"/>
              </w:rPr>
              <w:t xml:space="preserve">(Referable) to </w:t>
            </w:r>
            <w:proofErr w:type="spellStart"/>
            <w:r w:rsidRPr="001A0DEB">
              <w:rPr>
                <w:lang w:val="en-US"/>
              </w:rPr>
              <w:t>ModelReference</w:t>
            </w:r>
            <w:proofErr w:type="spellEnd"/>
            <w:r w:rsidRPr="001A0DEB">
              <w:rPr>
                <w:lang w:val="en-US"/>
              </w:rPr>
              <w:t>(</w:t>
            </w:r>
            <w:proofErr w:type="spellStart"/>
            <w:r w:rsidRPr="001A0DEB">
              <w:rPr>
                <w:lang w:val="en-US"/>
              </w:rPr>
              <w:t>EventElement</w:t>
            </w:r>
            <w:proofErr w:type="spellEnd"/>
            <w:r w:rsidRPr="001A0DEB">
              <w:rPr>
                <w:lang w:val="en-US"/>
              </w:rPr>
              <w:t>)</w:t>
            </w:r>
          </w:p>
        </w:tc>
      </w:tr>
      <w:tr w:rsidR="0035488E" w:rsidRPr="001A0DEB" w14:paraId="2C20CAC4"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02A7194C"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5F823334" w14:textId="77777777" w:rsidR="0035488E" w:rsidRPr="00915E05" w:rsidRDefault="0035488E" w:rsidP="00915E05">
            <w:proofErr w:type="spellStart"/>
            <w:r w:rsidRPr="00915E05">
              <w:t>EventPayload</w:t>
            </w:r>
            <w:proofErr w:type="spellEnd"/>
            <w:r w:rsidRPr="00915E05">
              <w:t>/</w:t>
            </w:r>
            <w:proofErr w:type="spellStart"/>
            <w:r w:rsidRPr="00915E05">
              <w:t>sourceSemanticId</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20F32D62" w14:textId="77777777" w:rsidR="0035488E" w:rsidRPr="001A0DEB" w:rsidRDefault="0035488E" w:rsidP="00915E05">
            <w:pPr>
              <w:rPr>
                <w:lang w:val="en-US"/>
              </w:rPr>
            </w:pPr>
            <w:r w:rsidRPr="001A0DEB">
              <w:rPr>
                <w:lang w:val="en-US"/>
              </w:rPr>
              <w:t>Was part of non-normative part before</w:t>
            </w:r>
          </w:p>
        </w:tc>
      </w:tr>
      <w:tr w:rsidR="0035488E" w:rsidRPr="001A0DEB" w14:paraId="525ED6D0"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010F8398"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4B380F26" w14:textId="77777777" w:rsidR="0035488E" w:rsidRPr="00915E05" w:rsidRDefault="0035488E" w:rsidP="00915E05">
            <w:proofErr w:type="spellStart"/>
            <w:r w:rsidRPr="00915E05">
              <w:t>EventPayload</w:t>
            </w:r>
            <w:proofErr w:type="spellEnd"/>
            <w:r w:rsidRPr="00915E05">
              <w:t>/</w:t>
            </w:r>
            <w:proofErr w:type="spellStart"/>
            <w:r w:rsidRPr="00915E05">
              <w:t>subjectId</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40A9EFBC" w14:textId="77777777" w:rsidR="0035488E" w:rsidRPr="001A0DEB" w:rsidRDefault="0035488E" w:rsidP="00915E05">
            <w:pPr>
              <w:rPr>
                <w:lang w:val="en-US"/>
              </w:rPr>
            </w:pPr>
            <w:r w:rsidRPr="001A0DEB">
              <w:rPr>
                <w:lang w:val="en-US"/>
              </w:rPr>
              <w:t>Was part of non-normative part before</w:t>
            </w:r>
          </w:p>
        </w:tc>
      </w:tr>
      <w:tr w:rsidR="0035488E" w:rsidRPr="001A0DEB" w14:paraId="398694D5" w14:textId="77777777" w:rsidTr="00915E05">
        <w:trPr>
          <w:trHeight w:val="1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1B63C966"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5E320DBE" w14:textId="77777777" w:rsidR="0035488E" w:rsidRPr="00915E05" w:rsidRDefault="0035488E" w:rsidP="00915E05">
            <w:proofErr w:type="spellStart"/>
            <w:r w:rsidRPr="00915E05">
              <w:t>EventPayload</w:t>
            </w:r>
            <w:proofErr w:type="spellEnd"/>
            <w:r w:rsidRPr="00915E05">
              <w:t>/</w:t>
            </w:r>
            <w:proofErr w:type="spellStart"/>
            <w:r w:rsidRPr="00915E05">
              <w:t>timestamp</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41461B00" w14:textId="5C5D7E18" w:rsidR="0035488E" w:rsidRPr="00716AB2" w:rsidRDefault="0035488E" w:rsidP="00915E05">
            <w:pPr>
              <w:rPr>
                <w:lang w:val="en-US"/>
              </w:rPr>
            </w:pPr>
            <w:r w:rsidRPr="00716AB2">
              <w:rPr>
                <w:lang w:val="en-US"/>
              </w:rPr>
              <w:t>Was part of non-normative part before</w:t>
            </w:r>
            <w:r w:rsidRPr="00716AB2">
              <w:rPr>
                <w:lang w:val="en-US"/>
              </w:rPr>
              <w:br/>
              <w:t xml:space="preserve">Type changed from </w:t>
            </w:r>
            <w:proofErr w:type="spellStart"/>
            <w:r w:rsidRPr="00716AB2">
              <w:rPr>
                <w:lang w:val="en-US"/>
              </w:rPr>
              <w:t>dateTimeStamp</w:t>
            </w:r>
            <w:proofErr w:type="spellEnd"/>
            <w:r w:rsidRPr="00716AB2">
              <w:rPr>
                <w:lang w:val="en-US"/>
              </w:rPr>
              <w:t xml:space="preserve"> to </w:t>
            </w:r>
            <w:proofErr w:type="spellStart"/>
            <w:r w:rsidRPr="00716AB2">
              <w:rPr>
                <w:lang w:val="en-US"/>
              </w:rPr>
              <w:t>dateTime</w:t>
            </w:r>
            <w:proofErr w:type="spellEnd"/>
            <w:r w:rsidRPr="00716AB2">
              <w:rPr>
                <w:lang w:val="en-US"/>
              </w:rPr>
              <w:t xml:space="preserve"> because restriction to types of XML Schema 1.0 that does not con</w:t>
            </w:r>
            <w:r w:rsidR="00AB4A36">
              <w:rPr>
                <w:lang w:val="en-US"/>
              </w:rPr>
              <w:t>tain</w:t>
            </w:r>
            <w:r w:rsidRPr="00716AB2">
              <w:rPr>
                <w:lang w:val="en-US"/>
              </w:rPr>
              <w:t xml:space="preserve"> </w:t>
            </w:r>
            <w:proofErr w:type="spellStart"/>
            <w:r w:rsidRPr="00716AB2">
              <w:rPr>
                <w:lang w:val="en-US"/>
              </w:rPr>
              <w:t>dateTimeStamp</w:t>
            </w:r>
            <w:proofErr w:type="spellEnd"/>
            <w:r w:rsidRPr="00716AB2">
              <w:rPr>
                <w:lang w:val="en-US"/>
              </w:rPr>
              <w:t xml:space="preserve">. </w:t>
            </w:r>
            <w:proofErr w:type="spellStart"/>
            <w:r w:rsidRPr="00716AB2">
              <w:rPr>
                <w:lang w:val="en-US"/>
              </w:rPr>
              <w:t>dateTimeStamp</w:t>
            </w:r>
            <w:proofErr w:type="spellEnd"/>
            <w:r w:rsidRPr="00716AB2">
              <w:rPr>
                <w:lang w:val="en-US"/>
              </w:rPr>
              <w:t xml:space="preserve"> is a derived type of </w:t>
            </w:r>
            <w:proofErr w:type="spellStart"/>
            <w:r w:rsidRPr="00716AB2">
              <w:rPr>
                <w:lang w:val="en-US"/>
              </w:rPr>
              <w:t>dateTime</w:t>
            </w:r>
            <w:proofErr w:type="spellEnd"/>
            <w:r w:rsidRPr="00716AB2">
              <w:rPr>
                <w:lang w:val="en-US"/>
              </w:rPr>
              <w:t xml:space="preserve"> in XML Schema 1.1</w:t>
            </w:r>
          </w:p>
        </w:tc>
      </w:tr>
      <w:tr w:rsidR="0035488E" w:rsidRPr="001A0DEB" w14:paraId="09D7C773" w14:textId="77777777" w:rsidTr="00915E05">
        <w:trPr>
          <w:trHeight w:val="760"/>
        </w:trPr>
        <w:tc>
          <w:tcPr>
            <w:tcW w:w="713" w:type="dxa"/>
            <w:tcBorders>
              <w:top w:val="nil"/>
              <w:left w:val="single" w:sz="8" w:space="0" w:color="A6A6A6"/>
              <w:bottom w:val="single" w:sz="8" w:space="0" w:color="A6A6A6"/>
              <w:right w:val="single" w:sz="8" w:space="0" w:color="A6A6A6"/>
            </w:tcBorders>
            <w:shd w:val="clear" w:color="auto" w:fill="auto"/>
            <w:hideMark/>
          </w:tcPr>
          <w:p w14:paraId="7B08944E" w14:textId="77777777" w:rsidR="0035488E" w:rsidRPr="00716AB2" w:rsidRDefault="0035488E" w:rsidP="00915E05">
            <w:pPr>
              <w:rPr>
                <w:lang w:val="en-US"/>
              </w:rPr>
            </w:pPr>
            <w:r w:rsidRPr="00716AB2">
              <w:rPr>
                <w:lang w:val="en-US"/>
              </w:rPr>
              <w:t> </w:t>
            </w:r>
          </w:p>
        </w:tc>
        <w:tc>
          <w:tcPr>
            <w:tcW w:w="4154" w:type="dxa"/>
            <w:tcBorders>
              <w:top w:val="nil"/>
              <w:left w:val="nil"/>
              <w:bottom w:val="single" w:sz="8" w:space="0" w:color="A6A6A6"/>
              <w:right w:val="single" w:sz="8" w:space="0" w:color="A6A6A6"/>
            </w:tcBorders>
            <w:shd w:val="clear" w:color="auto" w:fill="auto"/>
            <w:hideMark/>
          </w:tcPr>
          <w:p w14:paraId="132E67E1" w14:textId="77777777" w:rsidR="0035488E" w:rsidRPr="00DA5BF5" w:rsidRDefault="0035488E" w:rsidP="00915E05">
            <w:proofErr w:type="spellStart"/>
            <w:r w:rsidRPr="00DA5BF5">
              <w:t>EventPayload</w:t>
            </w:r>
            <w:proofErr w:type="spellEnd"/>
            <w:r w:rsidRPr="00DA5BF5">
              <w:t>/</w:t>
            </w:r>
            <w:proofErr w:type="spellStart"/>
            <w:r w:rsidRPr="00DA5BF5">
              <w:t>topic</w:t>
            </w:r>
            <w:proofErr w:type="spellEnd"/>
          </w:p>
        </w:tc>
        <w:tc>
          <w:tcPr>
            <w:tcW w:w="5188" w:type="dxa"/>
            <w:tcBorders>
              <w:top w:val="nil"/>
              <w:left w:val="nil"/>
              <w:bottom w:val="single" w:sz="8" w:space="0" w:color="A6A6A6"/>
              <w:right w:val="single" w:sz="8" w:space="0" w:color="A6A6A6"/>
            </w:tcBorders>
            <w:shd w:val="clear" w:color="auto" w:fill="auto"/>
            <w:hideMark/>
          </w:tcPr>
          <w:p w14:paraId="7653D9CF" w14:textId="77777777" w:rsidR="0035488E" w:rsidRPr="00716AB2" w:rsidRDefault="0035488E" w:rsidP="00915E05">
            <w:pPr>
              <w:rPr>
                <w:lang w:val="en-US"/>
              </w:rPr>
            </w:pPr>
            <w:r w:rsidRPr="00716AB2">
              <w:rPr>
                <w:lang w:val="en-US"/>
              </w:rPr>
              <w:t>Was part of non-normative part before</w:t>
            </w:r>
            <w:r w:rsidRPr="00716AB2">
              <w:rPr>
                <w:lang w:val="en-US"/>
              </w:rPr>
              <w:br/>
              <w:t xml:space="preserve">Type changed from string to </w:t>
            </w:r>
            <w:proofErr w:type="spellStart"/>
            <w:r w:rsidRPr="00716AB2">
              <w:rPr>
                <w:lang w:val="en-US"/>
              </w:rPr>
              <w:t>MessageTopicType</w:t>
            </w:r>
            <w:proofErr w:type="spellEnd"/>
            <w:r w:rsidRPr="00716AB2">
              <w:rPr>
                <w:lang w:val="en-US"/>
              </w:rPr>
              <w:t xml:space="preserve"> (i.e. length constraint added, maximum 255 characters)</w:t>
            </w:r>
          </w:p>
        </w:tc>
      </w:tr>
      <w:tr w:rsidR="0035488E" w:rsidRPr="001A0DEB" w14:paraId="2470D5D7"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360B33F6" w14:textId="77777777" w:rsidR="0035488E" w:rsidRPr="00716AB2" w:rsidRDefault="0035488E" w:rsidP="00915E05">
            <w:pPr>
              <w:rPr>
                <w:lang w:val="en-US"/>
              </w:rPr>
            </w:pPr>
            <w:r w:rsidRPr="00716AB2">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66D52C25" w14:textId="77777777" w:rsidR="0035488E" w:rsidRPr="00915E05" w:rsidRDefault="0035488E" w:rsidP="00915E05">
            <w:r w:rsidRPr="00915E05">
              <w:t>Extension</w:t>
            </w:r>
          </w:p>
        </w:tc>
        <w:tc>
          <w:tcPr>
            <w:tcW w:w="5188" w:type="dxa"/>
            <w:tcBorders>
              <w:top w:val="nil"/>
              <w:left w:val="nil"/>
              <w:bottom w:val="single" w:sz="8" w:space="0" w:color="A6A6A6"/>
              <w:right w:val="single" w:sz="8" w:space="0" w:color="A6A6A6"/>
            </w:tcBorders>
            <w:shd w:val="clear" w:color="auto" w:fill="auto"/>
            <w:vAlign w:val="center"/>
            <w:hideMark/>
          </w:tcPr>
          <w:p w14:paraId="1B0B8819" w14:textId="77777777" w:rsidR="0035488E" w:rsidRPr="00716AB2" w:rsidRDefault="0035488E" w:rsidP="00915E05">
            <w:pPr>
              <w:rPr>
                <w:lang w:val="en-US"/>
              </w:rPr>
            </w:pPr>
            <w:r w:rsidRPr="00716AB2">
              <w:rPr>
                <w:lang w:val="en-US"/>
              </w:rPr>
              <w:t xml:space="preserve">New class, part of new abstract class </w:t>
            </w:r>
            <w:proofErr w:type="spellStart"/>
            <w:r w:rsidRPr="00716AB2">
              <w:rPr>
                <w:lang w:val="en-US"/>
              </w:rPr>
              <w:t>HasExtensions</w:t>
            </w:r>
            <w:proofErr w:type="spellEnd"/>
          </w:p>
        </w:tc>
      </w:tr>
      <w:tr w:rsidR="0035488E" w:rsidRPr="00D31895" w14:paraId="28314646"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hideMark/>
          </w:tcPr>
          <w:p w14:paraId="17C859C5" w14:textId="77777777" w:rsidR="0035488E" w:rsidRPr="00716AB2" w:rsidRDefault="0035488E" w:rsidP="00915E05">
            <w:pPr>
              <w:rPr>
                <w:lang w:val="en-US"/>
              </w:rPr>
            </w:pPr>
          </w:p>
        </w:tc>
        <w:tc>
          <w:tcPr>
            <w:tcW w:w="4154" w:type="dxa"/>
            <w:tcBorders>
              <w:top w:val="nil"/>
              <w:left w:val="nil"/>
              <w:bottom w:val="single" w:sz="8" w:space="0" w:color="A6A6A6"/>
              <w:right w:val="single" w:sz="8" w:space="0" w:color="A6A6A6"/>
            </w:tcBorders>
            <w:shd w:val="clear" w:color="auto" w:fill="auto"/>
            <w:hideMark/>
          </w:tcPr>
          <w:p w14:paraId="7C28AB09" w14:textId="77777777" w:rsidR="0035488E" w:rsidRPr="00DA5BF5" w:rsidRDefault="0035488E" w:rsidP="00915E05">
            <w:r w:rsidRPr="00DA5BF5">
              <w:t>Extension/</w:t>
            </w:r>
            <w:proofErr w:type="spellStart"/>
            <w:r w:rsidRPr="00DA5BF5">
              <w:t>name</w:t>
            </w:r>
            <w:proofErr w:type="spellEnd"/>
          </w:p>
        </w:tc>
        <w:tc>
          <w:tcPr>
            <w:tcW w:w="5188" w:type="dxa"/>
            <w:tcBorders>
              <w:top w:val="nil"/>
              <w:left w:val="nil"/>
              <w:bottom w:val="single" w:sz="8" w:space="0" w:color="A6A6A6"/>
              <w:right w:val="single" w:sz="8" w:space="0" w:color="A6A6A6"/>
            </w:tcBorders>
            <w:shd w:val="clear" w:color="auto" w:fill="auto"/>
            <w:hideMark/>
          </w:tcPr>
          <w:p w14:paraId="3F367B9F" w14:textId="77777777" w:rsidR="0035488E" w:rsidRPr="00DA5BF5" w:rsidRDefault="0035488E" w:rsidP="00915E05">
            <w:r w:rsidRPr="00DA5BF5">
              <w:t> </w:t>
            </w:r>
          </w:p>
        </w:tc>
      </w:tr>
      <w:tr w:rsidR="0035488E" w:rsidRPr="00D31895" w14:paraId="65E82A76"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hideMark/>
          </w:tcPr>
          <w:p w14:paraId="0561B829" w14:textId="77777777" w:rsidR="0035488E" w:rsidRPr="008D11BD" w:rsidRDefault="0035488E" w:rsidP="00915E05"/>
        </w:tc>
        <w:tc>
          <w:tcPr>
            <w:tcW w:w="4154" w:type="dxa"/>
            <w:tcBorders>
              <w:top w:val="nil"/>
              <w:left w:val="nil"/>
              <w:bottom w:val="single" w:sz="8" w:space="0" w:color="A6A6A6"/>
              <w:right w:val="single" w:sz="8" w:space="0" w:color="A6A6A6"/>
            </w:tcBorders>
            <w:shd w:val="clear" w:color="auto" w:fill="auto"/>
            <w:hideMark/>
          </w:tcPr>
          <w:p w14:paraId="10E2B060" w14:textId="77777777" w:rsidR="0035488E" w:rsidRPr="00DA5BF5" w:rsidRDefault="0035488E" w:rsidP="00915E05">
            <w:r w:rsidRPr="00DA5BF5">
              <w:t>Extension/</w:t>
            </w:r>
            <w:proofErr w:type="spellStart"/>
            <w:r w:rsidRPr="00DA5BF5">
              <w:t>refersTo</w:t>
            </w:r>
            <w:proofErr w:type="spellEnd"/>
          </w:p>
        </w:tc>
        <w:tc>
          <w:tcPr>
            <w:tcW w:w="5188" w:type="dxa"/>
            <w:tcBorders>
              <w:top w:val="nil"/>
              <w:left w:val="nil"/>
              <w:bottom w:val="single" w:sz="8" w:space="0" w:color="A6A6A6"/>
              <w:right w:val="single" w:sz="8" w:space="0" w:color="A6A6A6"/>
            </w:tcBorders>
            <w:shd w:val="clear" w:color="auto" w:fill="auto"/>
            <w:hideMark/>
          </w:tcPr>
          <w:p w14:paraId="6394FE2F" w14:textId="77777777" w:rsidR="0035488E" w:rsidRPr="00DA5BF5" w:rsidRDefault="0035488E" w:rsidP="00915E05">
            <w:r w:rsidRPr="00DA5BF5">
              <w:t> </w:t>
            </w:r>
          </w:p>
        </w:tc>
      </w:tr>
      <w:tr w:rsidR="0035488E" w:rsidRPr="00D31895" w14:paraId="569E7186"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hideMark/>
          </w:tcPr>
          <w:p w14:paraId="16B1E575" w14:textId="77777777" w:rsidR="0035488E" w:rsidRPr="008D11BD" w:rsidRDefault="0035488E" w:rsidP="00915E05"/>
        </w:tc>
        <w:tc>
          <w:tcPr>
            <w:tcW w:w="4154" w:type="dxa"/>
            <w:tcBorders>
              <w:top w:val="nil"/>
              <w:left w:val="nil"/>
              <w:bottom w:val="single" w:sz="8" w:space="0" w:color="A6A6A6"/>
              <w:right w:val="single" w:sz="8" w:space="0" w:color="A6A6A6"/>
            </w:tcBorders>
            <w:shd w:val="clear" w:color="auto" w:fill="auto"/>
            <w:hideMark/>
          </w:tcPr>
          <w:p w14:paraId="41BC8542" w14:textId="77777777" w:rsidR="0035488E" w:rsidRPr="00DA5BF5" w:rsidRDefault="0035488E" w:rsidP="00915E05">
            <w:r w:rsidRPr="00DA5BF5">
              <w:t>Extension/</w:t>
            </w:r>
            <w:proofErr w:type="spellStart"/>
            <w:r w:rsidRPr="00DA5BF5">
              <w:t>valueType</w:t>
            </w:r>
            <w:proofErr w:type="spellEnd"/>
          </w:p>
        </w:tc>
        <w:tc>
          <w:tcPr>
            <w:tcW w:w="5188" w:type="dxa"/>
            <w:tcBorders>
              <w:top w:val="nil"/>
              <w:left w:val="nil"/>
              <w:bottom w:val="single" w:sz="8" w:space="0" w:color="A6A6A6"/>
              <w:right w:val="single" w:sz="8" w:space="0" w:color="A6A6A6"/>
            </w:tcBorders>
            <w:shd w:val="clear" w:color="auto" w:fill="auto"/>
            <w:hideMark/>
          </w:tcPr>
          <w:p w14:paraId="785100F3" w14:textId="77777777" w:rsidR="0035488E" w:rsidRPr="00DA5BF5" w:rsidRDefault="0035488E" w:rsidP="00915E05">
            <w:r w:rsidRPr="00DA5BF5">
              <w:t> </w:t>
            </w:r>
          </w:p>
        </w:tc>
      </w:tr>
      <w:tr w:rsidR="0035488E" w:rsidRPr="00D31895" w14:paraId="1BBC1F02"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hideMark/>
          </w:tcPr>
          <w:p w14:paraId="1775F647" w14:textId="77777777" w:rsidR="0035488E" w:rsidRPr="008D11BD" w:rsidRDefault="0035488E" w:rsidP="00915E05"/>
        </w:tc>
        <w:tc>
          <w:tcPr>
            <w:tcW w:w="4154" w:type="dxa"/>
            <w:tcBorders>
              <w:top w:val="nil"/>
              <w:left w:val="nil"/>
              <w:bottom w:val="single" w:sz="8" w:space="0" w:color="A6A6A6"/>
              <w:right w:val="single" w:sz="8" w:space="0" w:color="A6A6A6"/>
            </w:tcBorders>
            <w:shd w:val="clear" w:color="auto" w:fill="auto"/>
            <w:hideMark/>
          </w:tcPr>
          <w:p w14:paraId="2375B80B" w14:textId="77777777" w:rsidR="0035488E" w:rsidRPr="00DA5BF5" w:rsidRDefault="0035488E" w:rsidP="00915E05">
            <w:r w:rsidRPr="00DA5BF5">
              <w:t>Extension/</w:t>
            </w:r>
            <w:proofErr w:type="spellStart"/>
            <w:r w:rsidRPr="00DA5BF5">
              <w:t>valueType</w:t>
            </w:r>
            <w:proofErr w:type="spellEnd"/>
          </w:p>
        </w:tc>
        <w:tc>
          <w:tcPr>
            <w:tcW w:w="5188" w:type="dxa"/>
            <w:tcBorders>
              <w:top w:val="nil"/>
              <w:left w:val="nil"/>
              <w:bottom w:val="single" w:sz="8" w:space="0" w:color="A6A6A6"/>
              <w:right w:val="single" w:sz="8" w:space="0" w:color="A6A6A6"/>
            </w:tcBorders>
            <w:shd w:val="clear" w:color="auto" w:fill="auto"/>
            <w:hideMark/>
          </w:tcPr>
          <w:p w14:paraId="762244F3" w14:textId="77777777" w:rsidR="0035488E" w:rsidRPr="00DA5BF5" w:rsidRDefault="0035488E" w:rsidP="00915E05">
            <w:r w:rsidRPr="00DA5BF5">
              <w:t> </w:t>
            </w:r>
          </w:p>
        </w:tc>
      </w:tr>
      <w:tr w:rsidR="0035488E" w:rsidRPr="00D31895" w14:paraId="3F0B321B"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hideMark/>
          </w:tcPr>
          <w:p w14:paraId="1AFE459A" w14:textId="77777777" w:rsidR="0035488E" w:rsidRPr="00DA5BF5" w:rsidRDefault="0035488E" w:rsidP="00915E05">
            <w:r w:rsidRPr="008D11BD">
              <w:t> </w:t>
            </w:r>
          </w:p>
        </w:tc>
        <w:tc>
          <w:tcPr>
            <w:tcW w:w="4154" w:type="dxa"/>
            <w:tcBorders>
              <w:top w:val="nil"/>
              <w:left w:val="nil"/>
              <w:bottom w:val="single" w:sz="8" w:space="0" w:color="A6A6A6"/>
              <w:right w:val="single" w:sz="8" w:space="0" w:color="A6A6A6"/>
            </w:tcBorders>
            <w:shd w:val="clear" w:color="auto" w:fill="auto"/>
            <w:hideMark/>
          </w:tcPr>
          <w:p w14:paraId="27C0EF6D" w14:textId="77777777" w:rsidR="0035488E" w:rsidRPr="00DA5BF5" w:rsidRDefault="0035488E" w:rsidP="00915E05">
            <w:r w:rsidRPr="00DA5BF5">
              <w:t>File/</w:t>
            </w:r>
            <w:proofErr w:type="spellStart"/>
            <w:r w:rsidRPr="00DA5BF5">
              <w:t>contentType</w:t>
            </w:r>
            <w:proofErr w:type="spellEnd"/>
          </w:p>
        </w:tc>
        <w:tc>
          <w:tcPr>
            <w:tcW w:w="5188" w:type="dxa"/>
            <w:tcBorders>
              <w:top w:val="nil"/>
              <w:left w:val="nil"/>
              <w:bottom w:val="single" w:sz="8" w:space="0" w:color="A6A6A6"/>
              <w:right w:val="single" w:sz="8" w:space="0" w:color="A6A6A6"/>
            </w:tcBorders>
            <w:shd w:val="clear" w:color="auto" w:fill="auto"/>
            <w:hideMark/>
          </w:tcPr>
          <w:p w14:paraId="2FADF134" w14:textId="77777777" w:rsidR="0035488E" w:rsidRPr="00915E05" w:rsidRDefault="0035488E" w:rsidP="00915E05">
            <w:proofErr w:type="spellStart"/>
            <w:r w:rsidRPr="00915E05">
              <w:t>Fromer</w:t>
            </w:r>
            <w:proofErr w:type="spellEnd"/>
            <w:r w:rsidRPr="00915E05">
              <w:t xml:space="preserve"> File/</w:t>
            </w:r>
            <w:proofErr w:type="spellStart"/>
            <w:r w:rsidRPr="00915E05">
              <w:t>mimeType</w:t>
            </w:r>
            <w:proofErr w:type="spellEnd"/>
          </w:p>
        </w:tc>
      </w:tr>
      <w:tr w:rsidR="0035488E" w:rsidRPr="001A0DEB" w14:paraId="577E5A36"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2B8E03F6" w14:textId="77777777" w:rsidR="0035488E" w:rsidRPr="00915E05" w:rsidRDefault="0035488E" w:rsidP="00915E05">
            <w:r w:rsidRPr="00915E05">
              <w:t> </w:t>
            </w:r>
          </w:p>
        </w:tc>
        <w:tc>
          <w:tcPr>
            <w:tcW w:w="4154" w:type="dxa"/>
            <w:tcBorders>
              <w:top w:val="nil"/>
              <w:left w:val="nil"/>
              <w:bottom w:val="single" w:sz="8" w:space="0" w:color="A6A6A6"/>
              <w:right w:val="single" w:sz="8" w:space="0" w:color="A6A6A6"/>
            </w:tcBorders>
            <w:shd w:val="clear" w:color="auto" w:fill="auto"/>
            <w:vAlign w:val="center"/>
            <w:hideMark/>
          </w:tcPr>
          <w:p w14:paraId="023AB928" w14:textId="77777777" w:rsidR="0035488E" w:rsidRPr="00915E05" w:rsidRDefault="0035488E" w:rsidP="00915E05">
            <w:proofErr w:type="spellStart"/>
            <w:r w:rsidRPr="00915E05">
              <w:t>FragmentKeys</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21DDDD45" w14:textId="77777777" w:rsidR="0035488E" w:rsidRPr="00716AB2" w:rsidRDefault="0035488E" w:rsidP="00915E05">
            <w:pPr>
              <w:rPr>
                <w:lang w:val="en-US"/>
              </w:rPr>
            </w:pPr>
            <w:r w:rsidRPr="00716AB2">
              <w:rPr>
                <w:lang w:val="en-US"/>
              </w:rPr>
              <w:t>New enumeration used for References</w:t>
            </w:r>
          </w:p>
        </w:tc>
      </w:tr>
      <w:tr w:rsidR="0035488E" w:rsidRPr="001A0DEB" w14:paraId="63627E44"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2557B8AA" w14:textId="77777777" w:rsidR="0035488E" w:rsidRPr="00716AB2" w:rsidRDefault="0035488E" w:rsidP="00915E05">
            <w:pPr>
              <w:rPr>
                <w:lang w:val="en-US"/>
              </w:rPr>
            </w:pPr>
            <w:r w:rsidRPr="00716AB2">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31540C94" w14:textId="77777777" w:rsidR="0035488E" w:rsidRPr="00915E05" w:rsidRDefault="0035488E" w:rsidP="00915E05">
            <w:proofErr w:type="spellStart"/>
            <w:r w:rsidRPr="00915E05">
              <w:t>GenericFragmentKeys</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007353CD" w14:textId="77777777" w:rsidR="0035488E" w:rsidRPr="00716AB2" w:rsidRDefault="0035488E" w:rsidP="00915E05">
            <w:pPr>
              <w:rPr>
                <w:lang w:val="en-US"/>
              </w:rPr>
            </w:pPr>
            <w:r w:rsidRPr="00716AB2">
              <w:rPr>
                <w:lang w:val="en-US"/>
              </w:rPr>
              <w:t>New enumeration used for References</w:t>
            </w:r>
          </w:p>
        </w:tc>
      </w:tr>
      <w:tr w:rsidR="0035488E" w:rsidRPr="001A0DEB" w14:paraId="4F7B2383"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5492E9A5" w14:textId="77777777" w:rsidR="0035488E" w:rsidRPr="00716AB2" w:rsidRDefault="0035488E" w:rsidP="00915E05">
            <w:pPr>
              <w:rPr>
                <w:lang w:val="en-US"/>
              </w:rPr>
            </w:pPr>
            <w:r w:rsidRPr="00716AB2">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231A364F" w14:textId="77777777" w:rsidR="0035488E" w:rsidRPr="00915E05" w:rsidRDefault="0035488E" w:rsidP="00915E05">
            <w:proofErr w:type="spellStart"/>
            <w:r w:rsidRPr="00915E05">
              <w:t>GenericGloballyIdentifiers</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3FA24699" w14:textId="77777777" w:rsidR="0035488E" w:rsidRPr="00716AB2" w:rsidRDefault="0035488E" w:rsidP="00915E05">
            <w:pPr>
              <w:rPr>
                <w:lang w:val="en-US"/>
              </w:rPr>
            </w:pPr>
            <w:r w:rsidRPr="00716AB2">
              <w:rPr>
                <w:lang w:val="en-US"/>
              </w:rPr>
              <w:t>New enumeration used for References</w:t>
            </w:r>
          </w:p>
        </w:tc>
      </w:tr>
      <w:tr w:rsidR="0035488E" w:rsidRPr="001A0DEB" w14:paraId="69C04EAD"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420E40D1" w14:textId="77777777" w:rsidR="0035488E" w:rsidRPr="00716AB2" w:rsidRDefault="0035488E" w:rsidP="00915E05">
            <w:pPr>
              <w:rPr>
                <w:lang w:val="en-US"/>
              </w:rPr>
            </w:pPr>
            <w:r w:rsidRPr="00716AB2">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37D95ECE" w14:textId="77777777" w:rsidR="0035488E" w:rsidRPr="00915E05" w:rsidRDefault="0035488E" w:rsidP="00915E05">
            <w:proofErr w:type="spellStart"/>
            <w:r w:rsidRPr="00915E05">
              <w:t>GloballyIdentifiables</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2916C640" w14:textId="77777777" w:rsidR="0035488E" w:rsidRPr="00716AB2" w:rsidRDefault="0035488E" w:rsidP="00915E05">
            <w:pPr>
              <w:rPr>
                <w:lang w:val="en-US"/>
              </w:rPr>
            </w:pPr>
            <w:r w:rsidRPr="00716AB2">
              <w:rPr>
                <w:lang w:val="en-US"/>
              </w:rPr>
              <w:t>New enumeration used for References</w:t>
            </w:r>
          </w:p>
        </w:tc>
      </w:tr>
      <w:tr w:rsidR="0035488E" w:rsidRPr="001A0DEB" w14:paraId="476BF3BD"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1197435A" w14:textId="77777777" w:rsidR="0035488E" w:rsidRPr="00716AB2" w:rsidRDefault="0035488E" w:rsidP="00915E05">
            <w:pPr>
              <w:rPr>
                <w:lang w:val="en-US"/>
              </w:rPr>
            </w:pPr>
            <w:r w:rsidRPr="00716AB2">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72FF9AE0" w14:textId="77777777" w:rsidR="0035488E" w:rsidRPr="00915E05" w:rsidRDefault="0035488E" w:rsidP="00915E05">
            <w:proofErr w:type="spellStart"/>
            <w:r w:rsidRPr="00915E05">
              <w:t>HasExtensions</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52E572A5" w14:textId="77777777" w:rsidR="0035488E" w:rsidRPr="00716AB2" w:rsidRDefault="0035488E" w:rsidP="00915E05">
            <w:pPr>
              <w:rPr>
                <w:lang w:val="en-US"/>
              </w:rPr>
            </w:pPr>
            <w:r w:rsidRPr="00716AB2">
              <w:rPr>
                <w:lang w:val="en-US"/>
              </w:rPr>
              <w:t>New abstract class, inherited by Referable</w:t>
            </w:r>
          </w:p>
        </w:tc>
      </w:tr>
      <w:tr w:rsidR="0035488E" w:rsidRPr="00D31895" w14:paraId="47693B89"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137284A9" w14:textId="77777777" w:rsidR="0035488E" w:rsidRPr="00716AB2" w:rsidRDefault="0035488E" w:rsidP="00915E05">
            <w:pPr>
              <w:rPr>
                <w:lang w:val="en-US"/>
              </w:rPr>
            </w:pPr>
            <w:r w:rsidRPr="00716AB2">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2B58098F" w14:textId="77777777" w:rsidR="0035488E" w:rsidRPr="00915E05" w:rsidRDefault="0035488E" w:rsidP="00915E05">
            <w:proofErr w:type="spellStart"/>
            <w:r w:rsidRPr="00915E05">
              <w:t>HasSemantics</w:t>
            </w:r>
            <w:proofErr w:type="spellEnd"/>
            <w:r w:rsidRPr="00915E05">
              <w:t>/</w:t>
            </w:r>
            <w:proofErr w:type="spellStart"/>
            <w:r w:rsidRPr="00915E05">
              <w:t>supplementalSemanticId</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6B737555" w14:textId="77777777" w:rsidR="0035488E" w:rsidRPr="00915E05" w:rsidRDefault="0035488E" w:rsidP="00915E05">
            <w:r w:rsidRPr="00915E05">
              <w:t xml:space="preserve">New </w:t>
            </w:r>
            <w:proofErr w:type="spellStart"/>
            <w:r w:rsidRPr="00915E05">
              <w:t>attribute</w:t>
            </w:r>
            <w:proofErr w:type="spellEnd"/>
          </w:p>
        </w:tc>
      </w:tr>
      <w:tr w:rsidR="0035488E" w:rsidRPr="00D31895" w14:paraId="2C4A2680"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2B1DC1C6" w14:textId="77777777" w:rsidR="0035488E" w:rsidRPr="00915E05" w:rsidRDefault="0035488E" w:rsidP="00915E05">
            <w:r w:rsidRPr="00915E05">
              <w:lastRenderedPageBreak/>
              <w:t> </w:t>
            </w:r>
          </w:p>
        </w:tc>
        <w:tc>
          <w:tcPr>
            <w:tcW w:w="4154" w:type="dxa"/>
            <w:tcBorders>
              <w:top w:val="nil"/>
              <w:left w:val="nil"/>
              <w:bottom w:val="single" w:sz="8" w:space="0" w:color="A6A6A6"/>
              <w:right w:val="single" w:sz="8" w:space="0" w:color="A6A6A6"/>
            </w:tcBorders>
            <w:shd w:val="clear" w:color="auto" w:fill="auto"/>
            <w:vAlign w:val="center"/>
            <w:hideMark/>
          </w:tcPr>
          <w:p w14:paraId="2F9F9BF4" w14:textId="77777777" w:rsidR="0035488E" w:rsidRPr="00915E05" w:rsidRDefault="0035488E" w:rsidP="00915E05">
            <w:proofErr w:type="spellStart"/>
            <w:r w:rsidRPr="00915E05">
              <w:t>Identifiable</w:t>
            </w:r>
            <w:proofErr w:type="spellEnd"/>
            <w:r w:rsidRPr="00915E05">
              <w:t>/</w:t>
            </w:r>
            <w:proofErr w:type="spellStart"/>
            <w:r w:rsidRPr="00915E05">
              <w:t>id</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192E9D02" w14:textId="77777777" w:rsidR="0035488E" w:rsidRPr="00915E05" w:rsidRDefault="0035488E" w:rsidP="00915E05">
            <w:r w:rsidRPr="00915E05">
              <w:t xml:space="preserve">Substitute </w:t>
            </w:r>
            <w:proofErr w:type="spellStart"/>
            <w:r w:rsidRPr="00915E05">
              <w:t>for</w:t>
            </w:r>
            <w:proofErr w:type="spellEnd"/>
            <w:r w:rsidRPr="00915E05">
              <w:t xml:space="preserve"> </w:t>
            </w:r>
            <w:proofErr w:type="spellStart"/>
            <w:r w:rsidRPr="00915E05">
              <w:t>Identifiable</w:t>
            </w:r>
            <w:proofErr w:type="spellEnd"/>
            <w:r w:rsidRPr="00915E05">
              <w:t>/</w:t>
            </w:r>
            <w:proofErr w:type="spellStart"/>
            <w:r w:rsidRPr="00915E05">
              <w:t>identification</w:t>
            </w:r>
            <w:proofErr w:type="spellEnd"/>
          </w:p>
        </w:tc>
      </w:tr>
      <w:tr w:rsidR="0035488E" w:rsidRPr="001A0DEB" w14:paraId="52A2AF6D" w14:textId="77777777" w:rsidTr="00915E05">
        <w:trPr>
          <w:trHeight w:val="1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33B3CEFF" w14:textId="77777777" w:rsidR="0035488E" w:rsidRPr="00915E05" w:rsidRDefault="0035488E" w:rsidP="00915E05">
            <w:r w:rsidRPr="00915E05">
              <w:t> </w:t>
            </w:r>
          </w:p>
        </w:tc>
        <w:tc>
          <w:tcPr>
            <w:tcW w:w="4154" w:type="dxa"/>
            <w:tcBorders>
              <w:top w:val="nil"/>
              <w:left w:val="nil"/>
              <w:bottom w:val="single" w:sz="8" w:space="0" w:color="A6A6A6"/>
              <w:right w:val="single" w:sz="8" w:space="0" w:color="A6A6A6"/>
            </w:tcBorders>
            <w:shd w:val="clear" w:color="auto" w:fill="auto"/>
            <w:vAlign w:val="center"/>
            <w:hideMark/>
          </w:tcPr>
          <w:p w14:paraId="1418E5F4" w14:textId="77777777" w:rsidR="0035488E" w:rsidRPr="00915E05" w:rsidRDefault="0035488E" w:rsidP="00915E05">
            <w:proofErr w:type="spellStart"/>
            <w:r w:rsidRPr="00915E05">
              <w:t>KeyTypes</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1A3A88E6" w14:textId="77777777" w:rsidR="0035488E" w:rsidRPr="00716AB2" w:rsidRDefault="0035488E" w:rsidP="00915E05">
            <w:pPr>
              <w:rPr>
                <w:lang w:val="en-US"/>
              </w:rPr>
            </w:pPr>
            <w:r w:rsidRPr="00716AB2">
              <w:rPr>
                <w:lang w:val="en-US"/>
              </w:rPr>
              <w:t xml:space="preserve">Before: </w:t>
            </w:r>
            <w:proofErr w:type="spellStart"/>
            <w:r w:rsidRPr="00716AB2">
              <w:rPr>
                <w:lang w:val="en-US"/>
              </w:rPr>
              <w:t>KeyElements</w:t>
            </w:r>
            <w:proofErr w:type="spellEnd"/>
            <w:r w:rsidRPr="00716AB2">
              <w:rPr>
                <w:lang w:val="en-US"/>
              </w:rPr>
              <w:br/>
            </w:r>
            <w:r w:rsidRPr="00716AB2">
              <w:rPr>
                <w:lang w:val="en-US"/>
              </w:rPr>
              <w:br/>
              <w:t xml:space="preserve">New </w:t>
            </w:r>
            <w:proofErr w:type="spellStart"/>
            <w:r w:rsidRPr="00716AB2">
              <w:rPr>
                <w:lang w:val="en-US"/>
              </w:rPr>
              <w:t>submodel</w:t>
            </w:r>
            <w:proofErr w:type="spellEnd"/>
            <w:r w:rsidRPr="00716AB2">
              <w:rPr>
                <w:lang w:val="en-US"/>
              </w:rPr>
              <w:t xml:space="preserve"> element </w:t>
            </w:r>
            <w:proofErr w:type="spellStart"/>
            <w:r w:rsidRPr="00716AB2">
              <w:rPr>
                <w:lang w:val="en-US"/>
              </w:rPr>
              <w:t>SubmodelElementList</w:t>
            </w:r>
            <w:proofErr w:type="spellEnd"/>
            <w:r w:rsidRPr="00716AB2">
              <w:rPr>
                <w:lang w:val="en-US"/>
              </w:rPr>
              <w:t xml:space="preserve"> added, renamed </w:t>
            </w:r>
            <w:proofErr w:type="spellStart"/>
            <w:r w:rsidRPr="00716AB2">
              <w:rPr>
                <w:lang w:val="en-US"/>
              </w:rPr>
              <w:t>submodel</w:t>
            </w:r>
            <w:proofErr w:type="spellEnd"/>
            <w:r w:rsidRPr="00716AB2">
              <w:rPr>
                <w:lang w:val="en-US"/>
              </w:rPr>
              <w:t xml:space="preserve"> elements Event and </w:t>
            </w:r>
            <w:proofErr w:type="spellStart"/>
            <w:r w:rsidRPr="00716AB2">
              <w:rPr>
                <w:lang w:val="en-US"/>
              </w:rPr>
              <w:t>BasicEvent</w:t>
            </w:r>
            <w:proofErr w:type="spellEnd"/>
            <w:r w:rsidRPr="00716AB2">
              <w:rPr>
                <w:lang w:val="en-US"/>
              </w:rPr>
              <w:t xml:space="preserve"> to </w:t>
            </w:r>
            <w:proofErr w:type="spellStart"/>
            <w:r w:rsidRPr="00716AB2">
              <w:rPr>
                <w:lang w:val="en-US"/>
              </w:rPr>
              <w:t>EventElement</w:t>
            </w:r>
            <w:proofErr w:type="spellEnd"/>
            <w:r w:rsidRPr="00716AB2">
              <w:rPr>
                <w:lang w:val="en-US"/>
              </w:rPr>
              <w:t xml:space="preserve"> and </w:t>
            </w:r>
            <w:proofErr w:type="spellStart"/>
            <w:r w:rsidRPr="00716AB2">
              <w:rPr>
                <w:lang w:val="en-US"/>
              </w:rPr>
              <w:t>BasicEventElement</w:t>
            </w:r>
            <w:proofErr w:type="spellEnd"/>
          </w:p>
        </w:tc>
      </w:tr>
      <w:tr w:rsidR="0035488E" w:rsidRPr="001A0DEB" w14:paraId="75556913"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4630DA90" w14:textId="77777777" w:rsidR="0035488E" w:rsidRPr="00716AB2" w:rsidRDefault="0035488E" w:rsidP="00915E05">
            <w:pPr>
              <w:rPr>
                <w:lang w:val="en-US"/>
              </w:rPr>
            </w:pPr>
            <w:r w:rsidRPr="00716AB2">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5B3DAAB7" w14:textId="77777777" w:rsidR="0035488E" w:rsidRPr="00DA5BF5" w:rsidRDefault="0035488E" w:rsidP="00915E05">
            <w:proofErr w:type="spellStart"/>
            <w:r w:rsidRPr="00DA5BF5">
              <w:t>LabelType</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67CB179A" w14:textId="77777777" w:rsidR="0035488E" w:rsidRPr="00716AB2" w:rsidRDefault="0035488E" w:rsidP="00915E05">
            <w:pPr>
              <w:jc w:val="left"/>
              <w:rPr>
                <w:lang w:val="en-US"/>
              </w:rPr>
            </w:pPr>
            <w:r w:rsidRPr="00716AB2">
              <w:rPr>
                <w:lang w:val="en-US"/>
              </w:rPr>
              <w:t>New string type with maximum 64 characters</w:t>
            </w:r>
          </w:p>
        </w:tc>
      </w:tr>
      <w:tr w:rsidR="0035488E" w:rsidRPr="001A0DEB" w14:paraId="27EE9BBA"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68AD00F3" w14:textId="77777777" w:rsidR="0035488E" w:rsidRPr="00716AB2" w:rsidRDefault="0035488E" w:rsidP="00915E05">
            <w:pPr>
              <w:rPr>
                <w:lang w:val="en-US"/>
              </w:rPr>
            </w:pPr>
            <w:r w:rsidRPr="00716AB2">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500A5EA4" w14:textId="77777777" w:rsidR="0035488E" w:rsidRPr="00DA5BF5" w:rsidRDefault="0035488E" w:rsidP="00915E05">
            <w:proofErr w:type="spellStart"/>
            <w:r w:rsidRPr="00DA5BF5">
              <w:t>MessageTopicType</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38DD96CA" w14:textId="77777777" w:rsidR="0035488E" w:rsidRPr="00716AB2" w:rsidRDefault="0035488E" w:rsidP="00915E05">
            <w:pPr>
              <w:jc w:val="left"/>
              <w:rPr>
                <w:lang w:val="en-US"/>
              </w:rPr>
            </w:pPr>
            <w:r w:rsidRPr="00716AB2">
              <w:rPr>
                <w:lang w:val="en-US"/>
              </w:rPr>
              <w:t>New string type with maximum 255 characters</w:t>
            </w:r>
          </w:p>
        </w:tc>
      </w:tr>
      <w:tr w:rsidR="0035488E" w:rsidRPr="001A0DEB" w14:paraId="5273C5DA" w14:textId="77777777" w:rsidTr="00915E05">
        <w:trPr>
          <w:trHeight w:val="51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07D8E7F8" w14:textId="77777777" w:rsidR="0035488E" w:rsidRPr="00716AB2" w:rsidRDefault="0035488E" w:rsidP="00915E05">
            <w:pPr>
              <w:rPr>
                <w:lang w:val="en-US"/>
              </w:rPr>
            </w:pPr>
            <w:r w:rsidRPr="00716AB2">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2747CDD1" w14:textId="77777777" w:rsidR="0035488E" w:rsidRPr="00DA5BF5" w:rsidRDefault="0035488E" w:rsidP="00915E05">
            <w:proofErr w:type="spellStart"/>
            <w:r w:rsidRPr="00DA5BF5">
              <w:t>MultiLanguageNameType</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08AF91A9" w14:textId="77777777" w:rsidR="0035488E" w:rsidRPr="00716AB2" w:rsidRDefault="0035488E" w:rsidP="00915E05">
            <w:pPr>
              <w:jc w:val="left"/>
              <w:rPr>
                <w:lang w:val="en-US"/>
              </w:rPr>
            </w:pPr>
            <w:r w:rsidRPr="00716AB2">
              <w:rPr>
                <w:lang w:val="en-US"/>
              </w:rPr>
              <w:t xml:space="preserve">Substitute for </w:t>
            </w:r>
            <w:proofErr w:type="spellStart"/>
            <w:r w:rsidRPr="00716AB2">
              <w:rPr>
                <w:lang w:val="en-US"/>
              </w:rPr>
              <w:t>LangStringSet</w:t>
            </w:r>
            <w:proofErr w:type="spellEnd"/>
            <w:r w:rsidRPr="00716AB2">
              <w:rPr>
                <w:lang w:val="en-US"/>
              </w:rPr>
              <w:t xml:space="preserve"> with short multi-language strings, maximum 64 characters</w:t>
            </w:r>
          </w:p>
        </w:tc>
      </w:tr>
      <w:tr w:rsidR="0035488E" w:rsidRPr="001A0DEB" w14:paraId="0852C952" w14:textId="77777777" w:rsidTr="00915E05">
        <w:trPr>
          <w:trHeight w:val="51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3E7A24A5" w14:textId="77777777" w:rsidR="0035488E" w:rsidRPr="00716AB2" w:rsidRDefault="0035488E" w:rsidP="00915E05">
            <w:pPr>
              <w:rPr>
                <w:lang w:val="en-US"/>
              </w:rPr>
            </w:pPr>
            <w:r w:rsidRPr="00716AB2">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6EDCAFB8" w14:textId="77777777" w:rsidR="0035488E" w:rsidRPr="00DA5BF5" w:rsidRDefault="0035488E" w:rsidP="00915E05">
            <w:proofErr w:type="spellStart"/>
            <w:r w:rsidRPr="00DA5BF5">
              <w:t>MultiLanguageTextType</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234E279F" w14:textId="77777777" w:rsidR="0035488E" w:rsidRPr="00716AB2" w:rsidRDefault="0035488E" w:rsidP="00915E05">
            <w:pPr>
              <w:jc w:val="left"/>
              <w:rPr>
                <w:lang w:val="en-US"/>
              </w:rPr>
            </w:pPr>
            <w:r w:rsidRPr="00716AB2">
              <w:rPr>
                <w:lang w:val="en-US"/>
              </w:rPr>
              <w:t xml:space="preserve">Substitute for </w:t>
            </w:r>
            <w:proofErr w:type="spellStart"/>
            <w:r w:rsidRPr="00716AB2">
              <w:rPr>
                <w:lang w:val="en-US"/>
              </w:rPr>
              <w:t>LangStringSet</w:t>
            </w:r>
            <w:proofErr w:type="spellEnd"/>
            <w:r w:rsidRPr="00716AB2">
              <w:rPr>
                <w:lang w:val="en-US"/>
              </w:rPr>
              <w:t xml:space="preserve"> with long multi-language strings, maximum 64 characters</w:t>
            </w:r>
          </w:p>
        </w:tc>
      </w:tr>
      <w:tr w:rsidR="0035488E" w:rsidRPr="001A0DEB" w14:paraId="49345B05"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6B01F7FF" w14:textId="77777777" w:rsidR="0035488E" w:rsidRPr="00716AB2" w:rsidRDefault="0035488E" w:rsidP="00915E05">
            <w:pPr>
              <w:rPr>
                <w:lang w:val="en-US"/>
              </w:rPr>
            </w:pPr>
            <w:r w:rsidRPr="00716AB2">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4593EE18" w14:textId="77777777" w:rsidR="0035488E" w:rsidRPr="00DA5BF5" w:rsidRDefault="0035488E" w:rsidP="00915E05">
            <w:proofErr w:type="spellStart"/>
            <w:r w:rsidRPr="00DA5BF5">
              <w:t>NameType</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5721DD51" w14:textId="77777777" w:rsidR="0035488E" w:rsidRPr="001A0DEB" w:rsidRDefault="0035488E" w:rsidP="00915E05">
            <w:pPr>
              <w:jc w:val="left"/>
              <w:rPr>
                <w:lang w:val="en-US"/>
              </w:rPr>
            </w:pPr>
            <w:r w:rsidRPr="001A0DEB">
              <w:rPr>
                <w:lang w:val="en-US"/>
              </w:rPr>
              <w:t>New string type with maximum 128 characters</w:t>
            </w:r>
          </w:p>
        </w:tc>
      </w:tr>
      <w:tr w:rsidR="0035488E" w:rsidRPr="00D31895" w14:paraId="62D5D13D"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7894AC8C"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7AAC7FFA" w14:textId="77777777" w:rsidR="0035488E" w:rsidRPr="00915E05" w:rsidRDefault="0035488E" w:rsidP="00915E05">
            <w:proofErr w:type="spellStart"/>
            <w:r w:rsidRPr="00915E05">
              <w:t>Qualifier</w:t>
            </w:r>
            <w:proofErr w:type="spellEnd"/>
            <w:r w:rsidRPr="00915E05">
              <w:t>/</w:t>
            </w:r>
            <w:proofErr w:type="spellStart"/>
            <w:r w:rsidRPr="00915E05">
              <w:t>kind</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46B6833F" w14:textId="77777777" w:rsidR="0035488E" w:rsidRPr="00915E05" w:rsidRDefault="0035488E" w:rsidP="00915E05">
            <w:r w:rsidRPr="00915E05">
              <w:t xml:space="preserve">New experimental </w:t>
            </w:r>
            <w:proofErr w:type="spellStart"/>
            <w:r w:rsidRPr="00915E05">
              <w:t>attribute</w:t>
            </w:r>
            <w:proofErr w:type="spellEnd"/>
            <w:r w:rsidRPr="00915E05">
              <w:t xml:space="preserve"> </w:t>
            </w:r>
            <w:proofErr w:type="spellStart"/>
            <w:r w:rsidRPr="00915E05">
              <w:t>for</w:t>
            </w:r>
            <w:proofErr w:type="spellEnd"/>
            <w:r w:rsidRPr="00915E05">
              <w:t xml:space="preserve"> </w:t>
            </w:r>
            <w:proofErr w:type="spellStart"/>
            <w:r w:rsidRPr="00915E05">
              <w:t>Qualifier</w:t>
            </w:r>
            <w:proofErr w:type="spellEnd"/>
          </w:p>
        </w:tc>
      </w:tr>
      <w:tr w:rsidR="0035488E" w:rsidRPr="001A0DEB" w14:paraId="30CA585F"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3FC90AB2" w14:textId="77777777" w:rsidR="0035488E" w:rsidRPr="00915E05" w:rsidRDefault="0035488E" w:rsidP="00915E05">
            <w:r w:rsidRPr="00915E05">
              <w:t> </w:t>
            </w:r>
          </w:p>
        </w:tc>
        <w:tc>
          <w:tcPr>
            <w:tcW w:w="4154" w:type="dxa"/>
            <w:tcBorders>
              <w:top w:val="nil"/>
              <w:left w:val="nil"/>
              <w:bottom w:val="single" w:sz="8" w:space="0" w:color="A6A6A6"/>
              <w:right w:val="single" w:sz="8" w:space="0" w:color="A6A6A6"/>
            </w:tcBorders>
            <w:shd w:val="clear" w:color="auto" w:fill="auto"/>
            <w:vAlign w:val="center"/>
            <w:hideMark/>
          </w:tcPr>
          <w:p w14:paraId="1EAC19F8" w14:textId="77777777" w:rsidR="0035488E" w:rsidRPr="00915E05" w:rsidRDefault="0035488E" w:rsidP="00915E05">
            <w:proofErr w:type="spellStart"/>
            <w:r w:rsidRPr="00915E05">
              <w:t>QualifierKind</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4B6D07A0" w14:textId="77777777" w:rsidR="0035488E" w:rsidRPr="001A0DEB" w:rsidRDefault="0035488E" w:rsidP="00915E05">
            <w:pPr>
              <w:rPr>
                <w:lang w:val="en-US"/>
              </w:rPr>
            </w:pPr>
            <w:r w:rsidRPr="001A0DEB">
              <w:rPr>
                <w:lang w:val="en-US"/>
              </w:rPr>
              <w:t>New enumeration for Qualifier/kind</w:t>
            </w:r>
          </w:p>
        </w:tc>
      </w:tr>
      <w:tr w:rsidR="0035488E" w:rsidRPr="001A0DEB" w14:paraId="1CD72EE2"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5DAD06C8"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51EA116E" w14:textId="77777777" w:rsidR="0035488E" w:rsidRPr="00915E05" w:rsidRDefault="0035488E" w:rsidP="00915E05">
            <w:proofErr w:type="spellStart"/>
            <w:r w:rsidRPr="00915E05">
              <w:t>Referable</w:t>
            </w:r>
            <w:proofErr w:type="spellEnd"/>
            <w:r w:rsidRPr="00915E05">
              <w:t>/</w:t>
            </w:r>
            <w:proofErr w:type="spellStart"/>
            <w:r w:rsidRPr="00915E05">
              <w:t>displayName</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1BAB7C95" w14:textId="77777777" w:rsidR="0035488E" w:rsidRPr="001A0DEB" w:rsidRDefault="0035488E" w:rsidP="00915E05">
            <w:pPr>
              <w:rPr>
                <w:lang w:val="en-US"/>
              </w:rPr>
            </w:pPr>
            <w:r w:rsidRPr="001A0DEB">
              <w:rPr>
                <w:lang w:val="en-US"/>
              </w:rPr>
              <w:t xml:space="preserve">New optional attribute for all </w:t>
            </w:r>
            <w:proofErr w:type="spellStart"/>
            <w:r w:rsidRPr="001A0DEB">
              <w:rPr>
                <w:lang w:val="en-US"/>
              </w:rPr>
              <w:t>referables</w:t>
            </w:r>
            <w:proofErr w:type="spellEnd"/>
          </w:p>
        </w:tc>
      </w:tr>
      <w:tr w:rsidR="0035488E" w:rsidRPr="001A0DEB" w14:paraId="6A60E78E"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062E43E9"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37EFF0C6" w14:textId="77777777" w:rsidR="0035488E" w:rsidRPr="00915E05" w:rsidRDefault="0035488E" w:rsidP="00915E05">
            <w:r w:rsidRPr="00915E05">
              <w:t>Reference/</w:t>
            </w:r>
            <w:proofErr w:type="spellStart"/>
            <w:r w:rsidRPr="00915E05">
              <w:t>referredSemanticId</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0AF4BF70" w14:textId="77777777" w:rsidR="0035488E" w:rsidRPr="001A0DEB" w:rsidRDefault="0035488E" w:rsidP="00915E05">
            <w:pPr>
              <w:rPr>
                <w:lang w:val="en-US"/>
              </w:rPr>
            </w:pPr>
            <w:r w:rsidRPr="001A0DEB">
              <w:rPr>
                <w:lang w:val="en-US"/>
              </w:rPr>
              <w:t>New optional attribute for Reference</w:t>
            </w:r>
          </w:p>
        </w:tc>
      </w:tr>
      <w:tr w:rsidR="0035488E" w:rsidRPr="001A0DEB" w14:paraId="43D29F51"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22A01173" w14:textId="77777777" w:rsidR="0035488E" w:rsidRPr="001A0DEB" w:rsidRDefault="0035488E" w:rsidP="00915E05">
            <w:pPr>
              <w:rPr>
                <w:lang w:val="en-US"/>
              </w:rPr>
            </w:pPr>
          </w:p>
        </w:tc>
        <w:tc>
          <w:tcPr>
            <w:tcW w:w="4154" w:type="dxa"/>
            <w:tcBorders>
              <w:top w:val="nil"/>
              <w:left w:val="nil"/>
              <w:bottom w:val="single" w:sz="8" w:space="0" w:color="A6A6A6"/>
              <w:right w:val="single" w:sz="8" w:space="0" w:color="A6A6A6"/>
            </w:tcBorders>
            <w:shd w:val="clear" w:color="auto" w:fill="auto"/>
            <w:vAlign w:val="center"/>
            <w:hideMark/>
          </w:tcPr>
          <w:p w14:paraId="71CA1A9A" w14:textId="77777777" w:rsidR="0035488E" w:rsidRPr="00915E05" w:rsidRDefault="0035488E" w:rsidP="00915E05">
            <w:r w:rsidRPr="00915E05">
              <w:t>Reference/type</w:t>
            </w:r>
          </w:p>
        </w:tc>
        <w:tc>
          <w:tcPr>
            <w:tcW w:w="5188" w:type="dxa"/>
            <w:tcBorders>
              <w:top w:val="nil"/>
              <w:left w:val="nil"/>
              <w:bottom w:val="single" w:sz="8" w:space="0" w:color="A6A6A6"/>
              <w:right w:val="single" w:sz="8" w:space="0" w:color="A6A6A6"/>
            </w:tcBorders>
            <w:shd w:val="clear" w:color="auto" w:fill="auto"/>
            <w:vAlign w:val="center"/>
            <w:hideMark/>
          </w:tcPr>
          <w:p w14:paraId="716B7E21" w14:textId="77777777" w:rsidR="0035488E" w:rsidRPr="001A0DEB" w:rsidRDefault="0035488E" w:rsidP="00915E05">
            <w:pPr>
              <w:rPr>
                <w:lang w:val="en-US"/>
              </w:rPr>
            </w:pPr>
            <w:r w:rsidRPr="001A0DEB">
              <w:rPr>
                <w:lang w:val="en-US"/>
              </w:rPr>
              <w:t>New mandatory attribute for Reference</w:t>
            </w:r>
          </w:p>
        </w:tc>
      </w:tr>
      <w:tr w:rsidR="0035488E" w:rsidRPr="001A0DEB" w14:paraId="68CD7E64"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0236AC7D"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0683E485" w14:textId="77777777" w:rsidR="0035488E" w:rsidRPr="00915E05" w:rsidRDefault="0035488E" w:rsidP="00915E05">
            <w:proofErr w:type="spellStart"/>
            <w:r w:rsidRPr="00915E05">
              <w:t>ReferenceTypes</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0CE28323" w14:textId="77777777" w:rsidR="0035488E" w:rsidRPr="001A0DEB" w:rsidRDefault="0035488E" w:rsidP="00915E05">
            <w:pPr>
              <w:rPr>
                <w:lang w:val="en-US"/>
              </w:rPr>
            </w:pPr>
            <w:r w:rsidRPr="001A0DEB">
              <w:rPr>
                <w:lang w:val="en-US"/>
              </w:rPr>
              <w:t>New enumeration for Reference/type</w:t>
            </w:r>
          </w:p>
        </w:tc>
      </w:tr>
      <w:tr w:rsidR="0035488E" w:rsidRPr="001A0DEB" w14:paraId="2B6F93E2" w14:textId="77777777" w:rsidTr="00915E05">
        <w:trPr>
          <w:trHeight w:val="250"/>
        </w:trPr>
        <w:tc>
          <w:tcPr>
            <w:tcW w:w="713" w:type="dxa"/>
            <w:tcBorders>
              <w:top w:val="nil"/>
              <w:left w:val="single" w:sz="8" w:space="0" w:color="A6A6A6"/>
              <w:bottom w:val="nil"/>
              <w:right w:val="single" w:sz="8" w:space="0" w:color="A6A6A6"/>
            </w:tcBorders>
            <w:shd w:val="clear" w:color="auto" w:fill="auto"/>
            <w:vAlign w:val="center"/>
            <w:hideMark/>
          </w:tcPr>
          <w:p w14:paraId="2E76A51D" w14:textId="77777777" w:rsidR="0035488E" w:rsidRPr="001A0DEB" w:rsidRDefault="0035488E" w:rsidP="00915E05">
            <w:pPr>
              <w:rPr>
                <w:lang w:val="en-US"/>
              </w:rPr>
            </w:pPr>
            <w:r w:rsidRPr="001A0DEB">
              <w:rPr>
                <w:lang w:val="en-US"/>
              </w:rPr>
              <w:t> </w:t>
            </w:r>
          </w:p>
        </w:tc>
        <w:tc>
          <w:tcPr>
            <w:tcW w:w="4154" w:type="dxa"/>
            <w:tcBorders>
              <w:top w:val="nil"/>
              <w:left w:val="nil"/>
              <w:bottom w:val="nil"/>
              <w:right w:val="single" w:sz="8" w:space="0" w:color="A6A6A6"/>
            </w:tcBorders>
            <w:shd w:val="clear" w:color="auto" w:fill="auto"/>
            <w:vAlign w:val="center"/>
            <w:hideMark/>
          </w:tcPr>
          <w:p w14:paraId="18A913DE" w14:textId="77777777" w:rsidR="0035488E" w:rsidRPr="00DA5BF5" w:rsidRDefault="0035488E" w:rsidP="00915E05">
            <w:proofErr w:type="spellStart"/>
            <w:r w:rsidRPr="00DA5BF5">
              <w:t>ReferenceTypes</w:t>
            </w:r>
            <w:proofErr w:type="spellEnd"/>
            <w:r w:rsidRPr="00DA5BF5">
              <w:t>/</w:t>
            </w:r>
            <w:proofErr w:type="spellStart"/>
            <w:r w:rsidRPr="00DA5BF5">
              <w:t>ExternalReference</w:t>
            </w:r>
            <w:proofErr w:type="spellEnd"/>
          </w:p>
        </w:tc>
        <w:tc>
          <w:tcPr>
            <w:tcW w:w="5188" w:type="dxa"/>
            <w:tcBorders>
              <w:top w:val="nil"/>
              <w:left w:val="nil"/>
              <w:bottom w:val="nil"/>
              <w:right w:val="single" w:sz="8" w:space="0" w:color="A6A6A6"/>
            </w:tcBorders>
            <w:shd w:val="clear" w:color="auto" w:fill="auto"/>
            <w:vAlign w:val="center"/>
            <w:hideMark/>
          </w:tcPr>
          <w:p w14:paraId="296BE652" w14:textId="77777777" w:rsidR="0035488E" w:rsidRPr="001A0DEB" w:rsidRDefault="0035488E" w:rsidP="00915E05">
            <w:pPr>
              <w:jc w:val="left"/>
              <w:rPr>
                <w:lang w:val="en-US"/>
              </w:rPr>
            </w:pPr>
            <w:r w:rsidRPr="001A0DEB">
              <w:rPr>
                <w:lang w:val="en-US"/>
              </w:rPr>
              <w:t xml:space="preserve">Enumeration value, was named </w:t>
            </w:r>
            <w:proofErr w:type="spellStart"/>
            <w:r w:rsidRPr="001A0DEB">
              <w:rPr>
                <w:lang w:val="en-US"/>
              </w:rPr>
              <w:t>GlobalReference</w:t>
            </w:r>
            <w:proofErr w:type="spellEnd"/>
            <w:r w:rsidRPr="001A0DEB">
              <w:rPr>
                <w:lang w:val="en-US"/>
              </w:rPr>
              <w:t xml:space="preserve"> before</w:t>
            </w:r>
          </w:p>
        </w:tc>
      </w:tr>
      <w:tr w:rsidR="0035488E" w:rsidRPr="001A0DEB" w14:paraId="5C2E1CA6"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hideMark/>
          </w:tcPr>
          <w:p w14:paraId="72891280"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hideMark/>
          </w:tcPr>
          <w:p w14:paraId="0F97AAB2" w14:textId="77777777" w:rsidR="0035488E" w:rsidRPr="00DA5BF5" w:rsidRDefault="0035488E" w:rsidP="00915E05">
            <w:proofErr w:type="spellStart"/>
            <w:r w:rsidRPr="00DA5BF5">
              <w:t>Resource</w:t>
            </w:r>
            <w:proofErr w:type="spellEnd"/>
          </w:p>
        </w:tc>
        <w:tc>
          <w:tcPr>
            <w:tcW w:w="5188" w:type="dxa"/>
            <w:tcBorders>
              <w:top w:val="nil"/>
              <w:left w:val="nil"/>
              <w:bottom w:val="single" w:sz="8" w:space="0" w:color="A6A6A6"/>
              <w:right w:val="single" w:sz="8" w:space="0" w:color="A6A6A6"/>
            </w:tcBorders>
            <w:shd w:val="clear" w:color="auto" w:fill="auto"/>
            <w:hideMark/>
          </w:tcPr>
          <w:p w14:paraId="487C1B3F" w14:textId="77777777" w:rsidR="0035488E" w:rsidRPr="001A0DEB" w:rsidRDefault="0035488E" w:rsidP="00915E05">
            <w:pPr>
              <w:rPr>
                <w:lang w:val="en-US"/>
              </w:rPr>
            </w:pPr>
            <w:r w:rsidRPr="001A0DEB">
              <w:rPr>
                <w:lang w:val="en-US"/>
              </w:rPr>
              <w:t xml:space="preserve">new type for </w:t>
            </w:r>
            <w:proofErr w:type="spellStart"/>
            <w:r w:rsidRPr="001A0DEB">
              <w:rPr>
                <w:lang w:val="en-US"/>
              </w:rPr>
              <w:t>AssetInformation</w:t>
            </w:r>
            <w:proofErr w:type="spellEnd"/>
            <w:r w:rsidRPr="001A0DEB">
              <w:rPr>
                <w:lang w:val="en-US"/>
              </w:rPr>
              <w:t>/</w:t>
            </w:r>
            <w:proofErr w:type="spellStart"/>
            <w:r w:rsidRPr="001A0DEB">
              <w:rPr>
                <w:lang w:val="en-US"/>
              </w:rPr>
              <w:t>defaultThumbnail</w:t>
            </w:r>
            <w:proofErr w:type="spellEnd"/>
          </w:p>
        </w:tc>
      </w:tr>
      <w:tr w:rsidR="0035488E" w:rsidRPr="001A0DEB" w14:paraId="7511F4F0"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700DE132"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5F8533A6" w14:textId="77777777" w:rsidR="0035488E" w:rsidRPr="00DA5BF5" w:rsidRDefault="0035488E" w:rsidP="00915E05">
            <w:proofErr w:type="spellStart"/>
            <w:r w:rsidRPr="00DA5BF5">
              <w:t>ShortNameType</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141B4425" w14:textId="77777777" w:rsidR="0035488E" w:rsidRPr="001A0DEB" w:rsidRDefault="0035488E" w:rsidP="00915E05">
            <w:pPr>
              <w:jc w:val="left"/>
              <w:rPr>
                <w:lang w:val="en-US"/>
              </w:rPr>
            </w:pPr>
            <w:r w:rsidRPr="001A0DEB">
              <w:rPr>
                <w:lang w:val="en-US"/>
              </w:rPr>
              <w:t>New string type with maximum 64 characters</w:t>
            </w:r>
          </w:p>
        </w:tc>
      </w:tr>
      <w:tr w:rsidR="0035488E" w:rsidRPr="001A0DEB" w14:paraId="68D54E68"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4CEE8F8D"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7705F181" w14:textId="77777777" w:rsidR="0035488E" w:rsidRPr="00915E05" w:rsidRDefault="0035488E" w:rsidP="00915E05">
            <w:proofErr w:type="spellStart"/>
            <w:r w:rsidRPr="00915E05">
              <w:t>SpecificAssetId</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3A0EE789" w14:textId="77777777" w:rsidR="0035488E" w:rsidRPr="001A0DEB" w:rsidRDefault="0035488E" w:rsidP="00915E05">
            <w:pPr>
              <w:rPr>
                <w:lang w:val="en-US"/>
              </w:rPr>
            </w:pPr>
            <w:r w:rsidRPr="001A0DEB">
              <w:rPr>
                <w:lang w:val="en-US"/>
              </w:rPr>
              <w:t xml:space="preserve">New type for </w:t>
            </w:r>
            <w:proofErr w:type="spellStart"/>
            <w:r w:rsidRPr="001A0DEB">
              <w:rPr>
                <w:lang w:val="en-US"/>
              </w:rPr>
              <w:t>AssetInformation</w:t>
            </w:r>
            <w:proofErr w:type="spellEnd"/>
            <w:r w:rsidRPr="001A0DEB">
              <w:rPr>
                <w:lang w:val="en-US"/>
              </w:rPr>
              <w:t>/</w:t>
            </w:r>
            <w:proofErr w:type="spellStart"/>
            <w:r w:rsidRPr="001A0DEB">
              <w:rPr>
                <w:lang w:val="en-US"/>
              </w:rPr>
              <w:t>specificAssetId</w:t>
            </w:r>
            <w:proofErr w:type="spellEnd"/>
          </w:p>
        </w:tc>
      </w:tr>
      <w:tr w:rsidR="0035488E" w:rsidRPr="001A0DEB" w14:paraId="28DECEEA" w14:textId="77777777" w:rsidTr="00915E05">
        <w:trPr>
          <w:trHeight w:val="51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5A2DCB3D"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29DACCBC" w14:textId="77777777" w:rsidR="0035488E" w:rsidRPr="00915E05" w:rsidRDefault="0035488E" w:rsidP="00915E05">
            <w:proofErr w:type="spellStart"/>
            <w:r w:rsidRPr="00915E05">
              <w:t>SpecificAssetId</w:t>
            </w:r>
            <w:proofErr w:type="spellEnd"/>
            <w:r w:rsidRPr="00915E05">
              <w:t>/</w:t>
            </w:r>
            <w:proofErr w:type="spellStart"/>
            <w:r w:rsidRPr="00915E05">
              <w:t>externalSubjectId</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49ED1F83" w14:textId="77777777" w:rsidR="0035488E" w:rsidRPr="001A0DEB" w:rsidRDefault="0035488E" w:rsidP="00915E05">
            <w:pPr>
              <w:rPr>
                <w:lang w:val="en-US"/>
              </w:rPr>
            </w:pPr>
            <w:r w:rsidRPr="001A0DEB">
              <w:rPr>
                <w:lang w:val="en-US"/>
              </w:rPr>
              <w:t>See Attribute Based Access Control (ABAC) for subject concept</w:t>
            </w:r>
          </w:p>
        </w:tc>
      </w:tr>
      <w:tr w:rsidR="0035488E" w:rsidRPr="001A0DEB" w14:paraId="23C51DAF"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06B4B72F"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5DE4472F" w14:textId="77777777" w:rsidR="0035488E" w:rsidRPr="00915E05" w:rsidRDefault="0035488E" w:rsidP="00915E05">
            <w:proofErr w:type="spellStart"/>
            <w:r w:rsidRPr="00915E05">
              <w:t>SpecificAssetId</w:t>
            </w:r>
            <w:proofErr w:type="spellEnd"/>
            <w:r w:rsidRPr="00915E05">
              <w:t>/</w:t>
            </w:r>
            <w:proofErr w:type="spellStart"/>
            <w:r w:rsidRPr="00915E05">
              <w:t>name</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198BD05C" w14:textId="77777777" w:rsidR="0035488E" w:rsidRPr="001A0DEB" w:rsidRDefault="0035488E" w:rsidP="00915E05">
            <w:pPr>
              <w:rPr>
                <w:lang w:val="en-US"/>
              </w:rPr>
            </w:pPr>
            <w:r w:rsidRPr="001A0DEB">
              <w:rPr>
                <w:lang w:val="en-US"/>
              </w:rPr>
              <w:t xml:space="preserve">New type for </w:t>
            </w:r>
            <w:proofErr w:type="spellStart"/>
            <w:r w:rsidRPr="001A0DEB">
              <w:rPr>
                <w:lang w:val="en-US"/>
              </w:rPr>
              <w:t>AssetInformation</w:t>
            </w:r>
            <w:proofErr w:type="spellEnd"/>
            <w:r w:rsidRPr="001A0DEB">
              <w:rPr>
                <w:lang w:val="en-US"/>
              </w:rPr>
              <w:t>/</w:t>
            </w:r>
            <w:proofErr w:type="spellStart"/>
            <w:r w:rsidRPr="001A0DEB">
              <w:rPr>
                <w:lang w:val="en-US"/>
              </w:rPr>
              <w:t>specificAssetId</w:t>
            </w:r>
            <w:proofErr w:type="spellEnd"/>
          </w:p>
        </w:tc>
      </w:tr>
      <w:tr w:rsidR="0035488E" w:rsidRPr="001A0DEB" w14:paraId="08E0D322"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5C108842"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014822F9" w14:textId="77777777" w:rsidR="0035488E" w:rsidRPr="00915E05" w:rsidRDefault="0035488E" w:rsidP="00915E05">
            <w:proofErr w:type="spellStart"/>
            <w:r w:rsidRPr="00915E05">
              <w:t>SpecificAssetId</w:t>
            </w:r>
            <w:proofErr w:type="spellEnd"/>
            <w:r w:rsidRPr="00915E05">
              <w:t>/</w:t>
            </w:r>
            <w:proofErr w:type="spellStart"/>
            <w:r w:rsidRPr="00915E05">
              <w:t>value</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47725983" w14:textId="09BB37BD" w:rsidR="0035488E" w:rsidRPr="001A0DEB" w:rsidRDefault="0035488E" w:rsidP="00915E05">
            <w:pPr>
              <w:rPr>
                <w:lang w:val="en-US"/>
              </w:rPr>
            </w:pPr>
            <w:r w:rsidRPr="001A0DEB">
              <w:rPr>
                <w:lang w:val="en-US"/>
              </w:rPr>
              <w:t xml:space="preserve">New type for </w:t>
            </w:r>
            <w:proofErr w:type="spellStart"/>
            <w:r w:rsidRPr="001A0DEB">
              <w:rPr>
                <w:lang w:val="en-US"/>
              </w:rPr>
              <w:t>AssetInformation</w:t>
            </w:r>
            <w:proofErr w:type="spellEnd"/>
            <w:r w:rsidRPr="001A0DEB">
              <w:rPr>
                <w:lang w:val="en-US"/>
              </w:rPr>
              <w:t>/</w:t>
            </w:r>
            <w:proofErr w:type="spellStart"/>
            <w:r w:rsidRPr="001A0DEB">
              <w:rPr>
                <w:lang w:val="en-US"/>
              </w:rPr>
              <w:t>specificAssetId</w:t>
            </w:r>
            <w:proofErr w:type="spellEnd"/>
          </w:p>
        </w:tc>
      </w:tr>
      <w:tr w:rsidR="0035488E" w:rsidRPr="001A0DEB" w14:paraId="4FB4F2E2"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34106471"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73EA1984" w14:textId="77777777" w:rsidR="0035488E" w:rsidRPr="00915E05" w:rsidRDefault="0035488E" w:rsidP="00915E05">
            <w:proofErr w:type="spellStart"/>
            <w:r w:rsidRPr="00915E05">
              <w:t>StateOfEvent</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76E1CE51" w14:textId="77777777" w:rsidR="0035488E" w:rsidRPr="001A0DEB" w:rsidRDefault="0035488E" w:rsidP="00915E05">
            <w:pPr>
              <w:rPr>
                <w:lang w:val="en-US"/>
              </w:rPr>
            </w:pPr>
            <w:r w:rsidRPr="001A0DEB">
              <w:rPr>
                <w:lang w:val="en-US"/>
              </w:rPr>
              <w:t xml:space="preserve">New experimental enumeration for </w:t>
            </w:r>
            <w:proofErr w:type="spellStart"/>
            <w:r w:rsidRPr="001A0DEB">
              <w:rPr>
                <w:lang w:val="en-US"/>
              </w:rPr>
              <w:t>BasicEventElement</w:t>
            </w:r>
            <w:proofErr w:type="spellEnd"/>
          </w:p>
        </w:tc>
      </w:tr>
      <w:tr w:rsidR="0035488E" w:rsidRPr="00AB4A36" w14:paraId="4EE47B22" w14:textId="77777777" w:rsidTr="00915E05">
        <w:trPr>
          <w:trHeight w:val="51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6BD6B2DF" w14:textId="77777777" w:rsidR="0035488E" w:rsidRPr="001A0DEB" w:rsidRDefault="0035488E" w:rsidP="00915E05">
            <w:pPr>
              <w:rPr>
                <w:lang w:val="en-US"/>
              </w:rPr>
            </w:pPr>
            <w:r w:rsidRPr="001A0DEB">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26990EFF" w14:textId="77777777" w:rsidR="0035488E" w:rsidRPr="00915E05" w:rsidRDefault="0035488E" w:rsidP="00915E05">
            <w:proofErr w:type="spellStart"/>
            <w:r w:rsidRPr="00915E05">
              <w:t>SubmodelElementElements</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58E11B63" w14:textId="77777777" w:rsidR="0035488E" w:rsidRPr="00AB4A36" w:rsidRDefault="0035488E" w:rsidP="00915E05">
            <w:pPr>
              <w:rPr>
                <w:lang w:val="en-US"/>
              </w:rPr>
            </w:pPr>
            <w:r w:rsidRPr="00AB4A36">
              <w:rPr>
                <w:lang w:val="en-US"/>
              </w:rPr>
              <w:t xml:space="preserve">Enumeration for </w:t>
            </w:r>
            <w:proofErr w:type="spellStart"/>
            <w:r w:rsidRPr="00AB4A36">
              <w:rPr>
                <w:lang w:val="en-US"/>
              </w:rPr>
              <w:t>submodel</w:t>
            </w:r>
            <w:proofErr w:type="spellEnd"/>
            <w:r w:rsidRPr="00AB4A36">
              <w:rPr>
                <w:lang w:val="en-US"/>
              </w:rPr>
              <w:t xml:space="preserve"> elements (split of </w:t>
            </w:r>
            <w:proofErr w:type="spellStart"/>
            <w:r w:rsidRPr="00AB4A36">
              <w:rPr>
                <w:lang w:val="en-US"/>
              </w:rPr>
              <w:t>ReferableElements</w:t>
            </w:r>
            <w:proofErr w:type="spellEnd"/>
            <w:r w:rsidRPr="00AB4A36">
              <w:rPr>
                <w:lang w:val="en-US"/>
              </w:rPr>
              <w:t>)</w:t>
            </w:r>
          </w:p>
        </w:tc>
      </w:tr>
      <w:tr w:rsidR="0035488E" w:rsidRPr="001A0DEB" w14:paraId="43DB7DDF" w14:textId="77777777" w:rsidTr="00915E05">
        <w:trPr>
          <w:trHeight w:val="51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2E549CD9" w14:textId="77777777" w:rsidR="0035488E" w:rsidRPr="00AB4A36" w:rsidRDefault="0035488E" w:rsidP="00915E05">
            <w:pPr>
              <w:rPr>
                <w:lang w:val="en-US"/>
              </w:rPr>
            </w:pPr>
            <w:r w:rsidRPr="00AB4A36">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7F11EDF8" w14:textId="77777777" w:rsidR="0035488E" w:rsidRPr="00915E05" w:rsidRDefault="0035488E" w:rsidP="00915E05">
            <w:proofErr w:type="spellStart"/>
            <w:r w:rsidRPr="00915E05">
              <w:t>SubmodelElementList</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6DE34BB0" w14:textId="77777777" w:rsidR="0035488E" w:rsidRPr="00AB4A36" w:rsidRDefault="0035488E" w:rsidP="00915E05">
            <w:pPr>
              <w:rPr>
                <w:lang w:val="en-US"/>
              </w:rPr>
            </w:pPr>
            <w:r w:rsidRPr="00AB4A36">
              <w:rPr>
                <w:lang w:val="en-US"/>
              </w:rPr>
              <w:t xml:space="preserve">Before </w:t>
            </w:r>
            <w:proofErr w:type="spellStart"/>
            <w:r w:rsidRPr="00AB4A36">
              <w:rPr>
                <w:lang w:val="en-US"/>
              </w:rPr>
              <w:t>SubmodelElementCollection</w:t>
            </w:r>
            <w:proofErr w:type="spellEnd"/>
            <w:r w:rsidRPr="00AB4A36">
              <w:rPr>
                <w:lang w:val="en-US"/>
              </w:rPr>
              <w:t xml:space="preserve"> was used for lists and collections</w:t>
            </w:r>
          </w:p>
        </w:tc>
      </w:tr>
      <w:tr w:rsidR="0035488E" w:rsidRPr="00D31895" w14:paraId="3E7F7F88"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5678B33F" w14:textId="77777777" w:rsidR="0035488E" w:rsidRPr="00B32243" w:rsidRDefault="0035488E" w:rsidP="00915E05">
            <w:pPr>
              <w:rPr>
                <w:lang w:val="en-US"/>
              </w:rPr>
            </w:pPr>
            <w:r w:rsidRPr="00B32243">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6F814C8E" w14:textId="77777777" w:rsidR="0035488E" w:rsidRPr="00915E05" w:rsidRDefault="0035488E" w:rsidP="00915E05">
            <w:proofErr w:type="spellStart"/>
            <w:r w:rsidRPr="00915E05">
              <w:t>SubmodelElementList</w:t>
            </w:r>
            <w:proofErr w:type="spellEnd"/>
            <w:r w:rsidRPr="00915E05">
              <w:t>/</w:t>
            </w:r>
            <w:proofErr w:type="spellStart"/>
            <w:r w:rsidRPr="00915E05">
              <w:t>orderRelevant</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4E62C72A" w14:textId="090BD3D3" w:rsidR="0035488E" w:rsidRPr="00915E05" w:rsidRDefault="0035488E" w:rsidP="00915E05">
            <w:proofErr w:type="spellStart"/>
            <w:r w:rsidRPr="00915E05">
              <w:t>Similar</w:t>
            </w:r>
            <w:proofErr w:type="spellEnd"/>
            <w:r w:rsidRPr="00915E05">
              <w:t xml:space="preserve"> </w:t>
            </w:r>
            <w:proofErr w:type="spellStart"/>
            <w:r w:rsidRPr="00915E05">
              <w:t>to</w:t>
            </w:r>
            <w:proofErr w:type="spellEnd"/>
            <w:r w:rsidRPr="00915E05">
              <w:t xml:space="preserve"> </w:t>
            </w:r>
            <w:proofErr w:type="spellStart"/>
            <w:r w:rsidRPr="00915E05">
              <w:t>SubmodelElementCollection</w:t>
            </w:r>
            <w:proofErr w:type="spellEnd"/>
            <w:r w:rsidRPr="00915E05">
              <w:t>/</w:t>
            </w:r>
            <w:proofErr w:type="spellStart"/>
            <w:r w:rsidRPr="00915E05">
              <w:t>ordered</w:t>
            </w:r>
            <w:proofErr w:type="spellEnd"/>
          </w:p>
        </w:tc>
      </w:tr>
      <w:tr w:rsidR="0035488E" w:rsidRPr="00AB4A36" w14:paraId="2986301F"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3C4C661D" w14:textId="77777777" w:rsidR="0035488E" w:rsidRPr="00915E05" w:rsidRDefault="0035488E" w:rsidP="00915E05">
            <w:r w:rsidRPr="00915E05">
              <w:t> </w:t>
            </w:r>
          </w:p>
        </w:tc>
        <w:tc>
          <w:tcPr>
            <w:tcW w:w="4154" w:type="dxa"/>
            <w:tcBorders>
              <w:top w:val="nil"/>
              <w:left w:val="nil"/>
              <w:bottom w:val="single" w:sz="8" w:space="0" w:color="A6A6A6"/>
              <w:right w:val="single" w:sz="8" w:space="0" w:color="A6A6A6"/>
            </w:tcBorders>
            <w:shd w:val="clear" w:color="auto" w:fill="auto"/>
            <w:vAlign w:val="center"/>
            <w:hideMark/>
          </w:tcPr>
          <w:p w14:paraId="59F63AFA" w14:textId="77777777" w:rsidR="0035488E" w:rsidRPr="00915E05" w:rsidRDefault="0035488E" w:rsidP="00915E05">
            <w:proofErr w:type="spellStart"/>
            <w:r w:rsidRPr="00915E05">
              <w:t>SubmodelElementList</w:t>
            </w:r>
            <w:proofErr w:type="spellEnd"/>
            <w:r w:rsidRPr="00915E05">
              <w:t>/</w:t>
            </w:r>
            <w:proofErr w:type="spellStart"/>
            <w:r w:rsidRPr="00915E05">
              <w:t>semanticIdListElement</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56417DDB" w14:textId="77777777" w:rsidR="0035488E" w:rsidRPr="00AB4A36" w:rsidRDefault="0035488E" w:rsidP="00915E05">
            <w:pPr>
              <w:rPr>
                <w:lang w:val="en-US"/>
              </w:rPr>
            </w:pPr>
            <w:r w:rsidRPr="00AB4A36">
              <w:rPr>
                <w:lang w:val="en-US"/>
              </w:rPr>
              <w:t xml:space="preserve">Attribute of new class </w:t>
            </w:r>
            <w:proofErr w:type="spellStart"/>
            <w:r w:rsidRPr="00AB4A36">
              <w:rPr>
                <w:lang w:val="en-US"/>
              </w:rPr>
              <w:t>SubmodelElementList</w:t>
            </w:r>
            <w:proofErr w:type="spellEnd"/>
          </w:p>
        </w:tc>
      </w:tr>
      <w:tr w:rsidR="0035488E" w:rsidRPr="001A0DEB" w14:paraId="5D374680"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1BF0EEE1" w14:textId="77777777" w:rsidR="0035488E" w:rsidRPr="00AB4A36" w:rsidRDefault="0035488E" w:rsidP="00915E05">
            <w:pPr>
              <w:rPr>
                <w:lang w:val="en-US"/>
              </w:rPr>
            </w:pPr>
            <w:r w:rsidRPr="00AB4A36">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0508EA82" w14:textId="77777777" w:rsidR="0035488E" w:rsidRPr="00915E05" w:rsidRDefault="0035488E" w:rsidP="00915E05">
            <w:proofErr w:type="spellStart"/>
            <w:r w:rsidRPr="00915E05">
              <w:t>SubmodelElementList</w:t>
            </w:r>
            <w:proofErr w:type="spellEnd"/>
            <w:r w:rsidRPr="00915E05">
              <w:t>/</w:t>
            </w:r>
            <w:proofErr w:type="spellStart"/>
            <w:r w:rsidRPr="00915E05">
              <w:t>typeValueListElement</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42193C9E" w14:textId="77777777" w:rsidR="0035488E" w:rsidRPr="00AB4A36" w:rsidRDefault="0035488E" w:rsidP="00915E05">
            <w:pPr>
              <w:rPr>
                <w:lang w:val="en-US"/>
              </w:rPr>
            </w:pPr>
            <w:r w:rsidRPr="00AB4A36">
              <w:rPr>
                <w:lang w:val="en-US"/>
              </w:rPr>
              <w:t xml:space="preserve">Attribute of new class </w:t>
            </w:r>
            <w:proofErr w:type="spellStart"/>
            <w:r w:rsidRPr="00AB4A36">
              <w:rPr>
                <w:lang w:val="en-US"/>
              </w:rPr>
              <w:t>SubmodelElementList</w:t>
            </w:r>
            <w:proofErr w:type="spellEnd"/>
          </w:p>
        </w:tc>
      </w:tr>
      <w:tr w:rsidR="0035488E" w:rsidRPr="00AB4A36" w14:paraId="544DC9EB" w14:textId="77777777" w:rsidTr="00915E05">
        <w:trPr>
          <w:trHeight w:val="51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2C9872D2" w14:textId="77777777" w:rsidR="0035488E" w:rsidRPr="00B32243" w:rsidRDefault="0035488E" w:rsidP="00915E05">
            <w:pPr>
              <w:rPr>
                <w:lang w:val="en-US"/>
              </w:rPr>
            </w:pPr>
            <w:r w:rsidRPr="00B32243">
              <w:rPr>
                <w:lang w:val="en-US"/>
              </w:rPr>
              <w:t> </w:t>
            </w:r>
          </w:p>
        </w:tc>
        <w:tc>
          <w:tcPr>
            <w:tcW w:w="4154" w:type="dxa"/>
            <w:tcBorders>
              <w:top w:val="nil"/>
              <w:left w:val="nil"/>
              <w:bottom w:val="single" w:sz="8" w:space="0" w:color="A6A6A6"/>
              <w:right w:val="single" w:sz="8" w:space="0" w:color="A6A6A6"/>
            </w:tcBorders>
            <w:shd w:val="clear" w:color="auto" w:fill="auto"/>
            <w:vAlign w:val="center"/>
            <w:hideMark/>
          </w:tcPr>
          <w:p w14:paraId="6F799F5A" w14:textId="77777777" w:rsidR="0035488E" w:rsidRPr="00915E05" w:rsidRDefault="0035488E" w:rsidP="00915E05">
            <w:proofErr w:type="spellStart"/>
            <w:r w:rsidRPr="00915E05">
              <w:t>SubmodelElementList</w:t>
            </w:r>
            <w:proofErr w:type="spellEnd"/>
            <w:r w:rsidRPr="00915E05">
              <w:t>/</w:t>
            </w:r>
            <w:proofErr w:type="spellStart"/>
            <w:r w:rsidRPr="00915E05">
              <w:t>value</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27E34153" w14:textId="1761F009" w:rsidR="0035488E" w:rsidRPr="00AB4A36" w:rsidRDefault="0035488E" w:rsidP="00915E05">
            <w:pPr>
              <w:rPr>
                <w:lang w:val="en-US"/>
              </w:rPr>
            </w:pPr>
            <w:r w:rsidRPr="00AB4A36">
              <w:rPr>
                <w:lang w:val="en-US"/>
              </w:rPr>
              <w:t xml:space="preserve">Similar to </w:t>
            </w:r>
            <w:proofErr w:type="spellStart"/>
            <w:r w:rsidRPr="00AB4A36">
              <w:rPr>
                <w:lang w:val="en-US"/>
              </w:rPr>
              <w:t>SubmodelElementCollection</w:t>
            </w:r>
            <w:proofErr w:type="spellEnd"/>
            <w:r w:rsidRPr="00AB4A36">
              <w:rPr>
                <w:lang w:val="en-US"/>
              </w:rPr>
              <w:t xml:space="preserve">/value but ordered and with all elements having the same </w:t>
            </w:r>
            <w:proofErr w:type="spellStart"/>
            <w:r w:rsidRPr="00AB4A36">
              <w:rPr>
                <w:lang w:val="en-US"/>
              </w:rPr>
              <w:t>semanticId</w:t>
            </w:r>
            <w:proofErr w:type="spellEnd"/>
          </w:p>
        </w:tc>
      </w:tr>
      <w:tr w:rsidR="0035488E" w:rsidRPr="00AB4A36" w14:paraId="6ED7AAE4" w14:textId="77777777" w:rsidTr="00915E05">
        <w:trPr>
          <w:trHeight w:val="260"/>
        </w:trPr>
        <w:tc>
          <w:tcPr>
            <w:tcW w:w="713" w:type="dxa"/>
            <w:tcBorders>
              <w:top w:val="nil"/>
              <w:left w:val="single" w:sz="8" w:space="0" w:color="A6A6A6"/>
              <w:bottom w:val="single" w:sz="8" w:space="0" w:color="A6A6A6"/>
              <w:right w:val="single" w:sz="8" w:space="0" w:color="A6A6A6"/>
            </w:tcBorders>
            <w:shd w:val="clear" w:color="auto" w:fill="auto"/>
            <w:vAlign w:val="center"/>
            <w:hideMark/>
          </w:tcPr>
          <w:p w14:paraId="47482220" w14:textId="77777777" w:rsidR="0035488E" w:rsidRPr="00AB4A36" w:rsidRDefault="0035488E" w:rsidP="00915E05">
            <w:pPr>
              <w:rPr>
                <w:lang w:val="en-US"/>
              </w:rPr>
            </w:pPr>
            <w:r w:rsidRPr="00AB4A36">
              <w:rPr>
                <w:lang w:val="en-US"/>
              </w:rPr>
              <w:lastRenderedPageBreak/>
              <w:t> </w:t>
            </w:r>
          </w:p>
        </w:tc>
        <w:tc>
          <w:tcPr>
            <w:tcW w:w="4154" w:type="dxa"/>
            <w:tcBorders>
              <w:top w:val="nil"/>
              <w:left w:val="nil"/>
              <w:bottom w:val="single" w:sz="8" w:space="0" w:color="A6A6A6"/>
              <w:right w:val="single" w:sz="8" w:space="0" w:color="A6A6A6"/>
            </w:tcBorders>
            <w:shd w:val="clear" w:color="auto" w:fill="auto"/>
            <w:vAlign w:val="center"/>
            <w:hideMark/>
          </w:tcPr>
          <w:p w14:paraId="3551F2BA" w14:textId="77777777" w:rsidR="0035488E" w:rsidRPr="00915E05" w:rsidRDefault="0035488E" w:rsidP="00915E05">
            <w:proofErr w:type="spellStart"/>
            <w:r w:rsidRPr="00915E05">
              <w:t>SubmodelElementList</w:t>
            </w:r>
            <w:proofErr w:type="spellEnd"/>
            <w:r w:rsidRPr="00915E05">
              <w:t>/</w:t>
            </w:r>
            <w:proofErr w:type="spellStart"/>
            <w:r w:rsidRPr="00915E05">
              <w:t>valueTypeListElement</w:t>
            </w:r>
            <w:proofErr w:type="spellEnd"/>
          </w:p>
        </w:tc>
        <w:tc>
          <w:tcPr>
            <w:tcW w:w="5188" w:type="dxa"/>
            <w:tcBorders>
              <w:top w:val="nil"/>
              <w:left w:val="nil"/>
              <w:bottom w:val="single" w:sz="8" w:space="0" w:color="A6A6A6"/>
              <w:right w:val="single" w:sz="8" w:space="0" w:color="A6A6A6"/>
            </w:tcBorders>
            <w:shd w:val="clear" w:color="auto" w:fill="auto"/>
            <w:vAlign w:val="center"/>
            <w:hideMark/>
          </w:tcPr>
          <w:p w14:paraId="23D99FE4" w14:textId="77777777" w:rsidR="0035488E" w:rsidRPr="00AB4A36" w:rsidRDefault="0035488E" w:rsidP="00915E05">
            <w:pPr>
              <w:rPr>
                <w:lang w:val="en-US"/>
              </w:rPr>
            </w:pPr>
            <w:r w:rsidRPr="00AB4A36">
              <w:rPr>
                <w:lang w:val="en-US"/>
              </w:rPr>
              <w:t xml:space="preserve">Attribute of new class </w:t>
            </w:r>
            <w:proofErr w:type="spellStart"/>
            <w:r w:rsidRPr="00AB4A36">
              <w:rPr>
                <w:lang w:val="en-US"/>
              </w:rPr>
              <w:t>SubmodelElementList</w:t>
            </w:r>
            <w:proofErr w:type="spellEnd"/>
          </w:p>
        </w:tc>
      </w:tr>
    </w:tbl>
    <w:p w14:paraId="62C3EE74" w14:textId="77777777" w:rsidR="0035488E" w:rsidRPr="00B32243" w:rsidRDefault="0035488E" w:rsidP="0035488E">
      <w:pPr>
        <w:rPr>
          <w:lang w:val="en-US"/>
        </w:rPr>
      </w:pPr>
    </w:p>
    <w:p w14:paraId="119FBB46" w14:textId="77777777" w:rsidR="0035488E" w:rsidRPr="00B32243" w:rsidRDefault="0035488E" w:rsidP="0035488E">
      <w:pPr>
        <w:rPr>
          <w:lang w:val="en-US"/>
        </w:rPr>
      </w:pPr>
    </w:p>
    <w:p w14:paraId="37E02BD2" w14:textId="176A0769" w:rsidR="0035488E" w:rsidRPr="006C5C0E" w:rsidRDefault="0035488E" w:rsidP="00110904">
      <w:pPr>
        <w:pStyle w:val="Caption"/>
      </w:pPr>
      <w:bookmarkStart w:id="5455" w:name="_Toc125537790"/>
      <w:r w:rsidRPr="006C5C0E">
        <w:t xml:space="preserve">Table </w:t>
      </w:r>
      <w:r>
        <w:fldChar w:fldCharType="begin"/>
      </w:r>
      <w:r w:rsidRPr="006C5C0E">
        <w:instrText xml:space="preserve"> SEQ Table \* ARABIC </w:instrText>
      </w:r>
      <w:r>
        <w:fldChar w:fldCharType="separate"/>
      </w:r>
      <w:r w:rsidR="00F511DE">
        <w:rPr>
          <w:noProof/>
        </w:rPr>
        <w:t>15</w:t>
      </w:r>
      <w:r>
        <w:rPr>
          <w:noProof/>
        </w:rPr>
        <w:fldChar w:fldCharType="end"/>
      </w:r>
      <w:r w:rsidRPr="006C5C0E">
        <w:t xml:space="preserve"> New, Changed or Removed Constraints</w:t>
      </w:r>
      <w:bookmarkEnd w:id="5455"/>
    </w:p>
    <w:tbl>
      <w:tblPr>
        <w:tblStyle w:val="TableGrid"/>
        <w:tblW w:w="1028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72"/>
        <w:gridCol w:w="795"/>
        <w:gridCol w:w="1853"/>
        <w:gridCol w:w="7164"/>
      </w:tblGrid>
      <w:tr w:rsidR="0035488E" w14:paraId="3E7B7B4C" w14:textId="77777777" w:rsidTr="00D225F1">
        <w:trPr>
          <w:tblHeader/>
        </w:trPr>
        <w:tc>
          <w:tcPr>
            <w:tcW w:w="472" w:type="dxa"/>
          </w:tcPr>
          <w:p w14:paraId="2DFDE464" w14:textId="77777777" w:rsidR="0035488E" w:rsidRPr="00E16094" w:rsidRDefault="0035488E" w:rsidP="00915E05">
            <w:pPr>
              <w:rPr>
                <w:b/>
              </w:rPr>
            </w:pPr>
            <w:proofErr w:type="spellStart"/>
            <w:r w:rsidRPr="00E16094">
              <w:rPr>
                <w:b/>
              </w:rPr>
              <w:t>Nc</w:t>
            </w:r>
            <w:proofErr w:type="spellEnd"/>
          </w:p>
        </w:tc>
        <w:tc>
          <w:tcPr>
            <w:tcW w:w="795" w:type="dxa"/>
          </w:tcPr>
          <w:p w14:paraId="002FA6A6" w14:textId="77777777" w:rsidR="0035488E" w:rsidRPr="00E16094" w:rsidRDefault="0035488E" w:rsidP="00915E05">
            <w:pPr>
              <w:rPr>
                <w:b/>
              </w:rPr>
            </w:pPr>
            <w:r w:rsidRPr="00E16094">
              <w:rPr>
                <w:b/>
              </w:rPr>
              <w:t>V3.0 vs. V</w:t>
            </w:r>
            <w:r w:rsidRPr="00915E05">
              <w:rPr>
                <w:b/>
              </w:rPr>
              <w:t>2.0.1</w:t>
            </w:r>
          </w:p>
        </w:tc>
        <w:tc>
          <w:tcPr>
            <w:tcW w:w="1853" w:type="dxa"/>
          </w:tcPr>
          <w:p w14:paraId="3F18EB5F" w14:textId="77777777" w:rsidR="0035488E" w:rsidRPr="00E16094" w:rsidRDefault="0035488E" w:rsidP="00915E05">
            <w:pPr>
              <w:rPr>
                <w:b/>
              </w:rPr>
            </w:pPr>
            <w:r w:rsidRPr="00E16094">
              <w:rPr>
                <w:b/>
              </w:rPr>
              <w:t xml:space="preserve">New, Update, </w:t>
            </w:r>
            <w:proofErr w:type="spellStart"/>
            <w:r w:rsidRPr="00E16094">
              <w:rPr>
                <w:b/>
              </w:rPr>
              <w:t>Removed</w:t>
            </w:r>
            <w:proofErr w:type="spellEnd"/>
            <w:r w:rsidRPr="00E16094">
              <w:rPr>
                <w:b/>
              </w:rPr>
              <w:t xml:space="preserve">, </w:t>
            </w:r>
            <w:proofErr w:type="spellStart"/>
            <w:r w:rsidRPr="00E16094">
              <w:rPr>
                <w:b/>
              </w:rPr>
              <w:t>Reformulated</w:t>
            </w:r>
            <w:proofErr w:type="spellEnd"/>
          </w:p>
        </w:tc>
        <w:tc>
          <w:tcPr>
            <w:tcW w:w="7164" w:type="dxa"/>
          </w:tcPr>
          <w:p w14:paraId="3A0A76C7" w14:textId="77777777" w:rsidR="0035488E" w:rsidRPr="00E16094" w:rsidRDefault="0035488E" w:rsidP="00915E05">
            <w:pPr>
              <w:rPr>
                <w:b/>
              </w:rPr>
            </w:pPr>
            <w:r w:rsidRPr="00E16094">
              <w:rPr>
                <w:b/>
              </w:rPr>
              <w:t>Comment</w:t>
            </w:r>
          </w:p>
        </w:tc>
      </w:tr>
      <w:tr w:rsidR="0035488E" w:rsidRPr="00716AB2" w14:paraId="4FBF66DA" w14:textId="77777777" w:rsidTr="00D225F1">
        <w:tc>
          <w:tcPr>
            <w:tcW w:w="472" w:type="dxa"/>
          </w:tcPr>
          <w:p w14:paraId="2235E5A2" w14:textId="77777777" w:rsidR="0035488E" w:rsidRPr="00915E05" w:rsidRDefault="0035488E" w:rsidP="00915E05"/>
        </w:tc>
        <w:tc>
          <w:tcPr>
            <w:tcW w:w="795" w:type="dxa"/>
          </w:tcPr>
          <w:p w14:paraId="08B73539" w14:textId="77777777" w:rsidR="0035488E" w:rsidRPr="00915E05" w:rsidRDefault="0035488E" w:rsidP="00915E05">
            <w:r>
              <w:t>AASd-001</w:t>
            </w:r>
          </w:p>
        </w:tc>
        <w:tc>
          <w:tcPr>
            <w:tcW w:w="1853" w:type="dxa"/>
          </w:tcPr>
          <w:p w14:paraId="7781761D" w14:textId="77777777" w:rsidR="0035488E" w:rsidRDefault="0035488E" w:rsidP="00915E05">
            <w:proofErr w:type="spellStart"/>
            <w:r>
              <w:t>Removed</w:t>
            </w:r>
            <w:proofErr w:type="spellEnd"/>
          </w:p>
        </w:tc>
        <w:tc>
          <w:tcPr>
            <w:tcW w:w="7164" w:type="dxa"/>
          </w:tcPr>
          <w:p w14:paraId="3C9D2F65" w14:textId="1EF7ED14" w:rsidR="0035488E" w:rsidRPr="00716AB2" w:rsidRDefault="0035488E" w:rsidP="00915E05">
            <w:pPr>
              <w:rPr>
                <w:lang w:val="en-US"/>
              </w:rPr>
            </w:pPr>
            <w:r w:rsidRPr="00716AB2">
              <w:rPr>
                <w:lang w:val="en-US"/>
              </w:rPr>
              <w:t xml:space="preserve">Constraint AASd-001: In case a referable element </w:t>
            </w:r>
            <w:r w:rsidR="00154AAB">
              <w:rPr>
                <w:lang w:val="en-US"/>
              </w:rPr>
              <w:t xml:space="preserve">is not </w:t>
            </w:r>
            <w:r w:rsidRPr="00716AB2">
              <w:rPr>
                <w:lang w:val="en-US"/>
              </w:rPr>
              <w:t>an identifiable element</w:t>
            </w:r>
            <w:r w:rsidR="00AB4A36">
              <w:rPr>
                <w:lang w:val="en-US"/>
              </w:rPr>
              <w:t>,</w:t>
            </w:r>
            <w:r w:rsidRPr="00716AB2">
              <w:rPr>
                <w:lang w:val="en-US"/>
              </w:rPr>
              <w:t xml:space="preserve"> this ID is mandatory and used for referring to the element in its name space. </w:t>
            </w:r>
          </w:p>
          <w:p w14:paraId="75300F14" w14:textId="77777777" w:rsidR="0035488E" w:rsidRPr="00716AB2" w:rsidRDefault="0035488E" w:rsidP="00915E05">
            <w:pPr>
              <w:pStyle w:val="Constraint"/>
              <w:framePr w:wrap="auto" w:vAnchor="margin" w:yAlign="inline"/>
              <w:rPr>
                <w:lang w:val="en-US"/>
              </w:rPr>
            </w:pPr>
            <w:r w:rsidRPr="00716AB2">
              <w:rPr>
                <w:lang w:val="en-US"/>
              </w:rPr>
              <w:t>For namespace part see AASd-022</w:t>
            </w:r>
          </w:p>
        </w:tc>
      </w:tr>
      <w:tr w:rsidR="0035488E" w:rsidRPr="00154AAB" w14:paraId="15DB5F89" w14:textId="77777777" w:rsidTr="00D225F1">
        <w:tc>
          <w:tcPr>
            <w:tcW w:w="472" w:type="dxa"/>
          </w:tcPr>
          <w:p w14:paraId="7CD9AB4F" w14:textId="77777777" w:rsidR="0035488E" w:rsidRPr="00716AB2" w:rsidRDefault="0035488E" w:rsidP="00915E05">
            <w:pPr>
              <w:rPr>
                <w:lang w:val="en-US"/>
              </w:rPr>
            </w:pPr>
          </w:p>
        </w:tc>
        <w:tc>
          <w:tcPr>
            <w:tcW w:w="795" w:type="dxa"/>
          </w:tcPr>
          <w:p w14:paraId="458DE80A" w14:textId="77777777" w:rsidR="0035488E" w:rsidRPr="00915E05" w:rsidRDefault="0035488E" w:rsidP="00915E05">
            <w:r w:rsidRPr="00915E05">
              <w:t>AASd-002</w:t>
            </w:r>
          </w:p>
        </w:tc>
        <w:tc>
          <w:tcPr>
            <w:tcW w:w="1853" w:type="dxa"/>
          </w:tcPr>
          <w:p w14:paraId="700BA8AA" w14:textId="77777777" w:rsidR="0035488E" w:rsidRDefault="0035488E" w:rsidP="00915E05">
            <w:r>
              <w:t>Update</w:t>
            </w:r>
          </w:p>
        </w:tc>
        <w:tc>
          <w:tcPr>
            <w:tcW w:w="7164" w:type="dxa"/>
          </w:tcPr>
          <w:p w14:paraId="6191839F" w14:textId="6CFB7544" w:rsidR="00AE1396" w:rsidRDefault="00AE1396" w:rsidP="00915E05">
            <w:pPr>
              <w:pStyle w:val="Constraint"/>
              <w:framePr w:wrap="auto" w:vAnchor="margin" w:yAlign="inline"/>
              <w:rPr>
                <w:lang w:val="en-US"/>
              </w:rPr>
            </w:pPr>
            <w:r>
              <w:rPr>
                <w:lang w:val="en-US"/>
              </w:rPr>
              <w:t>Regular expression added</w:t>
            </w:r>
          </w:p>
          <w:p w14:paraId="0A526438" w14:textId="4298235D" w:rsidR="0035488E" w:rsidRPr="00B32243" w:rsidRDefault="0035488E" w:rsidP="00915E05">
            <w:pPr>
              <w:pStyle w:val="Constraint"/>
              <w:framePr w:wrap="auto" w:vAnchor="margin" w:yAlign="inline"/>
              <w:rPr>
                <w:lang w:val="en-US"/>
              </w:rPr>
            </w:pPr>
            <w:r w:rsidRPr="00716AB2">
              <w:rPr>
                <w:lang w:val="en-US"/>
              </w:rPr>
              <w:t xml:space="preserve">Constraint AASd-002: </w:t>
            </w:r>
            <w:proofErr w:type="spellStart"/>
            <w:r w:rsidRPr="00716AB2">
              <w:rPr>
                <w:lang w:val="en-US"/>
              </w:rPr>
              <w:t>idShort</w:t>
            </w:r>
            <w:proofErr w:type="spellEnd"/>
            <w:r w:rsidRPr="00716AB2">
              <w:rPr>
                <w:lang w:val="en-US"/>
              </w:rPr>
              <w:t xml:space="preserve"> of </w:t>
            </w:r>
            <w:proofErr w:type="spellStart"/>
            <w:r w:rsidRPr="00716AB2">
              <w:rPr>
                <w:lang w:val="en-US"/>
              </w:rPr>
              <w:t>Referables</w:t>
            </w:r>
            <w:proofErr w:type="spellEnd"/>
            <w:r w:rsidRPr="00716AB2">
              <w:rPr>
                <w:lang w:val="en-US"/>
              </w:rPr>
              <w:t xml:space="preserve"> shall only feature letters, digits, underscore ("_"); starting mandatory with a letter</w:t>
            </w:r>
            <w:r w:rsidR="00AB4A36">
              <w:rPr>
                <w:lang w:val="en-US"/>
              </w:rPr>
              <w:t xml:space="preserve">, </w:t>
            </w:r>
            <w:r w:rsidR="00DE6217">
              <w:rPr>
                <w:lang w:val="en-US"/>
              </w:rPr>
              <w:t>i.e.</w:t>
            </w:r>
            <w:r w:rsidRPr="00B32243">
              <w:rPr>
                <w:lang w:val="en-US"/>
              </w:rPr>
              <w:t xml:space="preserve"> [a-</w:t>
            </w:r>
            <w:proofErr w:type="spellStart"/>
            <w:r w:rsidRPr="00B32243">
              <w:rPr>
                <w:lang w:val="en-US"/>
              </w:rPr>
              <w:t>zA</w:t>
            </w:r>
            <w:proofErr w:type="spellEnd"/>
            <w:r w:rsidRPr="00B32243">
              <w:rPr>
                <w:lang w:val="en-US"/>
              </w:rPr>
              <w:t>-Z][a-zA-Z0-9_]*.</w:t>
            </w:r>
          </w:p>
        </w:tc>
      </w:tr>
      <w:tr w:rsidR="0035488E" w:rsidRPr="00716AB2" w14:paraId="18AA166D" w14:textId="77777777" w:rsidTr="00D225F1">
        <w:tc>
          <w:tcPr>
            <w:tcW w:w="472" w:type="dxa"/>
          </w:tcPr>
          <w:p w14:paraId="1BECBE2C" w14:textId="77777777" w:rsidR="0035488E" w:rsidRPr="00B32243" w:rsidRDefault="0035488E" w:rsidP="00915E05">
            <w:pPr>
              <w:rPr>
                <w:lang w:val="en-US"/>
              </w:rPr>
            </w:pPr>
          </w:p>
        </w:tc>
        <w:tc>
          <w:tcPr>
            <w:tcW w:w="795" w:type="dxa"/>
          </w:tcPr>
          <w:p w14:paraId="644868B0" w14:textId="77777777" w:rsidR="0035488E" w:rsidRPr="00915E05" w:rsidRDefault="0035488E" w:rsidP="00915E05">
            <w:pPr>
              <w:tabs>
                <w:tab w:val="left" w:pos="406"/>
              </w:tabs>
            </w:pPr>
            <w:r w:rsidRPr="00915E05">
              <w:t>AASd-003</w:t>
            </w:r>
          </w:p>
        </w:tc>
        <w:tc>
          <w:tcPr>
            <w:tcW w:w="1853" w:type="dxa"/>
          </w:tcPr>
          <w:p w14:paraId="48E50573" w14:textId="77777777" w:rsidR="0035488E" w:rsidRDefault="0035488E" w:rsidP="00915E05">
            <w:proofErr w:type="spellStart"/>
            <w:r>
              <w:t>Removed</w:t>
            </w:r>
            <w:proofErr w:type="spellEnd"/>
          </w:p>
        </w:tc>
        <w:tc>
          <w:tcPr>
            <w:tcW w:w="7164" w:type="dxa"/>
          </w:tcPr>
          <w:p w14:paraId="150EDAA1" w14:textId="77777777" w:rsidR="0035488E" w:rsidRPr="00716AB2" w:rsidRDefault="0035488E" w:rsidP="00915E05">
            <w:pPr>
              <w:pStyle w:val="Constraint"/>
              <w:framePr w:wrap="auto" w:vAnchor="margin" w:yAlign="inline"/>
              <w:rPr>
                <w:lang w:val="en-US"/>
              </w:rPr>
            </w:pPr>
            <w:r w:rsidRPr="00716AB2">
              <w:rPr>
                <w:lang w:val="en-US"/>
              </w:rPr>
              <w:t>See AASd-022</w:t>
            </w:r>
          </w:p>
          <w:p w14:paraId="75E621C2" w14:textId="77777777" w:rsidR="0035488E" w:rsidRPr="00716AB2" w:rsidRDefault="0035488E" w:rsidP="00915E05">
            <w:pPr>
              <w:pStyle w:val="Constraint"/>
              <w:framePr w:wrap="auto" w:vAnchor="margin" w:yAlign="inline"/>
              <w:rPr>
                <w:lang w:val="en-US"/>
              </w:rPr>
            </w:pPr>
            <w:r w:rsidRPr="00716AB2">
              <w:rPr>
                <w:lang w:val="en-US"/>
              </w:rPr>
              <w:t xml:space="preserve">Constraint AASd-003: </w:t>
            </w:r>
            <w:proofErr w:type="spellStart"/>
            <w:r w:rsidRPr="00716AB2">
              <w:rPr>
                <w:lang w:val="en-US"/>
              </w:rPr>
              <w:t>idShort</w:t>
            </w:r>
            <w:proofErr w:type="spellEnd"/>
            <w:r w:rsidRPr="00716AB2">
              <w:rPr>
                <w:lang w:val="en-US"/>
              </w:rPr>
              <w:t xml:space="preserve"> of </w:t>
            </w:r>
            <w:proofErr w:type="spellStart"/>
            <w:r w:rsidRPr="00716AB2">
              <w:rPr>
                <w:lang w:val="en-US"/>
              </w:rPr>
              <w:t>Referables</w:t>
            </w:r>
            <w:proofErr w:type="spellEnd"/>
            <w:r w:rsidRPr="00716AB2">
              <w:rPr>
                <w:lang w:val="en-US"/>
              </w:rPr>
              <w:t xml:space="preserve"> within the same name space shall be unique (case-sensitive).</w:t>
            </w:r>
          </w:p>
        </w:tc>
      </w:tr>
      <w:tr w:rsidR="00AE1396" w:rsidRPr="00767C92" w14:paraId="697FC9AA" w14:textId="77777777" w:rsidTr="00D225F1">
        <w:tc>
          <w:tcPr>
            <w:tcW w:w="472" w:type="dxa"/>
          </w:tcPr>
          <w:p w14:paraId="7717740C" w14:textId="77777777" w:rsidR="00AE1396" w:rsidRPr="00716AB2" w:rsidRDefault="00AE1396" w:rsidP="00915E05">
            <w:pPr>
              <w:rPr>
                <w:lang w:val="en-US"/>
              </w:rPr>
            </w:pPr>
          </w:p>
        </w:tc>
        <w:tc>
          <w:tcPr>
            <w:tcW w:w="795" w:type="dxa"/>
          </w:tcPr>
          <w:p w14:paraId="59CBDF54" w14:textId="3A0BF212" w:rsidR="00AE1396" w:rsidRDefault="00AE1396" w:rsidP="00915E05">
            <w:r>
              <w:t>AASd-006</w:t>
            </w:r>
          </w:p>
        </w:tc>
        <w:tc>
          <w:tcPr>
            <w:tcW w:w="1853" w:type="dxa"/>
          </w:tcPr>
          <w:p w14:paraId="7D4373CD" w14:textId="2870FA3B" w:rsidR="00AE1396" w:rsidRPr="00C1733F" w:rsidRDefault="00AE1396" w:rsidP="00915E05">
            <w:proofErr w:type="spellStart"/>
            <w:r>
              <w:t>Reformulated</w:t>
            </w:r>
            <w:proofErr w:type="spellEnd"/>
          </w:p>
        </w:tc>
        <w:tc>
          <w:tcPr>
            <w:tcW w:w="7164" w:type="dxa"/>
          </w:tcPr>
          <w:p w14:paraId="1FBE7AF5" w14:textId="04BC2B36" w:rsidR="00AE1396" w:rsidRPr="00716AB2" w:rsidRDefault="00AE1396" w:rsidP="00915E05">
            <w:pPr>
              <w:pStyle w:val="Constraint"/>
              <w:framePr w:wrap="auto" w:vAnchor="margin" w:yAlign="inline"/>
              <w:rPr>
                <w:lang w:val="en-US"/>
              </w:rPr>
            </w:pPr>
            <w:r w:rsidRPr="00AE1396">
              <w:rPr>
                <w:lang w:val="en-US"/>
              </w:rPr>
              <w:t xml:space="preserve">Constraint AASd-006: If both, the value and the </w:t>
            </w:r>
            <w:proofErr w:type="spellStart"/>
            <w:r w:rsidRPr="00AE1396">
              <w:rPr>
                <w:lang w:val="en-US"/>
              </w:rPr>
              <w:t>valueId</w:t>
            </w:r>
            <w:proofErr w:type="spellEnd"/>
            <w:r w:rsidRPr="00AE1396">
              <w:rPr>
                <w:lang w:val="en-US"/>
              </w:rPr>
              <w:t xml:space="preserve"> of a Qualifier are present, the value needs to be identical to the value of the referenced coded value in Qualifier/</w:t>
            </w:r>
            <w:proofErr w:type="spellStart"/>
            <w:r w:rsidRPr="00AE1396">
              <w:rPr>
                <w:lang w:val="en-US"/>
              </w:rPr>
              <w:t>valueId</w:t>
            </w:r>
            <w:proofErr w:type="spellEnd"/>
            <w:r w:rsidRPr="00AE1396">
              <w:rPr>
                <w:lang w:val="en-US"/>
              </w:rPr>
              <w:t>.</w:t>
            </w:r>
          </w:p>
        </w:tc>
      </w:tr>
      <w:tr w:rsidR="0035488E" w:rsidRPr="00767C92" w14:paraId="67289E0A" w14:textId="77777777" w:rsidTr="00D225F1">
        <w:tc>
          <w:tcPr>
            <w:tcW w:w="472" w:type="dxa"/>
          </w:tcPr>
          <w:p w14:paraId="502B0C51" w14:textId="77777777" w:rsidR="0035488E" w:rsidRPr="00716AB2" w:rsidRDefault="0035488E" w:rsidP="00915E05">
            <w:pPr>
              <w:rPr>
                <w:lang w:val="en-US"/>
              </w:rPr>
            </w:pPr>
          </w:p>
        </w:tc>
        <w:tc>
          <w:tcPr>
            <w:tcW w:w="795" w:type="dxa"/>
          </w:tcPr>
          <w:p w14:paraId="1E846C86" w14:textId="77777777" w:rsidR="0035488E" w:rsidRPr="00915E05" w:rsidRDefault="0035488E" w:rsidP="00915E05">
            <w:r>
              <w:t>AASd-005</w:t>
            </w:r>
          </w:p>
        </w:tc>
        <w:tc>
          <w:tcPr>
            <w:tcW w:w="1853" w:type="dxa"/>
          </w:tcPr>
          <w:p w14:paraId="59441623" w14:textId="77777777" w:rsidR="0035488E" w:rsidRPr="00743858" w:rsidRDefault="0035488E" w:rsidP="00915E05">
            <w:proofErr w:type="spellStart"/>
            <w:r w:rsidRPr="00C1733F">
              <w:t>Reformulated</w:t>
            </w:r>
            <w:proofErr w:type="spellEnd"/>
          </w:p>
        </w:tc>
        <w:tc>
          <w:tcPr>
            <w:tcW w:w="7164" w:type="dxa"/>
          </w:tcPr>
          <w:p w14:paraId="2412252B" w14:textId="706B0335" w:rsidR="0035488E" w:rsidRPr="00767C92" w:rsidRDefault="0035488E" w:rsidP="00915E05">
            <w:pPr>
              <w:pStyle w:val="Constraint"/>
              <w:framePr w:wrap="auto" w:vAnchor="margin" w:yAlign="inline"/>
              <w:rPr>
                <w:lang w:val="en-US"/>
              </w:rPr>
            </w:pPr>
            <w:r w:rsidRPr="00716AB2">
              <w:rPr>
                <w:lang w:val="en-US"/>
              </w:rPr>
              <w:t xml:space="preserve">Constraint AASd-005: If </w:t>
            </w:r>
            <w:proofErr w:type="spellStart"/>
            <w:r w:rsidRPr="00716AB2">
              <w:rPr>
                <w:lang w:val="en-US"/>
              </w:rPr>
              <w:t>AdministrativeInformation</w:t>
            </w:r>
            <w:proofErr w:type="spellEnd"/>
            <w:r w:rsidRPr="00716AB2">
              <w:rPr>
                <w:lang w:val="en-US"/>
              </w:rPr>
              <w:t>/version is not specified</w:t>
            </w:r>
            <w:r w:rsidR="00AB4A36">
              <w:rPr>
                <w:lang w:val="en-US"/>
              </w:rPr>
              <w:t>,</w:t>
            </w:r>
            <w:r w:rsidRPr="00716AB2">
              <w:rPr>
                <w:lang w:val="en-US"/>
              </w:rPr>
              <w:t xml:space="preserve"> </w:t>
            </w:r>
            <w:proofErr w:type="spellStart"/>
            <w:r w:rsidRPr="00716AB2">
              <w:rPr>
                <w:lang w:val="en-US"/>
              </w:rPr>
              <w:t>AdministrativeInformation</w:t>
            </w:r>
            <w:proofErr w:type="spellEnd"/>
            <w:r w:rsidRPr="00716AB2">
              <w:rPr>
                <w:lang w:val="en-US"/>
              </w:rPr>
              <w:t xml:space="preserve">/revision shall </w:t>
            </w:r>
            <w:r w:rsidR="00AB4A36">
              <w:rPr>
                <w:lang w:val="en-US"/>
              </w:rPr>
              <w:t xml:space="preserve">also </w:t>
            </w:r>
            <w:r w:rsidRPr="00716AB2">
              <w:rPr>
                <w:lang w:val="en-US"/>
              </w:rPr>
              <w:t xml:space="preserve">be unspecified. </w:t>
            </w:r>
            <w:r w:rsidRPr="00E25928">
              <w:rPr>
                <w:lang w:val="en-US"/>
              </w:rPr>
              <w:t>This means</w:t>
            </w:r>
            <w:r w:rsidR="00AB4A36">
              <w:rPr>
                <w:lang w:val="en-US"/>
              </w:rPr>
              <w:t xml:space="preserve"> that</w:t>
            </w:r>
            <w:r w:rsidRPr="00E25928">
              <w:rPr>
                <w:lang w:val="en-US"/>
              </w:rPr>
              <w:t xml:space="preserve"> a revision requires a version. </w:t>
            </w:r>
            <w:r w:rsidR="00AB4A36">
              <w:rPr>
                <w:lang w:val="en-US"/>
              </w:rPr>
              <w:t>I</w:t>
            </w:r>
            <w:r w:rsidRPr="00E25928">
              <w:rPr>
                <w:lang w:val="en-US"/>
              </w:rPr>
              <w:t>f there is no version</w:t>
            </w:r>
            <w:r w:rsidR="00AB4A36">
              <w:rPr>
                <w:lang w:val="en-US"/>
              </w:rPr>
              <w:t>,</w:t>
            </w:r>
            <w:r w:rsidRPr="00E25928">
              <w:rPr>
                <w:lang w:val="en-US"/>
              </w:rPr>
              <w:t xml:space="preserve"> there is no revision either. </w:t>
            </w:r>
            <w:r w:rsidRPr="00767C92">
              <w:rPr>
                <w:lang w:val="en-US"/>
              </w:rPr>
              <w:t>Revision is optional.</w:t>
            </w:r>
          </w:p>
        </w:tc>
      </w:tr>
      <w:tr w:rsidR="00AE1396" w:rsidRPr="00E25928" w14:paraId="1ADCB780" w14:textId="77777777" w:rsidTr="00D225F1">
        <w:tc>
          <w:tcPr>
            <w:tcW w:w="472" w:type="dxa"/>
          </w:tcPr>
          <w:p w14:paraId="5714FDFB" w14:textId="77777777" w:rsidR="00AE1396" w:rsidRPr="00767C92" w:rsidRDefault="00AE1396" w:rsidP="00915E05">
            <w:pPr>
              <w:rPr>
                <w:lang w:val="en-US"/>
              </w:rPr>
            </w:pPr>
          </w:p>
        </w:tc>
        <w:tc>
          <w:tcPr>
            <w:tcW w:w="795" w:type="dxa"/>
          </w:tcPr>
          <w:p w14:paraId="5B606A49" w14:textId="0080F731" w:rsidR="00AE1396" w:rsidRPr="0054150D" w:rsidRDefault="00AE1396" w:rsidP="00915E05">
            <w:pPr>
              <w:spacing w:after="0" w:line="240" w:lineRule="auto"/>
            </w:pPr>
            <w:r>
              <w:t>AASd-007</w:t>
            </w:r>
          </w:p>
        </w:tc>
        <w:tc>
          <w:tcPr>
            <w:tcW w:w="1853" w:type="dxa"/>
          </w:tcPr>
          <w:p w14:paraId="1CDA6623" w14:textId="761387F4" w:rsidR="00AE1396" w:rsidRDefault="00AE1396" w:rsidP="00915E05">
            <w:proofErr w:type="spellStart"/>
            <w:r>
              <w:t>Reformulated</w:t>
            </w:r>
            <w:proofErr w:type="spellEnd"/>
          </w:p>
        </w:tc>
        <w:tc>
          <w:tcPr>
            <w:tcW w:w="7164" w:type="dxa"/>
          </w:tcPr>
          <w:p w14:paraId="018D0A9C" w14:textId="588501DE" w:rsidR="00AE1396" w:rsidRPr="00E25928" w:rsidRDefault="00AE1396" w:rsidP="00915E05">
            <w:pPr>
              <w:pStyle w:val="Constraint"/>
              <w:framePr w:wrap="auto" w:vAnchor="margin" w:yAlign="inline"/>
              <w:tabs>
                <w:tab w:val="left" w:pos="2880"/>
              </w:tabs>
              <w:rPr>
                <w:lang w:val="en-US"/>
              </w:rPr>
            </w:pPr>
            <w:r w:rsidRPr="00AE1396">
              <w:rPr>
                <w:lang w:val="en-US"/>
              </w:rPr>
              <w:t>Constraint AASd-007: If both the Property/value and the Property/</w:t>
            </w:r>
            <w:proofErr w:type="spellStart"/>
            <w:r w:rsidRPr="00AE1396">
              <w:rPr>
                <w:lang w:val="en-US"/>
              </w:rPr>
              <w:t>valueId</w:t>
            </w:r>
            <w:proofErr w:type="spellEnd"/>
            <w:r w:rsidRPr="00AE1396">
              <w:rPr>
                <w:lang w:val="en-US"/>
              </w:rPr>
              <w:t xml:space="preserve"> are present, the value of Property/value needs to be identical to the value of the referenced coded value in Property/</w:t>
            </w:r>
            <w:proofErr w:type="spellStart"/>
            <w:r w:rsidRPr="00AE1396">
              <w:rPr>
                <w:lang w:val="en-US"/>
              </w:rPr>
              <w:t>valueId</w:t>
            </w:r>
            <w:proofErr w:type="spellEnd"/>
            <w:r w:rsidRPr="00AE1396">
              <w:rPr>
                <w:lang w:val="en-US"/>
              </w:rPr>
              <w:t>.</w:t>
            </w:r>
          </w:p>
        </w:tc>
      </w:tr>
      <w:tr w:rsidR="0035488E" w:rsidRPr="00E25928" w14:paraId="72DF64D7" w14:textId="77777777" w:rsidTr="00D225F1">
        <w:tc>
          <w:tcPr>
            <w:tcW w:w="472" w:type="dxa"/>
          </w:tcPr>
          <w:p w14:paraId="1C43C10C" w14:textId="77777777" w:rsidR="0035488E" w:rsidRPr="00767C92" w:rsidRDefault="0035488E" w:rsidP="00915E05">
            <w:pPr>
              <w:rPr>
                <w:lang w:val="en-US"/>
              </w:rPr>
            </w:pPr>
          </w:p>
        </w:tc>
        <w:tc>
          <w:tcPr>
            <w:tcW w:w="795" w:type="dxa"/>
          </w:tcPr>
          <w:p w14:paraId="6E51B3E9" w14:textId="77777777" w:rsidR="0035488E" w:rsidRPr="0054150D" w:rsidRDefault="0035488E" w:rsidP="00915E05">
            <w:pPr>
              <w:spacing w:after="0" w:line="240" w:lineRule="auto"/>
            </w:pPr>
            <w:r w:rsidRPr="0054150D">
              <w:t>AASd-008</w:t>
            </w:r>
          </w:p>
          <w:p w14:paraId="4F6FE795" w14:textId="77777777" w:rsidR="0035488E" w:rsidRPr="00915E05" w:rsidRDefault="0035488E" w:rsidP="00915E05"/>
        </w:tc>
        <w:tc>
          <w:tcPr>
            <w:tcW w:w="1853" w:type="dxa"/>
          </w:tcPr>
          <w:p w14:paraId="13141560" w14:textId="77777777" w:rsidR="0035488E" w:rsidRPr="00743858" w:rsidRDefault="0035488E" w:rsidP="00915E05">
            <w:proofErr w:type="spellStart"/>
            <w:r>
              <w:t>Removed</w:t>
            </w:r>
            <w:proofErr w:type="spellEnd"/>
          </w:p>
        </w:tc>
        <w:tc>
          <w:tcPr>
            <w:tcW w:w="7164" w:type="dxa"/>
          </w:tcPr>
          <w:p w14:paraId="0484B9FA" w14:textId="77777777" w:rsidR="0035488E" w:rsidRPr="00E25928" w:rsidRDefault="0035488E" w:rsidP="00915E05">
            <w:pPr>
              <w:pStyle w:val="Constraint"/>
              <w:framePr w:wrap="auto" w:vAnchor="margin" w:yAlign="inline"/>
              <w:tabs>
                <w:tab w:val="left" w:pos="2880"/>
              </w:tabs>
              <w:rPr>
                <w:lang w:val="en-US"/>
              </w:rPr>
            </w:pPr>
            <w:r w:rsidRPr="00E25928">
              <w:rPr>
                <w:lang w:val="en-US"/>
              </w:rPr>
              <w:t xml:space="preserve">Constraint AASd-008: The </w:t>
            </w:r>
            <w:proofErr w:type="spellStart"/>
            <w:r w:rsidRPr="00E25928">
              <w:rPr>
                <w:lang w:val="en-US"/>
              </w:rPr>
              <w:t>submodel</w:t>
            </w:r>
            <w:proofErr w:type="spellEnd"/>
            <w:r w:rsidRPr="00E25928">
              <w:rPr>
                <w:lang w:val="en-US"/>
              </w:rPr>
              <w:t xml:space="preserve"> element value of an operation variable shall be of kind=Template.</w:t>
            </w:r>
          </w:p>
        </w:tc>
      </w:tr>
      <w:tr w:rsidR="0035488E" w:rsidRPr="00E25928" w14:paraId="0AD8F24E" w14:textId="77777777" w:rsidTr="00D225F1">
        <w:tc>
          <w:tcPr>
            <w:tcW w:w="472" w:type="dxa"/>
          </w:tcPr>
          <w:p w14:paraId="7F2C6EB5" w14:textId="77777777" w:rsidR="0035488E" w:rsidRPr="00E25928" w:rsidRDefault="0035488E" w:rsidP="00915E05">
            <w:pPr>
              <w:rPr>
                <w:lang w:val="en-US"/>
              </w:rPr>
            </w:pPr>
          </w:p>
        </w:tc>
        <w:tc>
          <w:tcPr>
            <w:tcW w:w="795" w:type="dxa"/>
          </w:tcPr>
          <w:p w14:paraId="66A01774" w14:textId="77777777" w:rsidR="0035488E" w:rsidRPr="00915E05" w:rsidRDefault="0035488E" w:rsidP="00915E05">
            <w:r w:rsidRPr="00177B30">
              <w:t>AASd-010</w:t>
            </w:r>
          </w:p>
        </w:tc>
        <w:tc>
          <w:tcPr>
            <w:tcW w:w="1853" w:type="dxa"/>
          </w:tcPr>
          <w:p w14:paraId="26B0A72B" w14:textId="77777777" w:rsidR="0035488E" w:rsidRPr="00743858" w:rsidRDefault="0035488E" w:rsidP="00915E05">
            <w:proofErr w:type="spellStart"/>
            <w:r w:rsidRPr="00177B30">
              <w:t>Renamed</w:t>
            </w:r>
            <w:proofErr w:type="spellEnd"/>
          </w:p>
        </w:tc>
        <w:tc>
          <w:tcPr>
            <w:tcW w:w="7164" w:type="dxa"/>
          </w:tcPr>
          <w:p w14:paraId="6209D0EB" w14:textId="77777777" w:rsidR="0035488E" w:rsidRPr="00E25928" w:rsidRDefault="0035488E" w:rsidP="00915E05">
            <w:pPr>
              <w:pStyle w:val="Constraint"/>
              <w:framePr w:wrap="auto" w:vAnchor="margin" w:yAlign="inline"/>
              <w:rPr>
                <w:lang w:val="en-US"/>
              </w:rPr>
            </w:pPr>
            <w:r w:rsidRPr="00E25928">
              <w:rPr>
                <w:lang w:val="en-US"/>
              </w:rPr>
              <w:t xml:space="preserve">Renamed and reformulated to AASs-010 </w:t>
            </w:r>
          </w:p>
          <w:p w14:paraId="2DA0BF55" w14:textId="12BBC0D2" w:rsidR="0035488E" w:rsidRPr="00E25928" w:rsidRDefault="0035488E" w:rsidP="00915E05">
            <w:pPr>
              <w:pStyle w:val="Constraint"/>
              <w:framePr w:wrap="auto" w:vAnchor="margin" w:yAlign="inline"/>
              <w:rPr>
                <w:lang w:val="en-US"/>
              </w:rPr>
            </w:pPr>
            <w:r w:rsidRPr="00E25928">
              <w:rPr>
                <w:lang w:val="en-US"/>
              </w:rPr>
              <w:t xml:space="preserve">Not part of this document any longer but </w:t>
            </w:r>
            <w:r w:rsidR="00AB4A36">
              <w:rPr>
                <w:lang w:val="en-US"/>
              </w:rPr>
              <w:t>of</w:t>
            </w:r>
            <w:r w:rsidR="00AB4A36" w:rsidRPr="00E25928">
              <w:rPr>
                <w:lang w:val="en-US"/>
              </w:rPr>
              <w:t xml:space="preserve"> </w:t>
            </w:r>
            <w:r w:rsidRPr="00E25928">
              <w:rPr>
                <w:lang w:val="en-US"/>
              </w:rPr>
              <w:t>part security</w:t>
            </w:r>
          </w:p>
        </w:tc>
      </w:tr>
      <w:tr w:rsidR="0035488E" w:rsidRPr="00E25928" w14:paraId="497A9BEC" w14:textId="77777777" w:rsidTr="00D225F1">
        <w:tc>
          <w:tcPr>
            <w:tcW w:w="472" w:type="dxa"/>
          </w:tcPr>
          <w:p w14:paraId="3FD44652" w14:textId="77777777" w:rsidR="0035488E" w:rsidRPr="00E25928" w:rsidRDefault="0035488E" w:rsidP="00915E05">
            <w:pPr>
              <w:rPr>
                <w:lang w:val="en-US"/>
              </w:rPr>
            </w:pPr>
          </w:p>
        </w:tc>
        <w:tc>
          <w:tcPr>
            <w:tcW w:w="795" w:type="dxa"/>
          </w:tcPr>
          <w:p w14:paraId="4D9A832B" w14:textId="77777777" w:rsidR="0035488E" w:rsidRPr="00915E05" w:rsidRDefault="0035488E" w:rsidP="00915E05">
            <w:r w:rsidRPr="00177B30">
              <w:t>AASd-011</w:t>
            </w:r>
          </w:p>
        </w:tc>
        <w:tc>
          <w:tcPr>
            <w:tcW w:w="1853" w:type="dxa"/>
          </w:tcPr>
          <w:p w14:paraId="3BA6D81F" w14:textId="77777777" w:rsidR="0035488E" w:rsidRPr="00743858" w:rsidRDefault="0035488E" w:rsidP="00915E05">
            <w:proofErr w:type="spellStart"/>
            <w:r w:rsidRPr="00177B30">
              <w:t>Renamed</w:t>
            </w:r>
            <w:proofErr w:type="spellEnd"/>
          </w:p>
        </w:tc>
        <w:tc>
          <w:tcPr>
            <w:tcW w:w="7164" w:type="dxa"/>
          </w:tcPr>
          <w:p w14:paraId="0ABDEC64" w14:textId="77777777" w:rsidR="0035488E" w:rsidRPr="00E25928" w:rsidRDefault="0035488E" w:rsidP="00915E05">
            <w:pPr>
              <w:pStyle w:val="Constraint"/>
              <w:framePr w:wrap="auto" w:vAnchor="margin" w:yAlign="inline"/>
              <w:rPr>
                <w:lang w:val="en-US"/>
              </w:rPr>
            </w:pPr>
            <w:r w:rsidRPr="00E25928">
              <w:rPr>
                <w:lang w:val="en-US"/>
              </w:rPr>
              <w:t>Renamed and reformulated to AASs-011</w:t>
            </w:r>
          </w:p>
          <w:p w14:paraId="3322649D" w14:textId="12E8819C" w:rsidR="0035488E" w:rsidRPr="00E25928" w:rsidRDefault="0035488E" w:rsidP="00915E05">
            <w:pPr>
              <w:pStyle w:val="Constraint"/>
              <w:framePr w:wrap="auto" w:vAnchor="margin" w:yAlign="inline"/>
              <w:rPr>
                <w:lang w:val="en-US"/>
              </w:rPr>
            </w:pPr>
            <w:r w:rsidRPr="00E25928">
              <w:rPr>
                <w:lang w:val="en-US"/>
              </w:rPr>
              <w:t xml:space="preserve">Not part of this document any longer but </w:t>
            </w:r>
            <w:r w:rsidR="00AB4A36">
              <w:rPr>
                <w:lang w:val="en-US"/>
              </w:rPr>
              <w:t>of</w:t>
            </w:r>
            <w:r w:rsidR="00AB4A36" w:rsidRPr="00E25928">
              <w:rPr>
                <w:lang w:val="en-US"/>
              </w:rPr>
              <w:t xml:space="preserve"> </w:t>
            </w:r>
            <w:r w:rsidRPr="00E25928">
              <w:rPr>
                <w:lang w:val="en-US"/>
              </w:rPr>
              <w:t>part security</w:t>
            </w:r>
          </w:p>
        </w:tc>
      </w:tr>
      <w:tr w:rsidR="0035488E" w:rsidRPr="00E25928" w14:paraId="2404EEEC" w14:textId="77777777" w:rsidTr="00D225F1">
        <w:tc>
          <w:tcPr>
            <w:tcW w:w="472" w:type="dxa"/>
          </w:tcPr>
          <w:p w14:paraId="7FBC921C" w14:textId="77777777" w:rsidR="0035488E" w:rsidRPr="00E25928" w:rsidRDefault="0035488E" w:rsidP="00915E05">
            <w:pPr>
              <w:rPr>
                <w:lang w:val="en-US"/>
              </w:rPr>
            </w:pPr>
          </w:p>
        </w:tc>
        <w:tc>
          <w:tcPr>
            <w:tcW w:w="795" w:type="dxa"/>
          </w:tcPr>
          <w:p w14:paraId="003E332A" w14:textId="77777777" w:rsidR="0035488E" w:rsidRPr="00915E05" w:rsidRDefault="0035488E" w:rsidP="00915E05">
            <w:r>
              <w:t>AASd-012</w:t>
            </w:r>
          </w:p>
        </w:tc>
        <w:tc>
          <w:tcPr>
            <w:tcW w:w="1853" w:type="dxa"/>
          </w:tcPr>
          <w:p w14:paraId="6D3D7074" w14:textId="77777777" w:rsidR="0035488E" w:rsidRPr="00743858" w:rsidRDefault="0035488E" w:rsidP="00915E05">
            <w:proofErr w:type="spellStart"/>
            <w:r>
              <w:t>Reformulated</w:t>
            </w:r>
            <w:proofErr w:type="spellEnd"/>
          </w:p>
        </w:tc>
        <w:tc>
          <w:tcPr>
            <w:tcW w:w="7164" w:type="dxa"/>
          </w:tcPr>
          <w:p w14:paraId="690FF3B2" w14:textId="492DEE7E" w:rsidR="0035488E" w:rsidRPr="00E25928" w:rsidRDefault="0035488E" w:rsidP="00915E05">
            <w:pPr>
              <w:pStyle w:val="Constraint"/>
              <w:framePr w:wrap="auto" w:vAnchor="margin" w:yAlign="inline"/>
              <w:rPr>
                <w:lang w:val="en-US"/>
              </w:rPr>
            </w:pPr>
            <w:r w:rsidRPr="00E25928">
              <w:rPr>
                <w:lang w:val="en-US"/>
              </w:rPr>
              <w:t xml:space="preserve">Constraint AASd-012: If both the </w:t>
            </w:r>
            <w:proofErr w:type="spellStart"/>
            <w:r w:rsidRPr="00E25928">
              <w:rPr>
                <w:lang w:val="en-US"/>
              </w:rPr>
              <w:t>MultiLanguageProperty</w:t>
            </w:r>
            <w:proofErr w:type="spellEnd"/>
            <w:r w:rsidRPr="00E25928">
              <w:rPr>
                <w:lang w:val="en-US"/>
              </w:rPr>
              <w:t xml:space="preserve">/value and the </w:t>
            </w:r>
            <w:proofErr w:type="spellStart"/>
            <w:r w:rsidRPr="00E25928">
              <w:rPr>
                <w:lang w:val="en-US"/>
              </w:rPr>
              <w:t>MultiLanguageProperty</w:t>
            </w:r>
            <w:proofErr w:type="spellEnd"/>
            <w:r w:rsidRPr="00E25928">
              <w:rPr>
                <w:lang w:val="en-US"/>
              </w:rPr>
              <w:t>/</w:t>
            </w:r>
            <w:proofErr w:type="spellStart"/>
            <w:r w:rsidRPr="00E25928">
              <w:rPr>
                <w:lang w:val="en-US"/>
              </w:rPr>
              <w:t>valueId</w:t>
            </w:r>
            <w:proofErr w:type="spellEnd"/>
            <w:r w:rsidRPr="00E25928">
              <w:rPr>
                <w:lang w:val="en-US"/>
              </w:rPr>
              <w:t xml:space="preserve"> are present</w:t>
            </w:r>
            <w:r w:rsidR="00154AAB">
              <w:rPr>
                <w:lang w:val="en-US"/>
              </w:rPr>
              <w:t>,</w:t>
            </w:r>
            <w:r w:rsidRPr="00E25928">
              <w:rPr>
                <w:lang w:val="en-US"/>
              </w:rPr>
              <w:t xml:space="preserve"> </w:t>
            </w:r>
            <w:r w:rsidR="00154AAB" w:rsidRPr="00E25928">
              <w:rPr>
                <w:lang w:val="en-US"/>
              </w:rPr>
              <w:t xml:space="preserve">the meaning must be the same </w:t>
            </w:r>
            <w:r w:rsidRPr="00E25928">
              <w:rPr>
                <w:lang w:val="en-US"/>
              </w:rPr>
              <w:t>for each string in a specific language</w:t>
            </w:r>
            <w:r w:rsidR="00AB4A36">
              <w:rPr>
                <w:lang w:val="en-US"/>
              </w:rPr>
              <w:t>,</w:t>
            </w:r>
            <w:r w:rsidRPr="00E25928">
              <w:rPr>
                <w:lang w:val="en-US"/>
              </w:rPr>
              <w:t xml:space="preserve"> as specified in </w:t>
            </w:r>
            <w:proofErr w:type="spellStart"/>
            <w:r w:rsidRPr="00E25928">
              <w:rPr>
                <w:lang w:val="en-US"/>
              </w:rPr>
              <w:t>MultiLanguageProperty</w:t>
            </w:r>
            <w:proofErr w:type="spellEnd"/>
            <w:r w:rsidRPr="00E25928">
              <w:rPr>
                <w:lang w:val="en-US"/>
              </w:rPr>
              <w:t>/</w:t>
            </w:r>
            <w:proofErr w:type="spellStart"/>
            <w:r w:rsidRPr="00E25928">
              <w:rPr>
                <w:lang w:val="en-US"/>
              </w:rPr>
              <w:t>valueId</w:t>
            </w:r>
            <w:proofErr w:type="spellEnd"/>
          </w:p>
        </w:tc>
      </w:tr>
      <w:tr w:rsidR="0035488E" w:rsidRPr="00DA3F3B" w14:paraId="18C1BEAE" w14:textId="77777777" w:rsidTr="00D225F1">
        <w:tc>
          <w:tcPr>
            <w:tcW w:w="472" w:type="dxa"/>
          </w:tcPr>
          <w:p w14:paraId="6C4EA5DA" w14:textId="77777777" w:rsidR="0035488E" w:rsidRPr="00E25928" w:rsidRDefault="0035488E" w:rsidP="00915E05">
            <w:pPr>
              <w:rPr>
                <w:lang w:val="en-US"/>
              </w:rPr>
            </w:pPr>
          </w:p>
        </w:tc>
        <w:tc>
          <w:tcPr>
            <w:tcW w:w="795" w:type="dxa"/>
          </w:tcPr>
          <w:p w14:paraId="203D9F66" w14:textId="77777777" w:rsidR="0035488E" w:rsidRPr="00915E05" w:rsidRDefault="0035488E" w:rsidP="00915E05">
            <w:r>
              <w:t>AASd-014</w:t>
            </w:r>
          </w:p>
        </w:tc>
        <w:tc>
          <w:tcPr>
            <w:tcW w:w="1853" w:type="dxa"/>
          </w:tcPr>
          <w:p w14:paraId="7718C1A0" w14:textId="77777777" w:rsidR="0035488E" w:rsidRPr="00743858" w:rsidRDefault="0035488E" w:rsidP="00915E05">
            <w:proofErr w:type="spellStart"/>
            <w:r>
              <w:t>Reformulated</w:t>
            </w:r>
            <w:proofErr w:type="spellEnd"/>
          </w:p>
        </w:tc>
        <w:tc>
          <w:tcPr>
            <w:tcW w:w="7164" w:type="dxa"/>
          </w:tcPr>
          <w:p w14:paraId="0BC91276" w14:textId="77777777" w:rsidR="0035488E" w:rsidRPr="00E25928" w:rsidRDefault="0035488E" w:rsidP="00915E05">
            <w:pPr>
              <w:rPr>
                <w:lang w:val="en-US"/>
              </w:rPr>
            </w:pPr>
            <w:r w:rsidRPr="00E25928">
              <w:rPr>
                <w:lang w:val="en-US"/>
              </w:rPr>
              <w:t>Entity was changed</w:t>
            </w:r>
          </w:p>
          <w:p w14:paraId="3BD5EBBE" w14:textId="15350497" w:rsidR="0035488E" w:rsidRPr="00915E05" w:rsidRDefault="0035488E" w:rsidP="00915E05">
            <w:pPr>
              <w:pStyle w:val="Constraint"/>
              <w:framePr w:wrap="auto" w:vAnchor="margin" w:yAlign="inline"/>
            </w:pPr>
            <w:r w:rsidRPr="00E25928">
              <w:rPr>
                <w:lang w:val="en-US"/>
              </w:rPr>
              <w:t xml:space="preserve">Constraint AASd-014: Either the attribute </w:t>
            </w:r>
            <w:proofErr w:type="spellStart"/>
            <w:r w:rsidRPr="00E25928">
              <w:rPr>
                <w:lang w:val="en-US"/>
              </w:rPr>
              <w:t>globalAssetId</w:t>
            </w:r>
            <w:proofErr w:type="spellEnd"/>
            <w:r w:rsidRPr="00E25928">
              <w:rPr>
                <w:lang w:val="en-US"/>
              </w:rPr>
              <w:t xml:space="preserve"> or </w:t>
            </w:r>
            <w:proofErr w:type="spellStart"/>
            <w:r w:rsidRPr="00E25928">
              <w:rPr>
                <w:lang w:val="en-US"/>
              </w:rPr>
              <w:t>specificAssetId</w:t>
            </w:r>
            <w:proofErr w:type="spellEnd"/>
            <w:r w:rsidRPr="00E25928">
              <w:rPr>
                <w:lang w:val="en-US"/>
              </w:rPr>
              <w:t xml:space="preserve"> of an Entity must be set if Entity/</w:t>
            </w:r>
            <w:proofErr w:type="spellStart"/>
            <w:r w:rsidRPr="00E25928">
              <w:rPr>
                <w:lang w:val="en-US"/>
              </w:rPr>
              <w:t>entityType</w:t>
            </w:r>
            <w:proofErr w:type="spellEnd"/>
            <w:r w:rsidRPr="00E25928">
              <w:rPr>
                <w:lang w:val="en-US"/>
              </w:rPr>
              <w:t xml:space="preserve"> is set to "</w:t>
            </w:r>
            <w:proofErr w:type="spellStart"/>
            <w:r w:rsidRPr="00E25928">
              <w:rPr>
                <w:lang w:val="en-US"/>
              </w:rPr>
              <w:t>SelfManagedEntity</w:t>
            </w:r>
            <w:proofErr w:type="spellEnd"/>
            <w:r w:rsidRPr="00E25928">
              <w:rPr>
                <w:lang w:val="en-US"/>
              </w:rPr>
              <w:t xml:space="preserve">". </w:t>
            </w:r>
            <w:r w:rsidR="00AB4A36">
              <w:rPr>
                <w:lang w:val="en-US"/>
              </w:rPr>
              <w:t>Otherwise, they do not exist</w:t>
            </w:r>
            <w:r>
              <w:t>.</w:t>
            </w:r>
          </w:p>
        </w:tc>
      </w:tr>
      <w:tr w:rsidR="00AE1396" w:rsidRPr="00E25928" w14:paraId="0691CA6D" w14:textId="77777777" w:rsidTr="00D225F1">
        <w:tc>
          <w:tcPr>
            <w:tcW w:w="472" w:type="dxa"/>
          </w:tcPr>
          <w:p w14:paraId="192182D6" w14:textId="77777777" w:rsidR="00AE1396" w:rsidRDefault="00AE1396" w:rsidP="00915E05"/>
        </w:tc>
        <w:tc>
          <w:tcPr>
            <w:tcW w:w="795" w:type="dxa"/>
          </w:tcPr>
          <w:p w14:paraId="35A51DCA" w14:textId="7D4760C3" w:rsidR="00AE1396" w:rsidRDefault="00AE1396" w:rsidP="00915E05">
            <w:r>
              <w:t>AASd-115</w:t>
            </w:r>
          </w:p>
        </w:tc>
        <w:tc>
          <w:tcPr>
            <w:tcW w:w="1853" w:type="dxa"/>
          </w:tcPr>
          <w:p w14:paraId="1A74A441" w14:textId="78A6641D" w:rsidR="00AE1396" w:rsidRDefault="00AE1396" w:rsidP="00915E05">
            <w:proofErr w:type="spellStart"/>
            <w:r>
              <w:t>Reformulated</w:t>
            </w:r>
            <w:proofErr w:type="spellEnd"/>
          </w:p>
        </w:tc>
        <w:tc>
          <w:tcPr>
            <w:tcW w:w="7164" w:type="dxa"/>
          </w:tcPr>
          <w:p w14:paraId="07CE0B3D" w14:textId="146A9FF9" w:rsidR="00AE1396" w:rsidRPr="00AE1396" w:rsidRDefault="00AE1396" w:rsidP="00915E05">
            <w:pPr>
              <w:pStyle w:val="Constraint"/>
              <w:framePr w:wrap="auto" w:vAnchor="margin" w:yAlign="inline"/>
              <w:rPr>
                <w:lang w:val="en-US"/>
              </w:rPr>
            </w:pPr>
            <w:r w:rsidRPr="00AE1396">
              <w:rPr>
                <w:lang w:val="en-US"/>
              </w:rPr>
              <w:t xml:space="preserve">Constraint AASd-115: If a first level child element in a </w:t>
            </w:r>
            <w:proofErr w:type="spellStart"/>
            <w:r w:rsidRPr="00AE1396">
              <w:rPr>
                <w:lang w:val="en-US"/>
              </w:rPr>
              <w:t>SubmodelElementList</w:t>
            </w:r>
            <w:proofErr w:type="spellEnd"/>
            <w:r w:rsidRPr="00AE1396">
              <w:rPr>
                <w:lang w:val="en-US"/>
              </w:rPr>
              <w:t xml:space="preserve"> does not specify a </w:t>
            </w:r>
            <w:proofErr w:type="spellStart"/>
            <w:r w:rsidRPr="00AE1396">
              <w:rPr>
                <w:lang w:val="en-US"/>
              </w:rPr>
              <w:t>semanticId</w:t>
            </w:r>
            <w:proofErr w:type="spellEnd"/>
            <w:r w:rsidRPr="00AE1396">
              <w:rPr>
                <w:lang w:val="en-US"/>
              </w:rPr>
              <w:t xml:space="preserve">, the value is assumed to be identical to </w:t>
            </w:r>
            <w:proofErr w:type="spellStart"/>
            <w:r w:rsidRPr="00AE1396">
              <w:rPr>
                <w:lang w:val="en-US"/>
              </w:rPr>
              <w:t>SubmodelElementList</w:t>
            </w:r>
            <w:proofErr w:type="spellEnd"/>
            <w:r w:rsidRPr="00AE1396">
              <w:rPr>
                <w:lang w:val="en-US"/>
              </w:rPr>
              <w:t>/</w:t>
            </w:r>
            <w:proofErr w:type="spellStart"/>
            <w:r w:rsidRPr="00AE1396">
              <w:rPr>
                <w:lang w:val="en-US"/>
              </w:rPr>
              <w:t>semanticIdListElement</w:t>
            </w:r>
            <w:proofErr w:type="spellEnd"/>
            <w:r w:rsidRPr="00AE1396">
              <w:rPr>
                <w:lang w:val="en-US"/>
              </w:rPr>
              <w:t>.</w:t>
            </w:r>
          </w:p>
        </w:tc>
      </w:tr>
      <w:tr w:rsidR="00AE1396" w:rsidRPr="00E25928" w14:paraId="245F0D0B" w14:textId="77777777" w:rsidTr="00D225F1">
        <w:tc>
          <w:tcPr>
            <w:tcW w:w="472" w:type="dxa"/>
          </w:tcPr>
          <w:p w14:paraId="2E162D2C" w14:textId="77777777" w:rsidR="00AE1396" w:rsidRDefault="00AE1396" w:rsidP="00915E05"/>
        </w:tc>
        <w:tc>
          <w:tcPr>
            <w:tcW w:w="795" w:type="dxa"/>
          </w:tcPr>
          <w:p w14:paraId="23CFCC06" w14:textId="5BD1C9A6" w:rsidR="00AE1396" w:rsidRDefault="00AE1396" w:rsidP="00915E05">
            <w:r>
              <w:t>AASd-118</w:t>
            </w:r>
          </w:p>
        </w:tc>
        <w:tc>
          <w:tcPr>
            <w:tcW w:w="1853" w:type="dxa"/>
          </w:tcPr>
          <w:p w14:paraId="75D2D041" w14:textId="6161F27E" w:rsidR="00AE1396" w:rsidRDefault="00AE1396" w:rsidP="00915E05">
            <w:proofErr w:type="spellStart"/>
            <w:r>
              <w:t>Reformulated</w:t>
            </w:r>
            <w:proofErr w:type="spellEnd"/>
          </w:p>
        </w:tc>
        <w:tc>
          <w:tcPr>
            <w:tcW w:w="7164" w:type="dxa"/>
          </w:tcPr>
          <w:p w14:paraId="338C31CB" w14:textId="2D7F3E22" w:rsidR="00AE1396" w:rsidRPr="00E25928" w:rsidRDefault="00AE1396" w:rsidP="00915E05">
            <w:pPr>
              <w:pStyle w:val="Constraint"/>
              <w:framePr w:wrap="auto" w:vAnchor="margin" w:yAlign="inline"/>
              <w:rPr>
                <w:lang w:val="en-US"/>
              </w:rPr>
            </w:pPr>
            <w:r w:rsidRPr="00AE1396">
              <w:rPr>
                <w:lang w:val="en-US"/>
              </w:rPr>
              <w:t>Constraint AASd-118: If a supplemental semantic ID (</w:t>
            </w:r>
            <w:proofErr w:type="spellStart"/>
            <w:r w:rsidRPr="00AE1396">
              <w:rPr>
                <w:lang w:val="en-US"/>
              </w:rPr>
              <w:t>HasSemantics</w:t>
            </w:r>
            <w:proofErr w:type="spellEnd"/>
            <w:r w:rsidRPr="00AE1396">
              <w:rPr>
                <w:lang w:val="en-US"/>
              </w:rPr>
              <w:t>/</w:t>
            </w:r>
            <w:proofErr w:type="spellStart"/>
            <w:r w:rsidRPr="00AE1396">
              <w:rPr>
                <w:lang w:val="en-US"/>
              </w:rPr>
              <w:t>supplementalSemanticId</w:t>
            </w:r>
            <w:proofErr w:type="spellEnd"/>
            <w:r w:rsidRPr="00AE1396">
              <w:rPr>
                <w:lang w:val="en-US"/>
              </w:rPr>
              <w:t>) is defined, there shall also be a main semantic ID (</w:t>
            </w:r>
            <w:proofErr w:type="spellStart"/>
            <w:r w:rsidRPr="00AE1396">
              <w:rPr>
                <w:lang w:val="en-US"/>
              </w:rPr>
              <w:t>HasSemantics</w:t>
            </w:r>
            <w:proofErr w:type="spellEnd"/>
            <w:r w:rsidRPr="00AE1396">
              <w:rPr>
                <w:lang w:val="en-US"/>
              </w:rPr>
              <w:t>/</w:t>
            </w:r>
            <w:proofErr w:type="spellStart"/>
            <w:r w:rsidRPr="00AE1396">
              <w:rPr>
                <w:lang w:val="en-US"/>
              </w:rPr>
              <w:t>semanticId</w:t>
            </w:r>
            <w:proofErr w:type="spellEnd"/>
            <w:r w:rsidRPr="00AE1396">
              <w:rPr>
                <w:lang w:val="en-US"/>
              </w:rPr>
              <w:t>).</w:t>
            </w:r>
          </w:p>
        </w:tc>
      </w:tr>
      <w:tr w:rsidR="00E630D6" w:rsidRPr="00E25928" w14:paraId="56170D82" w14:textId="77777777" w:rsidTr="00D225F1">
        <w:tc>
          <w:tcPr>
            <w:tcW w:w="472" w:type="dxa"/>
          </w:tcPr>
          <w:p w14:paraId="71BD635B" w14:textId="77777777" w:rsidR="00E630D6" w:rsidRDefault="00E630D6" w:rsidP="00915E05"/>
        </w:tc>
        <w:tc>
          <w:tcPr>
            <w:tcW w:w="795" w:type="dxa"/>
          </w:tcPr>
          <w:p w14:paraId="09999565" w14:textId="5E37B46C" w:rsidR="00E630D6" w:rsidRDefault="00E630D6" w:rsidP="00915E05">
            <w:r>
              <w:t>AASd-119</w:t>
            </w:r>
          </w:p>
        </w:tc>
        <w:tc>
          <w:tcPr>
            <w:tcW w:w="1853" w:type="dxa"/>
          </w:tcPr>
          <w:p w14:paraId="6404F691" w14:textId="737A64F6" w:rsidR="00E630D6" w:rsidRDefault="00E630D6" w:rsidP="00915E05">
            <w:proofErr w:type="spellStart"/>
            <w:r>
              <w:t>Reformulated</w:t>
            </w:r>
            <w:proofErr w:type="spellEnd"/>
          </w:p>
        </w:tc>
        <w:tc>
          <w:tcPr>
            <w:tcW w:w="7164" w:type="dxa"/>
          </w:tcPr>
          <w:p w14:paraId="2D73FF54" w14:textId="5D1D1274" w:rsidR="00E630D6" w:rsidRPr="00E25928" w:rsidRDefault="00E630D6" w:rsidP="00E630D6">
            <w:pPr>
              <w:pStyle w:val="Constraint"/>
              <w:framePr w:wrap="auto" w:vAnchor="margin" w:yAlign="inline"/>
              <w:tabs>
                <w:tab w:val="left" w:pos="5620"/>
              </w:tabs>
              <w:rPr>
                <w:lang w:val="en-US"/>
              </w:rPr>
            </w:pPr>
            <w:r w:rsidRPr="00E630D6">
              <w:rPr>
                <w:lang w:val="en-US"/>
              </w:rPr>
              <w:t xml:space="preserve">Constraint AASd-119: If any Qualifier/kind value of a Qualifiable/qualifier is equal to </w:t>
            </w:r>
            <w:proofErr w:type="spellStart"/>
            <w:r w:rsidRPr="00E630D6">
              <w:rPr>
                <w:lang w:val="en-US"/>
              </w:rPr>
              <w:t>TemplateQualifier</w:t>
            </w:r>
            <w:proofErr w:type="spellEnd"/>
            <w:r w:rsidRPr="00E630D6">
              <w:rPr>
                <w:lang w:val="en-US"/>
              </w:rPr>
              <w:t xml:space="preserve"> and the qualified element inherits from "</w:t>
            </w:r>
            <w:proofErr w:type="spellStart"/>
            <w:r w:rsidRPr="00E630D6">
              <w:rPr>
                <w:lang w:val="en-US"/>
              </w:rPr>
              <w:t>hasKind</w:t>
            </w:r>
            <w:proofErr w:type="spellEnd"/>
            <w:r w:rsidRPr="00E630D6">
              <w:rPr>
                <w:lang w:val="en-US"/>
              </w:rPr>
              <w:t>", the qualified element shall be of kind Template (</w:t>
            </w:r>
            <w:proofErr w:type="spellStart"/>
            <w:r w:rsidRPr="00E630D6">
              <w:rPr>
                <w:lang w:val="en-US"/>
              </w:rPr>
              <w:t>HasKind</w:t>
            </w:r>
            <w:proofErr w:type="spellEnd"/>
            <w:r w:rsidRPr="00E630D6">
              <w:rPr>
                <w:lang w:val="en-US"/>
              </w:rPr>
              <w:t>/kind = "Template").</w:t>
            </w:r>
          </w:p>
        </w:tc>
      </w:tr>
      <w:tr w:rsidR="0035488E" w:rsidRPr="00E25928" w14:paraId="64D37B79" w14:textId="77777777" w:rsidTr="00D225F1">
        <w:tc>
          <w:tcPr>
            <w:tcW w:w="472" w:type="dxa"/>
          </w:tcPr>
          <w:p w14:paraId="5BBCC6D7" w14:textId="77777777" w:rsidR="0035488E" w:rsidRPr="00915E05" w:rsidRDefault="0035488E" w:rsidP="00915E05">
            <w:r>
              <w:t>(x)</w:t>
            </w:r>
          </w:p>
        </w:tc>
        <w:tc>
          <w:tcPr>
            <w:tcW w:w="795" w:type="dxa"/>
          </w:tcPr>
          <w:p w14:paraId="742517B2" w14:textId="77777777" w:rsidR="0035488E" w:rsidRPr="00915E05" w:rsidRDefault="0035488E" w:rsidP="00915E05">
            <w:r>
              <w:t>AASd-020</w:t>
            </w:r>
          </w:p>
        </w:tc>
        <w:tc>
          <w:tcPr>
            <w:tcW w:w="1853" w:type="dxa"/>
          </w:tcPr>
          <w:p w14:paraId="4E0AEF97" w14:textId="77777777" w:rsidR="0035488E" w:rsidRPr="00743858" w:rsidRDefault="0035488E" w:rsidP="00915E05">
            <w:r>
              <w:t>New</w:t>
            </w:r>
          </w:p>
        </w:tc>
        <w:tc>
          <w:tcPr>
            <w:tcW w:w="7164" w:type="dxa"/>
          </w:tcPr>
          <w:p w14:paraId="14964B4D" w14:textId="77777777" w:rsidR="0035488E" w:rsidRPr="00E25928" w:rsidRDefault="0035488E" w:rsidP="00915E05">
            <w:pPr>
              <w:pStyle w:val="Constraint"/>
              <w:framePr w:wrap="auto" w:vAnchor="margin" w:yAlign="inline"/>
              <w:rPr>
                <w:lang w:val="en-US"/>
              </w:rPr>
            </w:pPr>
            <w:r w:rsidRPr="00E25928">
              <w:rPr>
                <w:lang w:val="en-US"/>
              </w:rPr>
              <w:t>Constraint AASd-020: The value of Property/value shall be consistent to the data type as defined in Property/</w:t>
            </w:r>
            <w:proofErr w:type="spellStart"/>
            <w:r w:rsidRPr="00E25928">
              <w:rPr>
                <w:lang w:val="en-US"/>
              </w:rPr>
              <w:t>valueType</w:t>
            </w:r>
            <w:proofErr w:type="spellEnd"/>
            <w:r w:rsidRPr="00E25928">
              <w:rPr>
                <w:lang w:val="en-US"/>
              </w:rPr>
              <w:t>.</w:t>
            </w:r>
          </w:p>
        </w:tc>
      </w:tr>
      <w:tr w:rsidR="0035488E" w:rsidRPr="00E25928" w14:paraId="208339B0" w14:textId="77777777" w:rsidTr="00D225F1">
        <w:tc>
          <w:tcPr>
            <w:tcW w:w="472" w:type="dxa"/>
          </w:tcPr>
          <w:p w14:paraId="2034BB22" w14:textId="77777777" w:rsidR="0035488E" w:rsidRPr="00915E05" w:rsidRDefault="0035488E" w:rsidP="00915E05">
            <w:r>
              <w:t>(x)</w:t>
            </w:r>
          </w:p>
        </w:tc>
        <w:tc>
          <w:tcPr>
            <w:tcW w:w="795" w:type="dxa"/>
          </w:tcPr>
          <w:p w14:paraId="21FBC997" w14:textId="77777777" w:rsidR="0035488E" w:rsidRPr="00915E05" w:rsidRDefault="0035488E" w:rsidP="00915E05">
            <w:r>
              <w:t>AASd-021</w:t>
            </w:r>
          </w:p>
        </w:tc>
        <w:tc>
          <w:tcPr>
            <w:tcW w:w="1853" w:type="dxa"/>
          </w:tcPr>
          <w:p w14:paraId="53716F36" w14:textId="77777777" w:rsidR="0035488E" w:rsidRPr="00743858" w:rsidRDefault="0035488E" w:rsidP="00915E05">
            <w:r>
              <w:t>New</w:t>
            </w:r>
          </w:p>
        </w:tc>
        <w:tc>
          <w:tcPr>
            <w:tcW w:w="7164" w:type="dxa"/>
          </w:tcPr>
          <w:p w14:paraId="41C43DCA" w14:textId="77777777" w:rsidR="0035488E" w:rsidRPr="00E25928" w:rsidRDefault="0035488E" w:rsidP="00915E05">
            <w:pPr>
              <w:pStyle w:val="Constraint"/>
              <w:framePr w:wrap="auto" w:vAnchor="margin" w:yAlign="inline"/>
              <w:rPr>
                <w:lang w:val="en-US"/>
              </w:rPr>
            </w:pPr>
            <w:r w:rsidRPr="00E25928">
              <w:rPr>
                <w:lang w:val="en-US"/>
              </w:rPr>
              <w:t>Constraint AASd-021:  Every qualifiable can only have one qualifier with the same Qualifier/type.</w:t>
            </w:r>
          </w:p>
        </w:tc>
      </w:tr>
      <w:tr w:rsidR="0035488E" w:rsidRPr="00E25928" w14:paraId="2F36C7D9" w14:textId="77777777" w:rsidTr="00D225F1">
        <w:tc>
          <w:tcPr>
            <w:tcW w:w="472" w:type="dxa"/>
          </w:tcPr>
          <w:p w14:paraId="6548DD77" w14:textId="77777777" w:rsidR="0035488E" w:rsidRPr="00E25928" w:rsidRDefault="0035488E" w:rsidP="00915E05">
            <w:pPr>
              <w:rPr>
                <w:lang w:val="en-US"/>
              </w:rPr>
            </w:pPr>
          </w:p>
        </w:tc>
        <w:tc>
          <w:tcPr>
            <w:tcW w:w="795" w:type="dxa"/>
          </w:tcPr>
          <w:p w14:paraId="376517D7" w14:textId="77777777" w:rsidR="0035488E" w:rsidRPr="00915E05" w:rsidRDefault="0035488E" w:rsidP="00915E05">
            <w:r w:rsidRPr="00915E05">
              <w:t>AASd-022</w:t>
            </w:r>
          </w:p>
        </w:tc>
        <w:tc>
          <w:tcPr>
            <w:tcW w:w="1853" w:type="dxa"/>
          </w:tcPr>
          <w:p w14:paraId="3C506561" w14:textId="77777777" w:rsidR="0035488E" w:rsidRPr="00743858" w:rsidRDefault="0035488E" w:rsidP="00915E05">
            <w:r>
              <w:t>New</w:t>
            </w:r>
          </w:p>
        </w:tc>
        <w:tc>
          <w:tcPr>
            <w:tcW w:w="7164" w:type="dxa"/>
          </w:tcPr>
          <w:p w14:paraId="734DFEA5" w14:textId="77777777" w:rsidR="0035488E" w:rsidRPr="00E25928" w:rsidRDefault="0035488E" w:rsidP="00915E05">
            <w:pPr>
              <w:pStyle w:val="Constraint"/>
              <w:framePr w:wrap="auto" w:vAnchor="margin" w:yAlign="inline"/>
              <w:rPr>
                <w:lang w:val="en-US"/>
              </w:rPr>
            </w:pPr>
            <w:r w:rsidRPr="00E25928">
              <w:rPr>
                <w:lang w:val="en-US"/>
              </w:rPr>
              <w:t xml:space="preserve">Added case-sensitivity for </w:t>
            </w:r>
            <w:proofErr w:type="spellStart"/>
            <w:r w:rsidRPr="00E25928">
              <w:rPr>
                <w:lang w:val="en-US"/>
              </w:rPr>
              <w:t>idShort</w:t>
            </w:r>
            <w:proofErr w:type="spellEnd"/>
            <w:r w:rsidRPr="00E25928">
              <w:rPr>
                <w:lang w:val="en-US"/>
              </w:rPr>
              <w:t xml:space="preserve"> (since AASd-003 was removed)</w:t>
            </w:r>
          </w:p>
          <w:p w14:paraId="122EF9EE" w14:textId="77777777" w:rsidR="0035488E" w:rsidRPr="00E25928" w:rsidRDefault="0035488E" w:rsidP="00915E05">
            <w:pPr>
              <w:pStyle w:val="Constraint"/>
              <w:framePr w:wrap="auto" w:vAnchor="margin" w:yAlign="inline"/>
              <w:rPr>
                <w:lang w:val="en-US"/>
              </w:rPr>
            </w:pPr>
            <w:r w:rsidRPr="00E25928">
              <w:rPr>
                <w:lang w:val="en-US"/>
              </w:rPr>
              <w:t xml:space="preserve">Constraint AASd-022: </w:t>
            </w:r>
            <w:proofErr w:type="spellStart"/>
            <w:r w:rsidRPr="00E25928">
              <w:rPr>
                <w:lang w:val="en-US"/>
              </w:rPr>
              <w:t>idShort</w:t>
            </w:r>
            <w:proofErr w:type="spellEnd"/>
            <w:r w:rsidRPr="00E25928">
              <w:rPr>
                <w:lang w:val="en-US"/>
              </w:rPr>
              <w:t xml:space="preserve"> of non-identifiable </w:t>
            </w:r>
            <w:proofErr w:type="spellStart"/>
            <w:r w:rsidRPr="00E25928">
              <w:rPr>
                <w:lang w:val="en-US"/>
              </w:rPr>
              <w:t>referables</w:t>
            </w:r>
            <w:proofErr w:type="spellEnd"/>
            <w:r w:rsidRPr="00E25928">
              <w:rPr>
                <w:lang w:val="en-US"/>
              </w:rPr>
              <w:t xml:space="preserve"> within the same name space shall be unique (case-sensitive)</w:t>
            </w:r>
          </w:p>
        </w:tc>
      </w:tr>
      <w:tr w:rsidR="00E630D6" w:rsidRPr="001A0DEB" w14:paraId="1121A8E0" w14:textId="77777777" w:rsidTr="00D225F1">
        <w:tc>
          <w:tcPr>
            <w:tcW w:w="472" w:type="dxa"/>
          </w:tcPr>
          <w:p w14:paraId="2505F657" w14:textId="77777777" w:rsidR="00E630D6" w:rsidRPr="001A0DEB" w:rsidRDefault="00E630D6" w:rsidP="00915E05">
            <w:pPr>
              <w:rPr>
                <w:lang w:val="en-US"/>
              </w:rPr>
            </w:pPr>
          </w:p>
        </w:tc>
        <w:tc>
          <w:tcPr>
            <w:tcW w:w="795" w:type="dxa"/>
          </w:tcPr>
          <w:p w14:paraId="70C82040" w14:textId="1FA624F8" w:rsidR="00E630D6" w:rsidRPr="00915E05" w:rsidRDefault="00E630D6" w:rsidP="00915E05">
            <w:r>
              <w:t>AASd-129</w:t>
            </w:r>
          </w:p>
        </w:tc>
        <w:tc>
          <w:tcPr>
            <w:tcW w:w="1853" w:type="dxa"/>
          </w:tcPr>
          <w:p w14:paraId="488A1D61" w14:textId="4AF74B23" w:rsidR="00E630D6" w:rsidRPr="00915E05" w:rsidRDefault="00E630D6" w:rsidP="00915E05">
            <w:proofErr w:type="spellStart"/>
            <w:r>
              <w:t>Reformulated</w:t>
            </w:r>
            <w:proofErr w:type="spellEnd"/>
          </w:p>
        </w:tc>
        <w:tc>
          <w:tcPr>
            <w:tcW w:w="7164" w:type="dxa"/>
          </w:tcPr>
          <w:p w14:paraId="7595DBE4" w14:textId="57AB86AE" w:rsidR="00E630D6" w:rsidRPr="001A0DEB" w:rsidRDefault="00E630D6" w:rsidP="00915E05">
            <w:pPr>
              <w:pStyle w:val="Constraint"/>
              <w:framePr w:wrap="auto" w:vAnchor="margin" w:yAlign="inline"/>
              <w:rPr>
                <w:lang w:val="en-US"/>
              </w:rPr>
            </w:pPr>
            <w:r w:rsidRPr="00E630D6">
              <w:rPr>
                <w:lang w:val="en-US"/>
              </w:rPr>
              <w:t xml:space="preserve">Constraint AASd-129: If any Qualifier/kind value of a </w:t>
            </w:r>
            <w:proofErr w:type="spellStart"/>
            <w:r w:rsidRPr="00E630D6">
              <w:rPr>
                <w:lang w:val="en-US"/>
              </w:rPr>
              <w:t>SubmodelElement</w:t>
            </w:r>
            <w:proofErr w:type="spellEnd"/>
            <w:r w:rsidRPr="00E630D6">
              <w:rPr>
                <w:lang w:val="en-US"/>
              </w:rPr>
              <w:t xml:space="preserve">/qualifier (attribute qualifier inherited via Qualifiable) is equal to </w:t>
            </w:r>
            <w:proofErr w:type="spellStart"/>
            <w:r w:rsidRPr="00E630D6">
              <w:rPr>
                <w:lang w:val="en-US"/>
              </w:rPr>
              <w:t>TemplateQualifier</w:t>
            </w:r>
            <w:proofErr w:type="spellEnd"/>
            <w:r w:rsidRPr="00E630D6">
              <w:rPr>
                <w:lang w:val="en-US"/>
              </w:rPr>
              <w:t xml:space="preserve">, the </w:t>
            </w:r>
            <w:proofErr w:type="spellStart"/>
            <w:r w:rsidRPr="00E630D6">
              <w:rPr>
                <w:lang w:val="en-US"/>
              </w:rPr>
              <w:t>submodel</w:t>
            </w:r>
            <w:proofErr w:type="spellEnd"/>
            <w:r w:rsidRPr="00E630D6">
              <w:rPr>
                <w:lang w:val="en-US"/>
              </w:rPr>
              <w:t xml:space="preserve"> element shall be part of a </w:t>
            </w:r>
            <w:proofErr w:type="spellStart"/>
            <w:r w:rsidRPr="00E630D6">
              <w:rPr>
                <w:lang w:val="en-US"/>
              </w:rPr>
              <w:t>submodel</w:t>
            </w:r>
            <w:proofErr w:type="spellEnd"/>
            <w:r w:rsidRPr="00E630D6">
              <w:rPr>
                <w:lang w:val="en-US"/>
              </w:rPr>
              <w:t xml:space="preserve"> template, i.e. a </w:t>
            </w:r>
            <w:proofErr w:type="spellStart"/>
            <w:r w:rsidRPr="00E630D6">
              <w:rPr>
                <w:lang w:val="en-US"/>
              </w:rPr>
              <w:t>Submodel</w:t>
            </w:r>
            <w:proofErr w:type="spellEnd"/>
            <w:r w:rsidRPr="00E630D6">
              <w:rPr>
                <w:lang w:val="en-US"/>
              </w:rPr>
              <w:t xml:space="preserve"> with </w:t>
            </w:r>
            <w:proofErr w:type="spellStart"/>
            <w:r w:rsidRPr="00E630D6">
              <w:rPr>
                <w:lang w:val="en-US"/>
              </w:rPr>
              <w:t>Submodel</w:t>
            </w:r>
            <w:proofErr w:type="spellEnd"/>
            <w:r w:rsidRPr="00E630D6">
              <w:rPr>
                <w:lang w:val="en-US"/>
              </w:rPr>
              <w:t xml:space="preserve">/kind (attribute kind inherited via </w:t>
            </w:r>
            <w:proofErr w:type="spellStart"/>
            <w:r w:rsidRPr="00E630D6">
              <w:rPr>
                <w:lang w:val="en-US"/>
              </w:rPr>
              <w:t>HasKind</w:t>
            </w:r>
            <w:proofErr w:type="spellEnd"/>
            <w:r w:rsidRPr="00E630D6">
              <w:rPr>
                <w:lang w:val="en-US"/>
              </w:rPr>
              <w:t>) value equal to Template.</w:t>
            </w:r>
          </w:p>
        </w:tc>
      </w:tr>
      <w:tr w:rsidR="0035488E" w:rsidRPr="001A0DEB" w14:paraId="0517861C" w14:textId="77777777" w:rsidTr="00D225F1">
        <w:tc>
          <w:tcPr>
            <w:tcW w:w="472" w:type="dxa"/>
          </w:tcPr>
          <w:p w14:paraId="60B6542D" w14:textId="77777777" w:rsidR="0035488E" w:rsidRPr="001A0DEB" w:rsidRDefault="0035488E" w:rsidP="00915E05">
            <w:pPr>
              <w:rPr>
                <w:lang w:val="en-US"/>
              </w:rPr>
            </w:pPr>
          </w:p>
        </w:tc>
        <w:tc>
          <w:tcPr>
            <w:tcW w:w="795" w:type="dxa"/>
          </w:tcPr>
          <w:p w14:paraId="4DC81B49" w14:textId="77777777" w:rsidR="0035488E" w:rsidRPr="00915E05" w:rsidRDefault="0035488E" w:rsidP="00915E05">
            <w:r w:rsidRPr="00915E05">
              <w:t>AASd-077</w:t>
            </w:r>
          </w:p>
        </w:tc>
        <w:tc>
          <w:tcPr>
            <w:tcW w:w="1853" w:type="dxa"/>
          </w:tcPr>
          <w:p w14:paraId="10CBB0AA" w14:textId="77777777" w:rsidR="0035488E" w:rsidRDefault="0035488E" w:rsidP="00915E05">
            <w:r w:rsidRPr="00915E05">
              <w:t>New</w:t>
            </w:r>
          </w:p>
        </w:tc>
        <w:tc>
          <w:tcPr>
            <w:tcW w:w="7164" w:type="dxa"/>
          </w:tcPr>
          <w:p w14:paraId="714527DF" w14:textId="77777777" w:rsidR="0035488E" w:rsidRPr="001A0DEB" w:rsidRDefault="0035488E" w:rsidP="00915E05">
            <w:pPr>
              <w:pStyle w:val="Constraint"/>
              <w:framePr w:wrap="auto" w:vAnchor="margin" w:yAlign="inline"/>
              <w:rPr>
                <w:lang w:val="en-US"/>
              </w:rPr>
            </w:pPr>
            <w:r w:rsidRPr="001A0DEB">
              <w:rPr>
                <w:lang w:val="en-US"/>
              </w:rPr>
              <w:t xml:space="preserve">Constraint AASd-077: The name of an extension (Extension/name) within </w:t>
            </w:r>
            <w:proofErr w:type="spellStart"/>
            <w:r w:rsidRPr="001A0DEB">
              <w:rPr>
                <w:lang w:val="en-US"/>
              </w:rPr>
              <w:t>HasExtensions</w:t>
            </w:r>
            <w:proofErr w:type="spellEnd"/>
            <w:r w:rsidRPr="001A0DEB">
              <w:rPr>
                <w:lang w:val="en-US"/>
              </w:rPr>
              <w:t xml:space="preserve"> needs to be unique.</w:t>
            </w:r>
          </w:p>
        </w:tc>
      </w:tr>
      <w:tr w:rsidR="0035488E" w:rsidRPr="000C19C0" w14:paraId="058F0CF9" w14:textId="77777777" w:rsidTr="00D225F1">
        <w:tc>
          <w:tcPr>
            <w:tcW w:w="472" w:type="dxa"/>
          </w:tcPr>
          <w:p w14:paraId="72808974" w14:textId="77777777" w:rsidR="0035488E" w:rsidRPr="001A0DEB" w:rsidRDefault="0035488E" w:rsidP="00915E05">
            <w:pPr>
              <w:rPr>
                <w:lang w:val="en-US"/>
              </w:rPr>
            </w:pPr>
          </w:p>
        </w:tc>
        <w:tc>
          <w:tcPr>
            <w:tcW w:w="795" w:type="dxa"/>
          </w:tcPr>
          <w:p w14:paraId="48262A91" w14:textId="77777777" w:rsidR="0035488E" w:rsidRPr="00915E05" w:rsidRDefault="0035488E" w:rsidP="00915E05">
            <w:r w:rsidRPr="00915E05">
              <w:t>AASd-090</w:t>
            </w:r>
          </w:p>
        </w:tc>
        <w:tc>
          <w:tcPr>
            <w:tcW w:w="1853" w:type="dxa"/>
          </w:tcPr>
          <w:p w14:paraId="7B3BC73A" w14:textId="77777777" w:rsidR="0035488E" w:rsidRDefault="0035488E" w:rsidP="00915E05">
            <w:r w:rsidRPr="00915E05">
              <w:t>New</w:t>
            </w:r>
          </w:p>
        </w:tc>
        <w:tc>
          <w:tcPr>
            <w:tcW w:w="7164" w:type="dxa"/>
          </w:tcPr>
          <w:p w14:paraId="3F56F202" w14:textId="4612EE7A" w:rsidR="0035488E" w:rsidRPr="000C19C0" w:rsidRDefault="0035488E" w:rsidP="00915E05">
            <w:pPr>
              <w:pStyle w:val="Constraint"/>
              <w:framePr w:wrap="auto" w:vAnchor="margin" w:yAlign="inline"/>
              <w:rPr>
                <w:lang w:val="en-US"/>
              </w:rPr>
            </w:pPr>
            <w:r w:rsidRPr="001A0DEB">
              <w:rPr>
                <w:lang w:val="en-US"/>
              </w:rPr>
              <w:t>Constraint AASd-090: For data elements</w:t>
            </w:r>
            <w:r w:rsidR="00767C92">
              <w:rPr>
                <w:lang w:val="en-US"/>
              </w:rPr>
              <w:t>,</w:t>
            </w:r>
            <w:r w:rsidRPr="001A0DEB">
              <w:rPr>
                <w:lang w:val="en-US"/>
              </w:rPr>
              <w:t xml:space="preserve"> category (inherited by Referable) shall be one of the following values: CONSTANT, PARAMETER or VARIABLE. </w:t>
            </w:r>
            <w:r w:rsidRPr="000C19C0">
              <w:rPr>
                <w:lang w:val="en-US"/>
              </w:rPr>
              <w:t>Default: VARIABLE</w:t>
            </w:r>
          </w:p>
        </w:tc>
      </w:tr>
      <w:tr w:rsidR="0035488E" w:rsidRPr="001A0DEB" w14:paraId="135A3BBD" w14:textId="77777777" w:rsidTr="00D225F1">
        <w:tc>
          <w:tcPr>
            <w:tcW w:w="472" w:type="dxa"/>
          </w:tcPr>
          <w:p w14:paraId="5BF1628E" w14:textId="77777777" w:rsidR="0035488E" w:rsidRPr="000C19C0" w:rsidRDefault="0035488E" w:rsidP="00915E05">
            <w:pPr>
              <w:rPr>
                <w:lang w:val="en-US"/>
              </w:rPr>
            </w:pPr>
          </w:p>
        </w:tc>
        <w:tc>
          <w:tcPr>
            <w:tcW w:w="795" w:type="dxa"/>
          </w:tcPr>
          <w:p w14:paraId="565EC0F8" w14:textId="77777777" w:rsidR="0035488E" w:rsidRPr="00915E05" w:rsidRDefault="0035488E" w:rsidP="00915E05">
            <w:r w:rsidRPr="00915E05">
              <w:t>AASd-107</w:t>
            </w:r>
          </w:p>
        </w:tc>
        <w:tc>
          <w:tcPr>
            <w:tcW w:w="1853" w:type="dxa"/>
          </w:tcPr>
          <w:p w14:paraId="0C1DCCB4" w14:textId="77777777" w:rsidR="0035488E" w:rsidRDefault="0035488E" w:rsidP="00915E05">
            <w:r w:rsidRPr="00915E05">
              <w:t>New</w:t>
            </w:r>
          </w:p>
        </w:tc>
        <w:tc>
          <w:tcPr>
            <w:tcW w:w="7164" w:type="dxa"/>
          </w:tcPr>
          <w:p w14:paraId="6E42CA5D" w14:textId="53E56D5F" w:rsidR="0035488E" w:rsidRPr="001A0DEB" w:rsidRDefault="0035488E" w:rsidP="00915E05">
            <w:pPr>
              <w:pStyle w:val="Constraint"/>
              <w:framePr w:wrap="auto" w:vAnchor="margin" w:yAlign="inline"/>
              <w:rPr>
                <w:lang w:val="en-US"/>
              </w:rPr>
            </w:pPr>
            <w:r w:rsidRPr="001A0DEB">
              <w:rPr>
                <w:lang w:val="en-US"/>
              </w:rPr>
              <w:t xml:space="preserve">Constraint AASd-107: If a first level child element in a </w:t>
            </w:r>
            <w:proofErr w:type="spellStart"/>
            <w:r w:rsidRPr="001A0DEB">
              <w:rPr>
                <w:lang w:val="en-US"/>
              </w:rPr>
              <w:t>SubmodelElementList</w:t>
            </w:r>
            <w:proofErr w:type="spellEnd"/>
            <w:r w:rsidRPr="001A0DEB">
              <w:rPr>
                <w:lang w:val="en-US"/>
              </w:rPr>
              <w:t xml:space="preserve"> has a </w:t>
            </w:r>
            <w:proofErr w:type="spellStart"/>
            <w:r w:rsidRPr="001A0DEB">
              <w:rPr>
                <w:lang w:val="en-US"/>
              </w:rPr>
              <w:t>semanticId</w:t>
            </w:r>
            <w:proofErr w:type="spellEnd"/>
            <w:r w:rsidR="00767C92">
              <w:rPr>
                <w:lang w:val="en-US"/>
              </w:rPr>
              <w:t>,</w:t>
            </w:r>
            <w:r w:rsidRPr="001A0DEB">
              <w:rPr>
                <w:lang w:val="en-US"/>
              </w:rPr>
              <w:t xml:space="preserve"> it shall be identical to </w:t>
            </w:r>
            <w:proofErr w:type="spellStart"/>
            <w:r w:rsidRPr="001A0DEB">
              <w:rPr>
                <w:lang w:val="en-US"/>
              </w:rPr>
              <w:t>SubmodelElementList</w:t>
            </w:r>
            <w:proofErr w:type="spellEnd"/>
            <w:r w:rsidRPr="001A0DEB">
              <w:rPr>
                <w:lang w:val="en-US"/>
              </w:rPr>
              <w:t>/</w:t>
            </w:r>
            <w:proofErr w:type="spellStart"/>
            <w:r w:rsidRPr="001A0DEB">
              <w:rPr>
                <w:lang w:val="en-US"/>
              </w:rPr>
              <w:t>semanticIdListElement</w:t>
            </w:r>
            <w:proofErr w:type="spellEnd"/>
            <w:r w:rsidRPr="001A0DEB">
              <w:rPr>
                <w:lang w:val="en-US"/>
              </w:rPr>
              <w:t xml:space="preserve">. </w:t>
            </w:r>
          </w:p>
        </w:tc>
      </w:tr>
      <w:tr w:rsidR="0035488E" w:rsidRPr="001A0DEB" w14:paraId="21C3B7C1" w14:textId="77777777" w:rsidTr="00D225F1">
        <w:tc>
          <w:tcPr>
            <w:tcW w:w="472" w:type="dxa"/>
          </w:tcPr>
          <w:p w14:paraId="07B26F25" w14:textId="77777777" w:rsidR="0035488E" w:rsidRPr="001A0DEB" w:rsidRDefault="0035488E" w:rsidP="00915E05">
            <w:pPr>
              <w:rPr>
                <w:lang w:val="en-US"/>
              </w:rPr>
            </w:pPr>
          </w:p>
        </w:tc>
        <w:tc>
          <w:tcPr>
            <w:tcW w:w="795" w:type="dxa"/>
          </w:tcPr>
          <w:p w14:paraId="635E9BBB" w14:textId="77777777" w:rsidR="0035488E" w:rsidRPr="00915E05" w:rsidRDefault="0035488E" w:rsidP="00915E05">
            <w:r w:rsidRPr="00915E05">
              <w:t>AASd-108</w:t>
            </w:r>
          </w:p>
        </w:tc>
        <w:tc>
          <w:tcPr>
            <w:tcW w:w="1853" w:type="dxa"/>
          </w:tcPr>
          <w:p w14:paraId="3F89451A" w14:textId="77777777" w:rsidR="0035488E" w:rsidRDefault="0035488E" w:rsidP="00915E05">
            <w:r w:rsidRPr="00915E05">
              <w:t>New</w:t>
            </w:r>
          </w:p>
        </w:tc>
        <w:tc>
          <w:tcPr>
            <w:tcW w:w="7164" w:type="dxa"/>
          </w:tcPr>
          <w:p w14:paraId="102CCD11" w14:textId="77777777" w:rsidR="0035488E" w:rsidRPr="001A0DEB" w:rsidRDefault="0035488E" w:rsidP="00915E05">
            <w:pPr>
              <w:pStyle w:val="Constraint"/>
              <w:framePr w:wrap="auto" w:vAnchor="margin" w:yAlign="inline"/>
              <w:rPr>
                <w:lang w:val="en-US"/>
              </w:rPr>
            </w:pPr>
            <w:r w:rsidRPr="001A0DEB">
              <w:rPr>
                <w:lang w:val="en-US"/>
              </w:rPr>
              <w:t xml:space="preserve">Constraint AASd-108: All first level child elements in a </w:t>
            </w:r>
            <w:proofErr w:type="spellStart"/>
            <w:r w:rsidRPr="001A0DEB">
              <w:rPr>
                <w:lang w:val="en-US"/>
              </w:rPr>
              <w:t>SubmodelElementList</w:t>
            </w:r>
            <w:proofErr w:type="spellEnd"/>
            <w:r w:rsidRPr="001A0DEB">
              <w:rPr>
                <w:lang w:val="en-US"/>
              </w:rPr>
              <w:t xml:space="preserve"> shall have the same </w:t>
            </w:r>
            <w:proofErr w:type="spellStart"/>
            <w:r w:rsidRPr="001A0DEB">
              <w:rPr>
                <w:lang w:val="en-US"/>
              </w:rPr>
              <w:t>submodel</w:t>
            </w:r>
            <w:proofErr w:type="spellEnd"/>
            <w:r w:rsidRPr="001A0DEB">
              <w:rPr>
                <w:lang w:val="en-US"/>
              </w:rPr>
              <w:t xml:space="preserve"> element type as specified in </w:t>
            </w:r>
            <w:proofErr w:type="spellStart"/>
            <w:r w:rsidRPr="001A0DEB">
              <w:rPr>
                <w:lang w:val="en-US"/>
              </w:rPr>
              <w:t>SubmodelElementList</w:t>
            </w:r>
            <w:proofErr w:type="spellEnd"/>
            <w:r w:rsidRPr="001A0DEB">
              <w:rPr>
                <w:lang w:val="en-US"/>
              </w:rPr>
              <w:t>/</w:t>
            </w:r>
            <w:proofErr w:type="spellStart"/>
            <w:r w:rsidRPr="001A0DEB">
              <w:rPr>
                <w:lang w:val="en-US"/>
              </w:rPr>
              <w:t>typeValueListElement</w:t>
            </w:r>
            <w:proofErr w:type="spellEnd"/>
            <w:r w:rsidRPr="001A0DEB">
              <w:rPr>
                <w:lang w:val="en-US"/>
              </w:rPr>
              <w:t>.</w:t>
            </w:r>
          </w:p>
        </w:tc>
      </w:tr>
      <w:tr w:rsidR="0035488E" w:rsidRPr="001A0DEB" w14:paraId="4D25D29F" w14:textId="77777777" w:rsidTr="00D225F1">
        <w:tc>
          <w:tcPr>
            <w:tcW w:w="472" w:type="dxa"/>
          </w:tcPr>
          <w:p w14:paraId="6C6D31E4" w14:textId="77777777" w:rsidR="0035488E" w:rsidRPr="001A0DEB" w:rsidRDefault="0035488E" w:rsidP="00915E05">
            <w:pPr>
              <w:rPr>
                <w:lang w:val="en-US"/>
              </w:rPr>
            </w:pPr>
          </w:p>
        </w:tc>
        <w:tc>
          <w:tcPr>
            <w:tcW w:w="795" w:type="dxa"/>
          </w:tcPr>
          <w:p w14:paraId="341FDC4F" w14:textId="77777777" w:rsidR="0035488E" w:rsidRPr="00915E05" w:rsidRDefault="0035488E" w:rsidP="00915E05">
            <w:r w:rsidRPr="00915E05">
              <w:t>AASd-109</w:t>
            </w:r>
          </w:p>
        </w:tc>
        <w:tc>
          <w:tcPr>
            <w:tcW w:w="1853" w:type="dxa"/>
          </w:tcPr>
          <w:p w14:paraId="45538C81" w14:textId="77777777" w:rsidR="0035488E" w:rsidRDefault="0035488E" w:rsidP="00915E05">
            <w:r w:rsidRPr="00915E05">
              <w:t>New</w:t>
            </w:r>
          </w:p>
        </w:tc>
        <w:tc>
          <w:tcPr>
            <w:tcW w:w="7164" w:type="dxa"/>
          </w:tcPr>
          <w:p w14:paraId="3142077B" w14:textId="32C74654" w:rsidR="0035488E" w:rsidRPr="001A0DEB" w:rsidRDefault="0035488E" w:rsidP="00915E05">
            <w:pPr>
              <w:pStyle w:val="Constraint"/>
              <w:framePr w:wrap="auto" w:vAnchor="margin" w:yAlign="inline"/>
              <w:rPr>
                <w:lang w:val="en-US"/>
              </w:rPr>
            </w:pPr>
            <w:r w:rsidRPr="001A0DEB">
              <w:rPr>
                <w:lang w:val="en-US"/>
              </w:rPr>
              <w:t xml:space="preserve">Constraint AASd-109: If </w:t>
            </w:r>
            <w:proofErr w:type="spellStart"/>
            <w:r w:rsidRPr="001A0DEB">
              <w:rPr>
                <w:lang w:val="en-US"/>
              </w:rPr>
              <w:t>SubmodelElementList</w:t>
            </w:r>
            <w:proofErr w:type="spellEnd"/>
            <w:r w:rsidRPr="001A0DEB">
              <w:rPr>
                <w:lang w:val="en-US"/>
              </w:rPr>
              <w:t>/</w:t>
            </w:r>
            <w:proofErr w:type="spellStart"/>
            <w:r w:rsidRPr="001A0DEB">
              <w:rPr>
                <w:lang w:val="en-US"/>
              </w:rPr>
              <w:t>typeValueListElement</w:t>
            </w:r>
            <w:proofErr w:type="spellEnd"/>
            <w:r w:rsidRPr="001A0DEB">
              <w:rPr>
                <w:lang w:val="en-US"/>
              </w:rPr>
              <w:t xml:space="preserve"> </w:t>
            </w:r>
            <w:r w:rsidR="000C19C0">
              <w:rPr>
                <w:lang w:val="en-US"/>
              </w:rPr>
              <w:t xml:space="preserve">is </w:t>
            </w:r>
            <w:r w:rsidRPr="001A0DEB">
              <w:rPr>
                <w:lang w:val="en-US"/>
              </w:rPr>
              <w:t>equal to Property or Range</w:t>
            </w:r>
            <w:r w:rsidR="000C19C0">
              <w:rPr>
                <w:lang w:val="en-US"/>
              </w:rPr>
              <w:t>,</w:t>
            </w:r>
            <w:r w:rsidRPr="001A0DEB">
              <w:rPr>
                <w:lang w:val="en-US"/>
              </w:rPr>
              <w:t xml:space="preserve"> </w:t>
            </w:r>
            <w:proofErr w:type="spellStart"/>
            <w:r w:rsidRPr="001A0DEB">
              <w:rPr>
                <w:lang w:val="en-US"/>
              </w:rPr>
              <w:t>SubmodelElementList</w:t>
            </w:r>
            <w:proofErr w:type="spellEnd"/>
            <w:r w:rsidRPr="001A0DEB">
              <w:rPr>
                <w:lang w:val="en-US"/>
              </w:rPr>
              <w:t>/</w:t>
            </w:r>
            <w:proofErr w:type="spellStart"/>
            <w:r w:rsidRPr="001A0DEB">
              <w:rPr>
                <w:lang w:val="en-US"/>
              </w:rPr>
              <w:t>valueTypeListElement</w:t>
            </w:r>
            <w:proofErr w:type="spellEnd"/>
            <w:r w:rsidRPr="001A0DEB">
              <w:rPr>
                <w:lang w:val="en-US"/>
              </w:rPr>
              <w:t xml:space="preserve"> shall be set and all first level child elements in the </w:t>
            </w:r>
            <w:proofErr w:type="spellStart"/>
            <w:r w:rsidRPr="001A0DEB">
              <w:rPr>
                <w:lang w:val="en-US"/>
              </w:rPr>
              <w:t>SubmodelElementList</w:t>
            </w:r>
            <w:proofErr w:type="spellEnd"/>
            <w:r w:rsidRPr="001A0DEB">
              <w:rPr>
                <w:lang w:val="en-US"/>
              </w:rPr>
              <w:t xml:space="preserve"> shall have the value type as specified in </w:t>
            </w:r>
            <w:proofErr w:type="spellStart"/>
            <w:r w:rsidRPr="001A0DEB">
              <w:rPr>
                <w:lang w:val="en-US"/>
              </w:rPr>
              <w:t>SubmodelElementList</w:t>
            </w:r>
            <w:proofErr w:type="spellEnd"/>
            <w:r w:rsidRPr="001A0DEB">
              <w:rPr>
                <w:lang w:val="en-US"/>
              </w:rPr>
              <w:t>/</w:t>
            </w:r>
            <w:proofErr w:type="spellStart"/>
            <w:r w:rsidRPr="001A0DEB">
              <w:rPr>
                <w:lang w:val="en-US"/>
              </w:rPr>
              <w:t>valueTypeListElement</w:t>
            </w:r>
            <w:proofErr w:type="spellEnd"/>
            <w:r w:rsidRPr="001A0DEB">
              <w:rPr>
                <w:lang w:val="en-US"/>
              </w:rPr>
              <w:t>.</w:t>
            </w:r>
          </w:p>
        </w:tc>
      </w:tr>
      <w:tr w:rsidR="0035488E" w:rsidRPr="001A0DEB" w14:paraId="77000D2E" w14:textId="77777777" w:rsidTr="00D225F1">
        <w:tc>
          <w:tcPr>
            <w:tcW w:w="472" w:type="dxa"/>
          </w:tcPr>
          <w:p w14:paraId="3F0E0EE7" w14:textId="77777777" w:rsidR="0035488E" w:rsidRPr="001A0DEB" w:rsidRDefault="0035488E" w:rsidP="00915E05">
            <w:pPr>
              <w:rPr>
                <w:lang w:val="en-US"/>
              </w:rPr>
            </w:pPr>
          </w:p>
        </w:tc>
        <w:tc>
          <w:tcPr>
            <w:tcW w:w="795" w:type="dxa"/>
          </w:tcPr>
          <w:p w14:paraId="195E9866" w14:textId="77777777" w:rsidR="0035488E" w:rsidRPr="00915E05" w:rsidRDefault="0035488E" w:rsidP="00915E05">
            <w:r w:rsidRPr="00915E05">
              <w:t>AASd-114</w:t>
            </w:r>
          </w:p>
        </w:tc>
        <w:tc>
          <w:tcPr>
            <w:tcW w:w="1853" w:type="dxa"/>
          </w:tcPr>
          <w:p w14:paraId="5D094AC8" w14:textId="77777777" w:rsidR="0035488E" w:rsidRDefault="0035488E" w:rsidP="00915E05">
            <w:r w:rsidRPr="00915E05">
              <w:t>New</w:t>
            </w:r>
          </w:p>
        </w:tc>
        <w:tc>
          <w:tcPr>
            <w:tcW w:w="7164" w:type="dxa"/>
          </w:tcPr>
          <w:p w14:paraId="4886D0AB" w14:textId="0F67FDA7" w:rsidR="0035488E" w:rsidRPr="001A0DEB" w:rsidRDefault="0035488E" w:rsidP="00915E05">
            <w:pPr>
              <w:pStyle w:val="Constraint"/>
              <w:framePr w:wrap="auto" w:vAnchor="margin" w:yAlign="inline"/>
              <w:rPr>
                <w:lang w:val="en-US"/>
              </w:rPr>
            </w:pPr>
            <w:r w:rsidRPr="001A0DEB">
              <w:rPr>
                <w:lang w:val="en-US"/>
              </w:rPr>
              <w:t xml:space="preserve">Constraint AASd-114: If two first level child elements in a </w:t>
            </w:r>
            <w:proofErr w:type="spellStart"/>
            <w:r w:rsidRPr="001A0DEB">
              <w:rPr>
                <w:lang w:val="en-US"/>
              </w:rPr>
              <w:t>SubmodelElementList</w:t>
            </w:r>
            <w:proofErr w:type="spellEnd"/>
            <w:r w:rsidRPr="001A0DEB">
              <w:rPr>
                <w:lang w:val="en-US"/>
              </w:rPr>
              <w:t xml:space="preserve"> have a </w:t>
            </w:r>
            <w:proofErr w:type="spellStart"/>
            <w:r w:rsidRPr="001A0DEB">
              <w:rPr>
                <w:lang w:val="en-US"/>
              </w:rPr>
              <w:t>semanticId</w:t>
            </w:r>
            <w:proofErr w:type="spellEnd"/>
            <w:r w:rsidR="000C19C0">
              <w:rPr>
                <w:lang w:val="en-US"/>
              </w:rPr>
              <w:t>,</w:t>
            </w:r>
            <w:r w:rsidRPr="001A0DEB">
              <w:rPr>
                <w:lang w:val="en-US"/>
              </w:rPr>
              <w:t xml:space="preserve"> they shall be identical.</w:t>
            </w:r>
          </w:p>
        </w:tc>
      </w:tr>
      <w:tr w:rsidR="0035488E" w:rsidRPr="001A0DEB" w14:paraId="77636300" w14:textId="77777777" w:rsidTr="00D225F1">
        <w:tc>
          <w:tcPr>
            <w:tcW w:w="472" w:type="dxa"/>
          </w:tcPr>
          <w:p w14:paraId="58068E7A" w14:textId="77777777" w:rsidR="0035488E" w:rsidRPr="001A0DEB" w:rsidRDefault="0035488E" w:rsidP="00915E05">
            <w:pPr>
              <w:rPr>
                <w:lang w:val="en-US"/>
              </w:rPr>
            </w:pPr>
          </w:p>
        </w:tc>
        <w:tc>
          <w:tcPr>
            <w:tcW w:w="795" w:type="dxa"/>
          </w:tcPr>
          <w:p w14:paraId="0E94C666" w14:textId="77777777" w:rsidR="0035488E" w:rsidRPr="00915E05" w:rsidRDefault="0035488E" w:rsidP="00915E05">
            <w:r w:rsidRPr="00915E05">
              <w:t>AASd-115</w:t>
            </w:r>
          </w:p>
        </w:tc>
        <w:tc>
          <w:tcPr>
            <w:tcW w:w="1853" w:type="dxa"/>
          </w:tcPr>
          <w:p w14:paraId="7C8BF5FE" w14:textId="77777777" w:rsidR="0035488E" w:rsidRDefault="0035488E" w:rsidP="00915E05">
            <w:r w:rsidRPr="00915E05">
              <w:t>New</w:t>
            </w:r>
          </w:p>
        </w:tc>
        <w:tc>
          <w:tcPr>
            <w:tcW w:w="7164" w:type="dxa"/>
          </w:tcPr>
          <w:p w14:paraId="2069014B" w14:textId="2D50AFEF" w:rsidR="0035488E" w:rsidRPr="001A0DEB" w:rsidRDefault="0035488E" w:rsidP="00915E05">
            <w:pPr>
              <w:pStyle w:val="Constraint"/>
              <w:framePr w:wrap="auto" w:vAnchor="margin" w:yAlign="inline"/>
              <w:rPr>
                <w:lang w:val="en-US"/>
              </w:rPr>
            </w:pPr>
            <w:r w:rsidRPr="001A0DEB">
              <w:rPr>
                <w:lang w:val="en-US"/>
              </w:rPr>
              <w:t xml:space="preserve">Constraint AASd-115: If a first level child element in a </w:t>
            </w:r>
            <w:proofErr w:type="spellStart"/>
            <w:r w:rsidRPr="001A0DEB">
              <w:rPr>
                <w:lang w:val="en-US"/>
              </w:rPr>
              <w:t>SubmodelElementList</w:t>
            </w:r>
            <w:proofErr w:type="spellEnd"/>
            <w:r w:rsidRPr="001A0DEB">
              <w:rPr>
                <w:lang w:val="en-US"/>
              </w:rPr>
              <w:t xml:space="preserve"> does not specify a </w:t>
            </w:r>
            <w:proofErr w:type="spellStart"/>
            <w:r w:rsidRPr="001A0DEB">
              <w:rPr>
                <w:lang w:val="en-US"/>
              </w:rPr>
              <w:t>semanticId</w:t>
            </w:r>
            <w:proofErr w:type="spellEnd"/>
            <w:r w:rsidR="00F86F09">
              <w:rPr>
                <w:lang w:val="en-US"/>
              </w:rPr>
              <w:t>,</w:t>
            </w:r>
            <w:r w:rsidRPr="001A0DEB">
              <w:rPr>
                <w:lang w:val="en-US"/>
              </w:rPr>
              <w:t xml:space="preserve"> the value is assumed to be identical to </w:t>
            </w:r>
            <w:proofErr w:type="spellStart"/>
            <w:r w:rsidRPr="001A0DEB">
              <w:rPr>
                <w:lang w:val="en-US"/>
              </w:rPr>
              <w:t>SubmodelElementList</w:t>
            </w:r>
            <w:proofErr w:type="spellEnd"/>
            <w:r w:rsidRPr="001A0DEB">
              <w:rPr>
                <w:lang w:val="en-US"/>
              </w:rPr>
              <w:t>/</w:t>
            </w:r>
            <w:proofErr w:type="spellStart"/>
            <w:r w:rsidRPr="001A0DEB">
              <w:rPr>
                <w:lang w:val="en-US"/>
              </w:rPr>
              <w:t>semanticIdListElement</w:t>
            </w:r>
            <w:proofErr w:type="spellEnd"/>
            <w:r w:rsidRPr="001A0DEB">
              <w:rPr>
                <w:lang w:val="en-US"/>
              </w:rPr>
              <w:t>.</w:t>
            </w:r>
          </w:p>
        </w:tc>
      </w:tr>
      <w:tr w:rsidR="0035488E" w:rsidRPr="00442C57" w14:paraId="76279F1B" w14:textId="77777777" w:rsidTr="00D225F1">
        <w:tc>
          <w:tcPr>
            <w:tcW w:w="472" w:type="dxa"/>
          </w:tcPr>
          <w:p w14:paraId="3AD9DF27" w14:textId="77777777" w:rsidR="0035488E" w:rsidRPr="001A0DEB" w:rsidRDefault="0035488E" w:rsidP="00915E05">
            <w:pPr>
              <w:rPr>
                <w:lang w:val="en-US"/>
              </w:rPr>
            </w:pPr>
          </w:p>
        </w:tc>
        <w:tc>
          <w:tcPr>
            <w:tcW w:w="795" w:type="dxa"/>
          </w:tcPr>
          <w:p w14:paraId="5352A13A" w14:textId="77777777" w:rsidR="0035488E" w:rsidRPr="00915E05" w:rsidRDefault="0035488E" w:rsidP="00915E05">
            <w:r w:rsidRPr="00915E05">
              <w:t>AASd-116</w:t>
            </w:r>
          </w:p>
        </w:tc>
        <w:tc>
          <w:tcPr>
            <w:tcW w:w="1853" w:type="dxa"/>
          </w:tcPr>
          <w:p w14:paraId="2400018B" w14:textId="77777777" w:rsidR="0035488E" w:rsidRDefault="0035488E" w:rsidP="00915E05">
            <w:r w:rsidRPr="00915E05">
              <w:t>New</w:t>
            </w:r>
          </w:p>
        </w:tc>
        <w:tc>
          <w:tcPr>
            <w:tcW w:w="7164" w:type="dxa"/>
          </w:tcPr>
          <w:p w14:paraId="2F47F24F" w14:textId="5E8EB966" w:rsidR="0035488E" w:rsidRPr="00442C57" w:rsidRDefault="0035488E" w:rsidP="00915E05">
            <w:pPr>
              <w:pStyle w:val="Constraint"/>
              <w:framePr w:wrap="auto" w:vAnchor="margin" w:yAlign="inline"/>
              <w:rPr>
                <w:lang w:val="en-US"/>
              </w:rPr>
            </w:pPr>
            <w:r w:rsidRPr="001A0DEB">
              <w:rPr>
                <w:lang w:val="en-US"/>
              </w:rPr>
              <w:t>Constraint AASd-116: "</w:t>
            </w:r>
            <w:proofErr w:type="spellStart"/>
            <w:r w:rsidRPr="001A0DEB">
              <w:rPr>
                <w:lang w:val="en-US"/>
              </w:rPr>
              <w:t>globalAssetId</w:t>
            </w:r>
            <w:proofErr w:type="spellEnd"/>
            <w:r w:rsidRPr="001A0DEB">
              <w:rPr>
                <w:lang w:val="en-US"/>
              </w:rPr>
              <w:t xml:space="preserve">" (case-insensitive) is a reserved key. </w:t>
            </w:r>
            <w:r w:rsidRPr="00442C57">
              <w:rPr>
                <w:lang w:val="en-US"/>
              </w:rPr>
              <w:t xml:space="preserve">If used as value for </w:t>
            </w:r>
            <w:proofErr w:type="spellStart"/>
            <w:r w:rsidRPr="00442C57">
              <w:rPr>
                <w:lang w:val="en-US"/>
              </w:rPr>
              <w:t>SpecificAssetId</w:t>
            </w:r>
            <w:proofErr w:type="spellEnd"/>
            <w:r w:rsidRPr="00442C57">
              <w:rPr>
                <w:lang w:val="en-US"/>
              </w:rPr>
              <w:t>/name</w:t>
            </w:r>
            <w:r w:rsidR="00F86F09">
              <w:rPr>
                <w:lang w:val="en-US"/>
              </w:rPr>
              <w:t>,</w:t>
            </w:r>
            <w:r w:rsidRPr="00442C57">
              <w:rPr>
                <w:lang w:val="en-US"/>
              </w:rPr>
              <w:t xml:space="preserve"> </w:t>
            </w:r>
            <w:proofErr w:type="spellStart"/>
            <w:r w:rsidRPr="00442C57">
              <w:rPr>
                <w:lang w:val="en-US"/>
              </w:rPr>
              <w:t>IdentifierKeyValuePair</w:t>
            </w:r>
            <w:proofErr w:type="spellEnd"/>
            <w:r w:rsidRPr="00442C57">
              <w:rPr>
                <w:lang w:val="en-US"/>
              </w:rPr>
              <w:t xml:space="preserve">/value shall be identical to </w:t>
            </w:r>
            <w:proofErr w:type="spellStart"/>
            <w:r w:rsidRPr="00442C57">
              <w:rPr>
                <w:lang w:val="en-US"/>
              </w:rPr>
              <w:t>AssetInformation</w:t>
            </w:r>
            <w:proofErr w:type="spellEnd"/>
            <w:r w:rsidRPr="00442C57">
              <w:rPr>
                <w:lang w:val="en-US"/>
              </w:rPr>
              <w:t>/</w:t>
            </w:r>
            <w:proofErr w:type="spellStart"/>
            <w:r w:rsidRPr="00442C57">
              <w:rPr>
                <w:lang w:val="en-US"/>
              </w:rPr>
              <w:t>globalAssetId</w:t>
            </w:r>
            <w:proofErr w:type="spellEnd"/>
            <w:r w:rsidRPr="00442C57">
              <w:rPr>
                <w:lang w:val="en-US"/>
              </w:rPr>
              <w:t>.</w:t>
            </w:r>
            <w:r w:rsidRPr="00442C57" w:rsidDel="00B76A12">
              <w:rPr>
                <w:lang w:val="en-US"/>
              </w:rPr>
              <w:t xml:space="preserve"> </w:t>
            </w:r>
          </w:p>
        </w:tc>
      </w:tr>
      <w:tr w:rsidR="0035488E" w:rsidRPr="00AB4A36" w14:paraId="2CF9A042" w14:textId="77777777" w:rsidTr="00D225F1">
        <w:tc>
          <w:tcPr>
            <w:tcW w:w="472" w:type="dxa"/>
          </w:tcPr>
          <w:p w14:paraId="690FC9EA" w14:textId="77777777" w:rsidR="0035488E" w:rsidRPr="00442C57" w:rsidRDefault="0035488E" w:rsidP="00915E05">
            <w:pPr>
              <w:rPr>
                <w:lang w:val="en-US"/>
              </w:rPr>
            </w:pPr>
          </w:p>
        </w:tc>
        <w:tc>
          <w:tcPr>
            <w:tcW w:w="795" w:type="dxa"/>
          </w:tcPr>
          <w:p w14:paraId="1DC200A2" w14:textId="77777777" w:rsidR="0035488E" w:rsidRPr="00915E05" w:rsidRDefault="0035488E" w:rsidP="00915E05">
            <w:r w:rsidRPr="00915E05">
              <w:t>AASd-117</w:t>
            </w:r>
          </w:p>
        </w:tc>
        <w:tc>
          <w:tcPr>
            <w:tcW w:w="1853" w:type="dxa"/>
          </w:tcPr>
          <w:p w14:paraId="369F0C89" w14:textId="77777777" w:rsidR="0035488E" w:rsidRDefault="0035488E" w:rsidP="00915E05">
            <w:r>
              <w:t>New</w:t>
            </w:r>
          </w:p>
        </w:tc>
        <w:tc>
          <w:tcPr>
            <w:tcW w:w="7164" w:type="dxa"/>
          </w:tcPr>
          <w:p w14:paraId="0EB0BAC4" w14:textId="77777777" w:rsidR="0035488E" w:rsidRPr="00442C57" w:rsidRDefault="0035488E" w:rsidP="00915E05">
            <w:pPr>
              <w:pStyle w:val="Constraint"/>
              <w:framePr w:wrap="auto" w:vAnchor="margin" w:yAlign="inline"/>
              <w:rPr>
                <w:lang w:val="en-US"/>
              </w:rPr>
            </w:pPr>
            <w:r w:rsidRPr="00442C57">
              <w:rPr>
                <w:lang w:val="en-US"/>
              </w:rPr>
              <w:t xml:space="preserve">Constraint AASd-117: </w:t>
            </w:r>
            <w:proofErr w:type="spellStart"/>
            <w:r w:rsidRPr="00442C57">
              <w:rPr>
                <w:lang w:val="en-US"/>
              </w:rPr>
              <w:t>idShort</w:t>
            </w:r>
            <w:proofErr w:type="spellEnd"/>
            <w:r w:rsidRPr="00442C57">
              <w:rPr>
                <w:lang w:val="en-US"/>
              </w:rPr>
              <w:t xml:space="preserve"> of non-identifiable </w:t>
            </w:r>
            <w:proofErr w:type="spellStart"/>
            <w:r w:rsidRPr="00442C57">
              <w:rPr>
                <w:lang w:val="en-US"/>
              </w:rPr>
              <w:t>Referables</w:t>
            </w:r>
            <w:proofErr w:type="spellEnd"/>
            <w:r w:rsidRPr="00442C57">
              <w:rPr>
                <w:lang w:val="en-US"/>
              </w:rPr>
              <w:t xml:space="preserve"> not being a direct child of a </w:t>
            </w:r>
            <w:proofErr w:type="spellStart"/>
            <w:r w:rsidRPr="00442C57">
              <w:rPr>
                <w:lang w:val="en-US"/>
              </w:rPr>
              <w:t>SubmodelElementList</w:t>
            </w:r>
            <w:proofErr w:type="spellEnd"/>
            <w:r w:rsidRPr="00442C57">
              <w:rPr>
                <w:lang w:val="en-US"/>
              </w:rPr>
              <w:t xml:space="preserve"> shall be specified.</w:t>
            </w:r>
          </w:p>
        </w:tc>
      </w:tr>
      <w:tr w:rsidR="0035488E" w:rsidRPr="00442C57" w14:paraId="4537D49B" w14:textId="77777777" w:rsidTr="00D225F1">
        <w:tc>
          <w:tcPr>
            <w:tcW w:w="472" w:type="dxa"/>
          </w:tcPr>
          <w:p w14:paraId="7F85E082" w14:textId="77777777" w:rsidR="0035488E" w:rsidRPr="00B32243" w:rsidRDefault="0035488E" w:rsidP="00915E05">
            <w:pPr>
              <w:rPr>
                <w:lang w:val="en-US"/>
              </w:rPr>
            </w:pPr>
          </w:p>
        </w:tc>
        <w:tc>
          <w:tcPr>
            <w:tcW w:w="795" w:type="dxa"/>
          </w:tcPr>
          <w:p w14:paraId="4E02E7F1" w14:textId="77777777" w:rsidR="0035488E" w:rsidRPr="00915E05" w:rsidRDefault="0035488E" w:rsidP="00915E05">
            <w:r w:rsidRPr="00915E05">
              <w:t>AASd-118</w:t>
            </w:r>
          </w:p>
        </w:tc>
        <w:tc>
          <w:tcPr>
            <w:tcW w:w="1853" w:type="dxa"/>
          </w:tcPr>
          <w:p w14:paraId="6088E72F" w14:textId="77777777" w:rsidR="0035488E" w:rsidRDefault="0035488E" w:rsidP="00915E05">
            <w:r w:rsidRPr="00915E05">
              <w:t>New</w:t>
            </w:r>
          </w:p>
        </w:tc>
        <w:tc>
          <w:tcPr>
            <w:tcW w:w="7164" w:type="dxa"/>
          </w:tcPr>
          <w:p w14:paraId="7F19DFB8" w14:textId="77777777" w:rsidR="0035488E" w:rsidRPr="00442C57" w:rsidRDefault="0035488E" w:rsidP="00915E05">
            <w:pPr>
              <w:pStyle w:val="Constraint"/>
              <w:framePr w:wrap="auto" w:vAnchor="margin" w:yAlign="inline"/>
              <w:rPr>
                <w:lang w:val="en-US"/>
              </w:rPr>
            </w:pPr>
            <w:r w:rsidRPr="00442C57">
              <w:rPr>
                <w:lang w:val="en-US"/>
              </w:rPr>
              <w:t xml:space="preserve">Because of new attribute </w:t>
            </w:r>
            <w:proofErr w:type="spellStart"/>
            <w:r w:rsidRPr="00442C57">
              <w:rPr>
                <w:lang w:val="en-US"/>
              </w:rPr>
              <w:t>supplementalSemanticId</w:t>
            </w:r>
            <w:proofErr w:type="spellEnd"/>
            <w:r w:rsidRPr="00442C57">
              <w:rPr>
                <w:lang w:val="en-US"/>
              </w:rPr>
              <w:t xml:space="preserve"> for </w:t>
            </w:r>
            <w:proofErr w:type="spellStart"/>
            <w:r w:rsidRPr="00442C57">
              <w:rPr>
                <w:lang w:val="en-US"/>
              </w:rPr>
              <w:t>HasSemantics</w:t>
            </w:r>
            <w:proofErr w:type="spellEnd"/>
          </w:p>
          <w:p w14:paraId="1EA89A65" w14:textId="4B6D9F29" w:rsidR="0035488E" w:rsidRPr="00442C57" w:rsidRDefault="0035488E" w:rsidP="00915E05">
            <w:pPr>
              <w:pStyle w:val="Constraint"/>
              <w:framePr w:wrap="auto" w:vAnchor="margin" w:yAlign="inline"/>
              <w:rPr>
                <w:lang w:val="en-US"/>
              </w:rPr>
            </w:pPr>
            <w:r w:rsidRPr="00442C57">
              <w:rPr>
                <w:lang w:val="en-US"/>
              </w:rPr>
              <w:t>Constraint AASd-118: If a supplemental semantic ID (</w:t>
            </w:r>
            <w:proofErr w:type="spellStart"/>
            <w:r w:rsidRPr="00442C57">
              <w:rPr>
                <w:lang w:val="en-US"/>
              </w:rPr>
              <w:t>HasSemantics</w:t>
            </w:r>
            <w:proofErr w:type="spellEnd"/>
            <w:r w:rsidRPr="00442C57">
              <w:rPr>
                <w:lang w:val="en-US"/>
              </w:rPr>
              <w:t>/</w:t>
            </w:r>
            <w:proofErr w:type="spellStart"/>
            <w:r w:rsidRPr="00442C57">
              <w:rPr>
                <w:lang w:val="en-US"/>
              </w:rPr>
              <w:t>supplementalSemanticId</w:t>
            </w:r>
            <w:proofErr w:type="spellEnd"/>
            <w:r w:rsidRPr="00442C57">
              <w:rPr>
                <w:lang w:val="en-US"/>
              </w:rPr>
              <w:t xml:space="preserve">) </w:t>
            </w:r>
            <w:r w:rsidR="00F86F09">
              <w:rPr>
                <w:lang w:val="en-US"/>
              </w:rPr>
              <w:t xml:space="preserve">is </w:t>
            </w:r>
            <w:r w:rsidRPr="00442C57">
              <w:rPr>
                <w:lang w:val="en-US"/>
              </w:rPr>
              <w:t>defined</w:t>
            </w:r>
            <w:r w:rsidR="00F86F09">
              <w:rPr>
                <w:lang w:val="en-US"/>
              </w:rPr>
              <w:t>,</w:t>
            </w:r>
            <w:r w:rsidRPr="00442C57">
              <w:rPr>
                <w:lang w:val="en-US"/>
              </w:rPr>
              <w:t xml:space="preserve"> there shall also </w:t>
            </w:r>
            <w:r w:rsidR="00F86F09" w:rsidRPr="00442C57">
              <w:rPr>
                <w:lang w:val="en-US"/>
              </w:rPr>
              <w:t xml:space="preserve">be </w:t>
            </w:r>
            <w:r w:rsidRPr="00442C57">
              <w:rPr>
                <w:lang w:val="en-US"/>
              </w:rPr>
              <w:t>a main semantic ID (</w:t>
            </w:r>
            <w:proofErr w:type="spellStart"/>
            <w:r w:rsidRPr="00442C57">
              <w:rPr>
                <w:lang w:val="en-US"/>
              </w:rPr>
              <w:t>HasSemantics</w:t>
            </w:r>
            <w:proofErr w:type="spellEnd"/>
            <w:r w:rsidRPr="00442C57">
              <w:rPr>
                <w:lang w:val="en-US"/>
              </w:rPr>
              <w:t>/</w:t>
            </w:r>
            <w:proofErr w:type="spellStart"/>
            <w:r w:rsidRPr="00442C57">
              <w:rPr>
                <w:lang w:val="en-US"/>
              </w:rPr>
              <w:t>semanticId</w:t>
            </w:r>
            <w:proofErr w:type="spellEnd"/>
            <w:r w:rsidRPr="00442C57">
              <w:rPr>
                <w:lang w:val="en-US"/>
              </w:rPr>
              <w:t>).</w:t>
            </w:r>
          </w:p>
        </w:tc>
      </w:tr>
      <w:tr w:rsidR="0035488E" w:rsidRPr="00442C57" w14:paraId="52B41E15" w14:textId="77777777" w:rsidTr="00D225F1">
        <w:tc>
          <w:tcPr>
            <w:tcW w:w="472" w:type="dxa"/>
          </w:tcPr>
          <w:p w14:paraId="09E415D4" w14:textId="77777777" w:rsidR="0035488E" w:rsidRPr="00442C57" w:rsidRDefault="0035488E" w:rsidP="00915E05">
            <w:pPr>
              <w:rPr>
                <w:lang w:val="en-US"/>
              </w:rPr>
            </w:pPr>
          </w:p>
        </w:tc>
        <w:tc>
          <w:tcPr>
            <w:tcW w:w="795" w:type="dxa"/>
          </w:tcPr>
          <w:p w14:paraId="0E261F7D" w14:textId="77777777" w:rsidR="0035488E" w:rsidRPr="00915E05" w:rsidRDefault="0035488E" w:rsidP="00915E05">
            <w:r w:rsidRPr="00915E05">
              <w:t>AASd-119</w:t>
            </w:r>
          </w:p>
        </w:tc>
        <w:tc>
          <w:tcPr>
            <w:tcW w:w="1853" w:type="dxa"/>
          </w:tcPr>
          <w:p w14:paraId="6792BE19" w14:textId="77777777" w:rsidR="0035488E" w:rsidRDefault="0035488E" w:rsidP="00915E05">
            <w:r w:rsidRPr="00915E05">
              <w:t>New</w:t>
            </w:r>
          </w:p>
        </w:tc>
        <w:tc>
          <w:tcPr>
            <w:tcW w:w="7164" w:type="dxa"/>
          </w:tcPr>
          <w:p w14:paraId="0393AE10" w14:textId="77777777" w:rsidR="0035488E" w:rsidRPr="00442C57" w:rsidRDefault="0035488E" w:rsidP="00915E05">
            <w:pPr>
              <w:pStyle w:val="Constraint"/>
              <w:framePr w:wrap="auto" w:vAnchor="margin" w:yAlign="inline"/>
              <w:rPr>
                <w:lang w:val="en-US"/>
              </w:rPr>
            </w:pPr>
            <w:r w:rsidRPr="00442C57">
              <w:rPr>
                <w:lang w:val="en-US"/>
              </w:rPr>
              <w:t>New Qualifier/kind attribute</w:t>
            </w:r>
          </w:p>
          <w:p w14:paraId="53893B48" w14:textId="6A6E6067" w:rsidR="0035488E" w:rsidRPr="00442C57" w:rsidRDefault="0035488E" w:rsidP="00915E05">
            <w:pPr>
              <w:pStyle w:val="Constraint"/>
              <w:framePr w:wrap="auto" w:vAnchor="margin" w:yAlign="inline"/>
              <w:rPr>
                <w:lang w:val="en-US"/>
              </w:rPr>
            </w:pPr>
            <w:r w:rsidRPr="00442C57">
              <w:rPr>
                <w:lang w:val="en-US"/>
              </w:rPr>
              <w:t xml:space="preserve">Constraint AASd-119: If any Qualifier/kind value of a Qualifiable/qualifier is equal to </w:t>
            </w:r>
            <w:proofErr w:type="spellStart"/>
            <w:r w:rsidRPr="00442C57">
              <w:rPr>
                <w:lang w:val="en-US"/>
              </w:rPr>
              <w:t>TemplateQualifier</w:t>
            </w:r>
            <w:proofErr w:type="spellEnd"/>
            <w:r w:rsidRPr="00442C57">
              <w:rPr>
                <w:lang w:val="en-US"/>
              </w:rPr>
              <w:t xml:space="preserve"> and the qualified element inherits from "</w:t>
            </w:r>
            <w:proofErr w:type="spellStart"/>
            <w:r w:rsidRPr="00442C57">
              <w:rPr>
                <w:lang w:val="en-US"/>
              </w:rPr>
              <w:t>hasKind</w:t>
            </w:r>
            <w:proofErr w:type="spellEnd"/>
            <w:r w:rsidRPr="00442C57">
              <w:rPr>
                <w:lang w:val="en-US"/>
              </w:rPr>
              <w:t>"</w:t>
            </w:r>
            <w:r w:rsidR="00F86F09">
              <w:rPr>
                <w:lang w:val="en-US"/>
              </w:rPr>
              <w:t>,</w:t>
            </w:r>
            <w:r w:rsidRPr="00442C57">
              <w:rPr>
                <w:lang w:val="en-US"/>
              </w:rPr>
              <w:t xml:space="preserve"> the qualified element shall be of kind Template (</w:t>
            </w:r>
            <w:proofErr w:type="spellStart"/>
            <w:r w:rsidRPr="00442C57">
              <w:rPr>
                <w:lang w:val="en-US"/>
              </w:rPr>
              <w:t>HasKind</w:t>
            </w:r>
            <w:proofErr w:type="spellEnd"/>
            <w:r w:rsidRPr="00442C57">
              <w:rPr>
                <w:lang w:val="en-US"/>
              </w:rPr>
              <w:t>/kind = "Template").</w:t>
            </w:r>
          </w:p>
        </w:tc>
      </w:tr>
      <w:tr w:rsidR="0035488E" w:rsidRPr="00442C57" w14:paraId="2F757D3C" w14:textId="77777777" w:rsidTr="00D225F1">
        <w:tc>
          <w:tcPr>
            <w:tcW w:w="472" w:type="dxa"/>
          </w:tcPr>
          <w:p w14:paraId="62F2FF2B" w14:textId="77777777" w:rsidR="0035488E" w:rsidRPr="00442C57" w:rsidRDefault="0035488E" w:rsidP="00915E05">
            <w:pPr>
              <w:rPr>
                <w:lang w:val="en-US"/>
              </w:rPr>
            </w:pPr>
          </w:p>
        </w:tc>
        <w:tc>
          <w:tcPr>
            <w:tcW w:w="795" w:type="dxa"/>
          </w:tcPr>
          <w:p w14:paraId="1F33F1E9" w14:textId="77777777" w:rsidR="0035488E" w:rsidRPr="00915E05" w:rsidRDefault="0035488E" w:rsidP="00915E05">
            <w:r w:rsidRPr="00915E05">
              <w:t>AASd-120</w:t>
            </w:r>
          </w:p>
        </w:tc>
        <w:tc>
          <w:tcPr>
            <w:tcW w:w="1853" w:type="dxa"/>
          </w:tcPr>
          <w:p w14:paraId="26D43098" w14:textId="77777777" w:rsidR="0035488E" w:rsidRDefault="0035488E" w:rsidP="00915E05">
            <w:r>
              <w:t>New</w:t>
            </w:r>
          </w:p>
        </w:tc>
        <w:tc>
          <w:tcPr>
            <w:tcW w:w="7164" w:type="dxa"/>
          </w:tcPr>
          <w:p w14:paraId="3558EC7E" w14:textId="5497795D" w:rsidR="0035488E" w:rsidRPr="00442C57" w:rsidRDefault="0035488E" w:rsidP="00915E05">
            <w:pPr>
              <w:pStyle w:val="Constraint"/>
              <w:framePr w:wrap="auto" w:vAnchor="margin" w:yAlign="inline"/>
              <w:rPr>
                <w:lang w:val="en-US"/>
              </w:rPr>
            </w:pPr>
            <w:r w:rsidRPr="00442C57">
              <w:rPr>
                <w:lang w:val="en-US"/>
              </w:rPr>
              <w:t xml:space="preserve">Constraint AASd-120: </w:t>
            </w:r>
            <w:proofErr w:type="spellStart"/>
            <w:r w:rsidRPr="00442C57">
              <w:rPr>
                <w:lang w:val="en-US"/>
              </w:rPr>
              <w:t>idShort</w:t>
            </w:r>
            <w:proofErr w:type="spellEnd"/>
            <w:r w:rsidRPr="00442C57">
              <w:rPr>
                <w:lang w:val="en-US"/>
              </w:rPr>
              <w:t xml:space="preserve"> of </w:t>
            </w:r>
            <w:proofErr w:type="spellStart"/>
            <w:r w:rsidRPr="00442C57">
              <w:rPr>
                <w:lang w:val="en-US"/>
              </w:rPr>
              <w:t>submodel</w:t>
            </w:r>
            <w:proofErr w:type="spellEnd"/>
            <w:r w:rsidRPr="00442C57">
              <w:rPr>
                <w:lang w:val="en-US"/>
              </w:rPr>
              <w:t xml:space="preserve"> elements being a direct child of a </w:t>
            </w:r>
            <w:proofErr w:type="spellStart"/>
            <w:r w:rsidRPr="00442C57">
              <w:rPr>
                <w:lang w:val="en-US"/>
              </w:rPr>
              <w:t>SubmodelElementList</w:t>
            </w:r>
            <w:proofErr w:type="spellEnd"/>
            <w:r w:rsidRPr="00442C57">
              <w:rPr>
                <w:lang w:val="en-US"/>
              </w:rPr>
              <w:t xml:space="preserve"> shall not be specified.</w:t>
            </w:r>
          </w:p>
        </w:tc>
      </w:tr>
      <w:tr w:rsidR="0035488E" w:rsidRPr="00442C57" w14:paraId="70A17747" w14:textId="77777777" w:rsidTr="00D225F1">
        <w:tc>
          <w:tcPr>
            <w:tcW w:w="472" w:type="dxa"/>
          </w:tcPr>
          <w:p w14:paraId="49522A02" w14:textId="77777777" w:rsidR="0035488E" w:rsidRPr="00442C57" w:rsidRDefault="0035488E" w:rsidP="00915E05">
            <w:pPr>
              <w:rPr>
                <w:lang w:val="en-US"/>
              </w:rPr>
            </w:pPr>
          </w:p>
        </w:tc>
        <w:tc>
          <w:tcPr>
            <w:tcW w:w="795" w:type="dxa"/>
          </w:tcPr>
          <w:p w14:paraId="702265F1" w14:textId="77777777" w:rsidR="0035488E" w:rsidRPr="00915E05" w:rsidRDefault="0035488E" w:rsidP="00915E05">
            <w:r w:rsidRPr="00915E05">
              <w:t>AASd-121</w:t>
            </w:r>
          </w:p>
        </w:tc>
        <w:tc>
          <w:tcPr>
            <w:tcW w:w="1853" w:type="dxa"/>
          </w:tcPr>
          <w:p w14:paraId="72ADB8DF" w14:textId="77777777" w:rsidR="0035488E" w:rsidRDefault="0035488E" w:rsidP="00915E05">
            <w:r>
              <w:t>New</w:t>
            </w:r>
          </w:p>
        </w:tc>
        <w:tc>
          <w:tcPr>
            <w:tcW w:w="7164" w:type="dxa"/>
          </w:tcPr>
          <w:p w14:paraId="0D9A39A0" w14:textId="45F0F31C" w:rsidR="0035488E" w:rsidRPr="00442C57" w:rsidRDefault="0035488E" w:rsidP="00915E05">
            <w:pPr>
              <w:rPr>
                <w:lang w:val="en-US"/>
              </w:rPr>
            </w:pPr>
            <w:r w:rsidRPr="00442C57">
              <w:rPr>
                <w:lang w:val="en-US"/>
              </w:rPr>
              <w:t>Constraint AASd-121: For References</w:t>
            </w:r>
            <w:r w:rsidR="00F86F09">
              <w:rPr>
                <w:lang w:val="en-US"/>
              </w:rPr>
              <w:t>,</w:t>
            </w:r>
            <w:r w:rsidRPr="00442C57">
              <w:rPr>
                <w:lang w:val="en-US"/>
              </w:rPr>
              <w:t xml:space="preserve"> the value of Key/type of the first key of Reference/keys shall be one of </w:t>
            </w:r>
            <w:proofErr w:type="spellStart"/>
            <w:r w:rsidRPr="00442C57">
              <w:rPr>
                <w:lang w:val="en-US"/>
              </w:rPr>
              <w:t>GloballyIdentifiables</w:t>
            </w:r>
            <w:proofErr w:type="spellEnd"/>
            <w:r w:rsidRPr="00442C57">
              <w:rPr>
                <w:lang w:val="en-US"/>
              </w:rPr>
              <w:t>.</w:t>
            </w:r>
          </w:p>
        </w:tc>
      </w:tr>
      <w:tr w:rsidR="0035488E" w:rsidRPr="00442C57" w14:paraId="48F8820C" w14:textId="77777777" w:rsidTr="00D225F1">
        <w:tc>
          <w:tcPr>
            <w:tcW w:w="472" w:type="dxa"/>
          </w:tcPr>
          <w:p w14:paraId="7D69DBEB" w14:textId="77777777" w:rsidR="0035488E" w:rsidRPr="00442C57" w:rsidRDefault="0035488E" w:rsidP="00915E05">
            <w:pPr>
              <w:rPr>
                <w:lang w:val="en-US"/>
              </w:rPr>
            </w:pPr>
          </w:p>
        </w:tc>
        <w:tc>
          <w:tcPr>
            <w:tcW w:w="795" w:type="dxa"/>
          </w:tcPr>
          <w:p w14:paraId="6126D3C2" w14:textId="77777777" w:rsidR="0035488E" w:rsidRPr="00915E05" w:rsidRDefault="0035488E" w:rsidP="00915E05">
            <w:r w:rsidRPr="00915E05">
              <w:t>AASd-122</w:t>
            </w:r>
          </w:p>
        </w:tc>
        <w:tc>
          <w:tcPr>
            <w:tcW w:w="1853" w:type="dxa"/>
          </w:tcPr>
          <w:p w14:paraId="2996B064" w14:textId="77777777" w:rsidR="0035488E" w:rsidRDefault="0035488E" w:rsidP="00915E05">
            <w:r>
              <w:t>New</w:t>
            </w:r>
          </w:p>
        </w:tc>
        <w:tc>
          <w:tcPr>
            <w:tcW w:w="7164" w:type="dxa"/>
          </w:tcPr>
          <w:p w14:paraId="14F9A9EC" w14:textId="7F60EFD6" w:rsidR="0035488E" w:rsidRPr="00442C57" w:rsidRDefault="0035488E" w:rsidP="00915E05">
            <w:pPr>
              <w:rPr>
                <w:lang w:val="en-US"/>
              </w:rPr>
            </w:pPr>
            <w:r w:rsidRPr="00442C57">
              <w:rPr>
                <w:lang w:val="en-US"/>
              </w:rPr>
              <w:t xml:space="preserve">Constraint AASd-122: For external references, i.e. References with Reference/type = </w:t>
            </w:r>
            <w:proofErr w:type="spellStart"/>
            <w:r w:rsidRPr="00442C57">
              <w:rPr>
                <w:lang w:val="en-US"/>
              </w:rPr>
              <w:t>ExternalReference</w:t>
            </w:r>
            <w:proofErr w:type="spellEnd"/>
            <w:r w:rsidRPr="00442C57">
              <w:rPr>
                <w:lang w:val="en-US"/>
              </w:rPr>
              <w:t xml:space="preserve">, the value of Key/type of the first key of Reference/keys shall be one of </w:t>
            </w:r>
            <w:proofErr w:type="spellStart"/>
            <w:r w:rsidRPr="00442C57">
              <w:rPr>
                <w:lang w:val="en-US"/>
              </w:rPr>
              <w:t>GenericGloballyIdentifiables</w:t>
            </w:r>
            <w:proofErr w:type="spellEnd"/>
            <w:r w:rsidRPr="00442C57">
              <w:rPr>
                <w:lang w:val="en-US"/>
              </w:rPr>
              <w:t>.</w:t>
            </w:r>
          </w:p>
        </w:tc>
      </w:tr>
      <w:tr w:rsidR="0035488E" w:rsidRPr="00442C57" w14:paraId="21BA246E" w14:textId="77777777" w:rsidTr="00D225F1">
        <w:tc>
          <w:tcPr>
            <w:tcW w:w="472" w:type="dxa"/>
          </w:tcPr>
          <w:p w14:paraId="00A1F2DC" w14:textId="77777777" w:rsidR="0035488E" w:rsidRPr="00442C57" w:rsidRDefault="0035488E" w:rsidP="00915E05">
            <w:pPr>
              <w:rPr>
                <w:lang w:val="en-US"/>
              </w:rPr>
            </w:pPr>
          </w:p>
        </w:tc>
        <w:tc>
          <w:tcPr>
            <w:tcW w:w="795" w:type="dxa"/>
          </w:tcPr>
          <w:p w14:paraId="5FEE95FF" w14:textId="77777777" w:rsidR="0035488E" w:rsidRPr="00915E05" w:rsidRDefault="0035488E" w:rsidP="00915E05">
            <w:r w:rsidRPr="00915E05">
              <w:t>AASd-123</w:t>
            </w:r>
          </w:p>
        </w:tc>
        <w:tc>
          <w:tcPr>
            <w:tcW w:w="1853" w:type="dxa"/>
          </w:tcPr>
          <w:p w14:paraId="5EFD3AB1" w14:textId="77777777" w:rsidR="0035488E" w:rsidRDefault="0035488E" w:rsidP="00915E05">
            <w:r>
              <w:t>New</w:t>
            </w:r>
          </w:p>
        </w:tc>
        <w:tc>
          <w:tcPr>
            <w:tcW w:w="7164" w:type="dxa"/>
          </w:tcPr>
          <w:p w14:paraId="33C1828D" w14:textId="0A94CCBE" w:rsidR="0035488E" w:rsidRPr="00442C57" w:rsidRDefault="0035488E" w:rsidP="00915E05">
            <w:pPr>
              <w:tabs>
                <w:tab w:val="left" w:pos="936"/>
              </w:tabs>
              <w:rPr>
                <w:lang w:val="en-US"/>
              </w:rPr>
            </w:pPr>
            <w:r w:rsidRPr="00442C57">
              <w:rPr>
                <w:lang w:val="en-US"/>
              </w:rPr>
              <w:t xml:space="preserve">Constraint AASd-123: For model references, i.e. References with Reference/type = </w:t>
            </w:r>
            <w:proofErr w:type="spellStart"/>
            <w:r w:rsidRPr="00442C57">
              <w:rPr>
                <w:lang w:val="en-US"/>
              </w:rPr>
              <w:t>ModelReference</w:t>
            </w:r>
            <w:proofErr w:type="spellEnd"/>
            <w:r w:rsidRPr="00442C57">
              <w:rPr>
                <w:lang w:val="en-US"/>
              </w:rPr>
              <w:t xml:space="preserve">, the value of Key/type of the first key of Reference/keys shall be one of </w:t>
            </w:r>
            <w:proofErr w:type="spellStart"/>
            <w:r w:rsidRPr="00442C57">
              <w:rPr>
                <w:lang w:val="en-US"/>
              </w:rPr>
              <w:t>AasIdentifiables</w:t>
            </w:r>
            <w:proofErr w:type="spellEnd"/>
            <w:r w:rsidRPr="00442C57">
              <w:rPr>
                <w:lang w:val="en-US"/>
              </w:rPr>
              <w:t>.</w:t>
            </w:r>
          </w:p>
        </w:tc>
      </w:tr>
      <w:tr w:rsidR="0035488E" w:rsidRPr="00442C57" w14:paraId="1C2F397B" w14:textId="77777777" w:rsidTr="00D225F1">
        <w:tc>
          <w:tcPr>
            <w:tcW w:w="472" w:type="dxa"/>
          </w:tcPr>
          <w:p w14:paraId="7D145531" w14:textId="77777777" w:rsidR="0035488E" w:rsidRPr="00442C57" w:rsidRDefault="0035488E" w:rsidP="00915E05">
            <w:pPr>
              <w:rPr>
                <w:lang w:val="en-US"/>
              </w:rPr>
            </w:pPr>
          </w:p>
        </w:tc>
        <w:tc>
          <w:tcPr>
            <w:tcW w:w="795" w:type="dxa"/>
          </w:tcPr>
          <w:p w14:paraId="101532B6" w14:textId="77777777" w:rsidR="0035488E" w:rsidRPr="00915E05" w:rsidRDefault="0035488E" w:rsidP="00915E05">
            <w:r w:rsidRPr="00915E05">
              <w:t>AASd-124</w:t>
            </w:r>
          </w:p>
        </w:tc>
        <w:tc>
          <w:tcPr>
            <w:tcW w:w="1853" w:type="dxa"/>
          </w:tcPr>
          <w:p w14:paraId="184737FA" w14:textId="77777777" w:rsidR="0035488E" w:rsidRDefault="0035488E" w:rsidP="00915E05">
            <w:r>
              <w:t>New</w:t>
            </w:r>
          </w:p>
        </w:tc>
        <w:tc>
          <w:tcPr>
            <w:tcW w:w="7164" w:type="dxa"/>
          </w:tcPr>
          <w:p w14:paraId="7F3B2CB6" w14:textId="2D9FB2AA" w:rsidR="0035488E" w:rsidRPr="00442C57" w:rsidRDefault="0035488E" w:rsidP="00915E05">
            <w:pPr>
              <w:rPr>
                <w:lang w:val="en-US"/>
              </w:rPr>
            </w:pPr>
            <w:r w:rsidRPr="00442C57">
              <w:rPr>
                <w:lang w:val="en-US"/>
              </w:rPr>
              <w:t xml:space="preserve">Constraint AASd-124: For external references, i.e. References with Reference/type = </w:t>
            </w:r>
            <w:proofErr w:type="spellStart"/>
            <w:r w:rsidRPr="00442C57">
              <w:rPr>
                <w:lang w:val="en-US"/>
              </w:rPr>
              <w:t>ExternalReference</w:t>
            </w:r>
            <w:proofErr w:type="spellEnd"/>
            <w:r w:rsidRPr="00442C57">
              <w:rPr>
                <w:lang w:val="en-US"/>
              </w:rPr>
              <w:t xml:space="preserve">, the last key of Reference/keys shall be either one of </w:t>
            </w:r>
            <w:proofErr w:type="spellStart"/>
            <w:r w:rsidRPr="00442C57">
              <w:rPr>
                <w:lang w:val="en-US"/>
              </w:rPr>
              <w:t>GenericGloballyIdentifiables</w:t>
            </w:r>
            <w:proofErr w:type="spellEnd"/>
            <w:r w:rsidRPr="00442C57">
              <w:rPr>
                <w:lang w:val="en-US"/>
              </w:rPr>
              <w:t xml:space="preserve"> or one of </w:t>
            </w:r>
            <w:proofErr w:type="spellStart"/>
            <w:r w:rsidRPr="00442C57">
              <w:rPr>
                <w:lang w:val="en-US"/>
              </w:rPr>
              <w:t>GenericFragmentKeys</w:t>
            </w:r>
            <w:proofErr w:type="spellEnd"/>
            <w:r w:rsidRPr="00442C57">
              <w:rPr>
                <w:lang w:val="en-US"/>
              </w:rPr>
              <w:t>.</w:t>
            </w:r>
          </w:p>
        </w:tc>
      </w:tr>
      <w:tr w:rsidR="0035488E" w:rsidRPr="00442C57" w14:paraId="370A9354" w14:textId="77777777" w:rsidTr="00D225F1">
        <w:tc>
          <w:tcPr>
            <w:tcW w:w="472" w:type="dxa"/>
          </w:tcPr>
          <w:p w14:paraId="5ABCE4CC" w14:textId="77777777" w:rsidR="0035488E" w:rsidRPr="00442C57" w:rsidRDefault="0035488E" w:rsidP="00915E05">
            <w:pPr>
              <w:rPr>
                <w:lang w:val="en-US"/>
              </w:rPr>
            </w:pPr>
          </w:p>
        </w:tc>
        <w:tc>
          <w:tcPr>
            <w:tcW w:w="795" w:type="dxa"/>
          </w:tcPr>
          <w:p w14:paraId="1BA23A08" w14:textId="77777777" w:rsidR="0035488E" w:rsidRPr="00915E05" w:rsidRDefault="0035488E" w:rsidP="00915E05">
            <w:r w:rsidRPr="00915E05">
              <w:t>AASd-125</w:t>
            </w:r>
          </w:p>
        </w:tc>
        <w:tc>
          <w:tcPr>
            <w:tcW w:w="1853" w:type="dxa"/>
          </w:tcPr>
          <w:p w14:paraId="3999092B" w14:textId="77777777" w:rsidR="0035488E" w:rsidRDefault="0035488E" w:rsidP="00915E05">
            <w:r>
              <w:t>New</w:t>
            </w:r>
          </w:p>
        </w:tc>
        <w:tc>
          <w:tcPr>
            <w:tcW w:w="7164" w:type="dxa"/>
          </w:tcPr>
          <w:p w14:paraId="3F017C4E" w14:textId="42D67F42" w:rsidR="0035488E" w:rsidRPr="00442C57" w:rsidRDefault="0035488E" w:rsidP="00915E05">
            <w:pPr>
              <w:rPr>
                <w:lang w:val="en-US"/>
              </w:rPr>
            </w:pPr>
            <w:r w:rsidRPr="00442C57">
              <w:rPr>
                <w:lang w:val="en-US"/>
              </w:rPr>
              <w:t xml:space="preserve">Constraint AASd-125: For model references, i.e. References with Reference/type = </w:t>
            </w:r>
            <w:proofErr w:type="spellStart"/>
            <w:r w:rsidRPr="00442C57">
              <w:rPr>
                <w:lang w:val="en-US"/>
              </w:rPr>
              <w:t>ModelReference</w:t>
            </w:r>
            <w:proofErr w:type="spellEnd"/>
            <w:r w:rsidRPr="00442C57">
              <w:rPr>
                <w:lang w:val="en-US"/>
              </w:rPr>
              <w:t xml:space="preserve"> with more than one key in Reference/keys</w:t>
            </w:r>
            <w:r w:rsidR="00F86F09">
              <w:rPr>
                <w:lang w:val="en-US"/>
              </w:rPr>
              <w:t>,</w:t>
            </w:r>
            <w:r w:rsidRPr="00442C57">
              <w:rPr>
                <w:lang w:val="en-US"/>
              </w:rPr>
              <w:t xml:space="preserve"> the value of Key/type of each of the keys following the first key of Reference/keys shall be one of </w:t>
            </w:r>
            <w:proofErr w:type="spellStart"/>
            <w:r w:rsidRPr="00442C57">
              <w:rPr>
                <w:lang w:val="en-US"/>
              </w:rPr>
              <w:t>FragmentKeys</w:t>
            </w:r>
            <w:proofErr w:type="spellEnd"/>
            <w:r w:rsidRPr="00442C57">
              <w:rPr>
                <w:lang w:val="en-US"/>
              </w:rPr>
              <w:t>.</w:t>
            </w:r>
          </w:p>
        </w:tc>
      </w:tr>
      <w:tr w:rsidR="0035488E" w:rsidRPr="00442C57" w14:paraId="58DFD9F6" w14:textId="77777777" w:rsidTr="00D225F1">
        <w:tc>
          <w:tcPr>
            <w:tcW w:w="472" w:type="dxa"/>
          </w:tcPr>
          <w:p w14:paraId="2BC2D2EF" w14:textId="77777777" w:rsidR="0035488E" w:rsidRPr="00442C57" w:rsidRDefault="0035488E" w:rsidP="00915E05">
            <w:pPr>
              <w:rPr>
                <w:lang w:val="en-US"/>
              </w:rPr>
            </w:pPr>
          </w:p>
        </w:tc>
        <w:tc>
          <w:tcPr>
            <w:tcW w:w="795" w:type="dxa"/>
          </w:tcPr>
          <w:p w14:paraId="6C22F75C" w14:textId="77777777" w:rsidR="0035488E" w:rsidRPr="00915E05" w:rsidRDefault="0035488E" w:rsidP="00915E05">
            <w:r w:rsidRPr="00915E05">
              <w:t>AASd-126</w:t>
            </w:r>
          </w:p>
        </w:tc>
        <w:tc>
          <w:tcPr>
            <w:tcW w:w="1853" w:type="dxa"/>
          </w:tcPr>
          <w:p w14:paraId="14786AC7" w14:textId="77777777" w:rsidR="0035488E" w:rsidRDefault="0035488E" w:rsidP="00915E05">
            <w:r>
              <w:t>New</w:t>
            </w:r>
          </w:p>
        </w:tc>
        <w:tc>
          <w:tcPr>
            <w:tcW w:w="7164" w:type="dxa"/>
          </w:tcPr>
          <w:p w14:paraId="6AA50C90" w14:textId="7B456B3C" w:rsidR="0035488E" w:rsidRPr="00442C57" w:rsidRDefault="0035488E" w:rsidP="00915E05">
            <w:pPr>
              <w:rPr>
                <w:lang w:val="en-US"/>
              </w:rPr>
            </w:pPr>
            <w:r w:rsidRPr="00442C57">
              <w:rPr>
                <w:lang w:val="en-US"/>
              </w:rPr>
              <w:t xml:space="preserve">Constraint AASd-126: For model references, i.e. References with Reference/type = </w:t>
            </w:r>
            <w:proofErr w:type="spellStart"/>
            <w:r w:rsidRPr="00442C57">
              <w:rPr>
                <w:lang w:val="en-US"/>
              </w:rPr>
              <w:t>ModelReference</w:t>
            </w:r>
            <w:proofErr w:type="spellEnd"/>
            <w:r w:rsidRPr="00442C57">
              <w:rPr>
                <w:lang w:val="en-US"/>
              </w:rPr>
              <w:t xml:space="preserve"> with more than one key in Reference/keys</w:t>
            </w:r>
            <w:r w:rsidR="00F86F09">
              <w:rPr>
                <w:lang w:val="en-US"/>
              </w:rPr>
              <w:t>,</w:t>
            </w:r>
            <w:r w:rsidRPr="00442C57">
              <w:rPr>
                <w:lang w:val="en-US"/>
              </w:rPr>
              <w:t xml:space="preserve"> the value of Key/type of the last Key in the reference key chain may be one of </w:t>
            </w:r>
            <w:proofErr w:type="spellStart"/>
            <w:r w:rsidRPr="00442C57">
              <w:rPr>
                <w:lang w:val="en-US"/>
              </w:rPr>
              <w:t>GenericFragmentKeys</w:t>
            </w:r>
            <w:proofErr w:type="spellEnd"/>
            <w:r w:rsidR="00F86F09">
              <w:rPr>
                <w:lang w:val="en-US"/>
              </w:rPr>
              <w:t>,</w:t>
            </w:r>
            <w:r w:rsidRPr="00442C57">
              <w:rPr>
                <w:lang w:val="en-US"/>
              </w:rPr>
              <w:t xml:space="preserve"> or no key at all shall have a value out of </w:t>
            </w:r>
            <w:proofErr w:type="spellStart"/>
            <w:r w:rsidRPr="00442C57">
              <w:rPr>
                <w:lang w:val="en-US"/>
              </w:rPr>
              <w:t>GenericFragmentKeys</w:t>
            </w:r>
            <w:proofErr w:type="spellEnd"/>
            <w:r w:rsidRPr="00442C57">
              <w:rPr>
                <w:lang w:val="en-US"/>
              </w:rPr>
              <w:t xml:space="preserve">. </w:t>
            </w:r>
          </w:p>
        </w:tc>
      </w:tr>
      <w:tr w:rsidR="0035488E" w:rsidRPr="00442C57" w14:paraId="76C9E45E" w14:textId="77777777" w:rsidTr="00D225F1">
        <w:tc>
          <w:tcPr>
            <w:tcW w:w="472" w:type="dxa"/>
          </w:tcPr>
          <w:p w14:paraId="1EB9908E" w14:textId="77777777" w:rsidR="0035488E" w:rsidRPr="00442C57" w:rsidRDefault="0035488E" w:rsidP="00915E05">
            <w:pPr>
              <w:rPr>
                <w:lang w:val="en-US"/>
              </w:rPr>
            </w:pPr>
          </w:p>
        </w:tc>
        <w:tc>
          <w:tcPr>
            <w:tcW w:w="795" w:type="dxa"/>
          </w:tcPr>
          <w:p w14:paraId="4FEB576D" w14:textId="77777777" w:rsidR="0035488E" w:rsidRPr="00915E05" w:rsidRDefault="0035488E" w:rsidP="00915E05">
            <w:r w:rsidRPr="00915E05">
              <w:t>AASd-127</w:t>
            </w:r>
          </w:p>
        </w:tc>
        <w:tc>
          <w:tcPr>
            <w:tcW w:w="1853" w:type="dxa"/>
          </w:tcPr>
          <w:p w14:paraId="1285C126" w14:textId="77777777" w:rsidR="0035488E" w:rsidRDefault="0035488E" w:rsidP="00915E05">
            <w:r>
              <w:t>New</w:t>
            </w:r>
          </w:p>
        </w:tc>
        <w:tc>
          <w:tcPr>
            <w:tcW w:w="7164" w:type="dxa"/>
          </w:tcPr>
          <w:p w14:paraId="304F8C66" w14:textId="0C289493" w:rsidR="0035488E" w:rsidRPr="00442C57" w:rsidRDefault="0035488E" w:rsidP="00915E05">
            <w:pPr>
              <w:rPr>
                <w:lang w:val="en-US"/>
              </w:rPr>
            </w:pPr>
            <w:r w:rsidRPr="00442C57">
              <w:rPr>
                <w:lang w:val="en-US"/>
              </w:rPr>
              <w:t xml:space="preserve">Constraint AASd-127: For model references, i.e. References with Reference/type = </w:t>
            </w:r>
            <w:proofErr w:type="spellStart"/>
            <w:r w:rsidRPr="00442C57">
              <w:rPr>
                <w:lang w:val="en-US"/>
              </w:rPr>
              <w:t>ModelReference</w:t>
            </w:r>
            <w:proofErr w:type="spellEnd"/>
            <w:r w:rsidRPr="00442C57">
              <w:rPr>
                <w:lang w:val="en-US"/>
              </w:rPr>
              <w:t xml:space="preserve"> with more than one key in Reference/keys</w:t>
            </w:r>
            <w:r w:rsidR="00F86F09">
              <w:rPr>
                <w:lang w:val="en-US"/>
              </w:rPr>
              <w:t>,</w:t>
            </w:r>
            <w:r w:rsidRPr="00442C57">
              <w:rPr>
                <w:lang w:val="en-US"/>
              </w:rPr>
              <w:t xml:space="preserve"> a key with Key/type </w:t>
            </w:r>
            <w:proofErr w:type="spellStart"/>
            <w:r w:rsidRPr="00442C57">
              <w:rPr>
                <w:lang w:val="en-US"/>
              </w:rPr>
              <w:t>FragmentReference</w:t>
            </w:r>
            <w:proofErr w:type="spellEnd"/>
            <w:r w:rsidRPr="00442C57">
              <w:rPr>
                <w:lang w:val="en-US"/>
              </w:rPr>
              <w:t xml:space="preserve"> shall be preceded by a key with Key/type File or Blob. All other AAS fragments, i.e. Key/type values out of </w:t>
            </w:r>
            <w:proofErr w:type="spellStart"/>
            <w:r w:rsidRPr="00442C57">
              <w:rPr>
                <w:lang w:val="en-US"/>
              </w:rPr>
              <w:t>AasSubmodelElements</w:t>
            </w:r>
            <w:proofErr w:type="spellEnd"/>
            <w:r w:rsidRPr="00442C57">
              <w:rPr>
                <w:lang w:val="en-US"/>
              </w:rPr>
              <w:t>, do not support fragments.</w:t>
            </w:r>
          </w:p>
        </w:tc>
      </w:tr>
      <w:tr w:rsidR="0035488E" w:rsidRPr="00442C57" w14:paraId="74CA9620" w14:textId="77777777" w:rsidTr="00D225F1">
        <w:tc>
          <w:tcPr>
            <w:tcW w:w="472" w:type="dxa"/>
          </w:tcPr>
          <w:p w14:paraId="3A4AD6A5" w14:textId="77777777" w:rsidR="0035488E" w:rsidRPr="00442C57" w:rsidRDefault="0035488E" w:rsidP="00915E05">
            <w:pPr>
              <w:rPr>
                <w:lang w:val="en-US"/>
              </w:rPr>
            </w:pPr>
          </w:p>
        </w:tc>
        <w:tc>
          <w:tcPr>
            <w:tcW w:w="795" w:type="dxa"/>
          </w:tcPr>
          <w:p w14:paraId="64195261" w14:textId="77777777" w:rsidR="0035488E" w:rsidRPr="00915E05" w:rsidRDefault="0035488E" w:rsidP="00915E05">
            <w:r w:rsidRPr="00915E05">
              <w:t>AAS-128</w:t>
            </w:r>
          </w:p>
        </w:tc>
        <w:tc>
          <w:tcPr>
            <w:tcW w:w="1853" w:type="dxa"/>
          </w:tcPr>
          <w:p w14:paraId="3A7A364B" w14:textId="77777777" w:rsidR="0035488E" w:rsidRDefault="0035488E" w:rsidP="00915E05">
            <w:r w:rsidRPr="00915E05">
              <w:t>New</w:t>
            </w:r>
          </w:p>
        </w:tc>
        <w:tc>
          <w:tcPr>
            <w:tcW w:w="7164" w:type="dxa"/>
          </w:tcPr>
          <w:p w14:paraId="7D81BA07" w14:textId="6BF70153" w:rsidR="0035488E" w:rsidRPr="00442C57" w:rsidRDefault="0035488E" w:rsidP="00915E05">
            <w:pPr>
              <w:pStyle w:val="Constraint"/>
              <w:framePr w:wrap="auto" w:vAnchor="margin" w:yAlign="inline"/>
              <w:rPr>
                <w:lang w:val="en-US"/>
              </w:rPr>
            </w:pPr>
            <w:r w:rsidRPr="00442C57">
              <w:rPr>
                <w:lang w:val="en-US"/>
              </w:rPr>
              <w:t xml:space="preserve">Constraint AASd-128: For model references, i.e. References with Reference/type = </w:t>
            </w:r>
            <w:proofErr w:type="spellStart"/>
            <w:r w:rsidRPr="00442C57">
              <w:rPr>
                <w:lang w:val="en-US"/>
              </w:rPr>
              <w:t>ModelReference</w:t>
            </w:r>
            <w:proofErr w:type="spellEnd"/>
            <w:r w:rsidRPr="00442C57">
              <w:rPr>
                <w:lang w:val="en-US"/>
              </w:rPr>
              <w:t>, the Key/value of a Key preceded by a Key with Key/type=</w:t>
            </w:r>
            <w:proofErr w:type="spellStart"/>
            <w:r w:rsidRPr="00442C57">
              <w:rPr>
                <w:lang w:val="en-US"/>
              </w:rPr>
              <w:t>SubmodelElementList</w:t>
            </w:r>
            <w:proofErr w:type="spellEnd"/>
            <w:r w:rsidRPr="00442C57">
              <w:rPr>
                <w:lang w:val="en-US"/>
              </w:rPr>
              <w:t xml:space="preserve"> is an integer number denoting the position in the array of the </w:t>
            </w:r>
            <w:proofErr w:type="spellStart"/>
            <w:r w:rsidRPr="00442C57">
              <w:rPr>
                <w:lang w:val="en-US"/>
              </w:rPr>
              <w:t>submodel</w:t>
            </w:r>
            <w:proofErr w:type="spellEnd"/>
            <w:r w:rsidRPr="00442C57">
              <w:rPr>
                <w:lang w:val="en-US"/>
              </w:rPr>
              <w:t xml:space="preserve"> element list.</w:t>
            </w:r>
          </w:p>
        </w:tc>
      </w:tr>
      <w:tr w:rsidR="0035488E" w:rsidRPr="00442C57" w14:paraId="1E213E82" w14:textId="77777777" w:rsidTr="00D225F1">
        <w:tc>
          <w:tcPr>
            <w:tcW w:w="472" w:type="dxa"/>
          </w:tcPr>
          <w:p w14:paraId="1AEE45EF" w14:textId="77777777" w:rsidR="0035488E" w:rsidRPr="00442C57" w:rsidRDefault="0035488E" w:rsidP="00915E05">
            <w:pPr>
              <w:rPr>
                <w:lang w:val="en-US"/>
              </w:rPr>
            </w:pPr>
          </w:p>
        </w:tc>
        <w:tc>
          <w:tcPr>
            <w:tcW w:w="795" w:type="dxa"/>
          </w:tcPr>
          <w:p w14:paraId="41FDA27D" w14:textId="77777777" w:rsidR="0035488E" w:rsidRPr="00915E05" w:rsidRDefault="0035488E" w:rsidP="00915E05">
            <w:r w:rsidRPr="00915E05">
              <w:t>AASd-129</w:t>
            </w:r>
          </w:p>
        </w:tc>
        <w:tc>
          <w:tcPr>
            <w:tcW w:w="1853" w:type="dxa"/>
          </w:tcPr>
          <w:p w14:paraId="3A4F65E2" w14:textId="77777777" w:rsidR="0035488E" w:rsidRDefault="0035488E" w:rsidP="00915E05">
            <w:r>
              <w:t>New</w:t>
            </w:r>
          </w:p>
        </w:tc>
        <w:tc>
          <w:tcPr>
            <w:tcW w:w="7164" w:type="dxa"/>
          </w:tcPr>
          <w:p w14:paraId="13046C17" w14:textId="77777777" w:rsidR="0035488E" w:rsidRPr="00442C57" w:rsidRDefault="0035488E" w:rsidP="00915E05">
            <w:pPr>
              <w:pStyle w:val="Constraint"/>
              <w:framePr w:wrap="auto" w:vAnchor="margin" w:yAlign="inline"/>
              <w:rPr>
                <w:lang w:val="en-US"/>
              </w:rPr>
            </w:pPr>
            <w:r w:rsidRPr="00442C57">
              <w:rPr>
                <w:lang w:val="en-US"/>
              </w:rPr>
              <w:t xml:space="preserve">Necessary as supplement for AASd-119 since </w:t>
            </w:r>
            <w:proofErr w:type="spellStart"/>
            <w:r w:rsidRPr="00442C57">
              <w:rPr>
                <w:lang w:val="en-US"/>
              </w:rPr>
              <w:t>SubmodelElement</w:t>
            </w:r>
            <w:proofErr w:type="spellEnd"/>
            <w:r w:rsidRPr="00442C57">
              <w:rPr>
                <w:lang w:val="en-US"/>
              </w:rPr>
              <w:t xml:space="preserve"> does not inherit from </w:t>
            </w:r>
            <w:proofErr w:type="spellStart"/>
            <w:r w:rsidRPr="00442C57">
              <w:rPr>
                <w:lang w:val="en-US"/>
              </w:rPr>
              <w:t>HasKind</w:t>
            </w:r>
            <w:proofErr w:type="spellEnd"/>
            <w:r w:rsidRPr="00442C57">
              <w:rPr>
                <w:lang w:val="en-US"/>
              </w:rPr>
              <w:t xml:space="preserve"> any longer</w:t>
            </w:r>
          </w:p>
          <w:p w14:paraId="2BB371CB" w14:textId="270CF9B7" w:rsidR="0035488E" w:rsidRPr="00442C57" w:rsidRDefault="0035488E" w:rsidP="00915E05">
            <w:pPr>
              <w:rPr>
                <w:lang w:val="en-US"/>
              </w:rPr>
            </w:pPr>
            <w:r w:rsidRPr="00442C57">
              <w:rPr>
                <w:lang w:val="en-US"/>
              </w:rPr>
              <w:lastRenderedPageBreak/>
              <w:t xml:space="preserve">Constraint AASd-129: If any Qualifier/kind value of a </w:t>
            </w:r>
            <w:proofErr w:type="spellStart"/>
            <w:r w:rsidRPr="00442C57">
              <w:rPr>
                <w:lang w:val="en-US"/>
              </w:rPr>
              <w:t>SubmodelElement</w:t>
            </w:r>
            <w:proofErr w:type="spellEnd"/>
            <w:r w:rsidRPr="00442C57">
              <w:rPr>
                <w:lang w:val="en-US"/>
              </w:rPr>
              <w:t xml:space="preserve">/qualifier (attribute qualifier inherited via Qualifiable) is equal to </w:t>
            </w:r>
            <w:proofErr w:type="spellStart"/>
            <w:r w:rsidRPr="00442C57">
              <w:rPr>
                <w:lang w:val="en-US"/>
              </w:rPr>
              <w:t>TemplateQualifier</w:t>
            </w:r>
            <w:proofErr w:type="spellEnd"/>
            <w:r w:rsidR="00F86F09">
              <w:rPr>
                <w:lang w:val="en-US"/>
              </w:rPr>
              <w:t>,</w:t>
            </w:r>
            <w:r w:rsidRPr="00442C57">
              <w:rPr>
                <w:lang w:val="en-US"/>
              </w:rPr>
              <w:t xml:space="preserve"> the </w:t>
            </w:r>
            <w:proofErr w:type="spellStart"/>
            <w:r w:rsidRPr="00442C57">
              <w:rPr>
                <w:lang w:val="en-US"/>
              </w:rPr>
              <w:t>submodel</w:t>
            </w:r>
            <w:proofErr w:type="spellEnd"/>
            <w:r w:rsidRPr="00442C57">
              <w:rPr>
                <w:lang w:val="en-US"/>
              </w:rPr>
              <w:t xml:space="preserve"> element shall be part of a </w:t>
            </w:r>
            <w:proofErr w:type="spellStart"/>
            <w:r w:rsidRPr="00442C57">
              <w:rPr>
                <w:lang w:val="en-US"/>
              </w:rPr>
              <w:t>submodel</w:t>
            </w:r>
            <w:proofErr w:type="spellEnd"/>
            <w:r w:rsidRPr="00442C57">
              <w:rPr>
                <w:lang w:val="en-US"/>
              </w:rPr>
              <w:t xml:space="preserve"> template, i.e. a </w:t>
            </w:r>
            <w:proofErr w:type="spellStart"/>
            <w:r w:rsidRPr="00442C57">
              <w:rPr>
                <w:lang w:val="en-US"/>
              </w:rPr>
              <w:t>Submodel</w:t>
            </w:r>
            <w:proofErr w:type="spellEnd"/>
            <w:r w:rsidRPr="00442C57">
              <w:rPr>
                <w:lang w:val="en-US"/>
              </w:rPr>
              <w:t xml:space="preserve"> with </w:t>
            </w:r>
            <w:proofErr w:type="spellStart"/>
            <w:r w:rsidRPr="00442C57">
              <w:rPr>
                <w:lang w:val="en-US"/>
              </w:rPr>
              <w:t>Submodel</w:t>
            </w:r>
            <w:proofErr w:type="spellEnd"/>
            <w:r w:rsidRPr="00442C57">
              <w:rPr>
                <w:lang w:val="en-US"/>
              </w:rPr>
              <w:t xml:space="preserve">/kind (attribute kind inherited via </w:t>
            </w:r>
            <w:proofErr w:type="spellStart"/>
            <w:r w:rsidRPr="00442C57">
              <w:rPr>
                <w:lang w:val="en-US"/>
              </w:rPr>
              <w:t>HasKind</w:t>
            </w:r>
            <w:proofErr w:type="spellEnd"/>
            <w:r w:rsidRPr="00442C57">
              <w:rPr>
                <w:lang w:val="en-US"/>
              </w:rPr>
              <w:t>) value equal to Template.</w:t>
            </w:r>
          </w:p>
        </w:tc>
      </w:tr>
      <w:tr w:rsidR="0035488E" w:rsidRPr="00442C57" w14:paraId="49AF1FB4" w14:textId="77777777" w:rsidTr="00D225F1">
        <w:tc>
          <w:tcPr>
            <w:tcW w:w="472" w:type="dxa"/>
          </w:tcPr>
          <w:p w14:paraId="7C67B8D2" w14:textId="77777777" w:rsidR="0035488E" w:rsidRPr="00915E05" w:rsidRDefault="0035488E" w:rsidP="00915E05">
            <w:r>
              <w:lastRenderedPageBreak/>
              <w:t>x</w:t>
            </w:r>
          </w:p>
        </w:tc>
        <w:tc>
          <w:tcPr>
            <w:tcW w:w="795" w:type="dxa"/>
          </w:tcPr>
          <w:p w14:paraId="322A47F3" w14:textId="77777777" w:rsidR="0035488E" w:rsidRPr="00915E05" w:rsidRDefault="0035488E" w:rsidP="00915E05">
            <w:r w:rsidRPr="00915E05">
              <w:t>AASd-130</w:t>
            </w:r>
          </w:p>
        </w:tc>
        <w:tc>
          <w:tcPr>
            <w:tcW w:w="1853" w:type="dxa"/>
          </w:tcPr>
          <w:p w14:paraId="1B171244" w14:textId="77777777" w:rsidR="0035488E" w:rsidRDefault="0035488E" w:rsidP="00915E05">
            <w:r>
              <w:t>New</w:t>
            </w:r>
          </w:p>
        </w:tc>
        <w:tc>
          <w:tcPr>
            <w:tcW w:w="7164" w:type="dxa"/>
          </w:tcPr>
          <w:p w14:paraId="5F247E23" w14:textId="77777777" w:rsidR="0035488E" w:rsidRPr="00442C57" w:rsidRDefault="0035488E" w:rsidP="00915E05">
            <w:pPr>
              <w:rPr>
                <w:lang w:val="en-US"/>
              </w:rPr>
            </w:pPr>
            <w:r w:rsidRPr="00442C57">
              <w:rPr>
                <w:lang w:val="en-US"/>
              </w:rPr>
              <w:t>ensures that encoding is possible and interoperability between different serializations is possible.</w:t>
            </w:r>
          </w:p>
          <w:p w14:paraId="1607F0D7" w14:textId="77777777" w:rsidR="0035488E" w:rsidRPr="00442C57" w:rsidRDefault="0035488E" w:rsidP="00915E05">
            <w:pPr>
              <w:pStyle w:val="Constraint"/>
              <w:framePr w:wrap="auto" w:vAnchor="margin" w:yAlign="inline"/>
              <w:rPr>
                <w:lang w:val="en-US"/>
              </w:rPr>
            </w:pPr>
            <w:r w:rsidRPr="00442C57">
              <w:rPr>
                <w:lang w:val="en-US"/>
              </w:rPr>
              <w:t>Constraint AASd-130: An attribute with data type "string" shall consist of these characters only: ^[\x09\x0A\x0D\x20-\uD7FF\uE000-\</w:t>
            </w:r>
            <w:proofErr w:type="spellStart"/>
            <w:r w:rsidRPr="00442C57">
              <w:rPr>
                <w:lang w:val="en-US"/>
              </w:rPr>
              <w:t>uFFFD</w:t>
            </w:r>
            <w:proofErr w:type="spellEnd"/>
            <w:r w:rsidRPr="00442C57">
              <w:rPr>
                <w:lang w:val="en-US"/>
              </w:rPr>
              <w:t>\u00010000-\u0010FFFF]*$.</w:t>
            </w:r>
          </w:p>
        </w:tc>
      </w:tr>
      <w:tr w:rsidR="0035488E" w:rsidRPr="00442C57" w14:paraId="4EF849CD" w14:textId="77777777" w:rsidTr="00D225F1">
        <w:tc>
          <w:tcPr>
            <w:tcW w:w="472" w:type="dxa"/>
          </w:tcPr>
          <w:p w14:paraId="5E600DB0" w14:textId="77777777" w:rsidR="0035488E" w:rsidRDefault="0035488E" w:rsidP="00915E05">
            <w:r>
              <w:t>(x)</w:t>
            </w:r>
          </w:p>
        </w:tc>
        <w:tc>
          <w:tcPr>
            <w:tcW w:w="795" w:type="dxa"/>
          </w:tcPr>
          <w:p w14:paraId="25F9F5DA" w14:textId="77777777" w:rsidR="0035488E" w:rsidRPr="00915E05" w:rsidRDefault="0035488E" w:rsidP="00915E05">
            <w:r w:rsidRPr="00915E05">
              <w:t>AASd-131</w:t>
            </w:r>
          </w:p>
        </w:tc>
        <w:tc>
          <w:tcPr>
            <w:tcW w:w="1853" w:type="dxa"/>
          </w:tcPr>
          <w:p w14:paraId="015968AB" w14:textId="77777777" w:rsidR="0035488E" w:rsidRDefault="0035488E" w:rsidP="00915E05">
            <w:r>
              <w:t>New</w:t>
            </w:r>
          </w:p>
        </w:tc>
        <w:tc>
          <w:tcPr>
            <w:tcW w:w="7164" w:type="dxa"/>
          </w:tcPr>
          <w:p w14:paraId="5E110BA3" w14:textId="154E7276" w:rsidR="0035488E" w:rsidRPr="00442C57" w:rsidRDefault="0035488E" w:rsidP="00915E05">
            <w:pPr>
              <w:rPr>
                <w:lang w:val="en-US"/>
              </w:rPr>
            </w:pPr>
            <w:r w:rsidRPr="00442C57">
              <w:rPr>
                <w:lang w:val="en-US"/>
              </w:rPr>
              <w:t xml:space="preserve">Constraint AASd-131: </w:t>
            </w:r>
            <w:r w:rsidR="00F86F09">
              <w:rPr>
                <w:lang w:val="en-US"/>
              </w:rPr>
              <w:t>T</w:t>
            </w:r>
            <w:r w:rsidRPr="00442C57">
              <w:rPr>
                <w:lang w:val="en-US"/>
              </w:rPr>
              <w:t xml:space="preserve">he </w:t>
            </w:r>
            <w:proofErr w:type="spellStart"/>
            <w:r w:rsidRPr="00442C57">
              <w:rPr>
                <w:lang w:val="en-US"/>
              </w:rPr>
              <w:t>globalAssetId</w:t>
            </w:r>
            <w:proofErr w:type="spellEnd"/>
            <w:r w:rsidRPr="00442C57">
              <w:rPr>
                <w:lang w:val="en-US"/>
              </w:rPr>
              <w:t xml:space="preserve"> </w:t>
            </w:r>
            <w:r w:rsidR="00F86F09" w:rsidRPr="00442C57">
              <w:rPr>
                <w:lang w:val="en-US"/>
              </w:rPr>
              <w:t xml:space="preserve">or at least one </w:t>
            </w:r>
            <w:proofErr w:type="spellStart"/>
            <w:r w:rsidR="00F86F09" w:rsidRPr="00442C57">
              <w:rPr>
                <w:lang w:val="en-US"/>
              </w:rPr>
              <w:t>specificAssetId</w:t>
            </w:r>
            <w:proofErr w:type="spellEnd"/>
            <w:r w:rsidR="00F86F09" w:rsidRPr="00442C57">
              <w:rPr>
                <w:lang w:val="en-US"/>
              </w:rPr>
              <w:t xml:space="preserve"> </w:t>
            </w:r>
            <w:r w:rsidRPr="00442C57">
              <w:rPr>
                <w:lang w:val="en-US"/>
              </w:rPr>
              <w:t>shall be defined</w:t>
            </w:r>
            <w:r w:rsidR="00F86F09">
              <w:rPr>
                <w:lang w:val="en-US"/>
              </w:rPr>
              <w:t xml:space="preserve"> for </w:t>
            </w:r>
            <w:proofErr w:type="spellStart"/>
            <w:r w:rsidR="00F86F09">
              <w:rPr>
                <w:lang w:val="en-US"/>
              </w:rPr>
              <w:t>AssetInformation</w:t>
            </w:r>
            <w:proofErr w:type="spellEnd"/>
            <w:r w:rsidRPr="00442C57">
              <w:rPr>
                <w:lang w:val="en-US"/>
              </w:rPr>
              <w:t>.</w:t>
            </w:r>
          </w:p>
        </w:tc>
      </w:tr>
      <w:tr w:rsidR="0035488E" w:rsidRPr="00442C57" w14:paraId="1244E0BF" w14:textId="77777777" w:rsidTr="00D225F1">
        <w:tc>
          <w:tcPr>
            <w:tcW w:w="472" w:type="dxa"/>
          </w:tcPr>
          <w:p w14:paraId="26341DC2" w14:textId="77777777" w:rsidR="0035488E" w:rsidRDefault="0035488E" w:rsidP="00915E05">
            <w:r>
              <w:t>(x)</w:t>
            </w:r>
          </w:p>
        </w:tc>
        <w:tc>
          <w:tcPr>
            <w:tcW w:w="795" w:type="dxa"/>
          </w:tcPr>
          <w:p w14:paraId="38665E9D" w14:textId="77777777" w:rsidR="0035488E" w:rsidRPr="00915E05" w:rsidRDefault="0035488E" w:rsidP="00915E05">
            <w:r w:rsidRPr="00915E05">
              <w:t>AASd-133</w:t>
            </w:r>
          </w:p>
        </w:tc>
        <w:tc>
          <w:tcPr>
            <w:tcW w:w="1853" w:type="dxa"/>
          </w:tcPr>
          <w:p w14:paraId="4A487D48" w14:textId="77777777" w:rsidR="0035488E" w:rsidRPr="002637D3" w:rsidRDefault="0035488E" w:rsidP="00915E05">
            <w:r w:rsidRPr="002637D3">
              <w:t>New</w:t>
            </w:r>
          </w:p>
        </w:tc>
        <w:tc>
          <w:tcPr>
            <w:tcW w:w="7164" w:type="dxa"/>
          </w:tcPr>
          <w:p w14:paraId="59FB2199" w14:textId="72007BE8" w:rsidR="0035488E" w:rsidRPr="00442C57" w:rsidRDefault="0035488E" w:rsidP="00915E05">
            <w:pPr>
              <w:rPr>
                <w:lang w:val="en-US"/>
              </w:rPr>
            </w:pPr>
            <w:r w:rsidRPr="00442C57">
              <w:rPr>
                <w:lang w:val="en-US"/>
              </w:rPr>
              <w:t xml:space="preserve">Constraint AASd-133: </w:t>
            </w:r>
            <w:proofErr w:type="spellStart"/>
            <w:r w:rsidRPr="00442C57">
              <w:rPr>
                <w:lang w:val="en-US"/>
              </w:rPr>
              <w:t>SpecificAssetId</w:t>
            </w:r>
            <w:proofErr w:type="spellEnd"/>
            <w:r w:rsidRPr="00442C57">
              <w:rPr>
                <w:lang w:val="en-US"/>
              </w:rPr>
              <w:t>/</w:t>
            </w:r>
            <w:proofErr w:type="spellStart"/>
            <w:r w:rsidRPr="00442C57">
              <w:rPr>
                <w:lang w:val="en-US"/>
              </w:rPr>
              <w:t>externalSubjectId</w:t>
            </w:r>
            <w:proofErr w:type="spellEnd"/>
            <w:r w:rsidRPr="00442C57">
              <w:rPr>
                <w:lang w:val="en-US"/>
              </w:rPr>
              <w:t xml:space="preserve"> shall be a global reference, i.e. Reference/type = </w:t>
            </w:r>
            <w:proofErr w:type="spellStart"/>
            <w:ins w:id="5456" w:author="Boss, Birgit (Bosch)" w:date="2023-01-27T14:15:00Z">
              <w:r w:rsidR="00D053C2">
                <w:rPr>
                  <w:lang w:val="en-US"/>
                </w:rPr>
                <w:t>External</w:t>
              </w:r>
            </w:ins>
            <w:del w:id="5457" w:author="Boss, Birgit (Bosch)" w:date="2023-01-27T14:15:00Z">
              <w:r w:rsidRPr="00442C57" w:rsidDel="00D053C2">
                <w:rPr>
                  <w:lang w:val="en-US"/>
                </w:rPr>
                <w:delText>Global</w:delText>
              </w:r>
            </w:del>
            <w:r w:rsidRPr="00442C57">
              <w:rPr>
                <w:lang w:val="en-US"/>
              </w:rPr>
              <w:t>Reference</w:t>
            </w:r>
            <w:proofErr w:type="spellEnd"/>
            <w:r w:rsidRPr="00442C57">
              <w:rPr>
                <w:lang w:val="en-US"/>
              </w:rPr>
              <w:t>.</w:t>
            </w:r>
          </w:p>
        </w:tc>
      </w:tr>
      <w:tr w:rsidR="0035488E" w:rsidRPr="00442C57" w14:paraId="09F53163" w14:textId="77777777" w:rsidTr="00D225F1">
        <w:tc>
          <w:tcPr>
            <w:tcW w:w="472" w:type="dxa"/>
          </w:tcPr>
          <w:p w14:paraId="776EC405" w14:textId="77777777" w:rsidR="0035488E" w:rsidRDefault="0035488E" w:rsidP="00915E05">
            <w:r>
              <w:t>(x)</w:t>
            </w:r>
          </w:p>
        </w:tc>
        <w:tc>
          <w:tcPr>
            <w:tcW w:w="795" w:type="dxa"/>
          </w:tcPr>
          <w:p w14:paraId="6F62DC57" w14:textId="77777777" w:rsidR="0035488E" w:rsidRPr="00915E05" w:rsidRDefault="0035488E" w:rsidP="00915E05">
            <w:r w:rsidRPr="00915E05">
              <w:t>AASd-134</w:t>
            </w:r>
          </w:p>
        </w:tc>
        <w:tc>
          <w:tcPr>
            <w:tcW w:w="1853" w:type="dxa"/>
          </w:tcPr>
          <w:p w14:paraId="3EABDE6E" w14:textId="77777777" w:rsidR="0035488E" w:rsidRPr="002637D3" w:rsidRDefault="0035488E" w:rsidP="00915E05">
            <w:r>
              <w:t>New</w:t>
            </w:r>
          </w:p>
        </w:tc>
        <w:tc>
          <w:tcPr>
            <w:tcW w:w="7164" w:type="dxa"/>
          </w:tcPr>
          <w:p w14:paraId="6281004B" w14:textId="707C3320" w:rsidR="0035488E" w:rsidRPr="00442C57" w:rsidRDefault="0035488E" w:rsidP="00915E05">
            <w:pPr>
              <w:rPr>
                <w:lang w:val="en-US"/>
              </w:rPr>
            </w:pPr>
            <w:r w:rsidRPr="00442C57">
              <w:rPr>
                <w:lang w:val="en-US"/>
              </w:rPr>
              <w:t>Constraint AASd-134: For an Operation</w:t>
            </w:r>
            <w:r w:rsidR="00B62786">
              <w:rPr>
                <w:lang w:val="en-US"/>
              </w:rPr>
              <w:t>,</w:t>
            </w:r>
            <w:r w:rsidRPr="00442C57">
              <w:rPr>
                <w:lang w:val="en-US"/>
              </w:rPr>
              <w:t xml:space="preserve"> the </w:t>
            </w:r>
            <w:proofErr w:type="spellStart"/>
            <w:r w:rsidRPr="00442C57">
              <w:rPr>
                <w:lang w:val="en-US"/>
              </w:rPr>
              <w:t>idShort</w:t>
            </w:r>
            <w:proofErr w:type="spellEnd"/>
            <w:r w:rsidRPr="00442C57">
              <w:rPr>
                <w:lang w:val="en-US"/>
              </w:rPr>
              <w:t xml:space="preserve"> of all </w:t>
            </w:r>
            <w:proofErr w:type="spellStart"/>
            <w:r w:rsidRPr="00442C57">
              <w:rPr>
                <w:lang w:val="en-US"/>
              </w:rPr>
              <w:t>inputVariable</w:t>
            </w:r>
            <w:proofErr w:type="spellEnd"/>
            <w:r w:rsidRPr="00442C57">
              <w:rPr>
                <w:lang w:val="en-US"/>
              </w:rPr>
              <w:t xml:space="preserve">/value, </w:t>
            </w:r>
            <w:proofErr w:type="spellStart"/>
            <w:r w:rsidRPr="00442C57">
              <w:rPr>
                <w:lang w:val="en-US"/>
              </w:rPr>
              <w:t>outputVariable</w:t>
            </w:r>
            <w:proofErr w:type="spellEnd"/>
            <w:r w:rsidRPr="00442C57">
              <w:rPr>
                <w:lang w:val="en-US"/>
              </w:rPr>
              <w:t xml:space="preserve">/value and </w:t>
            </w:r>
            <w:proofErr w:type="spellStart"/>
            <w:r w:rsidRPr="00442C57">
              <w:rPr>
                <w:lang w:val="en-US"/>
              </w:rPr>
              <w:t>inoutputVariable</w:t>
            </w:r>
            <w:proofErr w:type="spellEnd"/>
            <w:r w:rsidRPr="00442C57">
              <w:rPr>
                <w:lang w:val="en-US"/>
              </w:rPr>
              <w:t>/value shall be unique.</w:t>
            </w:r>
          </w:p>
        </w:tc>
      </w:tr>
      <w:tr w:rsidR="0035488E" w:rsidRPr="00442C57" w14:paraId="1D631868" w14:textId="77777777" w:rsidTr="00D225F1">
        <w:tc>
          <w:tcPr>
            <w:tcW w:w="472" w:type="dxa"/>
          </w:tcPr>
          <w:p w14:paraId="1E746B46" w14:textId="77777777" w:rsidR="0035488E" w:rsidRDefault="0035488E" w:rsidP="00915E05">
            <w:r>
              <w:t>x</w:t>
            </w:r>
          </w:p>
        </w:tc>
        <w:tc>
          <w:tcPr>
            <w:tcW w:w="795" w:type="dxa"/>
          </w:tcPr>
          <w:p w14:paraId="73441AC4" w14:textId="77777777" w:rsidR="0035488E" w:rsidRPr="00915E05" w:rsidRDefault="0035488E" w:rsidP="00915E05">
            <w:r w:rsidRPr="00915E05">
              <w:t>AASd-135</w:t>
            </w:r>
          </w:p>
        </w:tc>
        <w:tc>
          <w:tcPr>
            <w:tcW w:w="1853" w:type="dxa"/>
          </w:tcPr>
          <w:p w14:paraId="16C3D634" w14:textId="77777777" w:rsidR="0035488E" w:rsidRDefault="0035488E" w:rsidP="00915E05">
            <w:r>
              <w:t>New</w:t>
            </w:r>
          </w:p>
        </w:tc>
        <w:tc>
          <w:tcPr>
            <w:tcW w:w="7164" w:type="dxa"/>
          </w:tcPr>
          <w:p w14:paraId="71FD4C40" w14:textId="77777777" w:rsidR="0035488E" w:rsidRPr="00442C57" w:rsidRDefault="0035488E" w:rsidP="00915E05">
            <w:pPr>
              <w:rPr>
                <w:lang w:val="en-US"/>
              </w:rPr>
            </w:pPr>
            <w:r w:rsidRPr="00442C57">
              <w:rPr>
                <w:lang w:val="en-US"/>
              </w:rPr>
              <w:t xml:space="preserve">Constraint AASd-135: </w:t>
            </w:r>
            <w:proofErr w:type="spellStart"/>
            <w:r w:rsidRPr="00442C57">
              <w:rPr>
                <w:lang w:val="en-US"/>
              </w:rPr>
              <w:t>AdministrativeInformation</w:t>
            </w:r>
            <w:proofErr w:type="spellEnd"/>
            <w:r w:rsidRPr="00442C57">
              <w:rPr>
                <w:lang w:val="en-US"/>
              </w:rPr>
              <w:t>/version shall have a length of maximum 4 characters.</w:t>
            </w:r>
          </w:p>
        </w:tc>
      </w:tr>
      <w:tr w:rsidR="0035488E" w:rsidRPr="00442C57" w14:paraId="2A6DF0D7" w14:textId="77777777" w:rsidTr="00D225F1">
        <w:tc>
          <w:tcPr>
            <w:tcW w:w="472" w:type="dxa"/>
          </w:tcPr>
          <w:p w14:paraId="7DAC09A5" w14:textId="77777777" w:rsidR="0035488E" w:rsidRDefault="0035488E" w:rsidP="00915E05">
            <w:r>
              <w:t>x</w:t>
            </w:r>
          </w:p>
        </w:tc>
        <w:tc>
          <w:tcPr>
            <w:tcW w:w="795" w:type="dxa"/>
          </w:tcPr>
          <w:p w14:paraId="4BFB042A" w14:textId="77777777" w:rsidR="0035488E" w:rsidRPr="00915E05" w:rsidRDefault="0035488E" w:rsidP="00915E05">
            <w:r w:rsidRPr="00915E05">
              <w:t>AASd-136</w:t>
            </w:r>
          </w:p>
        </w:tc>
        <w:tc>
          <w:tcPr>
            <w:tcW w:w="1853" w:type="dxa"/>
          </w:tcPr>
          <w:p w14:paraId="77DB9798" w14:textId="77777777" w:rsidR="0035488E" w:rsidRDefault="0035488E" w:rsidP="00915E05">
            <w:r>
              <w:t>New</w:t>
            </w:r>
          </w:p>
        </w:tc>
        <w:tc>
          <w:tcPr>
            <w:tcW w:w="7164" w:type="dxa"/>
          </w:tcPr>
          <w:p w14:paraId="3E53A857" w14:textId="77777777" w:rsidR="0035488E" w:rsidRPr="00442C57" w:rsidRDefault="0035488E" w:rsidP="00915E05">
            <w:pPr>
              <w:rPr>
                <w:lang w:val="en-US"/>
              </w:rPr>
            </w:pPr>
            <w:r w:rsidRPr="00442C57">
              <w:rPr>
                <w:lang w:val="en-US"/>
              </w:rPr>
              <w:t xml:space="preserve">Constraint AASd-136: </w:t>
            </w:r>
            <w:proofErr w:type="spellStart"/>
            <w:r w:rsidRPr="00442C57">
              <w:rPr>
                <w:lang w:val="en-US"/>
              </w:rPr>
              <w:t>AdministrativeInformation</w:t>
            </w:r>
            <w:proofErr w:type="spellEnd"/>
            <w:r w:rsidRPr="00442C57">
              <w:rPr>
                <w:lang w:val="en-US"/>
              </w:rPr>
              <w:t>/revision shall have a length of maximum 4 characters.</w:t>
            </w:r>
          </w:p>
        </w:tc>
      </w:tr>
    </w:tbl>
    <w:p w14:paraId="56BD3CC6" w14:textId="77777777" w:rsidR="0035488E" w:rsidRPr="00442C57" w:rsidRDefault="0035488E" w:rsidP="0035488E">
      <w:pPr>
        <w:rPr>
          <w:lang w:val="en-US"/>
        </w:rPr>
      </w:pPr>
    </w:p>
    <w:p w14:paraId="34D15B83" w14:textId="77777777" w:rsidR="0035488E" w:rsidRPr="00442C57" w:rsidRDefault="0035488E" w:rsidP="0035488E">
      <w:pPr>
        <w:rPr>
          <w:lang w:val="en-US"/>
        </w:rPr>
      </w:pPr>
    </w:p>
    <w:p w14:paraId="7BA0D894" w14:textId="11E11EB2" w:rsidR="00F75903" w:rsidRPr="00373A9F" w:rsidRDefault="00F75903" w:rsidP="00D4013A">
      <w:pPr>
        <w:pStyle w:val="Anhang2"/>
      </w:pPr>
      <w:bookmarkStart w:id="5458" w:name="_Toc125227969"/>
      <w:bookmarkStart w:id="5459" w:name="_Toc125537756"/>
      <w:r w:rsidRPr="00373A9F">
        <w:t>Changes V</w:t>
      </w:r>
      <w:r w:rsidR="008D4C96" w:rsidRPr="00373A9F">
        <w:t>3.0</w:t>
      </w:r>
      <w:r w:rsidRPr="00373A9F">
        <w:t xml:space="preserve"> Vs. V3.0RC02</w:t>
      </w:r>
      <w:bookmarkEnd w:id="5458"/>
      <w:bookmarkEnd w:id="5459"/>
    </w:p>
    <w:p w14:paraId="29F51E4D" w14:textId="3D30EA9E" w:rsidR="00690B24" w:rsidRPr="00373A9F" w:rsidRDefault="00690B24" w:rsidP="00716AB2">
      <w:pPr>
        <w:rPr>
          <w:color w:val="auto"/>
          <w:lang w:val="en-US"/>
        </w:rPr>
      </w:pPr>
      <w:r w:rsidRPr="00373A9F">
        <w:rPr>
          <w:color w:val="auto"/>
          <w:lang w:val="en-US"/>
        </w:rPr>
        <w:t>Major changes</w:t>
      </w:r>
    </w:p>
    <w:p w14:paraId="417D627E" w14:textId="77777777" w:rsidR="00D66170" w:rsidRPr="00C72010" w:rsidRDefault="00D66170" w:rsidP="00D66170">
      <w:pPr>
        <w:pStyle w:val="ListParagraph"/>
      </w:pPr>
      <w:r w:rsidRPr="00C72010">
        <w:t xml:space="preserve">Document split into </w:t>
      </w:r>
      <w:r>
        <w:t>several</w:t>
      </w:r>
      <w:r w:rsidRPr="00C72010">
        <w:t xml:space="preserve"> documents: </w:t>
      </w:r>
      <w:r>
        <w:t>P</w:t>
      </w:r>
      <w:r w:rsidRPr="00C72010">
        <w:t xml:space="preserve">art 1a on metamodel of the AAS (this document), </w:t>
      </w:r>
      <w:r>
        <w:t>P</w:t>
      </w:r>
      <w:r w:rsidRPr="00C72010">
        <w:t>art 1b</w:t>
      </w:r>
      <w:r>
        <w:t xml:space="preserve"> on</w:t>
      </w:r>
      <w:r w:rsidRPr="00C72010">
        <w:t xml:space="preserve"> the </w:t>
      </w:r>
      <w:proofErr w:type="spellStart"/>
      <w:r w:rsidRPr="00C72010">
        <w:t>aasx</w:t>
      </w:r>
      <w:proofErr w:type="spellEnd"/>
      <w:r w:rsidRPr="00C72010">
        <w:t xml:space="preserve"> package exchange format, </w:t>
      </w:r>
      <w:r>
        <w:t>Part 3 series</w:t>
      </w:r>
      <w:r w:rsidRPr="00C72010">
        <w:t xml:space="preserve"> </w:t>
      </w:r>
      <w:r>
        <w:t xml:space="preserve">on </w:t>
      </w:r>
      <w:r w:rsidRPr="00C72010">
        <w:t>the predefined data specifications</w:t>
      </w:r>
      <w:r>
        <w:t>,</w:t>
      </w:r>
      <w:r w:rsidRPr="00C72010">
        <w:t xml:space="preserve"> and </w:t>
      </w:r>
      <w:r>
        <w:t>P</w:t>
      </w:r>
      <w:r w:rsidRPr="00C72010">
        <w:t xml:space="preserve">art </w:t>
      </w:r>
      <w:r>
        <w:t>4</w:t>
      </w:r>
      <w:r w:rsidRPr="00C72010">
        <w:t xml:space="preserve"> (security) </w:t>
      </w:r>
    </w:p>
    <w:p w14:paraId="7206E090" w14:textId="5B5F38D3" w:rsidR="00AA48A7" w:rsidRPr="00373A9F" w:rsidRDefault="006705A0" w:rsidP="00FD7BFD">
      <w:pPr>
        <w:pStyle w:val="ListParagraph"/>
      </w:pPr>
      <w:r w:rsidRPr="00373A9F">
        <w:t>CHANGED</w:t>
      </w:r>
      <w:r w:rsidR="00074143" w:rsidRPr="00373A9F">
        <w:t xml:space="preserve">: </w:t>
      </w:r>
      <w:proofErr w:type="spellStart"/>
      <w:r w:rsidR="00AA48A7" w:rsidRPr="00373A9F">
        <w:t>SubmodelElements</w:t>
      </w:r>
      <w:proofErr w:type="spellEnd"/>
      <w:r w:rsidR="00AA48A7" w:rsidRPr="00373A9F">
        <w:t xml:space="preserve"> do not inherit from </w:t>
      </w:r>
      <w:proofErr w:type="spellStart"/>
      <w:r w:rsidR="00AA48A7" w:rsidRPr="00373A9F">
        <w:t>HasKind</w:t>
      </w:r>
      <w:proofErr w:type="spellEnd"/>
      <w:r w:rsidR="00AA48A7" w:rsidRPr="00373A9F">
        <w:t xml:space="preserve"> any longer, only </w:t>
      </w:r>
      <w:proofErr w:type="spellStart"/>
      <w:r w:rsidR="00AA48A7" w:rsidRPr="00373A9F">
        <w:t>Submodel</w:t>
      </w:r>
      <w:proofErr w:type="spellEnd"/>
      <w:r w:rsidR="00AA48A7" w:rsidRPr="00373A9F">
        <w:t xml:space="preserve"> has distinction between </w:t>
      </w:r>
      <w:proofErr w:type="spellStart"/>
      <w:r w:rsidR="00AA48A7" w:rsidRPr="00373A9F">
        <w:t>submodel</w:t>
      </w:r>
      <w:proofErr w:type="spellEnd"/>
      <w:r w:rsidR="00AA48A7" w:rsidRPr="00373A9F">
        <w:t xml:space="preserve"> template or </w:t>
      </w:r>
      <w:proofErr w:type="spellStart"/>
      <w:r w:rsidR="00AA48A7" w:rsidRPr="00373A9F">
        <w:t>submodel</w:t>
      </w:r>
      <w:proofErr w:type="spellEnd"/>
      <w:r w:rsidR="00AA48A7" w:rsidRPr="00373A9F">
        <w:t xml:space="preserve"> instance</w:t>
      </w:r>
      <w:r w:rsidR="00074143" w:rsidRPr="00373A9F">
        <w:t xml:space="preserve"> (including update of </w:t>
      </w:r>
      <w:proofErr w:type="spellStart"/>
      <w:r w:rsidR="00074143" w:rsidRPr="00373A9F">
        <w:t>tAAS</w:t>
      </w:r>
      <w:proofErr w:type="spellEnd"/>
      <w:r w:rsidR="00074143" w:rsidRPr="00373A9F">
        <w:t>-#18 and -#19)</w:t>
      </w:r>
    </w:p>
    <w:p w14:paraId="5048596B" w14:textId="76F0EA23" w:rsidR="00C26FDA" w:rsidRPr="00373A9F" w:rsidRDefault="00074143" w:rsidP="00FD7BFD">
      <w:pPr>
        <w:pStyle w:val="ListParagraph"/>
      </w:pPr>
      <w:r w:rsidRPr="00373A9F">
        <w:t xml:space="preserve">NEW: </w:t>
      </w:r>
      <w:r w:rsidR="00C26FDA" w:rsidRPr="00C72010">
        <w:rPr>
          <w:lang w:val="it-IT"/>
        </w:rPr>
        <w:t xml:space="preserve">New </w:t>
      </w:r>
      <w:proofErr w:type="spellStart"/>
      <w:r w:rsidR="00C26FDA" w:rsidRPr="00C72010">
        <w:rPr>
          <w:lang w:val="it-IT"/>
        </w:rPr>
        <w:t>Constraint</w:t>
      </w:r>
      <w:proofErr w:type="spellEnd"/>
      <w:r w:rsidR="00C26FDA" w:rsidRPr="00373A9F">
        <w:t xml:space="preserve"> for </w:t>
      </w:r>
      <w:r w:rsidR="00726951" w:rsidRPr="00373A9F">
        <w:t>valid strings</w:t>
      </w:r>
      <w:r w:rsidR="00C26FDA" w:rsidRPr="00373A9F">
        <w:t xml:space="preserve"> (AASd-130)</w:t>
      </w:r>
    </w:p>
    <w:p w14:paraId="47196655" w14:textId="085FD211" w:rsidR="00726951" w:rsidRPr="00CE25AF" w:rsidRDefault="00726951" w:rsidP="00FD7BFD">
      <w:pPr>
        <w:pStyle w:val="ListParagraph"/>
      </w:pPr>
      <w:r w:rsidRPr="00373A9F">
        <w:t xml:space="preserve">NEW: </w:t>
      </w:r>
      <w:proofErr w:type="spellStart"/>
      <w:r>
        <w:rPr>
          <w:lang w:val="it-IT"/>
        </w:rPr>
        <w:t>Length</w:t>
      </w:r>
      <w:proofErr w:type="spellEnd"/>
      <w:r w:rsidRPr="00373A9F">
        <w:t xml:space="preserve"> constraints added for many string attributes, in most cases by introducing new string types</w:t>
      </w:r>
    </w:p>
    <w:p w14:paraId="2EC53779" w14:textId="4D4E1ECE" w:rsidR="007F2B49" w:rsidRPr="00373A9F" w:rsidRDefault="007F2B49" w:rsidP="00FD7BFD">
      <w:pPr>
        <w:pStyle w:val="ListParagraph"/>
      </w:pPr>
      <w:r w:rsidRPr="00373A9F">
        <w:t xml:space="preserve">CHANGED: renamed </w:t>
      </w:r>
      <w:proofErr w:type="spellStart"/>
      <w:r w:rsidRPr="00373A9F">
        <w:t>ReferenceTypes</w:t>
      </w:r>
      <w:proofErr w:type="spellEnd"/>
      <w:r w:rsidRPr="00373A9F">
        <w:t>/</w:t>
      </w:r>
      <w:proofErr w:type="spellStart"/>
      <w:r w:rsidRPr="00373A9F">
        <w:t>GlobalReference</w:t>
      </w:r>
      <w:proofErr w:type="spellEnd"/>
      <w:r w:rsidRPr="00373A9F">
        <w:t xml:space="preserve"> to </w:t>
      </w:r>
      <w:proofErr w:type="spellStart"/>
      <w:r w:rsidRPr="00373A9F">
        <w:t>ReferenceTypes</w:t>
      </w:r>
      <w:proofErr w:type="spellEnd"/>
      <w:r w:rsidRPr="00373A9F">
        <w:t>/</w:t>
      </w:r>
      <w:proofErr w:type="spellStart"/>
      <w:r w:rsidRPr="00373A9F">
        <w:t>ExternalReference</w:t>
      </w:r>
      <w:proofErr w:type="spellEnd"/>
      <w:r w:rsidR="00476FAB" w:rsidRPr="00373A9F">
        <w:t xml:space="preserve"> (text serialization of references and constraints updated accordingly)</w:t>
      </w:r>
    </w:p>
    <w:p w14:paraId="4900AB30" w14:textId="14560B02" w:rsidR="00610C4E" w:rsidRPr="00373A9F" w:rsidRDefault="00610C4E" w:rsidP="00FD7BFD">
      <w:pPr>
        <w:pStyle w:val="ListParagraph"/>
      </w:pPr>
      <w:r w:rsidRPr="00373A9F">
        <w:t xml:space="preserve">CHANGED: </w:t>
      </w:r>
      <w:proofErr w:type="spellStart"/>
      <w:r w:rsidRPr="00C72010">
        <w:rPr>
          <w:lang w:val="it-IT"/>
        </w:rPr>
        <w:t>Type</w:t>
      </w:r>
      <w:proofErr w:type="spellEnd"/>
      <w:r w:rsidRPr="00373A9F">
        <w:t xml:space="preserve"> of </w:t>
      </w:r>
      <w:proofErr w:type="spellStart"/>
      <w:r w:rsidRPr="00373A9F">
        <w:t>globalAsset</w:t>
      </w:r>
      <w:proofErr w:type="spellEnd"/>
      <w:r w:rsidRPr="00373A9F">
        <w:t xml:space="preserve"> is now Identifier and not Reference</w:t>
      </w:r>
      <w:r w:rsidR="005B131C" w:rsidRPr="00373A9F">
        <w:t xml:space="preserve"> (</w:t>
      </w:r>
      <w:proofErr w:type="spellStart"/>
      <w:r w:rsidR="005B131C" w:rsidRPr="00373A9F">
        <w:t>AssetInformation</w:t>
      </w:r>
      <w:proofErr w:type="spellEnd"/>
      <w:r w:rsidR="005B131C" w:rsidRPr="00373A9F">
        <w:t xml:space="preserve"> and Entity)</w:t>
      </w:r>
    </w:p>
    <w:p w14:paraId="44D96920" w14:textId="1E256FA9" w:rsidR="00074143" w:rsidRPr="00CE25AF" w:rsidRDefault="00074143" w:rsidP="00FD7BFD">
      <w:pPr>
        <w:pStyle w:val="ListParagraph"/>
      </w:pPr>
      <w:r w:rsidRPr="00373A9F">
        <w:t>CHANGE</w:t>
      </w:r>
      <w:r w:rsidR="006705A0" w:rsidRPr="00373A9F">
        <w:t>D</w:t>
      </w:r>
      <w:r w:rsidRPr="00373A9F">
        <w:t xml:space="preserve">: </w:t>
      </w:r>
      <w:proofErr w:type="spellStart"/>
      <w:r w:rsidRPr="00C72010">
        <w:rPr>
          <w:lang w:val="it-IT"/>
        </w:rPr>
        <w:t>Updated</w:t>
      </w:r>
      <w:proofErr w:type="spellEnd"/>
      <w:r w:rsidRPr="00373A9F">
        <w:t xml:space="preserve"> text for </w:t>
      </w:r>
      <w:proofErr w:type="spellStart"/>
      <w:r w:rsidRPr="00373A9F">
        <w:t>submodel</w:t>
      </w:r>
      <w:proofErr w:type="spellEnd"/>
      <w:r w:rsidRPr="00373A9F">
        <w:t xml:space="preserve"> element collections </w:t>
      </w:r>
    </w:p>
    <w:p w14:paraId="0EED76E3" w14:textId="47A409F8" w:rsidR="00074143" w:rsidRPr="00373A9F" w:rsidRDefault="00A1112E" w:rsidP="00FD7BFD">
      <w:pPr>
        <w:pStyle w:val="ListParagraph"/>
      </w:pPr>
      <w:r w:rsidRPr="00373A9F">
        <w:t>EDITORIAL</w:t>
      </w:r>
      <w:r w:rsidR="00074143" w:rsidRPr="00373A9F">
        <w:t xml:space="preserve">: </w:t>
      </w:r>
      <w:proofErr w:type="spellStart"/>
      <w:r w:rsidR="00074143" w:rsidRPr="00C72010">
        <w:rPr>
          <w:lang w:val="it-IT"/>
        </w:rPr>
        <w:t>Examples</w:t>
      </w:r>
      <w:proofErr w:type="spellEnd"/>
      <w:r w:rsidR="00074143" w:rsidRPr="00373A9F">
        <w:t xml:space="preserve"> for matching references</w:t>
      </w:r>
    </w:p>
    <w:p w14:paraId="2DF163EA" w14:textId="74B3F04D" w:rsidR="00C21884" w:rsidRDefault="00C21884" w:rsidP="00FD7BFD">
      <w:pPr>
        <w:pStyle w:val="ListParagraph"/>
      </w:pPr>
      <w:r w:rsidRPr="00373A9F">
        <w:t xml:space="preserve">CHANGED: </w:t>
      </w:r>
      <w:proofErr w:type="spellStart"/>
      <w:r>
        <w:rPr>
          <w:lang w:val="it-IT"/>
        </w:rPr>
        <w:t>Terms</w:t>
      </w:r>
      <w:proofErr w:type="spellEnd"/>
      <w:r>
        <w:rPr>
          <w:lang w:val="it-IT"/>
        </w:rPr>
        <w:t xml:space="preserve"> </w:t>
      </w:r>
      <w:r w:rsidR="00E25928">
        <w:rPr>
          <w:lang w:val="it-IT"/>
        </w:rPr>
        <w:t xml:space="preserve">and </w:t>
      </w:r>
      <w:proofErr w:type="spellStart"/>
      <w:r w:rsidR="00E25928">
        <w:rPr>
          <w:lang w:val="it-IT"/>
        </w:rPr>
        <w:t>d</w:t>
      </w:r>
      <w:r>
        <w:rPr>
          <w:lang w:val="it-IT"/>
        </w:rPr>
        <w:t>efinitions</w:t>
      </w:r>
      <w:proofErr w:type="spellEnd"/>
      <w:r>
        <w:rPr>
          <w:lang w:val="it-IT"/>
        </w:rPr>
        <w:t xml:space="preserve"> </w:t>
      </w:r>
      <w:r w:rsidRPr="00373A9F">
        <w:t xml:space="preserve">updated to </w:t>
      </w:r>
      <w:r>
        <w:rPr>
          <w:lang w:val="it-IT"/>
        </w:rPr>
        <w:t xml:space="preserve">be </w:t>
      </w:r>
      <w:proofErr w:type="spellStart"/>
      <w:r>
        <w:rPr>
          <w:lang w:val="it-IT"/>
        </w:rPr>
        <w:t>conformant</w:t>
      </w:r>
      <w:proofErr w:type="spellEnd"/>
      <w:r>
        <w:rPr>
          <w:lang w:val="it-IT"/>
        </w:rPr>
        <w:t xml:space="preserve"> to</w:t>
      </w:r>
      <w:r w:rsidR="00E4242E" w:rsidRPr="00373A9F">
        <w:t xml:space="preserve"> </w:t>
      </w:r>
      <w:r w:rsidRPr="00373A9F">
        <w:t>IEC 63278-1</w:t>
      </w:r>
      <w:r w:rsidR="0021139E" w:rsidRPr="00373A9F">
        <w:t xml:space="preserve"> DRAFT, </w:t>
      </w:r>
      <w:r w:rsidR="0021139E" w:rsidRPr="00CE25AF">
        <w:t>Jul</w:t>
      </w:r>
      <w:r w:rsidR="00E4242E">
        <w:t>y</w:t>
      </w:r>
      <w:r w:rsidR="0021139E" w:rsidRPr="00373A9F">
        <w:t xml:space="preserve"> 2022</w:t>
      </w:r>
      <w:r w:rsidR="00BF1CDE" w:rsidRPr="00373A9F">
        <w:t xml:space="preserve"> (</w:t>
      </w:r>
      <w:r w:rsidR="00E4242E">
        <w:t>n</w:t>
      </w:r>
      <w:r w:rsidR="00BF1CDE" w:rsidRPr="00CE25AF">
        <w:t>ote</w:t>
      </w:r>
      <w:r w:rsidR="00BF1CDE" w:rsidRPr="00373A9F">
        <w:t xml:space="preserve">: this document contains more terms and </w:t>
      </w:r>
      <w:r w:rsidR="00BF1CDE" w:rsidRPr="00CE25AF">
        <w:t>definition</w:t>
      </w:r>
      <w:r w:rsidR="00E4242E">
        <w:t>s</w:t>
      </w:r>
      <w:r w:rsidR="00BF1CDE" w:rsidRPr="00373A9F">
        <w:t xml:space="preserve"> than IEC 63278-1 and vice versa</w:t>
      </w:r>
      <w:r w:rsidR="00E4242E">
        <w:t>;</w:t>
      </w:r>
      <w:r w:rsidR="00BF1CDE" w:rsidRPr="00373A9F">
        <w:t xml:space="preserve"> not all terms and definitions from IEC 63278-1 are included)</w:t>
      </w:r>
      <w:r w:rsidR="00C23A8E" w:rsidRPr="00373A9F">
        <w:t xml:space="preserve">. Definition of view removed. Definition of service added from </w:t>
      </w:r>
      <w:r w:rsidR="00C23A8E">
        <w:rPr>
          <w:lang w:val="it-IT"/>
        </w:rPr>
        <w:t>Part</w:t>
      </w:r>
      <w:r w:rsidR="00C23A8E" w:rsidRPr="00373A9F">
        <w:t xml:space="preserve"> 2.</w:t>
      </w:r>
    </w:p>
    <w:p w14:paraId="204A6999" w14:textId="77777777" w:rsidR="00FA39BC" w:rsidRPr="00D225F1" w:rsidRDefault="00FA39BC" w:rsidP="00FA39BC">
      <w:pPr>
        <w:pStyle w:val="ListParagraph"/>
      </w:pPr>
      <w:r>
        <w:t xml:space="preserve">CHANGED: Description of </w:t>
      </w:r>
      <w:proofErr w:type="spellStart"/>
      <w:r>
        <w:t>ModellingKind</w:t>
      </w:r>
      <w:proofErr w:type="spellEnd"/>
    </w:p>
    <w:p w14:paraId="73296181" w14:textId="6A2BBA5E" w:rsidR="00733951" w:rsidRPr="00CE25AF" w:rsidRDefault="00733951" w:rsidP="00FD7BFD">
      <w:pPr>
        <w:pStyle w:val="ListParagraph"/>
      </w:pPr>
      <w:r w:rsidRPr="00CE25AF">
        <w:lastRenderedPageBreak/>
        <w:t xml:space="preserve">NEW: </w:t>
      </w:r>
      <w:r w:rsidRPr="00845EB7">
        <w:t>Appendix</w:t>
      </w:r>
      <w:r w:rsidRPr="00CE25AF">
        <w:t xml:space="preserve"> for Backus</w:t>
      </w:r>
      <w:r w:rsidR="00E4242E">
        <w:t>-</w:t>
      </w:r>
      <w:r w:rsidRPr="00CE25AF">
        <w:t>Naur form (BNF)</w:t>
      </w:r>
      <w:r w:rsidR="007E55D2">
        <w:t xml:space="preserve">, including </w:t>
      </w:r>
      <w:r w:rsidRPr="00CE25AF">
        <w:t xml:space="preserve">update </w:t>
      </w:r>
      <w:r w:rsidR="007E55D2">
        <w:t xml:space="preserve">of </w:t>
      </w:r>
      <w:r w:rsidRPr="00CE25AF">
        <w:t xml:space="preserve">all grammars using BNF and variants </w:t>
      </w:r>
      <w:r w:rsidR="007E55D2">
        <w:t xml:space="preserve">for </w:t>
      </w:r>
      <w:r w:rsidRPr="00CE25AF">
        <w:t>consistent</w:t>
      </w:r>
      <w:r w:rsidR="003545A0" w:rsidRPr="00CE25AF">
        <w:t xml:space="preserve"> grammar language</w:t>
      </w:r>
      <w:r w:rsidR="007E55D2">
        <w:t xml:space="preserve"> usage</w:t>
      </w:r>
    </w:p>
    <w:p w14:paraId="549D2690" w14:textId="6D8D984A" w:rsidR="00BC7697" w:rsidRPr="00CE25AF" w:rsidRDefault="00BC7697" w:rsidP="00FD7BFD">
      <w:pPr>
        <w:pStyle w:val="ListParagraph"/>
      </w:pPr>
      <w:r w:rsidRPr="00CE25AF">
        <w:t xml:space="preserve">ENHANCED: </w:t>
      </w:r>
      <w:r w:rsidR="00E25928">
        <w:t>E</w:t>
      </w:r>
      <w:r w:rsidRPr="00845EB7">
        <w:t>xtend</w:t>
      </w:r>
      <w:r w:rsidR="00E25928">
        <w:t>ed</w:t>
      </w:r>
      <w:r w:rsidRPr="00CE25AF">
        <w:t xml:space="preserve"> grammar (</w:t>
      </w:r>
      <w:proofErr w:type="spellStart"/>
      <w:r w:rsidRPr="00CE25AF">
        <w:t>referredSemanticId</w:t>
      </w:r>
      <w:proofErr w:type="spellEnd"/>
      <w:r w:rsidRPr="00CE25AF">
        <w:t>) for text serialization of &lt;Reference&gt;</w:t>
      </w:r>
    </w:p>
    <w:p w14:paraId="47EC0747" w14:textId="47212D4B" w:rsidR="002E744A" w:rsidRPr="00CE25AF" w:rsidRDefault="007D65B0" w:rsidP="00FD7BFD">
      <w:pPr>
        <w:pStyle w:val="ListParagraph"/>
      </w:pPr>
      <w:r w:rsidRPr="00CE25AF">
        <w:t xml:space="preserve">CHANGED: </w:t>
      </w:r>
      <w:r w:rsidR="00E2155D" w:rsidRPr="00845EB7">
        <w:t>Grammar</w:t>
      </w:r>
      <w:r w:rsidR="007E55D2">
        <w:t xml:space="preserve"> </w:t>
      </w:r>
      <w:r w:rsidR="00E25928">
        <w:t xml:space="preserve">on </w:t>
      </w:r>
      <w:r w:rsidR="00E2155D" w:rsidRPr="00CE25AF">
        <w:t xml:space="preserve">how to define semantic identifiers for metamodel elements of this specification: </w:t>
      </w:r>
      <w:r w:rsidRPr="00CE25AF">
        <w:t>&lt;Character&gt; definition in &lt;Namespace&gt;</w:t>
      </w:r>
      <w:r w:rsidR="00E2155D" w:rsidRPr="00CE25AF">
        <w:t xml:space="preserve"> (before "an unreserved character permitted by DIN SPEC 91406", now regular expression [a..</w:t>
      </w:r>
      <w:proofErr w:type="spellStart"/>
      <w:r w:rsidR="00E2155D" w:rsidRPr="00CE25AF">
        <w:t>zA</w:t>
      </w:r>
      <w:proofErr w:type="spellEnd"/>
      <w:r w:rsidR="00E2155D" w:rsidRPr="00CE25AF">
        <w:t>..Z-])</w:t>
      </w:r>
    </w:p>
    <w:p w14:paraId="4827F266" w14:textId="560A9986" w:rsidR="007E55D2" w:rsidRPr="00373A9F" w:rsidRDefault="0021428C" w:rsidP="00FD7BFD">
      <w:pPr>
        <w:pStyle w:val="ListParagraph"/>
      </w:pPr>
      <w:r w:rsidRPr="007E55D2">
        <w:t xml:space="preserve">CHANGED: </w:t>
      </w:r>
      <w:r w:rsidR="002E744A" w:rsidRPr="00845EB7">
        <w:t>In</w:t>
      </w:r>
      <w:r w:rsidR="002E744A" w:rsidRPr="007E55D2">
        <w:t xml:space="preserve"> some mappings or serializations, the type "Reference" is converted into a single string. In this case</w:t>
      </w:r>
      <w:r w:rsidR="007E55D2" w:rsidRPr="007E55D2">
        <w:t>,</w:t>
      </w:r>
      <w:r w:rsidR="002E744A" w:rsidRPr="007E55D2">
        <w:t xml:space="preserve"> it is now required (</w:t>
      </w:r>
      <w:r w:rsidR="007E55D2" w:rsidRPr="007E55D2">
        <w:t xml:space="preserve">instead of just </w:t>
      </w:r>
      <w:r w:rsidR="002E744A" w:rsidRPr="007E55D2">
        <w:t>recommended) to use the defined string serialization.</w:t>
      </w:r>
    </w:p>
    <w:p w14:paraId="70219AF7" w14:textId="21006C04" w:rsidR="00A1680B" w:rsidRPr="007E55D2" w:rsidRDefault="007E55D2" w:rsidP="00FD7BFD">
      <w:pPr>
        <w:pStyle w:val="ListParagraph"/>
        <w:rPr>
          <w:rFonts w:ascii="Bahnschrift" w:hAnsi="Bahnschrift"/>
          <w:sz w:val="16"/>
          <w:lang w:eastAsia="en-US"/>
        </w:rPr>
      </w:pPr>
      <w:r>
        <w:t xml:space="preserve">CHANGED: </w:t>
      </w:r>
      <w:r w:rsidR="00A1680B" w:rsidRPr="007E55D2">
        <w:t xml:space="preserve">Type of </w:t>
      </w:r>
      <w:proofErr w:type="spellStart"/>
      <w:r w:rsidR="00A1680B" w:rsidRPr="007E55D2">
        <w:t>BlobType</w:t>
      </w:r>
      <w:proofErr w:type="spellEnd"/>
      <w:r w:rsidR="00A1680B" w:rsidRPr="007E55D2">
        <w:t xml:space="preserve"> changed from "</w:t>
      </w:r>
      <w:r w:rsidR="00D86B03" w:rsidRPr="007E55D2">
        <w:t xml:space="preserve">group of </w:t>
      </w:r>
      <w:r w:rsidR="00A1680B" w:rsidRPr="007E55D2">
        <w:t>bytes" to "base64Binary"</w:t>
      </w:r>
    </w:p>
    <w:p w14:paraId="13BD6961" w14:textId="21325DEB" w:rsidR="007D65B0" w:rsidRPr="00CE25AF" w:rsidRDefault="00726951" w:rsidP="00FD7BFD">
      <w:pPr>
        <w:pStyle w:val="ListParagraph"/>
      </w:pPr>
      <w:r w:rsidRPr="00CE25AF">
        <w:t xml:space="preserve">NEW: </w:t>
      </w:r>
      <w:r w:rsidR="001A52B1" w:rsidRPr="00845EB7">
        <w:t>Two</w:t>
      </w:r>
      <w:r w:rsidR="001A52B1" w:rsidRPr="00CE25AF">
        <w:t xml:space="preserve"> new terms introduced: coded value and explicit value</w:t>
      </w:r>
    </w:p>
    <w:p w14:paraId="70EA7ADF" w14:textId="462F355C" w:rsidR="00D7534B" w:rsidRPr="00373A9F" w:rsidRDefault="00D7534B" w:rsidP="00FD7BFD">
      <w:pPr>
        <w:pStyle w:val="ListParagraph"/>
      </w:pPr>
      <w:r w:rsidRPr="00373A9F">
        <w:t xml:space="preserve">REMOVED: </w:t>
      </w:r>
      <w:r w:rsidRPr="00C72010">
        <w:t>Referable</w:t>
      </w:r>
      <w:r w:rsidRPr="00373A9F">
        <w:t>/checksum</w:t>
      </w:r>
    </w:p>
    <w:p w14:paraId="3DA05C46" w14:textId="731A7214" w:rsidR="00514E58" w:rsidRPr="00CE25AF" w:rsidRDefault="00514E58" w:rsidP="00FD7BFD">
      <w:pPr>
        <w:pStyle w:val="ListParagraph"/>
      </w:pPr>
      <w:r w:rsidRPr="00CE25AF">
        <w:t xml:space="preserve">CHANGE: </w:t>
      </w:r>
      <w:proofErr w:type="spellStart"/>
      <w:r w:rsidRPr="00CE25AF">
        <w:t>EventElements</w:t>
      </w:r>
      <w:proofErr w:type="spellEnd"/>
      <w:r w:rsidRPr="00CE25AF">
        <w:t xml:space="preserve"> including all classes introduced for Events set to &lt;&lt;Experimental&gt;&gt;</w:t>
      </w:r>
    </w:p>
    <w:p w14:paraId="58975204" w14:textId="22E9794B" w:rsidR="008D7339" w:rsidRPr="00CE25AF" w:rsidRDefault="008D7339" w:rsidP="00FD7BFD">
      <w:pPr>
        <w:pStyle w:val="ListParagraph"/>
      </w:pPr>
      <w:r w:rsidRPr="00CE25AF">
        <w:t>CHANGE: Referable/category set to &lt;&lt;Deprecated&gt;&gt;</w:t>
      </w:r>
    </w:p>
    <w:p w14:paraId="71DF04D0" w14:textId="226DFD69" w:rsidR="004162B6" w:rsidRPr="00CE25AF" w:rsidRDefault="004162B6" w:rsidP="00FD7BFD">
      <w:pPr>
        <w:pStyle w:val="ListParagraph"/>
      </w:pPr>
      <w:r w:rsidRPr="00CE25AF">
        <w:t xml:space="preserve">CHANGE: </w:t>
      </w:r>
      <w:proofErr w:type="spellStart"/>
      <w:r w:rsidRPr="00CE25AF">
        <w:t>Administrat</w:t>
      </w:r>
      <w:r w:rsidR="00726951" w:rsidRPr="00CE25AF">
        <w:t>ive</w:t>
      </w:r>
      <w:r w:rsidRPr="00CE25AF">
        <w:t>Information</w:t>
      </w:r>
      <w:proofErr w:type="spellEnd"/>
      <w:r w:rsidRPr="00CE25AF">
        <w:t xml:space="preserve"> Class, not data type</w:t>
      </w:r>
    </w:p>
    <w:p w14:paraId="0EC22671" w14:textId="500EBEE0" w:rsidR="00514E58" w:rsidRPr="00CE25AF" w:rsidRDefault="00514E58" w:rsidP="00FD7BFD">
      <w:pPr>
        <w:pStyle w:val="ListParagraph"/>
      </w:pPr>
      <w:r w:rsidRPr="00CE25AF">
        <w:t xml:space="preserve">NEW: </w:t>
      </w:r>
      <w:r w:rsidR="0026076F">
        <w:t>N</w:t>
      </w:r>
      <w:r w:rsidR="0026076F" w:rsidRPr="00845EB7">
        <w:t xml:space="preserve">ew </w:t>
      </w:r>
      <w:r w:rsidR="0026076F" w:rsidRPr="00CE25AF">
        <w:t>stereotype &lt;&lt;Experimental&gt;&gt; introduced</w:t>
      </w:r>
      <w:r w:rsidR="0026076F" w:rsidRPr="00845EB7" w:rsidDel="0026076F">
        <w:t xml:space="preserve"> </w:t>
      </w:r>
      <w:r w:rsidR="0026076F">
        <w:t>b</w:t>
      </w:r>
      <w:r w:rsidRPr="00845EB7">
        <w:t xml:space="preserve">esides &lt;&lt;Deprecated&gt;&gt; </w:t>
      </w:r>
    </w:p>
    <w:p w14:paraId="34FAA5D1" w14:textId="180E1AB8" w:rsidR="009D2132" w:rsidRPr="00CE25AF" w:rsidRDefault="009D2132" w:rsidP="00FD7BFD">
      <w:pPr>
        <w:pStyle w:val="ListParagraph"/>
      </w:pPr>
      <w:r w:rsidRPr="00CE25AF">
        <w:t>CHANGED: Qualifier/kind set to &lt;&lt;Experimental&gt;&gt;</w:t>
      </w:r>
    </w:p>
    <w:p w14:paraId="7023CE6C" w14:textId="1C8000BC" w:rsidR="00765A43" w:rsidRPr="00CE25AF" w:rsidRDefault="00765A43" w:rsidP="00FD7BFD">
      <w:pPr>
        <w:pStyle w:val="ListParagraph"/>
      </w:pPr>
      <w:r w:rsidRPr="00CE25AF">
        <w:t>CHANGED: enumeration</w:t>
      </w:r>
      <w:r w:rsidR="001C4AD7" w:rsidRPr="00CE25AF">
        <w:t xml:space="preserve"> </w:t>
      </w:r>
      <w:proofErr w:type="spellStart"/>
      <w:r w:rsidR="001C4AD7" w:rsidRPr="00CE25AF">
        <w:t>DataTypeDefXsd</w:t>
      </w:r>
      <w:proofErr w:type="spellEnd"/>
      <w:r w:rsidRPr="00CE25AF">
        <w:t xml:space="preserve"> for data types for </w:t>
      </w:r>
      <w:proofErr w:type="spellStart"/>
      <w:r w:rsidRPr="00CE25AF">
        <w:t>valueType</w:t>
      </w:r>
      <w:proofErr w:type="spellEnd"/>
      <w:r w:rsidRPr="00CE25AF">
        <w:t xml:space="preserve"> attribute (</w:t>
      </w:r>
      <w:proofErr w:type="spellStart"/>
      <w:r w:rsidRPr="00CE25AF">
        <w:t>e..g</w:t>
      </w:r>
      <w:proofErr w:type="spellEnd"/>
      <w:r w:rsidRPr="00CE25AF">
        <w:t xml:space="preserve">. in Property) as well as enumeration </w:t>
      </w:r>
      <w:proofErr w:type="spellStart"/>
      <w:r w:rsidRPr="00CE25AF">
        <w:t>DataTypeDefRdf</w:t>
      </w:r>
      <w:proofErr w:type="spellEnd"/>
      <w:r w:rsidRPr="00CE25AF">
        <w:t xml:space="preserve"> (for consistency)</w:t>
      </w:r>
      <w:r w:rsidR="00CD0834" w:rsidRPr="00CE25AF">
        <w:t xml:space="preserve"> + restriction to XML Schema 1.0 (not 1.1.)</w:t>
      </w:r>
    </w:p>
    <w:p w14:paraId="75A8DE0C" w14:textId="3C7FBECD" w:rsidR="00B42312" w:rsidRPr="00CE25AF" w:rsidRDefault="00994E46" w:rsidP="00FD7BFD">
      <w:pPr>
        <w:pStyle w:val="ListParagraph"/>
      </w:pPr>
      <w:r w:rsidRPr="00CE25AF">
        <w:t>EDITORIAL (</w:t>
      </w:r>
      <w:r w:rsidR="00B42312" w:rsidRPr="00CE25AF">
        <w:t>REMOVED</w:t>
      </w:r>
      <w:r w:rsidRPr="00CE25AF">
        <w:t>)</w:t>
      </w:r>
      <w:r w:rsidR="00B42312" w:rsidRPr="00CE25AF">
        <w:t xml:space="preserve">: </w:t>
      </w:r>
      <w:r w:rsidR="00B42312" w:rsidRPr="00845EB7">
        <w:t>C</w:t>
      </w:r>
      <w:r w:rsidR="003629BB">
        <w:t>lause</w:t>
      </w:r>
      <w:r w:rsidR="00B42312" w:rsidRPr="00CE25AF">
        <w:t xml:space="preserve"> on Tooling and Open Source</w:t>
      </w:r>
    </w:p>
    <w:p w14:paraId="0CD72BD5" w14:textId="010C6F97" w:rsidR="006C6CFE" w:rsidRPr="00373A9F" w:rsidRDefault="006C6CFE" w:rsidP="00FD7BFD">
      <w:pPr>
        <w:pStyle w:val="ListParagraph"/>
      </w:pPr>
      <w:r w:rsidRPr="00373A9F">
        <w:t>EDITORIAL: vector graphics</w:t>
      </w:r>
    </w:p>
    <w:p w14:paraId="55219A5E" w14:textId="700AB287" w:rsidR="005E22BB" w:rsidRPr="00CE25AF" w:rsidRDefault="005E22BB" w:rsidP="00FD7BFD">
      <w:pPr>
        <w:pStyle w:val="ListParagraph"/>
      </w:pPr>
      <w:r w:rsidRPr="00CE25AF">
        <w:t xml:space="preserve">NEW: </w:t>
      </w:r>
      <w:r w:rsidRPr="00845EB7">
        <w:t>Besides</w:t>
      </w:r>
      <w:r w:rsidRPr="00CE25AF">
        <w:t xml:space="preserve"> type assets and instance assets now also assets for which this kind of classification is not applicable are supported</w:t>
      </w:r>
      <w:r w:rsidR="00726951" w:rsidRPr="00CE25AF">
        <w:t xml:space="preserve"> </w:t>
      </w:r>
      <w:r w:rsidR="00726951" w:rsidRPr="00373A9F">
        <w:t>(</w:t>
      </w:r>
      <w:proofErr w:type="spellStart"/>
      <w:r w:rsidR="00726951">
        <w:rPr>
          <w:lang w:val="it-IT"/>
        </w:rPr>
        <w:t>conformant</w:t>
      </w:r>
      <w:proofErr w:type="spellEnd"/>
      <w:r w:rsidR="00726951">
        <w:rPr>
          <w:lang w:val="it-IT"/>
        </w:rPr>
        <w:t xml:space="preserve"> to</w:t>
      </w:r>
      <w:r w:rsidR="00726951" w:rsidRPr="00373A9F">
        <w:t xml:space="preserve"> IEC 63278-1)</w:t>
      </w:r>
    </w:p>
    <w:p w14:paraId="3CBB32FE" w14:textId="2330FF53" w:rsidR="00A34F12" w:rsidRPr="00373A9F" w:rsidRDefault="00A34F12">
      <w:pPr>
        <w:pPrChange w:id="5460" w:author="Boss, Birgit (Bosch)" w:date="2023-01-27T14:17:00Z">
          <w:pPr>
            <w:pStyle w:val="ListParagraph"/>
          </w:pPr>
        </w:pPrChange>
      </w:pPr>
      <w:r w:rsidRPr="00373A9F">
        <w:t>Bugfixes</w:t>
      </w:r>
      <w:r w:rsidRPr="00D44660">
        <w:rPr>
          <w:lang w:val="it-IT"/>
        </w:rPr>
        <w:t>:</w:t>
      </w:r>
    </w:p>
    <w:p w14:paraId="2596F7AB" w14:textId="60BD8020" w:rsidR="00A34F12" w:rsidRPr="00CE25AF" w:rsidRDefault="00A34F12" w:rsidP="00FD7BFD">
      <w:pPr>
        <w:pStyle w:val="ListParagraph"/>
      </w:pPr>
      <w:r w:rsidRPr="00373A9F">
        <w:t xml:space="preserve">Corrected </w:t>
      </w:r>
      <w:r w:rsidR="007E55D2">
        <w:t>J</w:t>
      </w:r>
      <w:r w:rsidRPr="00CE25AF">
        <w:t>apanese</w:t>
      </w:r>
      <w:r w:rsidRPr="00373A9F">
        <w:t xml:space="preserve"> example for </w:t>
      </w:r>
      <w:proofErr w:type="spellStart"/>
      <w:r w:rsidRPr="00373A9F">
        <w:t>xd:string</w:t>
      </w:r>
      <w:proofErr w:type="spellEnd"/>
    </w:p>
    <w:p w14:paraId="23321AE5" w14:textId="00CFABFA" w:rsidR="009E67A2" w:rsidRPr="00CE25AF" w:rsidRDefault="009E67A2" w:rsidP="00FD7BFD">
      <w:pPr>
        <w:pStyle w:val="ListParagraph"/>
      </w:pPr>
      <w:r w:rsidRPr="00373A9F">
        <w:t xml:space="preserve">UML figure for </w:t>
      </w:r>
      <w:proofErr w:type="spellStart"/>
      <w:r w:rsidRPr="00373A9F">
        <w:t>HasExtensions</w:t>
      </w:r>
      <w:proofErr w:type="spellEnd"/>
      <w:r w:rsidRPr="00373A9F">
        <w:t xml:space="preserve"> did not show inheritance (table for Extension was correct)</w:t>
      </w:r>
    </w:p>
    <w:p w14:paraId="448978E0" w14:textId="2B61AAA0" w:rsidR="00B555D6" w:rsidRPr="00373A9F" w:rsidRDefault="007F4D5D" w:rsidP="00FD7BFD">
      <w:pPr>
        <w:pStyle w:val="ListParagraph"/>
      </w:pPr>
      <w:proofErr w:type="spellStart"/>
      <w:r w:rsidRPr="00373A9F">
        <w:t>HasDataSpecification</w:t>
      </w:r>
      <w:proofErr w:type="spellEnd"/>
      <w:r w:rsidRPr="00373A9F">
        <w:t>/</w:t>
      </w:r>
      <w:proofErr w:type="spellStart"/>
      <w:r w:rsidR="00B555D6" w:rsidRPr="00373A9F">
        <w:t>embeddedDataSpecs</w:t>
      </w:r>
      <w:proofErr w:type="spellEnd"/>
      <w:r w:rsidR="00B555D6" w:rsidRPr="00373A9F">
        <w:t xml:space="preserve"> 0..* not 0..1</w:t>
      </w:r>
    </w:p>
    <w:p w14:paraId="3930F0BD" w14:textId="5A74DFC5" w:rsidR="00A34F12" w:rsidRPr="00CE25AF" w:rsidRDefault="00790D0E" w:rsidP="00FD7BFD">
      <w:pPr>
        <w:pStyle w:val="ListParagraph"/>
      </w:pPr>
      <w:r w:rsidRPr="00CE25AF">
        <w:t>Q</w:t>
      </w:r>
      <w:r w:rsidR="00B555D6" w:rsidRPr="00CE25AF">
        <w:t>ualif</w:t>
      </w:r>
      <w:r w:rsidR="007E55D2">
        <w:t>i</w:t>
      </w:r>
      <w:r w:rsidR="00B555D6" w:rsidRPr="00CE25AF">
        <w:t>er</w:t>
      </w:r>
      <w:r w:rsidR="00B555D6" w:rsidRPr="00373A9F">
        <w:t xml:space="preserve"> is and never was abstract (Constraint was)</w:t>
      </w:r>
      <w:r w:rsidR="00114C47" w:rsidRPr="00373A9F">
        <w:t xml:space="preserve">, table was correct, UML </w:t>
      </w:r>
      <w:r w:rsidR="00535BAF" w:rsidRPr="00373A9F">
        <w:t>corrected</w:t>
      </w:r>
    </w:p>
    <w:p w14:paraId="5B9DBBAE" w14:textId="5AC0994C" w:rsidR="00C23A8E" w:rsidRPr="00CE25AF" w:rsidRDefault="00C23A8E" w:rsidP="00FD7BFD">
      <w:pPr>
        <w:pStyle w:val="ListParagraph"/>
      </w:pPr>
      <w:r w:rsidRPr="00373A9F">
        <w:t>Correct AASd-051: VIEW no</w:t>
      </w:r>
      <w:r w:rsidR="0026076F">
        <w:t xml:space="preserve"> longer</w:t>
      </w:r>
      <w:r w:rsidRPr="00373A9F">
        <w:t xml:space="preserve"> supported</w:t>
      </w:r>
    </w:p>
    <w:p w14:paraId="7BF3CC0F" w14:textId="76D21B1D" w:rsidR="006C6CE1" w:rsidRPr="00CE25AF" w:rsidRDefault="006C6CE1" w:rsidP="00FD7BFD">
      <w:pPr>
        <w:pStyle w:val="ListParagraph"/>
      </w:pPr>
      <w:r w:rsidRPr="00373A9F">
        <w:t xml:space="preserve">Type of </w:t>
      </w:r>
      <w:proofErr w:type="spellStart"/>
      <w:r w:rsidRPr="00373A9F">
        <w:t>SubmodelElementList</w:t>
      </w:r>
      <w:proofErr w:type="spellEnd"/>
      <w:r w:rsidRPr="00373A9F">
        <w:t>/</w:t>
      </w:r>
      <w:proofErr w:type="spellStart"/>
      <w:r w:rsidRPr="00CE25AF">
        <w:t>typeValueListElement</w:t>
      </w:r>
      <w:proofErr w:type="spellEnd"/>
      <w:r w:rsidRPr="00CE25AF">
        <w:t xml:space="preserve"> corrected to </w:t>
      </w:r>
      <w:proofErr w:type="spellStart"/>
      <w:r w:rsidRPr="00CE25AF">
        <w:t>AasSubmodelElements</w:t>
      </w:r>
      <w:proofErr w:type="spellEnd"/>
      <w:r w:rsidRPr="00CE25AF">
        <w:t xml:space="preserve"> (before </w:t>
      </w:r>
      <w:proofErr w:type="spellStart"/>
      <w:r w:rsidRPr="00CE25AF">
        <w:t>SubmodelElementElements</w:t>
      </w:r>
      <w:proofErr w:type="spellEnd"/>
      <w:r w:rsidR="007E55D2">
        <w:t>)</w:t>
      </w:r>
    </w:p>
    <w:p w14:paraId="2659C825" w14:textId="14B9536C" w:rsidR="0031377B" w:rsidRPr="00CE25AF" w:rsidRDefault="0031377B" w:rsidP="00FD7BFD">
      <w:pPr>
        <w:pStyle w:val="ListParagraph"/>
      </w:pPr>
      <w:r w:rsidRPr="00CE25AF">
        <w:t xml:space="preserve">Correct text serialization of &lt;Reference&gt; </w:t>
      </w:r>
    </w:p>
    <w:p w14:paraId="24C2164D" w14:textId="267DADFE" w:rsidR="00807E4A" w:rsidRPr="00CE25AF" w:rsidRDefault="00807E4A" w:rsidP="00FD7BFD">
      <w:pPr>
        <w:pStyle w:val="ListParagraph"/>
      </w:pPr>
      <w:r w:rsidRPr="00CE25AF">
        <w:t>Add</w:t>
      </w:r>
      <w:r w:rsidR="007E55D2">
        <w:t>ed</w:t>
      </w:r>
      <w:r w:rsidRPr="00CE25AF">
        <w:t xml:space="preserve"> missing table for enumeration </w:t>
      </w:r>
      <w:proofErr w:type="spellStart"/>
      <w:r w:rsidRPr="00CE25AF">
        <w:t>ReferenceTypes</w:t>
      </w:r>
      <w:proofErr w:type="spellEnd"/>
    </w:p>
    <w:p w14:paraId="0426E5F1" w14:textId="4EDF9920" w:rsidR="00C22C0A" w:rsidRPr="00CE25AF" w:rsidRDefault="00C22C0A" w:rsidP="00FD7BFD">
      <w:pPr>
        <w:pStyle w:val="ListParagraph"/>
      </w:pPr>
      <w:r w:rsidRPr="00CE25AF">
        <w:t xml:space="preserve">AASd-117 it is not the </w:t>
      </w:r>
      <w:proofErr w:type="spellStart"/>
      <w:r w:rsidRPr="00CE25AF">
        <w:t>SubmodelElementList</w:t>
      </w:r>
      <w:proofErr w:type="spellEnd"/>
      <w:r w:rsidRPr="00CE25AF">
        <w:t xml:space="preserve"> having no </w:t>
      </w:r>
      <w:proofErr w:type="spellStart"/>
      <w:r w:rsidRPr="00CE25AF">
        <w:t>idShort</w:t>
      </w:r>
      <w:proofErr w:type="spellEnd"/>
      <w:r w:rsidRPr="00CE25AF">
        <w:t xml:space="preserve"> but its </w:t>
      </w:r>
      <w:proofErr w:type="spellStart"/>
      <w:r w:rsidRPr="00CE25AF">
        <w:t>childs</w:t>
      </w:r>
      <w:proofErr w:type="spellEnd"/>
    </w:p>
    <w:p w14:paraId="69BB8492" w14:textId="3501821A" w:rsidR="00C91F87" w:rsidRPr="00110904" w:rsidRDefault="001C755A" w:rsidP="00FD7BFD">
      <w:pPr>
        <w:pStyle w:val="ListParagraph"/>
      </w:pPr>
      <w:proofErr w:type="spellStart"/>
      <w:r w:rsidRPr="00CE25AF">
        <w:t>KeyTypes</w:t>
      </w:r>
      <w:proofErr w:type="spellEnd"/>
      <w:r w:rsidRPr="00CE25AF">
        <w:t xml:space="preserve"> </w:t>
      </w:r>
      <w:r w:rsidRPr="00845EB7">
        <w:t xml:space="preserve">Table: </w:t>
      </w:r>
      <w:r w:rsidRPr="00CE25AF">
        <w:t xml:space="preserve">set of </w:t>
      </w:r>
      <w:proofErr w:type="spellStart"/>
      <w:r w:rsidRPr="00CE25AF">
        <w:t>AasReferables</w:t>
      </w:r>
      <w:proofErr w:type="spellEnd"/>
      <w:r w:rsidR="0026076F" w:rsidRPr="0026076F">
        <w:t xml:space="preserve"> </w:t>
      </w:r>
      <w:r w:rsidR="0026076F" w:rsidRPr="00845EB7">
        <w:t>add</w:t>
      </w:r>
      <w:r w:rsidR="0026076F">
        <w:t>ed</w:t>
      </w:r>
    </w:p>
    <w:p w14:paraId="3556626F" w14:textId="5D6005C9" w:rsidR="00DA1A52" w:rsidRPr="00373A9F" w:rsidRDefault="00DA1A52" w:rsidP="00C72010">
      <w:pPr>
        <w:rPr>
          <w:lang w:val="en-US"/>
        </w:rPr>
      </w:pPr>
      <w:r w:rsidRPr="00373A9F">
        <w:rPr>
          <w:lang w:val="en-US"/>
        </w:rPr>
        <w:t>Smaller changes:</w:t>
      </w:r>
    </w:p>
    <w:p w14:paraId="08821755" w14:textId="372C3156" w:rsidR="00DA1A52" w:rsidRPr="00D225F1" w:rsidRDefault="006705A0" w:rsidP="00FD7BFD">
      <w:pPr>
        <w:pStyle w:val="ListParagraph"/>
      </w:pPr>
      <w:r w:rsidRPr="00D225F1">
        <w:t xml:space="preserve">EDITORIAL: </w:t>
      </w:r>
      <w:r w:rsidR="00DA1A52" w:rsidRPr="00D225F1">
        <w:t>Qualifier description updated</w:t>
      </w:r>
    </w:p>
    <w:p w14:paraId="0937F14C" w14:textId="119671E6" w:rsidR="00DA1A52" w:rsidRPr="00D225F1" w:rsidRDefault="006705A0" w:rsidP="00FD7BFD">
      <w:pPr>
        <w:pStyle w:val="ListParagraph"/>
      </w:pPr>
      <w:r w:rsidRPr="00D225F1">
        <w:t xml:space="preserve">EDITORIAL: </w:t>
      </w:r>
      <w:r w:rsidR="00DA1A52" w:rsidRPr="00D225F1">
        <w:t>Reformulation of constraints dealing with References and Key/type</w:t>
      </w:r>
    </w:p>
    <w:p w14:paraId="725F76A2" w14:textId="195BC587" w:rsidR="00B570F5" w:rsidRPr="00D225F1" w:rsidRDefault="006705A0" w:rsidP="00FD7BFD">
      <w:pPr>
        <w:pStyle w:val="ListParagraph"/>
      </w:pPr>
      <w:r w:rsidRPr="00D225F1">
        <w:t xml:space="preserve">EDITORIAL: </w:t>
      </w:r>
      <w:r w:rsidR="00B570F5" w:rsidRPr="00D225F1">
        <w:t>Examples now with https: and not http</w:t>
      </w:r>
      <w:r w:rsidR="00391A7B" w:rsidRPr="00D225F1">
        <w:t>:</w:t>
      </w:r>
    </w:p>
    <w:p w14:paraId="59F5518E" w14:textId="1F842B12" w:rsidR="00CF5486" w:rsidRPr="00D225F1" w:rsidRDefault="006705A0" w:rsidP="00FD7BFD">
      <w:pPr>
        <w:pStyle w:val="ListParagraph"/>
      </w:pPr>
      <w:r w:rsidRPr="00D225F1">
        <w:t xml:space="preserve">EDITORIAL: </w:t>
      </w:r>
      <w:r w:rsidR="00CF5486" w:rsidRPr="00D225F1">
        <w:t>Footnotes reused</w:t>
      </w:r>
    </w:p>
    <w:p w14:paraId="78283B55" w14:textId="234A3354" w:rsidR="00074143" w:rsidRPr="00D225F1" w:rsidRDefault="006705A0" w:rsidP="00FD7BFD">
      <w:pPr>
        <w:pStyle w:val="ListParagraph"/>
      </w:pPr>
      <w:r w:rsidRPr="00D225F1">
        <w:t xml:space="preserve">EDITORIAL: </w:t>
      </w:r>
      <w:r w:rsidR="00074143" w:rsidRPr="00D225F1">
        <w:t>Added explanation for annotated relationship elements</w:t>
      </w:r>
    </w:p>
    <w:p w14:paraId="5E825EC9" w14:textId="75EBBC7C" w:rsidR="00F718F5" w:rsidRPr="00D225F1" w:rsidRDefault="00F718F5" w:rsidP="00FD7BFD">
      <w:pPr>
        <w:pStyle w:val="ListParagraph"/>
      </w:pPr>
      <w:r w:rsidRPr="00D225F1">
        <w:t>EDITORIAL: asset type and asset instance now type asset and instance asset (conformant to IEC 63278-1)</w:t>
      </w:r>
    </w:p>
    <w:p w14:paraId="42BC4A26" w14:textId="311D3165" w:rsidR="00A163F5" w:rsidRPr="00D225F1" w:rsidRDefault="00525482" w:rsidP="00FD7BFD">
      <w:pPr>
        <w:pStyle w:val="ListParagraph"/>
      </w:pPr>
      <w:r w:rsidRPr="00D225F1">
        <w:t xml:space="preserve">EDITORIAL: example for </w:t>
      </w:r>
      <w:proofErr w:type="spellStart"/>
      <w:r w:rsidRPr="00D225F1">
        <w:t>langString</w:t>
      </w:r>
      <w:proofErr w:type="spellEnd"/>
      <w:r w:rsidRPr="00D225F1">
        <w:t xml:space="preserve"> serialization changed</w:t>
      </w:r>
      <w:r w:rsidR="00771D79" w:rsidRPr="00D225F1">
        <w:t xml:space="preserve"> (table 6)</w:t>
      </w:r>
      <w:r w:rsidR="000A5F25" w:rsidRPr="00D225F1">
        <w:t xml:space="preserve"> </w:t>
      </w:r>
    </w:p>
    <w:p w14:paraId="6CFF9A36" w14:textId="72EF5924" w:rsidR="00F75903" w:rsidRPr="00373A9F" w:rsidRDefault="00F75903" w:rsidP="00D4013A">
      <w:pPr>
        <w:pStyle w:val="Anhang3"/>
      </w:pPr>
      <w:bookmarkStart w:id="5461" w:name="_Toc125227970"/>
      <w:bookmarkStart w:id="5462" w:name="_Toc125537757"/>
      <w:r w:rsidRPr="00373A9F">
        <w:lastRenderedPageBreak/>
        <w:t>Metamodel Changes V</w:t>
      </w:r>
      <w:r w:rsidR="008D4C96" w:rsidRPr="00373A9F">
        <w:t>3.0</w:t>
      </w:r>
      <w:r w:rsidRPr="00373A9F">
        <w:t xml:space="preserve"> vs. V3.0RC02</w:t>
      </w:r>
      <w:bookmarkEnd w:id="5461"/>
      <w:bookmarkEnd w:id="5462"/>
      <w:r w:rsidRPr="00373A9F">
        <w:t xml:space="preserve"> </w:t>
      </w:r>
    </w:p>
    <w:p w14:paraId="577869B8" w14:textId="37D6A0D6" w:rsidR="00690B24" w:rsidRPr="00CE25AF" w:rsidRDefault="00690B24" w:rsidP="00110904">
      <w:pPr>
        <w:pStyle w:val="Caption"/>
      </w:pPr>
      <w:bookmarkStart w:id="5463" w:name="_Toc125537791"/>
      <w:r w:rsidRPr="00CE25AF">
        <w:t xml:space="preserve">Table </w:t>
      </w:r>
      <w:r w:rsidR="007B4CE4" w:rsidRPr="00CE25AF">
        <w:fldChar w:fldCharType="begin"/>
      </w:r>
      <w:r w:rsidR="007B4CE4" w:rsidRPr="00CE25AF">
        <w:instrText xml:space="preserve"> SEQ Table \* ARABIC </w:instrText>
      </w:r>
      <w:r w:rsidR="007B4CE4" w:rsidRPr="00CE25AF">
        <w:fldChar w:fldCharType="separate"/>
      </w:r>
      <w:r w:rsidR="00F511DE">
        <w:rPr>
          <w:noProof/>
        </w:rPr>
        <w:t>16</w:t>
      </w:r>
      <w:r w:rsidR="007B4CE4" w:rsidRPr="00CE25AF">
        <w:fldChar w:fldCharType="end"/>
      </w:r>
      <w:r w:rsidRPr="00CE25AF">
        <w:t xml:space="preserve"> Changes</w:t>
      </w:r>
      <w:bookmarkEnd w:id="5463"/>
      <w:r w:rsidRPr="00CE25AF">
        <w:t xml:space="preserve"> </w:t>
      </w:r>
    </w:p>
    <w:tbl>
      <w:tblPr>
        <w:tblStyle w:val="TableGrid"/>
        <w:tblW w:w="9629"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600"/>
        <w:gridCol w:w="3496"/>
        <w:gridCol w:w="5533"/>
      </w:tblGrid>
      <w:tr w:rsidR="00690B24" w:rsidRPr="00CE25AF" w14:paraId="4630B3CC" w14:textId="77777777" w:rsidTr="00C72010">
        <w:trPr>
          <w:tblHeader/>
        </w:trPr>
        <w:tc>
          <w:tcPr>
            <w:tcW w:w="629" w:type="dxa"/>
          </w:tcPr>
          <w:p w14:paraId="417CAC35" w14:textId="77777777" w:rsidR="00690B24" w:rsidRPr="00373A9F" w:rsidRDefault="00690B24" w:rsidP="00A7688C">
            <w:pPr>
              <w:keepNext/>
              <w:keepLines/>
              <w:rPr>
                <w:lang w:val="en-US"/>
              </w:rPr>
            </w:pPr>
            <w:proofErr w:type="spellStart"/>
            <w:r w:rsidRPr="00373A9F">
              <w:rPr>
                <w:b/>
                <w:lang w:val="en-US"/>
              </w:rPr>
              <w:t>nc</w:t>
            </w:r>
            <w:proofErr w:type="spellEnd"/>
          </w:p>
        </w:tc>
        <w:tc>
          <w:tcPr>
            <w:tcW w:w="3496" w:type="dxa"/>
          </w:tcPr>
          <w:p w14:paraId="66E74A76" w14:textId="5C8BA7CB" w:rsidR="00690B24" w:rsidRPr="00373A9F" w:rsidRDefault="00690B24" w:rsidP="00A7688C">
            <w:pPr>
              <w:keepNext/>
              <w:keepLines/>
              <w:rPr>
                <w:lang w:val="en-US"/>
              </w:rPr>
            </w:pPr>
            <w:r w:rsidRPr="00373A9F">
              <w:rPr>
                <w:b/>
                <w:lang w:val="en-US"/>
              </w:rPr>
              <w:t>V</w:t>
            </w:r>
            <w:r w:rsidR="008D4C96" w:rsidRPr="00373A9F">
              <w:rPr>
                <w:b/>
                <w:lang w:val="en-US"/>
              </w:rPr>
              <w:t>3.0</w:t>
            </w:r>
            <w:r w:rsidRPr="00373A9F">
              <w:rPr>
                <w:b/>
                <w:lang w:val="en-US"/>
              </w:rPr>
              <w:t xml:space="preserve"> Change </w:t>
            </w:r>
            <w:proofErr w:type="spellStart"/>
            <w:r w:rsidRPr="00373A9F">
              <w:rPr>
                <w:b/>
                <w:lang w:val="en-US"/>
              </w:rPr>
              <w:t>w.r.t.</w:t>
            </w:r>
            <w:proofErr w:type="spellEnd"/>
            <w:r w:rsidRPr="00373A9F">
              <w:rPr>
                <w:b/>
                <w:lang w:val="en-US"/>
              </w:rPr>
              <w:t xml:space="preserve"> V3.0RC02</w:t>
            </w:r>
          </w:p>
        </w:tc>
        <w:tc>
          <w:tcPr>
            <w:tcW w:w="5504" w:type="dxa"/>
          </w:tcPr>
          <w:p w14:paraId="52208F92" w14:textId="77777777" w:rsidR="00690B24" w:rsidRPr="00373A9F" w:rsidRDefault="00690B24" w:rsidP="007C7161">
            <w:pPr>
              <w:rPr>
                <w:b/>
                <w:lang w:val="en-US"/>
              </w:rPr>
            </w:pPr>
            <w:r w:rsidRPr="00373A9F">
              <w:rPr>
                <w:b/>
                <w:lang w:val="en-US"/>
              </w:rPr>
              <w:t>Comment</w:t>
            </w:r>
          </w:p>
        </w:tc>
      </w:tr>
      <w:tr w:rsidR="00690B24" w:rsidRPr="00716AB2" w14:paraId="544A408A" w14:textId="77777777" w:rsidTr="00C72010">
        <w:tc>
          <w:tcPr>
            <w:tcW w:w="629" w:type="dxa"/>
          </w:tcPr>
          <w:p w14:paraId="556E7831" w14:textId="1B4DB98B" w:rsidR="00690B24" w:rsidRPr="00373A9F" w:rsidRDefault="00577CD2" w:rsidP="00A7688C">
            <w:pPr>
              <w:rPr>
                <w:lang w:val="en-US"/>
              </w:rPr>
            </w:pPr>
            <w:r w:rsidRPr="00373A9F">
              <w:rPr>
                <w:lang w:val="en-US"/>
              </w:rPr>
              <w:t>x</w:t>
            </w:r>
            <w:r w:rsidRPr="00373A9F">
              <w:rPr>
                <w:rStyle w:val="FootnoteReference"/>
                <w:lang w:val="en-US"/>
              </w:rPr>
              <w:footnoteReference w:id="49"/>
            </w:r>
          </w:p>
        </w:tc>
        <w:tc>
          <w:tcPr>
            <w:tcW w:w="3496" w:type="dxa"/>
          </w:tcPr>
          <w:p w14:paraId="0A05DCE6" w14:textId="102D4DC0" w:rsidR="00690B24" w:rsidRPr="00373A9F" w:rsidRDefault="00577CD2" w:rsidP="00A7688C">
            <w:pPr>
              <w:rPr>
                <w:lang w:val="en-US"/>
              </w:rPr>
            </w:pPr>
            <w:proofErr w:type="spellStart"/>
            <w:r w:rsidRPr="00373A9F">
              <w:rPr>
                <w:lang w:val="en-US"/>
              </w:rPr>
              <w:t>SubmodelElement</w:t>
            </w:r>
            <w:proofErr w:type="spellEnd"/>
            <w:r w:rsidRPr="00373A9F">
              <w:rPr>
                <w:lang w:val="en-US"/>
              </w:rPr>
              <w:t>/kind</w:t>
            </w:r>
          </w:p>
        </w:tc>
        <w:tc>
          <w:tcPr>
            <w:tcW w:w="0" w:type="auto"/>
          </w:tcPr>
          <w:p w14:paraId="1DF82904" w14:textId="3C7839C9" w:rsidR="00690B24" w:rsidRPr="00CE25AF" w:rsidRDefault="00577CD2" w:rsidP="007C7161">
            <w:pPr>
              <w:rPr>
                <w:lang w:val="en-US"/>
              </w:rPr>
            </w:pPr>
            <w:r w:rsidRPr="00CE25AF">
              <w:rPr>
                <w:lang w:val="en-US"/>
              </w:rPr>
              <w:t xml:space="preserve">Removed. </w:t>
            </w:r>
            <w:proofErr w:type="spellStart"/>
            <w:r w:rsidRPr="00CE25AF">
              <w:rPr>
                <w:lang w:val="en-US"/>
              </w:rPr>
              <w:t>SubmodelElement</w:t>
            </w:r>
            <w:proofErr w:type="spellEnd"/>
            <w:r w:rsidRPr="00CE25AF">
              <w:rPr>
                <w:lang w:val="en-US"/>
              </w:rPr>
              <w:t xml:space="preserve"> does not inherit from </w:t>
            </w:r>
            <w:proofErr w:type="spellStart"/>
            <w:r w:rsidRPr="00CE25AF">
              <w:rPr>
                <w:lang w:val="en-US"/>
              </w:rPr>
              <w:t>HasKind</w:t>
            </w:r>
            <w:proofErr w:type="spellEnd"/>
            <w:r w:rsidRPr="00CE25AF">
              <w:rPr>
                <w:lang w:val="en-US"/>
              </w:rPr>
              <w:t xml:space="preserve"> any longer</w:t>
            </w:r>
          </w:p>
        </w:tc>
      </w:tr>
      <w:tr w:rsidR="008A14A3" w:rsidRPr="00CE25AF" w14:paraId="5498B68A" w14:textId="77777777" w:rsidTr="0060695A">
        <w:tc>
          <w:tcPr>
            <w:tcW w:w="629" w:type="dxa"/>
          </w:tcPr>
          <w:p w14:paraId="25F83644" w14:textId="77777777" w:rsidR="008A14A3" w:rsidRPr="00CE25AF" w:rsidRDefault="008A14A3" w:rsidP="00A7688C">
            <w:pPr>
              <w:rPr>
                <w:lang w:val="en-US"/>
              </w:rPr>
            </w:pPr>
          </w:p>
        </w:tc>
        <w:tc>
          <w:tcPr>
            <w:tcW w:w="3496" w:type="dxa"/>
          </w:tcPr>
          <w:p w14:paraId="3E46A77E" w14:textId="2CA27D46" w:rsidR="008A14A3" w:rsidRPr="00373A9F" w:rsidRDefault="008A14A3" w:rsidP="00A7688C">
            <w:pPr>
              <w:rPr>
                <w:lang w:val="en-US"/>
              </w:rPr>
            </w:pPr>
            <w:proofErr w:type="spellStart"/>
            <w:r w:rsidRPr="00373A9F">
              <w:rPr>
                <w:lang w:val="en-US"/>
              </w:rPr>
              <w:t>AdministrativeInformation</w:t>
            </w:r>
            <w:proofErr w:type="spellEnd"/>
          </w:p>
        </w:tc>
        <w:tc>
          <w:tcPr>
            <w:tcW w:w="0" w:type="auto"/>
          </w:tcPr>
          <w:p w14:paraId="37946FFB" w14:textId="2FFF0C11" w:rsidR="008A14A3" w:rsidRPr="00373A9F" w:rsidRDefault="008A14A3" w:rsidP="007C7161">
            <w:pPr>
              <w:rPr>
                <w:lang w:val="en-US"/>
              </w:rPr>
            </w:pPr>
            <w:r w:rsidRPr="00373A9F">
              <w:rPr>
                <w:lang w:val="en-US"/>
              </w:rPr>
              <w:t>Stereotype &lt;&lt;</w:t>
            </w:r>
            <w:proofErr w:type="spellStart"/>
            <w:r w:rsidRPr="00373A9F">
              <w:rPr>
                <w:lang w:val="en-US"/>
              </w:rPr>
              <w:t>dataType</w:t>
            </w:r>
            <w:proofErr w:type="spellEnd"/>
            <w:r w:rsidRPr="00373A9F">
              <w:rPr>
                <w:lang w:val="en-US"/>
              </w:rPr>
              <w:t>&gt;&gt; removed</w:t>
            </w:r>
          </w:p>
        </w:tc>
      </w:tr>
      <w:tr w:rsidR="008D5F24" w:rsidRPr="00716AB2" w14:paraId="4FF9E457" w14:textId="77777777" w:rsidTr="00C72010">
        <w:tc>
          <w:tcPr>
            <w:tcW w:w="629" w:type="dxa"/>
          </w:tcPr>
          <w:p w14:paraId="4901E4C8" w14:textId="77777777" w:rsidR="008D5F24" w:rsidRPr="00373A9F" w:rsidRDefault="008D5F24" w:rsidP="00A7688C">
            <w:pPr>
              <w:rPr>
                <w:lang w:val="en-US"/>
              </w:rPr>
            </w:pPr>
          </w:p>
        </w:tc>
        <w:tc>
          <w:tcPr>
            <w:tcW w:w="3496" w:type="dxa"/>
          </w:tcPr>
          <w:p w14:paraId="68B2AA17" w14:textId="49E2BEFD" w:rsidR="008D5F24" w:rsidRPr="00373A9F" w:rsidRDefault="008D5F24" w:rsidP="00A7688C">
            <w:pPr>
              <w:rPr>
                <w:lang w:val="en-US"/>
              </w:rPr>
            </w:pPr>
            <w:proofErr w:type="spellStart"/>
            <w:r w:rsidRPr="00373A9F">
              <w:rPr>
                <w:lang w:val="en-US"/>
              </w:rPr>
              <w:t>AssetInformation</w:t>
            </w:r>
            <w:proofErr w:type="spellEnd"/>
            <w:r w:rsidRPr="00373A9F">
              <w:rPr>
                <w:lang w:val="en-US"/>
              </w:rPr>
              <w:t>/</w:t>
            </w:r>
            <w:proofErr w:type="spellStart"/>
            <w:r w:rsidRPr="00373A9F">
              <w:rPr>
                <w:lang w:val="en-US"/>
              </w:rPr>
              <w:t>externalSubjectId</w:t>
            </w:r>
            <w:proofErr w:type="spellEnd"/>
          </w:p>
        </w:tc>
        <w:tc>
          <w:tcPr>
            <w:tcW w:w="0" w:type="auto"/>
          </w:tcPr>
          <w:p w14:paraId="2934219A" w14:textId="5C35B1DB" w:rsidR="008D5F24" w:rsidRPr="00CE25AF" w:rsidRDefault="008D5F24" w:rsidP="007C7161">
            <w:pPr>
              <w:rPr>
                <w:lang w:val="en-US"/>
              </w:rPr>
            </w:pPr>
            <w:r w:rsidRPr="00CE25AF">
              <w:rPr>
                <w:lang w:val="en-US"/>
              </w:rPr>
              <w:t>Not mandatory any longer</w:t>
            </w:r>
            <w:r w:rsidR="007E55D2">
              <w:rPr>
                <w:lang w:val="en-US"/>
              </w:rPr>
              <w:t xml:space="preserve">; now </w:t>
            </w:r>
            <w:r w:rsidRPr="00CE25AF">
              <w:rPr>
                <w:lang w:val="en-US"/>
              </w:rPr>
              <w:t>optional</w:t>
            </w:r>
          </w:p>
        </w:tc>
      </w:tr>
      <w:tr w:rsidR="004B1AE5" w:rsidRPr="00716AB2" w14:paraId="6669EB83" w14:textId="77777777" w:rsidTr="00C72010">
        <w:tc>
          <w:tcPr>
            <w:tcW w:w="629" w:type="dxa"/>
          </w:tcPr>
          <w:p w14:paraId="56AC3A00" w14:textId="4730BB71" w:rsidR="004B1AE5" w:rsidRPr="00373A9F" w:rsidRDefault="004B1AE5" w:rsidP="00A7688C">
            <w:pPr>
              <w:rPr>
                <w:lang w:val="en-US"/>
              </w:rPr>
            </w:pPr>
            <w:r w:rsidRPr="00373A9F">
              <w:rPr>
                <w:lang w:val="en-US"/>
              </w:rPr>
              <w:t>x</w:t>
            </w:r>
          </w:p>
        </w:tc>
        <w:tc>
          <w:tcPr>
            <w:tcW w:w="3496" w:type="dxa"/>
          </w:tcPr>
          <w:p w14:paraId="2839F2CF" w14:textId="0382C2D3" w:rsidR="004B1AE5" w:rsidRPr="00373A9F" w:rsidRDefault="004B1AE5" w:rsidP="00A7688C">
            <w:pPr>
              <w:rPr>
                <w:lang w:val="en-US"/>
              </w:rPr>
            </w:pPr>
            <w:proofErr w:type="spellStart"/>
            <w:r w:rsidRPr="00373A9F">
              <w:rPr>
                <w:lang w:val="en-US"/>
              </w:rPr>
              <w:t>AssetInformation</w:t>
            </w:r>
            <w:proofErr w:type="spellEnd"/>
            <w:r w:rsidRPr="00373A9F">
              <w:rPr>
                <w:lang w:val="en-US"/>
              </w:rPr>
              <w:t>/</w:t>
            </w:r>
            <w:proofErr w:type="spellStart"/>
            <w:r w:rsidRPr="00373A9F">
              <w:rPr>
                <w:lang w:val="en-US"/>
              </w:rPr>
              <w:t>globalAssetId</w:t>
            </w:r>
            <w:proofErr w:type="spellEnd"/>
          </w:p>
        </w:tc>
        <w:tc>
          <w:tcPr>
            <w:tcW w:w="0" w:type="auto"/>
          </w:tcPr>
          <w:p w14:paraId="5224BCC0" w14:textId="6469BAD0" w:rsidR="004B1AE5" w:rsidRPr="00CE25AF" w:rsidRDefault="004B1AE5" w:rsidP="007C7161">
            <w:pPr>
              <w:rPr>
                <w:lang w:val="en-US"/>
              </w:rPr>
            </w:pPr>
            <w:r w:rsidRPr="00CE25AF">
              <w:rPr>
                <w:lang w:val="en-US"/>
              </w:rPr>
              <w:t>Type changed from Reference to Identifier</w:t>
            </w:r>
          </w:p>
        </w:tc>
      </w:tr>
      <w:tr w:rsidR="00587674" w:rsidRPr="00716AB2" w14:paraId="608CD787" w14:textId="77777777" w:rsidTr="00C72010">
        <w:tc>
          <w:tcPr>
            <w:tcW w:w="629" w:type="dxa"/>
          </w:tcPr>
          <w:p w14:paraId="5F0A89C8" w14:textId="77777777" w:rsidR="00587674" w:rsidRPr="00CE25AF" w:rsidRDefault="00587674" w:rsidP="00A7688C">
            <w:pPr>
              <w:rPr>
                <w:lang w:val="en-US"/>
              </w:rPr>
            </w:pPr>
          </w:p>
        </w:tc>
        <w:tc>
          <w:tcPr>
            <w:tcW w:w="3496" w:type="dxa"/>
          </w:tcPr>
          <w:p w14:paraId="32549998" w14:textId="68FAC080" w:rsidR="00587674" w:rsidRPr="00373A9F" w:rsidRDefault="00587674" w:rsidP="00A7688C">
            <w:pPr>
              <w:rPr>
                <w:lang w:val="en-US"/>
              </w:rPr>
            </w:pPr>
            <w:proofErr w:type="spellStart"/>
            <w:r w:rsidRPr="00373A9F">
              <w:rPr>
                <w:lang w:val="en-US"/>
              </w:rPr>
              <w:t>AssetKind</w:t>
            </w:r>
            <w:proofErr w:type="spellEnd"/>
            <w:r w:rsidRPr="00373A9F">
              <w:rPr>
                <w:lang w:val="en-US"/>
              </w:rPr>
              <w:t>/Type</w:t>
            </w:r>
          </w:p>
        </w:tc>
        <w:tc>
          <w:tcPr>
            <w:tcW w:w="0" w:type="auto"/>
          </w:tcPr>
          <w:p w14:paraId="7295312F" w14:textId="2F1C889C" w:rsidR="00587674" w:rsidRPr="00CE25AF" w:rsidRDefault="00587674" w:rsidP="007C7161">
            <w:pPr>
              <w:rPr>
                <w:lang w:val="en-US"/>
              </w:rPr>
            </w:pPr>
            <w:r w:rsidRPr="00CE25AF">
              <w:rPr>
                <w:lang w:val="en-US"/>
              </w:rPr>
              <w:t xml:space="preserve">Updated description </w:t>
            </w:r>
            <w:r w:rsidR="009637DA" w:rsidRPr="00CE25AF">
              <w:rPr>
                <w:lang w:val="en-US"/>
              </w:rPr>
              <w:t xml:space="preserve">of value </w:t>
            </w:r>
            <w:r w:rsidR="00F639CD" w:rsidRPr="00CE25AF">
              <w:rPr>
                <w:lang w:val="en-US"/>
              </w:rPr>
              <w:t>"</w:t>
            </w:r>
            <w:r w:rsidR="009637DA" w:rsidRPr="00CE25AF">
              <w:rPr>
                <w:lang w:val="en-US"/>
              </w:rPr>
              <w:t>Type</w:t>
            </w:r>
            <w:r w:rsidR="00F639CD" w:rsidRPr="00CE25AF">
              <w:rPr>
                <w:lang w:val="en-US"/>
              </w:rPr>
              <w:t>"</w:t>
            </w:r>
            <w:r w:rsidR="009637DA" w:rsidRPr="00CE25AF">
              <w:rPr>
                <w:lang w:val="en-US"/>
              </w:rPr>
              <w:t xml:space="preserve"> of enumeration </w:t>
            </w:r>
            <w:r w:rsidR="00F639CD" w:rsidRPr="00CE25AF">
              <w:rPr>
                <w:lang w:val="en-US"/>
              </w:rPr>
              <w:t>"</w:t>
            </w:r>
            <w:proofErr w:type="spellStart"/>
            <w:r w:rsidR="009637DA" w:rsidRPr="00CE25AF">
              <w:rPr>
                <w:lang w:val="en-US"/>
              </w:rPr>
              <w:t>AssetKind</w:t>
            </w:r>
            <w:proofErr w:type="spellEnd"/>
            <w:r w:rsidR="00F639CD" w:rsidRPr="00CE25AF">
              <w:rPr>
                <w:lang w:val="en-US"/>
              </w:rPr>
              <w:t>"</w:t>
            </w:r>
            <w:r w:rsidR="009637DA" w:rsidRPr="00CE25AF">
              <w:rPr>
                <w:lang w:val="en-US"/>
              </w:rPr>
              <w:t xml:space="preserve"> </w:t>
            </w:r>
            <w:r w:rsidRPr="00845EB7">
              <w:rPr>
                <w:lang w:val="en-US"/>
              </w:rPr>
              <w:t>conformant to</w:t>
            </w:r>
            <w:r w:rsidRPr="00CE25AF">
              <w:rPr>
                <w:lang w:val="en-US"/>
              </w:rPr>
              <w:t xml:space="preserve"> IEC 63278-1</w:t>
            </w:r>
          </w:p>
        </w:tc>
      </w:tr>
      <w:tr w:rsidR="009637DA" w:rsidRPr="00F0151A" w14:paraId="3C9CEB1B" w14:textId="77777777" w:rsidTr="00C72010">
        <w:tc>
          <w:tcPr>
            <w:tcW w:w="629" w:type="dxa"/>
          </w:tcPr>
          <w:p w14:paraId="7A2BD47C" w14:textId="77777777" w:rsidR="009637DA" w:rsidRPr="00CE25AF" w:rsidRDefault="009637DA" w:rsidP="009637DA">
            <w:pPr>
              <w:rPr>
                <w:lang w:val="en-US"/>
              </w:rPr>
            </w:pPr>
          </w:p>
        </w:tc>
        <w:tc>
          <w:tcPr>
            <w:tcW w:w="3496" w:type="dxa"/>
          </w:tcPr>
          <w:p w14:paraId="7E839F64" w14:textId="62ED0F78" w:rsidR="009637DA" w:rsidRPr="00373A9F" w:rsidRDefault="009637DA" w:rsidP="009637DA">
            <w:pPr>
              <w:rPr>
                <w:lang w:val="en-US"/>
              </w:rPr>
            </w:pPr>
            <w:proofErr w:type="spellStart"/>
            <w:r w:rsidRPr="00373A9F">
              <w:rPr>
                <w:lang w:val="en-US"/>
              </w:rPr>
              <w:t>AssetKind</w:t>
            </w:r>
            <w:proofErr w:type="spellEnd"/>
            <w:r w:rsidRPr="00373A9F">
              <w:rPr>
                <w:lang w:val="en-US"/>
              </w:rPr>
              <w:t>/Instance</w:t>
            </w:r>
          </w:p>
        </w:tc>
        <w:tc>
          <w:tcPr>
            <w:tcW w:w="0" w:type="auto"/>
          </w:tcPr>
          <w:p w14:paraId="1A86B365" w14:textId="24986B54" w:rsidR="009637DA" w:rsidRPr="00CE25AF" w:rsidRDefault="009637DA" w:rsidP="007C7161">
            <w:pPr>
              <w:rPr>
                <w:lang w:val="en-US"/>
              </w:rPr>
            </w:pPr>
            <w:r w:rsidRPr="00CE25AF">
              <w:rPr>
                <w:lang w:val="en-US"/>
              </w:rPr>
              <w:t xml:space="preserve">Updated description of value </w:t>
            </w:r>
            <w:r w:rsidR="00F639CD" w:rsidRPr="00CE25AF">
              <w:rPr>
                <w:lang w:val="en-US"/>
              </w:rPr>
              <w:t>"</w:t>
            </w:r>
            <w:r w:rsidRPr="00CE25AF">
              <w:rPr>
                <w:lang w:val="en-US"/>
              </w:rPr>
              <w:t>Instance</w:t>
            </w:r>
            <w:r w:rsidR="00F639CD" w:rsidRPr="00CE25AF">
              <w:rPr>
                <w:lang w:val="en-US"/>
              </w:rPr>
              <w:t>"</w:t>
            </w:r>
            <w:r w:rsidRPr="00CE25AF">
              <w:rPr>
                <w:lang w:val="en-US"/>
              </w:rPr>
              <w:t xml:space="preserve"> of enumeration </w:t>
            </w:r>
            <w:r w:rsidR="00F639CD" w:rsidRPr="00CE25AF">
              <w:rPr>
                <w:lang w:val="en-US"/>
              </w:rPr>
              <w:t>"</w:t>
            </w:r>
            <w:proofErr w:type="spellStart"/>
            <w:r w:rsidRPr="00CE25AF">
              <w:rPr>
                <w:lang w:val="en-US"/>
              </w:rPr>
              <w:t>AssetKind</w:t>
            </w:r>
            <w:proofErr w:type="spellEnd"/>
            <w:r w:rsidR="00F639CD" w:rsidRPr="00CE25AF">
              <w:rPr>
                <w:lang w:val="en-US"/>
              </w:rPr>
              <w:t>"</w:t>
            </w:r>
            <w:r w:rsidRPr="00CE25AF">
              <w:rPr>
                <w:lang w:val="en-US"/>
              </w:rPr>
              <w:t xml:space="preserve"> </w:t>
            </w:r>
            <w:r w:rsidRPr="00845EB7">
              <w:rPr>
                <w:lang w:val="en-US"/>
              </w:rPr>
              <w:t>- conformant to</w:t>
            </w:r>
            <w:r w:rsidRPr="00CE25AF">
              <w:rPr>
                <w:lang w:val="en-US"/>
              </w:rPr>
              <w:t xml:space="preserve"> IEC 63278-1</w:t>
            </w:r>
          </w:p>
        </w:tc>
      </w:tr>
      <w:tr w:rsidR="00514E58" w:rsidRPr="00CE25AF" w14:paraId="1DB70B7C" w14:textId="77777777" w:rsidTr="00C72010">
        <w:tc>
          <w:tcPr>
            <w:tcW w:w="629" w:type="dxa"/>
          </w:tcPr>
          <w:p w14:paraId="691EF927" w14:textId="77777777" w:rsidR="00514E58" w:rsidRPr="00CE25AF" w:rsidRDefault="00514E58" w:rsidP="009637DA">
            <w:pPr>
              <w:rPr>
                <w:lang w:val="en-US"/>
              </w:rPr>
            </w:pPr>
          </w:p>
        </w:tc>
        <w:tc>
          <w:tcPr>
            <w:tcW w:w="3496" w:type="dxa"/>
          </w:tcPr>
          <w:p w14:paraId="644931F2" w14:textId="065DCD7F" w:rsidR="00514E58" w:rsidRPr="00373A9F" w:rsidRDefault="00514E58" w:rsidP="009637DA">
            <w:pPr>
              <w:rPr>
                <w:lang w:val="en-US"/>
              </w:rPr>
            </w:pPr>
            <w:proofErr w:type="spellStart"/>
            <w:r w:rsidRPr="00373A9F">
              <w:rPr>
                <w:lang w:val="en-US"/>
              </w:rPr>
              <w:t>BasicEventElement</w:t>
            </w:r>
            <w:proofErr w:type="spellEnd"/>
          </w:p>
        </w:tc>
        <w:tc>
          <w:tcPr>
            <w:tcW w:w="0" w:type="auto"/>
          </w:tcPr>
          <w:p w14:paraId="670DF684" w14:textId="51DBE440" w:rsidR="0098685A" w:rsidRPr="00373A9F" w:rsidRDefault="00514E58" w:rsidP="007C7161">
            <w:pPr>
              <w:rPr>
                <w:lang w:val="en-US"/>
              </w:rPr>
            </w:pPr>
            <w:r w:rsidRPr="00373A9F">
              <w:rPr>
                <w:lang w:val="en-US"/>
              </w:rPr>
              <w:t>Set to &lt;&lt;</w:t>
            </w:r>
            <w:r w:rsidR="005B1972" w:rsidRPr="00373A9F">
              <w:rPr>
                <w:lang w:val="en-US"/>
              </w:rPr>
              <w:t>Experimental</w:t>
            </w:r>
            <w:r w:rsidRPr="00373A9F">
              <w:rPr>
                <w:lang w:val="en-US"/>
              </w:rPr>
              <w:t>&gt;&gt;</w:t>
            </w:r>
          </w:p>
        </w:tc>
      </w:tr>
      <w:tr w:rsidR="0098685A" w:rsidRPr="00F0151A" w14:paraId="3A00A540" w14:textId="77777777" w:rsidTr="00C72010">
        <w:tc>
          <w:tcPr>
            <w:tcW w:w="629" w:type="dxa"/>
          </w:tcPr>
          <w:p w14:paraId="74B27896" w14:textId="76745A1A" w:rsidR="0098685A" w:rsidRPr="00373A9F" w:rsidRDefault="0098685A" w:rsidP="00F06EC6">
            <w:pPr>
              <w:rPr>
                <w:lang w:val="en-US"/>
              </w:rPr>
            </w:pPr>
            <w:r w:rsidRPr="00373A9F">
              <w:rPr>
                <w:lang w:val="en-US"/>
              </w:rPr>
              <w:t>x</w:t>
            </w:r>
          </w:p>
        </w:tc>
        <w:tc>
          <w:tcPr>
            <w:tcW w:w="3496" w:type="dxa"/>
          </w:tcPr>
          <w:p w14:paraId="7DC8F6D1" w14:textId="28AC9264" w:rsidR="0098685A" w:rsidRPr="00373A9F" w:rsidRDefault="0098685A" w:rsidP="00F06EC6">
            <w:pPr>
              <w:rPr>
                <w:lang w:val="en-US"/>
              </w:rPr>
            </w:pPr>
            <w:proofErr w:type="spellStart"/>
            <w:r w:rsidRPr="00373A9F">
              <w:rPr>
                <w:lang w:val="en-US"/>
              </w:rPr>
              <w:t>BasicEventElement</w:t>
            </w:r>
            <w:proofErr w:type="spellEnd"/>
            <w:r w:rsidRPr="00373A9F">
              <w:rPr>
                <w:lang w:val="en-US"/>
              </w:rPr>
              <w:t>/</w:t>
            </w:r>
            <w:proofErr w:type="spellStart"/>
            <w:r w:rsidRPr="00373A9F">
              <w:rPr>
                <w:lang w:val="en-US"/>
              </w:rPr>
              <w:t>messageTopic</w:t>
            </w:r>
            <w:proofErr w:type="spellEnd"/>
          </w:p>
        </w:tc>
        <w:tc>
          <w:tcPr>
            <w:tcW w:w="0" w:type="auto"/>
          </w:tcPr>
          <w:p w14:paraId="21B1B886" w14:textId="34C4A17F" w:rsidR="0098685A" w:rsidRPr="00CE25AF" w:rsidRDefault="0098685A" w:rsidP="007C7161">
            <w:pPr>
              <w:rPr>
                <w:lang w:val="en-US"/>
              </w:rPr>
            </w:pPr>
            <w:r w:rsidRPr="00CE25AF">
              <w:rPr>
                <w:lang w:val="en-US"/>
              </w:rPr>
              <w:t xml:space="preserve">Type changed from string to </w:t>
            </w:r>
            <w:proofErr w:type="spellStart"/>
            <w:r w:rsidRPr="00CE25AF">
              <w:rPr>
                <w:lang w:val="en-US"/>
              </w:rPr>
              <w:t>MessageTopicType</w:t>
            </w:r>
            <w:proofErr w:type="spellEnd"/>
            <w:r w:rsidRPr="00CE25AF">
              <w:rPr>
                <w:lang w:val="en-US"/>
              </w:rPr>
              <w:t xml:space="preserve"> (i.e. length constraint added, maximum 255 characters)</w:t>
            </w:r>
          </w:p>
        </w:tc>
      </w:tr>
      <w:tr w:rsidR="00396104" w:rsidRPr="00F0151A" w14:paraId="7FF8A86C" w14:textId="77777777" w:rsidTr="00C72010">
        <w:tc>
          <w:tcPr>
            <w:tcW w:w="629" w:type="dxa"/>
          </w:tcPr>
          <w:p w14:paraId="0734F7B8" w14:textId="7E4599F8" w:rsidR="00396104" w:rsidRPr="00373A9F" w:rsidRDefault="00396104" w:rsidP="00F06EC6">
            <w:pPr>
              <w:rPr>
                <w:lang w:val="en-US"/>
              </w:rPr>
            </w:pPr>
            <w:r w:rsidRPr="00373A9F">
              <w:rPr>
                <w:lang w:val="en-US"/>
              </w:rPr>
              <w:t>x</w:t>
            </w:r>
          </w:p>
        </w:tc>
        <w:tc>
          <w:tcPr>
            <w:tcW w:w="3496" w:type="dxa"/>
          </w:tcPr>
          <w:p w14:paraId="160FFA5B" w14:textId="7A056935" w:rsidR="00396104" w:rsidRPr="00373A9F" w:rsidRDefault="00396104" w:rsidP="00F06EC6">
            <w:pPr>
              <w:rPr>
                <w:lang w:val="en-US"/>
              </w:rPr>
            </w:pPr>
            <w:proofErr w:type="spellStart"/>
            <w:r w:rsidRPr="00373A9F">
              <w:rPr>
                <w:lang w:val="en-US"/>
              </w:rPr>
              <w:t>BasicEventElement</w:t>
            </w:r>
            <w:proofErr w:type="spellEnd"/>
            <w:r w:rsidRPr="00373A9F">
              <w:rPr>
                <w:lang w:val="en-US"/>
              </w:rPr>
              <w:t>/</w:t>
            </w:r>
            <w:proofErr w:type="spellStart"/>
            <w:r w:rsidRPr="00373A9F">
              <w:rPr>
                <w:lang w:val="en-US"/>
              </w:rPr>
              <w:t>minInterval</w:t>
            </w:r>
            <w:proofErr w:type="spellEnd"/>
          </w:p>
        </w:tc>
        <w:tc>
          <w:tcPr>
            <w:tcW w:w="0" w:type="auto"/>
          </w:tcPr>
          <w:p w14:paraId="7E04247C" w14:textId="3E172989" w:rsidR="00396104" w:rsidRPr="00CE25AF" w:rsidRDefault="00396104" w:rsidP="007C7161">
            <w:pPr>
              <w:rPr>
                <w:lang w:val="en-US"/>
              </w:rPr>
            </w:pPr>
            <w:r w:rsidRPr="00CE25AF">
              <w:rPr>
                <w:lang w:val="en-US"/>
              </w:rPr>
              <w:t xml:space="preserve">Type changed from </w:t>
            </w:r>
            <w:proofErr w:type="spellStart"/>
            <w:r w:rsidRPr="00CE25AF">
              <w:rPr>
                <w:lang w:val="en-US"/>
              </w:rPr>
              <w:t>dateTime</w:t>
            </w:r>
            <w:proofErr w:type="spellEnd"/>
            <w:r w:rsidRPr="00CE25AF">
              <w:rPr>
                <w:lang w:val="en-US"/>
              </w:rPr>
              <w:t xml:space="preserve"> to duration</w:t>
            </w:r>
          </w:p>
        </w:tc>
      </w:tr>
      <w:tr w:rsidR="00396104" w:rsidRPr="00F0151A" w14:paraId="43B5365B" w14:textId="77777777" w:rsidTr="00C72010">
        <w:tc>
          <w:tcPr>
            <w:tcW w:w="629" w:type="dxa"/>
          </w:tcPr>
          <w:p w14:paraId="5390C30E" w14:textId="4F30B149" w:rsidR="00396104" w:rsidRPr="00373A9F" w:rsidRDefault="00396104" w:rsidP="00F06EC6">
            <w:pPr>
              <w:rPr>
                <w:lang w:val="en-US"/>
              </w:rPr>
            </w:pPr>
            <w:r w:rsidRPr="00373A9F">
              <w:rPr>
                <w:lang w:val="en-US"/>
              </w:rPr>
              <w:t>x</w:t>
            </w:r>
          </w:p>
        </w:tc>
        <w:tc>
          <w:tcPr>
            <w:tcW w:w="3496" w:type="dxa"/>
          </w:tcPr>
          <w:p w14:paraId="7397C653" w14:textId="7FA79A25" w:rsidR="00396104" w:rsidRPr="00373A9F" w:rsidRDefault="00396104" w:rsidP="00F06EC6">
            <w:pPr>
              <w:rPr>
                <w:lang w:val="en-US"/>
              </w:rPr>
            </w:pPr>
            <w:proofErr w:type="spellStart"/>
            <w:r w:rsidRPr="00373A9F">
              <w:rPr>
                <w:lang w:val="en-US"/>
              </w:rPr>
              <w:t>BasicEventElement</w:t>
            </w:r>
            <w:proofErr w:type="spellEnd"/>
            <w:r w:rsidRPr="00373A9F">
              <w:rPr>
                <w:lang w:val="en-US"/>
              </w:rPr>
              <w:t>/</w:t>
            </w:r>
            <w:proofErr w:type="spellStart"/>
            <w:r w:rsidRPr="00373A9F">
              <w:rPr>
                <w:lang w:val="en-US"/>
              </w:rPr>
              <w:t>maxInterval</w:t>
            </w:r>
            <w:proofErr w:type="spellEnd"/>
          </w:p>
        </w:tc>
        <w:tc>
          <w:tcPr>
            <w:tcW w:w="0" w:type="auto"/>
          </w:tcPr>
          <w:p w14:paraId="20A060FB" w14:textId="2047D1BA" w:rsidR="00396104" w:rsidRPr="00CE25AF" w:rsidRDefault="00396104" w:rsidP="007C7161">
            <w:pPr>
              <w:rPr>
                <w:lang w:val="en-US"/>
              </w:rPr>
            </w:pPr>
            <w:r w:rsidRPr="00CE25AF">
              <w:rPr>
                <w:lang w:val="en-US"/>
              </w:rPr>
              <w:t xml:space="preserve">Type changed from </w:t>
            </w:r>
            <w:proofErr w:type="spellStart"/>
            <w:r w:rsidRPr="00CE25AF">
              <w:rPr>
                <w:lang w:val="en-US"/>
              </w:rPr>
              <w:t>dateTime</w:t>
            </w:r>
            <w:proofErr w:type="spellEnd"/>
            <w:r w:rsidRPr="00CE25AF">
              <w:rPr>
                <w:lang w:val="en-US"/>
              </w:rPr>
              <w:t xml:space="preserve"> to duration</w:t>
            </w:r>
          </w:p>
        </w:tc>
      </w:tr>
      <w:tr w:rsidR="00F06EC6" w:rsidRPr="00F0151A" w14:paraId="6AAF8CF5" w14:textId="77777777" w:rsidTr="00C72010">
        <w:tc>
          <w:tcPr>
            <w:tcW w:w="629" w:type="dxa"/>
          </w:tcPr>
          <w:p w14:paraId="580CB576" w14:textId="5CB5FA47" w:rsidR="00F06EC6" w:rsidRPr="00373A9F" w:rsidRDefault="00F06EC6" w:rsidP="00F06EC6">
            <w:pPr>
              <w:rPr>
                <w:lang w:val="en-US"/>
              </w:rPr>
            </w:pPr>
            <w:r w:rsidRPr="00373A9F">
              <w:rPr>
                <w:lang w:val="en-US"/>
              </w:rPr>
              <w:t>(x)</w:t>
            </w:r>
            <w:r w:rsidRPr="00373A9F">
              <w:rPr>
                <w:rStyle w:val="FootnoteReference"/>
                <w:lang w:val="en-US"/>
              </w:rPr>
              <w:footnoteReference w:id="50"/>
            </w:r>
          </w:p>
        </w:tc>
        <w:tc>
          <w:tcPr>
            <w:tcW w:w="3496" w:type="dxa"/>
          </w:tcPr>
          <w:p w14:paraId="7A9A51F2" w14:textId="1D6EE055" w:rsidR="00F06EC6" w:rsidRPr="00373A9F" w:rsidRDefault="00F06EC6" w:rsidP="00F06EC6">
            <w:pPr>
              <w:rPr>
                <w:lang w:val="en-US"/>
              </w:rPr>
            </w:pPr>
            <w:proofErr w:type="spellStart"/>
            <w:r w:rsidRPr="00373A9F">
              <w:rPr>
                <w:lang w:val="en-US"/>
              </w:rPr>
              <w:t>BlobType</w:t>
            </w:r>
            <w:proofErr w:type="spellEnd"/>
          </w:p>
        </w:tc>
        <w:tc>
          <w:tcPr>
            <w:tcW w:w="0" w:type="auto"/>
          </w:tcPr>
          <w:p w14:paraId="0D46A834" w14:textId="59EF52AD" w:rsidR="00F06EC6" w:rsidRPr="00CE25AF" w:rsidRDefault="00F06EC6" w:rsidP="007C7161">
            <w:pPr>
              <w:rPr>
                <w:lang w:val="en-US"/>
              </w:rPr>
            </w:pPr>
            <w:r w:rsidRPr="00CE25AF">
              <w:rPr>
                <w:lang w:val="en-US"/>
              </w:rPr>
              <w:t xml:space="preserve">Primitive changed from "group of bytes" to </w:t>
            </w:r>
            <w:r w:rsidR="007E55D2">
              <w:rPr>
                <w:lang w:val="en-US"/>
              </w:rPr>
              <w:t>B</w:t>
            </w:r>
            <w:r w:rsidRPr="00CE25AF">
              <w:rPr>
                <w:lang w:val="en-US"/>
              </w:rPr>
              <w:t>ase64Binary</w:t>
            </w:r>
          </w:p>
        </w:tc>
      </w:tr>
      <w:tr w:rsidR="00BA6354" w:rsidRPr="00CE25AF" w14:paraId="18D9310B" w14:textId="77777777" w:rsidTr="00C72010">
        <w:tc>
          <w:tcPr>
            <w:tcW w:w="629" w:type="dxa"/>
          </w:tcPr>
          <w:p w14:paraId="78FB0651" w14:textId="77777777" w:rsidR="00BA6354" w:rsidRPr="00CE25AF" w:rsidRDefault="00BA6354" w:rsidP="00F06EC6">
            <w:pPr>
              <w:rPr>
                <w:lang w:val="en-US"/>
              </w:rPr>
            </w:pPr>
          </w:p>
        </w:tc>
        <w:tc>
          <w:tcPr>
            <w:tcW w:w="3496" w:type="dxa"/>
          </w:tcPr>
          <w:p w14:paraId="512E42B7" w14:textId="09CCFB2C" w:rsidR="00BA6354" w:rsidRPr="00373A9F" w:rsidRDefault="00BA6354" w:rsidP="00F06EC6">
            <w:pPr>
              <w:rPr>
                <w:lang w:val="en-US"/>
              </w:rPr>
            </w:pPr>
            <w:proofErr w:type="spellStart"/>
            <w:r w:rsidRPr="00373A9F">
              <w:rPr>
                <w:lang w:val="en-US"/>
              </w:rPr>
              <w:t>ContentType</w:t>
            </w:r>
            <w:proofErr w:type="spellEnd"/>
          </w:p>
        </w:tc>
        <w:tc>
          <w:tcPr>
            <w:tcW w:w="0" w:type="auto"/>
          </w:tcPr>
          <w:p w14:paraId="76C258E5" w14:textId="2E9740E0" w:rsidR="00BA6354" w:rsidRPr="00373A9F" w:rsidRDefault="00BA6354" w:rsidP="007C7161">
            <w:pPr>
              <w:rPr>
                <w:lang w:val="en-US"/>
              </w:rPr>
            </w:pPr>
            <w:r w:rsidRPr="00373A9F">
              <w:rPr>
                <w:lang w:val="en-US"/>
              </w:rPr>
              <w:t>Maximum length defined: 100 characters</w:t>
            </w:r>
          </w:p>
        </w:tc>
      </w:tr>
      <w:tr w:rsidR="00FC0969" w:rsidRPr="00CE25AF" w14:paraId="7602481F" w14:textId="77777777" w:rsidTr="00C72010">
        <w:tc>
          <w:tcPr>
            <w:tcW w:w="629" w:type="dxa"/>
          </w:tcPr>
          <w:p w14:paraId="0869E6DA" w14:textId="77777777" w:rsidR="00FC0969" w:rsidRPr="00373A9F" w:rsidRDefault="00FC0969" w:rsidP="00F06EC6">
            <w:pPr>
              <w:rPr>
                <w:lang w:val="en-US"/>
              </w:rPr>
            </w:pPr>
          </w:p>
        </w:tc>
        <w:tc>
          <w:tcPr>
            <w:tcW w:w="3496" w:type="dxa"/>
          </w:tcPr>
          <w:p w14:paraId="61C9F0A4" w14:textId="1F729DB6" w:rsidR="00FC0969" w:rsidRPr="00373A9F" w:rsidRDefault="00FC0969" w:rsidP="00F06EC6">
            <w:pPr>
              <w:rPr>
                <w:lang w:val="en-US"/>
              </w:rPr>
            </w:pPr>
            <w:proofErr w:type="spellStart"/>
            <w:r w:rsidRPr="00373A9F">
              <w:rPr>
                <w:lang w:val="en-US"/>
              </w:rPr>
              <w:t>decimalBuildInTypes</w:t>
            </w:r>
            <w:proofErr w:type="spellEnd"/>
          </w:p>
        </w:tc>
        <w:tc>
          <w:tcPr>
            <w:tcW w:w="0" w:type="auto"/>
          </w:tcPr>
          <w:p w14:paraId="1B21AD4E" w14:textId="4603ACE7" w:rsidR="00FC0969" w:rsidRPr="00373A9F" w:rsidRDefault="00FC0969" w:rsidP="007C7161">
            <w:pPr>
              <w:rPr>
                <w:lang w:val="en-US"/>
              </w:rPr>
            </w:pPr>
            <w:r w:rsidRPr="00373A9F">
              <w:rPr>
                <w:lang w:val="en-US"/>
              </w:rPr>
              <w:t>Removed</w:t>
            </w:r>
          </w:p>
        </w:tc>
      </w:tr>
      <w:tr w:rsidR="00FC0969" w:rsidRPr="00CE25AF" w14:paraId="05A32294" w14:textId="77777777" w:rsidTr="00C72010">
        <w:tc>
          <w:tcPr>
            <w:tcW w:w="629" w:type="dxa"/>
          </w:tcPr>
          <w:p w14:paraId="40E7C4A3" w14:textId="77777777" w:rsidR="00FC0969" w:rsidRPr="00373A9F" w:rsidRDefault="00FC0969" w:rsidP="00F06EC6">
            <w:pPr>
              <w:rPr>
                <w:lang w:val="en-US"/>
              </w:rPr>
            </w:pPr>
          </w:p>
        </w:tc>
        <w:tc>
          <w:tcPr>
            <w:tcW w:w="3496" w:type="dxa"/>
          </w:tcPr>
          <w:p w14:paraId="166F8639" w14:textId="22691E28" w:rsidR="00FC0969" w:rsidRPr="00373A9F" w:rsidRDefault="00FC0969" w:rsidP="00F06EC6">
            <w:pPr>
              <w:rPr>
                <w:lang w:val="en-US"/>
              </w:rPr>
            </w:pPr>
            <w:proofErr w:type="spellStart"/>
            <w:r w:rsidRPr="00373A9F">
              <w:rPr>
                <w:lang w:val="en-US"/>
              </w:rPr>
              <w:t>durationBuildInTypes</w:t>
            </w:r>
            <w:proofErr w:type="spellEnd"/>
          </w:p>
        </w:tc>
        <w:tc>
          <w:tcPr>
            <w:tcW w:w="0" w:type="auto"/>
          </w:tcPr>
          <w:p w14:paraId="4F7CE67D" w14:textId="7EA6B5B0" w:rsidR="00FC0969" w:rsidRPr="00373A9F" w:rsidRDefault="00FC0969" w:rsidP="007C7161">
            <w:pPr>
              <w:rPr>
                <w:lang w:val="en-US"/>
              </w:rPr>
            </w:pPr>
            <w:r w:rsidRPr="00373A9F">
              <w:rPr>
                <w:lang w:val="en-US"/>
              </w:rPr>
              <w:t>Removed</w:t>
            </w:r>
          </w:p>
        </w:tc>
      </w:tr>
      <w:tr w:rsidR="006F6953" w:rsidRPr="00F0151A" w14:paraId="6850695C" w14:textId="77777777" w:rsidTr="0060695A">
        <w:tc>
          <w:tcPr>
            <w:tcW w:w="629" w:type="dxa"/>
          </w:tcPr>
          <w:p w14:paraId="193AD758" w14:textId="602422BE" w:rsidR="006F6953" w:rsidRPr="00373A9F" w:rsidRDefault="006F6953" w:rsidP="00F06EC6">
            <w:pPr>
              <w:rPr>
                <w:lang w:val="en-US"/>
              </w:rPr>
            </w:pPr>
            <w:r w:rsidRPr="00373A9F">
              <w:rPr>
                <w:lang w:val="en-US"/>
              </w:rPr>
              <w:t>x</w:t>
            </w:r>
          </w:p>
        </w:tc>
        <w:tc>
          <w:tcPr>
            <w:tcW w:w="3496" w:type="dxa"/>
          </w:tcPr>
          <w:p w14:paraId="01641514" w14:textId="7E42B4EF" w:rsidR="006F6953" w:rsidRPr="00373A9F" w:rsidRDefault="006F6953" w:rsidP="00F06EC6">
            <w:pPr>
              <w:rPr>
                <w:lang w:val="en-US"/>
              </w:rPr>
            </w:pPr>
            <w:proofErr w:type="spellStart"/>
            <w:r w:rsidRPr="00373A9F">
              <w:rPr>
                <w:lang w:val="en-US"/>
              </w:rPr>
              <w:t>DataSpecification</w:t>
            </w:r>
            <w:proofErr w:type="spellEnd"/>
            <w:r w:rsidRPr="00373A9F">
              <w:rPr>
                <w:lang w:val="en-US"/>
              </w:rPr>
              <w:t>/description</w:t>
            </w:r>
          </w:p>
        </w:tc>
        <w:tc>
          <w:tcPr>
            <w:tcW w:w="0" w:type="auto"/>
          </w:tcPr>
          <w:p w14:paraId="77894607" w14:textId="5D6F4E14" w:rsidR="006F6953" w:rsidRPr="00CE25AF" w:rsidRDefault="006F6953" w:rsidP="007C7161">
            <w:pPr>
              <w:rPr>
                <w:lang w:val="en-US"/>
              </w:rPr>
            </w:pPr>
            <w:r w:rsidRPr="00CE25AF">
              <w:rPr>
                <w:lang w:val="en-US"/>
              </w:rPr>
              <w:t xml:space="preserve">Type changed from </w:t>
            </w:r>
            <w:proofErr w:type="spellStart"/>
            <w:r w:rsidRPr="00CE25AF">
              <w:rPr>
                <w:lang w:val="en-US"/>
              </w:rPr>
              <w:t>LangStringSet</w:t>
            </w:r>
            <w:proofErr w:type="spellEnd"/>
            <w:r w:rsidRPr="00CE25AF">
              <w:rPr>
                <w:lang w:val="en-US"/>
              </w:rPr>
              <w:t xml:space="preserve"> to </w:t>
            </w:r>
            <w:proofErr w:type="spellStart"/>
            <w:r w:rsidRPr="00CE25AF">
              <w:rPr>
                <w:lang w:val="en-US"/>
              </w:rPr>
              <w:t>MultiLanguageTextType</w:t>
            </w:r>
            <w:proofErr w:type="spellEnd"/>
            <w:r w:rsidR="007E55D2">
              <w:rPr>
                <w:lang w:val="en-US"/>
              </w:rPr>
              <w:t>; l</w:t>
            </w:r>
            <w:r w:rsidRPr="00CE25AF">
              <w:rPr>
                <w:lang w:val="en-US"/>
              </w:rPr>
              <w:t>ength constraint</w:t>
            </w:r>
            <w:r w:rsidR="007E55D2">
              <w:rPr>
                <w:lang w:val="en-US"/>
              </w:rPr>
              <w:t xml:space="preserve"> added</w:t>
            </w:r>
          </w:p>
        </w:tc>
      </w:tr>
      <w:tr w:rsidR="00B05A4A" w:rsidRPr="00F0151A" w14:paraId="540B7445" w14:textId="77777777" w:rsidTr="00C72010">
        <w:tc>
          <w:tcPr>
            <w:tcW w:w="629" w:type="dxa"/>
          </w:tcPr>
          <w:p w14:paraId="3FA557B1" w14:textId="3668A2D0" w:rsidR="00B05A4A" w:rsidRPr="00373A9F" w:rsidRDefault="00341296" w:rsidP="00F06EC6">
            <w:pPr>
              <w:rPr>
                <w:lang w:val="en-US"/>
              </w:rPr>
            </w:pPr>
            <w:r w:rsidRPr="00373A9F">
              <w:rPr>
                <w:lang w:val="en-US"/>
              </w:rPr>
              <w:t>x</w:t>
            </w:r>
          </w:p>
        </w:tc>
        <w:tc>
          <w:tcPr>
            <w:tcW w:w="3496" w:type="dxa"/>
          </w:tcPr>
          <w:p w14:paraId="4521E93B" w14:textId="1E0B2233" w:rsidR="00B05A4A" w:rsidRPr="00373A9F" w:rsidRDefault="00B05A4A" w:rsidP="00F06EC6">
            <w:pPr>
              <w:rPr>
                <w:lang w:val="en-US"/>
              </w:rPr>
            </w:pPr>
            <w:proofErr w:type="spellStart"/>
            <w:r w:rsidRPr="00373A9F">
              <w:rPr>
                <w:lang w:val="en-US"/>
              </w:rPr>
              <w:t>DataTypeDefRdf</w:t>
            </w:r>
            <w:proofErr w:type="spellEnd"/>
            <w:r w:rsidR="00685628" w:rsidRPr="00373A9F">
              <w:rPr>
                <w:lang w:val="en-US"/>
              </w:rPr>
              <w:t>/</w:t>
            </w:r>
            <w:proofErr w:type="spellStart"/>
            <w:r w:rsidR="00685628" w:rsidRPr="00373A9F">
              <w:rPr>
                <w:lang w:val="en-US"/>
              </w:rPr>
              <w:t>langString</w:t>
            </w:r>
            <w:proofErr w:type="spellEnd"/>
          </w:p>
        </w:tc>
        <w:tc>
          <w:tcPr>
            <w:tcW w:w="0" w:type="auto"/>
          </w:tcPr>
          <w:p w14:paraId="40FD64A9" w14:textId="1311D79D" w:rsidR="00B05A4A" w:rsidRPr="00CE25AF" w:rsidRDefault="00685628" w:rsidP="007C7161">
            <w:pPr>
              <w:rPr>
                <w:lang w:val="en-US"/>
              </w:rPr>
            </w:pPr>
            <w:r w:rsidRPr="00CE25AF">
              <w:rPr>
                <w:lang w:val="en-US"/>
              </w:rPr>
              <w:t>Added prefix "</w:t>
            </w:r>
            <w:proofErr w:type="spellStart"/>
            <w:r w:rsidRPr="00CE25AF">
              <w:rPr>
                <w:lang w:val="en-US"/>
              </w:rPr>
              <w:t>rdf</w:t>
            </w:r>
            <w:proofErr w:type="spellEnd"/>
            <w:r w:rsidRPr="00CE25AF">
              <w:rPr>
                <w:lang w:val="en-US"/>
              </w:rPr>
              <w:t xml:space="preserve">:", i.e. change from </w:t>
            </w:r>
            <w:proofErr w:type="spellStart"/>
            <w:r w:rsidRPr="00CE25AF">
              <w:rPr>
                <w:lang w:val="en-US"/>
              </w:rPr>
              <w:t>langString</w:t>
            </w:r>
            <w:proofErr w:type="spellEnd"/>
            <w:r w:rsidRPr="00CE25AF">
              <w:rPr>
                <w:lang w:val="en-US"/>
              </w:rPr>
              <w:t xml:space="preserve"> to </w:t>
            </w:r>
            <w:proofErr w:type="spellStart"/>
            <w:r w:rsidRPr="00CE25AF">
              <w:rPr>
                <w:lang w:val="en-US"/>
              </w:rPr>
              <w:t>rdf:langString</w:t>
            </w:r>
            <w:proofErr w:type="spellEnd"/>
          </w:p>
        </w:tc>
      </w:tr>
      <w:tr w:rsidR="00685628" w:rsidRPr="00F0151A" w14:paraId="6B3AA453" w14:textId="77777777" w:rsidTr="00C72010">
        <w:tc>
          <w:tcPr>
            <w:tcW w:w="629" w:type="dxa"/>
          </w:tcPr>
          <w:p w14:paraId="5E8E1DC7" w14:textId="673AC3C0" w:rsidR="00685628" w:rsidRPr="00373A9F" w:rsidRDefault="00341296" w:rsidP="00685628">
            <w:pPr>
              <w:rPr>
                <w:lang w:val="en-US"/>
              </w:rPr>
            </w:pPr>
            <w:r w:rsidRPr="00373A9F">
              <w:rPr>
                <w:lang w:val="en-US"/>
              </w:rPr>
              <w:t>x</w:t>
            </w:r>
          </w:p>
        </w:tc>
        <w:tc>
          <w:tcPr>
            <w:tcW w:w="3496" w:type="dxa"/>
          </w:tcPr>
          <w:p w14:paraId="0D19471E" w14:textId="531D6B30" w:rsidR="00685628" w:rsidRPr="00373A9F" w:rsidRDefault="00685628" w:rsidP="00685628">
            <w:pPr>
              <w:rPr>
                <w:lang w:val="en-US"/>
              </w:rPr>
            </w:pPr>
            <w:proofErr w:type="spellStart"/>
            <w:r w:rsidRPr="00373A9F">
              <w:rPr>
                <w:lang w:val="en-US"/>
              </w:rPr>
              <w:t>DateTypeDefXsd</w:t>
            </w:r>
            <w:proofErr w:type="spellEnd"/>
            <w:r w:rsidRPr="00373A9F">
              <w:rPr>
                <w:lang w:val="en-US"/>
              </w:rPr>
              <w:t>/</w:t>
            </w:r>
            <w:proofErr w:type="spellStart"/>
            <w:r w:rsidRPr="00373A9F">
              <w:rPr>
                <w:lang w:val="en-US"/>
              </w:rPr>
              <w:t>dateTimeStamp</w:t>
            </w:r>
            <w:proofErr w:type="spellEnd"/>
          </w:p>
        </w:tc>
        <w:tc>
          <w:tcPr>
            <w:tcW w:w="0" w:type="auto"/>
          </w:tcPr>
          <w:p w14:paraId="1DCA0BFD" w14:textId="6FCF41C1" w:rsidR="00685628" w:rsidRPr="00CE25AF" w:rsidRDefault="00685628" w:rsidP="007C7161">
            <w:pPr>
              <w:rPr>
                <w:lang w:val="en-US"/>
              </w:rPr>
            </w:pPr>
            <w:r w:rsidRPr="00CE25AF">
              <w:rPr>
                <w:lang w:val="en-US"/>
              </w:rPr>
              <w:t>Removed since not part of XML Schema 1.0</w:t>
            </w:r>
          </w:p>
        </w:tc>
      </w:tr>
      <w:tr w:rsidR="00685628" w:rsidRPr="00F0151A" w14:paraId="16BA0F45" w14:textId="77777777" w:rsidTr="00C72010">
        <w:tc>
          <w:tcPr>
            <w:tcW w:w="629" w:type="dxa"/>
          </w:tcPr>
          <w:p w14:paraId="2CA91CF5" w14:textId="547493CF" w:rsidR="00685628" w:rsidRPr="00373A9F" w:rsidRDefault="00341296" w:rsidP="00685628">
            <w:pPr>
              <w:rPr>
                <w:lang w:val="en-US"/>
              </w:rPr>
            </w:pPr>
            <w:r w:rsidRPr="00373A9F">
              <w:rPr>
                <w:lang w:val="en-US"/>
              </w:rPr>
              <w:t>x</w:t>
            </w:r>
          </w:p>
        </w:tc>
        <w:tc>
          <w:tcPr>
            <w:tcW w:w="3496" w:type="dxa"/>
          </w:tcPr>
          <w:p w14:paraId="6EC8A7C9" w14:textId="2A083518" w:rsidR="00685628" w:rsidRPr="00373A9F" w:rsidRDefault="00685628" w:rsidP="00685628">
            <w:pPr>
              <w:rPr>
                <w:lang w:val="en-US"/>
              </w:rPr>
            </w:pPr>
            <w:proofErr w:type="spellStart"/>
            <w:r w:rsidRPr="00373A9F">
              <w:rPr>
                <w:lang w:val="en-US"/>
              </w:rPr>
              <w:t>DataTypeDefXsd</w:t>
            </w:r>
            <w:proofErr w:type="spellEnd"/>
            <w:r w:rsidRPr="00373A9F">
              <w:rPr>
                <w:lang w:val="en-US"/>
              </w:rPr>
              <w:t>/</w:t>
            </w:r>
            <w:proofErr w:type="spellStart"/>
            <w:r w:rsidRPr="00373A9F">
              <w:rPr>
                <w:lang w:val="en-US"/>
              </w:rPr>
              <w:t>dayTimeDuration</w:t>
            </w:r>
            <w:proofErr w:type="spellEnd"/>
          </w:p>
        </w:tc>
        <w:tc>
          <w:tcPr>
            <w:tcW w:w="0" w:type="auto"/>
          </w:tcPr>
          <w:p w14:paraId="22D9C07C" w14:textId="356D9E81" w:rsidR="00685628" w:rsidRPr="00CE25AF" w:rsidRDefault="00685628" w:rsidP="007C7161">
            <w:pPr>
              <w:rPr>
                <w:lang w:val="en-US"/>
              </w:rPr>
            </w:pPr>
            <w:r w:rsidRPr="00CE25AF">
              <w:rPr>
                <w:lang w:val="en-US"/>
              </w:rPr>
              <w:t>Removed since not part of XML Schema 1.0</w:t>
            </w:r>
          </w:p>
        </w:tc>
      </w:tr>
      <w:tr w:rsidR="00685628" w:rsidRPr="00F0151A" w14:paraId="69565130" w14:textId="77777777" w:rsidTr="00C72010">
        <w:tc>
          <w:tcPr>
            <w:tcW w:w="629" w:type="dxa"/>
          </w:tcPr>
          <w:p w14:paraId="76AA5D85" w14:textId="17575E18" w:rsidR="00685628" w:rsidRPr="00373A9F" w:rsidRDefault="00341296" w:rsidP="00685628">
            <w:pPr>
              <w:rPr>
                <w:lang w:val="en-US"/>
              </w:rPr>
            </w:pPr>
            <w:r w:rsidRPr="00373A9F">
              <w:rPr>
                <w:lang w:val="en-US"/>
              </w:rPr>
              <w:t>x</w:t>
            </w:r>
          </w:p>
        </w:tc>
        <w:tc>
          <w:tcPr>
            <w:tcW w:w="3496" w:type="dxa"/>
          </w:tcPr>
          <w:p w14:paraId="00D29C19" w14:textId="0D5F15B6" w:rsidR="00685628" w:rsidRPr="00373A9F" w:rsidRDefault="00685628" w:rsidP="00685628">
            <w:pPr>
              <w:rPr>
                <w:lang w:val="en-US"/>
              </w:rPr>
            </w:pPr>
            <w:proofErr w:type="spellStart"/>
            <w:r w:rsidRPr="00373A9F">
              <w:rPr>
                <w:lang w:val="en-US"/>
              </w:rPr>
              <w:t>DataTypeDefXsd</w:t>
            </w:r>
            <w:proofErr w:type="spellEnd"/>
            <w:r w:rsidRPr="00373A9F">
              <w:rPr>
                <w:lang w:val="en-US"/>
              </w:rPr>
              <w:t>/</w:t>
            </w:r>
            <w:proofErr w:type="spellStart"/>
            <w:r w:rsidRPr="00373A9F">
              <w:rPr>
                <w:lang w:val="en-US"/>
              </w:rPr>
              <w:t>yearMonthDuration</w:t>
            </w:r>
            <w:proofErr w:type="spellEnd"/>
          </w:p>
        </w:tc>
        <w:tc>
          <w:tcPr>
            <w:tcW w:w="0" w:type="auto"/>
          </w:tcPr>
          <w:p w14:paraId="2ABB2A66" w14:textId="46BE9FC3" w:rsidR="00685628" w:rsidRPr="00CE25AF" w:rsidRDefault="00685628" w:rsidP="007C7161">
            <w:pPr>
              <w:rPr>
                <w:lang w:val="en-US"/>
              </w:rPr>
            </w:pPr>
            <w:r w:rsidRPr="00CE25AF">
              <w:rPr>
                <w:lang w:val="en-US"/>
              </w:rPr>
              <w:t>Removed since not part of XML Schema 1.0</w:t>
            </w:r>
          </w:p>
        </w:tc>
      </w:tr>
      <w:tr w:rsidR="00685628" w:rsidRPr="00CE25AF" w14:paraId="13CAEE18" w14:textId="77777777" w:rsidTr="00C72010">
        <w:tc>
          <w:tcPr>
            <w:tcW w:w="629" w:type="dxa"/>
          </w:tcPr>
          <w:p w14:paraId="6624F830" w14:textId="77777777" w:rsidR="00685628" w:rsidRPr="00CE25AF" w:rsidRDefault="00685628" w:rsidP="00685628">
            <w:pPr>
              <w:rPr>
                <w:lang w:val="en-US"/>
              </w:rPr>
            </w:pPr>
          </w:p>
        </w:tc>
        <w:tc>
          <w:tcPr>
            <w:tcW w:w="3496" w:type="dxa"/>
          </w:tcPr>
          <w:p w14:paraId="3352291F" w14:textId="0C2A6E78" w:rsidR="00685628" w:rsidRPr="00373A9F" w:rsidRDefault="00685628" w:rsidP="00685628">
            <w:pPr>
              <w:rPr>
                <w:lang w:val="en-US"/>
              </w:rPr>
            </w:pPr>
            <w:r w:rsidRPr="00373A9F">
              <w:rPr>
                <w:lang w:val="en-US"/>
              </w:rPr>
              <w:t>Direction</w:t>
            </w:r>
          </w:p>
        </w:tc>
        <w:tc>
          <w:tcPr>
            <w:tcW w:w="0" w:type="auto"/>
          </w:tcPr>
          <w:p w14:paraId="72006260" w14:textId="1BA761C4" w:rsidR="00685628" w:rsidRPr="00373A9F" w:rsidRDefault="00685628" w:rsidP="007C7161">
            <w:pPr>
              <w:rPr>
                <w:lang w:val="en-US"/>
              </w:rPr>
            </w:pPr>
            <w:r w:rsidRPr="00373A9F">
              <w:rPr>
                <w:lang w:val="en-US"/>
              </w:rPr>
              <w:t>Set to &lt;&lt;</w:t>
            </w:r>
            <w:r w:rsidR="005B1972" w:rsidRPr="00373A9F">
              <w:rPr>
                <w:lang w:val="en-US"/>
              </w:rPr>
              <w:t>Experimental</w:t>
            </w:r>
            <w:r w:rsidRPr="00373A9F">
              <w:rPr>
                <w:lang w:val="en-US"/>
              </w:rPr>
              <w:t>&gt;&gt;</w:t>
            </w:r>
          </w:p>
        </w:tc>
      </w:tr>
      <w:tr w:rsidR="005B131C" w:rsidRPr="00F0151A" w14:paraId="5959D4D0" w14:textId="77777777" w:rsidTr="00C72010">
        <w:tc>
          <w:tcPr>
            <w:tcW w:w="629" w:type="dxa"/>
          </w:tcPr>
          <w:p w14:paraId="142E79D7" w14:textId="379604BC" w:rsidR="005B131C" w:rsidRPr="00373A9F" w:rsidRDefault="005B131C" w:rsidP="00685628">
            <w:pPr>
              <w:rPr>
                <w:lang w:val="en-US"/>
              </w:rPr>
            </w:pPr>
            <w:r w:rsidRPr="00373A9F">
              <w:rPr>
                <w:lang w:val="en-US"/>
              </w:rPr>
              <w:t>x</w:t>
            </w:r>
          </w:p>
        </w:tc>
        <w:tc>
          <w:tcPr>
            <w:tcW w:w="3496" w:type="dxa"/>
          </w:tcPr>
          <w:p w14:paraId="5604FAA8" w14:textId="6D224FA5" w:rsidR="005B131C" w:rsidRPr="00373A9F" w:rsidRDefault="005B131C" w:rsidP="00685628">
            <w:pPr>
              <w:rPr>
                <w:lang w:val="en-US"/>
              </w:rPr>
            </w:pPr>
            <w:r w:rsidRPr="00373A9F">
              <w:rPr>
                <w:lang w:val="en-US"/>
              </w:rPr>
              <w:t>Entity/</w:t>
            </w:r>
            <w:proofErr w:type="spellStart"/>
            <w:r w:rsidRPr="00373A9F">
              <w:rPr>
                <w:lang w:val="en-US"/>
              </w:rPr>
              <w:t>globalAssetId</w:t>
            </w:r>
            <w:proofErr w:type="spellEnd"/>
          </w:p>
        </w:tc>
        <w:tc>
          <w:tcPr>
            <w:tcW w:w="0" w:type="auto"/>
          </w:tcPr>
          <w:p w14:paraId="1810D8CC" w14:textId="06F67292" w:rsidR="005B131C" w:rsidRPr="00CE25AF" w:rsidRDefault="005B131C" w:rsidP="007C7161">
            <w:pPr>
              <w:rPr>
                <w:lang w:val="en-US"/>
              </w:rPr>
            </w:pPr>
            <w:r w:rsidRPr="00CE25AF">
              <w:rPr>
                <w:lang w:val="en-US"/>
              </w:rPr>
              <w:t>Type changed from Reference to Identifier</w:t>
            </w:r>
          </w:p>
        </w:tc>
      </w:tr>
      <w:tr w:rsidR="000560B4" w:rsidRPr="00F0151A" w14:paraId="4E08EFCD" w14:textId="77777777" w:rsidTr="00C72010">
        <w:tc>
          <w:tcPr>
            <w:tcW w:w="629" w:type="dxa"/>
          </w:tcPr>
          <w:p w14:paraId="7C1D9325" w14:textId="52E86446" w:rsidR="000560B4" w:rsidRPr="00373A9F" w:rsidRDefault="006A31E8" w:rsidP="00685628">
            <w:pPr>
              <w:rPr>
                <w:lang w:val="en-US"/>
              </w:rPr>
            </w:pPr>
            <w:r w:rsidRPr="00373A9F">
              <w:rPr>
                <w:lang w:val="en-US"/>
              </w:rPr>
              <w:t>x</w:t>
            </w:r>
          </w:p>
        </w:tc>
        <w:tc>
          <w:tcPr>
            <w:tcW w:w="3496" w:type="dxa"/>
          </w:tcPr>
          <w:p w14:paraId="15A2FEA3" w14:textId="4241EF90" w:rsidR="000560B4" w:rsidRPr="00373A9F" w:rsidRDefault="000560B4" w:rsidP="00685628">
            <w:pPr>
              <w:rPr>
                <w:lang w:val="en-US"/>
              </w:rPr>
            </w:pPr>
            <w:r w:rsidRPr="00373A9F">
              <w:rPr>
                <w:lang w:val="en-US"/>
              </w:rPr>
              <w:t>Extension/name</w:t>
            </w:r>
          </w:p>
        </w:tc>
        <w:tc>
          <w:tcPr>
            <w:tcW w:w="0" w:type="auto"/>
          </w:tcPr>
          <w:p w14:paraId="290F60FF" w14:textId="7883436B" w:rsidR="000560B4" w:rsidRPr="00CE25AF" w:rsidRDefault="000560B4" w:rsidP="007C7161">
            <w:pPr>
              <w:rPr>
                <w:lang w:val="en-US"/>
              </w:rPr>
            </w:pPr>
            <w:r w:rsidRPr="00CE25AF">
              <w:rPr>
                <w:lang w:val="en-US"/>
              </w:rPr>
              <w:t xml:space="preserve">Type changed from string to </w:t>
            </w:r>
            <w:proofErr w:type="spellStart"/>
            <w:r w:rsidRPr="00CE25AF">
              <w:rPr>
                <w:lang w:val="en-US"/>
              </w:rPr>
              <w:t>NameType</w:t>
            </w:r>
            <w:proofErr w:type="spellEnd"/>
            <w:r w:rsidR="004D3E7A">
              <w:rPr>
                <w:lang w:val="en-US"/>
              </w:rPr>
              <w:t xml:space="preserve">; </w:t>
            </w:r>
            <w:r w:rsidRPr="00CE25AF">
              <w:rPr>
                <w:lang w:val="en-US"/>
              </w:rPr>
              <w:t>length constraint added</w:t>
            </w:r>
          </w:p>
        </w:tc>
      </w:tr>
      <w:tr w:rsidR="00685628" w:rsidRPr="00CE25AF" w14:paraId="29888073" w14:textId="77777777" w:rsidTr="00C72010">
        <w:tc>
          <w:tcPr>
            <w:tcW w:w="629" w:type="dxa"/>
          </w:tcPr>
          <w:p w14:paraId="543F954A" w14:textId="77777777" w:rsidR="00685628" w:rsidRPr="00CE25AF" w:rsidRDefault="00685628" w:rsidP="00685628">
            <w:pPr>
              <w:rPr>
                <w:lang w:val="en-US"/>
              </w:rPr>
            </w:pPr>
          </w:p>
        </w:tc>
        <w:tc>
          <w:tcPr>
            <w:tcW w:w="3496" w:type="dxa"/>
          </w:tcPr>
          <w:p w14:paraId="264F1F36" w14:textId="6C349183" w:rsidR="00685628" w:rsidRPr="00373A9F" w:rsidRDefault="00685628" w:rsidP="00685628">
            <w:pPr>
              <w:rPr>
                <w:lang w:val="en-US"/>
              </w:rPr>
            </w:pPr>
            <w:proofErr w:type="spellStart"/>
            <w:r w:rsidRPr="00373A9F">
              <w:rPr>
                <w:lang w:val="en-US"/>
              </w:rPr>
              <w:t>EventElement</w:t>
            </w:r>
            <w:proofErr w:type="spellEnd"/>
          </w:p>
        </w:tc>
        <w:tc>
          <w:tcPr>
            <w:tcW w:w="0" w:type="auto"/>
          </w:tcPr>
          <w:p w14:paraId="446D209A" w14:textId="64FD6003" w:rsidR="00685628" w:rsidRPr="00373A9F" w:rsidRDefault="00685628" w:rsidP="007C7161">
            <w:pPr>
              <w:rPr>
                <w:lang w:val="en-US"/>
              </w:rPr>
            </w:pPr>
            <w:r w:rsidRPr="00373A9F">
              <w:rPr>
                <w:lang w:val="en-US"/>
              </w:rPr>
              <w:t>Set to &lt;&lt;</w:t>
            </w:r>
            <w:r w:rsidR="005B1972" w:rsidRPr="00373A9F">
              <w:rPr>
                <w:lang w:val="en-US"/>
              </w:rPr>
              <w:t>Experimental</w:t>
            </w:r>
            <w:r w:rsidRPr="00373A9F">
              <w:rPr>
                <w:lang w:val="en-US"/>
              </w:rPr>
              <w:t>&gt;&gt;</w:t>
            </w:r>
          </w:p>
        </w:tc>
      </w:tr>
      <w:tr w:rsidR="007812AA" w:rsidRPr="00CE25AF" w14:paraId="662DB431" w14:textId="77777777" w:rsidTr="00C72010">
        <w:trPr>
          <w:ins w:id="5464" w:author="Boss, Birgit (Bosch)" w:date="2023-01-27T14:26:00Z"/>
        </w:trPr>
        <w:tc>
          <w:tcPr>
            <w:tcW w:w="629" w:type="dxa"/>
          </w:tcPr>
          <w:p w14:paraId="3042C6DF" w14:textId="3ED78FA4" w:rsidR="007812AA" w:rsidRPr="00CE25AF" w:rsidRDefault="007812AA" w:rsidP="00685628">
            <w:pPr>
              <w:rPr>
                <w:ins w:id="5465" w:author="Boss, Birgit (Bosch)" w:date="2023-01-27T14:26:00Z"/>
                <w:lang w:val="en-US"/>
              </w:rPr>
            </w:pPr>
            <w:ins w:id="5466" w:author="Boss, Birgit (Bosch)" w:date="2023-01-27T14:26:00Z">
              <w:r>
                <w:rPr>
                  <w:lang w:val="en-US"/>
                </w:rPr>
                <w:t>x</w:t>
              </w:r>
            </w:ins>
          </w:p>
        </w:tc>
        <w:tc>
          <w:tcPr>
            <w:tcW w:w="3496" w:type="dxa"/>
          </w:tcPr>
          <w:p w14:paraId="0CD43002" w14:textId="72DAB596" w:rsidR="007812AA" w:rsidRPr="00373A9F" w:rsidRDefault="007812AA" w:rsidP="00685628">
            <w:pPr>
              <w:rPr>
                <w:ins w:id="5467" w:author="Boss, Birgit (Bosch)" w:date="2023-01-27T14:26:00Z"/>
                <w:lang w:val="en-US"/>
              </w:rPr>
            </w:pPr>
            <w:proofErr w:type="spellStart"/>
            <w:ins w:id="5468" w:author="Boss, Birgit (Bosch)" w:date="2023-01-27T14:26:00Z">
              <w:r>
                <w:rPr>
                  <w:lang w:val="en-US"/>
                </w:rPr>
                <w:t>EventElement</w:t>
              </w:r>
              <w:proofErr w:type="spellEnd"/>
              <w:r>
                <w:rPr>
                  <w:lang w:val="en-US"/>
                </w:rPr>
                <w:t>/duration</w:t>
              </w:r>
            </w:ins>
          </w:p>
        </w:tc>
        <w:tc>
          <w:tcPr>
            <w:tcW w:w="0" w:type="auto"/>
          </w:tcPr>
          <w:p w14:paraId="43426BC8" w14:textId="15C55715" w:rsidR="007812AA" w:rsidRPr="00373A9F" w:rsidRDefault="007812AA" w:rsidP="007C7161">
            <w:pPr>
              <w:rPr>
                <w:ins w:id="5469" w:author="Boss, Birgit (Bosch)" w:date="2023-01-27T14:26:00Z"/>
                <w:lang w:val="en-US"/>
              </w:rPr>
            </w:pPr>
            <w:ins w:id="5470" w:author="Boss, Birgit (Bosch)" w:date="2023-01-27T14:27:00Z">
              <w:r>
                <w:rPr>
                  <w:lang w:val="en-US"/>
                </w:rPr>
                <w:t xml:space="preserve">Type changed from </w:t>
              </w:r>
              <w:proofErr w:type="spellStart"/>
              <w:r w:rsidRPr="007812AA">
                <w:rPr>
                  <w:lang w:val="en-US"/>
                </w:rPr>
                <w:t>dateTimeStamp</w:t>
              </w:r>
              <w:proofErr w:type="spellEnd"/>
              <w:r w:rsidRPr="007812AA">
                <w:rPr>
                  <w:lang w:val="en-US"/>
                </w:rPr>
                <w:t xml:space="preserve"> to </w:t>
              </w:r>
              <w:proofErr w:type="spellStart"/>
              <w:r w:rsidRPr="007812AA">
                <w:rPr>
                  <w:lang w:val="en-US"/>
                </w:rPr>
                <w:t>dateTime</w:t>
              </w:r>
            </w:ins>
            <w:proofErr w:type="spellEnd"/>
          </w:p>
        </w:tc>
      </w:tr>
      <w:tr w:rsidR="00685628" w:rsidRPr="00CE25AF" w14:paraId="2E504215" w14:textId="77777777" w:rsidTr="00C72010">
        <w:tc>
          <w:tcPr>
            <w:tcW w:w="629" w:type="dxa"/>
          </w:tcPr>
          <w:p w14:paraId="34A5BB5C" w14:textId="77777777" w:rsidR="00685628" w:rsidRPr="00373A9F" w:rsidRDefault="00685628" w:rsidP="00685628">
            <w:pPr>
              <w:rPr>
                <w:lang w:val="en-US"/>
              </w:rPr>
            </w:pPr>
          </w:p>
        </w:tc>
        <w:tc>
          <w:tcPr>
            <w:tcW w:w="3496" w:type="dxa"/>
          </w:tcPr>
          <w:p w14:paraId="55118632" w14:textId="40D45DBE" w:rsidR="00685628" w:rsidRPr="00373A9F" w:rsidRDefault="00685628" w:rsidP="00685628">
            <w:pPr>
              <w:rPr>
                <w:lang w:val="en-US"/>
              </w:rPr>
            </w:pPr>
            <w:proofErr w:type="spellStart"/>
            <w:r w:rsidRPr="00373A9F">
              <w:rPr>
                <w:lang w:val="en-US"/>
              </w:rPr>
              <w:t>EventPayload</w:t>
            </w:r>
            <w:proofErr w:type="spellEnd"/>
          </w:p>
        </w:tc>
        <w:tc>
          <w:tcPr>
            <w:tcW w:w="0" w:type="auto"/>
          </w:tcPr>
          <w:p w14:paraId="1C561AD6" w14:textId="667BD155" w:rsidR="00685628" w:rsidRPr="00373A9F" w:rsidRDefault="00685628" w:rsidP="007C7161">
            <w:pPr>
              <w:rPr>
                <w:lang w:val="en-US"/>
              </w:rPr>
            </w:pPr>
            <w:r w:rsidRPr="00373A9F">
              <w:rPr>
                <w:lang w:val="en-US"/>
              </w:rPr>
              <w:t>Set to &lt;&lt;</w:t>
            </w:r>
            <w:r w:rsidR="005B1972" w:rsidRPr="00373A9F">
              <w:rPr>
                <w:lang w:val="en-US"/>
              </w:rPr>
              <w:t>Experimental</w:t>
            </w:r>
            <w:r w:rsidRPr="00373A9F">
              <w:rPr>
                <w:lang w:val="en-US"/>
              </w:rPr>
              <w:t>&gt;&gt;</w:t>
            </w:r>
          </w:p>
        </w:tc>
      </w:tr>
      <w:tr w:rsidR="000D2B27" w:rsidRPr="00F0151A" w14:paraId="6FD284C9" w14:textId="77777777" w:rsidTr="00C72010">
        <w:tc>
          <w:tcPr>
            <w:tcW w:w="629" w:type="dxa"/>
          </w:tcPr>
          <w:p w14:paraId="3C9D7D9F" w14:textId="77777777" w:rsidR="000D2B27" w:rsidRPr="00373A9F" w:rsidRDefault="000D2B27" w:rsidP="00685628">
            <w:pPr>
              <w:rPr>
                <w:lang w:val="en-US"/>
              </w:rPr>
            </w:pPr>
          </w:p>
        </w:tc>
        <w:tc>
          <w:tcPr>
            <w:tcW w:w="3496" w:type="dxa"/>
          </w:tcPr>
          <w:p w14:paraId="00E911CF" w14:textId="6AFF0D46" w:rsidR="000D2B27" w:rsidRPr="00373A9F" w:rsidRDefault="000D2B27" w:rsidP="00685628">
            <w:pPr>
              <w:rPr>
                <w:lang w:val="en-US"/>
              </w:rPr>
            </w:pPr>
            <w:proofErr w:type="spellStart"/>
            <w:r w:rsidRPr="00373A9F">
              <w:rPr>
                <w:lang w:val="en-US"/>
              </w:rPr>
              <w:t>EventPayload</w:t>
            </w:r>
            <w:proofErr w:type="spellEnd"/>
            <w:r w:rsidRPr="00373A9F">
              <w:rPr>
                <w:lang w:val="en-US"/>
              </w:rPr>
              <w:t>/payload</w:t>
            </w:r>
          </w:p>
        </w:tc>
        <w:tc>
          <w:tcPr>
            <w:tcW w:w="0" w:type="auto"/>
          </w:tcPr>
          <w:p w14:paraId="085CEBE6" w14:textId="1907B436" w:rsidR="000D2B27" w:rsidRPr="00CE25AF" w:rsidRDefault="000D2B27" w:rsidP="007C7161">
            <w:pPr>
              <w:rPr>
                <w:lang w:val="en-US"/>
              </w:rPr>
            </w:pPr>
            <w:r w:rsidRPr="00CE25AF">
              <w:rPr>
                <w:lang w:val="en-US"/>
              </w:rPr>
              <w:t xml:space="preserve">Type changed from string to </w:t>
            </w:r>
            <w:proofErr w:type="spellStart"/>
            <w:r w:rsidRPr="00CE25AF">
              <w:rPr>
                <w:lang w:val="en-US"/>
              </w:rPr>
              <w:t>BlobType</w:t>
            </w:r>
            <w:proofErr w:type="spellEnd"/>
          </w:p>
        </w:tc>
      </w:tr>
      <w:tr w:rsidR="00685628" w:rsidRPr="00F0151A" w14:paraId="698DC739" w14:textId="77777777" w:rsidTr="00C72010">
        <w:tc>
          <w:tcPr>
            <w:tcW w:w="629" w:type="dxa"/>
          </w:tcPr>
          <w:p w14:paraId="5866A7E4" w14:textId="77777777" w:rsidR="00685628" w:rsidRPr="00CE25AF" w:rsidRDefault="00685628" w:rsidP="00685628">
            <w:pPr>
              <w:rPr>
                <w:lang w:val="en-US"/>
              </w:rPr>
            </w:pPr>
          </w:p>
        </w:tc>
        <w:tc>
          <w:tcPr>
            <w:tcW w:w="3496" w:type="dxa"/>
          </w:tcPr>
          <w:p w14:paraId="7543B68F" w14:textId="6F1A8D4A" w:rsidR="00685628" w:rsidRPr="00373A9F" w:rsidRDefault="00685628" w:rsidP="00685628">
            <w:pPr>
              <w:rPr>
                <w:lang w:val="en-US"/>
              </w:rPr>
            </w:pPr>
            <w:proofErr w:type="spellStart"/>
            <w:r w:rsidRPr="00373A9F">
              <w:rPr>
                <w:lang w:val="en-US"/>
              </w:rPr>
              <w:t>EventPayload</w:t>
            </w:r>
            <w:proofErr w:type="spellEnd"/>
            <w:r w:rsidRPr="00373A9F">
              <w:rPr>
                <w:lang w:val="en-US"/>
              </w:rPr>
              <w:t>/source</w:t>
            </w:r>
          </w:p>
        </w:tc>
        <w:tc>
          <w:tcPr>
            <w:tcW w:w="0" w:type="auto"/>
          </w:tcPr>
          <w:p w14:paraId="41BF78E5" w14:textId="7990FE80" w:rsidR="00685628" w:rsidRPr="00CE25AF" w:rsidRDefault="00685628" w:rsidP="007C7161">
            <w:pPr>
              <w:rPr>
                <w:lang w:val="en-US"/>
              </w:rPr>
            </w:pPr>
            <w:r w:rsidRPr="00CE25AF">
              <w:rPr>
                <w:lang w:val="en-US"/>
              </w:rPr>
              <w:t xml:space="preserve">Type changed from </w:t>
            </w:r>
            <w:proofErr w:type="spellStart"/>
            <w:r w:rsidRPr="00CE25AF">
              <w:rPr>
                <w:lang w:val="en-US"/>
              </w:rPr>
              <w:t>ModelReference</w:t>
            </w:r>
            <w:proofErr w:type="spellEnd"/>
            <w:r w:rsidRPr="00CE25AF">
              <w:rPr>
                <w:lang w:val="en-US"/>
              </w:rPr>
              <w:t xml:space="preserve">(Referable) to </w:t>
            </w:r>
            <w:proofErr w:type="spellStart"/>
            <w:r w:rsidRPr="00CE25AF">
              <w:rPr>
                <w:lang w:val="en-US"/>
              </w:rPr>
              <w:t>ModelReference</w:t>
            </w:r>
            <w:proofErr w:type="spellEnd"/>
            <w:r w:rsidRPr="00CE25AF">
              <w:rPr>
                <w:lang w:val="en-US"/>
              </w:rPr>
              <w:t>(</w:t>
            </w:r>
            <w:proofErr w:type="spellStart"/>
            <w:r w:rsidRPr="00CE25AF">
              <w:rPr>
                <w:lang w:val="en-US"/>
              </w:rPr>
              <w:t>EventElement</w:t>
            </w:r>
            <w:proofErr w:type="spellEnd"/>
            <w:r w:rsidRPr="00CE25AF">
              <w:rPr>
                <w:lang w:val="en-US"/>
              </w:rPr>
              <w:t>)</w:t>
            </w:r>
          </w:p>
        </w:tc>
      </w:tr>
      <w:tr w:rsidR="00685628" w:rsidRPr="00F0151A" w14:paraId="340C87EA" w14:textId="77777777" w:rsidTr="00C72010">
        <w:tc>
          <w:tcPr>
            <w:tcW w:w="629" w:type="dxa"/>
          </w:tcPr>
          <w:p w14:paraId="6F262D29" w14:textId="77777777" w:rsidR="00685628" w:rsidRPr="00CE25AF" w:rsidRDefault="00685628" w:rsidP="00685628">
            <w:pPr>
              <w:rPr>
                <w:lang w:val="en-US"/>
              </w:rPr>
            </w:pPr>
          </w:p>
        </w:tc>
        <w:tc>
          <w:tcPr>
            <w:tcW w:w="3496" w:type="dxa"/>
          </w:tcPr>
          <w:p w14:paraId="269F7987" w14:textId="1E3CFB23" w:rsidR="00685628" w:rsidRPr="00373A9F" w:rsidRDefault="00685628" w:rsidP="00685628">
            <w:pPr>
              <w:rPr>
                <w:lang w:val="en-US"/>
              </w:rPr>
            </w:pPr>
            <w:proofErr w:type="spellStart"/>
            <w:r w:rsidRPr="00373A9F">
              <w:rPr>
                <w:lang w:val="en-US"/>
              </w:rPr>
              <w:t>EventPayload</w:t>
            </w:r>
            <w:proofErr w:type="spellEnd"/>
            <w:r w:rsidRPr="00373A9F">
              <w:rPr>
                <w:lang w:val="en-US"/>
              </w:rPr>
              <w:t>/timestamp</w:t>
            </w:r>
          </w:p>
        </w:tc>
        <w:tc>
          <w:tcPr>
            <w:tcW w:w="0" w:type="auto"/>
          </w:tcPr>
          <w:p w14:paraId="4F05FECB" w14:textId="559D1745" w:rsidR="00685628" w:rsidRPr="00CE25AF" w:rsidRDefault="00685628" w:rsidP="007C7161">
            <w:pPr>
              <w:rPr>
                <w:lang w:val="en-US"/>
              </w:rPr>
            </w:pPr>
            <w:r w:rsidRPr="00CE25AF">
              <w:rPr>
                <w:lang w:val="en-US"/>
              </w:rPr>
              <w:t xml:space="preserve">Type changed from </w:t>
            </w:r>
            <w:proofErr w:type="spellStart"/>
            <w:r w:rsidRPr="00CE25AF">
              <w:rPr>
                <w:lang w:val="en-US"/>
              </w:rPr>
              <w:t>dateTimeStamp</w:t>
            </w:r>
            <w:proofErr w:type="spellEnd"/>
            <w:r w:rsidRPr="00CE25AF">
              <w:rPr>
                <w:lang w:val="en-US"/>
              </w:rPr>
              <w:t xml:space="preserve"> to </w:t>
            </w:r>
            <w:proofErr w:type="spellStart"/>
            <w:r w:rsidRPr="00CE25AF">
              <w:rPr>
                <w:lang w:val="en-US"/>
              </w:rPr>
              <w:t>dateTime</w:t>
            </w:r>
            <w:proofErr w:type="spellEnd"/>
            <w:r w:rsidRPr="00CE25AF">
              <w:rPr>
                <w:lang w:val="en-US"/>
              </w:rPr>
              <w:t xml:space="preserve"> because restriction to types of XML Schema 1.0 that does not </w:t>
            </w:r>
            <w:r w:rsidR="004D3E7A" w:rsidRPr="00CE25AF">
              <w:rPr>
                <w:lang w:val="en-US"/>
              </w:rPr>
              <w:t>contain</w:t>
            </w:r>
            <w:r w:rsidRPr="00CE25AF">
              <w:rPr>
                <w:lang w:val="en-US"/>
              </w:rPr>
              <w:t xml:space="preserve"> </w:t>
            </w:r>
            <w:proofErr w:type="spellStart"/>
            <w:r w:rsidRPr="00CE25AF">
              <w:rPr>
                <w:lang w:val="en-US"/>
              </w:rPr>
              <w:t>dateTimeStamp</w:t>
            </w:r>
            <w:proofErr w:type="spellEnd"/>
            <w:r w:rsidRPr="00845EB7">
              <w:rPr>
                <w:lang w:val="en-US"/>
              </w:rPr>
              <w:t xml:space="preserve">. </w:t>
            </w:r>
            <w:proofErr w:type="spellStart"/>
            <w:r w:rsidRPr="00845EB7">
              <w:rPr>
                <w:lang w:val="en-US"/>
              </w:rPr>
              <w:t>dateTimeStamp</w:t>
            </w:r>
            <w:proofErr w:type="spellEnd"/>
            <w:r w:rsidRPr="00845EB7">
              <w:rPr>
                <w:lang w:val="en-US"/>
              </w:rPr>
              <w:t xml:space="preserve"> is a derived type of </w:t>
            </w:r>
            <w:proofErr w:type="spellStart"/>
            <w:r w:rsidRPr="00845EB7">
              <w:rPr>
                <w:lang w:val="en-US"/>
              </w:rPr>
              <w:t>dateTime</w:t>
            </w:r>
            <w:proofErr w:type="spellEnd"/>
            <w:r w:rsidRPr="00845EB7">
              <w:rPr>
                <w:lang w:val="en-US"/>
              </w:rPr>
              <w:t xml:space="preserve"> in XML Schema 1.1</w:t>
            </w:r>
          </w:p>
        </w:tc>
      </w:tr>
      <w:tr w:rsidR="0098685A" w:rsidRPr="00F0151A" w14:paraId="3B3678D2" w14:textId="77777777" w:rsidTr="00C72010">
        <w:tc>
          <w:tcPr>
            <w:tcW w:w="629" w:type="dxa"/>
          </w:tcPr>
          <w:p w14:paraId="333C29B5" w14:textId="77777777" w:rsidR="0098685A" w:rsidRPr="00CE25AF" w:rsidRDefault="0098685A" w:rsidP="00685628">
            <w:pPr>
              <w:rPr>
                <w:lang w:val="en-US"/>
              </w:rPr>
            </w:pPr>
          </w:p>
        </w:tc>
        <w:tc>
          <w:tcPr>
            <w:tcW w:w="3496" w:type="dxa"/>
          </w:tcPr>
          <w:p w14:paraId="2618CDBC" w14:textId="6DD8AAA0" w:rsidR="0098685A" w:rsidRPr="00373A9F" w:rsidRDefault="0098685A" w:rsidP="00685628">
            <w:pPr>
              <w:rPr>
                <w:lang w:val="en-US"/>
              </w:rPr>
            </w:pPr>
            <w:proofErr w:type="spellStart"/>
            <w:r w:rsidRPr="00373A9F">
              <w:rPr>
                <w:lang w:val="en-US"/>
              </w:rPr>
              <w:t>EventPayload</w:t>
            </w:r>
            <w:proofErr w:type="spellEnd"/>
            <w:r w:rsidRPr="00373A9F">
              <w:rPr>
                <w:lang w:val="en-US"/>
              </w:rPr>
              <w:t>/topic</w:t>
            </w:r>
          </w:p>
        </w:tc>
        <w:tc>
          <w:tcPr>
            <w:tcW w:w="0" w:type="auto"/>
          </w:tcPr>
          <w:p w14:paraId="20997BFE" w14:textId="3CA2CEC8" w:rsidR="0098685A" w:rsidRPr="00CE25AF" w:rsidRDefault="0098685A" w:rsidP="007C7161">
            <w:pPr>
              <w:rPr>
                <w:lang w:val="en-US"/>
              </w:rPr>
            </w:pPr>
            <w:r w:rsidRPr="00CE25AF">
              <w:rPr>
                <w:lang w:val="en-US"/>
              </w:rPr>
              <w:t xml:space="preserve">Type changed from string to </w:t>
            </w:r>
            <w:proofErr w:type="spellStart"/>
            <w:r w:rsidRPr="00CE25AF">
              <w:rPr>
                <w:lang w:val="en-US"/>
              </w:rPr>
              <w:t>MessageTopicType</w:t>
            </w:r>
            <w:proofErr w:type="spellEnd"/>
            <w:r w:rsidRPr="00CE25AF">
              <w:rPr>
                <w:lang w:val="en-US"/>
              </w:rPr>
              <w:t xml:space="preserve"> (i.e. length constraint added, maximum 255 characters)</w:t>
            </w:r>
          </w:p>
        </w:tc>
      </w:tr>
      <w:tr w:rsidR="00C5193A" w:rsidRPr="00CE25AF" w14:paraId="03B1B975" w14:textId="77777777" w:rsidTr="00C72010">
        <w:tc>
          <w:tcPr>
            <w:tcW w:w="629" w:type="dxa"/>
          </w:tcPr>
          <w:p w14:paraId="273229F1" w14:textId="1BA137D4" w:rsidR="00C5193A" w:rsidRPr="00373A9F" w:rsidRDefault="00226A60" w:rsidP="00685628">
            <w:pPr>
              <w:rPr>
                <w:lang w:val="en-US"/>
              </w:rPr>
            </w:pPr>
            <w:r w:rsidRPr="00373A9F">
              <w:rPr>
                <w:lang w:val="en-US"/>
              </w:rPr>
              <w:t>x</w:t>
            </w:r>
          </w:p>
        </w:tc>
        <w:tc>
          <w:tcPr>
            <w:tcW w:w="3496" w:type="dxa"/>
          </w:tcPr>
          <w:p w14:paraId="4A7FBE32" w14:textId="61AD3B87" w:rsidR="00C5193A" w:rsidRPr="00373A9F" w:rsidRDefault="00C5193A" w:rsidP="00685628">
            <w:pPr>
              <w:rPr>
                <w:lang w:val="en-US"/>
              </w:rPr>
            </w:pPr>
            <w:r w:rsidRPr="00373A9F">
              <w:rPr>
                <w:lang w:val="en-US"/>
              </w:rPr>
              <w:t>Identifier</w:t>
            </w:r>
          </w:p>
        </w:tc>
        <w:tc>
          <w:tcPr>
            <w:tcW w:w="0" w:type="auto"/>
          </w:tcPr>
          <w:p w14:paraId="21B04E1F" w14:textId="0692962D" w:rsidR="00C5193A" w:rsidRPr="00373A9F" w:rsidRDefault="00C5193A" w:rsidP="007C7161">
            <w:pPr>
              <w:rPr>
                <w:lang w:val="en-US"/>
              </w:rPr>
            </w:pPr>
            <w:r w:rsidRPr="00373A9F">
              <w:rPr>
                <w:lang w:val="en-US"/>
              </w:rPr>
              <w:t xml:space="preserve">Maximum length defined: </w:t>
            </w:r>
            <w:r w:rsidRPr="00CE25AF">
              <w:rPr>
                <w:lang w:val="en-US"/>
              </w:rPr>
              <w:t>2</w:t>
            </w:r>
            <w:r w:rsidR="004D3E7A">
              <w:rPr>
                <w:lang w:val="en-US"/>
              </w:rPr>
              <w:t>,</w:t>
            </w:r>
            <w:r w:rsidRPr="00CE25AF">
              <w:rPr>
                <w:lang w:val="en-US"/>
              </w:rPr>
              <w:t>000</w:t>
            </w:r>
            <w:r w:rsidRPr="00373A9F">
              <w:rPr>
                <w:lang w:val="en-US"/>
              </w:rPr>
              <w:t xml:space="preserve"> characters</w:t>
            </w:r>
          </w:p>
        </w:tc>
      </w:tr>
      <w:tr w:rsidR="00AF629E" w:rsidRPr="00F0151A" w14:paraId="15576AD6" w14:textId="77777777" w:rsidTr="00C72010">
        <w:tc>
          <w:tcPr>
            <w:tcW w:w="629" w:type="dxa"/>
          </w:tcPr>
          <w:p w14:paraId="55418A0C" w14:textId="18249530" w:rsidR="00AF629E" w:rsidRPr="00373A9F" w:rsidRDefault="00AF629E" w:rsidP="00685628">
            <w:pPr>
              <w:rPr>
                <w:lang w:val="en-US"/>
              </w:rPr>
            </w:pPr>
            <w:r w:rsidRPr="00373A9F">
              <w:rPr>
                <w:lang w:val="en-US"/>
              </w:rPr>
              <w:t>x</w:t>
            </w:r>
          </w:p>
        </w:tc>
        <w:tc>
          <w:tcPr>
            <w:tcW w:w="3496" w:type="dxa"/>
          </w:tcPr>
          <w:p w14:paraId="4E59DC21" w14:textId="565EA065" w:rsidR="00AF629E" w:rsidRPr="00373A9F" w:rsidRDefault="00AF629E" w:rsidP="00685628">
            <w:pPr>
              <w:rPr>
                <w:lang w:val="en-US"/>
              </w:rPr>
            </w:pPr>
            <w:r w:rsidRPr="00373A9F">
              <w:rPr>
                <w:lang w:val="en-US"/>
              </w:rPr>
              <w:t>Key/value</w:t>
            </w:r>
          </w:p>
        </w:tc>
        <w:tc>
          <w:tcPr>
            <w:tcW w:w="0" w:type="auto"/>
          </w:tcPr>
          <w:p w14:paraId="685EBBCC" w14:textId="54934236" w:rsidR="00AF629E" w:rsidRPr="00CE25AF" w:rsidRDefault="00AF629E" w:rsidP="007C7161">
            <w:pPr>
              <w:rPr>
                <w:lang w:val="en-US"/>
              </w:rPr>
            </w:pPr>
            <w:r w:rsidRPr="00CE25AF">
              <w:rPr>
                <w:lang w:val="en-US"/>
              </w:rPr>
              <w:t>Type changed from string to Identifier</w:t>
            </w:r>
            <w:r w:rsidR="004D3E7A">
              <w:rPr>
                <w:lang w:val="en-US"/>
              </w:rPr>
              <w:t xml:space="preserve">; </w:t>
            </w:r>
            <w:r w:rsidRPr="00CE25AF">
              <w:rPr>
                <w:lang w:val="en-US"/>
              </w:rPr>
              <w:t>length constraint</w:t>
            </w:r>
            <w:r w:rsidR="004D3E7A">
              <w:rPr>
                <w:lang w:val="en-US"/>
              </w:rPr>
              <w:t xml:space="preserve"> added</w:t>
            </w:r>
          </w:p>
        </w:tc>
      </w:tr>
      <w:tr w:rsidR="00BC2038" w:rsidRPr="00F0151A" w14:paraId="34DFFE07" w14:textId="77777777" w:rsidTr="00C72010">
        <w:tc>
          <w:tcPr>
            <w:tcW w:w="629" w:type="dxa"/>
          </w:tcPr>
          <w:p w14:paraId="2D310B7A" w14:textId="04DC89DB" w:rsidR="00BC2038" w:rsidRPr="00CA34D3" w:rsidRDefault="00226A60" w:rsidP="00685628">
            <w:pPr>
              <w:rPr>
                <w:strike/>
                <w:lang w:val="en-US"/>
                <w:rPrChange w:id="5471" w:author="Boss, Birgit (Bosch)" w:date="2023-01-27T14:21:00Z">
                  <w:rPr>
                    <w:lang w:val="en-US"/>
                  </w:rPr>
                </w:rPrChange>
              </w:rPr>
            </w:pPr>
            <w:r w:rsidRPr="00CA34D3">
              <w:rPr>
                <w:strike/>
                <w:lang w:val="en-US"/>
                <w:rPrChange w:id="5472" w:author="Boss, Birgit (Bosch)" w:date="2023-01-27T14:21:00Z">
                  <w:rPr>
                    <w:lang w:val="en-US"/>
                  </w:rPr>
                </w:rPrChange>
              </w:rPr>
              <w:t>x</w:t>
            </w:r>
          </w:p>
        </w:tc>
        <w:tc>
          <w:tcPr>
            <w:tcW w:w="3496" w:type="dxa"/>
          </w:tcPr>
          <w:p w14:paraId="4D92116D" w14:textId="19AA4121" w:rsidR="00BC2038" w:rsidRPr="00CA34D3" w:rsidRDefault="00BC2038" w:rsidP="00685628">
            <w:pPr>
              <w:rPr>
                <w:strike/>
                <w:lang w:val="en-US"/>
                <w:rPrChange w:id="5473" w:author="Boss, Birgit (Bosch)" w:date="2023-01-27T14:21:00Z">
                  <w:rPr>
                    <w:lang w:val="en-US"/>
                  </w:rPr>
                </w:rPrChange>
              </w:rPr>
            </w:pPr>
            <w:proofErr w:type="spellStart"/>
            <w:r w:rsidRPr="00CA34D3">
              <w:rPr>
                <w:strike/>
                <w:lang w:val="en-US"/>
                <w:rPrChange w:id="5474" w:author="Boss, Birgit (Bosch)" w:date="2023-01-27T14:21:00Z">
                  <w:rPr>
                    <w:lang w:val="en-US"/>
                  </w:rPr>
                </w:rPrChange>
              </w:rPr>
              <w:t>LangStringSet</w:t>
            </w:r>
            <w:proofErr w:type="spellEnd"/>
          </w:p>
        </w:tc>
        <w:tc>
          <w:tcPr>
            <w:tcW w:w="0" w:type="auto"/>
          </w:tcPr>
          <w:p w14:paraId="77B34EB9" w14:textId="6F71711E" w:rsidR="00BC2038" w:rsidRPr="00CA34D3" w:rsidRDefault="00BC2038" w:rsidP="007C7161">
            <w:pPr>
              <w:rPr>
                <w:strike/>
                <w:lang w:val="en-US"/>
                <w:rPrChange w:id="5475" w:author="Boss, Birgit (Bosch)" w:date="2023-01-27T14:21:00Z">
                  <w:rPr>
                    <w:lang w:val="en-US"/>
                  </w:rPr>
                </w:rPrChange>
              </w:rPr>
            </w:pPr>
            <w:r w:rsidRPr="00CA34D3">
              <w:rPr>
                <w:strike/>
                <w:lang w:val="en-US"/>
                <w:rPrChange w:id="5476" w:author="Boss, Birgit (Bosch)" w:date="2023-01-27T14:21:00Z">
                  <w:rPr>
                    <w:lang w:val="en-US"/>
                  </w:rPr>
                </w:rPrChange>
              </w:rPr>
              <w:t xml:space="preserve">Maximum length defined: </w:t>
            </w:r>
            <w:r w:rsidR="004D3E7A" w:rsidRPr="00CA34D3">
              <w:rPr>
                <w:strike/>
                <w:lang w:val="en-US"/>
                <w:rPrChange w:id="5477" w:author="Boss, Birgit (Bosch)" w:date="2023-01-27T14:21:00Z">
                  <w:rPr>
                    <w:lang w:val="en-US"/>
                  </w:rPr>
                </w:rPrChange>
              </w:rPr>
              <w:t>e</w:t>
            </w:r>
            <w:r w:rsidRPr="00CA34D3">
              <w:rPr>
                <w:strike/>
                <w:lang w:val="en-US"/>
                <w:rPrChange w:id="5478" w:author="Boss, Birgit (Bosch)" w:date="2023-01-27T14:21:00Z">
                  <w:rPr>
                    <w:lang w:val="en-US"/>
                  </w:rPr>
                </w:rPrChange>
              </w:rPr>
              <w:t xml:space="preserve">ach string within </w:t>
            </w:r>
            <w:proofErr w:type="spellStart"/>
            <w:r w:rsidRPr="00CA34D3">
              <w:rPr>
                <w:strike/>
                <w:lang w:val="en-US"/>
                <w:rPrChange w:id="5479" w:author="Boss, Birgit (Bosch)" w:date="2023-01-27T14:21:00Z">
                  <w:rPr>
                    <w:lang w:val="en-US"/>
                  </w:rPr>
                </w:rPrChange>
              </w:rPr>
              <w:t>langString</w:t>
            </w:r>
            <w:proofErr w:type="spellEnd"/>
            <w:r w:rsidRPr="00CA34D3">
              <w:rPr>
                <w:strike/>
                <w:lang w:val="en-US"/>
                <w:rPrChange w:id="5480" w:author="Boss, Birgit (Bosch)" w:date="2023-01-27T14:21:00Z">
                  <w:rPr>
                    <w:lang w:val="en-US"/>
                  </w:rPr>
                </w:rPrChange>
              </w:rPr>
              <w:t xml:space="preserve"> has a length </w:t>
            </w:r>
            <w:r w:rsidR="004D3E7A" w:rsidRPr="00CA34D3">
              <w:rPr>
                <w:strike/>
                <w:lang w:val="en-US"/>
                <w:rPrChange w:id="5481" w:author="Boss, Birgit (Bosch)" w:date="2023-01-27T14:21:00Z">
                  <w:rPr>
                    <w:lang w:val="en-US"/>
                  </w:rPr>
                </w:rPrChange>
              </w:rPr>
              <w:t>of</w:t>
            </w:r>
            <w:r w:rsidRPr="00CA34D3">
              <w:rPr>
                <w:strike/>
                <w:lang w:val="en-US"/>
                <w:rPrChange w:id="5482" w:author="Boss, Birgit (Bosch)" w:date="2023-01-27T14:21:00Z">
                  <w:rPr>
                    <w:lang w:val="en-US"/>
                  </w:rPr>
                </w:rPrChange>
              </w:rPr>
              <w:t xml:space="preserve"> max</w:t>
            </w:r>
            <w:r w:rsidR="004D3E7A" w:rsidRPr="00CA34D3">
              <w:rPr>
                <w:strike/>
                <w:lang w:val="en-US"/>
                <w:rPrChange w:id="5483" w:author="Boss, Birgit (Bosch)" w:date="2023-01-27T14:21:00Z">
                  <w:rPr>
                    <w:lang w:val="en-US"/>
                  </w:rPr>
                </w:rPrChange>
              </w:rPr>
              <w:t xml:space="preserve"> </w:t>
            </w:r>
            <w:r w:rsidRPr="00CA34D3">
              <w:rPr>
                <w:strike/>
                <w:lang w:val="en-US"/>
                <w:rPrChange w:id="5484" w:author="Boss, Birgit (Bosch)" w:date="2023-01-27T14:21:00Z">
                  <w:rPr>
                    <w:lang w:val="en-US"/>
                  </w:rPr>
                </w:rPrChange>
              </w:rPr>
              <w:t>1</w:t>
            </w:r>
            <w:r w:rsidR="004D3E7A" w:rsidRPr="00CA34D3">
              <w:rPr>
                <w:strike/>
                <w:lang w:val="en-US"/>
                <w:rPrChange w:id="5485" w:author="Boss, Birgit (Bosch)" w:date="2023-01-27T14:21:00Z">
                  <w:rPr>
                    <w:lang w:val="en-US"/>
                  </w:rPr>
                </w:rPrChange>
              </w:rPr>
              <w:t>,</w:t>
            </w:r>
            <w:r w:rsidRPr="00CA34D3">
              <w:rPr>
                <w:strike/>
                <w:lang w:val="en-US"/>
                <w:rPrChange w:id="5486" w:author="Boss, Birgit (Bosch)" w:date="2023-01-27T14:21:00Z">
                  <w:rPr>
                    <w:lang w:val="en-US"/>
                  </w:rPr>
                </w:rPrChange>
              </w:rPr>
              <w:t>023 characters</w:t>
            </w:r>
          </w:p>
        </w:tc>
      </w:tr>
      <w:tr w:rsidR="00D26CA7" w:rsidRPr="00F0151A" w14:paraId="7526133C" w14:textId="77777777" w:rsidTr="00C72010">
        <w:tc>
          <w:tcPr>
            <w:tcW w:w="629" w:type="dxa"/>
          </w:tcPr>
          <w:p w14:paraId="0ADC0985" w14:textId="5EB74AAD" w:rsidR="00D26CA7" w:rsidRPr="00373A9F" w:rsidRDefault="00D26CA7" w:rsidP="00685628">
            <w:pPr>
              <w:rPr>
                <w:lang w:val="en-US"/>
              </w:rPr>
            </w:pPr>
            <w:r w:rsidRPr="00373A9F">
              <w:rPr>
                <w:lang w:val="en-US"/>
              </w:rPr>
              <w:t>x</w:t>
            </w:r>
          </w:p>
        </w:tc>
        <w:tc>
          <w:tcPr>
            <w:tcW w:w="3496" w:type="dxa"/>
          </w:tcPr>
          <w:p w14:paraId="3665F8A0" w14:textId="3D2D0C9B" w:rsidR="00D26CA7" w:rsidRPr="00373A9F" w:rsidRDefault="00D26CA7" w:rsidP="00685628">
            <w:pPr>
              <w:rPr>
                <w:lang w:val="en-US"/>
              </w:rPr>
            </w:pPr>
            <w:proofErr w:type="spellStart"/>
            <w:r w:rsidRPr="00373A9F">
              <w:rPr>
                <w:lang w:val="en-US"/>
              </w:rPr>
              <w:t>MultiLanguageProperty</w:t>
            </w:r>
            <w:proofErr w:type="spellEnd"/>
            <w:r w:rsidRPr="00373A9F">
              <w:rPr>
                <w:lang w:val="en-US"/>
              </w:rPr>
              <w:t>/value</w:t>
            </w:r>
          </w:p>
        </w:tc>
        <w:tc>
          <w:tcPr>
            <w:tcW w:w="0" w:type="auto"/>
          </w:tcPr>
          <w:p w14:paraId="00FFECA4" w14:textId="6E0D75EB" w:rsidR="00D26CA7" w:rsidRPr="00CE25AF" w:rsidRDefault="00D26CA7" w:rsidP="007C7161">
            <w:pPr>
              <w:rPr>
                <w:lang w:val="en-US"/>
              </w:rPr>
            </w:pPr>
            <w:r w:rsidRPr="00CE25AF">
              <w:rPr>
                <w:lang w:val="en-US"/>
              </w:rPr>
              <w:t xml:space="preserve">Type changed from </w:t>
            </w:r>
            <w:proofErr w:type="spellStart"/>
            <w:r w:rsidRPr="00CE25AF">
              <w:rPr>
                <w:lang w:val="en-US"/>
              </w:rPr>
              <w:t>LangStringSet</w:t>
            </w:r>
            <w:proofErr w:type="spellEnd"/>
            <w:r w:rsidRPr="00CE25AF">
              <w:rPr>
                <w:lang w:val="en-US"/>
              </w:rPr>
              <w:t xml:space="preserve"> to </w:t>
            </w:r>
            <w:proofErr w:type="spellStart"/>
            <w:r w:rsidRPr="00CE25AF">
              <w:rPr>
                <w:lang w:val="en-US"/>
              </w:rPr>
              <w:t>MultiLanguageText</w:t>
            </w:r>
            <w:r w:rsidR="00F37210" w:rsidRPr="00CE25AF">
              <w:rPr>
                <w:lang w:val="en-US"/>
              </w:rPr>
              <w:t>Type</w:t>
            </w:r>
            <w:proofErr w:type="spellEnd"/>
            <w:r w:rsidR="004D3E7A">
              <w:rPr>
                <w:lang w:val="en-US"/>
              </w:rPr>
              <w:t xml:space="preserve">; </w:t>
            </w:r>
            <w:r w:rsidRPr="00CE25AF">
              <w:rPr>
                <w:lang w:val="en-US"/>
              </w:rPr>
              <w:t>length constraint</w:t>
            </w:r>
            <w:r w:rsidR="004D3E7A">
              <w:rPr>
                <w:lang w:val="en-US"/>
              </w:rPr>
              <w:t xml:space="preserve"> added</w:t>
            </w:r>
          </w:p>
        </w:tc>
      </w:tr>
      <w:tr w:rsidR="003C4426" w:rsidRPr="00F0151A" w14:paraId="354945F0" w14:textId="77777777" w:rsidTr="00C72010">
        <w:tc>
          <w:tcPr>
            <w:tcW w:w="629" w:type="dxa"/>
          </w:tcPr>
          <w:p w14:paraId="7E8A4BF1" w14:textId="7111BEBA" w:rsidR="003C4426" w:rsidRPr="00373A9F" w:rsidRDefault="00843CCE" w:rsidP="00685628">
            <w:pPr>
              <w:rPr>
                <w:lang w:val="en-US"/>
              </w:rPr>
            </w:pPr>
            <w:r w:rsidRPr="00373A9F">
              <w:rPr>
                <w:lang w:val="en-US"/>
              </w:rPr>
              <w:t>x</w:t>
            </w:r>
          </w:p>
        </w:tc>
        <w:tc>
          <w:tcPr>
            <w:tcW w:w="3496" w:type="dxa"/>
          </w:tcPr>
          <w:p w14:paraId="1A904A66" w14:textId="170FF372" w:rsidR="003C4426" w:rsidRPr="00373A9F" w:rsidRDefault="003C4426" w:rsidP="00685628">
            <w:pPr>
              <w:rPr>
                <w:lang w:val="en-US"/>
              </w:rPr>
            </w:pPr>
            <w:proofErr w:type="spellStart"/>
            <w:r w:rsidRPr="00373A9F">
              <w:rPr>
                <w:lang w:val="en-US"/>
              </w:rPr>
              <w:t>PathType</w:t>
            </w:r>
            <w:proofErr w:type="spellEnd"/>
          </w:p>
        </w:tc>
        <w:tc>
          <w:tcPr>
            <w:tcW w:w="0" w:type="auto"/>
          </w:tcPr>
          <w:p w14:paraId="2C82E99F" w14:textId="224361E9" w:rsidR="003C4426" w:rsidRPr="00CE25AF" w:rsidRDefault="003C4426" w:rsidP="007C7161">
            <w:pPr>
              <w:rPr>
                <w:lang w:val="en-US"/>
              </w:rPr>
            </w:pPr>
            <w:r w:rsidRPr="00CE25AF">
              <w:rPr>
                <w:lang w:val="en-US"/>
              </w:rPr>
              <w:t>Same as Identifier</w:t>
            </w:r>
            <w:r w:rsidR="004D3E7A">
              <w:rPr>
                <w:lang w:val="en-US"/>
              </w:rPr>
              <w:t xml:space="preserve">; </w:t>
            </w:r>
            <w:r w:rsidRPr="00CE25AF">
              <w:rPr>
                <w:lang w:val="en-US"/>
              </w:rPr>
              <w:t>length constraint added</w:t>
            </w:r>
          </w:p>
        </w:tc>
      </w:tr>
      <w:tr w:rsidR="00FC0969" w:rsidRPr="00CE25AF" w14:paraId="1A80AB40" w14:textId="77777777" w:rsidTr="00C72010">
        <w:tc>
          <w:tcPr>
            <w:tcW w:w="629" w:type="dxa"/>
          </w:tcPr>
          <w:p w14:paraId="3713C5E3" w14:textId="77777777" w:rsidR="00FC0969" w:rsidRPr="00CE25AF" w:rsidRDefault="00FC0969" w:rsidP="00685628">
            <w:pPr>
              <w:rPr>
                <w:lang w:val="en-US"/>
              </w:rPr>
            </w:pPr>
          </w:p>
        </w:tc>
        <w:tc>
          <w:tcPr>
            <w:tcW w:w="3496" w:type="dxa"/>
          </w:tcPr>
          <w:p w14:paraId="0C9B5D66" w14:textId="30D32CE2" w:rsidR="00FC0969" w:rsidRPr="006B626D" w:rsidRDefault="00FC0969" w:rsidP="00685628">
            <w:pPr>
              <w:rPr>
                <w:lang w:val="en-US"/>
              </w:rPr>
            </w:pPr>
            <w:proofErr w:type="spellStart"/>
            <w:r w:rsidRPr="006B626D">
              <w:rPr>
                <w:lang w:val="en-US"/>
              </w:rPr>
              <w:t>PrimitiveTypes</w:t>
            </w:r>
            <w:proofErr w:type="spellEnd"/>
          </w:p>
        </w:tc>
        <w:tc>
          <w:tcPr>
            <w:tcW w:w="0" w:type="auto"/>
          </w:tcPr>
          <w:p w14:paraId="3F5AD3EB" w14:textId="644109B0" w:rsidR="00FC0969" w:rsidRPr="006B626D" w:rsidRDefault="00FC0969" w:rsidP="007C7161">
            <w:pPr>
              <w:rPr>
                <w:lang w:val="en-US"/>
              </w:rPr>
            </w:pPr>
            <w:r w:rsidRPr="006B626D">
              <w:rPr>
                <w:lang w:val="en-US"/>
              </w:rPr>
              <w:t>Removed</w:t>
            </w:r>
          </w:p>
        </w:tc>
      </w:tr>
      <w:tr w:rsidR="00685628" w:rsidRPr="00CE25AF" w14:paraId="680D6F0D" w14:textId="77777777" w:rsidTr="00C72010">
        <w:tc>
          <w:tcPr>
            <w:tcW w:w="629" w:type="dxa"/>
          </w:tcPr>
          <w:p w14:paraId="2C4AD25E" w14:textId="77777777" w:rsidR="00685628" w:rsidRPr="006B626D" w:rsidRDefault="00685628" w:rsidP="00685628">
            <w:pPr>
              <w:rPr>
                <w:lang w:val="en-US"/>
              </w:rPr>
            </w:pPr>
          </w:p>
        </w:tc>
        <w:tc>
          <w:tcPr>
            <w:tcW w:w="3496" w:type="dxa"/>
          </w:tcPr>
          <w:p w14:paraId="4D7521A3" w14:textId="6021644B" w:rsidR="00685628" w:rsidRPr="006B626D" w:rsidRDefault="00685628" w:rsidP="00685628">
            <w:pPr>
              <w:rPr>
                <w:lang w:val="en-US"/>
              </w:rPr>
            </w:pPr>
            <w:r w:rsidRPr="006B626D">
              <w:rPr>
                <w:lang w:val="en-US"/>
              </w:rPr>
              <w:t>Qualifier/kind</w:t>
            </w:r>
          </w:p>
        </w:tc>
        <w:tc>
          <w:tcPr>
            <w:tcW w:w="0" w:type="auto"/>
          </w:tcPr>
          <w:p w14:paraId="21983A9D" w14:textId="139D0915" w:rsidR="00685628" w:rsidRPr="006B626D" w:rsidRDefault="00685628" w:rsidP="007C7161">
            <w:pPr>
              <w:rPr>
                <w:lang w:val="en-US"/>
              </w:rPr>
            </w:pPr>
            <w:r w:rsidRPr="006B626D">
              <w:rPr>
                <w:lang w:val="en-US"/>
              </w:rPr>
              <w:t>Set to &lt;&lt;</w:t>
            </w:r>
            <w:r w:rsidR="005B1972" w:rsidRPr="006B626D">
              <w:rPr>
                <w:lang w:val="en-US"/>
              </w:rPr>
              <w:t>Experimental</w:t>
            </w:r>
            <w:r w:rsidRPr="006B626D">
              <w:rPr>
                <w:lang w:val="en-US"/>
              </w:rPr>
              <w:t>&gt;&gt;</w:t>
            </w:r>
          </w:p>
        </w:tc>
      </w:tr>
      <w:tr w:rsidR="004C7447" w:rsidRPr="00F0151A" w14:paraId="63293E32" w14:textId="77777777" w:rsidTr="00C72010">
        <w:tc>
          <w:tcPr>
            <w:tcW w:w="629" w:type="dxa"/>
          </w:tcPr>
          <w:p w14:paraId="7DA05405" w14:textId="2D74F2D4" w:rsidR="004C7447" w:rsidRPr="006B626D" w:rsidRDefault="004C7447" w:rsidP="006E22BA">
            <w:pPr>
              <w:rPr>
                <w:lang w:val="en-US"/>
              </w:rPr>
            </w:pPr>
            <w:r w:rsidRPr="006B626D">
              <w:rPr>
                <w:lang w:val="en-US"/>
              </w:rPr>
              <w:t>x</w:t>
            </w:r>
          </w:p>
        </w:tc>
        <w:tc>
          <w:tcPr>
            <w:tcW w:w="3496" w:type="dxa"/>
          </w:tcPr>
          <w:p w14:paraId="0AC45016" w14:textId="7893D082" w:rsidR="004C7447" w:rsidRPr="006B626D" w:rsidRDefault="004C7447" w:rsidP="006E22BA">
            <w:pPr>
              <w:rPr>
                <w:lang w:val="en-US"/>
              </w:rPr>
            </w:pPr>
            <w:proofErr w:type="spellStart"/>
            <w:r w:rsidRPr="006B626D">
              <w:rPr>
                <w:lang w:val="en-US"/>
              </w:rPr>
              <w:t>QualifierType</w:t>
            </w:r>
            <w:proofErr w:type="spellEnd"/>
          </w:p>
        </w:tc>
        <w:tc>
          <w:tcPr>
            <w:tcW w:w="0" w:type="auto"/>
          </w:tcPr>
          <w:p w14:paraId="284110AB" w14:textId="3B563919" w:rsidR="004C7447" w:rsidRPr="00CE25AF" w:rsidRDefault="004C7447" w:rsidP="007C7161">
            <w:pPr>
              <w:rPr>
                <w:lang w:val="en-US"/>
              </w:rPr>
            </w:pPr>
            <w:r w:rsidRPr="00CE25AF">
              <w:rPr>
                <w:lang w:val="en-US"/>
              </w:rPr>
              <w:t xml:space="preserve">Type changed from string to </w:t>
            </w:r>
            <w:proofErr w:type="spellStart"/>
            <w:r w:rsidRPr="00CE25AF">
              <w:rPr>
                <w:lang w:val="en-US"/>
              </w:rPr>
              <w:t>NameType</w:t>
            </w:r>
            <w:proofErr w:type="spellEnd"/>
            <w:r w:rsidR="004D3E7A">
              <w:rPr>
                <w:lang w:val="en-US"/>
              </w:rPr>
              <w:t xml:space="preserve">; </w:t>
            </w:r>
            <w:r w:rsidRPr="00CE25AF">
              <w:rPr>
                <w:lang w:val="en-US"/>
              </w:rPr>
              <w:t>length constraint added</w:t>
            </w:r>
          </w:p>
        </w:tc>
      </w:tr>
      <w:tr w:rsidR="003A43BF" w:rsidRPr="00CE25AF" w14:paraId="2404714A" w14:textId="77777777" w:rsidTr="00C72010">
        <w:tc>
          <w:tcPr>
            <w:tcW w:w="629" w:type="dxa"/>
          </w:tcPr>
          <w:p w14:paraId="56903B57" w14:textId="77777777" w:rsidR="003A43BF" w:rsidRPr="00CE25AF" w:rsidRDefault="003A43BF" w:rsidP="003A43BF">
            <w:pPr>
              <w:rPr>
                <w:lang w:val="en-US"/>
              </w:rPr>
            </w:pPr>
          </w:p>
        </w:tc>
        <w:tc>
          <w:tcPr>
            <w:tcW w:w="3496" w:type="dxa"/>
          </w:tcPr>
          <w:p w14:paraId="7641549D" w14:textId="2D28776E" w:rsidR="003A43BF" w:rsidRPr="006B626D" w:rsidRDefault="003A43BF" w:rsidP="003A43BF">
            <w:pPr>
              <w:rPr>
                <w:lang w:val="en-US"/>
              </w:rPr>
            </w:pPr>
            <w:proofErr w:type="spellStart"/>
            <w:r w:rsidRPr="006B626D">
              <w:rPr>
                <w:lang w:val="en-US"/>
              </w:rPr>
              <w:t>rdfBuildInTypes</w:t>
            </w:r>
            <w:proofErr w:type="spellEnd"/>
          </w:p>
        </w:tc>
        <w:tc>
          <w:tcPr>
            <w:tcW w:w="0" w:type="auto"/>
          </w:tcPr>
          <w:p w14:paraId="43580D56" w14:textId="047A7BAD" w:rsidR="003A43BF" w:rsidRPr="006B626D" w:rsidRDefault="003A43BF" w:rsidP="007C7161">
            <w:pPr>
              <w:rPr>
                <w:lang w:val="en-US"/>
              </w:rPr>
            </w:pPr>
            <w:r w:rsidRPr="006B626D">
              <w:rPr>
                <w:lang w:val="en-US"/>
              </w:rPr>
              <w:t>Removed</w:t>
            </w:r>
          </w:p>
        </w:tc>
      </w:tr>
      <w:tr w:rsidR="003A43BF" w:rsidRPr="00A608C5" w14:paraId="607E48A5" w14:textId="77777777" w:rsidTr="00C72010">
        <w:tc>
          <w:tcPr>
            <w:tcW w:w="629" w:type="dxa"/>
          </w:tcPr>
          <w:p w14:paraId="36FC3B5F" w14:textId="29F74FB6" w:rsidR="003A43BF" w:rsidRPr="006B626D" w:rsidRDefault="003A43BF" w:rsidP="003A43BF">
            <w:pPr>
              <w:rPr>
                <w:lang w:val="en-US"/>
              </w:rPr>
            </w:pPr>
            <w:r w:rsidRPr="006B626D">
              <w:rPr>
                <w:lang w:val="en-US"/>
              </w:rPr>
              <w:t>x</w:t>
            </w:r>
          </w:p>
        </w:tc>
        <w:tc>
          <w:tcPr>
            <w:tcW w:w="3496" w:type="dxa"/>
          </w:tcPr>
          <w:p w14:paraId="057E8548" w14:textId="15C4622F" w:rsidR="003A43BF" w:rsidRPr="006B626D" w:rsidRDefault="003A43BF" w:rsidP="003A43BF">
            <w:pPr>
              <w:rPr>
                <w:lang w:val="en-US"/>
              </w:rPr>
            </w:pPr>
            <w:r w:rsidRPr="006B626D">
              <w:rPr>
                <w:lang w:val="en-US"/>
              </w:rPr>
              <w:t>Referable/category</w:t>
            </w:r>
          </w:p>
        </w:tc>
        <w:tc>
          <w:tcPr>
            <w:tcW w:w="0" w:type="auto"/>
          </w:tcPr>
          <w:p w14:paraId="17A0E13D" w14:textId="46124FBB" w:rsidR="003A43BF" w:rsidRDefault="003A43BF" w:rsidP="007C7161">
            <w:pPr>
              <w:rPr>
                <w:lang w:val="en-US"/>
              </w:rPr>
            </w:pPr>
            <w:r w:rsidRPr="00CE25AF">
              <w:rPr>
                <w:lang w:val="en-US"/>
              </w:rPr>
              <w:t xml:space="preserve">Type changed from string to </w:t>
            </w:r>
            <w:proofErr w:type="spellStart"/>
            <w:r w:rsidRPr="00CE25AF">
              <w:rPr>
                <w:lang w:val="en-US"/>
              </w:rPr>
              <w:t>NameType</w:t>
            </w:r>
            <w:proofErr w:type="spellEnd"/>
            <w:r w:rsidR="004D3E7A">
              <w:rPr>
                <w:lang w:val="en-US"/>
              </w:rPr>
              <w:t>;</w:t>
            </w:r>
            <w:r w:rsidRPr="00CE25AF">
              <w:rPr>
                <w:lang w:val="en-US"/>
              </w:rPr>
              <w:t xml:space="preserve"> length constraint added</w:t>
            </w:r>
          </w:p>
          <w:p w14:paraId="61CBBF7F" w14:textId="1493B8E5" w:rsidR="008F1931" w:rsidRPr="00CE25AF" w:rsidRDefault="008F1931" w:rsidP="007C7161">
            <w:pPr>
              <w:rPr>
                <w:lang w:val="en-US"/>
              </w:rPr>
            </w:pPr>
            <w:r>
              <w:rPr>
                <w:lang w:val="en-US"/>
              </w:rPr>
              <w:t>Category set to deprecated</w:t>
            </w:r>
          </w:p>
        </w:tc>
      </w:tr>
      <w:tr w:rsidR="003A43BF" w:rsidRPr="00CE25AF" w14:paraId="1B01F972" w14:textId="77777777" w:rsidTr="00C72010">
        <w:tc>
          <w:tcPr>
            <w:tcW w:w="629" w:type="dxa"/>
          </w:tcPr>
          <w:p w14:paraId="78133BA3" w14:textId="40EA1658" w:rsidR="003A43BF" w:rsidRPr="006B626D" w:rsidRDefault="003A43BF" w:rsidP="003A43BF">
            <w:pPr>
              <w:rPr>
                <w:lang w:val="en-US"/>
              </w:rPr>
            </w:pPr>
            <w:r w:rsidRPr="006B626D">
              <w:rPr>
                <w:lang w:val="en-US"/>
              </w:rPr>
              <w:t>x</w:t>
            </w:r>
          </w:p>
        </w:tc>
        <w:tc>
          <w:tcPr>
            <w:tcW w:w="3496" w:type="dxa"/>
          </w:tcPr>
          <w:p w14:paraId="14E3D886" w14:textId="6F6816B7" w:rsidR="003A43BF" w:rsidRPr="006B626D" w:rsidRDefault="003A43BF" w:rsidP="003A43BF">
            <w:pPr>
              <w:rPr>
                <w:lang w:val="en-US"/>
              </w:rPr>
            </w:pPr>
            <w:r w:rsidRPr="006B626D">
              <w:rPr>
                <w:lang w:val="en-US"/>
              </w:rPr>
              <w:t>Referable/checksum</w:t>
            </w:r>
          </w:p>
        </w:tc>
        <w:tc>
          <w:tcPr>
            <w:tcW w:w="0" w:type="auto"/>
          </w:tcPr>
          <w:p w14:paraId="03F64D59" w14:textId="073C6824" w:rsidR="003A43BF" w:rsidRPr="006B626D" w:rsidRDefault="003A43BF" w:rsidP="007C7161">
            <w:pPr>
              <w:rPr>
                <w:lang w:val="en-US"/>
              </w:rPr>
            </w:pPr>
            <w:r w:rsidRPr="006B626D">
              <w:rPr>
                <w:lang w:val="en-US"/>
              </w:rPr>
              <w:t>Removed</w:t>
            </w:r>
          </w:p>
        </w:tc>
      </w:tr>
      <w:tr w:rsidR="003A43BF" w:rsidRPr="00F0151A" w14:paraId="1D0DA719" w14:textId="77777777" w:rsidTr="006E22BA">
        <w:tc>
          <w:tcPr>
            <w:tcW w:w="629" w:type="dxa"/>
            <w:vAlign w:val="center"/>
          </w:tcPr>
          <w:p w14:paraId="517BBDD2" w14:textId="3E63F133" w:rsidR="003A43BF" w:rsidRPr="006B626D" w:rsidRDefault="003A43BF" w:rsidP="003A43BF">
            <w:pPr>
              <w:rPr>
                <w:lang w:val="en-US"/>
              </w:rPr>
            </w:pPr>
            <w:r w:rsidRPr="006B626D">
              <w:rPr>
                <w:lang w:val="en-US"/>
              </w:rPr>
              <w:t>x</w:t>
            </w:r>
          </w:p>
        </w:tc>
        <w:tc>
          <w:tcPr>
            <w:tcW w:w="3496" w:type="dxa"/>
            <w:vAlign w:val="center"/>
          </w:tcPr>
          <w:p w14:paraId="132DF570" w14:textId="0770FCD2" w:rsidR="003A43BF" w:rsidRPr="006B626D" w:rsidRDefault="003A43BF" w:rsidP="003A43BF">
            <w:pPr>
              <w:rPr>
                <w:lang w:val="en-US"/>
              </w:rPr>
            </w:pPr>
            <w:r w:rsidRPr="006B626D">
              <w:rPr>
                <w:lang w:val="en-US"/>
              </w:rPr>
              <w:t>Referable/</w:t>
            </w:r>
            <w:proofErr w:type="spellStart"/>
            <w:r w:rsidRPr="006B626D">
              <w:rPr>
                <w:lang w:val="en-US"/>
              </w:rPr>
              <w:t>displayName</w:t>
            </w:r>
            <w:proofErr w:type="spellEnd"/>
          </w:p>
        </w:tc>
        <w:tc>
          <w:tcPr>
            <w:tcW w:w="5504" w:type="dxa"/>
            <w:vAlign w:val="center"/>
          </w:tcPr>
          <w:p w14:paraId="636E2B4F" w14:textId="4CD3DF16" w:rsidR="003A43BF" w:rsidRPr="00CE25AF" w:rsidRDefault="003A43BF" w:rsidP="007C7161">
            <w:pPr>
              <w:rPr>
                <w:lang w:val="en-US"/>
              </w:rPr>
            </w:pPr>
            <w:r w:rsidRPr="00CE25AF">
              <w:rPr>
                <w:lang w:val="en-US"/>
              </w:rPr>
              <w:t xml:space="preserve">Type changed from string to </w:t>
            </w:r>
            <w:proofErr w:type="spellStart"/>
            <w:r w:rsidRPr="00CE25AF">
              <w:rPr>
                <w:lang w:val="en-US"/>
              </w:rPr>
              <w:t>MultiLanguageNameType</w:t>
            </w:r>
            <w:proofErr w:type="spellEnd"/>
            <w:r w:rsidR="004D3E7A">
              <w:rPr>
                <w:lang w:val="en-US"/>
              </w:rPr>
              <w:t xml:space="preserve">; </w:t>
            </w:r>
            <w:r w:rsidRPr="00CE25AF">
              <w:rPr>
                <w:lang w:val="en-US"/>
              </w:rPr>
              <w:t>length constraint</w:t>
            </w:r>
            <w:r w:rsidR="004D3E7A">
              <w:rPr>
                <w:lang w:val="en-US"/>
              </w:rPr>
              <w:t xml:space="preserve"> added</w:t>
            </w:r>
          </w:p>
          <w:p w14:paraId="652D7C7D" w14:textId="49AD08C2" w:rsidR="003A43BF" w:rsidRPr="00CE25AF" w:rsidRDefault="003A43BF" w:rsidP="00B53DAF">
            <w:pPr>
              <w:rPr>
                <w:lang w:val="en-US"/>
              </w:rPr>
            </w:pPr>
            <w:r w:rsidRPr="00CE25AF">
              <w:rPr>
                <w:lang w:val="en-US"/>
              </w:rPr>
              <w:t>Text how to select a suitable display name removed</w:t>
            </w:r>
            <w:r w:rsidR="004D3E7A">
              <w:rPr>
                <w:lang w:val="en-US"/>
              </w:rPr>
              <w:t xml:space="preserve">; now </w:t>
            </w:r>
            <w:r w:rsidRPr="00CE25AF">
              <w:rPr>
                <w:lang w:val="en-US"/>
              </w:rPr>
              <w:t xml:space="preserve">explained in </w:t>
            </w:r>
            <w:r w:rsidR="00B53DAF" w:rsidRPr="006B626D">
              <w:rPr>
                <w:lang w:val="en-US"/>
              </w:rPr>
              <w:fldChar w:fldCharType="begin"/>
            </w:r>
            <w:r w:rsidR="00B53DAF" w:rsidRPr="00CE25AF">
              <w:rPr>
                <w:lang w:val="en-US"/>
              </w:rPr>
              <w:instrText xml:space="preserve"> REF _Ref89794569 \h </w:instrText>
            </w:r>
            <w:r w:rsidR="00B53DAF" w:rsidRPr="006B626D">
              <w:rPr>
                <w:lang w:val="en-US"/>
              </w:rPr>
            </w:r>
            <w:r w:rsidR="00B53DAF" w:rsidRPr="006B626D">
              <w:rPr>
                <w:lang w:val="en-US"/>
              </w:rPr>
              <w:fldChar w:fldCharType="separate"/>
            </w:r>
            <w:r w:rsidR="00F511DE" w:rsidRPr="00CE25AF">
              <w:t xml:space="preserve">Table </w:t>
            </w:r>
            <w:r w:rsidR="00F511DE">
              <w:rPr>
                <w:noProof/>
              </w:rPr>
              <w:t>2</w:t>
            </w:r>
            <w:r w:rsidR="00B53DAF" w:rsidRPr="006B626D">
              <w:rPr>
                <w:lang w:val="en-US"/>
              </w:rPr>
              <w:fldChar w:fldCharType="end"/>
            </w:r>
          </w:p>
        </w:tc>
      </w:tr>
      <w:tr w:rsidR="003A43BF" w:rsidRPr="00F0151A" w14:paraId="44D4220E" w14:textId="77777777" w:rsidTr="006E22BA">
        <w:tc>
          <w:tcPr>
            <w:tcW w:w="629" w:type="dxa"/>
            <w:vAlign w:val="center"/>
          </w:tcPr>
          <w:p w14:paraId="55DC0738" w14:textId="5D4008D2" w:rsidR="003A43BF" w:rsidRPr="006B626D" w:rsidRDefault="003A43BF" w:rsidP="003A43BF">
            <w:pPr>
              <w:rPr>
                <w:lang w:val="en-US"/>
              </w:rPr>
            </w:pPr>
            <w:r w:rsidRPr="006B626D">
              <w:rPr>
                <w:lang w:val="en-US"/>
              </w:rPr>
              <w:t>x</w:t>
            </w:r>
          </w:p>
        </w:tc>
        <w:tc>
          <w:tcPr>
            <w:tcW w:w="3496" w:type="dxa"/>
            <w:vAlign w:val="center"/>
          </w:tcPr>
          <w:p w14:paraId="750DCD27" w14:textId="637B18E7" w:rsidR="003A43BF" w:rsidRPr="006B626D" w:rsidRDefault="003A43BF" w:rsidP="003A43BF">
            <w:pPr>
              <w:rPr>
                <w:lang w:val="en-US"/>
              </w:rPr>
            </w:pPr>
            <w:r w:rsidRPr="006B626D">
              <w:rPr>
                <w:lang w:val="en-US"/>
              </w:rPr>
              <w:t>Referable/description</w:t>
            </w:r>
          </w:p>
        </w:tc>
        <w:tc>
          <w:tcPr>
            <w:tcW w:w="5504" w:type="dxa"/>
            <w:vAlign w:val="center"/>
          </w:tcPr>
          <w:p w14:paraId="2D843AE5" w14:textId="1812E50F" w:rsidR="003A43BF" w:rsidRPr="00CE25AF" w:rsidRDefault="003A43BF" w:rsidP="007C7161">
            <w:pPr>
              <w:rPr>
                <w:lang w:val="en-US"/>
              </w:rPr>
            </w:pPr>
            <w:r w:rsidRPr="00CE25AF">
              <w:rPr>
                <w:lang w:val="en-US"/>
              </w:rPr>
              <w:t xml:space="preserve">Type changed from string to </w:t>
            </w:r>
            <w:proofErr w:type="spellStart"/>
            <w:r w:rsidRPr="00CE25AF">
              <w:rPr>
                <w:lang w:val="en-US"/>
              </w:rPr>
              <w:t>MultiLanguageTextType</w:t>
            </w:r>
            <w:proofErr w:type="spellEnd"/>
            <w:r w:rsidR="004D3E7A">
              <w:rPr>
                <w:lang w:val="en-US"/>
              </w:rPr>
              <w:t xml:space="preserve">; </w:t>
            </w:r>
            <w:r w:rsidRPr="00CE25AF">
              <w:rPr>
                <w:lang w:val="en-US"/>
              </w:rPr>
              <w:t>length constraint</w:t>
            </w:r>
            <w:r w:rsidR="004D3E7A">
              <w:rPr>
                <w:lang w:val="en-US"/>
              </w:rPr>
              <w:t xml:space="preserve"> added</w:t>
            </w:r>
          </w:p>
        </w:tc>
      </w:tr>
      <w:tr w:rsidR="003A43BF" w:rsidRPr="00F0151A" w14:paraId="25388AD3" w14:textId="77777777" w:rsidTr="006E22BA">
        <w:tc>
          <w:tcPr>
            <w:tcW w:w="629" w:type="dxa"/>
            <w:vAlign w:val="center"/>
          </w:tcPr>
          <w:p w14:paraId="1DF91B92" w14:textId="7A1DFE19" w:rsidR="003A43BF" w:rsidRPr="006B626D" w:rsidRDefault="003A43BF" w:rsidP="003A43BF">
            <w:pPr>
              <w:rPr>
                <w:lang w:val="en-US"/>
              </w:rPr>
            </w:pPr>
            <w:r w:rsidRPr="006B626D">
              <w:rPr>
                <w:lang w:val="en-US"/>
              </w:rPr>
              <w:t>x</w:t>
            </w:r>
          </w:p>
        </w:tc>
        <w:tc>
          <w:tcPr>
            <w:tcW w:w="3496" w:type="dxa"/>
            <w:vAlign w:val="center"/>
          </w:tcPr>
          <w:p w14:paraId="78A36589" w14:textId="406A1AFD" w:rsidR="003A43BF" w:rsidRPr="006B626D" w:rsidRDefault="003A43BF" w:rsidP="003A43BF">
            <w:pPr>
              <w:rPr>
                <w:lang w:val="en-US"/>
              </w:rPr>
            </w:pPr>
            <w:r w:rsidRPr="006B626D">
              <w:rPr>
                <w:lang w:val="en-US"/>
              </w:rPr>
              <w:t>Referable/</w:t>
            </w:r>
            <w:proofErr w:type="spellStart"/>
            <w:r w:rsidRPr="006B626D">
              <w:rPr>
                <w:lang w:val="en-US"/>
              </w:rPr>
              <w:t>idShort</w:t>
            </w:r>
            <w:proofErr w:type="spellEnd"/>
          </w:p>
        </w:tc>
        <w:tc>
          <w:tcPr>
            <w:tcW w:w="5504" w:type="dxa"/>
            <w:vAlign w:val="center"/>
          </w:tcPr>
          <w:p w14:paraId="2F7B38A3" w14:textId="07F1D5F0" w:rsidR="003A43BF" w:rsidRPr="00CE25AF" w:rsidRDefault="003A43BF" w:rsidP="007C7161">
            <w:pPr>
              <w:rPr>
                <w:lang w:val="en-US"/>
              </w:rPr>
            </w:pPr>
            <w:r w:rsidRPr="00CE25AF">
              <w:rPr>
                <w:lang w:val="en-US"/>
              </w:rPr>
              <w:t xml:space="preserve">Type changed from string to </w:t>
            </w:r>
            <w:proofErr w:type="spellStart"/>
            <w:r w:rsidRPr="00CE25AF">
              <w:rPr>
                <w:lang w:val="en-US"/>
              </w:rPr>
              <w:t>NameType</w:t>
            </w:r>
            <w:proofErr w:type="spellEnd"/>
            <w:r w:rsidR="004D3E7A">
              <w:rPr>
                <w:lang w:val="en-US"/>
              </w:rPr>
              <w:t xml:space="preserve">; </w:t>
            </w:r>
            <w:r w:rsidRPr="00CE25AF">
              <w:rPr>
                <w:lang w:val="en-US"/>
              </w:rPr>
              <w:t>length constraint added</w:t>
            </w:r>
          </w:p>
        </w:tc>
      </w:tr>
      <w:tr w:rsidR="003A43BF" w:rsidRPr="00CE25AF" w14:paraId="0CC72596" w14:textId="77777777" w:rsidTr="006E22BA">
        <w:tc>
          <w:tcPr>
            <w:tcW w:w="629" w:type="dxa"/>
            <w:vAlign w:val="center"/>
          </w:tcPr>
          <w:p w14:paraId="1529ADCF" w14:textId="25A6EA0A" w:rsidR="003A43BF" w:rsidRPr="006B626D" w:rsidRDefault="003A43BF" w:rsidP="003A43BF">
            <w:pPr>
              <w:rPr>
                <w:lang w:val="en-US"/>
              </w:rPr>
            </w:pPr>
            <w:r w:rsidRPr="006B626D">
              <w:rPr>
                <w:lang w:val="en-US"/>
              </w:rPr>
              <w:t>x</w:t>
            </w:r>
          </w:p>
        </w:tc>
        <w:tc>
          <w:tcPr>
            <w:tcW w:w="3496" w:type="dxa"/>
            <w:vAlign w:val="center"/>
          </w:tcPr>
          <w:p w14:paraId="7AFD9C16" w14:textId="7D68DC70" w:rsidR="003A43BF" w:rsidRPr="006B626D" w:rsidRDefault="003A43BF" w:rsidP="003A43BF">
            <w:pPr>
              <w:rPr>
                <w:lang w:val="en-US"/>
              </w:rPr>
            </w:pPr>
            <w:proofErr w:type="spellStart"/>
            <w:r w:rsidRPr="006B626D">
              <w:rPr>
                <w:lang w:val="en-US"/>
              </w:rPr>
              <w:t>ReferenceTypes</w:t>
            </w:r>
            <w:proofErr w:type="spellEnd"/>
            <w:r w:rsidRPr="006B626D">
              <w:rPr>
                <w:lang w:val="en-US"/>
              </w:rPr>
              <w:t>/</w:t>
            </w:r>
            <w:proofErr w:type="spellStart"/>
            <w:r w:rsidRPr="006B626D">
              <w:rPr>
                <w:lang w:val="en-US"/>
              </w:rPr>
              <w:t>GlobalReference</w:t>
            </w:r>
            <w:proofErr w:type="spellEnd"/>
          </w:p>
        </w:tc>
        <w:tc>
          <w:tcPr>
            <w:tcW w:w="5504" w:type="dxa"/>
            <w:vAlign w:val="center"/>
          </w:tcPr>
          <w:p w14:paraId="6E59F98A" w14:textId="2AE82FB2" w:rsidR="003A43BF" w:rsidRPr="006B626D" w:rsidRDefault="003A43BF" w:rsidP="007C7161">
            <w:pPr>
              <w:rPr>
                <w:lang w:val="en-US"/>
              </w:rPr>
            </w:pPr>
            <w:r w:rsidRPr="006B626D">
              <w:rPr>
                <w:lang w:val="en-US"/>
              </w:rPr>
              <w:t xml:space="preserve">Renamed to </w:t>
            </w:r>
            <w:proofErr w:type="spellStart"/>
            <w:r w:rsidRPr="006B626D">
              <w:rPr>
                <w:lang w:val="en-US"/>
              </w:rPr>
              <w:t>ExternalReference</w:t>
            </w:r>
            <w:proofErr w:type="spellEnd"/>
          </w:p>
        </w:tc>
      </w:tr>
      <w:tr w:rsidR="006068CE" w:rsidRPr="00CE25AF" w14:paraId="1A687707" w14:textId="77777777" w:rsidTr="006E22BA">
        <w:tc>
          <w:tcPr>
            <w:tcW w:w="629" w:type="dxa"/>
            <w:vAlign w:val="center"/>
          </w:tcPr>
          <w:p w14:paraId="5DE56294" w14:textId="77777777" w:rsidR="006068CE" w:rsidRPr="006B626D" w:rsidRDefault="006068CE" w:rsidP="003A43BF">
            <w:pPr>
              <w:rPr>
                <w:lang w:val="en-US"/>
              </w:rPr>
            </w:pPr>
          </w:p>
        </w:tc>
        <w:tc>
          <w:tcPr>
            <w:tcW w:w="3496" w:type="dxa"/>
            <w:vAlign w:val="center"/>
          </w:tcPr>
          <w:p w14:paraId="44039D2F" w14:textId="2B2A2D7C" w:rsidR="006068CE" w:rsidRPr="006B626D" w:rsidRDefault="006068CE" w:rsidP="003A43BF">
            <w:pPr>
              <w:rPr>
                <w:lang w:val="en-US"/>
              </w:rPr>
            </w:pPr>
            <w:r w:rsidRPr="006B626D">
              <w:rPr>
                <w:lang w:val="en-US"/>
              </w:rPr>
              <w:t>Resource</w:t>
            </w:r>
          </w:p>
        </w:tc>
        <w:tc>
          <w:tcPr>
            <w:tcW w:w="5504" w:type="dxa"/>
            <w:vAlign w:val="center"/>
          </w:tcPr>
          <w:p w14:paraId="59B1F09C" w14:textId="6F5B344E" w:rsidR="006068CE" w:rsidRPr="006B626D" w:rsidRDefault="006068CE" w:rsidP="007C7161">
            <w:pPr>
              <w:rPr>
                <w:lang w:val="en-US"/>
              </w:rPr>
            </w:pPr>
            <w:r w:rsidRPr="006B626D">
              <w:rPr>
                <w:lang w:val="en-US"/>
              </w:rPr>
              <w:t>Stereotype &lt;&lt;</w:t>
            </w:r>
            <w:proofErr w:type="spellStart"/>
            <w:r w:rsidRPr="006B626D">
              <w:rPr>
                <w:lang w:val="en-US"/>
              </w:rPr>
              <w:t>DataType</w:t>
            </w:r>
            <w:proofErr w:type="spellEnd"/>
            <w:r w:rsidRPr="006B626D">
              <w:rPr>
                <w:lang w:val="en-US"/>
              </w:rPr>
              <w:t>&gt;&gt; removed.</w:t>
            </w:r>
          </w:p>
        </w:tc>
      </w:tr>
      <w:tr w:rsidR="003A43BF" w:rsidRPr="00CE25AF" w14:paraId="6A17B53D" w14:textId="77777777" w:rsidTr="006E22BA">
        <w:tc>
          <w:tcPr>
            <w:tcW w:w="629" w:type="dxa"/>
            <w:vAlign w:val="center"/>
          </w:tcPr>
          <w:p w14:paraId="134E828C" w14:textId="77777777" w:rsidR="003A43BF" w:rsidRPr="006B626D" w:rsidRDefault="003A43BF" w:rsidP="003A43BF">
            <w:pPr>
              <w:rPr>
                <w:lang w:val="en-US"/>
              </w:rPr>
            </w:pPr>
          </w:p>
        </w:tc>
        <w:tc>
          <w:tcPr>
            <w:tcW w:w="3496" w:type="dxa"/>
            <w:vAlign w:val="center"/>
          </w:tcPr>
          <w:p w14:paraId="45F2E663" w14:textId="60CBC5EC" w:rsidR="003A43BF" w:rsidRPr="006B626D" w:rsidRDefault="003A43BF" w:rsidP="003A43BF">
            <w:pPr>
              <w:rPr>
                <w:lang w:val="en-US"/>
              </w:rPr>
            </w:pPr>
            <w:proofErr w:type="spellStart"/>
            <w:r w:rsidRPr="006B626D">
              <w:rPr>
                <w:lang w:val="en-US"/>
              </w:rPr>
              <w:t>StateOfEvent</w:t>
            </w:r>
            <w:proofErr w:type="spellEnd"/>
          </w:p>
        </w:tc>
        <w:tc>
          <w:tcPr>
            <w:tcW w:w="5504" w:type="dxa"/>
            <w:vAlign w:val="center"/>
          </w:tcPr>
          <w:p w14:paraId="127D4048" w14:textId="5783BD46" w:rsidR="003A43BF" w:rsidRPr="006B626D" w:rsidRDefault="003A43BF" w:rsidP="007C7161">
            <w:pPr>
              <w:rPr>
                <w:lang w:val="en-US"/>
              </w:rPr>
            </w:pPr>
            <w:r w:rsidRPr="006B626D">
              <w:rPr>
                <w:lang w:val="en-US"/>
              </w:rPr>
              <w:t>Set to &lt;&lt;</w:t>
            </w:r>
            <w:r w:rsidR="005B1972" w:rsidRPr="006B626D">
              <w:rPr>
                <w:lang w:val="en-US"/>
              </w:rPr>
              <w:t>Experimental</w:t>
            </w:r>
            <w:r w:rsidRPr="006B626D">
              <w:rPr>
                <w:lang w:val="en-US"/>
              </w:rPr>
              <w:t>&gt;&gt;</w:t>
            </w:r>
          </w:p>
        </w:tc>
      </w:tr>
      <w:tr w:rsidR="003A43BF" w:rsidRPr="00E25928" w14:paraId="06C6DF9D" w14:textId="77777777" w:rsidTr="006E22BA">
        <w:tc>
          <w:tcPr>
            <w:tcW w:w="629" w:type="dxa"/>
            <w:vAlign w:val="center"/>
          </w:tcPr>
          <w:p w14:paraId="58FA95F2" w14:textId="7ACC60B4" w:rsidR="003A43BF" w:rsidRPr="006B626D" w:rsidRDefault="003A43BF" w:rsidP="003A43BF">
            <w:pPr>
              <w:rPr>
                <w:lang w:val="en-US"/>
              </w:rPr>
            </w:pPr>
            <w:r w:rsidRPr="006B626D">
              <w:rPr>
                <w:lang w:val="en-US"/>
              </w:rPr>
              <w:t>x</w:t>
            </w:r>
          </w:p>
        </w:tc>
        <w:tc>
          <w:tcPr>
            <w:tcW w:w="3496" w:type="dxa"/>
            <w:vAlign w:val="center"/>
          </w:tcPr>
          <w:p w14:paraId="20575A07" w14:textId="3765B529" w:rsidR="003A43BF" w:rsidRPr="006B626D" w:rsidRDefault="003A43BF" w:rsidP="003A43BF">
            <w:pPr>
              <w:rPr>
                <w:lang w:val="en-US"/>
              </w:rPr>
            </w:pPr>
            <w:proofErr w:type="spellStart"/>
            <w:r w:rsidRPr="006B626D">
              <w:rPr>
                <w:lang w:val="en-US"/>
              </w:rPr>
              <w:t>SpecificAssetId</w:t>
            </w:r>
            <w:proofErr w:type="spellEnd"/>
            <w:r w:rsidRPr="006B626D">
              <w:rPr>
                <w:lang w:val="en-US"/>
              </w:rPr>
              <w:t>/name</w:t>
            </w:r>
          </w:p>
        </w:tc>
        <w:tc>
          <w:tcPr>
            <w:tcW w:w="5504" w:type="dxa"/>
            <w:vAlign w:val="center"/>
          </w:tcPr>
          <w:p w14:paraId="522594B6" w14:textId="5F203CFE" w:rsidR="003A43BF" w:rsidRPr="00CE25AF" w:rsidRDefault="003A43BF" w:rsidP="007C7161">
            <w:pPr>
              <w:rPr>
                <w:lang w:val="en-US"/>
              </w:rPr>
            </w:pPr>
            <w:r w:rsidRPr="00CE25AF">
              <w:rPr>
                <w:lang w:val="en-US"/>
              </w:rPr>
              <w:t xml:space="preserve">Type changed from string to </w:t>
            </w:r>
            <w:proofErr w:type="spellStart"/>
            <w:r w:rsidR="00424921" w:rsidRPr="00CE25AF">
              <w:rPr>
                <w:lang w:val="en-US"/>
              </w:rPr>
              <w:t>Label</w:t>
            </w:r>
            <w:r w:rsidRPr="00CE25AF">
              <w:rPr>
                <w:lang w:val="en-US"/>
              </w:rPr>
              <w:t>Type</w:t>
            </w:r>
            <w:proofErr w:type="spellEnd"/>
            <w:r w:rsidRPr="00CE25AF">
              <w:rPr>
                <w:lang w:val="en-US"/>
              </w:rPr>
              <w:t xml:space="preserve"> (a string with length constraint)</w:t>
            </w:r>
          </w:p>
        </w:tc>
      </w:tr>
      <w:tr w:rsidR="003A43BF" w:rsidRPr="0026076F" w14:paraId="684ED905" w14:textId="77777777" w:rsidTr="006E22BA">
        <w:tc>
          <w:tcPr>
            <w:tcW w:w="629" w:type="dxa"/>
            <w:vAlign w:val="center"/>
          </w:tcPr>
          <w:p w14:paraId="1D945B23" w14:textId="0DA6CF55" w:rsidR="003A43BF" w:rsidRPr="006B626D" w:rsidRDefault="003A43BF" w:rsidP="003A43BF">
            <w:pPr>
              <w:rPr>
                <w:lang w:val="en-US"/>
              </w:rPr>
            </w:pPr>
            <w:r w:rsidRPr="006B626D">
              <w:rPr>
                <w:lang w:val="en-US"/>
              </w:rPr>
              <w:t>x</w:t>
            </w:r>
          </w:p>
        </w:tc>
        <w:tc>
          <w:tcPr>
            <w:tcW w:w="3496" w:type="dxa"/>
            <w:vAlign w:val="center"/>
          </w:tcPr>
          <w:p w14:paraId="5F790B01" w14:textId="23A86AC7" w:rsidR="003A43BF" w:rsidRPr="006B626D" w:rsidRDefault="003A43BF" w:rsidP="003A43BF">
            <w:pPr>
              <w:rPr>
                <w:lang w:val="en-US"/>
              </w:rPr>
            </w:pPr>
            <w:proofErr w:type="spellStart"/>
            <w:r w:rsidRPr="006B626D">
              <w:rPr>
                <w:lang w:val="en-US"/>
              </w:rPr>
              <w:t>SpecificAssetId</w:t>
            </w:r>
            <w:proofErr w:type="spellEnd"/>
            <w:r w:rsidRPr="006B626D">
              <w:rPr>
                <w:lang w:val="en-US"/>
              </w:rPr>
              <w:t>/value</w:t>
            </w:r>
          </w:p>
        </w:tc>
        <w:tc>
          <w:tcPr>
            <w:tcW w:w="5504" w:type="dxa"/>
            <w:vAlign w:val="center"/>
          </w:tcPr>
          <w:p w14:paraId="41A81588" w14:textId="24415E53" w:rsidR="003A43BF" w:rsidRPr="00CE25AF" w:rsidRDefault="003A43BF" w:rsidP="007C7161">
            <w:pPr>
              <w:rPr>
                <w:lang w:val="en-US"/>
              </w:rPr>
            </w:pPr>
            <w:r w:rsidRPr="00CE25AF">
              <w:rPr>
                <w:lang w:val="en-US"/>
              </w:rPr>
              <w:t>Type changed from string to Identifier (because of length constraint)</w:t>
            </w:r>
          </w:p>
        </w:tc>
      </w:tr>
    </w:tbl>
    <w:p w14:paraId="3314BDDC" w14:textId="2574B480" w:rsidR="008C1E72" w:rsidRPr="00CE25AF" w:rsidRDefault="008C1E72" w:rsidP="00110904">
      <w:pPr>
        <w:pStyle w:val="Caption"/>
      </w:pPr>
      <w:bookmarkStart w:id="5487" w:name="_Toc125537792"/>
      <w:r w:rsidRPr="00CE25AF">
        <w:lastRenderedPageBreak/>
        <w:t xml:space="preserve">Table </w:t>
      </w:r>
      <w:r w:rsidRPr="00CE25AF">
        <w:fldChar w:fldCharType="begin"/>
      </w:r>
      <w:r w:rsidRPr="00CE25AF">
        <w:instrText xml:space="preserve"> SEQ Table \* ARABIC </w:instrText>
      </w:r>
      <w:r w:rsidRPr="00CE25AF">
        <w:fldChar w:fldCharType="separate"/>
      </w:r>
      <w:r w:rsidR="00F511DE">
        <w:rPr>
          <w:noProof/>
        </w:rPr>
        <w:t>17</w:t>
      </w:r>
      <w:r w:rsidRPr="00CE25AF">
        <w:fldChar w:fldCharType="end"/>
      </w:r>
      <w:r w:rsidRPr="00CE25AF">
        <w:t xml:space="preserve"> New Elements in Metamode</w:t>
      </w:r>
      <w:r w:rsidR="007A2B4F" w:rsidRPr="00CE25AF">
        <w:t>l</w:t>
      </w:r>
      <w:bookmarkEnd w:id="5487"/>
    </w:p>
    <w:tbl>
      <w:tblPr>
        <w:tblStyle w:val="TableGrid"/>
        <w:tblW w:w="98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694"/>
        <w:gridCol w:w="4241"/>
        <w:gridCol w:w="4920"/>
      </w:tblGrid>
      <w:tr w:rsidR="008C1E72" w:rsidRPr="00CE25AF" w14:paraId="09F0B487" w14:textId="77777777" w:rsidTr="00C72010">
        <w:trPr>
          <w:tblHeader/>
        </w:trPr>
        <w:tc>
          <w:tcPr>
            <w:tcW w:w="694" w:type="dxa"/>
          </w:tcPr>
          <w:p w14:paraId="3DC4730B" w14:textId="77777777" w:rsidR="008C1E72" w:rsidRPr="006B626D" w:rsidDel="004C6644" w:rsidRDefault="008C1E72" w:rsidP="00A7688C">
            <w:pPr>
              <w:rPr>
                <w:b/>
                <w:lang w:val="en-US"/>
              </w:rPr>
            </w:pPr>
            <w:proofErr w:type="spellStart"/>
            <w:r w:rsidRPr="006B626D">
              <w:rPr>
                <w:b/>
                <w:lang w:val="en-US"/>
              </w:rPr>
              <w:t>nc</w:t>
            </w:r>
            <w:proofErr w:type="spellEnd"/>
          </w:p>
        </w:tc>
        <w:tc>
          <w:tcPr>
            <w:tcW w:w="4241" w:type="dxa"/>
          </w:tcPr>
          <w:p w14:paraId="347E49D5" w14:textId="3326B540" w:rsidR="008C1E72" w:rsidRPr="00CE25AF" w:rsidRDefault="008C1E72" w:rsidP="00A7688C">
            <w:pPr>
              <w:rPr>
                <w:b/>
                <w:lang w:val="en-US"/>
              </w:rPr>
            </w:pPr>
            <w:r w:rsidRPr="00CE25AF">
              <w:rPr>
                <w:b/>
                <w:lang w:val="en-US"/>
              </w:rPr>
              <w:t>V</w:t>
            </w:r>
            <w:r w:rsidR="008D4C96" w:rsidRPr="00CE25AF">
              <w:rPr>
                <w:b/>
                <w:lang w:val="en-US"/>
              </w:rPr>
              <w:t>3.0</w:t>
            </w:r>
            <w:r w:rsidRPr="00CE25AF">
              <w:rPr>
                <w:b/>
                <w:lang w:val="en-US"/>
              </w:rPr>
              <w:t xml:space="preserve"> vs. V3.0RC02 New Elements</w:t>
            </w:r>
          </w:p>
        </w:tc>
        <w:tc>
          <w:tcPr>
            <w:tcW w:w="4920" w:type="dxa"/>
          </w:tcPr>
          <w:p w14:paraId="6BE34C3D" w14:textId="77777777" w:rsidR="008C1E72" w:rsidRPr="006B626D" w:rsidRDefault="008C1E72" w:rsidP="00A7688C">
            <w:pPr>
              <w:rPr>
                <w:b/>
                <w:lang w:val="en-US"/>
              </w:rPr>
            </w:pPr>
            <w:r w:rsidRPr="006B626D">
              <w:rPr>
                <w:b/>
                <w:lang w:val="en-US"/>
              </w:rPr>
              <w:t>Comment</w:t>
            </w:r>
          </w:p>
        </w:tc>
      </w:tr>
      <w:tr w:rsidR="00225AA6" w:rsidRPr="00CE25AF" w14:paraId="14909F38" w14:textId="77777777" w:rsidTr="00016F7F">
        <w:tc>
          <w:tcPr>
            <w:tcW w:w="694" w:type="dxa"/>
            <w:vAlign w:val="center"/>
          </w:tcPr>
          <w:p w14:paraId="230B9CA4" w14:textId="77777777" w:rsidR="00225AA6" w:rsidRPr="006B626D" w:rsidRDefault="00225AA6" w:rsidP="00016F7F">
            <w:pPr>
              <w:rPr>
                <w:lang w:val="en-US"/>
              </w:rPr>
            </w:pPr>
          </w:p>
        </w:tc>
        <w:tc>
          <w:tcPr>
            <w:tcW w:w="4241" w:type="dxa"/>
            <w:vAlign w:val="center"/>
          </w:tcPr>
          <w:p w14:paraId="0F8501E5" w14:textId="26361D21" w:rsidR="00225AA6" w:rsidRPr="006B626D" w:rsidRDefault="00225AA6" w:rsidP="00016F7F">
            <w:pPr>
              <w:rPr>
                <w:lang w:val="en-US"/>
              </w:rPr>
            </w:pPr>
            <w:proofErr w:type="spellStart"/>
            <w:r w:rsidRPr="006B626D">
              <w:rPr>
                <w:lang w:val="en-US"/>
              </w:rPr>
              <w:t>AdministrativeInformation</w:t>
            </w:r>
            <w:proofErr w:type="spellEnd"/>
            <w:r w:rsidRPr="006B626D">
              <w:rPr>
                <w:lang w:val="en-US"/>
              </w:rPr>
              <w:t>/creator</w:t>
            </w:r>
          </w:p>
        </w:tc>
        <w:tc>
          <w:tcPr>
            <w:tcW w:w="4920" w:type="dxa"/>
            <w:vAlign w:val="center"/>
          </w:tcPr>
          <w:p w14:paraId="7CA65826" w14:textId="3915EE89" w:rsidR="00225AA6" w:rsidRPr="00CE25AF" w:rsidRDefault="00225AA6" w:rsidP="00016F7F">
            <w:pPr>
              <w:jc w:val="left"/>
              <w:rPr>
                <w:lang w:val="en-US"/>
              </w:rPr>
            </w:pPr>
            <w:r w:rsidRPr="00CE25AF">
              <w:rPr>
                <w:lang w:val="en-US"/>
              </w:rPr>
              <w:t>New optional attribute</w:t>
            </w:r>
          </w:p>
        </w:tc>
      </w:tr>
      <w:tr w:rsidR="00225AA6" w:rsidRPr="00CE25AF" w14:paraId="438838CC" w14:textId="77777777" w:rsidTr="00016F7F">
        <w:tc>
          <w:tcPr>
            <w:tcW w:w="694" w:type="dxa"/>
            <w:vAlign w:val="center"/>
          </w:tcPr>
          <w:p w14:paraId="58E91366" w14:textId="77777777" w:rsidR="00225AA6" w:rsidRPr="006B626D" w:rsidRDefault="00225AA6" w:rsidP="00016F7F">
            <w:pPr>
              <w:rPr>
                <w:lang w:val="en-US"/>
              </w:rPr>
            </w:pPr>
          </w:p>
        </w:tc>
        <w:tc>
          <w:tcPr>
            <w:tcW w:w="4241" w:type="dxa"/>
            <w:vAlign w:val="center"/>
          </w:tcPr>
          <w:p w14:paraId="009A05B4" w14:textId="19E7BFB4" w:rsidR="00225AA6" w:rsidRPr="006B626D" w:rsidRDefault="00225AA6" w:rsidP="00016F7F">
            <w:pPr>
              <w:rPr>
                <w:lang w:val="en-US"/>
              </w:rPr>
            </w:pPr>
            <w:proofErr w:type="spellStart"/>
            <w:r w:rsidRPr="006B626D">
              <w:rPr>
                <w:lang w:val="en-US"/>
              </w:rPr>
              <w:t>AdministrativeInformation</w:t>
            </w:r>
            <w:proofErr w:type="spellEnd"/>
            <w:r w:rsidRPr="006B626D">
              <w:rPr>
                <w:lang w:val="en-US"/>
              </w:rPr>
              <w:t>/</w:t>
            </w:r>
            <w:proofErr w:type="spellStart"/>
            <w:r w:rsidRPr="006B626D">
              <w:rPr>
                <w:lang w:val="en-US"/>
              </w:rPr>
              <w:t>templateId</w:t>
            </w:r>
            <w:proofErr w:type="spellEnd"/>
          </w:p>
        </w:tc>
        <w:tc>
          <w:tcPr>
            <w:tcW w:w="4920" w:type="dxa"/>
            <w:vAlign w:val="center"/>
          </w:tcPr>
          <w:p w14:paraId="2FD96F1B" w14:textId="524BE8D1" w:rsidR="00225AA6" w:rsidRPr="00CE25AF" w:rsidRDefault="00225AA6" w:rsidP="00016F7F">
            <w:pPr>
              <w:jc w:val="left"/>
              <w:rPr>
                <w:lang w:val="en-US"/>
              </w:rPr>
            </w:pPr>
            <w:r w:rsidRPr="00CE25AF">
              <w:rPr>
                <w:lang w:val="en-US"/>
              </w:rPr>
              <w:t>New optional attribute</w:t>
            </w:r>
          </w:p>
        </w:tc>
      </w:tr>
      <w:tr w:rsidR="008F1931" w:rsidRPr="00A608C5" w14:paraId="07F099F9" w14:textId="77777777" w:rsidTr="00016F7F">
        <w:tc>
          <w:tcPr>
            <w:tcW w:w="694" w:type="dxa"/>
            <w:vAlign w:val="center"/>
          </w:tcPr>
          <w:p w14:paraId="2598A971" w14:textId="77777777" w:rsidR="008F1931" w:rsidRPr="006B626D" w:rsidRDefault="008F1931" w:rsidP="008F1931">
            <w:pPr>
              <w:rPr>
                <w:lang w:val="en-US"/>
              </w:rPr>
            </w:pPr>
          </w:p>
        </w:tc>
        <w:tc>
          <w:tcPr>
            <w:tcW w:w="4241" w:type="dxa"/>
            <w:vAlign w:val="center"/>
          </w:tcPr>
          <w:p w14:paraId="6CA91CCE" w14:textId="65830033" w:rsidR="008F1931" w:rsidRPr="006B626D" w:rsidRDefault="008F1931" w:rsidP="008F1931">
            <w:pPr>
              <w:rPr>
                <w:lang w:val="en-US"/>
              </w:rPr>
            </w:pPr>
            <w:proofErr w:type="spellStart"/>
            <w:r>
              <w:t>AssetInformation</w:t>
            </w:r>
            <w:proofErr w:type="spellEnd"/>
            <w:r>
              <w:t>/</w:t>
            </w:r>
            <w:proofErr w:type="spellStart"/>
            <w:r>
              <w:t>assetType</w:t>
            </w:r>
            <w:proofErr w:type="spellEnd"/>
          </w:p>
        </w:tc>
        <w:tc>
          <w:tcPr>
            <w:tcW w:w="4920" w:type="dxa"/>
            <w:vAlign w:val="center"/>
          </w:tcPr>
          <w:p w14:paraId="2EC2F2FD" w14:textId="6DAB9A2A" w:rsidR="008F1931" w:rsidRPr="00CE25AF" w:rsidRDefault="008F1931" w:rsidP="008F1931">
            <w:pPr>
              <w:jc w:val="left"/>
              <w:rPr>
                <w:lang w:val="en-US"/>
              </w:rPr>
            </w:pPr>
            <w:r>
              <w:rPr>
                <w:lang w:val="en-US"/>
              </w:rPr>
              <w:t>New optional attribute</w:t>
            </w:r>
          </w:p>
        </w:tc>
      </w:tr>
      <w:tr w:rsidR="008F1931" w:rsidRPr="00A608C5" w14:paraId="376FB50C" w14:textId="77777777" w:rsidTr="00016F7F">
        <w:tc>
          <w:tcPr>
            <w:tcW w:w="694" w:type="dxa"/>
            <w:vAlign w:val="center"/>
          </w:tcPr>
          <w:p w14:paraId="59E3FC60" w14:textId="77777777" w:rsidR="008F1931" w:rsidRPr="006B626D" w:rsidRDefault="008F1931" w:rsidP="008F1931">
            <w:pPr>
              <w:rPr>
                <w:lang w:val="en-US"/>
              </w:rPr>
            </w:pPr>
          </w:p>
        </w:tc>
        <w:tc>
          <w:tcPr>
            <w:tcW w:w="4241" w:type="dxa"/>
            <w:vAlign w:val="center"/>
          </w:tcPr>
          <w:p w14:paraId="1A55D408" w14:textId="6B461DD7" w:rsidR="008F1931" w:rsidRPr="008F1931" w:rsidRDefault="008F1931" w:rsidP="008F1931">
            <w:pPr>
              <w:rPr>
                <w:lang w:val="en-US"/>
              </w:rPr>
            </w:pPr>
            <w:proofErr w:type="spellStart"/>
            <w:r w:rsidRPr="008F1931">
              <w:t>AssetKind</w:t>
            </w:r>
            <w:proofErr w:type="spellEnd"/>
            <w:r w:rsidRPr="008F1931">
              <w:t>/</w:t>
            </w:r>
            <w:proofErr w:type="spellStart"/>
            <w:r w:rsidRPr="008F1931">
              <w:t>NotApplicable</w:t>
            </w:r>
            <w:proofErr w:type="spellEnd"/>
          </w:p>
        </w:tc>
        <w:tc>
          <w:tcPr>
            <w:tcW w:w="4920" w:type="dxa"/>
            <w:vAlign w:val="center"/>
          </w:tcPr>
          <w:p w14:paraId="69B3F29F" w14:textId="7BF3A030" w:rsidR="008F1931" w:rsidRPr="008F1931" w:rsidRDefault="008F1931" w:rsidP="008F1931">
            <w:pPr>
              <w:jc w:val="left"/>
              <w:rPr>
                <w:lang w:val="en-US"/>
              </w:rPr>
            </w:pPr>
            <w:r w:rsidRPr="008F1931">
              <w:rPr>
                <w:lang w:val="en-US"/>
              </w:rPr>
              <w:t>New enumeration value</w:t>
            </w:r>
          </w:p>
        </w:tc>
      </w:tr>
      <w:tr w:rsidR="008F1931" w:rsidRPr="00F0151A" w14:paraId="4C72E65E" w14:textId="77777777" w:rsidTr="00016F7F">
        <w:tc>
          <w:tcPr>
            <w:tcW w:w="694" w:type="dxa"/>
            <w:vAlign w:val="center"/>
          </w:tcPr>
          <w:p w14:paraId="7FC4C650" w14:textId="77777777" w:rsidR="008F1931" w:rsidRPr="006B626D" w:rsidRDefault="008F1931" w:rsidP="008F1931">
            <w:pPr>
              <w:rPr>
                <w:lang w:val="en-US"/>
              </w:rPr>
            </w:pPr>
          </w:p>
        </w:tc>
        <w:tc>
          <w:tcPr>
            <w:tcW w:w="4241" w:type="dxa"/>
            <w:vAlign w:val="center"/>
          </w:tcPr>
          <w:p w14:paraId="3AF8F12F" w14:textId="3B287629" w:rsidR="008F1931" w:rsidRPr="006B626D" w:rsidRDefault="008F1931" w:rsidP="008F1931">
            <w:pPr>
              <w:rPr>
                <w:lang w:val="en-US"/>
              </w:rPr>
            </w:pPr>
            <w:proofErr w:type="spellStart"/>
            <w:r w:rsidRPr="006B626D">
              <w:rPr>
                <w:lang w:val="en-US"/>
              </w:rPr>
              <w:t>LabelType</w:t>
            </w:r>
            <w:proofErr w:type="spellEnd"/>
          </w:p>
        </w:tc>
        <w:tc>
          <w:tcPr>
            <w:tcW w:w="4920" w:type="dxa"/>
            <w:vAlign w:val="center"/>
          </w:tcPr>
          <w:p w14:paraId="7B49774E" w14:textId="6BEE6336" w:rsidR="008F1931" w:rsidRPr="00CE25AF" w:rsidRDefault="008F1931" w:rsidP="008F1931">
            <w:pPr>
              <w:jc w:val="left"/>
              <w:rPr>
                <w:lang w:val="en-US"/>
              </w:rPr>
            </w:pPr>
            <w:r w:rsidRPr="00CE25AF">
              <w:rPr>
                <w:lang w:val="en-US"/>
              </w:rPr>
              <w:t>New string type with maximum 64 characters</w:t>
            </w:r>
          </w:p>
        </w:tc>
      </w:tr>
      <w:tr w:rsidR="008F1931" w:rsidRPr="00F0151A" w14:paraId="1EAD7A9B" w14:textId="77777777" w:rsidTr="00016F7F">
        <w:tc>
          <w:tcPr>
            <w:tcW w:w="694" w:type="dxa"/>
            <w:vAlign w:val="center"/>
          </w:tcPr>
          <w:p w14:paraId="5A5A3C62" w14:textId="77777777" w:rsidR="008F1931" w:rsidRPr="00CE25AF" w:rsidRDefault="008F1931" w:rsidP="008F1931">
            <w:pPr>
              <w:rPr>
                <w:lang w:val="en-US"/>
              </w:rPr>
            </w:pPr>
          </w:p>
        </w:tc>
        <w:tc>
          <w:tcPr>
            <w:tcW w:w="4241" w:type="dxa"/>
            <w:vAlign w:val="center"/>
          </w:tcPr>
          <w:p w14:paraId="52CB63D3" w14:textId="40B63EAE" w:rsidR="008F1931" w:rsidRPr="006B626D" w:rsidRDefault="008F1931" w:rsidP="008F1931">
            <w:pPr>
              <w:rPr>
                <w:lang w:val="en-US"/>
              </w:rPr>
            </w:pPr>
            <w:proofErr w:type="spellStart"/>
            <w:r w:rsidRPr="006B626D">
              <w:rPr>
                <w:lang w:val="en-US"/>
              </w:rPr>
              <w:t>MessageTopicType</w:t>
            </w:r>
            <w:proofErr w:type="spellEnd"/>
          </w:p>
        </w:tc>
        <w:tc>
          <w:tcPr>
            <w:tcW w:w="4920" w:type="dxa"/>
            <w:vAlign w:val="center"/>
          </w:tcPr>
          <w:p w14:paraId="5FC188E4" w14:textId="79037A6F" w:rsidR="008F1931" w:rsidRPr="00CE25AF" w:rsidRDefault="008F1931" w:rsidP="008F1931">
            <w:pPr>
              <w:jc w:val="left"/>
              <w:rPr>
                <w:lang w:val="en-US"/>
              </w:rPr>
            </w:pPr>
            <w:r w:rsidRPr="00CE25AF">
              <w:rPr>
                <w:lang w:val="en-US"/>
              </w:rPr>
              <w:t>New string type with maximum 255 characters</w:t>
            </w:r>
          </w:p>
        </w:tc>
      </w:tr>
      <w:tr w:rsidR="008F1931" w:rsidRPr="00F0151A" w14:paraId="709501E7" w14:textId="77777777" w:rsidTr="00016F7F">
        <w:tc>
          <w:tcPr>
            <w:tcW w:w="694" w:type="dxa"/>
            <w:vAlign w:val="center"/>
          </w:tcPr>
          <w:p w14:paraId="0610FB8C" w14:textId="77777777" w:rsidR="008F1931" w:rsidRPr="00CE25AF" w:rsidRDefault="008F1931" w:rsidP="008F1931">
            <w:pPr>
              <w:rPr>
                <w:lang w:val="en-US"/>
              </w:rPr>
            </w:pPr>
          </w:p>
        </w:tc>
        <w:tc>
          <w:tcPr>
            <w:tcW w:w="4241" w:type="dxa"/>
            <w:vAlign w:val="center"/>
          </w:tcPr>
          <w:p w14:paraId="548EE953" w14:textId="13E3BC8B" w:rsidR="008F1931" w:rsidRPr="006B626D" w:rsidRDefault="008F1931" w:rsidP="008F1931">
            <w:pPr>
              <w:rPr>
                <w:lang w:val="en-US"/>
              </w:rPr>
            </w:pPr>
            <w:proofErr w:type="spellStart"/>
            <w:r w:rsidRPr="006B626D">
              <w:rPr>
                <w:lang w:val="en-US"/>
              </w:rPr>
              <w:t>MultiLanguageNameType</w:t>
            </w:r>
            <w:proofErr w:type="spellEnd"/>
          </w:p>
        </w:tc>
        <w:tc>
          <w:tcPr>
            <w:tcW w:w="4920" w:type="dxa"/>
            <w:vAlign w:val="center"/>
          </w:tcPr>
          <w:p w14:paraId="0999E93A" w14:textId="4F48485E" w:rsidR="008F1931" w:rsidRPr="00CE25AF" w:rsidRDefault="008F1931" w:rsidP="008F1931">
            <w:pPr>
              <w:jc w:val="left"/>
              <w:rPr>
                <w:lang w:val="en-US"/>
              </w:rPr>
            </w:pPr>
            <w:r w:rsidRPr="00CE25AF">
              <w:rPr>
                <w:lang w:val="en-US"/>
              </w:rPr>
              <w:t xml:space="preserve">Substitute for </w:t>
            </w:r>
            <w:proofErr w:type="spellStart"/>
            <w:r w:rsidRPr="00CE25AF">
              <w:rPr>
                <w:lang w:val="en-US"/>
              </w:rPr>
              <w:t>LangStringSet</w:t>
            </w:r>
            <w:proofErr w:type="spellEnd"/>
            <w:r w:rsidRPr="00CE25AF">
              <w:rPr>
                <w:lang w:val="en-US"/>
              </w:rPr>
              <w:t xml:space="preserve"> with short multi-language strings, maximum 64 characters</w:t>
            </w:r>
          </w:p>
        </w:tc>
      </w:tr>
      <w:tr w:rsidR="008F1931" w:rsidRPr="00F0151A" w14:paraId="2696C49B" w14:textId="77777777" w:rsidTr="00016F7F">
        <w:tc>
          <w:tcPr>
            <w:tcW w:w="694" w:type="dxa"/>
            <w:vAlign w:val="center"/>
          </w:tcPr>
          <w:p w14:paraId="1AC11235" w14:textId="77777777" w:rsidR="008F1931" w:rsidRPr="00CE25AF" w:rsidRDefault="008F1931" w:rsidP="008F1931">
            <w:pPr>
              <w:rPr>
                <w:lang w:val="en-US"/>
              </w:rPr>
            </w:pPr>
          </w:p>
        </w:tc>
        <w:tc>
          <w:tcPr>
            <w:tcW w:w="4241" w:type="dxa"/>
            <w:vAlign w:val="center"/>
          </w:tcPr>
          <w:p w14:paraId="7BE435B2" w14:textId="3CF15B91" w:rsidR="008F1931" w:rsidRPr="006B626D" w:rsidRDefault="008F1931" w:rsidP="008F1931">
            <w:pPr>
              <w:rPr>
                <w:lang w:val="en-US"/>
              </w:rPr>
            </w:pPr>
            <w:proofErr w:type="spellStart"/>
            <w:r w:rsidRPr="006B626D">
              <w:rPr>
                <w:lang w:val="en-US"/>
              </w:rPr>
              <w:t>MultiLanguageTextType</w:t>
            </w:r>
            <w:proofErr w:type="spellEnd"/>
          </w:p>
        </w:tc>
        <w:tc>
          <w:tcPr>
            <w:tcW w:w="4920" w:type="dxa"/>
            <w:vAlign w:val="center"/>
          </w:tcPr>
          <w:p w14:paraId="7CECE193" w14:textId="65047DCA" w:rsidR="008F1931" w:rsidRPr="00CE25AF" w:rsidRDefault="008F1931" w:rsidP="008F1931">
            <w:pPr>
              <w:jc w:val="left"/>
              <w:rPr>
                <w:lang w:val="en-US"/>
              </w:rPr>
            </w:pPr>
            <w:r w:rsidRPr="00CE25AF">
              <w:rPr>
                <w:lang w:val="en-US"/>
              </w:rPr>
              <w:t xml:space="preserve">Substitute for </w:t>
            </w:r>
            <w:proofErr w:type="spellStart"/>
            <w:r w:rsidRPr="00CE25AF">
              <w:rPr>
                <w:lang w:val="en-US"/>
              </w:rPr>
              <w:t>LangStringSet</w:t>
            </w:r>
            <w:proofErr w:type="spellEnd"/>
            <w:r w:rsidRPr="00CE25AF">
              <w:rPr>
                <w:lang w:val="en-US"/>
              </w:rPr>
              <w:t xml:space="preserve"> with long multi-language strings, maximum 64 characters</w:t>
            </w:r>
          </w:p>
        </w:tc>
      </w:tr>
      <w:tr w:rsidR="008F1931" w:rsidRPr="00F0151A" w14:paraId="583E8145" w14:textId="77777777" w:rsidTr="00C72010">
        <w:tc>
          <w:tcPr>
            <w:tcW w:w="694" w:type="dxa"/>
            <w:vAlign w:val="center"/>
          </w:tcPr>
          <w:p w14:paraId="6AD3C998" w14:textId="77777777" w:rsidR="008F1931" w:rsidRPr="00CE25AF" w:rsidRDefault="008F1931" w:rsidP="008F1931">
            <w:pPr>
              <w:rPr>
                <w:lang w:val="en-US"/>
              </w:rPr>
            </w:pPr>
          </w:p>
        </w:tc>
        <w:tc>
          <w:tcPr>
            <w:tcW w:w="4241" w:type="dxa"/>
            <w:vAlign w:val="center"/>
          </w:tcPr>
          <w:p w14:paraId="59E9CB25" w14:textId="562FBAAF" w:rsidR="008F1931" w:rsidRPr="006B626D" w:rsidRDefault="008F1931" w:rsidP="008F1931">
            <w:pPr>
              <w:rPr>
                <w:lang w:val="en-US"/>
              </w:rPr>
            </w:pPr>
            <w:proofErr w:type="spellStart"/>
            <w:r w:rsidRPr="006B626D">
              <w:rPr>
                <w:lang w:val="en-US"/>
              </w:rPr>
              <w:t>NameType</w:t>
            </w:r>
            <w:proofErr w:type="spellEnd"/>
          </w:p>
        </w:tc>
        <w:tc>
          <w:tcPr>
            <w:tcW w:w="4920" w:type="dxa"/>
            <w:vAlign w:val="center"/>
          </w:tcPr>
          <w:p w14:paraId="79233F40" w14:textId="0019BDD8" w:rsidR="008F1931" w:rsidRPr="00CE25AF" w:rsidDel="009A47A2" w:rsidRDefault="008F1931" w:rsidP="008F1931">
            <w:pPr>
              <w:jc w:val="left"/>
              <w:rPr>
                <w:lang w:val="en-US"/>
              </w:rPr>
            </w:pPr>
            <w:r w:rsidRPr="00CE25AF">
              <w:rPr>
                <w:lang w:val="en-US"/>
              </w:rPr>
              <w:t>New string type with maximum 128 characters</w:t>
            </w:r>
          </w:p>
        </w:tc>
      </w:tr>
      <w:tr w:rsidR="008F1931" w:rsidRPr="00950C6B" w14:paraId="123BE368" w14:textId="77777777" w:rsidTr="00C72010">
        <w:tc>
          <w:tcPr>
            <w:tcW w:w="694" w:type="dxa"/>
          </w:tcPr>
          <w:p w14:paraId="724A55F6" w14:textId="1E9A20F7" w:rsidR="008F1931" w:rsidRPr="00CE25AF" w:rsidRDefault="008F1931" w:rsidP="008F1931">
            <w:pPr>
              <w:rPr>
                <w:lang w:val="en-US"/>
              </w:rPr>
            </w:pPr>
          </w:p>
        </w:tc>
        <w:tc>
          <w:tcPr>
            <w:tcW w:w="4241" w:type="dxa"/>
          </w:tcPr>
          <w:p w14:paraId="28D0C40A" w14:textId="19EF5749" w:rsidR="008F1931" w:rsidRPr="006B626D" w:rsidRDefault="008F1931" w:rsidP="008F1931">
            <w:pPr>
              <w:rPr>
                <w:lang w:val="en-US"/>
              </w:rPr>
            </w:pPr>
            <w:proofErr w:type="spellStart"/>
            <w:r w:rsidRPr="006B626D">
              <w:rPr>
                <w:lang w:val="en-US"/>
              </w:rPr>
              <w:t>ReferenceTypes</w:t>
            </w:r>
            <w:proofErr w:type="spellEnd"/>
            <w:r w:rsidRPr="006B626D">
              <w:rPr>
                <w:lang w:val="en-US"/>
              </w:rPr>
              <w:t>/</w:t>
            </w:r>
            <w:proofErr w:type="spellStart"/>
            <w:r w:rsidRPr="006B626D">
              <w:rPr>
                <w:lang w:val="en-US"/>
              </w:rPr>
              <w:t>ExternalReference</w:t>
            </w:r>
            <w:proofErr w:type="spellEnd"/>
          </w:p>
        </w:tc>
        <w:tc>
          <w:tcPr>
            <w:tcW w:w="4920" w:type="dxa"/>
          </w:tcPr>
          <w:p w14:paraId="796E2986" w14:textId="14817737" w:rsidR="008F1931" w:rsidRPr="00CE25AF" w:rsidRDefault="008F1931" w:rsidP="008F1931">
            <w:pPr>
              <w:jc w:val="left"/>
              <w:rPr>
                <w:lang w:val="en-US"/>
              </w:rPr>
            </w:pPr>
            <w:r w:rsidRPr="00CE25AF">
              <w:rPr>
                <w:lang w:val="en-US"/>
              </w:rPr>
              <w:t>Enumeration value</w:t>
            </w:r>
            <w:r>
              <w:rPr>
                <w:lang w:val="en-US"/>
              </w:rPr>
              <w:t xml:space="preserve">: before: </w:t>
            </w:r>
            <w:proofErr w:type="spellStart"/>
            <w:r w:rsidRPr="00CE25AF">
              <w:rPr>
                <w:lang w:val="en-US"/>
              </w:rPr>
              <w:t>GlobalReference</w:t>
            </w:r>
            <w:proofErr w:type="spellEnd"/>
          </w:p>
        </w:tc>
      </w:tr>
      <w:tr w:rsidR="008F1931" w:rsidRPr="00F0151A" w14:paraId="486B6AA5" w14:textId="77777777" w:rsidTr="00016F7F">
        <w:tc>
          <w:tcPr>
            <w:tcW w:w="694" w:type="dxa"/>
          </w:tcPr>
          <w:p w14:paraId="5FA4C8AE" w14:textId="77777777" w:rsidR="008F1931" w:rsidRPr="00CE25AF" w:rsidDel="00F06EC6" w:rsidRDefault="008F1931" w:rsidP="008F1931">
            <w:pPr>
              <w:rPr>
                <w:lang w:val="en-US"/>
              </w:rPr>
            </w:pPr>
          </w:p>
        </w:tc>
        <w:tc>
          <w:tcPr>
            <w:tcW w:w="4241" w:type="dxa"/>
          </w:tcPr>
          <w:p w14:paraId="4FB3B63E" w14:textId="70224CD5" w:rsidR="008F1931" w:rsidRPr="006B626D" w:rsidRDefault="008F1931" w:rsidP="008F1931">
            <w:pPr>
              <w:rPr>
                <w:lang w:val="en-US"/>
              </w:rPr>
            </w:pPr>
            <w:proofErr w:type="spellStart"/>
            <w:r w:rsidRPr="006B626D">
              <w:rPr>
                <w:lang w:val="en-US"/>
              </w:rPr>
              <w:t>ShortNameType</w:t>
            </w:r>
            <w:proofErr w:type="spellEnd"/>
          </w:p>
        </w:tc>
        <w:tc>
          <w:tcPr>
            <w:tcW w:w="4920" w:type="dxa"/>
          </w:tcPr>
          <w:p w14:paraId="3C634C1B" w14:textId="5E9C123E" w:rsidR="008F1931" w:rsidRPr="00CE25AF" w:rsidDel="009A47A2" w:rsidRDefault="008F1931" w:rsidP="008F1931">
            <w:pPr>
              <w:jc w:val="left"/>
              <w:rPr>
                <w:lang w:val="en-US"/>
              </w:rPr>
            </w:pPr>
            <w:r w:rsidRPr="00CE25AF">
              <w:rPr>
                <w:lang w:val="en-US"/>
              </w:rPr>
              <w:t>New string type with maximum 64 characters</w:t>
            </w:r>
          </w:p>
        </w:tc>
      </w:tr>
    </w:tbl>
    <w:p w14:paraId="6C60FA31" w14:textId="5A20B0E4" w:rsidR="00086A19" w:rsidRPr="00CE25AF" w:rsidRDefault="00086A19" w:rsidP="00110904">
      <w:pPr>
        <w:pStyle w:val="Caption"/>
      </w:pPr>
      <w:bookmarkStart w:id="5488" w:name="_Toc125537793"/>
      <w:r w:rsidRPr="00CE25AF">
        <w:t xml:space="preserve">Table </w:t>
      </w:r>
      <w:r w:rsidRPr="00CE25AF">
        <w:fldChar w:fldCharType="begin"/>
      </w:r>
      <w:r w:rsidRPr="00CE25AF">
        <w:instrText xml:space="preserve"> SEQ Table \* ARABIC </w:instrText>
      </w:r>
      <w:r w:rsidRPr="00CE25AF">
        <w:fldChar w:fldCharType="separate"/>
      </w:r>
      <w:r w:rsidR="00F511DE">
        <w:rPr>
          <w:noProof/>
        </w:rPr>
        <w:t>18</w:t>
      </w:r>
      <w:r w:rsidRPr="00CE25AF">
        <w:fldChar w:fldCharType="end"/>
      </w:r>
      <w:r w:rsidRPr="00CE25AF">
        <w:t xml:space="preserve"> New, Changed or Removed Constraints</w:t>
      </w:r>
      <w:bookmarkEnd w:id="5488"/>
    </w:p>
    <w:tbl>
      <w:tblPr>
        <w:tblStyle w:val="TableGrid"/>
        <w:tblW w:w="98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580"/>
        <w:gridCol w:w="1229"/>
        <w:gridCol w:w="1506"/>
        <w:gridCol w:w="6540"/>
      </w:tblGrid>
      <w:tr w:rsidR="003E6DF3" w:rsidRPr="00CE25AF" w14:paraId="0DED8032" w14:textId="77777777" w:rsidTr="00D255DF">
        <w:trPr>
          <w:tblHeader/>
        </w:trPr>
        <w:tc>
          <w:tcPr>
            <w:tcW w:w="580" w:type="dxa"/>
          </w:tcPr>
          <w:p w14:paraId="79055F9B" w14:textId="77777777" w:rsidR="003E6DF3" w:rsidRPr="006B626D" w:rsidRDefault="003E6DF3" w:rsidP="00D255DF">
            <w:pPr>
              <w:rPr>
                <w:b/>
                <w:lang w:val="en-US"/>
              </w:rPr>
            </w:pPr>
            <w:r w:rsidRPr="006B626D">
              <w:rPr>
                <w:b/>
                <w:lang w:val="en-US"/>
              </w:rPr>
              <w:t>Nc</w:t>
            </w:r>
          </w:p>
        </w:tc>
        <w:tc>
          <w:tcPr>
            <w:tcW w:w="1229" w:type="dxa"/>
          </w:tcPr>
          <w:p w14:paraId="5E31B98A" w14:textId="77777777" w:rsidR="003E6DF3" w:rsidRPr="006B626D" w:rsidRDefault="003E6DF3" w:rsidP="00D255DF">
            <w:pPr>
              <w:rPr>
                <w:b/>
                <w:lang w:val="en-US"/>
              </w:rPr>
            </w:pPr>
            <w:r w:rsidRPr="006B626D">
              <w:rPr>
                <w:b/>
                <w:lang w:val="en-US"/>
              </w:rPr>
              <w:t>V3.0 vs. V3.0RC02</w:t>
            </w:r>
          </w:p>
        </w:tc>
        <w:tc>
          <w:tcPr>
            <w:tcW w:w="1506" w:type="dxa"/>
          </w:tcPr>
          <w:p w14:paraId="34A7C344" w14:textId="77777777" w:rsidR="003E6DF3" w:rsidRPr="006B626D" w:rsidRDefault="003E6DF3" w:rsidP="00D255DF">
            <w:pPr>
              <w:rPr>
                <w:b/>
                <w:lang w:val="en-US"/>
              </w:rPr>
            </w:pPr>
            <w:r w:rsidRPr="006B626D">
              <w:rPr>
                <w:b/>
                <w:lang w:val="en-US"/>
              </w:rPr>
              <w:t>New, Update, Removed, Reformulated</w:t>
            </w:r>
          </w:p>
        </w:tc>
        <w:tc>
          <w:tcPr>
            <w:tcW w:w="6540" w:type="dxa"/>
          </w:tcPr>
          <w:p w14:paraId="22FAE345" w14:textId="77777777" w:rsidR="003E6DF3" w:rsidRPr="006B626D" w:rsidRDefault="003E6DF3" w:rsidP="00D255DF">
            <w:pPr>
              <w:rPr>
                <w:b/>
                <w:lang w:val="en-US"/>
              </w:rPr>
            </w:pPr>
            <w:r w:rsidRPr="006B626D">
              <w:rPr>
                <w:b/>
                <w:lang w:val="en-US"/>
              </w:rPr>
              <w:t>Comment</w:t>
            </w:r>
          </w:p>
        </w:tc>
      </w:tr>
      <w:tr w:rsidR="00561E01" w:rsidRPr="00F0151A" w14:paraId="53F76FE9" w14:textId="77777777" w:rsidTr="00D255DF">
        <w:tc>
          <w:tcPr>
            <w:tcW w:w="580" w:type="dxa"/>
          </w:tcPr>
          <w:p w14:paraId="510CFE23" w14:textId="77777777" w:rsidR="00561E01" w:rsidRPr="006B626D" w:rsidRDefault="00561E01" w:rsidP="00D255DF">
            <w:pPr>
              <w:rPr>
                <w:rStyle w:val="FootnoteReference"/>
                <w:lang w:val="en-US"/>
              </w:rPr>
            </w:pPr>
          </w:p>
        </w:tc>
        <w:tc>
          <w:tcPr>
            <w:tcW w:w="1229" w:type="dxa"/>
          </w:tcPr>
          <w:p w14:paraId="7A7E6EBC" w14:textId="77777777" w:rsidR="00561E01" w:rsidRPr="00CE25AF" w:rsidRDefault="00561E01" w:rsidP="00D255DF">
            <w:pPr>
              <w:rPr>
                <w:lang w:val="en-US"/>
              </w:rPr>
            </w:pPr>
          </w:p>
        </w:tc>
        <w:tc>
          <w:tcPr>
            <w:tcW w:w="1506" w:type="dxa"/>
          </w:tcPr>
          <w:p w14:paraId="5F6B2352" w14:textId="7EFF259F" w:rsidR="00561E01" w:rsidRDefault="00267039" w:rsidP="00D255DF">
            <w:pPr>
              <w:rPr>
                <w:lang w:val="en-US"/>
              </w:rPr>
            </w:pPr>
            <w:r>
              <w:rPr>
                <w:lang w:val="en-US"/>
              </w:rPr>
              <w:t>EDITORIAL</w:t>
            </w:r>
          </w:p>
        </w:tc>
        <w:tc>
          <w:tcPr>
            <w:tcW w:w="6540" w:type="dxa"/>
          </w:tcPr>
          <w:p w14:paraId="568D2E1C" w14:textId="77777777" w:rsidR="00561E01" w:rsidRDefault="00561E01" w:rsidP="00561E01">
            <w:pPr>
              <w:rPr>
                <w:lang w:val="en-US"/>
              </w:rPr>
            </w:pPr>
            <w:r>
              <w:rPr>
                <w:lang w:val="en-US"/>
              </w:rPr>
              <w:t>The following constraints were also updated with minor editorial changes:</w:t>
            </w:r>
          </w:p>
          <w:p w14:paraId="2C36F8E7" w14:textId="012EDAAB" w:rsidR="00561E01" w:rsidRPr="00CE25AF" w:rsidRDefault="00561E01" w:rsidP="00561E01">
            <w:pPr>
              <w:pStyle w:val="Constraint"/>
              <w:framePr w:wrap="auto" w:vAnchor="margin" w:yAlign="inline"/>
              <w:rPr>
                <w:lang w:val="en-US"/>
              </w:rPr>
            </w:pPr>
            <w:r>
              <w:rPr>
                <w:lang w:val="en-US"/>
              </w:rPr>
              <w:t>Constraints AASd-121, AASd-122, AASd-123, AASd-124, AASd-125, AASd-126, AASd-127, AASd-129</w:t>
            </w:r>
          </w:p>
        </w:tc>
      </w:tr>
      <w:tr w:rsidR="003E6DF3" w:rsidRPr="00F0151A" w14:paraId="6E536C3D" w14:textId="77777777" w:rsidTr="00D255DF">
        <w:tc>
          <w:tcPr>
            <w:tcW w:w="580" w:type="dxa"/>
          </w:tcPr>
          <w:p w14:paraId="6B5BC57E" w14:textId="77777777" w:rsidR="003E6DF3" w:rsidRPr="006B626D" w:rsidRDefault="003E6DF3" w:rsidP="00D255DF">
            <w:pPr>
              <w:rPr>
                <w:rStyle w:val="FootnoteReference"/>
                <w:lang w:val="en-US"/>
              </w:rPr>
            </w:pPr>
          </w:p>
        </w:tc>
        <w:tc>
          <w:tcPr>
            <w:tcW w:w="1229" w:type="dxa"/>
          </w:tcPr>
          <w:p w14:paraId="3AB46FFB" w14:textId="77777777" w:rsidR="003E6DF3" w:rsidRPr="00CE25AF" w:rsidRDefault="003E6DF3" w:rsidP="00D255DF">
            <w:pPr>
              <w:rPr>
                <w:lang w:val="en-US"/>
              </w:rPr>
            </w:pPr>
            <w:r w:rsidRPr="00CE25AF">
              <w:rPr>
                <w:lang w:val="en-US"/>
              </w:rPr>
              <w:t>AASd-002</w:t>
            </w:r>
          </w:p>
        </w:tc>
        <w:tc>
          <w:tcPr>
            <w:tcW w:w="1506" w:type="dxa"/>
          </w:tcPr>
          <w:p w14:paraId="3738B7BE" w14:textId="665699AB" w:rsidR="003E6DF3" w:rsidRPr="006B626D" w:rsidRDefault="00DE6217" w:rsidP="00D255DF">
            <w:pPr>
              <w:rPr>
                <w:lang w:val="en-US"/>
              </w:rPr>
            </w:pPr>
            <w:r>
              <w:rPr>
                <w:lang w:val="en-US"/>
              </w:rPr>
              <w:t>Reformulated</w:t>
            </w:r>
          </w:p>
        </w:tc>
        <w:tc>
          <w:tcPr>
            <w:tcW w:w="6540" w:type="dxa"/>
          </w:tcPr>
          <w:p w14:paraId="15EDB969" w14:textId="77777777" w:rsidR="003E6DF3" w:rsidRPr="00CE25AF" w:rsidRDefault="003E6DF3" w:rsidP="00D255DF">
            <w:pPr>
              <w:pStyle w:val="Constraint"/>
              <w:framePr w:wrap="auto" w:vAnchor="margin" w:yAlign="inline"/>
              <w:rPr>
                <w:lang w:val="en-US"/>
              </w:rPr>
            </w:pPr>
            <w:r w:rsidRPr="00CE25AF">
              <w:rPr>
                <w:lang w:val="en-US"/>
              </w:rPr>
              <w:t>Now min length 1, before 2</w:t>
            </w:r>
          </w:p>
          <w:p w14:paraId="5BEEAC43" w14:textId="6DF3DA55" w:rsidR="003E6DF3" w:rsidRPr="00CE25AF" w:rsidRDefault="003E6DF3" w:rsidP="00D255DF">
            <w:pPr>
              <w:pStyle w:val="Constraint"/>
              <w:framePr w:wrap="auto" w:vAnchor="margin" w:yAlign="inline"/>
              <w:rPr>
                <w:lang w:val="en-US"/>
              </w:rPr>
            </w:pPr>
            <w:r w:rsidRPr="00CE25AF">
              <w:rPr>
                <w:lang w:val="en-US"/>
              </w:rPr>
              <w:t xml:space="preserve">Constraint AASd-002: </w:t>
            </w:r>
            <w:proofErr w:type="spellStart"/>
            <w:r w:rsidRPr="00CE25AF">
              <w:rPr>
                <w:lang w:val="en-US"/>
              </w:rPr>
              <w:t>idShort</w:t>
            </w:r>
            <w:proofErr w:type="spellEnd"/>
            <w:r w:rsidRPr="00CE25AF">
              <w:rPr>
                <w:lang w:val="en-US"/>
              </w:rPr>
              <w:t xml:space="preserve"> of </w:t>
            </w:r>
            <w:proofErr w:type="spellStart"/>
            <w:r>
              <w:rPr>
                <w:lang w:val="en-US"/>
              </w:rPr>
              <w:t>R</w:t>
            </w:r>
            <w:r w:rsidRPr="00CE25AF">
              <w:rPr>
                <w:lang w:val="en-US"/>
              </w:rPr>
              <w:t>eferables</w:t>
            </w:r>
            <w:proofErr w:type="spellEnd"/>
            <w:r w:rsidRPr="00CE25AF">
              <w:rPr>
                <w:lang w:val="en-US"/>
              </w:rPr>
              <w:t xml:space="preserve"> shall only feature letters, digits, underscore ("_"); starting mandatory with a letter</w:t>
            </w:r>
            <w:r w:rsidR="000C19C0">
              <w:rPr>
                <w:lang w:val="en-US"/>
              </w:rPr>
              <w:t xml:space="preserve">, </w:t>
            </w:r>
            <w:r w:rsidR="00DE6217">
              <w:rPr>
                <w:lang w:val="en-US"/>
              </w:rPr>
              <w:t>i.e.</w:t>
            </w:r>
            <w:r>
              <w:rPr>
                <w:lang w:val="en-US"/>
              </w:rPr>
              <w:t xml:space="preserve"> </w:t>
            </w:r>
            <w:r w:rsidRPr="00CE25AF">
              <w:rPr>
                <w:lang w:val="en-US"/>
              </w:rPr>
              <w:t>[a-</w:t>
            </w:r>
            <w:proofErr w:type="spellStart"/>
            <w:r w:rsidRPr="00CE25AF">
              <w:rPr>
                <w:lang w:val="en-US"/>
              </w:rPr>
              <w:t>zA</w:t>
            </w:r>
            <w:proofErr w:type="spellEnd"/>
            <w:r w:rsidRPr="00CE25AF">
              <w:rPr>
                <w:lang w:val="en-US"/>
              </w:rPr>
              <w:t>-Z][a-zA-Z0-9_]*.</w:t>
            </w:r>
          </w:p>
        </w:tc>
      </w:tr>
      <w:tr w:rsidR="003E6DF3" w:rsidRPr="00F0151A" w14:paraId="3EB07CFA" w14:textId="77777777" w:rsidTr="00D255DF">
        <w:tc>
          <w:tcPr>
            <w:tcW w:w="580" w:type="dxa"/>
          </w:tcPr>
          <w:p w14:paraId="116C6191" w14:textId="77777777" w:rsidR="003E6DF3" w:rsidRPr="006B626D" w:rsidRDefault="003E6DF3" w:rsidP="00D255DF">
            <w:pPr>
              <w:rPr>
                <w:rStyle w:val="FootnoteReference"/>
                <w:lang w:val="en-US"/>
              </w:rPr>
            </w:pPr>
          </w:p>
        </w:tc>
        <w:tc>
          <w:tcPr>
            <w:tcW w:w="1229" w:type="dxa"/>
          </w:tcPr>
          <w:p w14:paraId="05E79F77" w14:textId="77777777" w:rsidR="003E6DF3" w:rsidRPr="00CE25AF" w:rsidRDefault="003E6DF3" w:rsidP="00D255DF">
            <w:pPr>
              <w:tabs>
                <w:tab w:val="left" w:pos="406"/>
              </w:tabs>
              <w:rPr>
                <w:lang w:val="en-US"/>
              </w:rPr>
            </w:pPr>
            <w:r w:rsidRPr="00CE25AF">
              <w:rPr>
                <w:lang w:val="en-US"/>
              </w:rPr>
              <w:t>AASd-003</w:t>
            </w:r>
          </w:p>
        </w:tc>
        <w:tc>
          <w:tcPr>
            <w:tcW w:w="1506" w:type="dxa"/>
          </w:tcPr>
          <w:p w14:paraId="21DD5D04" w14:textId="77777777" w:rsidR="003E6DF3" w:rsidRPr="006B626D" w:rsidRDefault="003E6DF3" w:rsidP="00D255DF">
            <w:pPr>
              <w:rPr>
                <w:lang w:val="en-US"/>
              </w:rPr>
            </w:pPr>
            <w:r w:rsidRPr="006B626D">
              <w:rPr>
                <w:lang w:val="en-US"/>
              </w:rPr>
              <w:t>Removed</w:t>
            </w:r>
          </w:p>
        </w:tc>
        <w:tc>
          <w:tcPr>
            <w:tcW w:w="6540" w:type="dxa"/>
          </w:tcPr>
          <w:p w14:paraId="4446328D" w14:textId="77777777" w:rsidR="003E6DF3" w:rsidRPr="00CE25AF" w:rsidRDefault="003E6DF3" w:rsidP="00D255DF">
            <w:pPr>
              <w:pStyle w:val="Constraint"/>
              <w:framePr w:wrap="auto" w:vAnchor="margin" w:yAlign="inline"/>
              <w:rPr>
                <w:lang w:val="en-US"/>
              </w:rPr>
            </w:pPr>
            <w:r w:rsidRPr="00CE25AF">
              <w:rPr>
                <w:lang w:val="en-US"/>
              </w:rPr>
              <w:t>See AASd-022</w:t>
            </w:r>
          </w:p>
          <w:p w14:paraId="540E2BBB" w14:textId="77777777" w:rsidR="003E6DF3" w:rsidRPr="00CE25AF" w:rsidRDefault="003E6DF3" w:rsidP="00D255DF">
            <w:pPr>
              <w:pStyle w:val="Constraint"/>
              <w:framePr w:wrap="auto" w:vAnchor="margin" w:yAlign="inline"/>
              <w:rPr>
                <w:lang w:val="en-US"/>
              </w:rPr>
            </w:pPr>
            <w:r w:rsidRPr="00CE25AF">
              <w:rPr>
                <w:lang w:val="en-US"/>
              </w:rPr>
              <w:t xml:space="preserve">Constraint AASd-003: </w:t>
            </w:r>
            <w:proofErr w:type="spellStart"/>
            <w:r w:rsidRPr="00CE25AF">
              <w:rPr>
                <w:lang w:val="en-US"/>
              </w:rPr>
              <w:t>idShort</w:t>
            </w:r>
            <w:proofErr w:type="spellEnd"/>
            <w:r w:rsidRPr="00CE25AF">
              <w:rPr>
                <w:lang w:val="en-US"/>
              </w:rPr>
              <w:t xml:space="preserve"> of </w:t>
            </w:r>
            <w:proofErr w:type="spellStart"/>
            <w:r>
              <w:rPr>
                <w:lang w:val="en-US"/>
              </w:rPr>
              <w:t>R</w:t>
            </w:r>
            <w:r w:rsidRPr="00CE25AF">
              <w:rPr>
                <w:lang w:val="en-US"/>
              </w:rPr>
              <w:t>eferables</w:t>
            </w:r>
            <w:proofErr w:type="spellEnd"/>
            <w:r w:rsidRPr="00CE25AF">
              <w:rPr>
                <w:lang w:val="en-US"/>
              </w:rPr>
              <w:t xml:space="preserve"> within the same name space shall be unique (case-sensitive).</w:t>
            </w:r>
          </w:p>
        </w:tc>
      </w:tr>
      <w:tr w:rsidR="00561E01" w:rsidRPr="00F0151A" w14:paraId="2BC7888B" w14:textId="77777777" w:rsidTr="00D255DF">
        <w:tc>
          <w:tcPr>
            <w:tcW w:w="580" w:type="dxa"/>
          </w:tcPr>
          <w:p w14:paraId="4EF1752A" w14:textId="77777777" w:rsidR="00561E01" w:rsidRPr="00CE25AF" w:rsidRDefault="00561E01" w:rsidP="00D255DF">
            <w:pPr>
              <w:rPr>
                <w:rStyle w:val="FootnoteReference"/>
                <w:lang w:val="en-US"/>
              </w:rPr>
            </w:pPr>
          </w:p>
        </w:tc>
        <w:tc>
          <w:tcPr>
            <w:tcW w:w="1229" w:type="dxa"/>
          </w:tcPr>
          <w:p w14:paraId="20289CA8" w14:textId="643A3A64" w:rsidR="00561E01" w:rsidRPr="00CE25AF" w:rsidRDefault="00561E01" w:rsidP="00D255DF">
            <w:pPr>
              <w:rPr>
                <w:lang w:val="en-US"/>
              </w:rPr>
            </w:pPr>
            <w:r>
              <w:rPr>
                <w:lang w:val="en-US"/>
              </w:rPr>
              <w:t>AASd-005</w:t>
            </w:r>
          </w:p>
        </w:tc>
        <w:tc>
          <w:tcPr>
            <w:tcW w:w="1506" w:type="dxa"/>
          </w:tcPr>
          <w:p w14:paraId="510EAF0C" w14:textId="2E83F179" w:rsidR="00561E01" w:rsidRPr="006B626D" w:rsidRDefault="00561E01" w:rsidP="00D255DF">
            <w:pPr>
              <w:rPr>
                <w:lang w:val="en-US"/>
              </w:rPr>
            </w:pPr>
            <w:r>
              <w:rPr>
                <w:lang w:val="en-US"/>
              </w:rPr>
              <w:t>Reformulated</w:t>
            </w:r>
          </w:p>
        </w:tc>
        <w:tc>
          <w:tcPr>
            <w:tcW w:w="6540" w:type="dxa"/>
          </w:tcPr>
          <w:p w14:paraId="3B5E4D48" w14:textId="09D125FD" w:rsidR="00561E01" w:rsidRPr="00CE25AF" w:rsidRDefault="00561E01" w:rsidP="00D255DF">
            <w:pPr>
              <w:pStyle w:val="Constraint"/>
              <w:framePr w:wrap="auto" w:vAnchor="margin" w:yAlign="inline"/>
              <w:rPr>
                <w:lang w:val="en-US"/>
              </w:rPr>
            </w:pPr>
            <w:r w:rsidRPr="00561E01">
              <w:rPr>
                <w:lang w:val="en-US"/>
              </w:rPr>
              <w:t xml:space="preserve">Constraint AASd-005: If </w:t>
            </w:r>
            <w:proofErr w:type="spellStart"/>
            <w:r w:rsidRPr="00561E01">
              <w:rPr>
                <w:lang w:val="en-US"/>
              </w:rPr>
              <w:t>AdministrativeInformation</w:t>
            </w:r>
            <w:proofErr w:type="spellEnd"/>
            <w:r w:rsidRPr="00561E01">
              <w:rPr>
                <w:lang w:val="en-US"/>
              </w:rPr>
              <w:t xml:space="preserve">/version is not specified, </w:t>
            </w:r>
            <w:proofErr w:type="spellStart"/>
            <w:r w:rsidRPr="00561E01">
              <w:rPr>
                <w:lang w:val="en-US"/>
              </w:rPr>
              <w:t>AdministrativeInformation</w:t>
            </w:r>
            <w:proofErr w:type="spellEnd"/>
            <w:r w:rsidRPr="00561E01">
              <w:rPr>
                <w:lang w:val="en-US"/>
              </w:rPr>
              <w:t>/revision shall also be unspecified. This means that a revision requires a version. If there is no version, there is no revision. Revision is optional.</w:t>
            </w:r>
          </w:p>
        </w:tc>
      </w:tr>
      <w:tr w:rsidR="00561E01" w:rsidRPr="00F0151A" w14:paraId="688D0004" w14:textId="77777777" w:rsidTr="00D255DF">
        <w:tc>
          <w:tcPr>
            <w:tcW w:w="580" w:type="dxa"/>
          </w:tcPr>
          <w:p w14:paraId="204B3BF7" w14:textId="77777777" w:rsidR="00561E01" w:rsidRPr="00CE25AF" w:rsidRDefault="00561E01" w:rsidP="00D255DF">
            <w:pPr>
              <w:rPr>
                <w:rStyle w:val="FootnoteReference"/>
                <w:lang w:val="en-US"/>
              </w:rPr>
            </w:pPr>
          </w:p>
        </w:tc>
        <w:tc>
          <w:tcPr>
            <w:tcW w:w="1229" w:type="dxa"/>
          </w:tcPr>
          <w:p w14:paraId="0148447B" w14:textId="5363A341" w:rsidR="00561E01" w:rsidRDefault="00561E01" w:rsidP="00561E01">
            <w:pPr>
              <w:tabs>
                <w:tab w:val="left" w:pos="790"/>
              </w:tabs>
              <w:rPr>
                <w:lang w:val="en-US"/>
              </w:rPr>
            </w:pPr>
            <w:r>
              <w:rPr>
                <w:lang w:val="en-US"/>
              </w:rPr>
              <w:t>AASd-006</w:t>
            </w:r>
          </w:p>
        </w:tc>
        <w:tc>
          <w:tcPr>
            <w:tcW w:w="1506" w:type="dxa"/>
          </w:tcPr>
          <w:p w14:paraId="4C77DCAD" w14:textId="73FD65FB" w:rsidR="00561E01" w:rsidRDefault="00561E01" w:rsidP="00D255DF">
            <w:pPr>
              <w:rPr>
                <w:lang w:val="en-US"/>
              </w:rPr>
            </w:pPr>
            <w:r>
              <w:rPr>
                <w:lang w:val="en-US"/>
              </w:rPr>
              <w:t>Reformulated</w:t>
            </w:r>
          </w:p>
        </w:tc>
        <w:tc>
          <w:tcPr>
            <w:tcW w:w="6540" w:type="dxa"/>
          </w:tcPr>
          <w:p w14:paraId="2D59C951" w14:textId="3322F526" w:rsidR="00561E01" w:rsidRPr="00561E01" w:rsidRDefault="00561E01" w:rsidP="00D255DF">
            <w:pPr>
              <w:pStyle w:val="Constraint"/>
              <w:framePr w:wrap="auto" w:vAnchor="margin" w:yAlign="inline"/>
              <w:rPr>
                <w:lang w:val="en-US"/>
              </w:rPr>
            </w:pPr>
            <w:r w:rsidRPr="00561E01">
              <w:rPr>
                <w:lang w:val="en-US"/>
              </w:rPr>
              <w:t xml:space="preserve">Constraint AASd-006: If both, the value and the </w:t>
            </w:r>
            <w:proofErr w:type="spellStart"/>
            <w:r w:rsidRPr="00561E01">
              <w:rPr>
                <w:lang w:val="en-US"/>
              </w:rPr>
              <w:t>valueId</w:t>
            </w:r>
            <w:proofErr w:type="spellEnd"/>
            <w:r w:rsidRPr="00561E01">
              <w:rPr>
                <w:lang w:val="en-US"/>
              </w:rPr>
              <w:t xml:space="preserve"> of a Qualifier are present, the value needs to be identical to the value of the referenced coded value in Qualifier/</w:t>
            </w:r>
            <w:proofErr w:type="spellStart"/>
            <w:r w:rsidRPr="00561E01">
              <w:rPr>
                <w:lang w:val="en-US"/>
              </w:rPr>
              <w:t>valueId</w:t>
            </w:r>
            <w:proofErr w:type="spellEnd"/>
            <w:r w:rsidRPr="00561E01">
              <w:rPr>
                <w:lang w:val="en-US"/>
              </w:rPr>
              <w:t>.</w:t>
            </w:r>
          </w:p>
        </w:tc>
      </w:tr>
      <w:tr w:rsidR="00561E01" w:rsidRPr="00F0151A" w14:paraId="7C3AA0FB" w14:textId="77777777" w:rsidTr="00D255DF">
        <w:tc>
          <w:tcPr>
            <w:tcW w:w="580" w:type="dxa"/>
          </w:tcPr>
          <w:p w14:paraId="0059BBA4" w14:textId="77777777" w:rsidR="00561E01" w:rsidRPr="00CE25AF" w:rsidRDefault="00561E01" w:rsidP="00D255DF">
            <w:pPr>
              <w:rPr>
                <w:rStyle w:val="FootnoteReference"/>
                <w:lang w:val="en-US"/>
              </w:rPr>
            </w:pPr>
          </w:p>
        </w:tc>
        <w:tc>
          <w:tcPr>
            <w:tcW w:w="1229" w:type="dxa"/>
          </w:tcPr>
          <w:p w14:paraId="0D8038FB" w14:textId="4052F41F" w:rsidR="00561E01" w:rsidRDefault="00561E01" w:rsidP="00D255DF">
            <w:pPr>
              <w:rPr>
                <w:lang w:val="en-US"/>
              </w:rPr>
            </w:pPr>
            <w:r>
              <w:rPr>
                <w:lang w:val="en-US"/>
              </w:rPr>
              <w:t>AASd-007</w:t>
            </w:r>
          </w:p>
        </w:tc>
        <w:tc>
          <w:tcPr>
            <w:tcW w:w="1506" w:type="dxa"/>
          </w:tcPr>
          <w:p w14:paraId="0B16A3B8" w14:textId="6AC6BA07" w:rsidR="00561E01" w:rsidRDefault="00561E01" w:rsidP="00D255DF">
            <w:pPr>
              <w:rPr>
                <w:lang w:val="en-US"/>
              </w:rPr>
            </w:pPr>
            <w:r>
              <w:rPr>
                <w:lang w:val="en-US"/>
              </w:rPr>
              <w:t>Reformulated</w:t>
            </w:r>
          </w:p>
        </w:tc>
        <w:tc>
          <w:tcPr>
            <w:tcW w:w="6540" w:type="dxa"/>
          </w:tcPr>
          <w:p w14:paraId="7E9383F7" w14:textId="79EAB45A" w:rsidR="00561E01" w:rsidRPr="00561E01" w:rsidRDefault="00561E01" w:rsidP="00D255DF">
            <w:pPr>
              <w:pStyle w:val="Constraint"/>
              <w:framePr w:wrap="auto" w:vAnchor="margin" w:yAlign="inline"/>
              <w:rPr>
                <w:lang w:val="en-US"/>
              </w:rPr>
            </w:pPr>
            <w:r w:rsidRPr="00561E01">
              <w:rPr>
                <w:lang w:val="en-US"/>
              </w:rPr>
              <w:t>Constraint AASd-007: If both the Property/value and the Property/</w:t>
            </w:r>
            <w:proofErr w:type="spellStart"/>
            <w:r w:rsidRPr="00561E01">
              <w:rPr>
                <w:lang w:val="en-US"/>
              </w:rPr>
              <w:t>valueId</w:t>
            </w:r>
            <w:proofErr w:type="spellEnd"/>
            <w:r w:rsidRPr="00561E01">
              <w:rPr>
                <w:lang w:val="en-US"/>
              </w:rPr>
              <w:t xml:space="preserve"> are present, the value of Property/value needs to be identical to the value of the referenced coded value in Property/</w:t>
            </w:r>
            <w:proofErr w:type="spellStart"/>
            <w:r w:rsidRPr="00561E01">
              <w:rPr>
                <w:lang w:val="en-US"/>
              </w:rPr>
              <w:t>valueId</w:t>
            </w:r>
            <w:proofErr w:type="spellEnd"/>
            <w:r w:rsidRPr="00561E01">
              <w:rPr>
                <w:lang w:val="en-US"/>
              </w:rPr>
              <w:t>.</w:t>
            </w:r>
          </w:p>
        </w:tc>
      </w:tr>
      <w:tr w:rsidR="00561E01" w:rsidRPr="00F0151A" w14:paraId="2D9B41E6" w14:textId="77777777" w:rsidTr="00D255DF">
        <w:tc>
          <w:tcPr>
            <w:tcW w:w="580" w:type="dxa"/>
          </w:tcPr>
          <w:p w14:paraId="6DD5515C" w14:textId="77777777" w:rsidR="00561E01" w:rsidRPr="00CE25AF" w:rsidRDefault="00561E01" w:rsidP="00D255DF">
            <w:pPr>
              <w:rPr>
                <w:rStyle w:val="FootnoteReference"/>
                <w:lang w:val="en-US"/>
              </w:rPr>
            </w:pPr>
          </w:p>
        </w:tc>
        <w:tc>
          <w:tcPr>
            <w:tcW w:w="1229" w:type="dxa"/>
          </w:tcPr>
          <w:p w14:paraId="2B9F2325" w14:textId="4EA35BE0" w:rsidR="00561E01" w:rsidRDefault="00561E01" w:rsidP="00D255DF">
            <w:pPr>
              <w:rPr>
                <w:lang w:val="en-US"/>
              </w:rPr>
            </w:pPr>
            <w:r>
              <w:rPr>
                <w:lang w:val="en-US"/>
              </w:rPr>
              <w:t>AASd-012</w:t>
            </w:r>
          </w:p>
        </w:tc>
        <w:tc>
          <w:tcPr>
            <w:tcW w:w="1506" w:type="dxa"/>
          </w:tcPr>
          <w:p w14:paraId="13140B80" w14:textId="1FFF1457" w:rsidR="00561E01" w:rsidRDefault="00561E01" w:rsidP="00D255DF">
            <w:pPr>
              <w:rPr>
                <w:lang w:val="en-US"/>
              </w:rPr>
            </w:pPr>
            <w:r>
              <w:rPr>
                <w:lang w:val="en-US"/>
              </w:rPr>
              <w:t>Reformulated</w:t>
            </w:r>
          </w:p>
        </w:tc>
        <w:tc>
          <w:tcPr>
            <w:tcW w:w="6540" w:type="dxa"/>
          </w:tcPr>
          <w:p w14:paraId="0309E4CD" w14:textId="231D8D52" w:rsidR="00561E01" w:rsidRPr="00561E01" w:rsidRDefault="00561E01" w:rsidP="00D255DF">
            <w:pPr>
              <w:pStyle w:val="Constraint"/>
              <w:framePr w:wrap="auto" w:vAnchor="margin" w:yAlign="inline"/>
              <w:rPr>
                <w:lang w:val="en-US"/>
              </w:rPr>
            </w:pPr>
            <w:r w:rsidRPr="00561E01">
              <w:rPr>
                <w:lang w:val="en-US"/>
              </w:rPr>
              <w:t xml:space="preserve">Constraint AASd-012: if both the </w:t>
            </w:r>
            <w:proofErr w:type="spellStart"/>
            <w:r w:rsidRPr="00561E01">
              <w:rPr>
                <w:lang w:val="en-US"/>
              </w:rPr>
              <w:t>MultiLanguageProperty</w:t>
            </w:r>
            <w:proofErr w:type="spellEnd"/>
            <w:r w:rsidRPr="00561E01">
              <w:rPr>
                <w:lang w:val="en-US"/>
              </w:rPr>
              <w:t xml:space="preserve">/value and the </w:t>
            </w:r>
            <w:proofErr w:type="spellStart"/>
            <w:r w:rsidRPr="00561E01">
              <w:rPr>
                <w:lang w:val="en-US"/>
              </w:rPr>
              <w:t>MultiLanguageProperty</w:t>
            </w:r>
            <w:proofErr w:type="spellEnd"/>
            <w:r w:rsidRPr="00561E01">
              <w:rPr>
                <w:lang w:val="en-US"/>
              </w:rPr>
              <w:t>/</w:t>
            </w:r>
            <w:proofErr w:type="spellStart"/>
            <w:r w:rsidRPr="00561E01">
              <w:rPr>
                <w:lang w:val="en-US"/>
              </w:rPr>
              <w:t>valueId</w:t>
            </w:r>
            <w:proofErr w:type="spellEnd"/>
            <w:r w:rsidRPr="00561E01">
              <w:rPr>
                <w:lang w:val="en-US"/>
              </w:rPr>
              <w:t xml:space="preserve"> are present, the meaning must be the </w:t>
            </w:r>
            <w:r w:rsidRPr="00561E01">
              <w:rPr>
                <w:lang w:val="en-US"/>
              </w:rPr>
              <w:lastRenderedPageBreak/>
              <w:t xml:space="preserve">same for each string in a specific language, as specified in </w:t>
            </w:r>
            <w:proofErr w:type="spellStart"/>
            <w:r w:rsidRPr="00561E01">
              <w:rPr>
                <w:lang w:val="en-US"/>
              </w:rPr>
              <w:t>MultiLanguageProperty</w:t>
            </w:r>
            <w:proofErr w:type="spellEnd"/>
            <w:r w:rsidRPr="00561E01">
              <w:rPr>
                <w:lang w:val="en-US"/>
              </w:rPr>
              <w:t>/</w:t>
            </w:r>
            <w:proofErr w:type="spellStart"/>
            <w:r w:rsidRPr="00561E01">
              <w:rPr>
                <w:lang w:val="en-US"/>
              </w:rPr>
              <w:t>valueId</w:t>
            </w:r>
            <w:proofErr w:type="spellEnd"/>
            <w:r w:rsidRPr="00561E01">
              <w:rPr>
                <w:lang w:val="en-US"/>
              </w:rPr>
              <w:t>.</w:t>
            </w:r>
          </w:p>
        </w:tc>
      </w:tr>
      <w:tr w:rsidR="00561E01" w:rsidRPr="00F0151A" w14:paraId="75B5EAE5" w14:textId="77777777" w:rsidTr="00D255DF">
        <w:tc>
          <w:tcPr>
            <w:tcW w:w="580" w:type="dxa"/>
          </w:tcPr>
          <w:p w14:paraId="13A2F3FE" w14:textId="77777777" w:rsidR="00561E01" w:rsidRPr="00CE25AF" w:rsidRDefault="00561E01" w:rsidP="00D255DF">
            <w:pPr>
              <w:rPr>
                <w:rStyle w:val="FootnoteReference"/>
                <w:lang w:val="en-US"/>
              </w:rPr>
            </w:pPr>
          </w:p>
        </w:tc>
        <w:tc>
          <w:tcPr>
            <w:tcW w:w="1229" w:type="dxa"/>
          </w:tcPr>
          <w:p w14:paraId="6D771430" w14:textId="6071E73B" w:rsidR="00561E01" w:rsidRPr="00CE25AF" w:rsidRDefault="00561E01" w:rsidP="00D255DF">
            <w:pPr>
              <w:rPr>
                <w:lang w:val="en-US"/>
              </w:rPr>
            </w:pPr>
            <w:r>
              <w:rPr>
                <w:lang w:val="en-US"/>
              </w:rPr>
              <w:t>AASd-020</w:t>
            </w:r>
          </w:p>
        </w:tc>
        <w:tc>
          <w:tcPr>
            <w:tcW w:w="1506" w:type="dxa"/>
          </w:tcPr>
          <w:p w14:paraId="0C4E6921" w14:textId="5AA90082" w:rsidR="00561E01" w:rsidRPr="006B626D" w:rsidRDefault="00561E01" w:rsidP="00D255DF">
            <w:pPr>
              <w:rPr>
                <w:lang w:val="en-US"/>
              </w:rPr>
            </w:pPr>
            <w:r>
              <w:rPr>
                <w:lang w:val="en-US"/>
              </w:rPr>
              <w:t>Reformulated</w:t>
            </w:r>
          </w:p>
        </w:tc>
        <w:tc>
          <w:tcPr>
            <w:tcW w:w="6540" w:type="dxa"/>
          </w:tcPr>
          <w:p w14:paraId="3723DBD9" w14:textId="144366D7" w:rsidR="00561E01" w:rsidRPr="00CE25AF" w:rsidRDefault="00561E01" w:rsidP="00D255DF">
            <w:pPr>
              <w:pStyle w:val="Constraint"/>
              <w:framePr w:wrap="auto" w:vAnchor="margin" w:yAlign="inline"/>
              <w:rPr>
                <w:lang w:val="en-US"/>
              </w:rPr>
            </w:pPr>
            <w:r w:rsidRPr="00561E01">
              <w:rPr>
                <w:lang w:val="en-US"/>
              </w:rPr>
              <w:t>Constraint AASd-020: The value of Qualifier/value shall be consistent with the data type as defined in Qualifier/</w:t>
            </w:r>
            <w:proofErr w:type="spellStart"/>
            <w:r w:rsidRPr="00561E01">
              <w:rPr>
                <w:lang w:val="en-US"/>
              </w:rPr>
              <w:t>valueType</w:t>
            </w:r>
            <w:proofErr w:type="spellEnd"/>
            <w:r w:rsidRPr="00561E01">
              <w:rPr>
                <w:lang w:val="en-US"/>
              </w:rPr>
              <w:t>.</w:t>
            </w:r>
          </w:p>
        </w:tc>
      </w:tr>
      <w:tr w:rsidR="003E6DF3" w:rsidRPr="00F0151A" w14:paraId="4CFC4606" w14:textId="77777777" w:rsidTr="00D255DF">
        <w:tc>
          <w:tcPr>
            <w:tcW w:w="580" w:type="dxa"/>
          </w:tcPr>
          <w:p w14:paraId="13B746B5" w14:textId="77777777" w:rsidR="003E6DF3" w:rsidRPr="00CE25AF" w:rsidRDefault="003E6DF3" w:rsidP="00D255DF">
            <w:pPr>
              <w:rPr>
                <w:rStyle w:val="FootnoteReference"/>
                <w:lang w:val="en-US"/>
              </w:rPr>
            </w:pPr>
          </w:p>
        </w:tc>
        <w:tc>
          <w:tcPr>
            <w:tcW w:w="1229" w:type="dxa"/>
          </w:tcPr>
          <w:p w14:paraId="792056F5" w14:textId="77777777" w:rsidR="003E6DF3" w:rsidRPr="00CE25AF" w:rsidRDefault="003E6DF3" w:rsidP="00D255DF">
            <w:pPr>
              <w:rPr>
                <w:lang w:val="en-US"/>
              </w:rPr>
            </w:pPr>
            <w:r w:rsidRPr="00CE25AF">
              <w:rPr>
                <w:lang w:val="en-US"/>
              </w:rPr>
              <w:t>AASd-022</w:t>
            </w:r>
          </w:p>
        </w:tc>
        <w:tc>
          <w:tcPr>
            <w:tcW w:w="1506" w:type="dxa"/>
          </w:tcPr>
          <w:p w14:paraId="68B4E099" w14:textId="6C5065E5" w:rsidR="003E6DF3" w:rsidRPr="006B626D" w:rsidRDefault="003E6DF3" w:rsidP="00D255DF">
            <w:pPr>
              <w:rPr>
                <w:lang w:val="en-US"/>
              </w:rPr>
            </w:pPr>
            <w:r w:rsidRPr="006B626D">
              <w:rPr>
                <w:lang w:val="en-US"/>
              </w:rPr>
              <w:t>Update</w:t>
            </w:r>
          </w:p>
        </w:tc>
        <w:tc>
          <w:tcPr>
            <w:tcW w:w="6540" w:type="dxa"/>
          </w:tcPr>
          <w:p w14:paraId="7E19477D" w14:textId="02046163" w:rsidR="003E6DF3" w:rsidRPr="00CE25AF" w:rsidRDefault="003E6DF3" w:rsidP="00D255DF">
            <w:pPr>
              <w:pStyle w:val="Constraint"/>
              <w:framePr w:wrap="auto" w:vAnchor="margin" w:yAlign="inline"/>
              <w:rPr>
                <w:lang w:val="en-US"/>
              </w:rPr>
            </w:pPr>
            <w:r w:rsidRPr="00CE25AF">
              <w:rPr>
                <w:lang w:val="en-US"/>
              </w:rPr>
              <w:t xml:space="preserve">Added case-sensitivity for </w:t>
            </w:r>
            <w:proofErr w:type="spellStart"/>
            <w:r w:rsidRPr="00CE25AF">
              <w:rPr>
                <w:lang w:val="en-US"/>
              </w:rPr>
              <w:t>idShort</w:t>
            </w:r>
            <w:proofErr w:type="spellEnd"/>
            <w:r w:rsidRPr="00CE25AF">
              <w:rPr>
                <w:lang w:val="en-US"/>
              </w:rPr>
              <w:t xml:space="preserve"> (since AASd-003 was removed)</w:t>
            </w:r>
          </w:p>
          <w:p w14:paraId="2AD8748E" w14:textId="31E402C5" w:rsidR="003E6DF3" w:rsidRPr="00CE25AF" w:rsidRDefault="003E6DF3" w:rsidP="00D255DF">
            <w:pPr>
              <w:pStyle w:val="Constraint"/>
              <w:framePr w:wrap="auto" w:vAnchor="margin" w:yAlign="inline"/>
              <w:rPr>
                <w:lang w:val="en-US"/>
              </w:rPr>
            </w:pPr>
            <w:r w:rsidRPr="00CE25AF">
              <w:rPr>
                <w:lang w:val="en-US"/>
              </w:rPr>
              <w:t xml:space="preserve">Constraint AASd-022: </w:t>
            </w:r>
            <w:proofErr w:type="spellStart"/>
            <w:r w:rsidRPr="00CE25AF">
              <w:rPr>
                <w:lang w:val="en-US"/>
              </w:rPr>
              <w:t>idShort</w:t>
            </w:r>
            <w:proofErr w:type="spellEnd"/>
            <w:r w:rsidRPr="00CE25AF">
              <w:rPr>
                <w:lang w:val="en-US"/>
              </w:rPr>
              <w:t xml:space="preserve"> of non-identifiable </w:t>
            </w:r>
            <w:proofErr w:type="spellStart"/>
            <w:r w:rsidR="0026076F">
              <w:rPr>
                <w:lang w:val="en-US"/>
              </w:rPr>
              <w:t>R</w:t>
            </w:r>
            <w:r w:rsidR="00CA4E03" w:rsidRPr="00743858">
              <w:rPr>
                <w:lang w:val="en-US"/>
              </w:rPr>
              <w:t>eferables</w:t>
            </w:r>
            <w:proofErr w:type="spellEnd"/>
            <w:r w:rsidRPr="00CE25AF">
              <w:rPr>
                <w:lang w:val="en-US"/>
              </w:rPr>
              <w:t xml:space="preserve"> within the same name space shall be unique (case-sensitive)</w:t>
            </w:r>
          </w:p>
        </w:tc>
      </w:tr>
      <w:tr w:rsidR="003E6DF3" w:rsidRPr="00F0151A" w14:paraId="6F256120" w14:textId="77777777" w:rsidTr="00D255DF">
        <w:tc>
          <w:tcPr>
            <w:tcW w:w="580" w:type="dxa"/>
          </w:tcPr>
          <w:p w14:paraId="0517373D" w14:textId="77777777" w:rsidR="003E6DF3" w:rsidRPr="00CE25AF" w:rsidRDefault="003E6DF3" w:rsidP="00D255DF">
            <w:pPr>
              <w:rPr>
                <w:rStyle w:val="FootnoteReference"/>
                <w:lang w:val="en-US"/>
              </w:rPr>
            </w:pPr>
          </w:p>
        </w:tc>
        <w:tc>
          <w:tcPr>
            <w:tcW w:w="1229" w:type="dxa"/>
          </w:tcPr>
          <w:p w14:paraId="66AED794" w14:textId="77777777" w:rsidR="003E6DF3" w:rsidRPr="00CE25AF" w:rsidRDefault="003E6DF3" w:rsidP="00D255DF">
            <w:pPr>
              <w:rPr>
                <w:lang w:val="en-US"/>
              </w:rPr>
            </w:pPr>
            <w:r w:rsidRPr="00CE25AF">
              <w:rPr>
                <w:lang w:val="en-US"/>
              </w:rPr>
              <w:t>AASd-027</w:t>
            </w:r>
          </w:p>
        </w:tc>
        <w:tc>
          <w:tcPr>
            <w:tcW w:w="1506" w:type="dxa"/>
          </w:tcPr>
          <w:p w14:paraId="5C91405A" w14:textId="77777777" w:rsidR="003E6DF3" w:rsidRPr="006B626D" w:rsidRDefault="003E6DF3" w:rsidP="00D255DF">
            <w:pPr>
              <w:rPr>
                <w:lang w:val="en-US"/>
              </w:rPr>
            </w:pPr>
            <w:r w:rsidRPr="006B626D">
              <w:rPr>
                <w:lang w:val="en-US"/>
              </w:rPr>
              <w:t>Removed</w:t>
            </w:r>
          </w:p>
        </w:tc>
        <w:tc>
          <w:tcPr>
            <w:tcW w:w="6540" w:type="dxa"/>
          </w:tcPr>
          <w:p w14:paraId="4B5E92A3" w14:textId="474C1E41" w:rsidR="003E6DF3" w:rsidRPr="00CE25AF" w:rsidRDefault="003E6DF3" w:rsidP="00D255DF">
            <w:pPr>
              <w:pStyle w:val="Constraint"/>
              <w:framePr w:wrap="auto" w:vAnchor="margin" w:yAlign="inline"/>
              <w:rPr>
                <w:lang w:val="en-US"/>
              </w:rPr>
            </w:pPr>
            <w:r w:rsidRPr="00CE25AF">
              <w:rPr>
                <w:lang w:val="en-US"/>
              </w:rPr>
              <w:t xml:space="preserve">Not needed any longer since Type of </w:t>
            </w:r>
            <w:proofErr w:type="spellStart"/>
            <w:r w:rsidRPr="00CE25AF">
              <w:rPr>
                <w:lang w:val="en-US"/>
              </w:rPr>
              <w:t>idShort</w:t>
            </w:r>
            <w:proofErr w:type="spellEnd"/>
            <w:r w:rsidRPr="00CE25AF">
              <w:rPr>
                <w:lang w:val="en-US"/>
              </w:rPr>
              <w:t xml:space="preserve"> was changed to </w:t>
            </w:r>
            <w:proofErr w:type="spellStart"/>
            <w:r w:rsidRPr="00CE25AF">
              <w:rPr>
                <w:lang w:val="en-US"/>
              </w:rPr>
              <w:t>NameType</w:t>
            </w:r>
            <w:proofErr w:type="spellEnd"/>
            <w:r w:rsidRPr="00CE25AF">
              <w:rPr>
                <w:lang w:val="en-US"/>
              </w:rPr>
              <w:t xml:space="preserve"> and </w:t>
            </w:r>
            <w:proofErr w:type="spellStart"/>
            <w:r w:rsidRPr="00CE25AF">
              <w:rPr>
                <w:lang w:val="en-US"/>
              </w:rPr>
              <w:t>NameType</w:t>
            </w:r>
            <w:proofErr w:type="spellEnd"/>
            <w:r w:rsidRPr="00CE25AF">
              <w:rPr>
                <w:lang w:val="en-US"/>
              </w:rPr>
              <w:t xml:space="preserve"> has a maximum length of 128 characters</w:t>
            </w:r>
          </w:p>
          <w:p w14:paraId="062C5E2C" w14:textId="20C22CD4" w:rsidR="003E6DF3" w:rsidRPr="00CE25AF" w:rsidRDefault="003E6DF3" w:rsidP="00D255DF">
            <w:pPr>
              <w:pStyle w:val="Constraint"/>
              <w:framePr w:wrap="auto" w:vAnchor="margin" w:yAlign="inline"/>
              <w:rPr>
                <w:lang w:val="en-US"/>
              </w:rPr>
            </w:pPr>
            <w:r w:rsidRPr="00CE25AF">
              <w:rPr>
                <w:lang w:val="en-US"/>
              </w:rPr>
              <w:t xml:space="preserve">Constraint AASd-027: </w:t>
            </w:r>
            <w:proofErr w:type="spellStart"/>
            <w:r w:rsidRPr="00CE25AF">
              <w:rPr>
                <w:lang w:val="en-US"/>
              </w:rPr>
              <w:t>idShort</w:t>
            </w:r>
            <w:proofErr w:type="spellEnd"/>
            <w:r w:rsidRPr="00CE25AF">
              <w:rPr>
                <w:lang w:val="en-US"/>
              </w:rPr>
              <w:t xml:space="preserve"> of </w:t>
            </w:r>
            <w:proofErr w:type="spellStart"/>
            <w:r w:rsidRPr="00CE25AF">
              <w:rPr>
                <w:lang w:val="en-US"/>
              </w:rPr>
              <w:t>Referables</w:t>
            </w:r>
            <w:proofErr w:type="spellEnd"/>
            <w:r w:rsidRPr="00CE25AF">
              <w:rPr>
                <w:lang w:val="en-US"/>
              </w:rPr>
              <w:t xml:space="preserve"> shall have a maximum length of 128 characters</w:t>
            </w:r>
          </w:p>
        </w:tc>
      </w:tr>
      <w:tr w:rsidR="003E6DF3" w:rsidRPr="00F0151A" w14:paraId="2F77ADB8" w14:textId="77777777" w:rsidTr="00D255DF">
        <w:tc>
          <w:tcPr>
            <w:tcW w:w="580" w:type="dxa"/>
          </w:tcPr>
          <w:p w14:paraId="080BE9BC" w14:textId="77777777" w:rsidR="003E6DF3" w:rsidRPr="00CE25AF" w:rsidRDefault="003E6DF3" w:rsidP="00D255DF">
            <w:pPr>
              <w:rPr>
                <w:rStyle w:val="FootnoteReference"/>
                <w:lang w:val="en-US"/>
              </w:rPr>
            </w:pPr>
          </w:p>
        </w:tc>
        <w:tc>
          <w:tcPr>
            <w:tcW w:w="1229" w:type="dxa"/>
          </w:tcPr>
          <w:p w14:paraId="4C12945B" w14:textId="77777777" w:rsidR="003E6DF3" w:rsidRPr="00CE25AF" w:rsidRDefault="003E6DF3" w:rsidP="00D255DF">
            <w:pPr>
              <w:rPr>
                <w:lang w:val="en-US"/>
              </w:rPr>
            </w:pPr>
            <w:r w:rsidRPr="00CE25AF">
              <w:rPr>
                <w:lang w:val="en-US"/>
              </w:rPr>
              <w:t>AASd-077</w:t>
            </w:r>
          </w:p>
        </w:tc>
        <w:tc>
          <w:tcPr>
            <w:tcW w:w="1506" w:type="dxa"/>
          </w:tcPr>
          <w:p w14:paraId="7FD256B3" w14:textId="77777777" w:rsidR="003E6DF3" w:rsidRPr="006B626D" w:rsidRDefault="003E6DF3" w:rsidP="00D255DF">
            <w:pPr>
              <w:rPr>
                <w:lang w:val="en-US"/>
              </w:rPr>
            </w:pPr>
            <w:r w:rsidRPr="006B626D">
              <w:rPr>
                <w:lang w:val="en-US"/>
              </w:rPr>
              <w:t>Reformulated</w:t>
            </w:r>
          </w:p>
        </w:tc>
        <w:tc>
          <w:tcPr>
            <w:tcW w:w="6540" w:type="dxa"/>
          </w:tcPr>
          <w:p w14:paraId="43550398" w14:textId="0A838EFE" w:rsidR="003E6DF3" w:rsidRPr="00CE25AF" w:rsidRDefault="003E6DF3" w:rsidP="00D255DF">
            <w:pPr>
              <w:pStyle w:val="Constraint"/>
              <w:framePr w:wrap="auto" w:vAnchor="margin" w:yAlign="inline"/>
              <w:rPr>
                <w:lang w:val="en-US"/>
              </w:rPr>
            </w:pPr>
            <w:r w:rsidRPr="00CE25AF">
              <w:rPr>
                <w:lang w:val="en-US"/>
              </w:rPr>
              <w:t xml:space="preserve">Constraint AASd-077: </w:t>
            </w:r>
            <w:r>
              <w:rPr>
                <w:lang w:val="en-US"/>
              </w:rPr>
              <w:t>t</w:t>
            </w:r>
            <w:r w:rsidRPr="00CE25AF">
              <w:rPr>
                <w:lang w:val="en-US"/>
              </w:rPr>
              <w:t xml:space="preserve">he name of an extension (Extension/name) within </w:t>
            </w:r>
            <w:proofErr w:type="spellStart"/>
            <w:r w:rsidRPr="00CE25AF">
              <w:rPr>
                <w:lang w:val="en-US"/>
              </w:rPr>
              <w:t>HasExtensions</w:t>
            </w:r>
            <w:proofErr w:type="spellEnd"/>
            <w:r w:rsidRPr="00CE25AF">
              <w:rPr>
                <w:lang w:val="en-US"/>
              </w:rPr>
              <w:t xml:space="preserve"> needs to be unique</w:t>
            </w:r>
          </w:p>
        </w:tc>
      </w:tr>
      <w:tr w:rsidR="003E6DF3" w:rsidRPr="00F0151A" w14:paraId="4EAE7C57" w14:textId="77777777" w:rsidTr="00D255DF">
        <w:tc>
          <w:tcPr>
            <w:tcW w:w="580" w:type="dxa"/>
          </w:tcPr>
          <w:p w14:paraId="1D503AF8" w14:textId="77777777" w:rsidR="003E6DF3" w:rsidRPr="00CE25AF" w:rsidRDefault="003E6DF3" w:rsidP="00D255DF">
            <w:pPr>
              <w:rPr>
                <w:rStyle w:val="FootnoteReference"/>
                <w:lang w:val="en-US"/>
              </w:rPr>
            </w:pPr>
          </w:p>
        </w:tc>
        <w:tc>
          <w:tcPr>
            <w:tcW w:w="1229" w:type="dxa"/>
          </w:tcPr>
          <w:p w14:paraId="29F30EBE" w14:textId="77777777" w:rsidR="003E6DF3" w:rsidRPr="00CE25AF" w:rsidRDefault="003E6DF3" w:rsidP="00D255DF">
            <w:pPr>
              <w:rPr>
                <w:lang w:val="en-US"/>
              </w:rPr>
            </w:pPr>
            <w:r w:rsidRPr="00CE25AF">
              <w:rPr>
                <w:lang w:val="en-US"/>
              </w:rPr>
              <w:t>AASd-100</w:t>
            </w:r>
          </w:p>
        </w:tc>
        <w:tc>
          <w:tcPr>
            <w:tcW w:w="1506" w:type="dxa"/>
          </w:tcPr>
          <w:p w14:paraId="6C894FE9" w14:textId="77777777" w:rsidR="003E6DF3" w:rsidRPr="006B626D" w:rsidRDefault="003E6DF3" w:rsidP="00D255DF">
            <w:pPr>
              <w:rPr>
                <w:lang w:val="en-US"/>
              </w:rPr>
            </w:pPr>
            <w:r w:rsidRPr="006B626D">
              <w:rPr>
                <w:lang w:val="en-US"/>
              </w:rPr>
              <w:t>Removed</w:t>
            </w:r>
          </w:p>
        </w:tc>
        <w:tc>
          <w:tcPr>
            <w:tcW w:w="6540" w:type="dxa"/>
          </w:tcPr>
          <w:p w14:paraId="6ACB8305" w14:textId="302EB68C" w:rsidR="003E6DF3" w:rsidRPr="00CE25AF" w:rsidRDefault="003E6DF3" w:rsidP="00D255DF">
            <w:pPr>
              <w:rPr>
                <w:lang w:val="en-US"/>
              </w:rPr>
            </w:pPr>
            <w:r w:rsidRPr="00CE25AF">
              <w:rPr>
                <w:lang w:val="en-US"/>
              </w:rPr>
              <w:t>Since new string types with length constraints were added</w:t>
            </w:r>
            <w:r>
              <w:rPr>
                <w:lang w:val="en-US"/>
              </w:rPr>
              <w:t>,</w:t>
            </w:r>
            <w:r w:rsidRPr="00CE25AF">
              <w:rPr>
                <w:lang w:val="en-US"/>
              </w:rPr>
              <w:t xml:space="preserve"> this constraint is </w:t>
            </w:r>
            <w:r>
              <w:rPr>
                <w:lang w:val="en-US"/>
              </w:rPr>
              <w:t>no longer needed</w:t>
            </w:r>
          </w:p>
          <w:p w14:paraId="1C6E4DE1" w14:textId="26C7CC1A" w:rsidR="003E6DF3" w:rsidRPr="00CE25AF" w:rsidRDefault="003E6DF3" w:rsidP="00D255DF">
            <w:pPr>
              <w:rPr>
                <w:lang w:val="en-US"/>
              </w:rPr>
            </w:pPr>
            <w:r w:rsidRPr="00CE25AF">
              <w:rPr>
                <w:lang w:val="en-US"/>
              </w:rPr>
              <w:t xml:space="preserve">Constraint AASd-100: </w:t>
            </w:r>
            <w:r w:rsidR="00C62446" w:rsidRPr="00C62446">
              <w:rPr>
                <w:lang w:val="en-US"/>
              </w:rPr>
              <w:t>An</w:t>
            </w:r>
            <w:r w:rsidRPr="00CE25AF">
              <w:rPr>
                <w:lang w:val="en-US"/>
              </w:rPr>
              <w:t xml:space="preserve"> attribute with data type "string" is not allowed to be empty</w:t>
            </w:r>
          </w:p>
        </w:tc>
      </w:tr>
      <w:tr w:rsidR="00561E01" w:rsidRPr="00F0151A" w14:paraId="789CFAEB" w14:textId="77777777" w:rsidTr="00D255DF">
        <w:tc>
          <w:tcPr>
            <w:tcW w:w="580" w:type="dxa"/>
          </w:tcPr>
          <w:p w14:paraId="0B23384E" w14:textId="77777777" w:rsidR="00561E01" w:rsidRPr="00CE25AF" w:rsidRDefault="00561E01" w:rsidP="00D255DF">
            <w:pPr>
              <w:rPr>
                <w:rStyle w:val="FootnoteReference"/>
                <w:lang w:val="en-US"/>
              </w:rPr>
            </w:pPr>
          </w:p>
        </w:tc>
        <w:tc>
          <w:tcPr>
            <w:tcW w:w="1229" w:type="dxa"/>
          </w:tcPr>
          <w:p w14:paraId="6133BD62" w14:textId="3BF55414" w:rsidR="00561E01" w:rsidRDefault="00561E01" w:rsidP="00561E01">
            <w:pPr>
              <w:tabs>
                <w:tab w:val="left" w:pos="830"/>
              </w:tabs>
              <w:rPr>
                <w:lang w:val="en-US"/>
              </w:rPr>
            </w:pPr>
            <w:r>
              <w:rPr>
                <w:lang w:val="en-US"/>
              </w:rPr>
              <w:t>AASd-109</w:t>
            </w:r>
          </w:p>
        </w:tc>
        <w:tc>
          <w:tcPr>
            <w:tcW w:w="1506" w:type="dxa"/>
          </w:tcPr>
          <w:p w14:paraId="18F54985" w14:textId="4695EA53" w:rsidR="00561E01" w:rsidRDefault="00561E01" w:rsidP="00D255DF">
            <w:pPr>
              <w:rPr>
                <w:lang w:val="en-US"/>
              </w:rPr>
            </w:pPr>
            <w:r>
              <w:rPr>
                <w:lang w:val="en-US"/>
              </w:rPr>
              <w:t>Reformulated</w:t>
            </w:r>
          </w:p>
        </w:tc>
        <w:tc>
          <w:tcPr>
            <w:tcW w:w="6540" w:type="dxa"/>
          </w:tcPr>
          <w:p w14:paraId="151242E5" w14:textId="798AC659" w:rsidR="00561E01" w:rsidRPr="00561E01" w:rsidRDefault="00561E01" w:rsidP="00561E01">
            <w:pPr>
              <w:pStyle w:val="Constraint"/>
              <w:framePr w:wrap="auto" w:vAnchor="margin" w:yAlign="inline"/>
              <w:jc w:val="left"/>
              <w:rPr>
                <w:lang w:val="en-US"/>
              </w:rPr>
            </w:pPr>
            <w:r w:rsidRPr="00561E01">
              <w:rPr>
                <w:lang w:val="en-US"/>
              </w:rPr>
              <w:t xml:space="preserve">Constraint AASd-109: If </w:t>
            </w:r>
            <w:proofErr w:type="spellStart"/>
            <w:r w:rsidRPr="00561E01">
              <w:rPr>
                <w:lang w:val="en-US"/>
              </w:rPr>
              <w:t>SubmodelElementList</w:t>
            </w:r>
            <w:proofErr w:type="spellEnd"/>
            <w:r w:rsidRPr="00561E01">
              <w:rPr>
                <w:lang w:val="en-US"/>
              </w:rPr>
              <w:t>/</w:t>
            </w:r>
            <w:proofErr w:type="spellStart"/>
            <w:r w:rsidRPr="00561E01">
              <w:rPr>
                <w:lang w:val="en-US"/>
              </w:rPr>
              <w:t>typeValueListElement</w:t>
            </w:r>
            <w:proofErr w:type="spellEnd"/>
            <w:r w:rsidRPr="00561E01">
              <w:rPr>
                <w:lang w:val="en-US"/>
              </w:rPr>
              <w:t xml:space="preserve"> is equal to Property or Range, </w:t>
            </w:r>
            <w:proofErr w:type="spellStart"/>
            <w:r w:rsidRPr="00561E01">
              <w:rPr>
                <w:lang w:val="en-US"/>
              </w:rPr>
              <w:t>SubmodelElementList</w:t>
            </w:r>
            <w:proofErr w:type="spellEnd"/>
            <w:r w:rsidRPr="00561E01">
              <w:rPr>
                <w:lang w:val="en-US"/>
              </w:rPr>
              <w:t>/</w:t>
            </w:r>
            <w:r>
              <w:rPr>
                <w:lang w:val="en-US"/>
              </w:rPr>
              <w:softHyphen/>
            </w:r>
            <w:proofErr w:type="spellStart"/>
            <w:r w:rsidRPr="00561E01">
              <w:rPr>
                <w:lang w:val="en-US"/>
              </w:rPr>
              <w:t>valueTypeListElement</w:t>
            </w:r>
            <w:proofErr w:type="spellEnd"/>
            <w:r w:rsidRPr="00561E01">
              <w:rPr>
                <w:lang w:val="en-US"/>
              </w:rPr>
              <w:t xml:space="preserve"> shall be set and all first level child elements in the </w:t>
            </w:r>
            <w:proofErr w:type="spellStart"/>
            <w:r w:rsidRPr="00561E01">
              <w:rPr>
                <w:lang w:val="en-US"/>
              </w:rPr>
              <w:t>SubmodelElementList</w:t>
            </w:r>
            <w:proofErr w:type="spellEnd"/>
            <w:r w:rsidRPr="00561E01">
              <w:rPr>
                <w:lang w:val="en-US"/>
              </w:rPr>
              <w:t xml:space="preserve"> shall have the value type as specified in </w:t>
            </w:r>
            <w:proofErr w:type="spellStart"/>
            <w:r w:rsidRPr="00561E01">
              <w:rPr>
                <w:lang w:val="en-US"/>
              </w:rPr>
              <w:t>SubmodelElementList</w:t>
            </w:r>
            <w:proofErr w:type="spellEnd"/>
            <w:r w:rsidRPr="00561E01">
              <w:rPr>
                <w:lang w:val="en-US"/>
              </w:rPr>
              <w:t>/</w:t>
            </w:r>
            <w:r>
              <w:rPr>
                <w:lang w:val="en-US"/>
              </w:rPr>
              <w:softHyphen/>
            </w:r>
            <w:proofErr w:type="spellStart"/>
            <w:r w:rsidRPr="00561E01">
              <w:rPr>
                <w:lang w:val="en-US"/>
              </w:rPr>
              <w:t>valueTypeListElement</w:t>
            </w:r>
            <w:proofErr w:type="spellEnd"/>
            <w:r w:rsidRPr="00561E01">
              <w:rPr>
                <w:lang w:val="en-US"/>
              </w:rPr>
              <w:t>.</w:t>
            </w:r>
          </w:p>
        </w:tc>
      </w:tr>
      <w:tr w:rsidR="00561E01" w:rsidRPr="00F0151A" w14:paraId="08634EC4" w14:textId="77777777" w:rsidTr="00D255DF">
        <w:tc>
          <w:tcPr>
            <w:tcW w:w="580" w:type="dxa"/>
          </w:tcPr>
          <w:p w14:paraId="08C73A95" w14:textId="77777777" w:rsidR="00561E01" w:rsidRPr="00CE25AF" w:rsidRDefault="00561E01" w:rsidP="00D255DF">
            <w:pPr>
              <w:rPr>
                <w:rStyle w:val="FootnoteReference"/>
                <w:lang w:val="en-US"/>
              </w:rPr>
            </w:pPr>
          </w:p>
        </w:tc>
        <w:tc>
          <w:tcPr>
            <w:tcW w:w="1229" w:type="dxa"/>
          </w:tcPr>
          <w:p w14:paraId="5E1F17CE" w14:textId="3A60A9B4" w:rsidR="00561E01" w:rsidRPr="00CE25AF" w:rsidRDefault="00561E01" w:rsidP="00561E01">
            <w:pPr>
              <w:tabs>
                <w:tab w:val="left" w:pos="830"/>
              </w:tabs>
              <w:rPr>
                <w:lang w:val="en-US"/>
              </w:rPr>
            </w:pPr>
            <w:r>
              <w:rPr>
                <w:lang w:val="en-US"/>
              </w:rPr>
              <w:t>AASd-115</w:t>
            </w:r>
          </w:p>
        </w:tc>
        <w:tc>
          <w:tcPr>
            <w:tcW w:w="1506" w:type="dxa"/>
          </w:tcPr>
          <w:p w14:paraId="69E12415" w14:textId="1F4B80C4" w:rsidR="00561E01" w:rsidRPr="006B626D" w:rsidRDefault="00561E01" w:rsidP="00D255DF">
            <w:pPr>
              <w:rPr>
                <w:lang w:val="en-US"/>
              </w:rPr>
            </w:pPr>
            <w:r>
              <w:rPr>
                <w:lang w:val="en-US"/>
              </w:rPr>
              <w:t>Reformulated</w:t>
            </w:r>
          </w:p>
        </w:tc>
        <w:tc>
          <w:tcPr>
            <w:tcW w:w="6540" w:type="dxa"/>
          </w:tcPr>
          <w:p w14:paraId="7D322932" w14:textId="123E4286" w:rsidR="00561E01" w:rsidRPr="00CE25AF" w:rsidRDefault="00561E01" w:rsidP="00D255DF">
            <w:pPr>
              <w:pStyle w:val="Constraint"/>
              <w:framePr w:wrap="auto" w:vAnchor="margin" w:yAlign="inline"/>
              <w:rPr>
                <w:lang w:val="en-US"/>
              </w:rPr>
            </w:pPr>
            <w:r w:rsidRPr="00561E01">
              <w:rPr>
                <w:lang w:val="en-US"/>
              </w:rPr>
              <w:t xml:space="preserve">Constraint AASd-115: If a first level child element in a </w:t>
            </w:r>
            <w:proofErr w:type="spellStart"/>
            <w:r w:rsidRPr="00561E01">
              <w:rPr>
                <w:lang w:val="en-US"/>
              </w:rPr>
              <w:t>SubmodelElementList</w:t>
            </w:r>
            <w:proofErr w:type="spellEnd"/>
            <w:r w:rsidRPr="00561E01">
              <w:rPr>
                <w:lang w:val="en-US"/>
              </w:rPr>
              <w:t xml:space="preserve"> does not specify a </w:t>
            </w:r>
            <w:proofErr w:type="spellStart"/>
            <w:r w:rsidRPr="00561E01">
              <w:rPr>
                <w:lang w:val="en-US"/>
              </w:rPr>
              <w:t>semanticId</w:t>
            </w:r>
            <w:proofErr w:type="spellEnd"/>
            <w:r w:rsidRPr="00561E01">
              <w:rPr>
                <w:lang w:val="en-US"/>
              </w:rPr>
              <w:t xml:space="preserve">, the value is assumed to be identical to </w:t>
            </w:r>
            <w:proofErr w:type="spellStart"/>
            <w:r w:rsidRPr="00561E01">
              <w:rPr>
                <w:lang w:val="en-US"/>
              </w:rPr>
              <w:t>SubmodelElementList</w:t>
            </w:r>
            <w:proofErr w:type="spellEnd"/>
            <w:r w:rsidRPr="00561E01">
              <w:rPr>
                <w:lang w:val="en-US"/>
              </w:rPr>
              <w:t>/</w:t>
            </w:r>
            <w:r>
              <w:rPr>
                <w:lang w:val="en-US"/>
              </w:rPr>
              <w:softHyphen/>
            </w:r>
            <w:proofErr w:type="spellStart"/>
            <w:r w:rsidRPr="00561E01">
              <w:rPr>
                <w:lang w:val="en-US"/>
              </w:rPr>
              <w:t>semanticIdListElement</w:t>
            </w:r>
            <w:proofErr w:type="spellEnd"/>
            <w:r w:rsidRPr="00561E01">
              <w:rPr>
                <w:lang w:val="en-US"/>
              </w:rPr>
              <w:t>.</w:t>
            </w:r>
          </w:p>
        </w:tc>
      </w:tr>
      <w:tr w:rsidR="003E6DF3" w:rsidRPr="00F0151A" w14:paraId="6B6947DE" w14:textId="77777777" w:rsidTr="00D255DF">
        <w:tc>
          <w:tcPr>
            <w:tcW w:w="580" w:type="dxa"/>
          </w:tcPr>
          <w:p w14:paraId="16E4FA03" w14:textId="77777777" w:rsidR="003E6DF3" w:rsidRPr="00CE25AF" w:rsidRDefault="003E6DF3" w:rsidP="00D255DF">
            <w:pPr>
              <w:rPr>
                <w:rStyle w:val="FootnoteReference"/>
                <w:lang w:val="en-US"/>
              </w:rPr>
            </w:pPr>
          </w:p>
        </w:tc>
        <w:tc>
          <w:tcPr>
            <w:tcW w:w="1229" w:type="dxa"/>
          </w:tcPr>
          <w:p w14:paraId="695807D9" w14:textId="77777777" w:rsidR="003E6DF3" w:rsidRPr="00CE25AF" w:rsidRDefault="003E6DF3" w:rsidP="00D255DF">
            <w:pPr>
              <w:rPr>
                <w:lang w:val="en-US"/>
              </w:rPr>
            </w:pPr>
            <w:r w:rsidRPr="00CE25AF">
              <w:rPr>
                <w:lang w:val="en-US"/>
              </w:rPr>
              <w:t>AASd-117</w:t>
            </w:r>
          </w:p>
        </w:tc>
        <w:tc>
          <w:tcPr>
            <w:tcW w:w="1506" w:type="dxa"/>
          </w:tcPr>
          <w:p w14:paraId="713209F6" w14:textId="77777777" w:rsidR="003E6DF3" w:rsidRPr="006B626D" w:rsidRDefault="003E6DF3" w:rsidP="00D255DF">
            <w:pPr>
              <w:rPr>
                <w:lang w:val="en-US"/>
              </w:rPr>
            </w:pPr>
            <w:r w:rsidRPr="006B626D">
              <w:rPr>
                <w:lang w:val="en-US"/>
              </w:rPr>
              <w:t>Bugfix</w:t>
            </w:r>
          </w:p>
        </w:tc>
        <w:tc>
          <w:tcPr>
            <w:tcW w:w="6540" w:type="dxa"/>
          </w:tcPr>
          <w:p w14:paraId="27B5256B" w14:textId="77777777" w:rsidR="003E6DF3" w:rsidRPr="00CE25AF" w:rsidRDefault="003E6DF3" w:rsidP="00D255DF">
            <w:pPr>
              <w:pStyle w:val="Constraint"/>
              <w:framePr w:wrap="auto" w:vAnchor="margin" w:yAlign="inline"/>
              <w:rPr>
                <w:lang w:val="en-US"/>
              </w:rPr>
            </w:pPr>
            <w:r w:rsidRPr="00CE25AF">
              <w:rPr>
                <w:lang w:val="en-US"/>
              </w:rPr>
              <w:t xml:space="preserve">Constraint AASd-117: </w:t>
            </w:r>
            <w:proofErr w:type="spellStart"/>
            <w:r w:rsidRPr="00CE25AF">
              <w:rPr>
                <w:lang w:val="en-US"/>
              </w:rPr>
              <w:t>idShort</w:t>
            </w:r>
            <w:proofErr w:type="spellEnd"/>
            <w:r w:rsidRPr="00CE25AF">
              <w:rPr>
                <w:lang w:val="en-US"/>
              </w:rPr>
              <w:t xml:space="preserve"> of non-identifiable </w:t>
            </w:r>
            <w:proofErr w:type="spellStart"/>
            <w:r w:rsidRPr="00CE25AF">
              <w:rPr>
                <w:lang w:val="en-US"/>
              </w:rPr>
              <w:t>Referables</w:t>
            </w:r>
            <w:proofErr w:type="spellEnd"/>
            <w:r w:rsidRPr="00CE25AF">
              <w:rPr>
                <w:lang w:val="en-US"/>
              </w:rPr>
              <w:t xml:space="preserve"> not being a direct child of a </w:t>
            </w:r>
            <w:proofErr w:type="spellStart"/>
            <w:r w:rsidRPr="00CE25AF">
              <w:rPr>
                <w:lang w:val="en-US"/>
              </w:rPr>
              <w:t>SubmodelElementList</w:t>
            </w:r>
            <w:proofErr w:type="spellEnd"/>
            <w:r w:rsidRPr="00CE25AF">
              <w:rPr>
                <w:lang w:val="en-US"/>
              </w:rPr>
              <w:t xml:space="preserve"> shall be specified.</w:t>
            </w:r>
          </w:p>
        </w:tc>
      </w:tr>
      <w:tr w:rsidR="00561E01" w:rsidRPr="00F0151A" w14:paraId="33DB4D3A" w14:textId="77777777" w:rsidTr="00D255DF">
        <w:tc>
          <w:tcPr>
            <w:tcW w:w="580" w:type="dxa"/>
          </w:tcPr>
          <w:p w14:paraId="0D98649A" w14:textId="77777777" w:rsidR="00561E01" w:rsidRPr="00CE25AF" w:rsidRDefault="00561E01" w:rsidP="00561E01">
            <w:pPr>
              <w:rPr>
                <w:rStyle w:val="FootnoteReference"/>
                <w:lang w:val="en-US"/>
              </w:rPr>
            </w:pPr>
          </w:p>
        </w:tc>
        <w:tc>
          <w:tcPr>
            <w:tcW w:w="1229" w:type="dxa"/>
          </w:tcPr>
          <w:p w14:paraId="2A581E92" w14:textId="47313718" w:rsidR="00561E01" w:rsidRPr="00CE25AF" w:rsidRDefault="00561E01" w:rsidP="00561E01">
            <w:pPr>
              <w:rPr>
                <w:lang w:val="en-US"/>
              </w:rPr>
            </w:pPr>
            <w:r>
              <w:rPr>
                <w:lang w:val="en-US"/>
              </w:rPr>
              <w:t>AASd-118</w:t>
            </w:r>
          </w:p>
        </w:tc>
        <w:tc>
          <w:tcPr>
            <w:tcW w:w="1506" w:type="dxa"/>
          </w:tcPr>
          <w:p w14:paraId="11998A7A" w14:textId="461B8011" w:rsidR="00561E01" w:rsidRDefault="00561E01" w:rsidP="00561E01">
            <w:r>
              <w:rPr>
                <w:lang w:val="en-US"/>
              </w:rPr>
              <w:t>Reformulated</w:t>
            </w:r>
          </w:p>
        </w:tc>
        <w:tc>
          <w:tcPr>
            <w:tcW w:w="6540" w:type="dxa"/>
          </w:tcPr>
          <w:p w14:paraId="4A623014" w14:textId="280CD8AE" w:rsidR="00561E01" w:rsidRPr="00CE25AF" w:rsidRDefault="00561E01" w:rsidP="00561E01">
            <w:pPr>
              <w:pStyle w:val="Constraint"/>
              <w:framePr w:wrap="auto" w:vAnchor="margin" w:yAlign="inline"/>
              <w:rPr>
                <w:lang w:val="en-US"/>
              </w:rPr>
            </w:pPr>
            <w:r w:rsidRPr="00561E01">
              <w:rPr>
                <w:lang w:val="en-US"/>
              </w:rPr>
              <w:t>Constraint AASd-118: If a supplemental semantic ID (</w:t>
            </w:r>
            <w:proofErr w:type="spellStart"/>
            <w:r w:rsidRPr="00561E01">
              <w:rPr>
                <w:lang w:val="en-US"/>
              </w:rPr>
              <w:t>HasSemantics</w:t>
            </w:r>
            <w:proofErr w:type="spellEnd"/>
            <w:r w:rsidRPr="00561E01">
              <w:rPr>
                <w:lang w:val="en-US"/>
              </w:rPr>
              <w:t>/</w:t>
            </w:r>
            <w:proofErr w:type="spellStart"/>
            <w:r w:rsidRPr="00561E01">
              <w:rPr>
                <w:lang w:val="en-US"/>
              </w:rPr>
              <w:t>supplementalSemanticId</w:t>
            </w:r>
            <w:proofErr w:type="spellEnd"/>
            <w:r w:rsidRPr="00561E01">
              <w:rPr>
                <w:lang w:val="en-US"/>
              </w:rPr>
              <w:t>) is defined, there shall also be a main semantic ID (</w:t>
            </w:r>
            <w:proofErr w:type="spellStart"/>
            <w:r w:rsidRPr="00561E01">
              <w:rPr>
                <w:lang w:val="en-US"/>
              </w:rPr>
              <w:t>HasSemantics</w:t>
            </w:r>
            <w:proofErr w:type="spellEnd"/>
            <w:r w:rsidRPr="00561E01">
              <w:rPr>
                <w:lang w:val="en-US"/>
              </w:rPr>
              <w:t>/</w:t>
            </w:r>
            <w:proofErr w:type="spellStart"/>
            <w:r w:rsidRPr="00561E01">
              <w:rPr>
                <w:lang w:val="en-US"/>
              </w:rPr>
              <w:t>semanticId</w:t>
            </w:r>
            <w:proofErr w:type="spellEnd"/>
            <w:r w:rsidRPr="00561E01">
              <w:rPr>
                <w:lang w:val="en-US"/>
              </w:rPr>
              <w:t>).</w:t>
            </w:r>
          </w:p>
        </w:tc>
      </w:tr>
      <w:tr w:rsidR="00561E01" w:rsidRPr="00F0151A" w14:paraId="46DF7C7D" w14:textId="77777777" w:rsidTr="00D255DF">
        <w:tc>
          <w:tcPr>
            <w:tcW w:w="580" w:type="dxa"/>
          </w:tcPr>
          <w:p w14:paraId="459416F2" w14:textId="77777777" w:rsidR="00561E01" w:rsidRPr="00CE25AF" w:rsidRDefault="00561E01" w:rsidP="00561E01">
            <w:pPr>
              <w:rPr>
                <w:rStyle w:val="FootnoteReference"/>
                <w:lang w:val="en-US"/>
              </w:rPr>
            </w:pPr>
          </w:p>
        </w:tc>
        <w:tc>
          <w:tcPr>
            <w:tcW w:w="1229" w:type="dxa"/>
          </w:tcPr>
          <w:p w14:paraId="5D410952" w14:textId="5EBFEB6F" w:rsidR="00561E01" w:rsidRPr="00CE25AF" w:rsidRDefault="00561E01" w:rsidP="00561E01">
            <w:pPr>
              <w:rPr>
                <w:lang w:val="en-US"/>
              </w:rPr>
            </w:pPr>
            <w:r>
              <w:rPr>
                <w:lang w:val="en-US"/>
              </w:rPr>
              <w:t>AASd-119</w:t>
            </w:r>
          </w:p>
        </w:tc>
        <w:tc>
          <w:tcPr>
            <w:tcW w:w="1506" w:type="dxa"/>
          </w:tcPr>
          <w:p w14:paraId="230F6C9A" w14:textId="3C68CBE2" w:rsidR="00561E01" w:rsidRDefault="00561E01" w:rsidP="00561E01">
            <w:proofErr w:type="spellStart"/>
            <w:r>
              <w:t>Reformulated</w:t>
            </w:r>
            <w:proofErr w:type="spellEnd"/>
          </w:p>
        </w:tc>
        <w:tc>
          <w:tcPr>
            <w:tcW w:w="6540" w:type="dxa"/>
          </w:tcPr>
          <w:p w14:paraId="21C6134F" w14:textId="08D3F301" w:rsidR="00561E01" w:rsidRPr="00CE25AF" w:rsidRDefault="00561E01" w:rsidP="00561E01">
            <w:pPr>
              <w:pStyle w:val="Constraint"/>
              <w:framePr w:wrap="auto" w:vAnchor="margin" w:yAlign="inline"/>
              <w:jc w:val="left"/>
              <w:rPr>
                <w:lang w:val="en-US"/>
              </w:rPr>
            </w:pPr>
            <w:r w:rsidRPr="00561E01">
              <w:rPr>
                <w:lang w:val="en-US"/>
              </w:rPr>
              <w:t xml:space="preserve">Constraint AASd-119: If any Qualifier/kind value of a Qualifiable/qualifier is equal to </w:t>
            </w:r>
            <w:proofErr w:type="spellStart"/>
            <w:r w:rsidRPr="00561E01">
              <w:rPr>
                <w:lang w:val="en-US"/>
              </w:rPr>
              <w:t>TemplateQualifier</w:t>
            </w:r>
            <w:proofErr w:type="spellEnd"/>
            <w:r w:rsidRPr="00561E01">
              <w:rPr>
                <w:lang w:val="en-US"/>
              </w:rPr>
              <w:t xml:space="preserve"> and the qualified element inherits from "</w:t>
            </w:r>
            <w:proofErr w:type="spellStart"/>
            <w:r w:rsidRPr="00561E01">
              <w:rPr>
                <w:lang w:val="en-US"/>
              </w:rPr>
              <w:t>hasKind</w:t>
            </w:r>
            <w:proofErr w:type="spellEnd"/>
            <w:r w:rsidRPr="00561E01">
              <w:rPr>
                <w:lang w:val="en-US"/>
              </w:rPr>
              <w:t>", the qualified element shall be of kind Template (</w:t>
            </w:r>
            <w:proofErr w:type="spellStart"/>
            <w:r w:rsidRPr="00561E01">
              <w:rPr>
                <w:lang w:val="en-US"/>
              </w:rPr>
              <w:t>HasKind</w:t>
            </w:r>
            <w:proofErr w:type="spellEnd"/>
            <w:r w:rsidRPr="00561E01">
              <w:rPr>
                <w:lang w:val="en-US"/>
              </w:rPr>
              <w:t>/kind = "Template").</w:t>
            </w:r>
          </w:p>
        </w:tc>
      </w:tr>
      <w:tr w:rsidR="00561E01" w:rsidRPr="00F0151A" w14:paraId="13EED148" w14:textId="77777777" w:rsidTr="00D255DF">
        <w:tc>
          <w:tcPr>
            <w:tcW w:w="580" w:type="dxa"/>
          </w:tcPr>
          <w:p w14:paraId="40F71339" w14:textId="77777777" w:rsidR="00561E01" w:rsidRPr="00CE25AF" w:rsidRDefault="00561E01" w:rsidP="00561E01">
            <w:pPr>
              <w:rPr>
                <w:rStyle w:val="FootnoteReference"/>
                <w:lang w:val="en-US"/>
              </w:rPr>
            </w:pPr>
          </w:p>
        </w:tc>
        <w:tc>
          <w:tcPr>
            <w:tcW w:w="1229" w:type="dxa"/>
          </w:tcPr>
          <w:p w14:paraId="61A94A0C" w14:textId="77777777" w:rsidR="00561E01" w:rsidRPr="00CE25AF" w:rsidRDefault="00561E01" w:rsidP="00561E01">
            <w:pPr>
              <w:rPr>
                <w:lang w:val="en-US"/>
              </w:rPr>
            </w:pPr>
            <w:r w:rsidRPr="00CE25AF">
              <w:rPr>
                <w:lang w:val="en-US"/>
              </w:rPr>
              <w:t>AASd-120</w:t>
            </w:r>
          </w:p>
        </w:tc>
        <w:tc>
          <w:tcPr>
            <w:tcW w:w="1506" w:type="dxa"/>
          </w:tcPr>
          <w:p w14:paraId="368A8E1E" w14:textId="06B7A97F" w:rsidR="00561E01" w:rsidRPr="006B626D" w:rsidRDefault="00561E01" w:rsidP="00561E01">
            <w:pPr>
              <w:rPr>
                <w:lang w:val="en-US"/>
              </w:rPr>
            </w:pPr>
            <w:proofErr w:type="spellStart"/>
            <w:r>
              <w:t>Reformulated</w:t>
            </w:r>
            <w:proofErr w:type="spellEnd"/>
          </w:p>
        </w:tc>
        <w:tc>
          <w:tcPr>
            <w:tcW w:w="6540" w:type="dxa"/>
          </w:tcPr>
          <w:p w14:paraId="7C7AF3FB" w14:textId="75641070" w:rsidR="00561E01" w:rsidRPr="00CE25AF" w:rsidRDefault="00561E01" w:rsidP="00561E01">
            <w:pPr>
              <w:pStyle w:val="Constraint"/>
              <w:framePr w:wrap="auto" w:vAnchor="margin" w:yAlign="inline"/>
              <w:rPr>
                <w:lang w:val="en-US"/>
              </w:rPr>
            </w:pPr>
            <w:r w:rsidRPr="00CE25AF">
              <w:rPr>
                <w:lang w:val="en-US"/>
              </w:rPr>
              <w:t xml:space="preserve">Constraint AASd-120: </w:t>
            </w:r>
            <w:proofErr w:type="spellStart"/>
            <w:r w:rsidRPr="00CE25AF">
              <w:rPr>
                <w:lang w:val="en-US"/>
              </w:rPr>
              <w:t>idShort</w:t>
            </w:r>
            <w:proofErr w:type="spellEnd"/>
            <w:r w:rsidRPr="00CE25AF">
              <w:rPr>
                <w:lang w:val="en-US"/>
              </w:rPr>
              <w:t xml:space="preserve"> of </w:t>
            </w:r>
            <w:proofErr w:type="spellStart"/>
            <w:r w:rsidRPr="00CE25AF">
              <w:rPr>
                <w:lang w:val="en-US"/>
              </w:rPr>
              <w:t>submodel</w:t>
            </w:r>
            <w:proofErr w:type="spellEnd"/>
            <w:r w:rsidRPr="00CE25AF">
              <w:rPr>
                <w:lang w:val="en-US"/>
              </w:rPr>
              <w:t xml:space="preserve"> elements being a direct child of a </w:t>
            </w:r>
            <w:proofErr w:type="spellStart"/>
            <w:r w:rsidRPr="00CE25AF">
              <w:rPr>
                <w:lang w:val="en-US"/>
              </w:rPr>
              <w:t>SubmodelElementList</w:t>
            </w:r>
            <w:proofErr w:type="spellEnd"/>
            <w:r w:rsidRPr="00CE25AF">
              <w:rPr>
                <w:lang w:val="en-US"/>
              </w:rPr>
              <w:t xml:space="preserve"> shall not be specified.</w:t>
            </w:r>
          </w:p>
        </w:tc>
      </w:tr>
      <w:tr w:rsidR="00561E01" w:rsidRPr="0026076F" w14:paraId="01AB7385" w14:textId="77777777" w:rsidTr="00D255DF">
        <w:tc>
          <w:tcPr>
            <w:tcW w:w="580" w:type="dxa"/>
          </w:tcPr>
          <w:p w14:paraId="4BDF7C9D" w14:textId="77777777" w:rsidR="00561E01" w:rsidRPr="00CE25AF" w:rsidRDefault="00561E01" w:rsidP="00561E01">
            <w:pPr>
              <w:rPr>
                <w:rStyle w:val="FootnoteReference"/>
                <w:lang w:val="en-US"/>
              </w:rPr>
            </w:pPr>
          </w:p>
        </w:tc>
        <w:tc>
          <w:tcPr>
            <w:tcW w:w="1229" w:type="dxa"/>
          </w:tcPr>
          <w:p w14:paraId="57BC7B7C" w14:textId="77777777" w:rsidR="00561E01" w:rsidRPr="00CE25AF" w:rsidRDefault="00561E01" w:rsidP="00561E01">
            <w:pPr>
              <w:rPr>
                <w:lang w:val="en-US"/>
              </w:rPr>
            </w:pPr>
            <w:r w:rsidRPr="00CE25AF">
              <w:rPr>
                <w:lang w:val="en-US"/>
              </w:rPr>
              <w:t>AASd-121</w:t>
            </w:r>
          </w:p>
        </w:tc>
        <w:tc>
          <w:tcPr>
            <w:tcW w:w="1506" w:type="dxa"/>
          </w:tcPr>
          <w:p w14:paraId="74DA25D3" w14:textId="77777777" w:rsidR="00561E01" w:rsidRPr="006B626D" w:rsidRDefault="00561E01" w:rsidP="00561E01">
            <w:pPr>
              <w:rPr>
                <w:lang w:val="en-US"/>
              </w:rPr>
            </w:pPr>
            <w:r w:rsidRPr="006B626D">
              <w:rPr>
                <w:lang w:val="en-US"/>
              </w:rPr>
              <w:t>Reformulated</w:t>
            </w:r>
          </w:p>
        </w:tc>
        <w:tc>
          <w:tcPr>
            <w:tcW w:w="6540" w:type="dxa"/>
          </w:tcPr>
          <w:p w14:paraId="6FEA116D" w14:textId="77777777" w:rsidR="00561E01" w:rsidRPr="00CE25AF" w:rsidRDefault="00561E01" w:rsidP="00561E01">
            <w:pPr>
              <w:rPr>
                <w:lang w:val="en-US"/>
              </w:rPr>
            </w:pPr>
            <w:r w:rsidRPr="00CE25AF">
              <w:rPr>
                <w:lang w:val="en-US"/>
              </w:rPr>
              <w:t xml:space="preserve">Constraint AASd-121: For References the value of Key/type of the first key of Reference/keys shall be one of </w:t>
            </w:r>
            <w:proofErr w:type="spellStart"/>
            <w:r w:rsidRPr="00CE25AF">
              <w:rPr>
                <w:lang w:val="en-US"/>
              </w:rPr>
              <w:t>GloballyIdentifiables</w:t>
            </w:r>
            <w:proofErr w:type="spellEnd"/>
            <w:r w:rsidRPr="00CE25AF">
              <w:rPr>
                <w:lang w:val="en-US"/>
              </w:rPr>
              <w:t>.</w:t>
            </w:r>
          </w:p>
        </w:tc>
      </w:tr>
      <w:tr w:rsidR="00561E01" w:rsidRPr="0026076F" w14:paraId="651D1BAD" w14:textId="77777777" w:rsidTr="00D255DF">
        <w:tc>
          <w:tcPr>
            <w:tcW w:w="580" w:type="dxa"/>
          </w:tcPr>
          <w:p w14:paraId="297B5E9B" w14:textId="77777777" w:rsidR="00561E01" w:rsidRPr="00CE25AF" w:rsidRDefault="00561E01" w:rsidP="00561E01">
            <w:pPr>
              <w:rPr>
                <w:rStyle w:val="FootnoteReference"/>
                <w:lang w:val="en-US"/>
              </w:rPr>
            </w:pPr>
          </w:p>
        </w:tc>
        <w:tc>
          <w:tcPr>
            <w:tcW w:w="1229" w:type="dxa"/>
          </w:tcPr>
          <w:p w14:paraId="7CE91701" w14:textId="77777777" w:rsidR="00561E01" w:rsidRPr="00CE25AF" w:rsidRDefault="00561E01" w:rsidP="00561E01">
            <w:pPr>
              <w:rPr>
                <w:lang w:val="en-US"/>
              </w:rPr>
            </w:pPr>
            <w:r w:rsidRPr="00CE25AF">
              <w:rPr>
                <w:lang w:val="en-US"/>
              </w:rPr>
              <w:t>AASd-122</w:t>
            </w:r>
          </w:p>
        </w:tc>
        <w:tc>
          <w:tcPr>
            <w:tcW w:w="1506" w:type="dxa"/>
          </w:tcPr>
          <w:p w14:paraId="15248923" w14:textId="77777777" w:rsidR="00561E01" w:rsidRPr="006B626D" w:rsidRDefault="00561E01" w:rsidP="00561E01">
            <w:pPr>
              <w:rPr>
                <w:lang w:val="en-US"/>
              </w:rPr>
            </w:pPr>
            <w:r w:rsidRPr="006B626D">
              <w:rPr>
                <w:lang w:val="en-US"/>
              </w:rPr>
              <w:t>Reformulated</w:t>
            </w:r>
          </w:p>
        </w:tc>
        <w:tc>
          <w:tcPr>
            <w:tcW w:w="6540" w:type="dxa"/>
          </w:tcPr>
          <w:p w14:paraId="35ADBC49" w14:textId="29A12BBD" w:rsidR="00561E01" w:rsidRPr="00CE25AF" w:rsidRDefault="00561E01" w:rsidP="00561E01">
            <w:pPr>
              <w:rPr>
                <w:lang w:val="en-US"/>
              </w:rPr>
            </w:pPr>
            <w:r w:rsidRPr="00CE25AF">
              <w:rPr>
                <w:lang w:val="en-US"/>
              </w:rPr>
              <w:t xml:space="preserve">Constraint AASd-122: </w:t>
            </w:r>
            <w:r>
              <w:rPr>
                <w:lang w:val="en-US"/>
              </w:rPr>
              <w:t>F</w:t>
            </w:r>
            <w:r w:rsidRPr="00CE25AF">
              <w:rPr>
                <w:lang w:val="en-US"/>
              </w:rPr>
              <w:t xml:space="preserve">or external references, i.e. </w:t>
            </w:r>
            <w:r w:rsidRPr="00C72010">
              <w:rPr>
                <w:lang w:val="en-US"/>
              </w:rPr>
              <w:t>Reference</w:t>
            </w:r>
            <w:r w:rsidRPr="00F06EC6">
              <w:rPr>
                <w:lang w:val="en-US"/>
              </w:rPr>
              <w:t>s</w:t>
            </w:r>
            <w:r w:rsidRPr="00CE25AF">
              <w:rPr>
                <w:lang w:val="en-US"/>
              </w:rPr>
              <w:t xml:space="preserve"> with Reference/type = </w:t>
            </w:r>
            <w:proofErr w:type="spellStart"/>
            <w:r w:rsidRPr="00CE25AF">
              <w:rPr>
                <w:lang w:val="en-US"/>
              </w:rPr>
              <w:t>ExternalReference</w:t>
            </w:r>
            <w:proofErr w:type="spellEnd"/>
            <w:r w:rsidRPr="00CE25AF">
              <w:rPr>
                <w:lang w:val="en-US"/>
              </w:rPr>
              <w:t xml:space="preserve">, the value of Key/type of the first key of Reference/keys shall be one of </w:t>
            </w:r>
            <w:proofErr w:type="spellStart"/>
            <w:r w:rsidRPr="00CE25AF">
              <w:rPr>
                <w:lang w:val="en-US"/>
              </w:rPr>
              <w:t>GenericGloballyIdentifiables</w:t>
            </w:r>
            <w:proofErr w:type="spellEnd"/>
            <w:r w:rsidRPr="00CE25AF">
              <w:rPr>
                <w:lang w:val="en-US"/>
              </w:rPr>
              <w:t>.</w:t>
            </w:r>
          </w:p>
        </w:tc>
      </w:tr>
      <w:tr w:rsidR="00561E01" w:rsidRPr="0026076F" w14:paraId="7899C688" w14:textId="77777777" w:rsidTr="00D255DF">
        <w:tc>
          <w:tcPr>
            <w:tcW w:w="580" w:type="dxa"/>
          </w:tcPr>
          <w:p w14:paraId="28BBAFEA" w14:textId="77777777" w:rsidR="00561E01" w:rsidRPr="00CE25AF" w:rsidRDefault="00561E01" w:rsidP="00561E01">
            <w:pPr>
              <w:rPr>
                <w:rStyle w:val="FootnoteReference"/>
                <w:lang w:val="en-US"/>
              </w:rPr>
            </w:pPr>
          </w:p>
        </w:tc>
        <w:tc>
          <w:tcPr>
            <w:tcW w:w="1229" w:type="dxa"/>
          </w:tcPr>
          <w:p w14:paraId="43586558" w14:textId="77777777" w:rsidR="00561E01" w:rsidRPr="00CE25AF" w:rsidRDefault="00561E01" w:rsidP="00561E01">
            <w:pPr>
              <w:rPr>
                <w:lang w:val="en-US"/>
              </w:rPr>
            </w:pPr>
            <w:r w:rsidRPr="00CE25AF">
              <w:rPr>
                <w:lang w:val="en-US"/>
              </w:rPr>
              <w:t>AASd-123</w:t>
            </w:r>
          </w:p>
        </w:tc>
        <w:tc>
          <w:tcPr>
            <w:tcW w:w="1506" w:type="dxa"/>
          </w:tcPr>
          <w:p w14:paraId="3134C9CB" w14:textId="77777777" w:rsidR="00561E01" w:rsidRPr="006B626D" w:rsidRDefault="00561E01" w:rsidP="00561E01">
            <w:pPr>
              <w:rPr>
                <w:lang w:val="en-US"/>
              </w:rPr>
            </w:pPr>
            <w:r w:rsidRPr="006B626D">
              <w:rPr>
                <w:lang w:val="en-US"/>
              </w:rPr>
              <w:t>Reformulated</w:t>
            </w:r>
          </w:p>
        </w:tc>
        <w:tc>
          <w:tcPr>
            <w:tcW w:w="6540" w:type="dxa"/>
          </w:tcPr>
          <w:p w14:paraId="512E4F01" w14:textId="72516E99" w:rsidR="00561E01" w:rsidRPr="00CE25AF" w:rsidRDefault="00561E01" w:rsidP="00561E01">
            <w:pPr>
              <w:tabs>
                <w:tab w:val="left" w:pos="936"/>
              </w:tabs>
              <w:rPr>
                <w:lang w:val="en-US"/>
              </w:rPr>
            </w:pPr>
            <w:r w:rsidRPr="00CE25AF">
              <w:rPr>
                <w:lang w:val="en-US"/>
              </w:rPr>
              <w:t xml:space="preserve">Constraint AASd-123: </w:t>
            </w:r>
            <w:r>
              <w:rPr>
                <w:lang w:val="en-US"/>
              </w:rPr>
              <w:t>F</w:t>
            </w:r>
            <w:r w:rsidRPr="00CE25AF">
              <w:rPr>
                <w:lang w:val="en-US"/>
              </w:rPr>
              <w:t xml:space="preserve">or model references, i.e. </w:t>
            </w:r>
            <w:r w:rsidRPr="00C72010">
              <w:rPr>
                <w:lang w:val="en-US"/>
              </w:rPr>
              <w:t>Reference</w:t>
            </w:r>
            <w:r w:rsidRPr="00F06EC6">
              <w:rPr>
                <w:lang w:val="en-US"/>
              </w:rPr>
              <w:t>s</w:t>
            </w:r>
            <w:r w:rsidRPr="00CE25AF">
              <w:rPr>
                <w:lang w:val="en-US"/>
              </w:rPr>
              <w:t xml:space="preserve"> with Reference/type = </w:t>
            </w:r>
            <w:proofErr w:type="spellStart"/>
            <w:r w:rsidRPr="00CE25AF">
              <w:rPr>
                <w:lang w:val="en-US"/>
              </w:rPr>
              <w:t>ModelReference</w:t>
            </w:r>
            <w:proofErr w:type="spellEnd"/>
            <w:r w:rsidRPr="00CE25AF">
              <w:rPr>
                <w:lang w:val="en-US"/>
              </w:rPr>
              <w:t xml:space="preserve">, the value of Key/type of the first key of Reference/keys shall be one of </w:t>
            </w:r>
            <w:proofErr w:type="spellStart"/>
            <w:r w:rsidRPr="00CE25AF">
              <w:rPr>
                <w:lang w:val="en-US"/>
              </w:rPr>
              <w:t>AasIdentifiables</w:t>
            </w:r>
            <w:proofErr w:type="spellEnd"/>
            <w:r w:rsidRPr="00CE25AF">
              <w:rPr>
                <w:lang w:val="en-US"/>
              </w:rPr>
              <w:t>.</w:t>
            </w:r>
          </w:p>
        </w:tc>
      </w:tr>
      <w:tr w:rsidR="00561E01" w:rsidRPr="0026076F" w14:paraId="5BA87A01" w14:textId="77777777" w:rsidTr="00D255DF">
        <w:tc>
          <w:tcPr>
            <w:tcW w:w="580" w:type="dxa"/>
          </w:tcPr>
          <w:p w14:paraId="3E624232" w14:textId="77777777" w:rsidR="00561E01" w:rsidRPr="00CE25AF" w:rsidRDefault="00561E01" w:rsidP="00561E01">
            <w:pPr>
              <w:rPr>
                <w:rStyle w:val="FootnoteReference"/>
                <w:lang w:val="en-US"/>
              </w:rPr>
            </w:pPr>
          </w:p>
        </w:tc>
        <w:tc>
          <w:tcPr>
            <w:tcW w:w="1229" w:type="dxa"/>
          </w:tcPr>
          <w:p w14:paraId="5A925C7E" w14:textId="77777777" w:rsidR="00561E01" w:rsidRPr="00CE25AF" w:rsidRDefault="00561E01" w:rsidP="00561E01">
            <w:pPr>
              <w:rPr>
                <w:lang w:val="en-US"/>
              </w:rPr>
            </w:pPr>
            <w:r w:rsidRPr="00CE25AF">
              <w:rPr>
                <w:lang w:val="en-US"/>
              </w:rPr>
              <w:t>AASd-124</w:t>
            </w:r>
          </w:p>
        </w:tc>
        <w:tc>
          <w:tcPr>
            <w:tcW w:w="1506" w:type="dxa"/>
          </w:tcPr>
          <w:p w14:paraId="3BF32FEE" w14:textId="77777777" w:rsidR="00561E01" w:rsidRPr="006B626D" w:rsidRDefault="00561E01" w:rsidP="00561E01">
            <w:pPr>
              <w:rPr>
                <w:lang w:val="en-US"/>
              </w:rPr>
            </w:pPr>
            <w:r w:rsidRPr="006B626D">
              <w:rPr>
                <w:lang w:val="en-US"/>
              </w:rPr>
              <w:t>Reformulated</w:t>
            </w:r>
          </w:p>
        </w:tc>
        <w:tc>
          <w:tcPr>
            <w:tcW w:w="6540" w:type="dxa"/>
          </w:tcPr>
          <w:p w14:paraId="7B829559" w14:textId="4339D46B" w:rsidR="00561E01" w:rsidRPr="00CE25AF" w:rsidRDefault="00561E01" w:rsidP="00561E01">
            <w:pPr>
              <w:rPr>
                <w:lang w:val="en-US"/>
              </w:rPr>
            </w:pPr>
            <w:r w:rsidRPr="00CE25AF">
              <w:rPr>
                <w:lang w:val="en-US"/>
              </w:rPr>
              <w:t xml:space="preserve">Constraint AASd-124: </w:t>
            </w:r>
            <w:r>
              <w:rPr>
                <w:lang w:val="en-US"/>
              </w:rPr>
              <w:t>F</w:t>
            </w:r>
            <w:r w:rsidRPr="00CE25AF">
              <w:rPr>
                <w:lang w:val="en-US"/>
              </w:rPr>
              <w:t xml:space="preserve">or external references, i.e. </w:t>
            </w:r>
            <w:r w:rsidRPr="00C72010">
              <w:rPr>
                <w:lang w:val="en-US"/>
              </w:rPr>
              <w:t>Reference</w:t>
            </w:r>
            <w:r w:rsidRPr="00F06EC6">
              <w:rPr>
                <w:lang w:val="en-US"/>
              </w:rPr>
              <w:t>s</w:t>
            </w:r>
            <w:r w:rsidRPr="00CE25AF">
              <w:rPr>
                <w:lang w:val="en-US"/>
              </w:rPr>
              <w:t xml:space="preserve"> with Reference/type = </w:t>
            </w:r>
            <w:proofErr w:type="spellStart"/>
            <w:r w:rsidRPr="00CE25AF">
              <w:rPr>
                <w:lang w:val="en-US"/>
              </w:rPr>
              <w:t>ExternalReference</w:t>
            </w:r>
            <w:proofErr w:type="spellEnd"/>
            <w:r w:rsidRPr="00CE25AF">
              <w:rPr>
                <w:lang w:val="en-US"/>
              </w:rPr>
              <w:t xml:space="preserve">, the last key of Reference/keys shall be either one of </w:t>
            </w:r>
            <w:proofErr w:type="spellStart"/>
            <w:r w:rsidRPr="00CE25AF">
              <w:rPr>
                <w:lang w:val="en-US"/>
              </w:rPr>
              <w:t>GenericGloballyIdentifiables</w:t>
            </w:r>
            <w:proofErr w:type="spellEnd"/>
            <w:r w:rsidRPr="00CE25AF">
              <w:rPr>
                <w:lang w:val="en-US"/>
              </w:rPr>
              <w:t xml:space="preserve"> or one of </w:t>
            </w:r>
            <w:proofErr w:type="spellStart"/>
            <w:r w:rsidRPr="00CE25AF">
              <w:rPr>
                <w:lang w:val="en-US"/>
              </w:rPr>
              <w:t>GenericFragmentKeys</w:t>
            </w:r>
            <w:proofErr w:type="spellEnd"/>
            <w:r w:rsidRPr="00CE25AF">
              <w:rPr>
                <w:lang w:val="en-US"/>
              </w:rPr>
              <w:t>.</w:t>
            </w:r>
          </w:p>
        </w:tc>
      </w:tr>
      <w:tr w:rsidR="00561E01" w:rsidRPr="0026076F" w14:paraId="4D67DAC0" w14:textId="77777777" w:rsidTr="00D255DF">
        <w:tc>
          <w:tcPr>
            <w:tcW w:w="580" w:type="dxa"/>
          </w:tcPr>
          <w:p w14:paraId="695D702C" w14:textId="77777777" w:rsidR="00561E01" w:rsidRPr="00CE25AF" w:rsidRDefault="00561E01" w:rsidP="00561E01">
            <w:pPr>
              <w:rPr>
                <w:rStyle w:val="FootnoteReference"/>
                <w:lang w:val="en-US"/>
              </w:rPr>
            </w:pPr>
          </w:p>
        </w:tc>
        <w:tc>
          <w:tcPr>
            <w:tcW w:w="1229" w:type="dxa"/>
          </w:tcPr>
          <w:p w14:paraId="40A532D5" w14:textId="77777777" w:rsidR="00561E01" w:rsidRPr="00CE25AF" w:rsidRDefault="00561E01" w:rsidP="00561E01">
            <w:pPr>
              <w:rPr>
                <w:lang w:val="en-US"/>
              </w:rPr>
            </w:pPr>
            <w:r w:rsidRPr="00CE25AF">
              <w:rPr>
                <w:lang w:val="en-US"/>
              </w:rPr>
              <w:t>AASd-125</w:t>
            </w:r>
          </w:p>
        </w:tc>
        <w:tc>
          <w:tcPr>
            <w:tcW w:w="1506" w:type="dxa"/>
          </w:tcPr>
          <w:p w14:paraId="1C9BEFF8" w14:textId="77777777" w:rsidR="00561E01" w:rsidRPr="006B626D" w:rsidRDefault="00561E01" w:rsidP="00561E01">
            <w:pPr>
              <w:rPr>
                <w:lang w:val="en-US"/>
              </w:rPr>
            </w:pPr>
            <w:r w:rsidRPr="006B626D">
              <w:rPr>
                <w:lang w:val="en-US"/>
              </w:rPr>
              <w:t>Reformulated</w:t>
            </w:r>
          </w:p>
        </w:tc>
        <w:tc>
          <w:tcPr>
            <w:tcW w:w="6540" w:type="dxa"/>
          </w:tcPr>
          <w:p w14:paraId="2551C7B9" w14:textId="1460C834" w:rsidR="00561E01" w:rsidRPr="00CE25AF" w:rsidRDefault="00561E01" w:rsidP="00561E01">
            <w:pPr>
              <w:rPr>
                <w:lang w:val="en-US"/>
              </w:rPr>
            </w:pPr>
            <w:r w:rsidRPr="00CE25AF">
              <w:rPr>
                <w:lang w:val="en-US"/>
              </w:rPr>
              <w:t xml:space="preserve">Constraint AASd-125: </w:t>
            </w:r>
            <w:r>
              <w:rPr>
                <w:lang w:val="en-US"/>
              </w:rPr>
              <w:t>F</w:t>
            </w:r>
            <w:r w:rsidRPr="00CE25AF">
              <w:rPr>
                <w:lang w:val="en-US"/>
              </w:rPr>
              <w:t xml:space="preserve">or model references, i.e. </w:t>
            </w:r>
            <w:r w:rsidRPr="00C72010">
              <w:rPr>
                <w:lang w:val="en-US"/>
              </w:rPr>
              <w:t>Reference</w:t>
            </w:r>
            <w:r w:rsidRPr="00F06EC6">
              <w:rPr>
                <w:lang w:val="en-US"/>
              </w:rPr>
              <w:t>s</w:t>
            </w:r>
            <w:r w:rsidRPr="00CE25AF">
              <w:rPr>
                <w:lang w:val="en-US"/>
              </w:rPr>
              <w:t xml:space="preserve"> with Reference/type = </w:t>
            </w:r>
            <w:proofErr w:type="spellStart"/>
            <w:r w:rsidRPr="00CE25AF">
              <w:rPr>
                <w:lang w:val="en-US"/>
              </w:rPr>
              <w:t>ModelReference</w:t>
            </w:r>
            <w:proofErr w:type="spellEnd"/>
            <w:r w:rsidRPr="00CE25AF">
              <w:rPr>
                <w:lang w:val="en-US"/>
              </w:rPr>
              <w:t xml:space="preserve"> with more than one key in Reference/keys</w:t>
            </w:r>
            <w:r>
              <w:rPr>
                <w:lang w:val="en-US"/>
              </w:rPr>
              <w:t>,</w:t>
            </w:r>
            <w:r w:rsidRPr="00CE25AF">
              <w:rPr>
                <w:lang w:val="en-US"/>
              </w:rPr>
              <w:t xml:space="preserve"> the value of Key/type of each of the keys following the first key of Reference/keys shall be one of </w:t>
            </w:r>
            <w:proofErr w:type="spellStart"/>
            <w:r w:rsidRPr="00CE25AF">
              <w:rPr>
                <w:lang w:val="en-US"/>
              </w:rPr>
              <w:t>FragmentKeys</w:t>
            </w:r>
            <w:proofErr w:type="spellEnd"/>
            <w:r w:rsidRPr="00CE25AF">
              <w:rPr>
                <w:lang w:val="en-US"/>
              </w:rPr>
              <w:t>.</w:t>
            </w:r>
          </w:p>
        </w:tc>
      </w:tr>
      <w:tr w:rsidR="00561E01" w:rsidRPr="0026076F" w14:paraId="5429D63B" w14:textId="77777777" w:rsidTr="00D255DF">
        <w:tc>
          <w:tcPr>
            <w:tcW w:w="580" w:type="dxa"/>
          </w:tcPr>
          <w:p w14:paraId="243FC9B9" w14:textId="77777777" w:rsidR="00561E01" w:rsidRPr="00CE25AF" w:rsidRDefault="00561E01" w:rsidP="00561E01">
            <w:pPr>
              <w:rPr>
                <w:rStyle w:val="FootnoteReference"/>
                <w:lang w:val="en-US"/>
              </w:rPr>
            </w:pPr>
          </w:p>
        </w:tc>
        <w:tc>
          <w:tcPr>
            <w:tcW w:w="1229" w:type="dxa"/>
          </w:tcPr>
          <w:p w14:paraId="3E2A8D1B" w14:textId="77777777" w:rsidR="00561E01" w:rsidRPr="00CE25AF" w:rsidRDefault="00561E01" w:rsidP="00561E01">
            <w:pPr>
              <w:rPr>
                <w:lang w:val="en-US"/>
              </w:rPr>
            </w:pPr>
            <w:r w:rsidRPr="00CE25AF">
              <w:rPr>
                <w:lang w:val="en-US"/>
              </w:rPr>
              <w:t>AASd-126</w:t>
            </w:r>
          </w:p>
        </w:tc>
        <w:tc>
          <w:tcPr>
            <w:tcW w:w="1506" w:type="dxa"/>
          </w:tcPr>
          <w:p w14:paraId="017428EB" w14:textId="77777777" w:rsidR="00561E01" w:rsidRPr="006B626D" w:rsidRDefault="00561E01" w:rsidP="00561E01">
            <w:pPr>
              <w:rPr>
                <w:lang w:val="en-US"/>
              </w:rPr>
            </w:pPr>
            <w:r w:rsidRPr="006B626D">
              <w:rPr>
                <w:lang w:val="en-US"/>
              </w:rPr>
              <w:t>Reformulated</w:t>
            </w:r>
          </w:p>
        </w:tc>
        <w:tc>
          <w:tcPr>
            <w:tcW w:w="6540" w:type="dxa"/>
          </w:tcPr>
          <w:p w14:paraId="60526642" w14:textId="753A4D78" w:rsidR="00561E01" w:rsidRPr="00CE25AF" w:rsidRDefault="00561E01" w:rsidP="00561E01">
            <w:pPr>
              <w:rPr>
                <w:lang w:val="en-US"/>
              </w:rPr>
            </w:pPr>
            <w:r w:rsidRPr="00CE25AF">
              <w:rPr>
                <w:lang w:val="en-US"/>
              </w:rPr>
              <w:t xml:space="preserve">Constraint AASd-126: </w:t>
            </w:r>
            <w:r>
              <w:rPr>
                <w:lang w:val="en-US"/>
              </w:rPr>
              <w:t>F</w:t>
            </w:r>
            <w:r w:rsidRPr="00CE25AF">
              <w:rPr>
                <w:lang w:val="en-US"/>
              </w:rPr>
              <w:t xml:space="preserve">or model references, i.e. </w:t>
            </w:r>
            <w:r w:rsidRPr="00C72010">
              <w:rPr>
                <w:lang w:val="en-US"/>
              </w:rPr>
              <w:t>Reference</w:t>
            </w:r>
            <w:r w:rsidRPr="00F06EC6">
              <w:rPr>
                <w:lang w:val="en-US"/>
              </w:rPr>
              <w:t>s</w:t>
            </w:r>
            <w:r w:rsidRPr="00CE25AF">
              <w:rPr>
                <w:lang w:val="en-US"/>
              </w:rPr>
              <w:t xml:space="preserve"> with Reference/type = </w:t>
            </w:r>
            <w:proofErr w:type="spellStart"/>
            <w:r w:rsidRPr="00CE25AF">
              <w:rPr>
                <w:lang w:val="en-US"/>
              </w:rPr>
              <w:t>ModelReference</w:t>
            </w:r>
            <w:proofErr w:type="spellEnd"/>
            <w:r w:rsidRPr="00CE25AF">
              <w:rPr>
                <w:lang w:val="en-US"/>
              </w:rPr>
              <w:t xml:space="preserve"> </w:t>
            </w:r>
            <w:r w:rsidRPr="006B626D">
              <w:rPr>
                <w:lang w:val="en-US"/>
              </w:rPr>
              <w:t>with more than one key in</w:t>
            </w:r>
            <w:r w:rsidRPr="00CE25AF">
              <w:rPr>
                <w:lang w:val="en-US"/>
              </w:rPr>
              <w:t xml:space="preserve"> Reference/keys</w:t>
            </w:r>
            <w:r>
              <w:rPr>
                <w:lang w:val="en-US"/>
              </w:rPr>
              <w:t>,</w:t>
            </w:r>
            <w:r w:rsidRPr="00CE25AF">
              <w:rPr>
                <w:lang w:val="en-US"/>
              </w:rPr>
              <w:t xml:space="preserve"> the value of Key/type of the last </w:t>
            </w:r>
            <w:r w:rsidRPr="00C72010">
              <w:rPr>
                <w:lang w:val="en-US"/>
              </w:rPr>
              <w:t>Key</w:t>
            </w:r>
            <w:r w:rsidRPr="00CE25AF">
              <w:rPr>
                <w:lang w:val="en-US"/>
              </w:rPr>
              <w:t xml:space="preserve"> in the reference key chain may be one of </w:t>
            </w:r>
            <w:proofErr w:type="spellStart"/>
            <w:r w:rsidRPr="00CE25AF">
              <w:rPr>
                <w:lang w:val="en-US"/>
              </w:rPr>
              <w:t>GenericFragmentKeys</w:t>
            </w:r>
            <w:proofErr w:type="spellEnd"/>
            <w:r>
              <w:rPr>
                <w:lang w:val="en-US"/>
              </w:rPr>
              <w:t>,</w:t>
            </w:r>
            <w:r w:rsidRPr="00CE25AF">
              <w:rPr>
                <w:lang w:val="en-US"/>
              </w:rPr>
              <w:t xml:space="preserve"> or no key at all shall have a value out of </w:t>
            </w:r>
            <w:proofErr w:type="spellStart"/>
            <w:r w:rsidRPr="00CE25AF">
              <w:rPr>
                <w:lang w:val="en-US"/>
              </w:rPr>
              <w:t>GenericFragmentKeys</w:t>
            </w:r>
            <w:proofErr w:type="spellEnd"/>
            <w:r w:rsidRPr="00CE25AF">
              <w:rPr>
                <w:lang w:val="en-US"/>
              </w:rPr>
              <w:t xml:space="preserve">. </w:t>
            </w:r>
          </w:p>
        </w:tc>
      </w:tr>
      <w:tr w:rsidR="00561E01" w:rsidRPr="0026076F" w14:paraId="58702CF1" w14:textId="77777777" w:rsidTr="00D255DF">
        <w:tc>
          <w:tcPr>
            <w:tcW w:w="580" w:type="dxa"/>
          </w:tcPr>
          <w:p w14:paraId="640C7C15" w14:textId="77777777" w:rsidR="00561E01" w:rsidRPr="00CE25AF" w:rsidRDefault="00561E01" w:rsidP="00561E01">
            <w:pPr>
              <w:rPr>
                <w:rStyle w:val="FootnoteReference"/>
                <w:lang w:val="en-US"/>
              </w:rPr>
            </w:pPr>
          </w:p>
        </w:tc>
        <w:tc>
          <w:tcPr>
            <w:tcW w:w="1229" w:type="dxa"/>
          </w:tcPr>
          <w:p w14:paraId="4E012BFC" w14:textId="77777777" w:rsidR="00561E01" w:rsidRPr="00CE25AF" w:rsidRDefault="00561E01" w:rsidP="00561E01">
            <w:pPr>
              <w:rPr>
                <w:lang w:val="en-US"/>
              </w:rPr>
            </w:pPr>
            <w:r w:rsidRPr="00CE25AF">
              <w:rPr>
                <w:lang w:val="en-US"/>
              </w:rPr>
              <w:t>AASd-127</w:t>
            </w:r>
          </w:p>
        </w:tc>
        <w:tc>
          <w:tcPr>
            <w:tcW w:w="1506" w:type="dxa"/>
          </w:tcPr>
          <w:p w14:paraId="1E015424" w14:textId="77777777" w:rsidR="00561E01" w:rsidRPr="006B626D" w:rsidRDefault="00561E01" w:rsidP="00561E01">
            <w:pPr>
              <w:rPr>
                <w:lang w:val="en-US"/>
              </w:rPr>
            </w:pPr>
            <w:r w:rsidRPr="006B626D">
              <w:rPr>
                <w:lang w:val="en-US"/>
              </w:rPr>
              <w:t>Reformulated</w:t>
            </w:r>
          </w:p>
        </w:tc>
        <w:tc>
          <w:tcPr>
            <w:tcW w:w="6540" w:type="dxa"/>
          </w:tcPr>
          <w:p w14:paraId="3405AAA4" w14:textId="4B2DC3A5" w:rsidR="00561E01" w:rsidRPr="00CE25AF" w:rsidRDefault="00561E01" w:rsidP="00561E01">
            <w:pPr>
              <w:rPr>
                <w:lang w:val="en-US"/>
              </w:rPr>
            </w:pPr>
            <w:r w:rsidRPr="00CE25AF">
              <w:rPr>
                <w:lang w:val="en-US"/>
              </w:rPr>
              <w:t xml:space="preserve">Constraint AASd-127: </w:t>
            </w:r>
            <w:r>
              <w:rPr>
                <w:lang w:val="en-US"/>
              </w:rPr>
              <w:t>F</w:t>
            </w:r>
            <w:r w:rsidRPr="00CE25AF">
              <w:rPr>
                <w:lang w:val="en-US"/>
              </w:rPr>
              <w:t xml:space="preserve">or model references, i.e. </w:t>
            </w:r>
            <w:r w:rsidRPr="00C72010">
              <w:rPr>
                <w:lang w:val="en-US"/>
              </w:rPr>
              <w:t>Reference</w:t>
            </w:r>
            <w:r w:rsidRPr="00F06EC6">
              <w:rPr>
                <w:lang w:val="en-US"/>
              </w:rPr>
              <w:t>s</w:t>
            </w:r>
            <w:r w:rsidRPr="00CE25AF">
              <w:rPr>
                <w:lang w:val="en-US"/>
              </w:rPr>
              <w:t xml:space="preserve"> with Reference/type = </w:t>
            </w:r>
            <w:proofErr w:type="spellStart"/>
            <w:r w:rsidRPr="00CE25AF">
              <w:rPr>
                <w:lang w:val="en-US"/>
              </w:rPr>
              <w:t>ModelReference</w:t>
            </w:r>
            <w:proofErr w:type="spellEnd"/>
            <w:r w:rsidRPr="00CE25AF">
              <w:rPr>
                <w:lang w:val="en-US"/>
              </w:rPr>
              <w:t xml:space="preserve"> with more than one key in Reference/keys</w:t>
            </w:r>
            <w:r>
              <w:rPr>
                <w:lang w:val="en-US"/>
              </w:rPr>
              <w:t>,</w:t>
            </w:r>
            <w:r w:rsidRPr="00CE25AF">
              <w:rPr>
                <w:lang w:val="en-US"/>
              </w:rPr>
              <w:t xml:space="preserve"> a key with Key/type </w:t>
            </w:r>
            <w:proofErr w:type="spellStart"/>
            <w:r w:rsidRPr="00CE25AF">
              <w:rPr>
                <w:lang w:val="en-US"/>
              </w:rPr>
              <w:t>FragmentReference</w:t>
            </w:r>
            <w:proofErr w:type="spellEnd"/>
            <w:r w:rsidRPr="00CE25AF">
              <w:rPr>
                <w:lang w:val="en-US"/>
              </w:rPr>
              <w:t xml:space="preserve"> shall be preceded by a key with Key/type File or Blob. All other AAS fragments, i.e. Key/type values out of </w:t>
            </w:r>
            <w:proofErr w:type="spellStart"/>
            <w:r w:rsidRPr="00CE25AF">
              <w:rPr>
                <w:lang w:val="en-US"/>
              </w:rPr>
              <w:t>AasSubmodelElements</w:t>
            </w:r>
            <w:proofErr w:type="spellEnd"/>
            <w:r w:rsidRPr="00CE25AF">
              <w:rPr>
                <w:lang w:val="en-US"/>
              </w:rPr>
              <w:t>, do not support fragments.</w:t>
            </w:r>
          </w:p>
        </w:tc>
      </w:tr>
      <w:tr w:rsidR="00561E01" w:rsidRPr="0026076F" w14:paraId="7E38D498" w14:textId="77777777" w:rsidTr="00D255DF">
        <w:tc>
          <w:tcPr>
            <w:tcW w:w="580" w:type="dxa"/>
          </w:tcPr>
          <w:p w14:paraId="627911CF" w14:textId="77777777" w:rsidR="00561E01" w:rsidRPr="00CE25AF" w:rsidRDefault="00561E01" w:rsidP="00561E01">
            <w:pPr>
              <w:rPr>
                <w:rStyle w:val="FootnoteReference"/>
                <w:lang w:val="en-US"/>
              </w:rPr>
            </w:pPr>
          </w:p>
        </w:tc>
        <w:tc>
          <w:tcPr>
            <w:tcW w:w="1229" w:type="dxa"/>
          </w:tcPr>
          <w:p w14:paraId="59AD207E" w14:textId="77777777" w:rsidR="00561E01" w:rsidRPr="00CE25AF" w:rsidRDefault="00561E01" w:rsidP="00561E01">
            <w:pPr>
              <w:rPr>
                <w:lang w:val="en-US"/>
              </w:rPr>
            </w:pPr>
            <w:r w:rsidRPr="00CE25AF">
              <w:rPr>
                <w:lang w:val="en-US"/>
              </w:rPr>
              <w:t>AASd-129</w:t>
            </w:r>
          </w:p>
        </w:tc>
        <w:tc>
          <w:tcPr>
            <w:tcW w:w="1506" w:type="dxa"/>
          </w:tcPr>
          <w:p w14:paraId="61C469FF" w14:textId="77777777" w:rsidR="00561E01" w:rsidRPr="006B626D" w:rsidRDefault="00561E01" w:rsidP="00561E01">
            <w:pPr>
              <w:rPr>
                <w:lang w:val="en-US"/>
              </w:rPr>
            </w:pPr>
            <w:r w:rsidRPr="006B626D">
              <w:rPr>
                <w:lang w:val="en-US"/>
              </w:rPr>
              <w:t>New</w:t>
            </w:r>
          </w:p>
        </w:tc>
        <w:tc>
          <w:tcPr>
            <w:tcW w:w="6540" w:type="dxa"/>
          </w:tcPr>
          <w:p w14:paraId="47234EE0" w14:textId="77777777" w:rsidR="00561E01" w:rsidRPr="00CE25AF" w:rsidRDefault="00561E01" w:rsidP="00561E01">
            <w:pPr>
              <w:pStyle w:val="Constraint"/>
              <w:framePr w:wrap="auto" w:vAnchor="margin" w:yAlign="inline"/>
              <w:rPr>
                <w:lang w:val="en-US"/>
              </w:rPr>
            </w:pPr>
            <w:r w:rsidRPr="00CE25AF">
              <w:rPr>
                <w:lang w:val="en-US"/>
              </w:rPr>
              <w:t>Necessary as supplement for AASd-119</w:t>
            </w:r>
            <w:r>
              <w:rPr>
                <w:lang w:val="en-US"/>
              </w:rPr>
              <w:t>,</w:t>
            </w:r>
            <w:r w:rsidRPr="00CE25AF">
              <w:rPr>
                <w:lang w:val="en-US"/>
              </w:rPr>
              <w:t xml:space="preserve"> since </w:t>
            </w:r>
            <w:proofErr w:type="spellStart"/>
            <w:r w:rsidRPr="00CE25AF">
              <w:rPr>
                <w:lang w:val="en-US"/>
              </w:rPr>
              <w:t>SubmodelElement</w:t>
            </w:r>
            <w:proofErr w:type="spellEnd"/>
            <w:r w:rsidRPr="00CE25AF">
              <w:rPr>
                <w:lang w:val="en-US"/>
              </w:rPr>
              <w:t xml:space="preserve"> does not inherit from </w:t>
            </w:r>
            <w:proofErr w:type="spellStart"/>
            <w:r w:rsidRPr="00CE25AF">
              <w:rPr>
                <w:lang w:val="en-US"/>
              </w:rPr>
              <w:t>HasKind</w:t>
            </w:r>
            <w:proofErr w:type="spellEnd"/>
            <w:r w:rsidRPr="00CE25AF">
              <w:rPr>
                <w:lang w:val="en-US"/>
              </w:rPr>
              <w:t xml:space="preserve"> any longer</w:t>
            </w:r>
          </w:p>
          <w:p w14:paraId="3095CF27" w14:textId="3F47908E" w:rsidR="00561E01" w:rsidRPr="00CE25AF" w:rsidRDefault="00561E01" w:rsidP="00561E01">
            <w:pPr>
              <w:rPr>
                <w:lang w:val="en-US"/>
              </w:rPr>
            </w:pPr>
            <w:r w:rsidRPr="00CE25AF">
              <w:rPr>
                <w:lang w:val="en-US"/>
              </w:rPr>
              <w:t xml:space="preserve">Constraint AASd-129: </w:t>
            </w:r>
            <w:r>
              <w:rPr>
                <w:lang w:val="en-US"/>
              </w:rPr>
              <w:t>I</w:t>
            </w:r>
            <w:r w:rsidRPr="00CE25AF">
              <w:rPr>
                <w:lang w:val="en-US"/>
              </w:rPr>
              <w:t xml:space="preserve">f any Qualifier/kind value of a </w:t>
            </w:r>
            <w:proofErr w:type="spellStart"/>
            <w:r w:rsidRPr="00CE25AF">
              <w:rPr>
                <w:lang w:val="en-US"/>
              </w:rPr>
              <w:t>SubmodelElement</w:t>
            </w:r>
            <w:proofErr w:type="spellEnd"/>
            <w:r w:rsidRPr="00CE25AF">
              <w:rPr>
                <w:lang w:val="en-US"/>
              </w:rPr>
              <w:t xml:space="preserve">/qualifier (attribute qualifier inherited via Qualifiable) is equal to </w:t>
            </w:r>
            <w:proofErr w:type="spellStart"/>
            <w:r w:rsidRPr="00CE25AF">
              <w:rPr>
                <w:lang w:val="en-US"/>
              </w:rPr>
              <w:t>TemplateQualifier</w:t>
            </w:r>
            <w:proofErr w:type="spellEnd"/>
            <w:r>
              <w:rPr>
                <w:lang w:val="en-US"/>
              </w:rPr>
              <w:t xml:space="preserve">, </w:t>
            </w:r>
            <w:r w:rsidRPr="00CE25AF">
              <w:rPr>
                <w:lang w:val="en-US"/>
              </w:rPr>
              <w:t xml:space="preserve">the </w:t>
            </w:r>
            <w:proofErr w:type="spellStart"/>
            <w:r w:rsidRPr="00CE25AF">
              <w:rPr>
                <w:lang w:val="en-US"/>
              </w:rPr>
              <w:t>submodel</w:t>
            </w:r>
            <w:proofErr w:type="spellEnd"/>
            <w:r w:rsidRPr="00CE25AF">
              <w:rPr>
                <w:lang w:val="en-US"/>
              </w:rPr>
              <w:t xml:space="preserve"> element shall be part of a </w:t>
            </w:r>
            <w:proofErr w:type="spellStart"/>
            <w:r w:rsidRPr="00CE25AF">
              <w:rPr>
                <w:lang w:val="en-US"/>
              </w:rPr>
              <w:t>submodel</w:t>
            </w:r>
            <w:proofErr w:type="spellEnd"/>
            <w:r w:rsidRPr="00CE25AF">
              <w:rPr>
                <w:lang w:val="en-US"/>
              </w:rPr>
              <w:t xml:space="preserve"> template, i.e. a </w:t>
            </w:r>
            <w:proofErr w:type="spellStart"/>
            <w:r w:rsidRPr="00F06EC6">
              <w:rPr>
                <w:lang w:val="en-US"/>
              </w:rPr>
              <w:t>Submodel</w:t>
            </w:r>
            <w:proofErr w:type="spellEnd"/>
            <w:r w:rsidRPr="00CE25AF">
              <w:rPr>
                <w:lang w:val="en-US"/>
              </w:rPr>
              <w:t xml:space="preserve"> with </w:t>
            </w:r>
            <w:proofErr w:type="spellStart"/>
            <w:r w:rsidRPr="00CE25AF">
              <w:rPr>
                <w:lang w:val="en-US"/>
              </w:rPr>
              <w:t>Submodel</w:t>
            </w:r>
            <w:proofErr w:type="spellEnd"/>
            <w:r w:rsidRPr="00CE25AF">
              <w:rPr>
                <w:lang w:val="en-US"/>
              </w:rPr>
              <w:t xml:space="preserve">/kind (attribute kind inherited via </w:t>
            </w:r>
            <w:proofErr w:type="spellStart"/>
            <w:r w:rsidRPr="00CE25AF">
              <w:rPr>
                <w:lang w:val="en-US"/>
              </w:rPr>
              <w:t>HasKind</w:t>
            </w:r>
            <w:proofErr w:type="spellEnd"/>
            <w:r w:rsidRPr="00CE25AF">
              <w:rPr>
                <w:lang w:val="en-US"/>
              </w:rPr>
              <w:t>) value to Template.</w:t>
            </w:r>
          </w:p>
        </w:tc>
      </w:tr>
      <w:tr w:rsidR="00561E01" w:rsidRPr="0026076F" w14:paraId="0ACFF349" w14:textId="77777777" w:rsidTr="00D255DF">
        <w:tc>
          <w:tcPr>
            <w:tcW w:w="580" w:type="dxa"/>
          </w:tcPr>
          <w:p w14:paraId="6540CBB8" w14:textId="77777777" w:rsidR="00561E01" w:rsidRPr="006B626D" w:rsidRDefault="00561E01" w:rsidP="00561E01">
            <w:pPr>
              <w:rPr>
                <w:rStyle w:val="FootnoteReference"/>
                <w:lang w:val="en-US"/>
              </w:rPr>
            </w:pPr>
            <w:r w:rsidRPr="006B626D">
              <w:rPr>
                <w:lang w:val="en-US"/>
              </w:rPr>
              <w:t>x</w:t>
            </w:r>
          </w:p>
        </w:tc>
        <w:tc>
          <w:tcPr>
            <w:tcW w:w="1229" w:type="dxa"/>
          </w:tcPr>
          <w:p w14:paraId="01D43F78" w14:textId="77777777" w:rsidR="00561E01" w:rsidRPr="00CE25AF" w:rsidRDefault="00561E01" w:rsidP="00561E01">
            <w:pPr>
              <w:rPr>
                <w:lang w:val="en-US"/>
              </w:rPr>
            </w:pPr>
            <w:r w:rsidRPr="00CE25AF">
              <w:rPr>
                <w:lang w:val="en-US"/>
              </w:rPr>
              <w:t>AASd-130</w:t>
            </w:r>
          </w:p>
        </w:tc>
        <w:tc>
          <w:tcPr>
            <w:tcW w:w="1506" w:type="dxa"/>
          </w:tcPr>
          <w:p w14:paraId="4693881B" w14:textId="77777777" w:rsidR="00561E01" w:rsidRPr="006B626D" w:rsidRDefault="00561E01" w:rsidP="00561E01">
            <w:pPr>
              <w:rPr>
                <w:lang w:val="en-US"/>
              </w:rPr>
            </w:pPr>
            <w:r w:rsidRPr="006B626D">
              <w:rPr>
                <w:lang w:val="en-US"/>
              </w:rPr>
              <w:t>New</w:t>
            </w:r>
          </w:p>
        </w:tc>
        <w:tc>
          <w:tcPr>
            <w:tcW w:w="6540" w:type="dxa"/>
          </w:tcPr>
          <w:p w14:paraId="24D93F6A" w14:textId="6D7BAA84" w:rsidR="00561E01" w:rsidRPr="00CE25AF" w:rsidRDefault="00561E01" w:rsidP="00561E01">
            <w:pPr>
              <w:rPr>
                <w:lang w:val="en-US"/>
              </w:rPr>
            </w:pPr>
            <w:r>
              <w:rPr>
                <w:lang w:val="en-US"/>
              </w:rPr>
              <w:t>E</w:t>
            </w:r>
            <w:r w:rsidRPr="00CE25AF">
              <w:rPr>
                <w:lang w:val="en-US"/>
              </w:rPr>
              <w:t>nsures that encoding is possible and interoperability between different serializations is possible.</w:t>
            </w:r>
          </w:p>
          <w:p w14:paraId="3D629A8D" w14:textId="106B3D58" w:rsidR="00561E01" w:rsidRPr="00CE25AF" w:rsidRDefault="00561E01" w:rsidP="00561E01">
            <w:pPr>
              <w:pStyle w:val="Constraint"/>
              <w:framePr w:wrap="auto" w:vAnchor="margin" w:yAlign="inline"/>
              <w:rPr>
                <w:lang w:val="en-US"/>
              </w:rPr>
            </w:pPr>
            <w:r w:rsidRPr="00CE25AF">
              <w:rPr>
                <w:lang w:val="en-US"/>
              </w:rPr>
              <w:t xml:space="preserve">Constraint AASd-130: </w:t>
            </w:r>
            <w:r>
              <w:rPr>
                <w:lang w:val="en-US"/>
              </w:rPr>
              <w:t>A</w:t>
            </w:r>
            <w:r w:rsidRPr="00CE25AF">
              <w:rPr>
                <w:lang w:val="en-US"/>
              </w:rPr>
              <w:t>n attribute with data type "string" shall consist of these characters only: ^[\x09\x0A\x0D\x20-\uD7FF\uE000-\</w:t>
            </w:r>
            <w:proofErr w:type="spellStart"/>
            <w:r w:rsidRPr="00CE25AF">
              <w:rPr>
                <w:lang w:val="en-US"/>
              </w:rPr>
              <w:t>uFFFD</w:t>
            </w:r>
            <w:proofErr w:type="spellEnd"/>
            <w:r w:rsidRPr="00CE25AF">
              <w:rPr>
                <w:lang w:val="en-US"/>
              </w:rPr>
              <w:t>\u00010000-\u0010FFFF]*$.</w:t>
            </w:r>
          </w:p>
        </w:tc>
      </w:tr>
      <w:tr w:rsidR="00561E01" w:rsidRPr="0026076F" w14:paraId="3BF9DE0D" w14:textId="77777777" w:rsidTr="00D255DF">
        <w:tc>
          <w:tcPr>
            <w:tcW w:w="580" w:type="dxa"/>
          </w:tcPr>
          <w:p w14:paraId="66B4E5C0" w14:textId="77777777" w:rsidR="00561E01" w:rsidRPr="006B626D" w:rsidRDefault="00561E01" w:rsidP="00561E01">
            <w:pPr>
              <w:rPr>
                <w:lang w:val="en-US"/>
              </w:rPr>
            </w:pPr>
            <w:r w:rsidRPr="006B626D">
              <w:rPr>
                <w:lang w:val="en-US"/>
              </w:rPr>
              <w:t>(x)</w:t>
            </w:r>
          </w:p>
        </w:tc>
        <w:tc>
          <w:tcPr>
            <w:tcW w:w="1229" w:type="dxa"/>
          </w:tcPr>
          <w:p w14:paraId="44DED35D" w14:textId="77777777" w:rsidR="00561E01" w:rsidRPr="00CE25AF" w:rsidRDefault="00561E01" w:rsidP="00561E01">
            <w:pPr>
              <w:rPr>
                <w:lang w:val="en-US"/>
              </w:rPr>
            </w:pPr>
            <w:r w:rsidRPr="00CE25AF">
              <w:rPr>
                <w:lang w:val="en-US"/>
              </w:rPr>
              <w:t>AASd-131</w:t>
            </w:r>
          </w:p>
        </w:tc>
        <w:tc>
          <w:tcPr>
            <w:tcW w:w="1506" w:type="dxa"/>
          </w:tcPr>
          <w:p w14:paraId="335F5DBE" w14:textId="77777777" w:rsidR="00561E01" w:rsidRPr="006B626D" w:rsidRDefault="00561E01" w:rsidP="00561E01">
            <w:pPr>
              <w:rPr>
                <w:lang w:val="en-US"/>
              </w:rPr>
            </w:pPr>
            <w:r w:rsidRPr="006B626D">
              <w:rPr>
                <w:lang w:val="en-US"/>
              </w:rPr>
              <w:t>New</w:t>
            </w:r>
          </w:p>
        </w:tc>
        <w:tc>
          <w:tcPr>
            <w:tcW w:w="6540" w:type="dxa"/>
          </w:tcPr>
          <w:p w14:paraId="6C9C1C62" w14:textId="4E54E8FF" w:rsidR="00561E01" w:rsidRPr="00CE25AF" w:rsidRDefault="00561E01" w:rsidP="00561E01">
            <w:pPr>
              <w:rPr>
                <w:lang w:val="en-US"/>
              </w:rPr>
            </w:pPr>
            <w:r w:rsidRPr="00CE25AF">
              <w:rPr>
                <w:lang w:val="en-US"/>
              </w:rPr>
              <w:t xml:space="preserve">Constraint AASd-131: </w:t>
            </w:r>
            <w:r>
              <w:rPr>
                <w:lang w:val="en-US"/>
              </w:rPr>
              <w:t>T</w:t>
            </w:r>
            <w:r w:rsidRPr="00CE25AF">
              <w:rPr>
                <w:lang w:val="en-US"/>
              </w:rPr>
              <w:t xml:space="preserve">he </w:t>
            </w:r>
            <w:proofErr w:type="spellStart"/>
            <w:r w:rsidRPr="00CE25AF">
              <w:rPr>
                <w:lang w:val="en-US"/>
              </w:rPr>
              <w:t>globalAssetId</w:t>
            </w:r>
            <w:proofErr w:type="spellEnd"/>
            <w:r w:rsidRPr="00CE25AF">
              <w:rPr>
                <w:lang w:val="en-US"/>
              </w:rPr>
              <w:t xml:space="preserve"> or at least one </w:t>
            </w:r>
            <w:proofErr w:type="spellStart"/>
            <w:r w:rsidRPr="00CE25AF">
              <w:rPr>
                <w:lang w:val="en-US"/>
              </w:rPr>
              <w:t>specificAssetId</w:t>
            </w:r>
            <w:proofErr w:type="spellEnd"/>
            <w:r w:rsidRPr="00CE25AF">
              <w:rPr>
                <w:lang w:val="en-US"/>
              </w:rPr>
              <w:t xml:space="preserve"> shall be defined</w:t>
            </w:r>
            <w:r>
              <w:rPr>
                <w:lang w:val="en-US"/>
              </w:rPr>
              <w:t xml:space="preserve"> f</w:t>
            </w:r>
            <w:r w:rsidRPr="00CE25AF">
              <w:rPr>
                <w:lang w:val="en-US"/>
              </w:rPr>
              <w:t xml:space="preserve">or </w:t>
            </w:r>
            <w:proofErr w:type="spellStart"/>
            <w:r w:rsidRPr="00CE25AF">
              <w:rPr>
                <w:lang w:val="en-US"/>
              </w:rPr>
              <w:t>AssetInformation</w:t>
            </w:r>
            <w:proofErr w:type="spellEnd"/>
            <w:r w:rsidRPr="00CE25AF">
              <w:rPr>
                <w:lang w:val="en-US"/>
              </w:rPr>
              <w:t>.</w:t>
            </w:r>
          </w:p>
        </w:tc>
      </w:tr>
      <w:tr w:rsidR="00561E01" w:rsidRPr="0026076F" w14:paraId="17B86948" w14:textId="77777777" w:rsidTr="00D255DF">
        <w:tc>
          <w:tcPr>
            <w:tcW w:w="580" w:type="dxa"/>
          </w:tcPr>
          <w:p w14:paraId="7BC87BB3" w14:textId="77777777" w:rsidR="00561E01" w:rsidRPr="006B626D" w:rsidRDefault="00561E01" w:rsidP="00561E01">
            <w:pPr>
              <w:rPr>
                <w:lang w:val="en-US"/>
              </w:rPr>
            </w:pPr>
            <w:r w:rsidRPr="006B626D">
              <w:rPr>
                <w:lang w:val="en-US"/>
              </w:rPr>
              <w:t>(x)</w:t>
            </w:r>
          </w:p>
        </w:tc>
        <w:tc>
          <w:tcPr>
            <w:tcW w:w="1229" w:type="dxa"/>
          </w:tcPr>
          <w:p w14:paraId="553E8035" w14:textId="77777777" w:rsidR="00561E01" w:rsidRPr="00CE25AF" w:rsidRDefault="00561E01" w:rsidP="00561E01">
            <w:pPr>
              <w:rPr>
                <w:lang w:val="en-US"/>
              </w:rPr>
            </w:pPr>
            <w:r w:rsidRPr="00CE25AF">
              <w:rPr>
                <w:lang w:val="en-US"/>
              </w:rPr>
              <w:t>AASd-133</w:t>
            </w:r>
          </w:p>
        </w:tc>
        <w:tc>
          <w:tcPr>
            <w:tcW w:w="1506" w:type="dxa"/>
          </w:tcPr>
          <w:p w14:paraId="59C94699" w14:textId="77777777" w:rsidR="00561E01" w:rsidRPr="006B626D" w:rsidRDefault="00561E01" w:rsidP="00561E01">
            <w:pPr>
              <w:rPr>
                <w:lang w:val="en-US"/>
              </w:rPr>
            </w:pPr>
            <w:r w:rsidRPr="006B626D">
              <w:rPr>
                <w:lang w:val="en-US"/>
              </w:rPr>
              <w:t>New</w:t>
            </w:r>
          </w:p>
        </w:tc>
        <w:tc>
          <w:tcPr>
            <w:tcW w:w="6540" w:type="dxa"/>
          </w:tcPr>
          <w:p w14:paraId="19A63127" w14:textId="3E5E621E" w:rsidR="00561E01" w:rsidRPr="00CE25AF" w:rsidRDefault="00561E01" w:rsidP="00561E01">
            <w:pPr>
              <w:rPr>
                <w:lang w:val="en-US"/>
              </w:rPr>
            </w:pPr>
            <w:r w:rsidRPr="00CE25AF">
              <w:rPr>
                <w:lang w:val="en-US"/>
              </w:rPr>
              <w:t xml:space="preserve">Constraint AASd-133: </w:t>
            </w:r>
            <w:proofErr w:type="spellStart"/>
            <w:r>
              <w:rPr>
                <w:lang w:val="en-US"/>
              </w:rPr>
              <w:t>s</w:t>
            </w:r>
            <w:r w:rsidRPr="00CE25AF">
              <w:rPr>
                <w:lang w:val="en-US"/>
              </w:rPr>
              <w:t>pecificAssetId</w:t>
            </w:r>
            <w:proofErr w:type="spellEnd"/>
            <w:r w:rsidRPr="00CE25AF">
              <w:rPr>
                <w:lang w:val="en-US"/>
              </w:rPr>
              <w:t>/</w:t>
            </w:r>
            <w:proofErr w:type="spellStart"/>
            <w:r w:rsidRPr="00CE25AF">
              <w:rPr>
                <w:lang w:val="en-US"/>
              </w:rPr>
              <w:t>externalSubjectId</w:t>
            </w:r>
            <w:proofErr w:type="spellEnd"/>
            <w:r w:rsidRPr="00CE25AF">
              <w:rPr>
                <w:lang w:val="en-US"/>
              </w:rPr>
              <w:t xml:space="preserve"> shall be a global reference, i.e. Reference/type = </w:t>
            </w:r>
            <w:proofErr w:type="spellStart"/>
            <w:ins w:id="5489" w:author="Boss, Birgit (Bosch)" w:date="2023-01-27T14:15:00Z">
              <w:r w:rsidR="00D053C2">
                <w:rPr>
                  <w:lang w:val="en-US"/>
                </w:rPr>
                <w:t>External</w:t>
              </w:r>
            </w:ins>
            <w:del w:id="5490" w:author="Boss, Birgit (Bosch)" w:date="2023-01-27T14:15:00Z">
              <w:r w:rsidRPr="00CE25AF" w:rsidDel="00D053C2">
                <w:rPr>
                  <w:lang w:val="en-US"/>
                </w:rPr>
                <w:delText>Global</w:delText>
              </w:r>
            </w:del>
            <w:r w:rsidRPr="00CE25AF">
              <w:rPr>
                <w:lang w:val="en-US"/>
              </w:rPr>
              <w:t>Reference</w:t>
            </w:r>
            <w:proofErr w:type="spellEnd"/>
            <w:r w:rsidRPr="00CE25AF">
              <w:rPr>
                <w:lang w:val="en-US"/>
              </w:rPr>
              <w:t>.</w:t>
            </w:r>
          </w:p>
        </w:tc>
      </w:tr>
      <w:tr w:rsidR="00561E01" w:rsidRPr="0026076F" w14:paraId="21F33711" w14:textId="77777777" w:rsidTr="00D255DF">
        <w:tc>
          <w:tcPr>
            <w:tcW w:w="580" w:type="dxa"/>
          </w:tcPr>
          <w:p w14:paraId="18ABA6E8" w14:textId="77777777" w:rsidR="00561E01" w:rsidRPr="006B626D" w:rsidRDefault="00561E01" w:rsidP="00561E01">
            <w:pPr>
              <w:rPr>
                <w:lang w:val="en-US"/>
              </w:rPr>
            </w:pPr>
            <w:r w:rsidRPr="006B626D">
              <w:rPr>
                <w:lang w:val="en-US"/>
              </w:rPr>
              <w:t>(x)</w:t>
            </w:r>
          </w:p>
        </w:tc>
        <w:tc>
          <w:tcPr>
            <w:tcW w:w="1229" w:type="dxa"/>
          </w:tcPr>
          <w:p w14:paraId="0C2ECB28" w14:textId="77777777" w:rsidR="00561E01" w:rsidRPr="00CE25AF" w:rsidRDefault="00561E01" w:rsidP="00561E01">
            <w:pPr>
              <w:rPr>
                <w:lang w:val="en-US"/>
              </w:rPr>
            </w:pPr>
            <w:r w:rsidRPr="00CE25AF">
              <w:rPr>
                <w:lang w:val="en-US"/>
              </w:rPr>
              <w:t>AASd-134</w:t>
            </w:r>
          </w:p>
        </w:tc>
        <w:tc>
          <w:tcPr>
            <w:tcW w:w="1506" w:type="dxa"/>
          </w:tcPr>
          <w:p w14:paraId="7A346BD5" w14:textId="77777777" w:rsidR="00561E01" w:rsidRPr="006B626D" w:rsidRDefault="00561E01" w:rsidP="00561E01">
            <w:pPr>
              <w:rPr>
                <w:lang w:val="en-US"/>
              </w:rPr>
            </w:pPr>
            <w:r w:rsidRPr="006B626D">
              <w:rPr>
                <w:lang w:val="en-US"/>
              </w:rPr>
              <w:t>New</w:t>
            </w:r>
          </w:p>
        </w:tc>
        <w:tc>
          <w:tcPr>
            <w:tcW w:w="6540" w:type="dxa"/>
          </w:tcPr>
          <w:p w14:paraId="4819D452" w14:textId="26932BFA" w:rsidR="00561E01" w:rsidRPr="00CE25AF" w:rsidRDefault="00561E01" w:rsidP="00561E01">
            <w:pPr>
              <w:rPr>
                <w:lang w:val="en-US"/>
              </w:rPr>
            </w:pPr>
            <w:r w:rsidRPr="00CE25AF">
              <w:rPr>
                <w:lang w:val="en-US"/>
              </w:rPr>
              <w:t xml:space="preserve">Constraint AASd-134: </w:t>
            </w:r>
            <w:r>
              <w:rPr>
                <w:lang w:val="en-US"/>
              </w:rPr>
              <w:t>F</w:t>
            </w:r>
            <w:r w:rsidRPr="00CE25AF">
              <w:rPr>
                <w:lang w:val="en-US"/>
              </w:rPr>
              <w:t xml:space="preserve">or an </w:t>
            </w:r>
            <w:r>
              <w:rPr>
                <w:lang w:val="en-US"/>
              </w:rPr>
              <w:t>o</w:t>
            </w:r>
            <w:r w:rsidRPr="00CE25AF">
              <w:rPr>
                <w:lang w:val="en-US"/>
              </w:rPr>
              <w:t>peration</w:t>
            </w:r>
            <w:r>
              <w:rPr>
                <w:lang w:val="en-US"/>
              </w:rPr>
              <w:t>,</w:t>
            </w:r>
            <w:r w:rsidRPr="00CE25AF">
              <w:rPr>
                <w:lang w:val="en-US"/>
              </w:rPr>
              <w:t xml:space="preserve"> the </w:t>
            </w:r>
            <w:proofErr w:type="spellStart"/>
            <w:r w:rsidRPr="00CE25AF">
              <w:rPr>
                <w:lang w:val="en-US"/>
              </w:rPr>
              <w:t>idShort</w:t>
            </w:r>
            <w:proofErr w:type="spellEnd"/>
            <w:r w:rsidRPr="00CE25AF">
              <w:rPr>
                <w:lang w:val="en-US"/>
              </w:rPr>
              <w:t xml:space="preserve"> of all </w:t>
            </w:r>
            <w:proofErr w:type="spellStart"/>
            <w:r w:rsidRPr="00CE25AF">
              <w:rPr>
                <w:lang w:val="en-US"/>
              </w:rPr>
              <w:t>inputVariable</w:t>
            </w:r>
            <w:proofErr w:type="spellEnd"/>
            <w:r w:rsidRPr="00CE25AF">
              <w:rPr>
                <w:lang w:val="en-US"/>
              </w:rPr>
              <w:t xml:space="preserve">/value, </w:t>
            </w:r>
            <w:proofErr w:type="spellStart"/>
            <w:r w:rsidRPr="00CE25AF">
              <w:rPr>
                <w:lang w:val="en-US"/>
              </w:rPr>
              <w:t>outputVariable</w:t>
            </w:r>
            <w:proofErr w:type="spellEnd"/>
            <w:r w:rsidRPr="00CE25AF">
              <w:rPr>
                <w:lang w:val="en-US"/>
              </w:rPr>
              <w:t>/value</w:t>
            </w:r>
            <w:r>
              <w:rPr>
                <w:lang w:val="en-US"/>
              </w:rPr>
              <w:t>,</w:t>
            </w:r>
            <w:r w:rsidRPr="00CE25AF">
              <w:rPr>
                <w:lang w:val="en-US"/>
              </w:rPr>
              <w:t xml:space="preserve"> and </w:t>
            </w:r>
            <w:proofErr w:type="spellStart"/>
            <w:r w:rsidRPr="00CE25AF">
              <w:rPr>
                <w:lang w:val="en-US"/>
              </w:rPr>
              <w:t>inoutputVariable</w:t>
            </w:r>
            <w:proofErr w:type="spellEnd"/>
            <w:r w:rsidRPr="00CE25AF">
              <w:rPr>
                <w:lang w:val="en-US"/>
              </w:rPr>
              <w:t>/value shall be unique.</w:t>
            </w:r>
          </w:p>
        </w:tc>
      </w:tr>
      <w:tr w:rsidR="00561E01" w:rsidRPr="0026076F" w14:paraId="6F4F7785" w14:textId="77777777" w:rsidTr="00D255DF">
        <w:tc>
          <w:tcPr>
            <w:tcW w:w="580" w:type="dxa"/>
          </w:tcPr>
          <w:p w14:paraId="0A944286" w14:textId="77777777" w:rsidR="00561E01" w:rsidRPr="006B626D" w:rsidRDefault="00561E01" w:rsidP="00561E01">
            <w:pPr>
              <w:rPr>
                <w:lang w:val="en-US"/>
              </w:rPr>
            </w:pPr>
            <w:r w:rsidRPr="006B626D">
              <w:rPr>
                <w:lang w:val="en-US"/>
              </w:rPr>
              <w:t>x</w:t>
            </w:r>
          </w:p>
        </w:tc>
        <w:tc>
          <w:tcPr>
            <w:tcW w:w="1229" w:type="dxa"/>
          </w:tcPr>
          <w:p w14:paraId="74C8BCC2" w14:textId="77777777" w:rsidR="00561E01" w:rsidRPr="00CE25AF" w:rsidRDefault="00561E01" w:rsidP="00561E01">
            <w:pPr>
              <w:rPr>
                <w:lang w:val="en-US"/>
              </w:rPr>
            </w:pPr>
            <w:r w:rsidRPr="00CE25AF">
              <w:rPr>
                <w:lang w:val="en-US"/>
              </w:rPr>
              <w:t>AASd-135</w:t>
            </w:r>
          </w:p>
        </w:tc>
        <w:tc>
          <w:tcPr>
            <w:tcW w:w="1506" w:type="dxa"/>
          </w:tcPr>
          <w:p w14:paraId="53FE5384" w14:textId="77777777" w:rsidR="00561E01" w:rsidRPr="006B626D" w:rsidRDefault="00561E01" w:rsidP="00561E01">
            <w:pPr>
              <w:rPr>
                <w:lang w:val="en-US"/>
              </w:rPr>
            </w:pPr>
            <w:r w:rsidRPr="006B626D">
              <w:rPr>
                <w:lang w:val="en-US"/>
              </w:rPr>
              <w:t>New</w:t>
            </w:r>
          </w:p>
        </w:tc>
        <w:tc>
          <w:tcPr>
            <w:tcW w:w="6540" w:type="dxa"/>
          </w:tcPr>
          <w:p w14:paraId="5ED6BE4D" w14:textId="405977D0" w:rsidR="00561E01" w:rsidRPr="00CE25AF" w:rsidRDefault="00561E01" w:rsidP="00561E01">
            <w:pPr>
              <w:rPr>
                <w:lang w:val="en-US"/>
              </w:rPr>
            </w:pPr>
            <w:r w:rsidRPr="00CE25AF">
              <w:rPr>
                <w:lang w:val="en-US"/>
              </w:rPr>
              <w:t xml:space="preserve">Constraint AASd-135: </w:t>
            </w:r>
            <w:proofErr w:type="spellStart"/>
            <w:r>
              <w:rPr>
                <w:lang w:val="en-US"/>
              </w:rPr>
              <w:t>a</w:t>
            </w:r>
            <w:r w:rsidRPr="00CE25AF">
              <w:rPr>
                <w:lang w:val="en-US"/>
              </w:rPr>
              <w:t>dministrativeInformation</w:t>
            </w:r>
            <w:proofErr w:type="spellEnd"/>
            <w:r w:rsidRPr="00CE25AF">
              <w:rPr>
                <w:lang w:val="en-US"/>
              </w:rPr>
              <w:t>/version shall have a length of maximum 4 characters.</w:t>
            </w:r>
          </w:p>
        </w:tc>
      </w:tr>
      <w:tr w:rsidR="00561E01" w:rsidRPr="00F0151A" w14:paraId="3B5BCEA6" w14:textId="77777777" w:rsidTr="00D255DF">
        <w:tc>
          <w:tcPr>
            <w:tcW w:w="580" w:type="dxa"/>
          </w:tcPr>
          <w:p w14:paraId="56A92A91" w14:textId="77777777" w:rsidR="00561E01" w:rsidRPr="006B626D" w:rsidRDefault="00561E01" w:rsidP="00561E01">
            <w:pPr>
              <w:rPr>
                <w:lang w:val="en-US"/>
              </w:rPr>
            </w:pPr>
            <w:r w:rsidRPr="006B626D">
              <w:rPr>
                <w:lang w:val="en-US"/>
              </w:rPr>
              <w:t>x</w:t>
            </w:r>
          </w:p>
        </w:tc>
        <w:tc>
          <w:tcPr>
            <w:tcW w:w="1229" w:type="dxa"/>
          </w:tcPr>
          <w:p w14:paraId="32D2E341" w14:textId="77777777" w:rsidR="00561E01" w:rsidRPr="00CE25AF" w:rsidRDefault="00561E01" w:rsidP="00561E01">
            <w:pPr>
              <w:rPr>
                <w:lang w:val="en-US"/>
              </w:rPr>
            </w:pPr>
            <w:r w:rsidRPr="00CE25AF">
              <w:rPr>
                <w:lang w:val="en-US"/>
              </w:rPr>
              <w:t>AASd-136</w:t>
            </w:r>
          </w:p>
        </w:tc>
        <w:tc>
          <w:tcPr>
            <w:tcW w:w="1506" w:type="dxa"/>
          </w:tcPr>
          <w:p w14:paraId="5F6501A3" w14:textId="77777777" w:rsidR="00561E01" w:rsidRPr="006B626D" w:rsidRDefault="00561E01" w:rsidP="00561E01">
            <w:pPr>
              <w:rPr>
                <w:lang w:val="en-US"/>
              </w:rPr>
            </w:pPr>
            <w:r w:rsidRPr="006B626D">
              <w:rPr>
                <w:lang w:val="en-US"/>
              </w:rPr>
              <w:t>New</w:t>
            </w:r>
          </w:p>
        </w:tc>
        <w:tc>
          <w:tcPr>
            <w:tcW w:w="6540" w:type="dxa"/>
          </w:tcPr>
          <w:p w14:paraId="40FCBFED" w14:textId="43564DE4" w:rsidR="00561E01" w:rsidRPr="00CE25AF" w:rsidRDefault="00561E01" w:rsidP="00561E01">
            <w:pPr>
              <w:rPr>
                <w:lang w:val="en-US"/>
              </w:rPr>
            </w:pPr>
            <w:r w:rsidRPr="00CE25AF">
              <w:rPr>
                <w:lang w:val="en-US"/>
              </w:rPr>
              <w:t xml:space="preserve">Constraint AASd-136: </w:t>
            </w:r>
            <w:proofErr w:type="spellStart"/>
            <w:r>
              <w:rPr>
                <w:lang w:val="en-US"/>
              </w:rPr>
              <w:t>a</w:t>
            </w:r>
            <w:r w:rsidRPr="00CE25AF">
              <w:rPr>
                <w:lang w:val="en-US"/>
              </w:rPr>
              <w:t>dministrativeInformation</w:t>
            </w:r>
            <w:proofErr w:type="spellEnd"/>
            <w:r w:rsidRPr="00CE25AF">
              <w:rPr>
                <w:lang w:val="en-US"/>
              </w:rPr>
              <w:t>/revision shall have a length of maximum 4 characters.</w:t>
            </w:r>
          </w:p>
        </w:tc>
      </w:tr>
      <w:tr w:rsidR="00561E01" w:rsidRPr="00CE25AF" w14:paraId="3B61E071" w14:textId="77777777" w:rsidTr="00D255DF">
        <w:tc>
          <w:tcPr>
            <w:tcW w:w="580" w:type="dxa"/>
          </w:tcPr>
          <w:p w14:paraId="4C139131" w14:textId="77777777" w:rsidR="00561E01" w:rsidRPr="00CE25AF" w:rsidRDefault="00561E01" w:rsidP="00561E01">
            <w:pPr>
              <w:rPr>
                <w:lang w:val="en-US"/>
              </w:rPr>
            </w:pPr>
          </w:p>
        </w:tc>
        <w:tc>
          <w:tcPr>
            <w:tcW w:w="1229" w:type="dxa"/>
          </w:tcPr>
          <w:p w14:paraId="25B5EB4E" w14:textId="77777777" w:rsidR="00561E01" w:rsidRPr="00CE25AF" w:rsidRDefault="00561E01" w:rsidP="00561E01">
            <w:pPr>
              <w:rPr>
                <w:lang w:val="en-US"/>
              </w:rPr>
            </w:pPr>
            <w:r w:rsidRPr="00CE25AF">
              <w:rPr>
                <w:lang w:val="en-US"/>
              </w:rPr>
              <w:t>AASd-051</w:t>
            </w:r>
          </w:p>
        </w:tc>
        <w:tc>
          <w:tcPr>
            <w:tcW w:w="1506" w:type="dxa"/>
          </w:tcPr>
          <w:p w14:paraId="4F10D565" w14:textId="77777777" w:rsidR="00561E01" w:rsidRPr="006B626D" w:rsidRDefault="00561E01" w:rsidP="00561E01">
            <w:pPr>
              <w:rPr>
                <w:lang w:val="en-US"/>
              </w:rPr>
            </w:pPr>
            <w:r w:rsidRPr="006B626D">
              <w:rPr>
                <w:lang w:val="en-US"/>
              </w:rPr>
              <w:t>Removed</w:t>
            </w:r>
          </w:p>
        </w:tc>
        <w:tc>
          <w:tcPr>
            <w:tcW w:w="6540" w:type="dxa"/>
          </w:tcPr>
          <w:p w14:paraId="53D75729" w14:textId="77777777" w:rsidR="00561E01" w:rsidRPr="00CE25AF" w:rsidRDefault="00561E01" w:rsidP="00561E01">
            <w:pPr>
              <w:rPr>
                <w:lang w:val="en-US"/>
              </w:rPr>
            </w:pPr>
            <w:r w:rsidRPr="00CE25AF">
              <w:rPr>
                <w:lang w:val="en-US"/>
              </w:rPr>
              <w:t>Since category is deprecated, this constraint was removed.</w:t>
            </w:r>
          </w:p>
          <w:p w14:paraId="0737A713" w14:textId="77777777" w:rsidR="00561E01" w:rsidRPr="00CE25AF" w:rsidRDefault="00561E01" w:rsidP="00561E01">
            <w:pPr>
              <w:pStyle w:val="Constraint"/>
              <w:framePr w:wrap="auto" w:vAnchor="margin" w:yAlign="inline"/>
              <w:rPr>
                <w:lang w:val="en-US"/>
              </w:rPr>
            </w:pPr>
            <w:r w:rsidRPr="00CE25AF">
              <w:rPr>
                <w:lang w:val="en-US"/>
              </w:rPr>
              <w:t>Views are no longer supported by metamodel</w:t>
            </w:r>
          </w:p>
          <w:p w14:paraId="7D113BF2" w14:textId="77777777" w:rsidR="00561E01" w:rsidRPr="00CE25AF" w:rsidRDefault="00561E01" w:rsidP="00561E01">
            <w:pPr>
              <w:rPr>
                <w:lang w:val="en-US"/>
              </w:rPr>
            </w:pPr>
          </w:p>
          <w:p w14:paraId="1935AE06" w14:textId="77777777" w:rsidR="00561E01" w:rsidRPr="00CE25AF" w:rsidRDefault="00561E01" w:rsidP="00561E01">
            <w:pPr>
              <w:rPr>
                <w:lang w:val="en-US"/>
              </w:rPr>
            </w:pPr>
            <w:r w:rsidRPr="00CE25AF">
              <w:rPr>
                <w:lang w:val="en-US"/>
              </w:rPr>
              <w:t xml:space="preserve">Constraint AASd-051: A </w:t>
            </w:r>
            <w:proofErr w:type="spellStart"/>
            <w:r w:rsidRPr="00CE25AF">
              <w:rPr>
                <w:i/>
                <w:iCs/>
                <w:lang w:val="en-US"/>
              </w:rPr>
              <w:t>ConceptDescription</w:t>
            </w:r>
            <w:proofErr w:type="spellEnd"/>
            <w:r w:rsidRPr="00CE25AF">
              <w:rPr>
                <w:lang w:val="en-US"/>
              </w:rPr>
              <w:t xml:space="preserve"> shall have one of the following categories: VALUE, PROPERTY, REFERENCE, DOCUMENT, CAPABILITY, RELATIONSHIP, COLLECTION, FUNCTION, EVENT, ENTITY, APPLICATION_CLASS, QUALIFIER. </w:t>
            </w:r>
            <w:r w:rsidRPr="006B626D">
              <w:rPr>
                <w:lang w:val="en-US"/>
              </w:rPr>
              <w:t>Default: PROPERTY.</w:t>
            </w:r>
          </w:p>
        </w:tc>
      </w:tr>
    </w:tbl>
    <w:p w14:paraId="7AEF11D9" w14:textId="77777777" w:rsidR="00B01C03" w:rsidRPr="006B626D" w:rsidRDefault="00B01C03" w:rsidP="00C72010">
      <w:pPr>
        <w:rPr>
          <w:lang w:val="en-US"/>
        </w:rPr>
      </w:pPr>
    </w:p>
    <w:p w14:paraId="209D5801" w14:textId="0B1D3C59" w:rsidR="00002A5A" w:rsidRPr="00373A9F" w:rsidRDefault="003027B0" w:rsidP="00D4013A">
      <w:pPr>
        <w:pStyle w:val="Anhang2"/>
      </w:pPr>
      <w:bookmarkStart w:id="5491" w:name="_Toc125227971"/>
      <w:bookmarkStart w:id="5492" w:name="_Toc125537758"/>
      <w:r w:rsidRPr="00373A9F">
        <w:t>Changes V3.0RC02 vs. V2.0.1</w:t>
      </w:r>
      <w:bookmarkEnd w:id="5491"/>
      <w:bookmarkEnd w:id="5492"/>
    </w:p>
    <w:p w14:paraId="7D1E2420" w14:textId="06620F4A" w:rsidR="001943C1" w:rsidRPr="00373A9F" w:rsidRDefault="001943C1" w:rsidP="005B3FD4">
      <w:pPr>
        <w:pStyle w:val="Anhang3"/>
      </w:pPr>
      <w:bookmarkStart w:id="5493" w:name="_Toc104466696"/>
      <w:bookmarkStart w:id="5494" w:name="_Toc103957520"/>
      <w:bookmarkStart w:id="5495" w:name="_Toc125227972"/>
      <w:bookmarkStart w:id="5496" w:name="_Toc125537759"/>
      <w:bookmarkEnd w:id="5493"/>
      <w:bookmarkEnd w:id="5494"/>
      <w:r w:rsidRPr="00373A9F">
        <w:t xml:space="preserve">Metamodel Changes V3.0RC02 </w:t>
      </w:r>
      <w:r w:rsidR="00B6009C" w:rsidRPr="00373A9F">
        <w:t xml:space="preserve">vs. </w:t>
      </w:r>
      <w:r w:rsidR="0064581E" w:rsidRPr="00373A9F">
        <w:t>V2.0.1</w:t>
      </w:r>
      <w:r w:rsidR="00B6009C" w:rsidRPr="00373A9F">
        <w:t xml:space="preserve"> </w:t>
      </w:r>
      <w:r w:rsidRPr="00373A9F">
        <w:t>w/o Security Part</w:t>
      </w:r>
      <w:bookmarkEnd w:id="5495"/>
      <w:bookmarkEnd w:id="5496"/>
    </w:p>
    <w:p w14:paraId="301B47EC" w14:textId="01FE3356" w:rsidR="00596A78" w:rsidRPr="00CE25AF" w:rsidRDefault="00596A78" w:rsidP="00596A78">
      <w:pPr>
        <w:pStyle w:val="NOTE"/>
        <w:rPr>
          <w:lang w:val="en-US"/>
        </w:rPr>
      </w:pPr>
      <w:r w:rsidRPr="00CE25AF">
        <w:rPr>
          <w:lang w:val="en-US"/>
        </w:rPr>
        <w:t>Note</w:t>
      </w:r>
      <w:r w:rsidR="003E6DF3">
        <w:rPr>
          <w:lang w:val="en-US"/>
        </w:rPr>
        <w:t xml:space="preserve">: </w:t>
      </w:r>
      <w:r w:rsidR="003E6DF3" w:rsidRPr="003E6DF3">
        <w:rPr>
          <w:lang w:val="en-US"/>
        </w:rPr>
        <w:t xml:space="preserve">if you already implemented the changes made in V3.0RC01, please refer to </w:t>
      </w:r>
      <w:r w:rsidR="00E81E43">
        <w:rPr>
          <w:lang w:val="en-US"/>
        </w:rPr>
        <w:t>the corresponding clause in the this annex</w:t>
      </w:r>
      <w:r w:rsidR="003E6DF3" w:rsidRPr="003E6DF3">
        <w:rPr>
          <w:lang w:val="en-US"/>
        </w:rPr>
        <w:t>. This annex is for readers familiar with V2.0.x onl</w:t>
      </w:r>
      <w:r w:rsidR="003E6DF3">
        <w:rPr>
          <w:lang w:val="en-US"/>
        </w:rPr>
        <w:t>y.</w:t>
      </w:r>
    </w:p>
    <w:p w14:paraId="33CB0CFE" w14:textId="77777777" w:rsidR="003E6DF3" w:rsidRPr="006B626D" w:rsidRDefault="003E6DF3" w:rsidP="003E6DF3">
      <w:pPr>
        <w:keepNext/>
        <w:keepLines/>
        <w:rPr>
          <w:lang w:val="en-US"/>
        </w:rPr>
      </w:pPr>
      <w:bookmarkStart w:id="5497" w:name="_Hlk124018439"/>
      <w:r w:rsidRPr="006B626D">
        <w:rPr>
          <w:lang w:val="en-US"/>
        </w:rPr>
        <w:t>Major changes:</w:t>
      </w:r>
    </w:p>
    <w:p w14:paraId="0FBE39C1" w14:textId="22515945" w:rsidR="003E6DF3" w:rsidRPr="00877316" w:rsidRDefault="003E6DF3" w:rsidP="00FD7BFD">
      <w:pPr>
        <w:pStyle w:val="ListParagraph"/>
      </w:pPr>
      <w:r w:rsidRPr="00877316">
        <w:t xml:space="preserve">CHANGED: </w:t>
      </w:r>
      <w:r w:rsidR="00A24E82" w:rsidRPr="006C5C0E">
        <w:t>Split</w:t>
      </w:r>
      <w:r w:rsidRPr="00877316">
        <w:t xml:space="preserve"> of </w:t>
      </w:r>
      <w:proofErr w:type="spellStart"/>
      <w:r w:rsidRPr="00877316">
        <w:t>SubmodelElementCollection</w:t>
      </w:r>
      <w:proofErr w:type="spellEnd"/>
      <w:r w:rsidRPr="00877316">
        <w:t xml:space="preserve"> into </w:t>
      </w:r>
      <w:proofErr w:type="spellStart"/>
      <w:r w:rsidRPr="00877316">
        <w:t>SubmodelElementList</w:t>
      </w:r>
      <w:proofErr w:type="spellEnd"/>
      <w:r w:rsidRPr="00877316">
        <w:t xml:space="preserve"> (with </w:t>
      </w:r>
      <w:proofErr w:type="spellStart"/>
      <w:r w:rsidRPr="00877316">
        <w:t>orderRelevant</w:t>
      </w:r>
      <w:proofErr w:type="spellEnd"/>
      <w:r w:rsidRPr="00877316">
        <w:t xml:space="preserve">) and </w:t>
      </w:r>
      <w:proofErr w:type="spellStart"/>
      <w:r w:rsidRPr="00877316">
        <w:t>SubmodelElementCollection</w:t>
      </w:r>
      <w:proofErr w:type="spellEnd"/>
      <w:r w:rsidRPr="00877316">
        <w:t xml:space="preserve"> </w:t>
      </w:r>
    </w:p>
    <w:p w14:paraId="0FBA4D8D" w14:textId="1EB613C0" w:rsidR="003E6DF3" w:rsidRPr="006B626D" w:rsidRDefault="003E6DF3" w:rsidP="00FD7BFD">
      <w:pPr>
        <w:pStyle w:val="ListParagraph"/>
      </w:pPr>
      <w:r w:rsidRPr="00877316">
        <w:t xml:space="preserve">CHANGED: </w:t>
      </w:r>
      <w:r w:rsidR="0026076F">
        <w:t>R</w:t>
      </w:r>
      <w:r w:rsidRPr="00877316">
        <w:t xml:space="preserve">eference type and </w:t>
      </w:r>
      <w:proofErr w:type="spellStart"/>
      <w:r w:rsidRPr="00877316">
        <w:t>referredSemanticId</w:t>
      </w:r>
      <w:proofErr w:type="spellEnd"/>
      <w:r w:rsidRPr="00877316">
        <w:t xml:space="preserve"> added to </w:t>
      </w:r>
      <w:r w:rsidR="00054D60" w:rsidRPr="006C5C0E">
        <w:t>Reference</w:t>
      </w:r>
      <w:r w:rsidR="00292BBA" w:rsidRPr="006C5C0E">
        <w:t>;</w:t>
      </w:r>
      <w:r w:rsidR="000229CC" w:rsidRPr="006C5C0E">
        <w:t xml:space="preserve"> Local</w:t>
      </w:r>
      <w:r w:rsidRPr="00877316">
        <w:t xml:space="preserve"> and </w:t>
      </w:r>
      <w:r w:rsidR="000229CC" w:rsidRPr="006C5C0E">
        <w:t>Parent</w:t>
      </w:r>
      <w:r w:rsidRPr="00877316">
        <w:t xml:space="preserve"> attributes removed from </w:t>
      </w:r>
      <w:r w:rsidR="000229CC" w:rsidRPr="006C5C0E">
        <w:t>Reference</w:t>
      </w:r>
      <w:r w:rsidR="0026076F">
        <w:t>; l</w:t>
      </w:r>
      <w:r w:rsidR="00054D60" w:rsidRPr="006C5C0E">
        <w:t>ogical</w:t>
      </w:r>
      <w:r w:rsidRPr="00877316">
        <w:t xml:space="preserve"> enumeration concept updated</w:t>
      </w:r>
      <w:r w:rsidR="00054D60" w:rsidRPr="006C5C0E">
        <w:t>. Some</w:t>
      </w:r>
      <w:r w:rsidRPr="00877316">
        <w:t xml:space="preserve"> renaming and some new enumerations</w:t>
      </w:r>
      <w:r w:rsidR="00054D60" w:rsidRPr="006C5C0E">
        <w:t>.</w:t>
      </w:r>
      <w:r w:rsidR="00CF629F" w:rsidRPr="006C5C0E">
        <w:t xml:space="preserve"> </w:t>
      </w:r>
      <w:r w:rsidR="0026076F">
        <w:t>C</w:t>
      </w:r>
      <w:r w:rsidR="00CF629F" w:rsidRPr="002670C6">
        <w:t>onstraint</w:t>
      </w:r>
      <w:r w:rsidRPr="006B626D">
        <w:t xml:space="preserve"> for </w:t>
      </w:r>
      <w:r w:rsidR="0026076F">
        <w:t>R</w:t>
      </w:r>
      <w:r w:rsidRPr="006B626D">
        <w:t>eferences</w:t>
      </w:r>
      <w:r w:rsidR="00CF629F" w:rsidRPr="002670C6">
        <w:t>.</w:t>
      </w:r>
    </w:p>
    <w:p w14:paraId="793DC2AE" w14:textId="6F4EA090" w:rsidR="003E6DF3" w:rsidRPr="00877316" w:rsidRDefault="003E6DF3" w:rsidP="00FD7BFD">
      <w:pPr>
        <w:pStyle w:val="ListParagraph"/>
      </w:pPr>
      <w:r w:rsidRPr="00877316">
        <w:t xml:space="preserve">CHANGED: </w:t>
      </w:r>
      <w:r w:rsidR="00BB4B9F" w:rsidRPr="006C5C0E">
        <w:t>Reference</w:t>
      </w:r>
      <w:r w:rsidRPr="00877316">
        <w:t>/type now as optional part of string serialization of reference</w:t>
      </w:r>
    </w:p>
    <w:p w14:paraId="516290B6" w14:textId="77777777" w:rsidR="003E6DF3" w:rsidRPr="00877316" w:rsidRDefault="003E6DF3" w:rsidP="00FD7BFD">
      <w:pPr>
        <w:pStyle w:val="ListParagraph"/>
      </w:pPr>
      <w:r w:rsidRPr="00877316">
        <w:t xml:space="preserve">CHANGED: </w:t>
      </w:r>
      <w:proofErr w:type="spellStart"/>
      <w:r w:rsidRPr="00877316">
        <w:t>idType</w:t>
      </w:r>
      <w:proofErr w:type="spellEnd"/>
      <w:r w:rsidRPr="00877316">
        <w:t xml:space="preserve"> from identifier removed, ID now string </w:t>
      </w:r>
    </w:p>
    <w:p w14:paraId="4D566790" w14:textId="0E1BE116" w:rsidR="003E6DF3" w:rsidRPr="00877316" w:rsidRDefault="003E6DF3" w:rsidP="00FD7BFD">
      <w:pPr>
        <w:pStyle w:val="ListParagraph"/>
      </w:pPr>
      <w:r w:rsidRPr="00877316">
        <w:t xml:space="preserve">CHANGED: </w:t>
      </w:r>
      <w:proofErr w:type="spellStart"/>
      <w:r w:rsidRPr="00877316">
        <w:t>idShort</w:t>
      </w:r>
      <w:proofErr w:type="spellEnd"/>
      <w:r w:rsidRPr="00877316">
        <w:t xml:space="preserve"> of </w:t>
      </w:r>
      <w:r w:rsidR="001943C1" w:rsidRPr="006C5C0E">
        <w:t>Referable</w:t>
      </w:r>
      <w:r w:rsidRPr="00877316">
        <w:t xml:space="preserve"> now optional</w:t>
      </w:r>
      <w:r w:rsidR="001943C1" w:rsidRPr="006C5C0E">
        <w:t xml:space="preserve"> + Constraints</w:t>
      </w:r>
      <w:r w:rsidRPr="00877316">
        <w:t xml:space="preserve"> added with respect to ID and </w:t>
      </w:r>
      <w:proofErr w:type="spellStart"/>
      <w:r w:rsidRPr="00877316">
        <w:t>idShort</w:t>
      </w:r>
      <w:proofErr w:type="spellEnd"/>
      <w:r w:rsidRPr="00877316">
        <w:t xml:space="preserve">, includes that </w:t>
      </w:r>
      <w:proofErr w:type="spellStart"/>
      <w:r w:rsidRPr="00877316">
        <w:t>idShort</w:t>
      </w:r>
      <w:proofErr w:type="spellEnd"/>
      <w:r w:rsidRPr="00877316">
        <w:t xml:space="preserve"> of </w:t>
      </w:r>
      <w:proofErr w:type="spellStart"/>
      <w:r w:rsidR="000229CC" w:rsidRPr="006C5C0E">
        <w:t>Submodels</w:t>
      </w:r>
      <w:proofErr w:type="spellEnd"/>
      <w:r w:rsidRPr="00877316">
        <w:t xml:space="preserve"> etc. no longer need to be unique in the context of an Asset Administration Shell</w:t>
      </w:r>
    </w:p>
    <w:p w14:paraId="06CFEA2A" w14:textId="1903B3DA" w:rsidR="003E6DF3" w:rsidRPr="00877316" w:rsidRDefault="003E6DF3" w:rsidP="00FD7BFD">
      <w:pPr>
        <w:pStyle w:val="ListParagraph"/>
      </w:pPr>
      <w:r w:rsidRPr="00877316">
        <w:t xml:space="preserve">CHANGED: </w:t>
      </w:r>
      <w:proofErr w:type="spellStart"/>
      <w:r w:rsidRPr="00877316">
        <w:t>semanticId</w:t>
      </w:r>
      <w:proofErr w:type="spellEnd"/>
      <w:r w:rsidRPr="00877316">
        <w:t xml:space="preserve"> no longer mandatory for </w:t>
      </w:r>
      <w:proofErr w:type="spellStart"/>
      <w:r w:rsidRPr="00877316">
        <w:t>SubmodelElement</w:t>
      </w:r>
      <w:proofErr w:type="spellEnd"/>
    </w:p>
    <w:p w14:paraId="7157017B" w14:textId="6625D694" w:rsidR="003E6DF3" w:rsidRPr="006B626D" w:rsidRDefault="003E6DF3" w:rsidP="00FD7BFD">
      <w:pPr>
        <w:pStyle w:val="ListParagraph"/>
      </w:pPr>
      <w:r w:rsidRPr="00877316">
        <w:t xml:space="preserve">CHANGED: </w:t>
      </w:r>
      <w:r w:rsidR="000229CC" w:rsidRPr="006C5C0E">
        <w:t>Revised</w:t>
      </w:r>
      <w:r w:rsidRPr="00877316">
        <w:t xml:space="preserve"> concept on handling of Asset and </w:t>
      </w:r>
      <w:proofErr w:type="spellStart"/>
      <w:r w:rsidRPr="00877316">
        <w:t>assetIdentificationModel</w:t>
      </w:r>
      <w:proofErr w:type="spellEnd"/>
      <w:r w:rsidRPr="00877316">
        <w:t xml:space="preserve"> (</w:t>
      </w:r>
      <w:proofErr w:type="spellStart"/>
      <w:r w:rsidRPr="00877316">
        <w:t>assetInformation</w:t>
      </w:r>
      <w:proofErr w:type="spellEnd"/>
      <w:r w:rsidRPr="00877316">
        <w:t xml:space="preserve">), </w:t>
      </w:r>
      <w:r w:rsidR="000229CC" w:rsidRPr="006C5C0E">
        <w:t>Asset</w:t>
      </w:r>
      <w:r w:rsidRPr="00877316">
        <w:t xml:space="preserve"> removed, no more Asset/</w:t>
      </w:r>
      <w:proofErr w:type="spellStart"/>
      <w:r w:rsidRPr="00877316">
        <w:t>billOfMaterial</w:t>
      </w:r>
      <w:proofErr w:type="spellEnd"/>
      <w:r w:rsidR="0026076F">
        <w:t>.</w:t>
      </w:r>
      <w:r w:rsidR="000229CC" w:rsidRPr="006C5C0E">
        <w:t xml:space="preserve"> any longer</w:t>
      </w:r>
      <w:r w:rsidR="00292BBA" w:rsidRPr="006C5C0E">
        <w:t xml:space="preserve">. </w:t>
      </w:r>
      <w:r w:rsidR="00292BBA" w:rsidRPr="002670C6">
        <w:t>Specific</w:t>
      </w:r>
      <w:r w:rsidRPr="006B626D">
        <w:t xml:space="preserve"> asset IDs added</w:t>
      </w:r>
      <w:r w:rsidR="00292BBA" w:rsidRPr="002670C6">
        <w:t>.</w:t>
      </w:r>
    </w:p>
    <w:p w14:paraId="31E0BCAD" w14:textId="5B33644E" w:rsidR="003E6DF3" w:rsidRPr="00877316" w:rsidRDefault="003E6DF3" w:rsidP="00FD7BFD">
      <w:pPr>
        <w:pStyle w:val="ListParagraph"/>
      </w:pPr>
      <w:r w:rsidRPr="00877316">
        <w:t xml:space="preserve">REMOVED: </w:t>
      </w:r>
      <w:proofErr w:type="spellStart"/>
      <w:r w:rsidRPr="00877316">
        <w:t>ConceptDictionaries</w:t>
      </w:r>
      <w:proofErr w:type="spellEnd"/>
      <w:r w:rsidRPr="00877316">
        <w:t xml:space="preserve"> removed, because no longer supported</w:t>
      </w:r>
    </w:p>
    <w:p w14:paraId="15B30F65" w14:textId="294D58E4" w:rsidR="003E6DF3" w:rsidRPr="00877316" w:rsidRDefault="003E6DF3" w:rsidP="00FD7BFD">
      <w:pPr>
        <w:pStyle w:val="ListParagraph"/>
      </w:pPr>
      <w:r w:rsidRPr="00877316">
        <w:t xml:space="preserve">REMOVED: </w:t>
      </w:r>
      <w:r w:rsidR="001943C1" w:rsidRPr="006C5C0E">
        <w:t>Views</w:t>
      </w:r>
      <w:r w:rsidRPr="00877316">
        <w:t xml:space="preserve"> removed, because no longer supported</w:t>
      </w:r>
    </w:p>
    <w:p w14:paraId="1162414E" w14:textId="77777777" w:rsidR="003E6DF3" w:rsidRPr="00877316" w:rsidRDefault="003E6DF3" w:rsidP="00FD7BFD">
      <w:pPr>
        <w:pStyle w:val="ListParagraph"/>
      </w:pPr>
      <w:r w:rsidRPr="00877316">
        <w:t xml:space="preserve">NEW: Event and </w:t>
      </w:r>
      <w:proofErr w:type="spellStart"/>
      <w:r w:rsidRPr="00877316">
        <w:t>BasicEvent</w:t>
      </w:r>
      <w:proofErr w:type="spellEnd"/>
      <w:r w:rsidRPr="00877316">
        <w:t xml:space="preserve"> updated and renamed to </w:t>
      </w:r>
      <w:proofErr w:type="spellStart"/>
      <w:r w:rsidRPr="00877316">
        <w:t>EventElement</w:t>
      </w:r>
      <w:proofErr w:type="spellEnd"/>
      <w:r w:rsidRPr="00877316">
        <w:t xml:space="preserve"> and </w:t>
      </w:r>
      <w:proofErr w:type="spellStart"/>
      <w:r w:rsidRPr="00877316">
        <w:t>BasicEventElement</w:t>
      </w:r>
      <w:proofErr w:type="spellEnd"/>
    </w:p>
    <w:p w14:paraId="016FF5E0" w14:textId="168711B7" w:rsidR="003E6DF3" w:rsidRPr="006B626D" w:rsidRDefault="003E6DF3" w:rsidP="00FD7BFD">
      <w:pPr>
        <w:pStyle w:val="ListParagraph"/>
      </w:pPr>
      <w:r w:rsidRPr="006B626D">
        <w:t xml:space="preserve">NEW: </w:t>
      </w:r>
      <w:r w:rsidR="001943C1" w:rsidRPr="0026076F">
        <w:t>Checksum</w:t>
      </w:r>
      <w:r w:rsidRPr="006B626D">
        <w:t xml:space="preserve"> introduced for </w:t>
      </w:r>
      <w:proofErr w:type="spellStart"/>
      <w:r w:rsidR="001943C1" w:rsidRPr="0026076F">
        <w:t>Referables</w:t>
      </w:r>
      <w:proofErr w:type="spellEnd"/>
    </w:p>
    <w:p w14:paraId="3F38501E" w14:textId="634A3175" w:rsidR="003E6DF3" w:rsidRPr="00877316" w:rsidRDefault="003E6DF3" w:rsidP="00FD7BFD">
      <w:pPr>
        <w:pStyle w:val="ListParagraph"/>
      </w:pPr>
      <w:r w:rsidRPr="00877316">
        <w:t>REMOVED: security attribute removed from Asset Administration Shell; access control remains part of the specification</w:t>
      </w:r>
    </w:p>
    <w:p w14:paraId="6E665C26" w14:textId="77777777" w:rsidR="003E6DF3" w:rsidRPr="00877316" w:rsidRDefault="003E6DF3" w:rsidP="00FD7BFD">
      <w:pPr>
        <w:pStyle w:val="ListParagraph"/>
      </w:pPr>
      <w:r w:rsidRPr="00877316">
        <w:t>ENHANCED: DataTypeIEC61360 extended with values for IRI, IRDI, BLOB, FILE + corresponding new constraints added</w:t>
      </w:r>
    </w:p>
    <w:p w14:paraId="67EA0D85" w14:textId="3FC2D93B" w:rsidR="003E6DF3" w:rsidRPr="00877316" w:rsidRDefault="003E6DF3" w:rsidP="00FD7BFD">
      <w:pPr>
        <w:pStyle w:val="ListParagraph"/>
      </w:pPr>
      <w:r w:rsidRPr="00877316">
        <w:t xml:space="preserve">ENHANCED: </w:t>
      </w:r>
      <w:r w:rsidR="00B13A23" w:rsidRPr="00F25DE9">
        <w:t>Removed</w:t>
      </w:r>
      <w:r w:rsidRPr="00877316">
        <w:t xml:space="preserve"> and split into </w:t>
      </w:r>
      <w:proofErr w:type="spellStart"/>
      <w:r w:rsidRPr="00877316">
        <w:t>DataTypeDefXsd</w:t>
      </w:r>
      <w:proofErr w:type="spellEnd"/>
      <w:r w:rsidRPr="00877316">
        <w:t xml:space="preserve"> and </w:t>
      </w:r>
      <w:proofErr w:type="spellStart"/>
      <w:r w:rsidRPr="00877316">
        <w:t>DataTypeDefRdf</w:t>
      </w:r>
      <w:proofErr w:type="spellEnd"/>
      <w:r w:rsidR="00B13A23" w:rsidRPr="00F25DE9">
        <w:t>. Some</w:t>
      </w:r>
      <w:r w:rsidRPr="00877316">
        <w:t xml:space="preserve"> types are excluded and not supported </w:t>
      </w:r>
      <w:r w:rsidR="001943C1" w:rsidRPr="00F25DE9">
        <w:t xml:space="preserve"> </w:t>
      </w:r>
    </w:p>
    <w:p w14:paraId="1915A0ED" w14:textId="1D1A4B3D" w:rsidR="003E6DF3" w:rsidRPr="00877316" w:rsidRDefault="003E6DF3" w:rsidP="00FD7BFD">
      <w:pPr>
        <w:pStyle w:val="ListParagraph"/>
      </w:pPr>
      <w:r w:rsidRPr="00877316">
        <w:t xml:space="preserve">CHANGED: </w:t>
      </w:r>
      <w:r w:rsidR="0026076F">
        <w:t>M</w:t>
      </w:r>
      <w:r w:rsidRPr="00877316">
        <w:t xml:space="preserve">apping rules for different serializations + schemata + example in different serializations extracted and no longer part of this specification </w:t>
      </w:r>
    </w:p>
    <w:p w14:paraId="6DCB765E" w14:textId="3C37124D" w:rsidR="003E6DF3" w:rsidRPr="006B626D" w:rsidRDefault="003E6DF3" w:rsidP="00FD7BFD">
      <w:pPr>
        <w:pStyle w:val="ListParagraph"/>
      </w:pPr>
      <w:r w:rsidRPr="00877316">
        <w:lastRenderedPageBreak/>
        <w:t xml:space="preserve">EDITORIAL: </w:t>
      </w:r>
      <w:r w:rsidR="001943C1" w:rsidRPr="006C5C0E">
        <w:t>Text</w:t>
      </w:r>
      <w:r w:rsidRPr="00877316">
        <w:t xml:space="preserve"> updated, no kind column any longer in class tables, instead notation of </w:t>
      </w:r>
      <w:proofErr w:type="spellStart"/>
      <w:r w:rsidRPr="00877316">
        <w:t>ModelReference</w:t>
      </w:r>
      <w:proofErr w:type="spellEnd"/>
      <w:r w:rsidRPr="00877316">
        <w:t>&lt;{Referable</w:t>
      </w:r>
      <w:r w:rsidR="001943C1" w:rsidRPr="006C5C0E">
        <w:t xml:space="preserve">}&gt;. </w:t>
      </w:r>
      <w:r w:rsidR="001943C1" w:rsidRPr="002670C6">
        <w:t>New</w:t>
      </w:r>
      <w:r w:rsidRPr="006B626D">
        <w:t xml:space="preserve"> table for </w:t>
      </w:r>
      <w:r w:rsidR="001943C1" w:rsidRPr="002670C6">
        <w:t>Primitives/Data Types</w:t>
      </w:r>
      <w:r w:rsidRPr="006B626D">
        <w:t xml:space="preserve"> </w:t>
      </w:r>
    </w:p>
    <w:p w14:paraId="3188DEEC" w14:textId="01CEDFBC" w:rsidR="003E6DF3" w:rsidRPr="006B626D" w:rsidRDefault="003E6DF3" w:rsidP="00FD7BFD">
      <w:pPr>
        <w:pStyle w:val="ListParagraph"/>
      </w:pPr>
      <w:r w:rsidRPr="006B626D">
        <w:t xml:space="preserve">EDITORIAL: </w:t>
      </w:r>
      <w:r w:rsidR="001943C1">
        <w:t xml:space="preserve">New </w:t>
      </w:r>
      <w:r w:rsidR="0082767B">
        <w:t>c</w:t>
      </w:r>
      <w:r w:rsidR="00881932">
        <w:t>lause</w:t>
      </w:r>
      <w:r w:rsidRPr="006B626D">
        <w:t xml:space="preserve"> "Introduction"</w:t>
      </w:r>
    </w:p>
    <w:p w14:paraId="6ADCD76D" w14:textId="7979B033" w:rsidR="003E6DF3" w:rsidRPr="00877316" w:rsidRDefault="003E6DF3" w:rsidP="00FD7BFD">
      <w:pPr>
        <w:pStyle w:val="ListParagraph"/>
      </w:pPr>
      <w:r w:rsidRPr="00877316">
        <w:t xml:space="preserve">EDITORIAL: </w:t>
      </w:r>
      <w:r w:rsidR="001943C1" w:rsidRPr="006C5C0E">
        <w:t xml:space="preserve">New </w:t>
      </w:r>
      <w:r w:rsidR="0082767B">
        <w:t>c</w:t>
      </w:r>
      <w:r w:rsidR="00881932" w:rsidRPr="006C5C0E">
        <w:t>lause</w:t>
      </w:r>
      <w:r w:rsidRPr="00877316">
        <w:t xml:space="preserve"> "Matching strategies for semantic identifiers"</w:t>
      </w:r>
    </w:p>
    <w:p w14:paraId="35416CAE" w14:textId="58433E5F" w:rsidR="003E6DF3" w:rsidRPr="00877316" w:rsidRDefault="00E805F8" w:rsidP="00FD7BFD">
      <w:pPr>
        <w:pStyle w:val="ListParagraph"/>
      </w:pPr>
      <w:r>
        <w:t xml:space="preserve">NEW: </w:t>
      </w:r>
      <w:r w:rsidR="003E6DF3" w:rsidRPr="00877316">
        <w:t>Constraints implicitly contained in text were formalized and numbered (normative)</w:t>
      </w:r>
    </w:p>
    <w:p w14:paraId="29F32142" w14:textId="365D74AF" w:rsidR="003E6DF3" w:rsidRPr="00877316" w:rsidRDefault="003E6DF3" w:rsidP="00FD7BFD">
      <w:pPr>
        <w:pStyle w:val="ListParagraph"/>
      </w:pPr>
      <w:r w:rsidRPr="00877316">
        <w:t xml:space="preserve">NEW: </w:t>
      </w:r>
      <w:r w:rsidR="003A3821" w:rsidRPr="006C5C0E">
        <w:t>Environment</w:t>
      </w:r>
      <w:r w:rsidRPr="00877316">
        <w:t xml:space="preserve"> explicitly part of UML (was part of serializations from the beginning)</w:t>
      </w:r>
    </w:p>
    <w:bookmarkEnd w:id="5497"/>
    <w:p w14:paraId="6F4FB6D8" w14:textId="6C6C4296" w:rsidR="003E6DF3" w:rsidRPr="006B626D" w:rsidRDefault="003E6DF3" w:rsidP="00FD7BFD">
      <w:pPr>
        <w:pStyle w:val="ListParagraph"/>
      </w:pPr>
      <w:r w:rsidRPr="006B626D">
        <w:t xml:space="preserve">NEW: supplemental </w:t>
      </w:r>
      <w:r w:rsidR="00F357E0">
        <w:t>Semantic</w:t>
      </w:r>
      <w:r w:rsidRPr="006B626D">
        <w:t xml:space="preserve"> IDs</w:t>
      </w:r>
    </w:p>
    <w:p w14:paraId="60265C73" w14:textId="6B503938" w:rsidR="003E6DF3" w:rsidRPr="00877316" w:rsidRDefault="003E6DF3" w:rsidP="00FD7BFD">
      <w:pPr>
        <w:pStyle w:val="ListParagraph"/>
      </w:pPr>
      <w:r w:rsidRPr="00877316">
        <w:t xml:space="preserve">NEW: </w:t>
      </w:r>
      <w:r w:rsidR="006C24C6" w:rsidRPr="006C5C0E">
        <w:t>Qualifier</w:t>
      </w:r>
      <w:r w:rsidRPr="00877316">
        <w:t>/kind (</w:t>
      </w:r>
      <w:proofErr w:type="spellStart"/>
      <w:r w:rsidRPr="00877316">
        <w:t>TemplateQualifier</w:t>
      </w:r>
      <w:proofErr w:type="spellEnd"/>
      <w:r w:rsidRPr="00877316">
        <w:t xml:space="preserve">, </w:t>
      </w:r>
      <w:proofErr w:type="spellStart"/>
      <w:r w:rsidRPr="00877316">
        <w:t>ConceptQualifier</w:t>
      </w:r>
      <w:proofErr w:type="spellEnd"/>
      <w:r w:rsidRPr="00877316">
        <w:t xml:space="preserve">, </w:t>
      </w:r>
      <w:proofErr w:type="spellStart"/>
      <w:r w:rsidRPr="00877316">
        <w:t>ValueQualifier</w:t>
      </w:r>
      <w:proofErr w:type="spellEnd"/>
      <w:r w:rsidRPr="00877316">
        <w:t>)</w:t>
      </w:r>
    </w:p>
    <w:p w14:paraId="3AB59BD8" w14:textId="77777777" w:rsidR="003E6DF3" w:rsidRPr="00877316" w:rsidRDefault="003E6DF3" w:rsidP="003E6DF3">
      <w:pPr>
        <w:keepNext/>
        <w:rPr>
          <w:lang w:val="en-US"/>
        </w:rPr>
      </w:pPr>
    </w:p>
    <w:p w14:paraId="64286ECE" w14:textId="77777777" w:rsidR="003E6DF3" w:rsidRPr="006B626D" w:rsidRDefault="003E6DF3" w:rsidP="003E6DF3">
      <w:pPr>
        <w:keepNext/>
        <w:rPr>
          <w:lang w:val="en-US"/>
        </w:rPr>
      </w:pPr>
      <w:r w:rsidRPr="006B626D">
        <w:rPr>
          <w:lang w:val="en-US"/>
        </w:rPr>
        <w:t>Bugfixes:</w:t>
      </w:r>
    </w:p>
    <w:p w14:paraId="7E2FBDA8" w14:textId="77777777" w:rsidR="003E6DF3" w:rsidRPr="00877316" w:rsidRDefault="003E6DF3" w:rsidP="00FD7BFD">
      <w:pPr>
        <w:pStyle w:val="ListParagraph"/>
      </w:pPr>
      <w:r w:rsidRPr="00877316">
        <w:t xml:space="preserve">bugfix annotation </w:t>
      </w:r>
      <w:proofErr w:type="spellStart"/>
      <w:r w:rsidRPr="00877316">
        <w:t>AnnotatedRelationship</w:t>
      </w:r>
      <w:proofErr w:type="spellEnd"/>
      <w:r w:rsidRPr="00877316">
        <w:t xml:space="preserve"> is of type </w:t>
      </w:r>
      <w:proofErr w:type="spellStart"/>
      <w:r w:rsidRPr="00877316">
        <w:t>aggr</w:t>
      </w:r>
      <w:proofErr w:type="spellEnd"/>
      <w:r w:rsidRPr="00877316">
        <w:t xml:space="preserve"> and not ref* (diagram was correct)</w:t>
      </w:r>
    </w:p>
    <w:p w14:paraId="088BDAA8" w14:textId="77777777" w:rsidR="003E6DF3" w:rsidRPr="00877316" w:rsidRDefault="003E6DF3" w:rsidP="00FD7BFD">
      <w:pPr>
        <w:pStyle w:val="ListParagraph"/>
      </w:pPr>
      <w:r w:rsidRPr="00877316">
        <w:t xml:space="preserve">bugfix specification of </w:t>
      </w:r>
      <w:proofErr w:type="spellStart"/>
      <w:r w:rsidRPr="00877316">
        <w:t>ValueList</w:t>
      </w:r>
      <w:proofErr w:type="spellEnd"/>
      <w:r w:rsidRPr="00877316">
        <w:t xml:space="preserve"> and </w:t>
      </w:r>
      <w:proofErr w:type="spellStart"/>
      <w:r w:rsidRPr="00877316">
        <w:t>ValueReferencePairType</w:t>
      </w:r>
      <w:proofErr w:type="spellEnd"/>
      <w:r w:rsidRPr="00877316">
        <w:t>, no data types, normal classes</w:t>
      </w:r>
    </w:p>
    <w:p w14:paraId="785025FC" w14:textId="77777777" w:rsidR="003E6DF3" w:rsidRPr="00877316" w:rsidRDefault="003E6DF3" w:rsidP="00FD7BFD">
      <w:pPr>
        <w:pStyle w:val="ListParagraph"/>
      </w:pPr>
      <w:r w:rsidRPr="00877316">
        <w:t xml:space="preserve">bugfix table specifications </w:t>
      </w:r>
      <w:proofErr w:type="spellStart"/>
      <w:r w:rsidRPr="00877316">
        <w:t>w.r.t.</w:t>
      </w:r>
      <w:proofErr w:type="spellEnd"/>
      <w:r w:rsidRPr="00877316">
        <w:t xml:space="preserve"> kind of attribute (from </w:t>
      </w:r>
      <w:proofErr w:type="spellStart"/>
      <w:r w:rsidRPr="00877316">
        <w:t>aggr</w:t>
      </w:r>
      <w:proofErr w:type="spellEnd"/>
      <w:r w:rsidRPr="00877316">
        <w:t xml:space="preserve"> to </w:t>
      </w:r>
      <w:proofErr w:type="spellStart"/>
      <w:r w:rsidRPr="00877316">
        <w:t>attr</w:t>
      </w:r>
      <w:proofErr w:type="spellEnd"/>
      <w:r w:rsidRPr="00877316">
        <w:t xml:space="preserve"> – column kind was removed, see above)</w:t>
      </w:r>
    </w:p>
    <w:p w14:paraId="35CE3546" w14:textId="77777777" w:rsidR="003E6DF3" w:rsidRPr="00877316" w:rsidRDefault="003E6DF3" w:rsidP="00FD7BFD">
      <w:pPr>
        <w:pStyle w:val="ListParagraph"/>
      </w:pPr>
      <w:r w:rsidRPr="00877316">
        <w:t xml:space="preserve">bugfix data type specification </w:t>
      </w:r>
      <w:proofErr w:type="spellStart"/>
      <w:r w:rsidRPr="00877316">
        <w:t>LangStringSet</w:t>
      </w:r>
      <w:proofErr w:type="spellEnd"/>
      <w:r w:rsidRPr="00877316">
        <w:t xml:space="preserve"> (no diagram and table any longer)</w:t>
      </w:r>
    </w:p>
    <w:p w14:paraId="42DE9AAB" w14:textId="6797BE78" w:rsidR="003E6DF3" w:rsidRPr="006B626D" w:rsidRDefault="003E6DF3" w:rsidP="00FD7BFD">
      <w:pPr>
        <w:pStyle w:val="ListParagraph"/>
      </w:pPr>
      <w:r w:rsidRPr="00877316">
        <w:t xml:space="preserve">bugfix enumeration </w:t>
      </w:r>
      <w:proofErr w:type="spellStart"/>
      <w:r w:rsidRPr="00877316">
        <w:t>ReferableElements</w:t>
      </w:r>
      <w:proofErr w:type="spellEnd"/>
      <w:r w:rsidRPr="00877316">
        <w:t xml:space="preserve">, no </w:t>
      </w:r>
      <w:proofErr w:type="spellStart"/>
      <w:r w:rsidRPr="00877316">
        <w:t>ConceptDictionary</w:t>
      </w:r>
      <w:proofErr w:type="spellEnd"/>
      <w:r w:rsidRPr="00877316">
        <w:t xml:space="preserve"> any longer + new elements like new </w:t>
      </w:r>
      <w:proofErr w:type="spellStart"/>
      <w:r w:rsidRPr="00877316">
        <w:t>submodel</w:t>
      </w:r>
      <w:proofErr w:type="spellEnd"/>
      <w:r w:rsidRPr="00877316">
        <w:t xml:space="preserve"> elements </w:t>
      </w:r>
      <w:proofErr w:type="spellStart"/>
      <w:r w:rsidRPr="00877316">
        <w:t>SubmodelElementList</w:t>
      </w:r>
      <w:proofErr w:type="spellEnd"/>
      <w:r w:rsidRPr="00877316">
        <w:t xml:space="preserve"> added. </w:t>
      </w:r>
      <w:r w:rsidRPr="006B626D">
        <w:t xml:space="preserve">Note: </w:t>
      </w:r>
      <w:proofErr w:type="spellStart"/>
      <w:r w:rsidRPr="006B626D">
        <w:t>ReferableElements</w:t>
      </w:r>
      <w:proofErr w:type="spellEnd"/>
      <w:r w:rsidRPr="006B626D">
        <w:t xml:space="preserve"> was substituted by </w:t>
      </w:r>
      <w:proofErr w:type="spellStart"/>
      <w:r w:rsidRPr="006B626D">
        <w:t>AasSubmodelElements</w:t>
      </w:r>
      <w:proofErr w:type="spellEnd"/>
      <w:r w:rsidRPr="006B626D">
        <w:t xml:space="preserve"> and </w:t>
      </w:r>
      <w:proofErr w:type="spellStart"/>
      <w:r w:rsidRPr="006B626D">
        <w:t>Aas</w:t>
      </w:r>
      <w:proofErr w:type="spellEnd"/>
      <w:r w:rsidRPr="006B626D">
        <w:t xml:space="preserve"> </w:t>
      </w:r>
      <w:proofErr w:type="spellStart"/>
      <w:r w:rsidR="00D46D57">
        <w:t>Identifiables</w:t>
      </w:r>
      <w:proofErr w:type="spellEnd"/>
      <w:r w:rsidRPr="006B626D">
        <w:t xml:space="preserve">. </w:t>
      </w:r>
    </w:p>
    <w:p w14:paraId="70E05C99" w14:textId="4C769E00" w:rsidR="003E6DF3" w:rsidRPr="00877316" w:rsidRDefault="003E6DF3" w:rsidP="00FD7BFD">
      <w:pPr>
        <w:pStyle w:val="ListParagraph"/>
      </w:pPr>
      <w:r w:rsidRPr="00877316">
        <w:t>Entity/</w:t>
      </w:r>
      <w:proofErr w:type="spellStart"/>
      <w:r w:rsidRPr="00877316">
        <w:t>globalAssetId</w:t>
      </w:r>
      <w:proofErr w:type="spellEnd"/>
      <w:r w:rsidRPr="00877316">
        <w:t xml:space="preserve"> diagram (table was correct): </w:t>
      </w:r>
      <w:r w:rsidR="001943C1" w:rsidRPr="006C5C0E">
        <w:rPr>
          <w:color w:val="000000"/>
        </w:rPr>
        <w:t>Type</w:t>
      </w:r>
      <w:r w:rsidRPr="006B626D">
        <w:t xml:space="preserve"> change from reference of </w:t>
      </w:r>
      <w:r w:rsidR="001943C1" w:rsidRPr="006C5C0E">
        <w:rPr>
          <w:color w:val="000000"/>
        </w:rPr>
        <w:t>Reference</w:t>
      </w:r>
      <w:r w:rsidRPr="006B626D">
        <w:t xml:space="preserve">* to </w:t>
      </w:r>
      <w:r w:rsidR="001943C1" w:rsidRPr="006C5C0E">
        <w:rPr>
          <w:color w:val="000000"/>
        </w:rPr>
        <w:t>Reference</w:t>
      </w:r>
    </w:p>
    <w:p w14:paraId="7D6B99F1" w14:textId="4A54809A" w:rsidR="001943C1" w:rsidRDefault="001943C1" w:rsidP="00110904">
      <w:pPr>
        <w:pStyle w:val="Caption"/>
      </w:pPr>
      <w:bookmarkStart w:id="5498" w:name="_Toc125537794"/>
      <w:r w:rsidRPr="00CE25AF">
        <w:t xml:space="preserve">Table </w:t>
      </w:r>
      <w:r w:rsidR="007B4CE4" w:rsidRPr="00CE25AF">
        <w:fldChar w:fldCharType="begin"/>
      </w:r>
      <w:r w:rsidR="007B4CE4" w:rsidRPr="00CE25AF">
        <w:instrText xml:space="preserve"> SEQ Table \* ARABIC </w:instrText>
      </w:r>
      <w:r w:rsidR="007B4CE4" w:rsidRPr="00CE25AF">
        <w:fldChar w:fldCharType="separate"/>
      </w:r>
      <w:r w:rsidR="00F511DE">
        <w:rPr>
          <w:noProof/>
        </w:rPr>
        <w:t>19</w:t>
      </w:r>
      <w:r w:rsidR="007B4CE4" w:rsidRPr="00CE25AF">
        <w:fldChar w:fldCharType="end"/>
      </w:r>
      <w:r w:rsidRPr="00CE25AF">
        <w:t xml:space="preserve"> Changes w/o Security</w:t>
      </w:r>
      <w:bookmarkEnd w:id="5498"/>
    </w:p>
    <w:tbl>
      <w:tblPr>
        <w:tblStyle w:val="TableGrid"/>
        <w:tblW w:w="9629"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540"/>
        <w:gridCol w:w="4229"/>
        <w:gridCol w:w="4860"/>
      </w:tblGrid>
      <w:tr w:rsidR="003E6DF3" w:rsidRPr="00877316" w14:paraId="230CA069" w14:textId="77777777" w:rsidTr="00D255DF">
        <w:trPr>
          <w:tblHeader/>
        </w:trPr>
        <w:tc>
          <w:tcPr>
            <w:tcW w:w="540" w:type="dxa"/>
          </w:tcPr>
          <w:p w14:paraId="4FE5C1AC" w14:textId="77777777" w:rsidR="003E6DF3" w:rsidRPr="006B626D" w:rsidRDefault="003E6DF3" w:rsidP="00D255DF">
            <w:pPr>
              <w:keepNext/>
              <w:keepLines/>
              <w:rPr>
                <w:lang w:val="en-US"/>
              </w:rPr>
            </w:pPr>
            <w:proofErr w:type="spellStart"/>
            <w:r w:rsidRPr="006B626D">
              <w:rPr>
                <w:b/>
                <w:lang w:val="en-US"/>
              </w:rPr>
              <w:t>nc</w:t>
            </w:r>
            <w:proofErr w:type="spellEnd"/>
          </w:p>
        </w:tc>
        <w:tc>
          <w:tcPr>
            <w:tcW w:w="4229" w:type="dxa"/>
          </w:tcPr>
          <w:p w14:paraId="3C43C80A" w14:textId="77777777" w:rsidR="003E6DF3" w:rsidRPr="006B626D" w:rsidRDefault="003E6DF3" w:rsidP="00D255DF">
            <w:pPr>
              <w:keepNext/>
              <w:keepLines/>
              <w:rPr>
                <w:lang w:val="en-US"/>
              </w:rPr>
            </w:pPr>
            <w:r w:rsidRPr="006B626D">
              <w:rPr>
                <w:b/>
                <w:lang w:val="en-US"/>
              </w:rPr>
              <w:t xml:space="preserve">V3.0RC02 Change </w:t>
            </w:r>
            <w:proofErr w:type="spellStart"/>
            <w:r w:rsidRPr="006B626D">
              <w:rPr>
                <w:b/>
                <w:lang w:val="en-US"/>
              </w:rPr>
              <w:t>w.r.t.</w:t>
            </w:r>
            <w:proofErr w:type="spellEnd"/>
            <w:r w:rsidRPr="006B626D">
              <w:rPr>
                <w:b/>
                <w:lang w:val="en-US"/>
              </w:rPr>
              <w:t xml:space="preserve"> V2.0.1</w:t>
            </w:r>
          </w:p>
        </w:tc>
        <w:tc>
          <w:tcPr>
            <w:tcW w:w="4860" w:type="dxa"/>
          </w:tcPr>
          <w:p w14:paraId="0F5DF855" w14:textId="77777777" w:rsidR="003E6DF3" w:rsidRPr="006B626D" w:rsidRDefault="003E6DF3" w:rsidP="00D255DF">
            <w:pPr>
              <w:keepNext/>
              <w:keepLines/>
              <w:rPr>
                <w:lang w:val="en-US"/>
              </w:rPr>
            </w:pPr>
            <w:r w:rsidRPr="006B626D">
              <w:rPr>
                <w:b/>
                <w:lang w:val="en-US"/>
              </w:rPr>
              <w:t>Comment</w:t>
            </w:r>
          </w:p>
        </w:tc>
      </w:tr>
      <w:tr w:rsidR="003E6DF3" w:rsidRPr="00877316" w14:paraId="58FA4B70" w14:textId="77777777" w:rsidTr="00D255DF">
        <w:tc>
          <w:tcPr>
            <w:tcW w:w="540" w:type="dxa"/>
            <w:vAlign w:val="center"/>
          </w:tcPr>
          <w:p w14:paraId="36729338" w14:textId="77777777" w:rsidR="003E6DF3" w:rsidRPr="006B626D" w:rsidRDefault="003E6DF3" w:rsidP="00D255DF">
            <w:pPr>
              <w:rPr>
                <w:lang w:val="en-US"/>
              </w:rPr>
            </w:pPr>
          </w:p>
        </w:tc>
        <w:tc>
          <w:tcPr>
            <w:tcW w:w="4229" w:type="dxa"/>
            <w:vAlign w:val="center"/>
          </w:tcPr>
          <w:p w14:paraId="64869239" w14:textId="77777777" w:rsidR="003E6DF3" w:rsidRPr="006B626D" w:rsidRDefault="003E6DF3" w:rsidP="00D255DF">
            <w:pPr>
              <w:rPr>
                <w:lang w:val="en-US"/>
              </w:rPr>
            </w:pPr>
            <w:proofErr w:type="spellStart"/>
            <w:r w:rsidRPr="006B626D">
              <w:rPr>
                <w:lang w:val="en-US"/>
              </w:rPr>
              <w:t>AdministrativeInformation</w:t>
            </w:r>
            <w:proofErr w:type="spellEnd"/>
          </w:p>
        </w:tc>
        <w:tc>
          <w:tcPr>
            <w:tcW w:w="4860" w:type="dxa"/>
            <w:vAlign w:val="center"/>
          </w:tcPr>
          <w:p w14:paraId="19A48E78" w14:textId="175DA964" w:rsidR="003E6DF3" w:rsidRPr="006B626D" w:rsidRDefault="003E6DF3" w:rsidP="00D255DF">
            <w:pPr>
              <w:jc w:val="left"/>
              <w:rPr>
                <w:lang w:val="en-US"/>
              </w:rPr>
            </w:pPr>
            <w:r w:rsidRPr="006B626D">
              <w:rPr>
                <w:lang w:val="en-US"/>
              </w:rPr>
              <w:t xml:space="preserve">Bugfix: </w:t>
            </w:r>
            <w:r w:rsidR="0026076F">
              <w:t>S</w:t>
            </w:r>
            <w:proofErr w:type="spellStart"/>
            <w:r w:rsidRPr="00877316">
              <w:rPr>
                <w:lang w:val="en-US"/>
              </w:rPr>
              <w:t>tereotype</w:t>
            </w:r>
            <w:proofErr w:type="spellEnd"/>
            <w:r w:rsidRPr="006B626D">
              <w:rPr>
                <w:lang w:val="en-US"/>
              </w:rPr>
              <w:t xml:space="preserve"> "</w:t>
            </w:r>
            <w:proofErr w:type="spellStart"/>
            <w:r w:rsidRPr="006B626D">
              <w:rPr>
                <w:lang w:val="en-US"/>
              </w:rPr>
              <w:t>DataType</w:t>
            </w:r>
            <w:proofErr w:type="spellEnd"/>
            <w:r w:rsidRPr="006B626D">
              <w:rPr>
                <w:lang w:val="en-US"/>
              </w:rPr>
              <w:t>"</w:t>
            </w:r>
            <w:r w:rsidRPr="00877316">
              <w:rPr>
                <w:lang w:val="en-US"/>
              </w:rPr>
              <w:t xml:space="preserve"> added</w:t>
            </w:r>
          </w:p>
        </w:tc>
      </w:tr>
      <w:tr w:rsidR="003E6DF3" w:rsidRPr="00F0151A" w14:paraId="051872D6" w14:textId="77777777" w:rsidTr="00D255DF">
        <w:tc>
          <w:tcPr>
            <w:tcW w:w="540" w:type="dxa"/>
            <w:vAlign w:val="center"/>
          </w:tcPr>
          <w:p w14:paraId="152CEA39" w14:textId="77777777" w:rsidR="003E6DF3" w:rsidRPr="006B626D" w:rsidRDefault="003E6DF3" w:rsidP="00D255DF">
            <w:pPr>
              <w:rPr>
                <w:lang w:val="en-US"/>
              </w:rPr>
            </w:pPr>
          </w:p>
        </w:tc>
        <w:tc>
          <w:tcPr>
            <w:tcW w:w="4229" w:type="dxa"/>
            <w:vAlign w:val="center"/>
          </w:tcPr>
          <w:p w14:paraId="77223AB6" w14:textId="77777777" w:rsidR="003E6DF3" w:rsidRPr="006B626D" w:rsidRDefault="003E6DF3" w:rsidP="00D255DF">
            <w:pPr>
              <w:rPr>
                <w:lang w:val="en-US"/>
              </w:rPr>
            </w:pPr>
            <w:proofErr w:type="spellStart"/>
            <w:r w:rsidRPr="006B626D">
              <w:rPr>
                <w:lang w:val="en-US"/>
              </w:rPr>
              <w:t>AnnotatedRelationship</w:t>
            </w:r>
            <w:proofErr w:type="spellEnd"/>
            <w:r w:rsidRPr="006B626D">
              <w:rPr>
                <w:lang w:val="en-US"/>
              </w:rPr>
              <w:t>/annotation</w:t>
            </w:r>
          </w:p>
        </w:tc>
        <w:tc>
          <w:tcPr>
            <w:tcW w:w="4860" w:type="dxa"/>
            <w:vAlign w:val="center"/>
          </w:tcPr>
          <w:p w14:paraId="7733462F" w14:textId="532EBC5D" w:rsidR="003E6DF3" w:rsidRPr="00877316" w:rsidRDefault="003E6DF3" w:rsidP="00D255DF">
            <w:pPr>
              <w:jc w:val="left"/>
              <w:rPr>
                <w:lang w:val="en-US"/>
              </w:rPr>
            </w:pPr>
            <w:r w:rsidRPr="00877316">
              <w:rPr>
                <w:lang w:val="en-US"/>
              </w:rPr>
              <w:t xml:space="preserve">Bugfix: </w:t>
            </w:r>
            <w:r w:rsidR="001943C1" w:rsidRPr="00845EB7">
              <w:rPr>
                <w:lang w:val="en-US"/>
              </w:rPr>
              <w:t>Type</w:t>
            </w:r>
            <w:r w:rsidRPr="00877316">
              <w:rPr>
                <w:lang w:val="en-US"/>
              </w:rPr>
              <w:t xml:space="preserve"> changed from </w:t>
            </w:r>
            <w:proofErr w:type="spellStart"/>
            <w:r w:rsidRPr="00877316">
              <w:rPr>
                <w:lang w:val="en-US"/>
              </w:rPr>
              <w:t>ModelReference</w:t>
            </w:r>
            <w:proofErr w:type="spellEnd"/>
            <w:r w:rsidRPr="00877316">
              <w:rPr>
                <w:lang w:val="en-US"/>
              </w:rPr>
              <w:t>&lt;</w:t>
            </w:r>
            <w:proofErr w:type="spellStart"/>
            <w:r w:rsidRPr="00877316">
              <w:rPr>
                <w:lang w:val="en-US"/>
              </w:rPr>
              <w:t>DataElement</w:t>
            </w:r>
            <w:proofErr w:type="spellEnd"/>
            <w:r w:rsidRPr="00877316">
              <w:rPr>
                <w:lang w:val="en-US"/>
              </w:rPr>
              <w:t xml:space="preserve">&gt; to </w:t>
            </w:r>
            <w:proofErr w:type="spellStart"/>
            <w:r w:rsidRPr="00877316">
              <w:rPr>
                <w:lang w:val="en-US"/>
              </w:rPr>
              <w:t>DataElement</w:t>
            </w:r>
            <w:proofErr w:type="spellEnd"/>
          </w:p>
        </w:tc>
      </w:tr>
      <w:tr w:rsidR="003E6DF3" w:rsidRPr="00F0151A" w14:paraId="5FBED921" w14:textId="77777777" w:rsidTr="00D255DF">
        <w:tc>
          <w:tcPr>
            <w:tcW w:w="540" w:type="dxa"/>
          </w:tcPr>
          <w:p w14:paraId="15FA35AA" w14:textId="77777777" w:rsidR="003E6DF3" w:rsidRPr="00877316" w:rsidRDefault="003E6DF3" w:rsidP="00D255DF">
            <w:pPr>
              <w:rPr>
                <w:lang w:val="en-US"/>
              </w:rPr>
            </w:pPr>
          </w:p>
        </w:tc>
        <w:tc>
          <w:tcPr>
            <w:tcW w:w="4229" w:type="dxa"/>
          </w:tcPr>
          <w:p w14:paraId="3AE97DE5" w14:textId="77777777" w:rsidR="003E6DF3" w:rsidRPr="006B626D" w:rsidRDefault="003E6DF3" w:rsidP="00D255DF">
            <w:pPr>
              <w:rPr>
                <w:lang w:val="en-US"/>
              </w:rPr>
            </w:pPr>
            <w:proofErr w:type="spellStart"/>
            <w:r w:rsidRPr="006B626D">
              <w:rPr>
                <w:lang w:val="en-US"/>
              </w:rPr>
              <w:t>anySimpleTypeDef</w:t>
            </w:r>
            <w:proofErr w:type="spellEnd"/>
          </w:p>
        </w:tc>
        <w:tc>
          <w:tcPr>
            <w:tcW w:w="4860" w:type="dxa"/>
          </w:tcPr>
          <w:p w14:paraId="2A8F8A71" w14:textId="59A905AE" w:rsidR="003E6DF3" w:rsidRPr="00877316" w:rsidRDefault="003E6DF3" w:rsidP="00D255DF">
            <w:pPr>
              <w:jc w:val="left"/>
              <w:rPr>
                <w:lang w:val="en-US"/>
              </w:rPr>
            </w:pPr>
            <w:r w:rsidRPr="00877316">
              <w:rPr>
                <w:lang w:val="en-US"/>
              </w:rPr>
              <w:t>Type removed, was no longer used in any class definition, was mentioned in text only</w:t>
            </w:r>
          </w:p>
        </w:tc>
      </w:tr>
      <w:tr w:rsidR="003E6DF3" w:rsidRPr="00F0151A" w14:paraId="274C6C63" w14:textId="77777777" w:rsidTr="00D255DF">
        <w:tc>
          <w:tcPr>
            <w:tcW w:w="540" w:type="dxa"/>
            <w:vAlign w:val="center"/>
          </w:tcPr>
          <w:p w14:paraId="379CBD27" w14:textId="77777777" w:rsidR="003E6DF3" w:rsidRPr="006B626D" w:rsidRDefault="003E6DF3" w:rsidP="00D255DF">
            <w:pPr>
              <w:rPr>
                <w:lang w:val="en-US"/>
              </w:rPr>
            </w:pPr>
            <w:r w:rsidRPr="006B626D">
              <w:rPr>
                <w:lang w:val="en-US"/>
              </w:rPr>
              <w:t>x</w:t>
            </w:r>
          </w:p>
        </w:tc>
        <w:tc>
          <w:tcPr>
            <w:tcW w:w="4229" w:type="dxa"/>
            <w:vAlign w:val="center"/>
          </w:tcPr>
          <w:p w14:paraId="131145CE" w14:textId="77777777" w:rsidR="003E6DF3" w:rsidRPr="006B626D" w:rsidRDefault="003E6DF3" w:rsidP="00D255DF">
            <w:pPr>
              <w:rPr>
                <w:lang w:val="en-US"/>
              </w:rPr>
            </w:pPr>
            <w:r w:rsidRPr="006B626D">
              <w:rPr>
                <w:lang w:val="en-US"/>
              </w:rPr>
              <w:t>Asset</w:t>
            </w:r>
          </w:p>
        </w:tc>
        <w:tc>
          <w:tcPr>
            <w:tcW w:w="4860" w:type="dxa"/>
            <w:vAlign w:val="center"/>
          </w:tcPr>
          <w:p w14:paraId="18AFB200" w14:textId="77777777" w:rsidR="003E6DF3" w:rsidRPr="00877316" w:rsidRDefault="003E6DF3" w:rsidP="00D255DF">
            <w:pPr>
              <w:jc w:val="left"/>
              <w:rPr>
                <w:lang w:val="en-US"/>
              </w:rPr>
            </w:pPr>
            <w:r w:rsidRPr="00877316">
              <w:rPr>
                <w:lang w:val="en-US"/>
              </w:rPr>
              <w:t xml:space="preserve">Removed, asset referenced via </w:t>
            </w:r>
            <w:proofErr w:type="spellStart"/>
            <w:r w:rsidRPr="00877316">
              <w:rPr>
                <w:lang w:val="en-US"/>
              </w:rPr>
              <w:t>AssetInformation</w:t>
            </w:r>
            <w:proofErr w:type="spellEnd"/>
            <w:r w:rsidRPr="00877316">
              <w:rPr>
                <w:lang w:val="en-US"/>
              </w:rPr>
              <w:t>/</w:t>
            </w:r>
            <w:proofErr w:type="spellStart"/>
            <w:r w:rsidRPr="00877316">
              <w:rPr>
                <w:lang w:val="en-US"/>
              </w:rPr>
              <w:t>globalAssetId</w:t>
            </w:r>
            <w:proofErr w:type="spellEnd"/>
            <w:r w:rsidRPr="00877316">
              <w:rPr>
                <w:lang w:val="en-US"/>
              </w:rPr>
              <w:t xml:space="preserve"> only</w:t>
            </w:r>
          </w:p>
        </w:tc>
      </w:tr>
      <w:tr w:rsidR="003E6DF3" w:rsidRPr="00F0151A" w14:paraId="72901FBA" w14:textId="77777777" w:rsidTr="00D255DF">
        <w:tc>
          <w:tcPr>
            <w:tcW w:w="540" w:type="dxa"/>
          </w:tcPr>
          <w:p w14:paraId="39E6E942" w14:textId="77777777" w:rsidR="003E6DF3" w:rsidRPr="006B626D" w:rsidRDefault="003E6DF3" w:rsidP="00D255DF">
            <w:pPr>
              <w:rPr>
                <w:lang w:val="en-US"/>
              </w:rPr>
            </w:pPr>
            <w:r w:rsidRPr="006B626D">
              <w:rPr>
                <w:lang w:val="en-US"/>
              </w:rPr>
              <w:t>x</w:t>
            </w:r>
          </w:p>
        </w:tc>
        <w:tc>
          <w:tcPr>
            <w:tcW w:w="4229" w:type="dxa"/>
          </w:tcPr>
          <w:p w14:paraId="6A8F53E7" w14:textId="77777777" w:rsidR="003E6DF3" w:rsidRPr="006B626D" w:rsidRDefault="003E6DF3" w:rsidP="00D255DF">
            <w:pPr>
              <w:rPr>
                <w:lang w:val="en-US"/>
              </w:rPr>
            </w:pPr>
            <w:proofErr w:type="spellStart"/>
            <w:r w:rsidRPr="006B626D">
              <w:rPr>
                <w:lang w:val="en-US"/>
              </w:rPr>
              <w:t>AssetAdministrationShell</w:t>
            </w:r>
            <w:proofErr w:type="spellEnd"/>
            <w:r w:rsidRPr="006B626D">
              <w:rPr>
                <w:lang w:val="en-US"/>
              </w:rPr>
              <w:t>/asset</w:t>
            </w:r>
          </w:p>
        </w:tc>
        <w:tc>
          <w:tcPr>
            <w:tcW w:w="4860" w:type="dxa"/>
          </w:tcPr>
          <w:p w14:paraId="1792B756" w14:textId="15C79613" w:rsidR="003E6DF3" w:rsidRPr="00877316" w:rsidRDefault="003E6DF3" w:rsidP="00D255DF">
            <w:pPr>
              <w:jc w:val="left"/>
              <w:rPr>
                <w:lang w:val="en-US"/>
              </w:rPr>
            </w:pPr>
            <w:r w:rsidRPr="00877316">
              <w:rPr>
                <w:lang w:val="en-US"/>
              </w:rPr>
              <w:t xml:space="preserve">Removed, substituted by </w:t>
            </w:r>
            <w:proofErr w:type="spellStart"/>
            <w:r w:rsidRPr="00877316">
              <w:rPr>
                <w:lang w:val="en-US"/>
              </w:rPr>
              <w:t>AssetAdministrationShell</w:t>
            </w:r>
            <w:proofErr w:type="spellEnd"/>
            <w:r w:rsidRPr="00877316">
              <w:rPr>
                <w:lang w:val="en-US"/>
              </w:rPr>
              <w:t>/</w:t>
            </w:r>
            <w:proofErr w:type="spellStart"/>
            <w:r w:rsidRPr="00877316">
              <w:rPr>
                <w:lang w:val="en-US"/>
              </w:rPr>
              <w:t>assetInformation</w:t>
            </w:r>
            <w:proofErr w:type="spellEnd"/>
            <w:r w:rsidRPr="00877316">
              <w:rPr>
                <w:lang w:val="en-US"/>
              </w:rPr>
              <w:t xml:space="preserve"> (no reference any longer, instead now aggregation)</w:t>
            </w:r>
          </w:p>
        </w:tc>
      </w:tr>
      <w:tr w:rsidR="003E6DF3" w:rsidRPr="00877316" w14:paraId="37D789CF" w14:textId="77777777" w:rsidTr="00D255DF">
        <w:tc>
          <w:tcPr>
            <w:tcW w:w="540" w:type="dxa"/>
          </w:tcPr>
          <w:p w14:paraId="1E1E1956" w14:textId="77777777" w:rsidR="003E6DF3" w:rsidRPr="006B626D" w:rsidRDefault="003E6DF3" w:rsidP="00D255DF">
            <w:pPr>
              <w:rPr>
                <w:lang w:val="en-US"/>
              </w:rPr>
            </w:pPr>
            <w:r w:rsidRPr="006B626D">
              <w:rPr>
                <w:lang w:val="en-US"/>
              </w:rPr>
              <w:t>x</w:t>
            </w:r>
          </w:p>
        </w:tc>
        <w:tc>
          <w:tcPr>
            <w:tcW w:w="4229" w:type="dxa"/>
          </w:tcPr>
          <w:p w14:paraId="03BEA7FA" w14:textId="77777777" w:rsidR="003E6DF3" w:rsidRPr="006B626D" w:rsidRDefault="003E6DF3" w:rsidP="00D255DF">
            <w:pPr>
              <w:rPr>
                <w:lang w:val="en-US"/>
              </w:rPr>
            </w:pPr>
            <w:proofErr w:type="spellStart"/>
            <w:r w:rsidRPr="006B626D">
              <w:rPr>
                <w:lang w:val="en-US"/>
              </w:rPr>
              <w:t>AssetAdministrationShell</w:t>
            </w:r>
            <w:proofErr w:type="spellEnd"/>
            <w:r w:rsidRPr="006B626D">
              <w:rPr>
                <w:lang w:val="en-US"/>
              </w:rPr>
              <w:t>/</w:t>
            </w:r>
            <w:proofErr w:type="spellStart"/>
            <w:r w:rsidRPr="006B626D">
              <w:rPr>
                <w:lang w:val="en-US"/>
              </w:rPr>
              <w:t>conceptDictionaries</w:t>
            </w:r>
            <w:proofErr w:type="spellEnd"/>
          </w:p>
        </w:tc>
        <w:tc>
          <w:tcPr>
            <w:tcW w:w="4860" w:type="dxa"/>
          </w:tcPr>
          <w:p w14:paraId="443EC9FB" w14:textId="77777777" w:rsidR="003E6DF3" w:rsidRPr="006B626D" w:rsidRDefault="003E6DF3" w:rsidP="00D255DF">
            <w:pPr>
              <w:jc w:val="left"/>
              <w:rPr>
                <w:lang w:val="en-US"/>
              </w:rPr>
            </w:pPr>
            <w:r w:rsidRPr="006B626D">
              <w:rPr>
                <w:lang w:val="en-US"/>
              </w:rPr>
              <w:t>Removed</w:t>
            </w:r>
          </w:p>
        </w:tc>
      </w:tr>
      <w:tr w:rsidR="003E6DF3" w:rsidRPr="0026076F" w14:paraId="2A824559" w14:textId="77777777" w:rsidTr="00D255DF">
        <w:tc>
          <w:tcPr>
            <w:tcW w:w="540" w:type="dxa"/>
            <w:vAlign w:val="center"/>
          </w:tcPr>
          <w:p w14:paraId="62CEAC0E" w14:textId="77777777" w:rsidR="003E6DF3" w:rsidRPr="006B626D" w:rsidRDefault="003E6DF3" w:rsidP="00D255DF">
            <w:pPr>
              <w:rPr>
                <w:lang w:val="en-US"/>
              </w:rPr>
            </w:pPr>
            <w:r w:rsidRPr="006B626D">
              <w:rPr>
                <w:lang w:val="en-US"/>
              </w:rPr>
              <w:t>x</w:t>
            </w:r>
          </w:p>
        </w:tc>
        <w:tc>
          <w:tcPr>
            <w:tcW w:w="4229" w:type="dxa"/>
            <w:vAlign w:val="center"/>
          </w:tcPr>
          <w:p w14:paraId="2DAB7778" w14:textId="77777777" w:rsidR="003E6DF3" w:rsidRPr="006B626D" w:rsidRDefault="003E6DF3" w:rsidP="00D255DF">
            <w:pPr>
              <w:rPr>
                <w:lang w:val="en-US"/>
              </w:rPr>
            </w:pPr>
            <w:proofErr w:type="spellStart"/>
            <w:r w:rsidRPr="006B626D">
              <w:rPr>
                <w:lang w:val="en-US"/>
              </w:rPr>
              <w:t>AssetAdministrationShell</w:t>
            </w:r>
            <w:proofErr w:type="spellEnd"/>
            <w:r w:rsidRPr="006B626D">
              <w:rPr>
                <w:lang w:val="en-US"/>
              </w:rPr>
              <w:t>/security</w:t>
            </w:r>
          </w:p>
        </w:tc>
        <w:tc>
          <w:tcPr>
            <w:tcW w:w="4860" w:type="dxa"/>
            <w:vAlign w:val="center"/>
          </w:tcPr>
          <w:p w14:paraId="2612FD07" w14:textId="77777777" w:rsidR="003E6DF3" w:rsidRPr="00877316" w:rsidRDefault="003E6DF3" w:rsidP="00D255DF">
            <w:pPr>
              <w:jc w:val="left"/>
              <w:rPr>
                <w:lang w:val="en-US"/>
              </w:rPr>
            </w:pPr>
            <w:r w:rsidRPr="00877316">
              <w:rPr>
                <w:lang w:val="en-US"/>
              </w:rPr>
              <w:t>Removed</w:t>
            </w:r>
          </w:p>
          <w:p w14:paraId="4181C57E" w14:textId="7D247ADA" w:rsidR="003E6DF3" w:rsidRPr="00877316" w:rsidRDefault="003E6DF3" w:rsidP="00D255DF">
            <w:pPr>
              <w:jc w:val="left"/>
              <w:rPr>
                <w:lang w:val="en-US"/>
              </w:rPr>
            </w:pPr>
            <w:r w:rsidRPr="00877316">
              <w:rPr>
                <w:lang w:val="en-US"/>
              </w:rPr>
              <w:t xml:space="preserve">Note: </w:t>
            </w:r>
            <w:r w:rsidR="001943C1" w:rsidRPr="00845EB7">
              <w:rPr>
                <w:lang w:val="en-US"/>
              </w:rPr>
              <w:t>Security</w:t>
            </w:r>
            <w:r w:rsidRPr="00877316">
              <w:rPr>
                <w:lang w:val="en-US"/>
              </w:rPr>
              <w:t xml:space="preserve"> is still part of the Asset Administration Shell, but the Asset Administration Shell and its elements are referenced from </w:t>
            </w:r>
            <w:r w:rsidR="001943C1" w:rsidRPr="00845EB7">
              <w:rPr>
                <w:lang w:val="en-US"/>
              </w:rPr>
              <w:t>Security.</w:t>
            </w:r>
          </w:p>
        </w:tc>
      </w:tr>
      <w:tr w:rsidR="003E6DF3" w:rsidRPr="0026076F" w14:paraId="58B66B14" w14:textId="77777777" w:rsidTr="00D255DF">
        <w:tc>
          <w:tcPr>
            <w:tcW w:w="540" w:type="dxa"/>
            <w:vAlign w:val="center"/>
          </w:tcPr>
          <w:p w14:paraId="62AB2140" w14:textId="77777777" w:rsidR="003E6DF3" w:rsidRPr="00877316" w:rsidRDefault="003E6DF3" w:rsidP="00D255DF">
            <w:pPr>
              <w:rPr>
                <w:lang w:val="en-US"/>
              </w:rPr>
            </w:pPr>
            <w:r w:rsidRPr="00877316">
              <w:rPr>
                <w:lang w:val="en-US"/>
              </w:rPr>
              <w:t> </w:t>
            </w:r>
          </w:p>
        </w:tc>
        <w:tc>
          <w:tcPr>
            <w:tcW w:w="4229" w:type="dxa"/>
            <w:vAlign w:val="center"/>
          </w:tcPr>
          <w:p w14:paraId="5A277DBF" w14:textId="77777777" w:rsidR="003E6DF3" w:rsidRPr="006B626D" w:rsidRDefault="003E6DF3" w:rsidP="00D255DF">
            <w:pPr>
              <w:rPr>
                <w:lang w:val="en-US"/>
              </w:rPr>
            </w:pPr>
            <w:proofErr w:type="spellStart"/>
            <w:r w:rsidRPr="006B626D">
              <w:rPr>
                <w:lang w:val="en-US"/>
              </w:rPr>
              <w:t>AssetAdministrationShell</w:t>
            </w:r>
            <w:proofErr w:type="spellEnd"/>
            <w:r w:rsidRPr="006B626D">
              <w:rPr>
                <w:lang w:val="en-US"/>
              </w:rPr>
              <w:t>/view</w:t>
            </w:r>
          </w:p>
        </w:tc>
        <w:tc>
          <w:tcPr>
            <w:tcW w:w="4860" w:type="dxa"/>
            <w:vAlign w:val="center"/>
          </w:tcPr>
          <w:p w14:paraId="380FFF00" w14:textId="7CB4F3E6" w:rsidR="003E6DF3" w:rsidRPr="00877316" w:rsidRDefault="003E6DF3" w:rsidP="00D255DF">
            <w:pPr>
              <w:jc w:val="left"/>
              <w:rPr>
                <w:lang w:val="en-US"/>
              </w:rPr>
            </w:pPr>
            <w:r w:rsidRPr="00877316">
              <w:rPr>
                <w:lang w:val="en-US"/>
              </w:rPr>
              <w:t>Removed, views no longer supported</w:t>
            </w:r>
          </w:p>
        </w:tc>
      </w:tr>
      <w:tr w:rsidR="003E6DF3" w:rsidRPr="00877316" w14:paraId="050358DA" w14:textId="77777777" w:rsidTr="00D255DF">
        <w:tc>
          <w:tcPr>
            <w:tcW w:w="540" w:type="dxa"/>
            <w:vAlign w:val="center"/>
          </w:tcPr>
          <w:p w14:paraId="6936D46D" w14:textId="77777777" w:rsidR="003E6DF3" w:rsidRPr="006B626D" w:rsidRDefault="003E6DF3" w:rsidP="00D255DF">
            <w:pPr>
              <w:rPr>
                <w:lang w:val="en-US"/>
              </w:rPr>
            </w:pPr>
            <w:r w:rsidRPr="006B626D">
              <w:rPr>
                <w:lang w:val="en-US"/>
              </w:rPr>
              <w:t>x</w:t>
            </w:r>
          </w:p>
        </w:tc>
        <w:tc>
          <w:tcPr>
            <w:tcW w:w="4229" w:type="dxa"/>
            <w:vAlign w:val="center"/>
          </w:tcPr>
          <w:p w14:paraId="77804498" w14:textId="77777777" w:rsidR="003E6DF3" w:rsidRPr="006B626D" w:rsidRDefault="003E6DF3" w:rsidP="00D255DF">
            <w:pPr>
              <w:rPr>
                <w:lang w:val="en-US"/>
              </w:rPr>
            </w:pPr>
            <w:proofErr w:type="spellStart"/>
            <w:r w:rsidRPr="006B626D">
              <w:rPr>
                <w:lang w:val="en-US"/>
              </w:rPr>
              <w:t>BasicEvent</w:t>
            </w:r>
            <w:proofErr w:type="spellEnd"/>
          </w:p>
        </w:tc>
        <w:tc>
          <w:tcPr>
            <w:tcW w:w="4860" w:type="dxa"/>
            <w:vAlign w:val="center"/>
          </w:tcPr>
          <w:p w14:paraId="0ED463BF" w14:textId="77777777" w:rsidR="003E6DF3" w:rsidRPr="006B626D" w:rsidRDefault="003E6DF3" w:rsidP="00D255DF">
            <w:pPr>
              <w:jc w:val="left"/>
              <w:rPr>
                <w:lang w:val="en-US"/>
              </w:rPr>
            </w:pPr>
            <w:r w:rsidRPr="006B626D">
              <w:rPr>
                <w:lang w:val="en-US"/>
              </w:rPr>
              <w:t xml:space="preserve">Renamed to </w:t>
            </w:r>
            <w:proofErr w:type="spellStart"/>
            <w:r w:rsidRPr="006B626D">
              <w:rPr>
                <w:lang w:val="en-US"/>
              </w:rPr>
              <w:t>BasicEventElement</w:t>
            </w:r>
            <w:proofErr w:type="spellEnd"/>
          </w:p>
        </w:tc>
      </w:tr>
      <w:tr w:rsidR="003E6DF3" w:rsidRPr="00877316" w14:paraId="1A86A8CC" w14:textId="77777777" w:rsidTr="00D255DF">
        <w:tc>
          <w:tcPr>
            <w:tcW w:w="540" w:type="dxa"/>
          </w:tcPr>
          <w:p w14:paraId="6C745B17" w14:textId="77777777" w:rsidR="003E6DF3" w:rsidRPr="006B626D" w:rsidRDefault="003E6DF3" w:rsidP="00D255DF">
            <w:pPr>
              <w:rPr>
                <w:lang w:val="en-US"/>
              </w:rPr>
            </w:pPr>
            <w:r w:rsidRPr="006B626D">
              <w:rPr>
                <w:lang w:val="en-US"/>
              </w:rPr>
              <w:t>x</w:t>
            </w:r>
          </w:p>
        </w:tc>
        <w:tc>
          <w:tcPr>
            <w:tcW w:w="4229" w:type="dxa"/>
          </w:tcPr>
          <w:p w14:paraId="46D76E87" w14:textId="77777777" w:rsidR="003E6DF3" w:rsidRPr="006B626D" w:rsidRDefault="003E6DF3" w:rsidP="00D255DF">
            <w:pPr>
              <w:rPr>
                <w:lang w:val="en-US"/>
              </w:rPr>
            </w:pPr>
            <w:proofErr w:type="spellStart"/>
            <w:r w:rsidRPr="006B626D">
              <w:rPr>
                <w:lang w:val="en-US"/>
              </w:rPr>
              <w:t>ConceptDictionary</w:t>
            </w:r>
            <w:proofErr w:type="spellEnd"/>
          </w:p>
        </w:tc>
        <w:tc>
          <w:tcPr>
            <w:tcW w:w="4860" w:type="dxa"/>
          </w:tcPr>
          <w:p w14:paraId="51B7FD8B" w14:textId="77777777" w:rsidR="003E6DF3" w:rsidRPr="006B626D" w:rsidRDefault="003E6DF3" w:rsidP="00D255DF">
            <w:pPr>
              <w:jc w:val="left"/>
              <w:rPr>
                <w:lang w:val="en-US"/>
              </w:rPr>
            </w:pPr>
            <w:r w:rsidRPr="006B626D">
              <w:rPr>
                <w:lang w:val="en-US"/>
              </w:rPr>
              <w:t>Removed</w:t>
            </w:r>
          </w:p>
        </w:tc>
      </w:tr>
      <w:tr w:rsidR="003E6DF3" w:rsidRPr="0026076F" w14:paraId="1D3D7AF6" w14:textId="77777777" w:rsidTr="00D255DF">
        <w:tc>
          <w:tcPr>
            <w:tcW w:w="540" w:type="dxa"/>
            <w:vAlign w:val="center"/>
          </w:tcPr>
          <w:p w14:paraId="3B0651C8" w14:textId="77777777" w:rsidR="003E6DF3" w:rsidRPr="006B626D" w:rsidRDefault="003E6DF3" w:rsidP="00D255DF">
            <w:pPr>
              <w:rPr>
                <w:lang w:val="en-US"/>
              </w:rPr>
            </w:pPr>
            <w:r w:rsidRPr="006B626D">
              <w:rPr>
                <w:lang w:val="en-US"/>
              </w:rPr>
              <w:t>x</w:t>
            </w:r>
          </w:p>
        </w:tc>
        <w:tc>
          <w:tcPr>
            <w:tcW w:w="4229" w:type="dxa"/>
            <w:vAlign w:val="center"/>
          </w:tcPr>
          <w:p w14:paraId="7C7C3DEB" w14:textId="77777777" w:rsidR="003E6DF3" w:rsidRPr="006B626D" w:rsidRDefault="003E6DF3" w:rsidP="00D255DF">
            <w:pPr>
              <w:rPr>
                <w:lang w:val="en-US"/>
              </w:rPr>
            </w:pPr>
            <w:r w:rsidRPr="006B626D">
              <w:rPr>
                <w:lang w:val="en-US"/>
              </w:rPr>
              <w:t>Constraint</w:t>
            </w:r>
          </w:p>
        </w:tc>
        <w:tc>
          <w:tcPr>
            <w:tcW w:w="4860" w:type="dxa"/>
            <w:vAlign w:val="center"/>
          </w:tcPr>
          <w:p w14:paraId="45605F86" w14:textId="6097283E" w:rsidR="003E6DF3" w:rsidRPr="00877316" w:rsidRDefault="003E6DF3" w:rsidP="00D255DF">
            <w:pPr>
              <w:jc w:val="left"/>
              <w:rPr>
                <w:lang w:val="en-US"/>
              </w:rPr>
            </w:pPr>
            <w:r w:rsidRPr="00877316">
              <w:rPr>
                <w:lang w:val="en-US"/>
              </w:rPr>
              <w:t>Abstract class removed</w:t>
            </w:r>
            <w:r w:rsidR="008E57A5" w:rsidRPr="00845EB7">
              <w:rPr>
                <w:lang w:val="en-US"/>
              </w:rPr>
              <w:t>. Formula</w:t>
            </w:r>
            <w:r w:rsidRPr="00877316">
              <w:rPr>
                <w:lang w:val="en-US"/>
              </w:rPr>
              <w:t xml:space="preserve"> now used in </w:t>
            </w:r>
            <w:r w:rsidR="008E57A5" w:rsidRPr="00845EB7">
              <w:rPr>
                <w:lang w:val="en-US"/>
              </w:rPr>
              <w:t>Security</w:t>
            </w:r>
            <w:r w:rsidRPr="00877316">
              <w:rPr>
                <w:lang w:val="en-US"/>
              </w:rPr>
              <w:t xml:space="preserve"> part only</w:t>
            </w:r>
          </w:p>
        </w:tc>
      </w:tr>
      <w:tr w:rsidR="003E6DF3" w:rsidRPr="0026076F" w14:paraId="7D5EC1B1" w14:textId="77777777" w:rsidTr="00D255DF">
        <w:tc>
          <w:tcPr>
            <w:tcW w:w="540" w:type="dxa"/>
            <w:vAlign w:val="center"/>
          </w:tcPr>
          <w:p w14:paraId="5AA2FCB1" w14:textId="77777777" w:rsidR="003E6DF3" w:rsidRPr="006B626D" w:rsidRDefault="003E6DF3" w:rsidP="00D255DF">
            <w:pPr>
              <w:rPr>
                <w:lang w:val="en-US"/>
              </w:rPr>
            </w:pPr>
            <w:r w:rsidRPr="006B626D">
              <w:rPr>
                <w:lang w:val="en-US"/>
              </w:rPr>
              <w:lastRenderedPageBreak/>
              <w:t>(x)</w:t>
            </w:r>
          </w:p>
        </w:tc>
        <w:tc>
          <w:tcPr>
            <w:tcW w:w="4229" w:type="dxa"/>
            <w:vAlign w:val="center"/>
          </w:tcPr>
          <w:p w14:paraId="39C4FD86" w14:textId="77777777" w:rsidR="003E6DF3" w:rsidRPr="006B626D" w:rsidRDefault="003E6DF3" w:rsidP="00D255DF">
            <w:pPr>
              <w:rPr>
                <w:lang w:val="en-US"/>
              </w:rPr>
            </w:pPr>
            <w:proofErr w:type="spellStart"/>
            <w:r w:rsidRPr="006B626D">
              <w:rPr>
                <w:lang w:val="en-US"/>
              </w:rPr>
              <w:t>DataTypeDef</w:t>
            </w:r>
            <w:proofErr w:type="spellEnd"/>
          </w:p>
        </w:tc>
        <w:tc>
          <w:tcPr>
            <w:tcW w:w="4860" w:type="dxa"/>
            <w:shd w:val="clear" w:color="auto" w:fill="auto"/>
            <w:vAlign w:val="center"/>
          </w:tcPr>
          <w:p w14:paraId="553ED4BF" w14:textId="5B997D30" w:rsidR="003E6DF3" w:rsidRPr="00877316" w:rsidRDefault="003E6DF3" w:rsidP="00D255DF">
            <w:pPr>
              <w:jc w:val="left"/>
              <w:rPr>
                <w:lang w:val="en-US"/>
              </w:rPr>
            </w:pPr>
            <w:r w:rsidRPr="00877316">
              <w:rPr>
                <w:lang w:val="en-US"/>
              </w:rPr>
              <w:t xml:space="preserve">Removed and split into </w:t>
            </w:r>
            <w:proofErr w:type="spellStart"/>
            <w:r w:rsidRPr="00877316">
              <w:rPr>
                <w:lang w:val="en-US"/>
              </w:rPr>
              <w:t>DataTypeDefXsd</w:t>
            </w:r>
            <w:proofErr w:type="spellEnd"/>
            <w:r w:rsidRPr="00877316">
              <w:rPr>
                <w:lang w:val="en-US"/>
              </w:rPr>
              <w:t xml:space="preserve"> and </w:t>
            </w:r>
            <w:proofErr w:type="spellStart"/>
            <w:r w:rsidRPr="00877316">
              <w:rPr>
                <w:lang w:val="en-US"/>
              </w:rPr>
              <w:t>DataTypeDefRdf</w:t>
            </w:r>
            <w:proofErr w:type="spellEnd"/>
            <w:r w:rsidRPr="00877316">
              <w:rPr>
                <w:lang w:val="en-US"/>
              </w:rPr>
              <w:t>; some types excluded and not supported (see notes in corresponding clause)</w:t>
            </w:r>
          </w:p>
          <w:p w14:paraId="66747FC5" w14:textId="77777777" w:rsidR="003E6DF3" w:rsidRPr="00877316" w:rsidRDefault="003E6DF3" w:rsidP="00D255DF">
            <w:pPr>
              <w:jc w:val="left"/>
              <w:rPr>
                <w:lang w:val="en-US"/>
              </w:rPr>
            </w:pPr>
            <w:r w:rsidRPr="00877316">
              <w:rPr>
                <w:lang w:val="en-US"/>
              </w:rPr>
              <w:t xml:space="preserve">Before: just string allowing any </w:t>
            </w:r>
            <w:proofErr w:type="spellStart"/>
            <w:r w:rsidRPr="00877316">
              <w:rPr>
                <w:lang w:val="en-US"/>
              </w:rPr>
              <w:t>xsd</w:t>
            </w:r>
            <w:proofErr w:type="spellEnd"/>
            <w:r w:rsidRPr="00877316">
              <w:rPr>
                <w:lang w:val="en-US"/>
              </w:rPr>
              <w:t xml:space="preserve"> simple type as string</w:t>
            </w:r>
          </w:p>
          <w:p w14:paraId="1E56A759" w14:textId="1ABB8A27" w:rsidR="003E6DF3" w:rsidRPr="00877316" w:rsidRDefault="003E6DF3" w:rsidP="00D255DF">
            <w:pPr>
              <w:jc w:val="left"/>
              <w:rPr>
                <w:lang w:val="en-US"/>
              </w:rPr>
            </w:pPr>
            <w:r w:rsidRPr="00877316">
              <w:rPr>
                <w:lang w:val="en-US"/>
              </w:rPr>
              <w:t xml:space="preserve">+ added prefix </w:t>
            </w:r>
            <w:proofErr w:type="spellStart"/>
            <w:r w:rsidRPr="00877316">
              <w:rPr>
                <w:lang w:val="en-US"/>
              </w:rPr>
              <w:t>xs</w:t>
            </w:r>
            <w:proofErr w:type="spellEnd"/>
            <w:r w:rsidRPr="00877316">
              <w:rPr>
                <w:lang w:val="en-US"/>
              </w:rPr>
              <w:t xml:space="preserve">: or </w:t>
            </w:r>
            <w:proofErr w:type="spellStart"/>
            <w:r w:rsidRPr="00877316">
              <w:rPr>
                <w:lang w:val="en-US"/>
              </w:rPr>
              <w:t>rdf</w:t>
            </w:r>
            <w:proofErr w:type="spellEnd"/>
            <w:r w:rsidRPr="00877316">
              <w:rPr>
                <w:lang w:val="en-US"/>
              </w:rPr>
              <w:t>:, resp. to every value in enumeration</w:t>
            </w:r>
          </w:p>
        </w:tc>
      </w:tr>
      <w:tr w:rsidR="003E6DF3" w:rsidRPr="0026076F" w14:paraId="4F62BBF1" w14:textId="77777777" w:rsidTr="00D255DF">
        <w:tc>
          <w:tcPr>
            <w:tcW w:w="540" w:type="dxa"/>
          </w:tcPr>
          <w:p w14:paraId="3739A4A1" w14:textId="77777777" w:rsidR="003E6DF3" w:rsidRPr="006B626D" w:rsidRDefault="003E6DF3" w:rsidP="00D255DF">
            <w:pPr>
              <w:rPr>
                <w:lang w:val="en-US"/>
              </w:rPr>
            </w:pPr>
            <w:r w:rsidRPr="006B626D">
              <w:rPr>
                <w:lang w:val="en-US"/>
              </w:rPr>
              <w:t>x</w:t>
            </w:r>
          </w:p>
        </w:tc>
        <w:tc>
          <w:tcPr>
            <w:tcW w:w="4229" w:type="dxa"/>
          </w:tcPr>
          <w:p w14:paraId="396D7BBF" w14:textId="77777777" w:rsidR="003E6DF3" w:rsidRPr="006B626D" w:rsidRDefault="003E6DF3" w:rsidP="00D255DF">
            <w:pPr>
              <w:rPr>
                <w:lang w:val="en-US"/>
              </w:rPr>
            </w:pPr>
            <w:r w:rsidRPr="006B626D">
              <w:rPr>
                <w:lang w:val="en-US"/>
              </w:rPr>
              <w:t>Entity/asset</w:t>
            </w:r>
          </w:p>
        </w:tc>
        <w:tc>
          <w:tcPr>
            <w:tcW w:w="4860" w:type="dxa"/>
          </w:tcPr>
          <w:p w14:paraId="38311E43" w14:textId="77777777" w:rsidR="003E6DF3" w:rsidRPr="00877316" w:rsidRDefault="003E6DF3" w:rsidP="00D255DF">
            <w:pPr>
              <w:jc w:val="left"/>
              <w:rPr>
                <w:lang w:val="en-US"/>
              </w:rPr>
            </w:pPr>
            <w:r w:rsidRPr="00877316">
              <w:rPr>
                <w:lang w:val="en-US"/>
              </w:rPr>
              <w:t>Removed, substituted by Entity/</w:t>
            </w:r>
            <w:proofErr w:type="spellStart"/>
            <w:r w:rsidRPr="00877316">
              <w:rPr>
                <w:lang w:val="en-US"/>
              </w:rPr>
              <w:t>globalAssetId</w:t>
            </w:r>
            <w:proofErr w:type="spellEnd"/>
            <w:r w:rsidRPr="00877316">
              <w:rPr>
                <w:lang w:val="en-US"/>
              </w:rPr>
              <w:t xml:space="preserve"> and Entity/</w:t>
            </w:r>
            <w:proofErr w:type="spellStart"/>
            <w:r w:rsidRPr="00877316">
              <w:rPr>
                <w:lang w:val="en-US"/>
              </w:rPr>
              <w:t>specificAssetId</w:t>
            </w:r>
            <w:proofErr w:type="spellEnd"/>
          </w:p>
        </w:tc>
      </w:tr>
      <w:tr w:rsidR="003E6DF3" w:rsidRPr="00877316" w14:paraId="70B4084A" w14:textId="77777777" w:rsidTr="00D255DF">
        <w:tc>
          <w:tcPr>
            <w:tcW w:w="540" w:type="dxa"/>
            <w:vAlign w:val="center"/>
          </w:tcPr>
          <w:p w14:paraId="19D0F0F5" w14:textId="77777777" w:rsidR="003E6DF3" w:rsidRPr="006B626D" w:rsidRDefault="003E6DF3" w:rsidP="00D255DF">
            <w:pPr>
              <w:rPr>
                <w:lang w:val="en-US"/>
              </w:rPr>
            </w:pPr>
            <w:r w:rsidRPr="006B626D">
              <w:rPr>
                <w:lang w:val="en-US"/>
              </w:rPr>
              <w:t>x</w:t>
            </w:r>
          </w:p>
        </w:tc>
        <w:tc>
          <w:tcPr>
            <w:tcW w:w="4229" w:type="dxa"/>
            <w:vAlign w:val="center"/>
          </w:tcPr>
          <w:p w14:paraId="7FB8A9C3" w14:textId="77777777" w:rsidR="003E6DF3" w:rsidRPr="006B626D" w:rsidRDefault="003E6DF3" w:rsidP="00D255DF">
            <w:pPr>
              <w:rPr>
                <w:lang w:val="en-US"/>
              </w:rPr>
            </w:pPr>
            <w:r w:rsidRPr="006B626D">
              <w:rPr>
                <w:lang w:val="en-US"/>
              </w:rPr>
              <w:t>Event</w:t>
            </w:r>
          </w:p>
        </w:tc>
        <w:tc>
          <w:tcPr>
            <w:tcW w:w="4860" w:type="dxa"/>
            <w:vAlign w:val="center"/>
          </w:tcPr>
          <w:p w14:paraId="6A5597F9" w14:textId="77777777" w:rsidR="003E6DF3" w:rsidRPr="006B626D" w:rsidRDefault="003E6DF3" w:rsidP="00D255DF">
            <w:pPr>
              <w:jc w:val="left"/>
              <w:rPr>
                <w:lang w:val="en-US"/>
              </w:rPr>
            </w:pPr>
            <w:r w:rsidRPr="006B626D">
              <w:rPr>
                <w:lang w:val="en-US"/>
              </w:rPr>
              <w:t xml:space="preserve">Renamed to </w:t>
            </w:r>
            <w:proofErr w:type="spellStart"/>
            <w:r w:rsidRPr="006B626D">
              <w:rPr>
                <w:lang w:val="en-US"/>
              </w:rPr>
              <w:t>EventElement</w:t>
            </w:r>
            <w:proofErr w:type="spellEnd"/>
          </w:p>
        </w:tc>
      </w:tr>
      <w:tr w:rsidR="003E6DF3" w:rsidRPr="0026076F" w14:paraId="669CB049" w14:textId="77777777" w:rsidTr="00D255DF">
        <w:tc>
          <w:tcPr>
            <w:tcW w:w="540" w:type="dxa"/>
            <w:vAlign w:val="center"/>
          </w:tcPr>
          <w:p w14:paraId="45AF011C" w14:textId="77777777" w:rsidR="003E6DF3" w:rsidRPr="006B626D" w:rsidRDefault="003E6DF3" w:rsidP="00D255DF">
            <w:pPr>
              <w:rPr>
                <w:lang w:val="en-US"/>
              </w:rPr>
            </w:pPr>
            <w:r w:rsidRPr="006B626D">
              <w:rPr>
                <w:lang w:val="en-US"/>
              </w:rPr>
              <w:t>x</w:t>
            </w:r>
          </w:p>
        </w:tc>
        <w:tc>
          <w:tcPr>
            <w:tcW w:w="4229" w:type="dxa"/>
            <w:vAlign w:val="center"/>
          </w:tcPr>
          <w:p w14:paraId="65CA5D52" w14:textId="77777777" w:rsidR="003E6DF3" w:rsidRPr="006B626D" w:rsidRDefault="003E6DF3" w:rsidP="00D255DF">
            <w:pPr>
              <w:rPr>
                <w:lang w:val="en-US"/>
              </w:rPr>
            </w:pPr>
            <w:r w:rsidRPr="006B626D">
              <w:rPr>
                <w:lang w:val="en-US"/>
              </w:rPr>
              <w:t>Extension/</w:t>
            </w:r>
            <w:proofErr w:type="spellStart"/>
            <w:r w:rsidRPr="006B626D">
              <w:rPr>
                <w:lang w:val="en-US"/>
              </w:rPr>
              <w:t>refersTo</w:t>
            </w:r>
            <w:proofErr w:type="spellEnd"/>
          </w:p>
        </w:tc>
        <w:tc>
          <w:tcPr>
            <w:tcW w:w="4860" w:type="dxa"/>
            <w:vAlign w:val="center"/>
          </w:tcPr>
          <w:p w14:paraId="1F6AFDF0" w14:textId="62603311" w:rsidR="003E6DF3" w:rsidRPr="00877316" w:rsidRDefault="003E6DF3" w:rsidP="00D255DF">
            <w:pPr>
              <w:jc w:val="left"/>
              <w:rPr>
                <w:lang w:val="en-US"/>
              </w:rPr>
            </w:pPr>
            <w:r w:rsidRPr="00877316">
              <w:rPr>
                <w:lang w:val="en-US"/>
              </w:rPr>
              <w:t xml:space="preserve">Type changed from </w:t>
            </w:r>
            <w:r w:rsidR="008E57A5" w:rsidRPr="00845EB7">
              <w:rPr>
                <w:lang w:val="en-US"/>
              </w:rPr>
              <w:t>Reference</w:t>
            </w:r>
            <w:r w:rsidRPr="00877316">
              <w:rPr>
                <w:lang w:val="en-US"/>
              </w:rPr>
              <w:t xml:space="preserve"> to </w:t>
            </w:r>
            <w:proofErr w:type="spellStart"/>
            <w:r w:rsidRPr="00877316">
              <w:rPr>
                <w:lang w:val="en-US"/>
              </w:rPr>
              <w:t>ModelReference</w:t>
            </w:r>
            <w:proofErr w:type="spellEnd"/>
          </w:p>
        </w:tc>
      </w:tr>
      <w:tr w:rsidR="003E6DF3" w:rsidRPr="0026076F" w14:paraId="03D3A172" w14:textId="77777777" w:rsidTr="00D255DF">
        <w:tc>
          <w:tcPr>
            <w:tcW w:w="540" w:type="dxa"/>
            <w:vAlign w:val="center"/>
          </w:tcPr>
          <w:p w14:paraId="2423C107" w14:textId="77777777" w:rsidR="003E6DF3" w:rsidRPr="006B626D" w:rsidRDefault="003E6DF3" w:rsidP="00D255DF">
            <w:pPr>
              <w:rPr>
                <w:lang w:val="en-US"/>
              </w:rPr>
            </w:pPr>
            <w:r w:rsidRPr="006B626D">
              <w:rPr>
                <w:lang w:val="en-US"/>
              </w:rPr>
              <w:t>x</w:t>
            </w:r>
          </w:p>
        </w:tc>
        <w:tc>
          <w:tcPr>
            <w:tcW w:w="4229" w:type="dxa"/>
            <w:vAlign w:val="center"/>
          </w:tcPr>
          <w:p w14:paraId="0AB10196" w14:textId="77777777" w:rsidR="003E6DF3" w:rsidRPr="006B626D" w:rsidRDefault="003E6DF3" w:rsidP="00D255DF">
            <w:pPr>
              <w:rPr>
                <w:lang w:val="en-US"/>
              </w:rPr>
            </w:pPr>
            <w:r w:rsidRPr="006B626D">
              <w:rPr>
                <w:lang w:val="en-US"/>
              </w:rPr>
              <w:t>Extension/</w:t>
            </w:r>
            <w:proofErr w:type="spellStart"/>
            <w:r w:rsidRPr="006B626D">
              <w:rPr>
                <w:lang w:val="en-US"/>
              </w:rPr>
              <w:t>valueType</w:t>
            </w:r>
            <w:proofErr w:type="spellEnd"/>
          </w:p>
        </w:tc>
        <w:tc>
          <w:tcPr>
            <w:tcW w:w="4860" w:type="dxa"/>
            <w:vAlign w:val="center"/>
          </w:tcPr>
          <w:p w14:paraId="43969B61" w14:textId="77777777" w:rsidR="003E6DF3" w:rsidRPr="00877316" w:rsidRDefault="003E6DF3" w:rsidP="00D255DF">
            <w:pPr>
              <w:jc w:val="left"/>
              <w:rPr>
                <w:lang w:val="en-US"/>
              </w:rPr>
            </w:pPr>
            <w:r w:rsidRPr="00877316">
              <w:rPr>
                <w:lang w:val="en-US"/>
              </w:rPr>
              <w:t xml:space="preserve">Type changed from </w:t>
            </w:r>
            <w:proofErr w:type="spellStart"/>
            <w:r w:rsidRPr="00877316">
              <w:rPr>
                <w:lang w:val="en-US"/>
              </w:rPr>
              <w:t>DataTypeDef</w:t>
            </w:r>
            <w:proofErr w:type="spellEnd"/>
            <w:r w:rsidRPr="00877316">
              <w:rPr>
                <w:lang w:val="en-US"/>
              </w:rPr>
              <w:t xml:space="preserve"> to </w:t>
            </w:r>
            <w:proofErr w:type="spellStart"/>
            <w:r w:rsidRPr="00877316">
              <w:rPr>
                <w:lang w:val="en-US"/>
              </w:rPr>
              <w:t>DataTypeDefXsd</w:t>
            </w:r>
            <w:proofErr w:type="spellEnd"/>
          </w:p>
        </w:tc>
      </w:tr>
      <w:tr w:rsidR="003E6DF3" w:rsidRPr="00BC7FC3" w14:paraId="59D3F91C" w14:textId="77777777" w:rsidTr="00D255DF">
        <w:tc>
          <w:tcPr>
            <w:tcW w:w="540" w:type="dxa"/>
            <w:vAlign w:val="center"/>
          </w:tcPr>
          <w:p w14:paraId="68E557A5" w14:textId="77777777" w:rsidR="003E6DF3" w:rsidRPr="006B626D" w:rsidRDefault="003E6DF3" w:rsidP="00D255DF">
            <w:pPr>
              <w:rPr>
                <w:lang w:val="en-US"/>
              </w:rPr>
            </w:pPr>
            <w:r w:rsidRPr="006B626D">
              <w:rPr>
                <w:lang w:val="en-US"/>
              </w:rPr>
              <w:t>x</w:t>
            </w:r>
          </w:p>
        </w:tc>
        <w:tc>
          <w:tcPr>
            <w:tcW w:w="4229" w:type="dxa"/>
            <w:vAlign w:val="center"/>
          </w:tcPr>
          <w:p w14:paraId="41604EDA" w14:textId="77777777" w:rsidR="003E6DF3" w:rsidRPr="006B626D" w:rsidRDefault="003E6DF3" w:rsidP="00D255DF">
            <w:pPr>
              <w:rPr>
                <w:lang w:val="en-US"/>
              </w:rPr>
            </w:pPr>
            <w:r w:rsidRPr="006B626D">
              <w:rPr>
                <w:lang w:val="en-US"/>
              </w:rPr>
              <w:t>File/</w:t>
            </w:r>
            <w:proofErr w:type="spellStart"/>
            <w:r w:rsidRPr="006B626D">
              <w:rPr>
                <w:lang w:val="en-US"/>
              </w:rPr>
              <w:t>mimeType</w:t>
            </w:r>
            <w:proofErr w:type="spellEnd"/>
          </w:p>
        </w:tc>
        <w:tc>
          <w:tcPr>
            <w:tcW w:w="4860" w:type="dxa"/>
            <w:vAlign w:val="center"/>
          </w:tcPr>
          <w:p w14:paraId="26BDC8FA" w14:textId="4649BB40" w:rsidR="003E6DF3" w:rsidRPr="00877316" w:rsidRDefault="003E6DF3" w:rsidP="00D255DF">
            <w:pPr>
              <w:jc w:val="left"/>
              <w:rPr>
                <w:lang w:val="en-US"/>
              </w:rPr>
            </w:pPr>
            <w:r w:rsidRPr="00877316">
              <w:rPr>
                <w:lang w:val="en-US"/>
              </w:rPr>
              <w:t xml:space="preserve">Renamed to </w:t>
            </w:r>
            <w:proofErr w:type="spellStart"/>
            <w:r w:rsidRPr="00877316">
              <w:rPr>
                <w:lang w:val="en-US"/>
              </w:rPr>
              <w:t>contentType</w:t>
            </w:r>
            <w:proofErr w:type="spellEnd"/>
            <w:r w:rsidRPr="00877316">
              <w:rPr>
                <w:lang w:val="en-US"/>
              </w:rPr>
              <w:t xml:space="preserve"> + </w:t>
            </w:r>
            <w:r w:rsidR="008E57A5" w:rsidRPr="00845EB7">
              <w:rPr>
                <w:lang w:val="en-US"/>
              </w:rPr>
              <w:t>Type</w:t>
            </w:r>
            <w:r w:rsidRPr="00877316">
              <w:rPr>
                <w:lang w:val="en-US"/>
              </w:rPr>
              <w:t xml:space="preserve"> changed from </w:t>
            </w:r>
            <w:proofErr w:type="spellStart"/>
            <w:r w:rsidRPr="00877316">
              <w:rPr>
                <w:lang w:val="en-US"/>
              </w:rPr>
              <w:t>MimeType</w:t>
            </w:r>
            <w:proofErr w:type="spellEnd"/>
            <w:r w:rsidRPr="00877316">
              <w:rPr>
                <w:lang w:val="en-US"/>
              </w:rPr>
              <w:t xml:space="preserve"> to </w:t>
            </w:r>
            <w:proofErr w:type="spellStart"/>
            <w:r w:rsidRPr="00877316">
              <w:rPr>
                <w:lang w:val="en-US"/>
              </w:rPr>
              <w:t>ContentType</w:t>
            </w:r>
            <w:proofErr w:type="spellEnd"/>
          </w:p>
        </w:tc>
      </w:tr>
      <w:tr w:rsidR="003E6DF3" w:rsidRPr="00BC7FC3" w14:paraId="28D35BE3" w14:textId="77777777" w:rsidTr="00D255DF">
        <w:tc>
          <w:tcPr>
            <w:tcW w:w="540" w:type="dxa"/>
            <w:vAlign w:val="center"/>
          </w:tcPr>
          <w:p w14:paraId="34087C4B" w14:textId="77777777" w:rsidR="003E6DF3" w:rsidRPr="006B626D" w:rsidRDefault="003E6DF3" w:rsidP="00D255DF">
            <w:pPr>
              <w:rPr>
                <w:lang w:val="en-US"/>
              </w:rPr>
            </w:pPr>
            <w:r w:rsidRPr="006B626D">
              <w:rPr>
                <w:lang w:val="en-US"/>
              </w:rPr>
              <w:t>x</w:t>
            </w:r>
          </w:p>
        </w:tc>
        <w:tc>
          <w:tcPr>
            <w:tcW w:w="4229" w:type="dxa"/>
            <w:vAlign w:val="center"/>
          </w:tcPr>
          <w:p w14:paraId="449509E9" w14:textId="77777777" w:rsidR="003E6DF3" w:rsidRPr="006B626D" w:rsidRDefault="003E6DF3" w:rsidP="00D255DF">
            <w:pPr>
              <w:rPr>
                <w:lang w:val="en-US"/>
              </w:rPr>
            </w:pPr>
            <w:r w:rsidRPr="006B626D">
              <w:rPr>
                <w:lang w:val="en-US"/>
              </w:rPr>
              <w:t>Formula</w:t>
            </w:r>
          </w:p>
        </w:tc>
        <w:tc>
          <w:tcPr>
            <w:tcW w:w="4860" w:type="dxa"/>
            <w:vAlign w:val="center"/>
          </w:tcPr>
          <w:p w14:paraId="5E19574E" w14:textId="77777777" w:rsidR="008E57A5" w:rsidRPr="00845EB7" w:rsidRDefault="003E6DF3" w:rsidP="008E57A5">
            <w:pPr>
              <w:jc w:val="left"/>
              <w:rPr>
                <w:lang w:val="en-US"/>
              </w:rPr>
            </w:pPr>
            <w:r w:rsidRPr="00877316">
              <w:rPr>
                <w:lang w:val="en-US"/>
              </w:rPr>
              <w:t>Now abstract class</w:t>
            </w:r>
          </w:p>
          <w:p w14:paraId="24AA001F" w14:textId="41A71987" w:rsidR="003E6DF3" w:rsidRPr="00877316" w:rsidRDefault="008E57A5" w:rsidP="00D255DF">
            <w:pPr>
              <w:jc w:val="left"/>
              <w:rPr>
                <w:lang w:val="en-US"/>
              </w:rPr>
            </w:pPr>
            <w:r w:rsidRPr="00845EB7">
              <w:rPr>
                <w:lang w:val="en-US"/>
              </w:rPr>
              <w:t>Formula</w:t>
            </w:r>
            <w:r w:rsidR="003E6DF3" w:rsidRPr="00877316">
              <w:rPr>
                <w:lang w:val="en-US"/>
              </w:rPr>
              <w:t xml:space="preserve"> now used in </w:t>
            </w:r>
            <w:r w:rsidRPr="00845EB7">
              <w:rPr>
                <w:lang w:val="en-US"/>
              </w:rPr>
              <w:t>Security</w:t>
            </w:r>
            <w:r w:rsidR="003E6DF3" w:rsidRPr="00877316">
              <w:rPr>
                <w:lang w:val="en-US"/>
              </w:rPr>
              <w:t xml:space="preserve"> part only</w:t>
            </w:r>
          </w:p>
        </w:tc>
      </w:tr>
      <w:tr w:rsidR="003E6DF3" w:rsidRPr="0026076F" w14:paraId="4217217F" w14:textId="77777777" w:rsidTr="00D255DF">
        <w:tc>
          <w:tcPr>
            <w:tcW w:w="540" w:type="dxa"/>
            <w:vAlign w:val="center"/>
          </w:tcPr>
          <w:p w14:paraId="4F78D6E6" w14:textId="77777777" w:rsidR="003E6DF3" w:rsidRPr="006B626D" w:rsidRDefault="003E6DF3" w:rsidP="00D255DF">
            <w:pPr>
              <w:rPr>
                <w:lang w:val="en-US"/>
              </w:rPr>
            </w:pPr>
            <w:r w:rsidRPr="006B626D">
              <w:rPr>
                <w:lang w:val="en-US"/>
              </w:rPr>
              <w:t>x</w:t>
            </w:r>
          </w:p>
        </w:tc>
        <w:tc>
          <w:tcPr>
            <w:tcW w:w="4229" w:type="dxa"/>
            <w:vAlign w:val="center"/>
          </w:tcPr>
          <w:p w14:paraId="69D921AD" w14:textId="77777777" w:rsidR="003E6DF3" w:rsidRPr="006B626D" w:rsidRDefault="003E6DF3" w:rsidP="00D255DF">
            <w:pPr>
              <w:rPr>
                <w:lang w:val="en-US"/>
              </w:rPr>
            </w:pPr>
            <w:r w:rsidRPr="006B626D">
              <w:rPr>
                <w:lang w:val="en-US"/>
              </w:rPr>
              <w:t>Formula/</w:t>
            </w:r>
            <w:proofErr w:type="spellStart"/>
            <w:r w:rsidRPr="006B626D">
              <w:rPr>
                <w:lang w:val="en-US"/>
              </w:rPr>
              <w:t>dependsOn</w:t>
            </w:r>
            <w:proofErr w:type="spellEnd"/>
          </w:p>
        </w:tc>
        <w:tc>
          <w:tcPr>
            <w:tcW w:w="4860" w:type="dxa"/>
            <w:vAlign w:val="center"/>
          </w:tcPr>
          <w:p w14:paraId="49EDC7CF" w14:textId="77777777" w:rsidR="003E6DF3" w:rsidRPr="00877316" w:rsidRDefault="003E6DF3" w:rsidP="00D255DF">
            <w:pPr>
              <w:jc w:val="left"/>
              <w:rPr>
                <w:lang w:val="en-US"/>
              </w:rPr>
            </w:pPr>
            <w:r w:rsidRPr="00877316">
              <w:rPr>
                <w:lang w:val="en-US"/>
              </w:rPr>
              <w:t>Removed, since formula language not yet defined</w:t>
            </w:r>
          </w:p>
        </w:tc>
      </w:tr>
      <w:tr w:rsidR="003E6DF3" w:rsidRPr="0026076F" w14:paraId="29C7BECC" w14:textId="77777777" w:rsidTr="00D255DF">
        <w:tc>
          <w:tcPr>
            <w:tcW w:w="540" w:type="dxa"/>
            <w:vAlign w:val="center"/>
          </w:tcPr>
          <w:p w14:paraId="0C6CE20D" w14:textId="77777777" w:rsidR="003E6DF3" w:rsidRPr="006B626D" w:rsidRDefault="003E6DF3" w:rsidP="00D255DF">
            <w:pPr>
              <w:rPr>
                <w:lang w:val="en-US"/>
              </w:rPr>
            </w:pPr>
            <w:r w:rsidRPr="006B626D">
              <w:rPr>
                <w:lang w:val="en-US"/>
              </w:rPr>
              <w:t>x</w:t>
            </w:r>
          </w:p>
        </w:tc>
        <w:tc>
          <w:tcPr>
            <w:tcW w:w="4229" w:type="dxa"/>
            <w:vAlign w:val="center"/>
          </w:tcPr>
          <w:p w14:paraId="4828C931" w14:textId="77777777" w:rsidR="003E6DF3" w:rsidRPr="006B626D" w:rsidRDefault="003E6DF3" w:rsidP="00D255DF">
            <w:pPr>
              <w:rPr>
                <w:lang w:val="en-US"/>
              </w:rPr>
            </w:pPr>
            <w:r w:rsidRPr="006B626D">
              <w:rPr>
                <w:lang w:val="en-US"/>
              </w:rPr>
              <w:t>Identifiable/identification</w:t>
            </w:r>
          </w:p>
        </w:tc>
        <w:tc>
          <w:tcPr>
            <w:tcW w:w="4860" w:type="dxa"/>
            <w:vAlign w:val="center"/>
          </w:tcPr>
          <w:p w14:paraId="60628C42" w14:textId="77777777" w:rsidR="008E57A5" w:rsidRPr="00845EB7" w:rsidRDefault="003E6DF3" w:rsidP="008E57A5">
            <w:pPr>
              <w:jc w:val="left"/>
              <w:rPr>
                <w:lang w:val="en-US"/>
              </w:rPr>
            </w:pPr>
            <w:r w:rsidRPr="00877316">
              <w:rPr>
                <w:lang w:val="en-US"/>
              </w:rPr>
              <w:t>Removed</w:t>
            </w:r>
          </w:p>
          <w:p w14:paraId="5FBB26AE" w14:textId="1D1EF725" w:rsidR="003E6DF3" w:rsidRPr="00877316" w:rsidRDefault="008E57A5" w:rsidP="00D255DF">
            <w:pPr>
              <w:jc w:val="left"/>
              <w:rPr>
                <w:lang w:val="en-US"/>
              </w:rPr>
            </w:pPr>
            <w:r w:rsidRPr="00845EB7">
              <w:rPr>
                <w:lang w:val="en-US"/>
              </w:rPr>
              <w:t>Substituted</w:t>
            </w:r>
            <w:r w:rsidR="003E6DF3" w:rsidRPr="00877316">
              <w:rPr>
                <w:lang w:val="en-US"/>
              </w:rPr>
              <w:t xml:space="preserve"> by Identifiable/id</w:t>
            </w:r>
          </w:p>
        </w:tc>
      </w:tr>
      <w:tr w:rsidR="003E6DF3" w:rsidRPr="00877316" w14:paraId="04332FB6" w14:textId="77777777" w:rsidTr="00D255DF">
        <w:tc>
          <w:tcPr>
            <w:tcW w:w="540" w:type="dxa"/>
            <w:vAlign w:val="center"/>
          </w:tcPr>
          <w:p w14:paraId="6EEF6CED" w14:textId="77777777" w:rsidR="003E6DF3" w:rsidRPr="006B626D" w:rsidRDefault="003E6DF3" w:rsidP="00D255DF">
            <w:pPr>
              <w:rPr>
                <w:lang w:val="en-US"/>
              </w:rPr>
            </w:pPr>
            <w:r w:rsidRPr="006B626D">
              <w:rPr>
                <w:lang w:val="en-US"/>
              </w:rPr>
              <w:t>x</w:t>
            </w:r>
          </w:p>
        </w:tc>
        <w:tc>
          <w:tcPr>
            <w:tcW w:w="4229" w:type="dxa"/>
            <w:vAlign w:val="center"/>
          </w:tcPr>
          <w:p w14:paraId="7232B19C" w14:textId="77777777" w:rsidR="003E6DF3" w:rsidRPr="006B626D" w:rsidRDefault="003E6DF3" w:rsidP="00D255DF">
            <w:pPr>
              <w:rPr>
                <w:lang w:val="en-US"/>
              </w:rPr>
            </w:pPr>
            <w:proofErr w:type="spellStart"/>
            <w:r w:rsidRPr="006B626D">
              <w:rPr>
                <w:lang w:val="en-US"/>
              </w:rPr>
              <w:t>IdentifiableElements</w:t>
            </w:r>
            <w:proofErr w:type="spellEnd"/>
          </w:p>
        </w:tc>
        <w:tc>
          <w:tcPr>
            <w:tcW w:w="4860" w:type="dxa"/>
            <w:vAlign w:val="center"/>
          </w:tcPr>
          <w:p w14:paraId="1DD4B512" w14:textId="77777777" w:rsidR="003E6DF3" w:rsidRPr="006B626D" w:rsidRDefault="003E6DF3" w:rsidP="00D255DF">
            <w:pPr>
              <w:jc w:val="left"/>
              <w:rPr>
                <w:lang w:val="en-US"/>
              </w:rPr>
            </w:pPr>
            <w:r w:rsidRPr="006B626D">
              <w:rPr>
                <w:lang w:val="en-US"/>
              </w:rPr>
              <w:t xml:space="preserve">Renamed to </w:t>
            </w:r>
            <w:proofErr w:type="spellStart"/>
            <w:r w:rsidRPr="006B626D">
              <w:rPr>
                <w:lang w:val="en-US"/>
              </w:rPr>
              <w:t>AasIdentifiables</w:t>
            </w:r>
            <w:proofErr w:type="spellEnd"/>
          </w:p>
        </w:tc>
      </w:tr>
      <w:tr w:rsidR="003E6DF3" w:rsidRPr="0026076F" w14:paraId="286C54DB" w14:textId="77777777" w:rsidTr="00D255DF">
        <w:tc>
          <w:tcPr>
            <w:tcW w:w="540" w:type="dxa"/>
            <w:vAlign w:val="center"/>
          </w:tcPr>
          <w:p w14:paraId="3ABA0720" w14:textId="77777777" w:rsidR="003E6DF3" w:rsidRPr="006B626D" w:rsidRDefault="003E6DF3" w:rsidP="00D255DF">
            <w:pPr>
              <w:rPr>
                <w:lang w:val="en-US"/>
              </w:rPr>
            </w:pPr>
            <w:r w:rsidRPr="006B626D">
              <w:rPr>
                <w:lang w:val="en-US"/>
              </w:rPr>
              <w:t>x</w:t>
            </w:r>
          </w:p>
        </w:tc>
        <w:tc>
          <w:tcPr>
            <w:tcW w:w="4229" w:type="dxa"/>
            <w:vAlign w:val="center"/>
          </w:tcPr>
          <w:p w14:paraId="0DB01E56" w14:textId="77777777" w:rsidR="003E6DF3" w:rsidRPr="006B626D" w:rsidRDefault="003E6DF3" w:rsidP="00D255DF">
            <w:pPr>
              <w:rPr>
                <w:lang w:val="en-US"/>
              </w:rPr>
            </w:pPr>
            <w:r w:rsidRPr="006B626D">
              <w:rPr>
                <w:lang w:val="en-US"/>
              </w:rPr>
              <w:t>Identifier</w:t>
            </w:r>
          </w:p>
        </w:tc>
        <w:tc>
          <w:tcPr>
            <w:tcW w:w="4860" w:type="dxa"/>
            <w:vAlign w:val="center"/>
          </w:tcPr>
          <w:p w14:paraId="38887633" w14:textId="77777777" w:rsidR="003E6DF3" w:rsidRPr="00877316" w:rsidRDefault="003E6DF3" w:rsidP="00D255DF">
            <w:pPr>
              <w:jc w:val="left"/>
              <w:rPr>
                <w:lang w:val="en-US"/>
              </w:rPr>
            </w:pPr>
            <w:r w:rsidRPr="00877316">
              <w:rPr>
                <w:lang w:val="en-US"/>
              </w:rPr>
              <w:t>Type changed</w:t>
            </w:r>
          </w:p>
          <w:p w14:paraId="662B5BC4" w14:textId="1BFB4007" w:rsidR="003E6DF3" w:rsidRPr="00877316" w:rsidRDefault="003E6DF3" w:rsidP="00D255DF">
            <w:pPr>
              <w:jc w:val="left"/>
              <w:rPr>
                <w:lang w:val="en-US"/>
              </w:rPr>
            </w:pPr>
            <w:r w:rsidRPr="00877316">
              <w:rPr>
                <w:lang w:val="en-US"/>
              </w:rPr>
              <w:t xml:space="preserve">Before struct class with two attributes: id and </w:t>
            </w:r>
            <w:proofErr w:type="spellStart"/>
            <w:r w:rsidRPr="00877316">
              <w:rPr>
                <w:lang w:val="en-US"/>
              </w:rPr>
              <w:t>idType</w:t>
            </w:r>
            <w:proofErr w:type="spellEnd"/>
            <w:r w:rsidRPr="00877316">
              <w:rPr>
                <w:lang w:val="en-US"/>
              </w:rPr>
              <w:t>; now string data type only</w:t>
            </w:r>
          </w:p>
        </w:tc>
      </w:tr>
      <w:tr w:rsidR="003E6DF3" w:rsidRPr="0026076F" w14:paraId="2E0768C7" w14:textId="77777777" w:rsidTr="00D255DF">
        <w:tc>
          <w:tcPr>
            <w:tcW w:w="540" w:type="dxa"/>
            <w:vAlign w:val="center"/>
          </w:tcPr>
          <w:p w14:paraId="5F00298D" w14:textId="77777777" w:rsidR="003E6DF3" w:rsidRPr="00877316" w:rsidRDefault="003E6DF3" w:rsidP="00D255DF">
            <w:pPr>
              <w:rPr>
                <w:lang w:val="en-US"/>
              </w:rPr>
            </w:pPr>
          </w:p>
        </w:tc>
        <w:tc>
          <w:tcPr>
            <w:tcW w:w="4229" w:type="dxa"/>
            <w:vAlign w:val="center"/>
          </w:tcPr>
          <w:p w14:paraId="2446F7D1" w14:textId="77777777" w:rsidR="003E6DF3" w:rsidRPr="006B626D" w:rsidRDefault="003E6DF3" w:rsidP="00D255DF">
            <w:pPr>
              <w:rPr>
                <w:lang w:val="en-US"/>
              </w:rPr>
            </w:pPr>
            <w:proofErr w:type="spellStart"/>
            <w:r w:rsidRPr="006B626D">
              <w:rPr>
                <w:lang w:val="en-US"/>
              </w:rPr>
              <w:t>IdentifierType</w:t>
            </w:r>
            <w:proofErr w:type="spellEnd"/>
          </w:p>
        </w:tc>
        <w:tc>
          <w:tcPr>
            <w:tcW w:w="4860" w:type="dxa"/>
            <w:vAlign w:val="center"/>
          </w:tcPr>
          <w:p w14:paraId="519DCE7D" w14:textId="77777777" w:rsidR="003E6DF3" w:rsidRPr="00877316" w:rsidRDefault="003E6DF3" w:rsidP="00D255DF">
            <w:pPr>
              <w:jc w:val="left"/>
              <w:rPr>
                <w:lang w:val="en-US"/>
              </w:rPr>
            </w:pPr>
            <w:r w:rsidRPr="00877316">
              <w:rPr>
                <w:lang w:val="en-US"/>
              </w:rPr>
              <w:t xml:space="preserve">Enumeration removed, because no </w:t>
            </w:r>
            <w:proofErr w:type="spellStart"/>
            <w:r w:rsidRPr="00877316">
              <w:rPr>
                <w:lang w:val="en-US"/>
              </w:rPr>
              <w:t>idType</w:t>
            </w:r>
            <w:proofErr w:type="spellEnd"/>
            <w:r w:rsidRPr="00877316">
              <w:rPr>
                <w:lang w:val="en-US"/>
              </w:rPr>
              <w:t xml:space="preserve"> any longer</w:t>
            </w:r>
          </w:p>
        </w:tc>
      </w:tr>
      <w:tr w:rsidR="003E6DF3" w:rsidRPr="00877316" w14:paraId="5DCDDAC5" w14:textId="77777777" w:rsidTr="00D255DF">
        <w:tc>
          <w:tcPr>
            <w:tcW w:w="540" w:type="dxa"/>
            <w:vAlign w:val="center"/>
          </w:tcPr>
          <w:p w14:paraId="6D4B6C30" w14:textId="77777777" w:rsidR="003E6DF3" w:rsidRPr="006B626D" w:rsidRDefault="003E6DF3" w:rsidP="00D255DF">
            <w:pPr>
              <w:rPr>
                <w:lang w:val="en-US"/>
              </w:rPr>
            </w:pPr>
            <w:r w:rsidRPr="006B626D">
              <w:rPr>
                <w:lang w:val="en-US"/>
              </w:rPr>
              <w:t>x</w:t>
            </w:r>
          </w:p>
        </w:tc>
        <w:tc>
          <w:tcPr>
            <w:tcW w:w="4229" w:type="dxa"/>
            <w:vAlign w:val="center"/>
          </w:tcPr>
          <w:p w14:paraId="01825BBC" w14:textId="77777777" w:rsidR="003E6DF3" w:rsidRPr="006B626D" w:rsidRDefault="003E6DF3" w:rsidP="00D255DF">
            <w:pPr>
              <w:rPr>
                <w:lang w:val="en-US"/>
              </w:rPr>
            </w:pPr>
            <w:r w:rsidRPr="006B626D">
              <w:rPr>
                <w:lang w:val="en-US"/>
              </w:rPr>
              <w:t>Key/</w:t>
            </w:r>
            <w:proofErr w:type="spellStart"/>
            <w:r w:rsidRPr="006B626D">
              <w:rPr>
                <w:lang w:val="en-US"/>
              </w:rPr>
              <w:t>idType</w:t>
            </w:r>
            <w:proofErr w:type="spellEnd"/>
          </w:p>
        </w:tc>
        <w:tc>
          <w:tcPr>
            <w:tcW w:w="4860" w:type="dxa"/>
            <w:vAlign w:val="center"/>
          </w:tcPr>
          <w:p w14:paraId="0105FD2A" w14:textId="77777777" w:rsidR="003E6DF3" w:rsidRPr="006B626D" w:rsidRDefault="003E6DF3" w:rsidP="00D255DF">
            <w:pPr>
              <w:jc w:val="left"/>
              <w:rPr>
                <w:lang w:val="en-US"/>
              </w:rPr>
            </w:pPr>
            <w:r w:rsidRPr="006B626D">
              <w:rPr>
                <w:lang w:val="en-US"/>
              </w:rPr>
              <w:t>removed</w:t>
            </w:r>
          </w:p>
        </w:tc>
      </w:tr>
      <w:tr w:rsidR="003E6DF3" w:rsidRPr="00877316" w14:paraId="3B6DE7FC" w14:textId="77777777" w:rsidTr="00D255DF">
        <w:tc>
          <w:tcPr>
            <w:tcW w:w="540" w:type="dxa"/>
          </w:tcPr>
          <w:p w14:paraId="3D4EAAD7" w14:textId="77777777" w:rsidR="003E6DF3" w:rsidRPr="006B626D" w:rsidRDefault="003E6DF3" w:rsidP="00D255DF">
            <w:pPr>
              <w:rPr>
                <w:lang w:val="en-US"/>
              </w:rPr>
            </w:pPr>
            <w:r w:rsidRPr="006B626D">
              <w:rPr>
                <w:lang w:val="en-US"/>
              </w:rPr>
              <w:t>x</w:t>
            </w:r>
          </w:p>
        </w:tc>
        <w:tc>
          <w:tcPr>
            <w:tcW w:w="4229" w:type="dxa"/>
          </w:tcPr>
          <w:p w14:paraId="0DFCE196" w14:textId="77777777" w:rsidR="003E6DF3" w:rsidRPr="006B626D" w:rsidRDefault="003E6DF3" w:rsidP="00D255DF">
            <w:pPr>
              <w:rPr>
                <w:lang w:val="en-US"/>
              </w:rPr>
            </w:pPr>
            <w:r w:rsidRPr="006B626D">
              <w:rPr>
                <w:lang w:val="en-US"/>
              </w:rPr>
              <w:t>Key/local</w:t>
            </w:r>
          </w:p>
        </w:tc>
        <w:tc>
          <w:tcPr>
            <w:tcW w:w="4860" w:type="dxa"/>
          </w:tcPr>
          <w:p w14:paraId="3966E50D" w14:textId="78CD09D1" w:rsidR="003E6DF3" w:rsidRPr="006B626D" w:rsidRDefault="003E6DF3" w:rsidP="00D255DF">
            <w:pPr>
              <w:jc w:val="left"/>
              <w:rPr>
                <w:lang w:val="en-US"/>
              </w:rPr>
            </w:pPr>
            <w:r w:rsidRPr="006B626D">
              <w:rPr>
                <w:lang w:val="en-US"/>
              </w:rPr>
              <w:t>Local attribute removed</w:t>
            </w:r>
          </w:p>
        </w:tc>
      </w:tr>
      <w:tr w:rsidR="003E6DF3" w:rsidRPr="0026076F" w14:paraId="20ACA6B6" w14:textId="77777777" w:rsidTr="00D255DF">
        <w:tc>
          <w:tcPr>
            <w:tcW w:w="540" w:type="dxa"/>
            <w:vAlign w:val="center"/>
          </w:tcPr>
          <w:p w14:paraId="0269743C" w14:textId="77777777" w:rsidR="003E6DF3" w:rsidRPr="006B626D" w:rsidRDefault="003E6DF3" w:rsidP="00D255DF">
            <w:pPr>
              <w:rPr>
                <w:lang w:val="en-US"/>
              </w:rPr>
            </w:pPr>
            <w:r w:rsidRPr="006B626D">
              <w:rPr>
                <w:lang w:val="en-US"/>
              </w:rPr>
              <w:t>(x)</w:t>
            </w:r>
          </w:p>
        </w:tc>
        <w:tc>
          <w:tcPr>
            <w:tcW w:w="4229" w:type="dxa"/>
            <w:vAlign w:val="center"/>
          </w:tcPr>
          <w:p w14:paraId="229CD26D" w14:textId="77777777" w:rsidR="003E6DF3" w:rsidRPr="006B626D" w:rsidRDefault="003E6DF3" w:rsidP="00D255DF">
            <w:pPr>
              <w:rPr>
                <w:lang w:val="en-US"/>
              </w:rPr>
            </w:pPr>
            <w:proofErr w:type="spellStart"/>
            <w:r w:rsidRPr="006B626D">
              <w:rPr>
                <w:lang w:val="en-US"/>
              </w:rPr>
              <w:t>KeyElements</w:t>
            </w:r>
            <w:proofErr w:type="spellEnd"/>
          </w:p>
        </w:tc>
        <w:tc>
          <w:tcPr>
            <w:tcW w:w="4860" w:type="dxa"/>
            <w:vAlign w:val="center"/>
          </w:tcPr>
          <w:p w14:paraId="75417504" w14:textId="77777777" w:rsidR="003E6DF3" w:rsidRPr="00877316" w:rsidRDefault="003E6DF3" w:rsidP="00D255DF">
            <w:pPr>
              <w:jc w:val="left"/>
              <w:rPr>
                <w:lang w:val="en-US"/>
              </w:rPr>
            </w:pPr>
            <w:r w:rsidRPr="00877316">
              <w:rPr>
                <w:lang w:val="en-US"/>
              </w:rPr>
              <w:t xml:space="preserve">Renamed to </w:t>
            </w:r>
            <w:proofErr w:type="spellStart"/>
            <w:r w:rsidRPr="00877316">
              <w:rPr>
                <w:lang w:val="en-US"/>
              </w:rPr>
              <w:t>KeyTypes</w:t>
            </w:r>
            <w:proofErr w:type="spellEnd"/>
          </w:p>
          <w:p w14:paraId="6B330DFE" w14:textId="27BA18EA" w:rsidR="003E6DF3" w:rsidRPr="00877316" w:rsidRDefault="003E6DF3" w:rsidP="006B626D">
            <w:pPr>
              <w:pStyle w:val="NOTE"/>
              <w:ind w:left="284" w:firstLine="0"/>
              <w:rPr>
                <w:rFonts w:cs="Times New Roman"/>
                <w:spacing w:val="0"/>
                <w:sz w:val="20"/>
                <w:szCs w:val="20"/>
                <w:lang w:val="en-US" w:eastAsia="de-DE"/>
              </w:rPr>
            </w:pPr>
            <w:r w:rsidRPr="00877316">
              <w:rPr>
                <w:rFonts w:cs="Times New Roman"/>
                <w:spacing w:val="0"/>
                <w:sz w:val="20"/>
                <w:szCs w:val="20"/>
                <w:lang w:val="en-US" w:eastAsia="de-DE"/>
              </w:rPr>
              <w:t xml:space="preserve">Note: the elements remain, except for new </w:t>
            </w:r>
            <w:proofErr w:type="spellStart"/>
            <w:r w:rsidRPr="00877316">
              <w:rPr>
                <w:rFonts w:cs="Times New Roman"/>
                <w:spacing w:val="0"/>
                <w:sz w:val="20"/>
                <w:szCs w:val="20"/>
                <w:lang w:val="en-US" w:eastAsia="de-DE"/>
              </w:rPr>
              <w:t>SubmodelElementList</w:t>
            </w:r>
            <w:proofErr w:type="spellEnd"/>
            <w:r w:rsidRPr="00877316">
              <w:rPr>
                <w:rFonts w:cs="Times New Roman"/>
                <w:spacing w:val="0"/>
                <w:sz w:val="20"/>
                <w:szCs w:val="20"/>
                <w:lang w:val="en-US" w:eastAsia="de-DE"/>
              </w:rPr>
              <w:t xml:space="preserve"> and renamed </w:t>
            </w:r>
            <w:proofErr w:type="spellStart"/>
            <w:r w:rsidRPr="00877316">
              <w:rPr>
                <w:rFonts w:cs="Times New Roman"/>
                <w:spacing w:val="0"/>
                <w:sz w:val="20"/>
                <w:szCs w:val="20"/>
                <w:lang w:val="en-US" w:eastAsia="de-DE"/>
              </w:rPr>
              <w:t>submodel</w:t>
            </w:r>
            <w:proofErr w:type="spellEnd"/>
            <w:r w:rsidRPr="00877316">
              <w:rPr>
                <w:rFonts w:cs="Times New Roman"/>
                <w:spacing w:val="0"/>
                <w:sz w:val="20"/>
                <w:szCs w:val="20"/>
                <w:lang w:val="en-US" w:eastAsia="de-DE"/>
              </w:rPr>
              <w:t xml:space="preserve"> elements Event and </w:t>
            </w:r>
            <w:proofErr w:type="spellStart"/>
            <w:r w:rsidRPr="00877316">
              <w:rPr>
                <w:rFonts w:cs="Times New Roman"/>
                <w:spacing w:val="0"/>
                <w:sz w:val="20"/>
                <w:szCs w:val="20"/>
                <w:lang w:val="en-US" w:eastAsia="de-DE"/>
              </w:rPr>
              <w:t>BasicEvent</w:t>
            </w:r>
            <w:proofErr w:type="spellEnd"/>
            <w:r w:rsidRPr="00877316">
              <w:rPr>
                <w:rFonts w:cs="Times New Roman"/>
                <w:spacing w:val="0"/>
                <w:sz w:val="20"/>
                <w:szCs w:val="20"/>
                <w:lang w:val="en-US" w:eastAsia="de-DE"/>
              </w:rPr>
              <w:t xml:space="preserve"> to </w:t>
            </w:r>
            <w:proofErr w:type="spellStart"/>
            <w:r w:rsidRPr="00877316">
              <w:rPr>
                <w:rFonts w:cs="Times New Roman"/>
                <w:spacing w:val="0"/>
                <w:sz w:val="20"/>
                <w:szCs w:val="20"/>
                <w:lang w:val="en-US" w:eastAsia="de-DE"/>
              </w:rPr>
              <w:t>EventElement</w:t>
            </w:r>
            <w:proofErr w:type="spellEnd"/>
            <w:r w:rsidRPr="00877316">
              <w:rPr>
                <w:rFonts w:cs="Times New Roman"/>
                <w:spacing w:val="0"/>
                <w:sz w:val="20"/>
                <w:szCs w:val="20"/>
                <w:lang w:val="en-US" w:eastAsia="de-DE"/>
              </w:rPr>
              <w:t xml:space="preserve"> and </w:t>
            </w:r>
            <w:proofErr w:type="spellStart"/>
            <w:r w:rsidRPr="00877316">
              <w:rPr>
                <w:rFonts w:cs="Times New Roman"/>
                <w:spacing w:val="0"/>
                <w:sz w:val="20"/>
                <w:szCs w:val="20"/>
                <w:lang w:val="en-US" w:eastAsia="de-DE"/>
              </w:rPr>
              <w:t>BasicEventElement</w:t>
            </w:r>
            <w:proofErr w:type="spellEnd"/>
          </w:p>
        </w:tc>
      </w:tr>
      <w:tr w:rsidR="003E6DF3" w:rsidRPr="0026076F" w14:paraId="2E7AD64A" w14:textId="77777777" w:rsidTr="00D255DF">
        <w:tc>
          <w:tcPr>
            <w:tcW w:w="540" w:type="dxa"/>
            <w:vAlign w:val="center"/>
          </w:tcPr>
          <w:p w14:paraId="1A845B14" w14:textId="77777777" w:rsidR="003E6DF3" w:rsidRPr="00877316" w:rsidRDefault="003E6DF3" w:rsidP="00D255DF">
            <w:pPr>
              <w:rPr>
                <w:lang w:val="en-US"/>
              </w:rPr>
            </w:pPr>
          </w:p>
        </w:tc>
        <w:tc>
          <w:tcPr>
            <w:tcW w:w="4229" w:type="dxa"/>
            <w:vAlign w:val="center"/>
          </w:tcPr>
          <w:p w14:paraId="62A6C244" w14:textId="77777777" w:rsidR="003E6DF3" w:rsidRPr="006B626D" w:rsidRDefault="003E6DF3" w:rsidP="00D255DF">
            <w:pPr>
              <w:rPr>
                <w:lang w:val="en-US"/>
              </w:rPr>
            </w:pPr>
            <w:proofErr w:type="spellStart"/>
            <w:r w:rsidRPr="006B626D">
              <w:rPr>
                <w:lang w:val="en-US"/>
              </w:rPr>
              <w:t>KeyType</w:t>
            </w:r>
            <w:proofErr w:type="spellEnd"/>
          </w:p>
        </w:tc>
        <w:tc>
          <w:tcPr>
            <w:tcW w:w="4860" w:type="dxa"/>
            <w:vAlign w:val="center"/>
          </w:tcPr>
          <w:p w14:paraId="327786CB" w14:textId="77777777" w:rsidR="003E6DF3" w:rsidRPr="00877316" w:rsidRDefault="003E6DF3" w:rsidP="00D255DF">
            <w:pPr>
              <w:jc w:val="left"/>
              <w:rPr>
                <w:lang w:val="en-US"/>
              </w:rPr>
            </w:pPr>
            <w:r w:rsidRPr="00877316">
              <w:rPr>
                <w:lang w:val="en-US"/>
              </w:rPr>
              <w:t>Enumeration removed because no Key/</w:t>
            </w:r>
            <w:proofErr w:type="spellStart"/>
            <w:r w:rsidRPr="00877316">
              <w:rPr>
                <w:lang w:val="en-US"/>
              </w:rPr>
              <w:t>idType</w:t>
            </w:r>
            <w:proofErr w:type="spellEnd"/>
            <w:r w:rsidRPr="00877316">
              <w:rPr>
                <w:lang w:val="en-US"/>
              </w:rPr>
              <w:t xml:space="preserve"> any longer</w:t>
            </w:r>
          </w:p>
        </w:tc>
      </w:tr>
      <w:tr w:rsidR="003E6DF3" w:rsidRPr="0026076F" w14:paraId="38CD94E2" w14:textId="77777777" w:rsidTr="00D255DF">
        <w:tc>
          <w:tcPr>
            <w:tcW w:w="540" w:type="dxa"/>
            <w:vAlign w:val="center"/>
          </w:tcPr>
          <w:p w14:paraId="397BA5BB" w14:textId="77777777" w:rsidR="003E6DF3" w:rsidRPr="00877316" w:rsidRDefault="003E6DF3" w:rsidP="00D255DF">
            <w:pPr>
              <w:rPr>
                <w:lang w:val="en-US"/>
              </w:rPr>
            </w:pPr>
          </w:p>
        </w:tc>
        <w:tc>
          <w:tcPr>
            <w:tcW w:w="4229" w:type="dxa"/>
            <w:vAlign w:val="center"/>
          </w:tcPr>
          <w:p w14:paraId="5791D066" w14:textId="77777777" w:rsidR="003E6DF3" w:rsidRPr="006B626D" w:rsidRDefault="003E6DF3" w:rsidP="00D255DF">
            <w:pPr>
              <w:rPr>
                <w:lang w:val="en-US"/>
              </w:rPr>
            </w:pPr>
            <w:proofErr w:type="spellStart"/>
            <w:r w:rsidRPr="006B626D">
              <w:rPr>
                <w:lang w:val="en-US"/>
              </w:rPr>
              <w:t>LocalKeyType</w:t>
            </w:r>
            <w:proofErr w:type="spellEnd"/>
          </w:p>
        </w:tc>
        <w:tc>
          <w:tcPr>
            <w:tcW w:w="4860" w:type="dxa"/>
            <w:vAlign w:val="center"/>
          </w:tcPr>
          <w:p w14:paraId="0FF4AE40" w14:textId="77777777" w:rsidR="003E6DF3" w:rsidRPr="00877316" w:rsidRDefault="003E6DF3" w:rsidP="00D255DF">
            <w:pPr>
              <w:jc w:val="left"/>
              <w:rPr>
                <w:lang w:val="en-US"/>
              </w:rPr>
            </w:pPr>
            <w:r w:rsidRPr="00877316">
              <w:rPr>
                <w:lang w:val="en-US"/>
              </w:rPr>
              <w:t>Enumeration removed because no Key/</w:t>
            </w:r>
            <w:proofErr w:type="spellStart"/>
            <w:r w:rsidRPr="00877316">
              <w:rPr>
                <w:lang w:val="en-US"/>
              </w:rPr>
              <w:t>idType</w:t>
            </w:r>
            <w:proofErr w:type="spellEnd"/>
            <w:r w:rsidRPr="00877316">
              <w:rPr>
                <w:lang w:val="en-US"/>
              </w:rPr>
              <w:t xml:space="preserve"> any longer</w:t>
            </w:r>
          </w:p>
        </w:tc>
      </w:tr>
      <w:tr w:rsidR="003E6DF3" w:rsidRPr="0026076F" w14:paraId="0A278AD0" w14:textId="77777777" w:rsidTr="00D255DF">
        <w:tc>
          <w:tcPr>
            <w:tcW w:w="540" w:type="dxa"/>
            <w:shd w:val="clear" w:color="auto" w:fill="FFFFFF" w:themeFill="background1"/>
            <w:vAlign w:val="center"/>
          </w:tcPr>
          <w:p w14:paraId="41D56E74" w14:textId="77777777" w:rsidR="003E6DF3" w:rsidRPr="006B626D" w:rsidRDefault="003E6DF3" w:rsidP="00D255DF">
            <w:pPr>
              <w:rPr>
                <w:lang w:val="en-US"/>
              </w:rPr>
            </w:pPr>
            <w:r w:rsidRPr="006B626D">
              <w:rPr>
                <w:lang w:val="en-US"/>
              </w:rPr>
              <w:t>x</w:t>
            </w:r>
          </w:p>
        </w:tc>
        <w:tc>
          <w:tcPr>
            <w:tcW w:w="4229" w:type="dxa"/>
            <w:shd w:val="clear" w:color="auto" w:fill="FFFFFF" w:themeFill="background1"/>
            <w:vAlign w:val="center"/>
          </w:tcPr>
          <w:p w14:paraId="33FB3581" w14:textId="77777777" w:rsidR="003E6DF3" w:rsidRPr="006B626D" w:rsidRDefault="003E6DF3" w:rsidP="00D255DF">
            <w:pPr>
              <w:rPr>
                <w:lang w:val="en-US"/>
              </w:rPr>
            </w:pPr>
            <w:proofErr w:type="spellStart"/>
            <w:r w:rsidRPr="006B626D">
              <w:rPr>
                <w:lang w:val="en-US"/>
              </w:rPr>
              <w:t>MimeType</w:t>
            </w:r>
            <w:proofErr w:type="spellEnd"/>
          </w:p>
        </w:tc>
        <w:tc>
          <w:tcPr>
            <w:tcW w:w="4860" w:type="dxa"/>
            <w:shd w:val="clear" w:color="auto" w:fill="FFFFFF" w:themeFill="background1"/>
            <w:vAlign w:val="center"/>
          </w:tcPr>
          <w:p w14:paraId="474055C7" w14:textId="77777777" w:rsidR="003E6DF3" w:rsidRPr="00877316" w:rsidRDefault="003E6DF3" w:rsidP="00D255DF">
            <w:pPr>
              <w:jc w:val="left"/>
              <w:rPr>
                <w:lang w:val="en-US"/>
              </w:rPr>
            </w:pPr>
            <w:r w:rsidRPr="00877316">
              <w:rPr>
                <w:lang w:val="en-US"/>
              </w:rPr>
              <w:t xml:space="preserve">Type name changed to </w:t>
            </w:r>
            <w:proofErr w:type="spellStart"/>
            <w:r w:rsidRPr="00877316">
              <w:rPr>
                <w:lang w:val="en-US"/>
              </w:rPr>
              <w:t>ContentType</w:t>
            </w:r>
            <w:proofErr w:type="spellEnd"/>
          </w:p>
        </w:tc>
      </w:tr>
      <w:tr w:rsidR="003E6DF3" w:rsidRPr="0026076F" w14:paraId="6C2D2104" w14:textId="77777777" w:rsidTr="00D255DF">
        <w:tc>
          <w:tcPr>
            <w:tcW w:w="540" w:type="dxa"/>
            <w:vAlign w:val="center"/>
          </w:tcPr>
          <w:p w14:paraId="2A050709" w14:textId="77777777" w:rsidR="003E6DF3" w:rsidRPr="00877316" w:rsidRDefault="003E6DF3" w:rsidP="00D255DF">
            <w:pPr>
              <w:rPr>
                <w:lang w:val="en-US"/>
              </w:rPr>
            </w:pPr>
          </w:p>
        </w:tc>
        <w:tc>
          <w:tcPr>
            <w:tcW w:w="4229" w:type="dxa"/>
            <w:vAlign w:val="center"/>
          </w:tcPr>
          <w:p w14:paraId="1DEBA3F6" w14:textId="77777777" w:rsidR="003E6DF3" w:rsidRPr="006B626D" w:rsidRDefault="003E6DF3" w:rsidP="00D255DF">
            <w:pPr>
              <w:rPr>
                <w:lang w:val="en-US"/>
              </w:rPr>
            </w:pPr>
            <w:r w:rsidRPr="006B626D">
              <w:rPr>
                <w:lang w:val="en-US"/>
              </w:rPr>
              <w:t>Property/</w:t>
            </w:r>
            <w:proofErr w:type="spellStart"/>
            <w:r w:rsidRPr="006B626D">
              <w:rPr>
                <w:lang w:val="en-US"/>
              </w:rPr>
              <w:t>valueType</w:t>
            </w:r>
            <w:proofErr w:type="spellEnd"/>
          </w:p>
        </w:tc>
        <w:tc>
          <w:tcPr>
            <w:tcW w:w="4860" w:type="dxa"/>
            <w:vAlign w:val="center"/>
          </w:tcPr>
          <w:p w14:paraId="73FDD6FA" w14:textId="77777777" w:rsidR="003E6DF3" w:rsidRPr="00877316" w:rsidRDefault="003E6DF3" w:rsidP="00D255DF">
            <w:pPr>
              <w:jc w:val="left"/>
              <w:rPr>
                <w:lang w:val="en-US"/>
              </w:rPr>
            </w:pPr>
            <w:r w:rsidRPr="00877316">
              <w:rPr>
                <w:lang w:val="en-US"/>
              </w:rPr>
              <w:t xml:space="preserve">Type changed from </w:t>
            </w:r>
            <w:proofErr w:type="spellStart"/>
            <w:r w:rsidRPr="00877316">
              <w:rPr>
                <w:lang w:val="en-US"/>
              </w:rPr>
              <w:t>DataTypeDef</w:t>
            </w:r>
            <w:proofErr w:type="spellEnd"/>
            <w:r w:rsidRPr="00877316">
              <w:rPr>
                <w:lang w:val="en-US"/>
              </w:rPr>
              <w:t xml:space="preserve"> to </w:t>
            </w:r>
            <w:proofErr w:type="spellStart"/>
            <w:r w:rsidRPr="00877316">
              <w:rPr>
                <w:lang w:val="en-US"/>
              </w:rPr>
              <w:t>DataTypeDefXsd</w:t>
            </w:r>
            <w:proofErr w:type="spellEnd"/>
          </w:p>
        </w:tc>
      </w:tr>
      <w:tr w:rsidR="003E6DF3" w:rsidRPr="0026076F" w14:paraId="59D7CCF7" w14:textId="77777777" w:rsidTr="00D255DF">
        <w:tc>
          <w:tcPr>
            <w:tcW w:w="540" w:type="dxa"/>
            <w:vAlign w:val="center"/>
          </w:tcPr>
          <w:p w14:paraId="1A587B62" w14:textId="77777777" w:rsidR="003E6DF3" w:rsidRPr="006B626D" w:rsidRDefault="003E6DF3" w:rsidP="00D255DF">
            <w:pPr>
              <w:rPr>
                <w:lang w:val="en-US"/>
              </w:rPr>
            </w:pPr>
            <w:r w:rsidRPr="006B626D">
              <w:rPr>
                <w:lang w:val="en-US"/>
              </w:rPr>
              <w:lastRenderedPageBreak/>
              <w:t>x</w:t>
            </w:r>
          </w:p>
        </w:tc>
        <w:tc>
          <w:tcPr>
            <w:tcW w:w="4229" w:type="dxa"/>
            <w:vAlign w:val="center"/>
          </w:tcPr>
          <w:p w14:paraId="4F822BDA" w14:textId="77777777" w:rsidR="003E6DF3" w:rsidRPr="006B626D" w:rsidRDefault="003E6DF3" w:rsidP="00D255DF">
            <w:pPr>
              <w:rPr>
                <w:lang w:val="en-US"/>
              </w:rPr>
            </w:pPr>
            <w:r w:rsidRPr="006B626D">
              <w:rPr>
                <w:lang w:val="en-US"/>
              </w:rPr>
              <w:t>Qualifiable/qualifier</w:t>
            </w:r>
          </w:p>
        </w:tc>
        <w:tc>
          <w:tcPr>
            <w:tcW w:w="4860" w:type="dxa"/>
            <w:vAlign w:val="center"/>
          </w:tcPr>
          <w:p w14:paraId="4FD92E73" w14:textId="0F83EC7C" w:rsidR="003E6DF3" w:rsidRPr="00877316" w:rsidRDefault="003E6DF3" w:rsidP="00D255DF">
            <w:pPr>
              <w:jc w:val="left"/>
              <w:rPr>
                <w:lang w:val="en-US"/>
              </w:rPr>
            </w:pPr>
            <w:r w:rsidRPr="00877316">
              <w:rPr>
                <w:lang w:val="en-US"/>
              </w:rPr>
              <w:t xml:space="preserve">Type changed from </w:t>
            </w:r>
            <w:r w:rsidR="008E57A5" w:rsidRPr="00845EB7">
              <w:rPr>
                <w:lang w:val="en-US"/>
              </w:rPr>
              <w:t>Constraint</w:t>
            </w:r>
            <w:r w:rsidRPr="00877316">
              <w:rPr>
                <w:lang w:val="en-US"/>
              </w:rPr>
              <w:t xml:space="preserve"> to </w:t>
            </w:r>
            <w:r w:rsidR="008E57A5" w:rsidRPr="00845EB7">
              <w:rPr>
                <w:lang w:val="en-US"/>
              </w:rPr>
              <w:t>Qualifier</w:t>
            </w:r>
          </w:p>
        </w:tc>
      </w:tr>
      <w:tr w:rsidR="003E6DF3" w:rsidRPr="0026076F" w14:paraId="567D417B" w14:textId="77777777" w:rsidTr="00D255DF">
        <w:tc>
          <w:tcPr>
            <w:tcW w:w="540" w:type="dxa"/>
            <w:vAlign w:val="center"/>
          </w:tcPr>
          <w:p w14:paraId="46DEFBBE" w14:textId="77777777" w:rsidR="003E6DF3" w:rsidRPr="00877316" w:rsidRDefault="003E6DF3" w:rsidP="00D255DF">
            <w:pPr>
              <w:rPr>
                <w:lang w:val="en-US"/>
              </w:rPr>
            </w:pPr>
          </w:p>
        </w:tc>
        <w:tc>
          <w:tcPr>
            <w:tcW w:w="4229" w:type="dxa"/>
            <w:vAlign w:val="center"/>
          </w:tcPr>
          <w:p w14:paraId="736C83F5" w14:textId="77777777" w:rsidR="003E6DF3" w:rsidRPr="006B626D" w:rsidRDefault="003E6DF3" w:rsidP="00D255DF">
            <w:pPr>
              <w:rPr>
                <w:lang w:val="en-US"/>
              </w:rPr>
            </w:pPr>
            <w:r w:rsidRPr="006B626D">
              <w:rPr>
                <w:lang w:val="en-US"/>
              </w:rPr>
              <w:t>Qualifier</w:t>
            </w:r>
          </w:p>
        </w:tc>
        <w:tc>
          <w:tcPr>
            <w:tcW w:w="4860" w:type="dxa"/>
            <w:vAlign w:val="center"/>
          </w:tcPr>
          <w:p w14:paraId="250F4956" w14:textId="02C1271D" w:rsidR="003E6DF3" w:rsidRPr="00877316" w:rsidRDefault="003E6DF3" w:rsidP="00D255DF">
            <w:pPr>
              <w:jc w:val="left"/>
              <w:rPr>
                <w:lang w:val="en-US"/>
              </w:rPr>
            </w:pPr>
            <w:r w:rsidRPr="00877316">
              <w:rPr>
                <w:lang w:val="en-US"/>
              </w:rPr>
              <w:t>No longer inherits from abstract class "Constraint"</w:t>
            </w:r>
          </w:p>
        </w:tc>
      </w:tr>
      <w:tr w:rsidR="003E6DF3" w:rsidRPr="0026076F" w14:paraId="3246F9E4" w14:textId="77777777" w:rsidTr="00D255DF">
        <w:tc>
          <w:tcPr>
            <w:tcW w:w="540" w:type="dxa"/>
            <w:vAlign w:val="center"/>
          </w:tcPr>
          <w:p w14:paraId="1E45F256" w14:textId="77777777" w:rsidR="003E6DF3" w:rsidRPr="00877316" w:rsidRDefault="003E6DF3" w:rsidP="00D255DF">
            <w:pPr>
              <w:rPr>
                <w:lang w:val="en-US"/>
              </w:rPr>
            </w:pPr>
          </w:p>
        </w:tc>
        <w:tc>
          <w:tcPr>
            <w:tcW w:w="4229" w:type="dxa"/>
            <w:vAlign w:val="center"/>
          </w:tcPr>
          <w:p w14:paraId="7C6EA13C" w14:textId="77777777" w:rsidR="003E6DF3" w:rsidRPr="006B626D" w:rsidRDefault="003E6DF3" w:rsidP="00D255DF">
            <w:pPr>
              <w:rPr>
                <w:lang w:val="en-US"/>
              </w:rPr>
            </w:pPr>
            <w:r w:rsidRPr="006B626D">
              <w:rPr>
                <w:lang w:val="en-US"/>
              </w:rPr>
              <w:t>Qualifier/</w:t>
            </w:r>
            <w:proofErr w:type="spellStart"/>
            <w:r w:rsidRPr="006B626D">
              <w:rPr>
                <w:lang w:val="en-US"/>
              </w:rPr>
              <w:t>valueType</w:t>
            </w:r>
            <w:proofErr w:type="spellEnd"/>
          </w:p>
        </w:tc>
        <w:tc>
          <w:tcPr>
            <w:tcW w:w="4860" w:type="dxa"/>
            <w:vAlign w:val="center"/>
          </w:tcPr>
          <w:p w14:paraId="3B2C6C64" w14:textId="77777777" w:rsidR="003E6DF3" w:rsidRPr="00877316" w:rsidRDefault="003E6DF3" w:rsidP="00D255DF">
            <w:pPr>
              <w:jc w:val="left"/>
              <w:rPr>
                <w:lang w:val="en-US"/>
              </w:rPr>
            </w:pPr>
            <w:r w:rsidRPr="00877316">
              <w:rPr>
                <w:lang w:val="en-US"/>
              </w:rPr>
              <w:t xml:space="preserve">Type changed from </w:t>
            </w:r>
            <w:proofErr w:type="spellStart"/>
            <w:r w:rsidRPr="00877316">
              <w:rPr>
                <w:lang w:val="en-US"/>
              </w:rPr>
              <w:t>DataTypeDef</w:t>
            </w:r>
            <w:proofErr w:type="spellEnd"/>
            <w:r w:rsidRPr="00877316">
              <w:rPr>
                <w:lang w:val="en-US"/>
              </w:rPr>
              <w:t xml:space="preserve"> to </w:t>
            </w:r>
            <w:proofErr w:type="spellStart"/>
            <w:r w:rsidRPr="00877316">
              <w:rPr>
                <w:lang w:val="en-US"/>
              </w:rPr>
              <w:t>DataTypeDefXsd</w:t>
            </w:r>
            <w:proofErr w:type="spellEnd"/>
          </w:p>
        </w:tc>
      </w:tr>
      <w:tr w:rsidR="003E6DF3" w:rsidRPr="0026076F" w14:paraId="43F8DD40" w14:textId="77777777" w:rsidTr="00D255DF">
        <w:tc>
          <w:tcPr>
            <w:tcW w:w="540" w:type="dxa"/>
            <w:vAlign w:val="center"/>
          </w:tcPr>
          <w:p w14:paraId="67ED7731" w14:textId="77777777" w:rsidR="003E6DF3" w:rsidRPr="00877316" w:rsidRDefault="003E6DF3" w:rsidP="00D255DF">
            <w:pPr>
              <w:rPr>
                <w:lang w:val="en-US"/>
              </w:rPr>
            </w:pPr>
          </w:p>
        </w:tc>
        <w:tc>
          <w:tcPr>
            <w:tcW w:w="4229" w:type="dxa"/>
            <w:vAlign w:val="center"/>
          </w:tcPr>
          <w:p w14:paraId="1C028B10" w14:textId="77777777" w:rsidR="003E6DF3" w:rsidRPr="006B626D" w:rsidRDefault="003E6DF3" w:rsidP="00D255DF">
            <w:pPr>
              <w:rPr>
                <w:lang w:val="en-US"/>
              </w:rPr>
            </w:pPr>
            <w:r w:rsidRPr="006B626D">
              <w:rPr>
                <w:lang w:val="en-US"/>
              </w:rPr>
              <w:t>Range/</w:t>
            </w:r>
            <w:proofErr w:type="spellStart"/>
            <w:r w:rsidRPr="006B626D">
              <w:rPr>
                <w:lang w:val="en-US"/>
              </w:rPr>
              <w:t>valueType</w:t>
            </w:r>
            <w:proofErr w:type="spellEnd"/>
          </w:p>
        </w:tc>
        <w:tc>
          <w:tcPr>
            <w:tcW w:w="4860" w:type="dxa"/>
            <w:vAlign w:val="center"/>
          </w:tcPr>
          <w:p w14:paraId="289DACBF" w14:textId="77777777" w:rsidR="003E6DF3" w:rsidRPr="00877316" w:rsidRDefault="003E6DF3" w:rsidP="00D255DF">
            <w:pPr>
              <w:jc w:val="left"/>
              <w:rPr>
                <w:lang w:val="en-US"/>
              </w:rPr>
            </w:pPr>
            <w:r w:rsidRPr="00877316">
              <w:rPr>
                <w:lang w:val="en-US"/>
              </w:rPr>
              <w:t xml:space="preserve">Type changed from </w:t>
            </w:r>
            <w:proofErr w:type="spellStart"/>
            <w:r w:rsidRPr="00877316">
              <w:rPr>
                <w:lang w:val="en-US"/>
              </w:rPr>
              <w:t>DataTypeDef</w:t>
            </w:r>
            <w:proofErr w:type="spellEnd"/>
            <w:r w:rsidRPr="00877316">
              <w:rPr>
                <w:lang w:val="en-US"/>
              </w:rPr>
              <w:t xml:space="preserve"> to </w:t>
            </w:r>
            <w:proofErr w:type="spellStart"/>
            <w:r w:rsidRPr="00877316">
              <w:rPr>
                <w:lang w:val="en-US"/>
              </w:rPr>
              <w:t>DataTypeDefXsd</w:t>
            </w:r>
            <w:proofErr w:type="spellEnd"/>
          </w:p>
        </w:tc>
      </w:tr>
      <w:tr w:rsidR="003E6DF3" w:rsidRPr="00877316" w14:paraId="3471A2F9" w14:textId="77777777" w:rsidTr="00D255DF">
        <w:tc>
          <w:tcPr>
            <w:tcW w:w="540" w:type="dxa"/>
            <w:vAlign w:val="center"/>
          </w:tcPr>
          <w:p w14:paraId="3D4CAD20" w14:textId="77777777" w:rsidR="003E6DF3" w:rsidRPr="00877316" w:rsidRDefault="003E6DF3" w:rsidP="00D255DF">
            <w:pPr>
              <w:rPr>
                <w:lang w:val="en-US"/>
              </w:rPr>
            </w:pPr>
          </w:p>
        </w:tc>
        <w:tc>
          <w:tcPr>
            <w:tcW w:w="4229" w:type="dxa"/>
            <w:vAlign w:val="center"/>
          </w:tcPr>
          <w:p w14:paraId="419A8C67" w14:textId="77777777" w:rsidR="003E6DF3" w:rsidRPr="006B626D" w:rsidRDefault="003E6DF3" w:rsidP="00D255DF">
            <w:pPr>
              <w:rPr>
                <w:lang w:val="en-US"/>
              </w:rPr>
            </w:pPr>
            <w:r w:rsidRPr="006B626D">
              <w:rPr>
                <w:lang w:val="en-US"/>
              </w:rPr>
              <w:t>Referable/</w:t>
            </w:r>
            <w:proofErr w:type="spellStart"/>
            <w:r w:rsidRPr="006B626D">
              <w:rPr>
                <w:lang w:val="en-US"/>
              </w:rPr>
              <w:t>idShort</w:t>
            </w:r>
            <w:proofErr w:type="spellEnd"/>
          </w:p>
        </w:tc>
        <w:tc>
          <w:tcPr>
            <w:tcW w:w="4860" w:type="dxa"/>
            <w:vAlign w:val="center"/>
          </w:tcPr>
          <w:p w14:paraId="610914D9" w14:textId="77777777" w:rsidR="003E6DF3" w:rsidRPr="006B626D" w:rsidRDefault="003E6DF3" w:rsidP="00D255DF">
            <w:pPr>
              <w:jc w:val="left"/>
              <w:rPr>
                <w:lang w:val="en-US"/>
              </w:rPr>
            </w:pPr>
            <w:r w:rsidRPr="006B626D">
              <w:rPr>
                <w:lang w:val="en-US"/>
              </w:rPr>
              <w:t>Now optional, was mandatory</w:t>
            </w:r>
          </w:p>
        </w:tc>
      </w:tr>
      <w:tr w:rsidR="003E6DF3" w:rsidRPr="00877316" w14:paraId="0F90AE99" w14:textId="77777777" w:rsidTr="00D255DF">
        <w:tc>
          <w:tcPr>
            <w:tcW w:w="540" w:type="dxa"/>
          </w:tcPr>
          <w:p w14:paraId="0685F1A5" w14:textId="77777777" w:rsidR="003E6DF3" w:rsidRPr="006B626D" w:rsidRDefault="003E6DF3" w:rsidP="00D255DF">
            <w:pPr>
              <w:rPr>
                <w:lang w:val="en-US"/>
              </w:rPr>
            </w:pPr>
            <w:r w:rsidRPr="006B626D">
              <w:rPr>
                <w:lang w:val="en-US"/>
              </w:rPr>
              <w:t>x</w:t>
            </w:r>
          </w:p>
        </w:tc>
        <w:tc>
          <w:tcPr>
            <w:tcW w:w="4229" w:type="dxa"/>
          </w:tcPr>
          <w:p w14:paraId="5B93E97B" w14:textId="77777777" w:rsidR="003E6DF3" w:rsidRPr="006B626D" w:rsidRDefault="003E6DF3" w:rsidP="00D255DF">
            <w:pPr>
              <w:rPr>
                <w:lang w:val="en-US"/>
              </w:rPr>
            </w:pPr>
            <w:r w:rsidRPr="006B626D">
              <w:rPr>
                <w:lang w:val="en-US"/>
              </w:rPr>
              <w:t>Referable/parent</w:t>
            </w:r>
          </w:p>
        </w:tc>
        <w:tc>
          <w:tcPr>
            <w:tcW w:w="4860" w:type="dxa"/>
          </w:tcPr>
          <w:p w14:paraId="547109C5" w14:textId="6263D287" w:rsidR="003E6DF3" w:rsidRPr="006B626D" w:rsidRDefault="003E6DF3" w:rsidP="00D255DF">
            <w:pPr>
              <w:jc w:val="left"/>
              <w:rPr>
                <w:lang w:val="en-US"/>
              </w:rPr>
            </w:pPr>
            <w:r w:rsidRPr="006B626D">
              <w:rPr>
                <w:lang w:val="en-US"/>
              </w:rPr>
              <w:t>Parent attribute removed</w:t>
            </w:r>
          </w:p>
        </w:tc>
      </w:tr>
      <w:tr w:rsidR="003E6DF3" w:rsidRPr="0026076F" w14:paraId="0E02C9CA" w14:textId="77777777" w:rsidTr="00D255DF">
        <w:tc>
          <w:tcPr>
            <w:tcW w:w="540" w:type="dxa"/>
            <w:vAlign w:val="center"/>
          </w:tcPr>
          <w:p w14:paraId="3C86E9DE" w14:textId="77777777" w:rsidR="003E6DF3" w:rsidRPr="006B626D" w:rsidRDefault="003E6DF3" w:rsidP="00D255DF">
            <w:pPr>
              <w:rPr>
                <w:lang w:val="en-US"/>
              </w:rPr>
            </w:pPr>
            <w:r w:rsidRPr="006B626D">
              <w:rPr>
                <w:lang w:val="en-US"/>
              </w:rPr>
              <w:t>x</w:t>
            </w:r>
          </w:p>
        </w:tc>
        <w:tc>
          <w:tcPr>
            <w:tcW w:w="4229" w:type="dxa"/>
            <w:vAlign w:val="center"/>
          </w:tcPr>
          <w:p w14:paraId="1EC6ABAA" w14:textId="77777777" w:rsidR="003E6DF3" w:rsidRPr="006B626D" w:rsidRDefault="003E6DF3" w:rsidP="00D255DF">
            <w:pPr>
              <w:rPr>
                <w:lang w:val="en-US"/>
              </w:rPr>
            </w:pPr>
            <w:proofErr w:type="spellStart"/>
            <w:r w:rsidRPr="006B626D">
              <w:rPr>
                <w:lang w:val="en-US"/>
              </w:rPr>
              <w:t>ReferableElements</w:t>
            </w:r>
            <w:proofErr w:type="spellEnd"/>
          </w:p>
        </w:tc>
        <w:tc>
          <w:tcPr>
            <w:tcW w:w="4860" w:type="dxa"/>
            <w:vAlign w:val="center"/>
          </w:tcPr>
          <w:p w14:paraId="46B44D35" w14:textId="77777777" w:rsidR="003E6DF3" w:rsidRPr="00877316" w:rsidRDefault="003E6DF3" w:rsidP="00D255DF">
            <w:pPr>
              <w:jc w:val="left"/>
              <w:rPr>
                <w:lang w:val="en-US"/>
              </w:rPr>
            </w:pPr>
            <w:r w:rsidRPr="00877316">
              <w:rPr>
                <w:lang w:val="en-US"/>
              </w:rPr>
              <w:t xml:space="preserve">Substituted with enumeration </w:t>
            </w:r>
            <w:proofErr w:type="spellStart"/>
            <w:r w:rsidRPr="00877316">
              <w:rPr>
                <w:lang w:val="en-US"/>
              </w:rPr>
              <w:t>AasSubmodelElements</w:t>
            </w:r>
            <w:proofErr w:type="spellEnd"/>
            <w:r w:rsidRPr="00877316">
              <w:rPr>
                <w:lang w:val="en-US"/>
              </w:rPr>
              <w:t xml:space="preserve"> and </w:t>
            </w:r>
            <w:proofErr w:type="spellStart"/>
            <w:r w:rsidRPr="00877316">
              <w:rPr>
                <w:lang w:val="en-US"/>
              </w:rPr>
              <w:t>AasIdentifiables</w:t>
            </w:r>
            <w:proofErr w:type="spellEnd"/>
          </w:p>
        </w:tc>
      </w:tr>
      <w:tr w:rsidR="003E6DF3" w:rsidRPr="0026076F" w14:paraId="3C98FC30" w14:textId="77777777" w:rsidTr="00D255DF">
        <w:tc>
          <w:tcPr>
            <w:tcW w:w="540" w:type="dxa"/>
            <w:vAlign w:val="center"/>
          </w:tcPr>
          <w:p w14:paraId="1C041490" w14:textId="77777777" w:rsidR="003E6DF3" w:rsidRPr="006B626D" w:rsidRDefault="003E6DF3" w:rsidP="00D255DF">
            <w:pPr>
              <w:rPr>
                <w:lang w:val="en-US"/>
              </w:rPr>
            </w:pPr>
            <w:r w:rsidRPr="006B626D">
              <w:rPr>
                <w:lang w:val="en-US"/>
              </w:rPr>
              <w:t>x</w:t>
            </w:r>
          </w:p>
        </w:tc>
        <w:tc>
          <w:tcPr>
            <w:tcW w:w="4229" w:type="dxa"/>
            <w:vAlign w:val="center"/>
          </w:tcPr>
          <w:p w14:paraId="6395AB68" w14:textId="77777777" w:rsidR="003E6DF3" w:rsidRPr="006B626D" w:rsidRDefault="003E6DF3" w:rsidP="00D255DF">
            <w:pPr>
              <w:rPr>
                <w:lang w:val="en-US"/>
              </w:rPr>
            </w:pPr>
            <w:proofErr w:type="spellStart"/>
            <w:r w:rsidRPr="006B626D">
              <w:rPr>
                <w:lang w:val="en-US"/>
              </w:rPr>
              <w:t>ReferableElements</w:t>
            </w:r>
            <w:proofErr w:type="spellEnd"/>
            <w:r w:rsidRPr="006B626D">
              <w:rPr>
                <w:lang w:val="en-US"/>
              </w:rPr>
              <w:t>/</w:t>
            </w:r>
            <w:proofErr w:type="spellStart"/>
            <w:r w:rsidRPr="006B626D">
              <w:rPr>
                <w:lang w:val="en-US"/>
              </w:rPr>
              <w:t>AccessPermissionRule</w:t>
            </w:r>
            <w:proofErr w:type="spellEnd"/>
          </w:p>
        </w:tc>
        <w:tc>
          <w:tcPr>
            <w:tcW w:w="4860" w:type="dxa"/>
            <w:vAlign w:val="center"/>
          </w:tcPr>
          <w:p w14:paraId="7FDD9F7A" w14:textId="2DBBDE4F" w:rsidR="003E6DF3" w:rsidRPr="00877316" w:rsidRDefault="003E6DF3" w:rsidP="00D255DF">
            <w:pPr>
              <w:jc w:val="left"/>
              <w:rPr>
                <w:lang w:val="en-US"/>
              </w:rPr>
            </w:pPr>
            <w:r w:rsidRPr="00877316">
              <w:rPr>
                <w:lang w:val="en-US"/>
              </w:rPr>
              <w:t xml:space="preserve">Removed from enumeration, </w:t>
            </w:r>
            <w:proofErr w:type="spellStart"/>
            <w:r w:rsidRPr="00877316">
              <w:rPr>
                <w:lang w:val="en-US"/>
              </w:rPr>
              <w:t>AccessPermissionRule</w:t>
            </w:r>
            <w:proofErr w:type="spellEnd"/>
            <w:r w:rsidRPr="00877316">
              <w:rPr>
                <w:lang w:val="en-US"/>
              </w:rPr>
              <w:t xml:space="preserve"> is no longer referable</w:t>
            </w:r>
          </w:p>
          <w:p w14:paraId="743BFE55" w14:textId="77777777" w:rsidR="003E6DF3" w:rsidRPr="00877316" w:rsidRDefault="003E6DF3" w:rsidP="00D255DF">
            <w:pPr>
              <w:jc w:val="left"/>
              <w:rPr>
                <w:lang w:val="en-US"/>
              </w:rPr>
            </w:pPr>
            <w:r w:rsidRPr="00877316">
              <w:rPr>
                <w:lang w:val="en-US"/>
              </w:rPr>
              <w:t xml:space="preserve">Not part of new </w:t>
            </w:r>
            <w:proofErr w:type="spellStart"/>
            <w:r w:rsidRPr="00877316">
              <w:rPr>
                <w:lang w:val="en-US"/>
              </w:rPr>
              <w:t>AasReferableNonIdentifiables</w:t>
            </w:r>
            <w:proofErr w:type="spellEnd"/>
          </w:p>
        </w:tc>
      </w:tr>
      <w:tr w:rsidR="003E6DF3" w:rsidRPr="0026076F" w14:paraId="4470E74B" w14:textId="77777777" w:rsidTr="00D255DF">
        <w:tc>
          <w:tcPr>
            <w:tcW w:w="540" w:type="dxa"/>
            <w:vAlign w:val="center"/>
          </w:tcPr>
          <w:p w14:paraId="540F9A46" w14:textId="77777777" w:rsidR="003E6DF3" w:rsidRPr="006B626D" w:rsidRDefault="003E6DF3" w:rsidP="00D255DF">
            <w:pPr>
              <w:rPr>
                <w:lang w:val="en-US"/>
              </w:rPr>
            </w:pPr>
            <w:r w:rsidRPr="006B626D">
              <w:rPr>
                <w:lang w:val="en-US"/>
              </w:rPr>
              <w:t>x</w:t>
            </w:r>
          </w:p>
        </w:tc>
        <w:tc>
          <w:tcPr>
            <w:tcW w:w="4229" w:type="dxa"/>
            <w:vAlign w:val="center"/>
          </w:tcPr>
          <w:p w14:paraId="759E4B4A" w14:textId="77777777" w:rsidR="003E6DF3" w:rsidRPr="006B626D" w:rsidRDefault="003E6DF3" w:rsidP="00D255DF">
            <w:pPr>
              <w:rPr>
                <w:lang w:val="en-US"/>
              </w:rPr>
            </w:pPr>
            <w:proofErr w:type="spellStart"/>
            <w:r w:rsidRPr="006B626D">
              <w:rPr>
                <w:lang w:val="en-US"/>
              </w:rPr>
              <w:t>ReferableElement</w:t>
            </w:r>
            <w:proofErr w:type="spellEnd"/>
            <w:r w:rsidRPr="006B626D">
              <w:rPr>
                <w:lang w:val="en-US"/>
              </w:rPr>
              <w:t>/</w:t>
            </w:r>
            <w:proofErr w:type="spellStart"/>
            <w:r w:rsidRPr="006B626D">
              <w:rPr>
                <w:lang w:val="en-US"/>
              </w:rPr>
              <w:t>BasicEvent</w:t>
            </w:r>
            <w:proofErr w:type="spellEnd"/>
          </w:p>
        </w:tc>
        <w:tc>
          <w:tcPr>
            <w:tcW w:w="4860" w:type="dxa"/>
            <w:vAlign w:val="center"/>
          </w:tcPr>
          <w:p w14:paraId="54BB4A3F" w14:textId="77777777" w:rsidR="003E6DF3" w:rsidRPr="00877316" w:rsidRDefault="003E6DF3" w:rsidP="00D255DF">
            <w:pPr>
              <w:jc w:val="left"/>
              <w:rPr>
                <w:lang w:val="en-US"/>
              </w:rPr>
            </w:pPr>
            <w:r w:rsidRPr="00877316">
              <w:rPr>
                <w:lang w:val="en-US"/>
              </w:rPr>
              <w:t xml:space="preserve">Renamed to </w:t>
            </w:r>
            <w:proofErr w:type="spellStart"/>
            <w:r w:rsidRPr="00877316">
              <w:rPr>
                <w:lang w:val="en-US"/>
              </w:rPr>
              <w:t>BasicEventElement</w:t>
            </w:r>
            <w:proofErr w:type="spellEnd"/>
          </w:p>
          <w:p w14:paraId="301C302C" w14:textId="77777777" w:rsidR="003E6DF3" w:rsidRPr="00877316" w:rsidRDefault="003E6DF3" w:rsidP="00D255DF">
            <w:pPr>
              <w:jc w:val="left"/>
              <w:rPr>
                <w:lang w:val="en-US"/>
              </w:rPr>
            </w:pPr>
            <w:r w:rsidRPr="00877316">
              <w:rPr>
                <w:lang w:val="en-US"/>
              </w:rPr>
              <w:t xml:space="preserve">Now part of </w:t>
            </w:r>
            <w:proofErr w:type="spellStart"/>
            <w:r w:rsidRPr="00877316">
              <w:rPr>
                <w:lang w:val="en-US"/>
              </w:rPr>
              <w:t>AasSubmodelElements</w:t>
            </w:r>
            <w:proofErr w:type="spellEnd"/>
          </w:p>
        </w:tc>
      </w:tr>
      <w:tr w:rsidR="003E6DF3" w:rsidRPr="0026076F" w14:paraId="5549ED62" w14:textId="77777777" w:rsidTr="00D255DF">
        <w:tc>
          <w:tcPr>
            <w:tcW w:w="540" w:type="dxa"/>
            <w:vAlign w:val="center"/>
          </w:tcPr>
          <w:p w14:paraId="3A6603E2" w14:textId="77777777" w:rsidR="003E6DF3" w:rsidRPr="006B626D" w:rsidRDefault="003E6DF3" w:rsidP="00D255DF">
            <w:pPr>
              <w:rPr>
                <w:lang w:val="en-US"/>
              </w:rPr>
            </w:pPr>
            <w:r w:rsidRPr="006B626D">
              <w:rPr>
                <w:lang w:val="en-US"/>
              </w:rPr>
              <w:t>(x)</w:t>
            </w:r>
          </w:p>
        </w:tc>
        <w:tc>
          <w:tcPr>
            <w:tcW w:w="4229" w:type="dxa"/>
            <w:vAlign w:val="center"/>
          </w:tcPr>
          <w:p w14:paraId="76AFD48F" w14:textId="77777777" w:rsidR="003E6DF3" w:rsidRPr="006B626D" w:rsidRDefault="003E6DF3" w:rsidP="00D255DF">
            <w:pPr>
              <w:rPr>
                <w:lang w:val="en-US"/>
              </w:rPr>
            </w:pPr>
            <w:proofErr w:type="spellStart"/>
            <w:r w:rsidRPr="006B626D">
              <w:rPr>
                <w:lang w:val="en-US"/>
              </w:rPr>
              <w:t>ReferablesElements</w:t>
            </w:r>
            <w:proofErr w:type="spellEnd"/>
            <w:r w:rsidRPr="006B626D">
              <w:rPr>
                <w:lang w:val="en-US"/>
              </w:rPr>
              <w:t>/</w:t>
            </w:r>
            <w:proofErr w:type="spellStart"/>
            <w:r w:rsidRPr="006B626D">
              <w:rPr>
                <w:lang w:val="en-US"/>
              </w:rPr>
              <w:t>ConceptDictionary</w:t>
            </w:r>
            <w:proofErr w:type="spellEnd"/>
          </w:p>
        </w:tc>
        <w:tc>
          <w:tcPr>
            <w:tcW w:w="4860" w:type="dxa"/>
            <w:vAlign w:val="center"/>
          </w:tcPr>
          <w:p w14:paraId="527A5B86" w14:textId="494C5A03" w:rsidR="003E6DF3" w:rsidRPr="00877316" w:rsidRDefault="003E6DF3" w:rsidP="00D255DF">
            <w:pPr>
              <w:jc w:val="left"/>
              <w:rPr>
                <w:lang w:val="en-US"/>
              </w:rPr>
            </w:pPr>
            <w:r w:rsidRPr="00877316">
              <w:rPr>
                <w:lang w:val="en-US"/>
              </w:rPr>
              <w:t xml:space="preserve">Bugfix: </w:t>
            </w:r>
            <w:proofErr w:type="spellStart"/>
            <w:r w:rsidRPr="00877316">
              <w:rPr>
                <w:lang w:val="en-US"/>
              </w:rPr>
              <w:t>ConceptDictionary</w:t>
            </w:r>
            <w:proofErr w:type="spellEnd"/>
            <w:r w:rsidRPr="00877316">
              <w:rPr>
                <w:lang w:val="en-US"/>
              </w:rPr>
              <w:t xml:space="preserve"> removed from enumeration, since </w:t>
            </w:r>
            <w:proofErr w:type="spellStart"/>
            <w:r w:rsidRPr="00877316">
              <w:rPr>
                <w:lang w:val="en-US"/>
              </w:rPr>
              <w:t>ConceptDictionary</w:t>
            </w:r>
            <w:proofErr w:type="spellEnd"/>
            <w:r w:rsidRPr="00877316">
              <w:rPr>
                <w:lang w:val="en-US"/>
              </w:rPr>
              <w:t xml:space="preserve"> no longer part of specification</w:t>
            </w:r>
          </w:p>
          <w:p w14:paraId="3B15FAF9" w14:textId="77777777" w:rsidR="003E6DF3" w:rsidRPr="00877316" w:rsidRDefault="003E6DF3" w:rsidP="00D255DF">
            <w:pPr>
              <w:jc w:val="left"/>
              <w:rPr>
                <w:lang w:val="en-US"/>
              </w:rPr>
            </w:pPr>
            <w:r w:rsidRPr="00877316">
              <w:rPr>
                <w:lang w:val="en-US"/>
              </w:rPr>
              <w:t xml:space="preserve">Not part of new </w:t>
            </w:r>
            <w:proofErr w:type="spellStart"/>
            <w:r w:rsidRPr="00877316">
              <w:rPr>
                <w:lang w:val="en-US"/>
              </w:rPr>
              <w:t>KeyTypes</w:t>
            </w:r>
            <w:proofErr w:type="spellEnd"/>
          </w:p>
        </w:tc>
      </w:tr>
      <w:tr w:rsidR="003E6DF3" w:rsidRPr="0026076F" w14:paraId="284F34DB" w14:textId="77777777" w:rsidTr="00D255DF">
        <w:tc>
          <w:tcPr>
            <w:tcW w:w="540" w:type="dxa"/>
            <w:vAlign w:val="center"/>
          </w:tcPr>
          <w:p w14:paraId="1024BB05" w14:textId="77777777" w:rsidR="003E6DF3" w:rsidRPr="006B626D" w:rsidRDefault="003E6DF3" w:rsidP="00D255DF">
            <w:pPr>
              <w:rPr>
                <w:lang w:val="en-US"/>
              </w:rPr>
            </w:pPr>
            <w:r w:rsidRPr="006B626D">
              <w:rPr>
                <w:lang w:val="en-US"/>
              </w:rPr>
              <w:t>x</w:t>
            </w:r>
          </w:p>
        </w:tc>
        <w:tc>
          <w:tcPr>
            <w:tcW w:w="4229" w:type="dxa"/>
            <w:vAlign w:val="center"/>
          </w:tcPr>
          <w:p w14:paraId="6C27704D" w14:textId="77777777" w:rsidR="003E6DF3" w:rsidRPr="006B626D" w:rsidRDefault="003E6DF3" w:rsidP="00D255DF">
            <w:pPr>
              <w:rPr>
                <w:lang w:val="en-US"/>
              </w:rPr>
            </w:pPr>
            <w:proofErr w:type="spellStart"/>
            <w:r w:rsidRPr="006B626D">
              <w:rPr>
                <w:lang w:val="en-US"/>
              </w:rPr>
              <w:t>ReferableElements</w:t>
            </w:r>
            <w:proofErr w:type="spellEnd"/>
            <w:r w:rsidRPr="006B626D">
              <w:rPr>
                <w:lang w:val="en-US"/>
              </w:rPr>
              <w:t>/Event</w:t>
            </w:r>
          </w:p>
        </w:tc>
        <w:tc>
          <w:tcPr>
            <w:tcW w:w="4860" w:type="dxa"/>
            <w:vAlign w:val="center"/>
          </w:tcPr>
          <w:p w14:paraId="400C30BC" w14:textId="77777777" w:rsidR="003E6DF3" w:rsidRPr="00877316" w:rsidRDefault="003E6DF3" w:rsidP="00D255DF">
            <w:pPr>
              <w:jc w:val="left"/>
              <w:rPr>
                <w:lang w:val="en-US"/>
              </w:rPr>
            </w:pPr>
            <w:r w:rsidRPr="00877316">
              <w:rPr>
                <w:lang w:val="en-US"/>
              </w:rPr>
              <w:t xml:space="preserve">Renamed to </w:t>
            </w:r>
            <w:proofErr w:type="spellStart"/>
            <w:r w:rsidRPr="00877316">
              <w:rPr>
                <w:lang w:val="en-US"/>
              </w:rPr>
              <w:t>EventElement</w:t>
            </w:r>
            <w:proofErr w:type="spellEnd"/>
          </w:p>
          <w:p w14:paraId="2EB67264" w14:textId="77777777" w:rsidR="003E6DF3" w:rsidRPr="00877316" w:rsidRDefault="003E6DF3" w:rsidP="00D255DF">
            <w:pPr>
              <w:jc w:val="left"/>
              <w:rPr>
                <w:lang w:val="en-US"/>
              </w:rPr>
            </w:pPr>
            <w:r w:rsidRPr="00877316">
              <w:rPr>
                <w:lang w:val="en-US"/>
              </w:rPr>
              <w:t xml:space="preserve">Now part of </w:t>
            </w:r>
            <w:proofErr w:type="spellStart"/>
            <w:r w:rsidRPr="00877316">
              <w:rPr>
                <w:lang w:val="en-US"/>
              </w:rPr>
              <w:t>AasSubmodelElements</w:t>
            </w:r>
            <w:proofErr w:type="spellEnd"/>
          </w:p>
        </w:tc>
      </w:tr>
      <w:tr w:rsidR="003E6DF3" w:rsidRPr="0026076F" w14:paraId="25DA0D17" w14:textId="77777777" w:rsidTr="00D255DF">
        <w:tc>
          <w:tcPr>
            <w:tcW w:w="540" w:type="dxa"/>
            <w:vAlign w:val="center"/>
          </w:tcPr>
          <w:p w14:paraId="01AB76D3" w14:textId="77777777" w:rsidR="003E6DF3" w:rsidRPr="00877316" w:rsidRDefault="003E6DF3" w:rsidP="00D255DF">
            <w:pPr>
              <w:rPr>
                <w:lang w:val="en-US"/>
              </w:rPr>
            </w:pPr>
          </w:p>
        </w:tc>
        <w:tc>
          <w:tcPr>
            <w:tcW w:w="4229" w:type="dxa"/>
            <w:vAlign w:val="center"/>
          </w:tcPr>
          <w:p w14:paraId="29FA3826" w14:textId="77777777" w:rsidR="003E6DF3" w:rsidRPr="006B626D" w:rsidRDefault="003E6DF3" w:rsidP="00D255DF">
            <w:pPr>
              <w:rPr>
                <w:lang w:val="en-US"/>
              </w:rPr>
            </w:pPr>
            <w:proofErr w:type="spellStart"/>
            <w:r w:rsidRPr="006B626D">
              <w:rPr>
                <w:lang w:val="en-US"/>
              </w:rPr>
              <w:t>RelationshipElement</w:t>
            </w:r>
            <w:proofErr w:type="spellEnd"/>
            <w:r w:rsidRPr="006B626D">
              <w:rPr>
                <w:lang w:val="en-US"/>
              </w:rPr>
              <w:t>/first</w:t>
            </w:r>
          </w:p>
        </w:tc>
        <w:tc>
          <w:tcPr>
            <w:tcW w:w="4860" w:type="dxa"/>
            <w:vAlign w:val="center"/>
          </w:tcPr>
          <w:p w14:paraId="7F48C5D2" w14:textId="51EB4D72" w:rsidR="003E6DF3" w:rsidRPr="00877316" w:rsidRDefault="003E6DF3" w:rsidP="00D255DF">
            <w:pPr>
              <w:jc w:val="left"/>
              <w:rPr>
                <w:lang w:val="en-US"/>
              </w:rPr>
            </w:pPr>
            <w:r w:rsidRPr="00877316">
              <w:rPr>
                <w:lang w:val="en-US"/>
              </w:rPr>
              <w:t xml:space="preserve">Type changes from model reference </w:t>
            </w:r>
            <w:r w:rsidR="00353621" w:rsidRPr="00845EB7">
              <w:rPr>
                <w:lang w:val="en-US"/>
              </w:rPr>
              <w:t>Referable</w:t>
            </w:r>
            <w:r w:rsidRPr="00877316">
              <w:rPr>
                <w:lang w:val="en-US"/>
              </w:rPr>
              <w:t xml:space="preserve"> to </w:t>
            </w:r>
            <w:r w:rsidR="00353621" w:rsidRPr="00845EB7">
              <w:rPr>
                <w:lang w:val="en-US"/>
              </w:rPr>
              <w:t>Reference</w:t>
            </w:r>
            <w:r w:rsidRPr="00877316">
              <w:rPr>
                <w:lang w:val="en-US"/>
              </w:rPr>
              <w:t xml:space="preserve"> (global or model reference)</w:t>
            </w:r>
          </w:p>
        </w:tc>
      </w:tr>
      <w:tr w:rsidR="003E6DF3" w:rsidRPr="0026076F" w14:paraId="415C727B" w14:textId="77777777" w:rsidTr="00D255DF">
        <w:tc>
          <w:tcPr>
            <w:tcW w:w="540" w:type="dxa"/>
            <w:vAlign w:val="center"/>
          </w:tcPr>
          <w:p w14:paraId="3934F250" w14:textId="77777777" w:rsidR="003E6DF3" w:rsidRPr="00877316" w:rsidRDefault="003E6DF3" w:rsidP="00D255DF">
            <w:pPr>
              <w:rPr>
                <w:lang w:val="en-US"/>
              </w:rPr>
            </w:pPr>
          </w:p>
        </w:tc>
        <w:tc>
          <w:tcPr>
            <w:tcW w:w="4229" w:type="dxa"/>
            <w:vAlign w:val="center"/>
          </w:tcPr>
          <w:p w14:paraId="3F40C16D" w14:textId="77777777" w:rsidR="003E6DF3" w:rsidRPr="006B626D" w:rsidRDefault="003E6DF3" w:rsidP="00D255DF">
            <w:pPr>
              <w:rPr>
                <w:lang w:val="en-US"/>
              </w:rPr>
            </w:pPr>
            <w:proofErr w:type="spellStart"/>
            <w:r w:rsidRPr="006B626D">
              <w:rPr>
                <w:lang w:val="en-US"/>
              </w:rPr>
              <w:t>RelationshipElement</w:t>
            </w:r>
            <w:proofErr w:type="spellEnd"/>
            <w:r w:rsidRPr="006B626D">
              <w:rPr>
                <w:lang w:val="en-US"/>
              </w:rPr>
              <w:t>/second</w:t>
            </w:r>
          </w:p>
        </w:tc>
        <w:tc>
          <w:tcPr>
            <w:tcW w:w="4860" w:type="dxa"/>
            <w:vAlign w:val="center"/>
          </w:tcPr>
          <w:p w14:paraId="32494EB0" w14:textId="77777777" w:rsidR="003E6DF3" w:rsidRPr="00877316" w:rsidRDefault="003E6DF3" w:rsidP="00D255DF">
            <w:pPr>
              <w:jc w:val="left"/>
              <w:rPr>
                <w:lang w:val="en-US"/>
              </w:rPr>
            </w:pPr>
            <w:r w:rsidRPr="00877316">
              <w:rPr>
                <w:lang w:val="en-US"/>
              </w:rPr>
              <w:t>Type changes from model reference Referable to Reference (global or model reference)</w:t>
            </w:r>
          </w:p>
        </w:tc>
      </w:tr>
      <w:tr w:rsidR="003E6DF3" w:rsidRPr="0026076F" w14:paraId="1F75CFE3" w14:textId="77777777" w:rsidTr="00D255DF">
        <w:tc>
          <w:tcPr>
            <w:tcW w:w="540" w:type="dxa"/>
            <w:vAlign w:val="center"/>
          </w:tcPr>
          <w:p w14:paraId="12A0A989" w14:textId="77777777" w:rsidR="003E6DF3" w:rsidRPr="00877316" w:rsidRDefault="003E6DF3" w:rsidP="00D255DF">
            <w:pPr>
              <w:rPr>
                <w:lang w:val="en-US"/>
              </w:rPr>
            </w:pPr>
          </w:p>
        </w:tc>
        <w:tc>
          <w:tcPr>
            <w:tcW w:w="4229" w:type="dxa"/>
            <w:vAlign w:val="center"/>
          </w:tcPr>
          <w:p w14:paraId="38949FDF" w14:textId="77777777" w:rsidR="003E6DF3" w:rsidRPr="006B626D" w:rsidRDefault="003E6DF3" w:rsidP="00D255DF">
            <w:pPr>
              <w:rPr>
                <w:lang w:val="en-US"/>
              </w:rPr>
            </w:pPr>
            <w:proofErr w:type="spellStart"/>
            <w:r w:rsidRPr="006B626D">
              <w:rPr>
                <w:lang w:val="en-US"/>
              </w:rPr>
              <w:t>ValueDataType</w:t>
            </w:r>
            <w:proofErr w:type="spellEnd"/>
          </w:p>
        </w:tc>
        <w:tc>
          <w:tcPr>
            <w:tcW w:w="4860" w:type="dxa"/>
            <w:vAlign w:val="center"/>
          </w:tcPr>
          <w:p w14:paraId="38C60335" w14:textId="46827199" w:rsidR="003E6DF3" w:rsidRPr="00877316" w:rsidRDefault="003E6DF3" w:rsidP="00D255DF">
            <w:pPr>
              <w:jc w:val="left"/>
              <w:rPr>
                <w:lang w:val="en-US"/>
              </w:rPr>
            </w:pPr>
            <w:r w:rsidRPr="00877316">
              <w:rPr>
                <w:lang w:val="en-US"/>
              </w:rPr>
              <w:t xml:space="preserve">Before as specified via </w:t>
            </w:r>
            <w:proofErr w:type="spellStart"/>
            <w:r w:rsidRPr="00877316">
              <w:rPr>
                <w:lang w:val="en-US"/>
              </w:rPr>
              <w:t>DataTypeDef</w:t>
            </w:r>
            <w:proofErr w:type="spellEnd"/>
            <w:r w:rsidRPr="00877316">
              <w:rPr>
                <w:lang w:val="en-US"/>
              </w:rPr>
              <w:t xml:space="preserve">, now any </w:t>
            </w:r>
            <w:proofErr w:type="spellStart"/>
            <w:r w:rsidRPr="00877316">
              <w:rPr>
                <w:lang w:val="en-US"/>
              </w:rPr>
              <w:t>xsd</w:t>
            </w:r>
            <w:proofErr w:type="spellEnd"/>
            <w:r w:rsidRPr="00877316">
              <w:rPr>
                <w:lang w:val="en-US"/>
              </w:rPr>
              <w:t xml:space="preserve"> atomic type as specified via </w:t>
            </w:r>
            <w:proofErr w:type="spellStart"/>
            <w:r w:rsidRPr="00877316">
              <w:rPr>
                <w:lang w:val="en-US"/>
              </w:rPr>
              <w:t>DataTypeDefXsd</w:t>
            </w:r>
            <w:proofErr w:type="spellEnd"/>
          </w:p>
        </w:tc>
      </w:tr>
      <w:tr w:rsidR="003E6DF3" w:rsidRPr="00877316" w14:paraId="01DD1DA1" w14:textId="77777777" w:rsidTr="00D255DF">
        <w:tc>
          <w:tcPr>
            <w:tcW w:w="540" w:type="dxa"/>
            <w:vAlign w:val="center"/>
          </w:tcPr>
          <w:p w14:paraId="05B503D2" w14:textId="77777777" w:rsidR="003E6DF3" w:rsidRPr="006B626D" w:rsidRDefault="003E6DF3" w:rsidP="00D255DF">
            <w:pPr>
              <w:rPr>
                <w:lang w:val="en-US"/>
              </w:rPr>
            </w:pPr>
            <w:r w:rsidRPr="00877316">
              <w:rPr>
                <w:lang w:val="en-US"/>
              </w:rPr>
              <w:t> </w:t>
            </w:r>
            <w:r w:rsidRPr="006B626D">
              <w:rPr>
                <w:lang w:val="en-US"/>
              </w:rPr>
              <w:t>x</w:t>
            </w:r>
          </w:p>
        </w:tc>
        <w:tc>
          <w:tcPr>
            <w:tcW w:w="4229" w:type="dxa"/>
            <w:vAlign w:val="center"/>
          </w:tcPr>
          <w:p w14:paraId="0C60464A" w14:textId="77777777" w:rsidR="003E6DF3" w:rsidRPr="006B626D" w:rsidRDefault="003E6DF3" w:rsidP="00D255DF">
            <w:pPr>
              <w:rPr>
                <w:lang w:val="en-US"/>
              </w:rPr>
            </w:pPr>
            <w:r w:rsidRPr="006B626D">
              <w:rPr>
                <w:lang w:val="en-US"/>
              </w:rPr>
              <w:t>View</w:t>
            </w:r>
          </w:p>
        </w:tc>
        <w:tc>
          <w:tcPr>
            <w:tcW w:w="4860" w:type="dxa"/>
            <w:vAlign w:val="center"/>
          </w:tcPr>
          <w:p w14:paraId="647544CB" w14:textId="77777777" w:rsidR="003E6DF3" w:rsidRPr="006B626D" w:rsidRDefault="003E6DF3" w:rsidP="00D255DF">
            <w:pPr>
              <w:jc w:val="left"/>
              <w:rPr>
                <w:lang w:val="en-US"/>
              </w:rPr>
            </w:pPr>
            <w:r w:rsidRPr="006B626D">
              <w:rPr>
                <w:lang w:val="en-US"/>
              </w:rPr>
              <w:t>Removed</w:t>
            </w:r>
          </w:p>
        </w:tc>
      </w:tr>
    </w:tbl>
    <w:p w14:paraId="52DA2919" w14:textId="52635E4A" w:rsidR="001943C1" w:rsidRDefault="001943C1" w:rsidP="00110904">
      <w:pPr>
        <w:pStyle w:val="Caption"/>
      </w:pPr>
      <w:bookmarkStart w:id="5499" w:name="_Toc125537795"/>
      <w:r w:rsidRPr="00CE25AF">
        <w:t xml:space="preserve">Table </w:t>
      </w:r>
      <w:r w:rsidR="00802DAD" w:rsidRPr="00CE25AF">
        <w:fldChar w:fldCharType="begin"/>
      </w:r>
      <w:r w:rsidR="00802DAD" w:rsidRPr="00CE25AF">
        <w:instrText xml:space="preserve"> SEQ Table \* ARABIC </w:instrText>
      </w:r>
      <w:r w:rsidR="00802DAD" w:rsidRPr="00CE25AF">
        <w:fldChar w:fldCharType="separate"/>
      </w:r>
      <w:r w:rsidR="00F511DE">
        <w:rPr>
          <w:noProof/>
        </w:rPr>
        <w:t>20</w:t>
      </w:r>
      <w:r w:rsidR="00802DAD" w:rsidRPr="00CE25AF">
        <w:fldChar w:fldCharType="end"/>
      </w:r>
      <w:r w:rsidRPr="00CE25AF">
        <w:t xml:space="preserve"> New Elements in Metamodel w/o Security</w:t>
      </w:r>
      <w:bookmarkEnd w:id="5499"/>
    </w:p>
    <w:tbl>
      <w:tblPr>
        <w:tblStyle w:val="TableGrid"/>
        <w:tblW w:w="98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69"/>
        <w:gridCol w:w="5815"/>
        <w:gridCol w:w="3571"/>
      </w:tblGrid>
      <w:tr w:rsidR="003E6DF3" w:rsidRPr="00877316" w14:paraId="6E55D383" w14:textId="77777777" w:rsidTr="00D255DF">
        <w:trPr>
          <w:tblHeader/>
        </w:trPr>
        <w:tc>
          <w:tcPr>
            <w:tcW w:w="469" w:type="dxa"/>
          </w:tcPr>
          <w:p w14:paraId="50FF41DC" w14:textId="77777777" w:rsidR="003E6DF3" w:rsidRPr="006B626D" w:rsidDel="004C6644" w:rsidRDefault="003E6DF3" w:rsidP="00D255DF">
            <w:pPr>
              <w:rPr>
                <w:b/>
                <w:lang w:val="en-US"/>
              </w:rPr>
            </w:pPr>
            <w:proofErr w:type="spellStart"/>
            <w:r w:rsidRPr="006B626D">
              <w:rPr>
                <w:b/>
                <w:lang w:val="en-US"/>
              </w:rPr>
              <w:t>nc</w:t>
            </w:r>
            <w:proofErr w:type="spellEnd"/>
          </w:p>
        </w:tc>
        <w:tc>
          <w:tcPr>
            <w:tcW w:w="5815" w:type="dxa"/>
          </w:tcPr>
          <w:p w14:paraId="6B8E7EF1" w14:textId="77777777" w:rsidR="003E6DF3" w:rsidRPr="00877316" w:rsidRDefault="003E6DF3" w:rsidP="00D255DF">
            <w:pPr>
              <w:rPr>
                <w:b/>
                <w:lang w:val="en-US"/>
              </w:rPr>
            </w:pPr>
            <w:r w:rsidRPr="00877316">
              <w:rPr>
                <w:b/>
                <w:lang w:val="en-US"/>
              </w:rPr>
              <w:t>V3.0RC02 vs. V2.0.1 New Elements</w:t>
            </w:r>
          </w:p>
        </w:tc>
        <w:tc>
          <w:tcPr>
            <w:tcW w:w="3571" w:type="dxa"/>
          </w:tcPr>
          <w:p w14:paraId="54A8E494" w14:textId="77777777" w:rsidR="003E6DF3" w:rsidRPr="006B626D" w:rsidRDefault="003E6DF3" w:rsidP="00D255DF">
            <w:pPr>
              <w:rPr>
                <w:b/>
                <w:lang w:val="en-US"/>
              </w:rPr>
            </w:pPr>
            <w:r w:rsidRPr="006B626D">
              <w:rPr>
                <w:b/>
                <w:lang w:val="en-US"/>
              </w:rPr>
              <w:t>Comment</w:t>
            </w:r>
          </w:p>
        </w:tc>
      </w:tr>
      <w:tr w:rsidR="003E6DF3" w:rsidRPr="0026076F" w14:paraId="1832E80E" w14:textId="77777777" w:rsidTr="00D255DF">
        <w:tc>
          <w:tcPr>
            <w:tcW w:w="469" w:type="dxa"/>
          </w:tcPr>
          <w:p w14:paraId="6DA028F2" w14:textId="77777777" w:rsidR="003E6DF3" w:rsidRPr="006B626D" w:rsidRDefault="003E6DF3" w:rsidP="00D255DF">
            <w:pPr>
              <w:rPr>
                <w:lang w:val="en-US"/>
              </w:rPr>
            </w:pPr>
          </w:p>
        </w:tc>
        <w:tc>
          <w:tcPr>
            <w:tcW w:w="5815" w:type="dxa"/>
          </w:tcPr>
          <w:p w14:paraId="344FBC88" w14:textId="77777777" w:rsidR="003E6DF3" w:rsidRPr="006B626D" w:rsidRDefault="003E6DF3" w:rsidP="00D255DF">
            <w:pPr>
              <w:rPr>
                <w:lang w:val="en-US"/>
              </w:rPr>
            </w:pPr>
            <w:proofErr w:type="spellStart"/>
            <w:r w:rsidRPr="006B626D">
              <w:rPr>
                <w:lang w:val="en-US"/>
              </w:rPr>
              <w:t>AasSubmodelElements</w:t>
            </w:r>
            <w:proofErr w:type="spellEnd"/>
          </w:p>
        </w:tc>
        <w:tc>
          <w:tcPr>
            <w:tcW w:w="3571" w:type="dxa"/>
          </w:tcPr>
          <w:p w14:paraId="7200878B" w14:textId="3FA391E5" w:rsidR="003E6DF3" w:rsidRPr="00877316" w:rsidRDefault="003E6DF3" w:rsidP="00D255DF">
            <w:pPr>
              <w:jc w:val="left"/>
              <w:rPr>
                <w:lang w:val="en-US"/>
              </w:rPr>
            </w:pPr>
            <w:r w:rsidRPr="00877316">
              <w:rPr>
                <w:lang w:val="en-US"/>
              </w:rPr>
              <w:t xml:space="preserve">New enumeration used for </w:t>
            </w:r>
            <w:r w:rsidR="00D46D57" w:rsidRPr="006C5C0E">
              <w:rPr>
                <w:lang w:val="en-US"/>
              </w:rPr>
              <w:t>References</w:t>
            </w:r>
          </w:p>
          <w:p w14:paraId="195CCD0B" w14:textId="77777777" w:rsidR="003E6DF3" w:rsidRPr="00877316" w:rsidRDefault="003E6DF3" w:rsidP="00D255DF">
            <w:pPr>
              <w:jc w:val="left"/>
              <w:rPr>
                <w:lang w:val="en-US"/>
              </w:rPr>
            </w:pPr>
            <w:r w:rsidRPr="00877316">
              <w:rPr>
                <w:lang w:val="en-US"/>
              </w:rPr>
              <w:t xml:space="preserve">Before: </w:t>
            </w:r>
            <w:proofErr w:type="spellStart"/>
            <w:r w:rsidRPr="00877316">
              <w:rPr>
                <w:lang w:val="en-US"/>
              </w:rPr>
              <w:t>ReferableElements</w:t>
            </w:r>
            <w:proofErr w:type="spellEnd"/>
          </w:p>
        </w:tc>
      </w:tr>
      <w:tr w:rsidR="003E6DF3" w:rsidRPr="00877316" w14:paraId="3F8959F8" w14:textId="77777777" w:rsidTr="00D255DF">
        <w:tc>
          <w:tcPr>
            <w:tcW w:w="469" w:type="dxa"/>
          </w:tcPr>
          <w:p w14:paraId="73FD1861" w14:textId="77777777" w:rsidR="003E6DF3" w:rsidRPr="00877316" w:rsidRDefault="003E6DF3" w:rsidP="00D255DF">
            <w:pPr>
              <w:rPr>
                <w:lang w:val="en-US"/>
              </w:rPr>
            </w:pPr>
          </w:p>
        </w:tc>
        <w:tc>
          <w:tcPr>
            <w:tcW w:w="5815" w:type="dxa"/>
          </w:tcPr>
          <w:p w14:paraId="4F9D4363" w14:textId="77777777" w:rsidR="003E6DF3" w:rsidRPr="006B626D" w:rsidRDefault="003E6DF3" w:rsidP="00D255DF">
            <w:pPr>
              <w:rPr>
                <w:lang w:val="en-US"/>
              </w:rPr>
            </w:pPr>
            <w:proofErr w:type="spellStart"/>
            <w:r w:rsidRPr="006B626D">
              <w:rPr>
                <w:lang w:val="en-US"/>
              </w:rPr>
              <w:t>AasIdentifiables</w:t>
            </w:r>
            <w:proofErr w:type="spellEnd"/>
          </w:p>
        </w:tc>
        <w:tc>
          <w:tcPr>
            <w:tcW w:w="3571" w:type="dxa"/>
          </w:tcPr>
          <w:p w14:paraId="5F2F1A6F" w14:textId="53B3D847" w:rsidR="003E6DF3" w:rsidRPr="00877316" w:rsidRDefault="003E6DF3" w:rsidP="00D255DF">
            <w:pPr>
              <w:jc w:val="left"/>
              <w:rPr>
                <w:lang w:val="en-US"/>
              </w:rPr>
            </w:pPr>
            <w:r w:rsidRPr="00877316">
              <w:rPr>
                <w:lang w:val="en-US"/>
              </w:rPr>
              <w:t xml:space="preserve">New enumeration used for </w:t>
            </w:r>
            <w:r w:rsidR="00D46D57" w:rsidRPr="006C5C0E">
              <w:rPr>
                <w:lang w:val="en-US"/>
              </w:rPr>
              <w:t>References</w:t>
            </w:r>
            <w:r w:rsidRPr="00877316">
              <w:rPr>
                <w:lang w:val="en-US"/>
              </w:rPr>
              <w:t xml:space="preserve">, includes abstract </w:t>
            </w:r>
            <w:r w:rsidR="00193271">
              <w:rPr>
                <w:lang w:val="en-US"/>
              </w:rPr>
              <w:t>Identifiable</w:t>
            </w:r>
          </w:p>
          <w:p w14:paraId="2D15FCA0" w14:textId="150EA150" w:rsidR="003E6DF3" w:rsidRPr="00877316" w:rsidRDefault="003E6DF3" w:rsidP="00D255DF">
            <w:pPr>
              <w:jc w:val="left"/>
              <w:rPr>
                <w:lang w:val="en-US"/>
              </w:rPr>
            </w:pPr>
            <w:r w:rsidRPr="00877316">
              <w:rPr>
                <w:lang w:val="en-US"/>
              </w:rPr>
              <w:t>Before</w:t>
            </w:r>
            <w:r w:rsidR="00BC7FC3">
              <w:rPr>
                <w:lang w:val="en-US"/>
              </w:rPr>
              <w:t>:</w:t>
            </w:r>
            <w:r w:rsidR="00D46D57" w:rsidRPr="006C5C0E">
              <w:rPr>
                <w:lang w:val="en-US"/>
              </w:rPr>
              <w:t xml:space="preserve"> </w:t>
            </w:r>
            <w:proofErr w:type="spellStart"/>
            <w:r w:rsidR="00D46D57" w:rsidRPr="006C5C0E">
              <w:rPr>
                <w:lang w:val="en-US"/>
              </w:rPr>
              <w:t>Identifiables</w:t>
            </w:r>
            <w:proofErr w:type="spellEnd"/>
          </w:p>
        </w:tc>
      </w:tr>
      <w:tr w:rsidR="003E6DF3" w:rsidRPr="00BC7FC3" w14:paraId="5534BAD4" w14:textId="77777777" w:rsidTr="00D255DF">
        <w:tc>
          <w:tcPr>
            <w:tcW w:w="469" w:type="dxa"/>
          </w:tcPr>
          <w:p w14:paraId="134D62C0" w14:textId="77777777" w:rsidR="003E6DF3" w:rsidRPr="00877316" w:rsidRDefault="003E6DF3" w:rsidP="00D255DF">
            <w:pPr>
              <w:rPr>
                <w:lang w:val="en-US"/>
              </w:rPr>
            </w:pPr>
          </w:p>
        </w:tc>
        <w:tc>
          <w:tcPr>
            <w:tcW w:w="5815" w:type="dxa"/>
          </w:tcPr>
          <w:p w14:paraId="1AD2298F" w14:textId="77777777" w:rsidR="003E6DF3" w:rsidRPr="006B626D" w:rsidRDefault="003E6DF3" w:rsidP="00D255DF">
            <w:pPr>
              <w:rPr>
                <w:lang w:val="en-US"/>
              </w:rPr>
            </w:pPr>
            <w:proofErr w:type="spellStart"/>
            <w:r w:rsidRPr="006B626D">
              <w:rPr>
                <w:lang w:val="en-US"/>
              </w:rPr>
              <w:t>AasReferableNonIdentifiables</w:t>
            </w:r>
            <w:proofErr w:type="spellEnd"/>
          </w:p>
        </w:tc>
        <w:tc>
          <w:tcPr>
            <w:tcW w:w="3571" w:type="dxa"/>
          </w:tcPr>
          <w:p w14:paraId="0B910335" w14:textId="4186B535" w:rsidR="003E6DF3" w:rsidRPr="00877316" w:rsidRDefault="003E6DF3" w:rsidP="00D255DF">
            <w:pPr>
              <w:jc w:val="left"/>
              <w:rPr>
                <w:lang w:val="en-US"/>
              </w:rPr>
            </w:pPr>
            <w:r w:rsidRPr="00877316">
              <w:rPr>
                <w:lang w:val="en-US"/>
              </w:rPr>
              <w:t xml:space="preserve">New enumeration used for </w:t>
            </w:r>
            <w:r w:rsidR="004A5B34" w:rsidRPr="006C5C0E">
              <w:rPr>
                <w:lang w:val="en-US"/>
              </w:rPr>
              <w:t>References</w:t>
            </w:r>
          </w:p>
        </w:tc>
      </w:tr>
      <w:tr w:rsidR="003E6DF3" w:rsidRPr="00BC7FC3" w14:paraId="753FB6EF" w14:textId="77777777" w:rsidTr="00D255DF">
        <w:tc>
          <w:tcPr>
            <w:tcW w:w="469" w:type="dxa"/>
          </w:tcPr>
          <w:p w14:paraId="62F04828" w14:textId="77777777" w:rsidR="003E6DF3" w:rsidRPr="00877316" w:rsidRDefault="003E6DF3" w:rsidP="00D255DF">
            <w:pPr>
              <w:rPr>
                <w:lang w:val="en-US"/>
              </w:rPr>
            </w:pPr>
          </w:p>
        </w:tc>
        <w:tc>
          <w:tcPr>
            <w:tcW w:w="5815" w:type="dxa"/>
          </w:tcPr>
          <w:p w14:paraId="370D0B03" w14:textId="77777777" w:rsidR="003E6DF3" w:rsidRPr="006B626D" w:rsidRDefault="003E6DF3" w:rsidP="00D255DF">
            <w:pPr>
              <w:rPr>
                <w:lang w:val="en-US"/>
              </w:rPr>
            </w:pPr>
            <w:proofErr w:type="spellStart"/>
            <w:r w:rsidRPr="006B626D">
              <w:rPr>
                <w:lang w:val="en-US"/>
              </w:rPr>
              <w:t>AasReferables</w:t>
            </w:r>
            <w:proofErr w:type="spellEnd"/>
          </w:p>
        </w:tc>
        <w:tc>
          <w:tcPr>
            <w:tcW w:w="3571" w:type="dxa"/>
          </w:tcPr>
          <w:p w14:paraId="0A6C3BD3" w14:textId="55355607" w:rsidR="003E6DF3" w:rsidRPr="00877316" w:rsidRDefault="003E6DF3" w:rsidP="00D255DF">
            <w:pPr>
              <w:jc w:val="left"/>
              <w:rPr>
                <w:lang w:val="en-US"/>
              </w:rPr>
            </w:pPr>
            <w:r w:rsidRPr="00877316">
              <w:rPr>
                <w:lang w:val="en-US"/>
              </w:rPr>
              <w:t xml:space="preserve">New enumeration used for </w:t>
            </w:r>
            <w:r w:rsidR="00636854">
              <w:rPr>
                <w:lang w:val="en-US"/>
              </w:rPr>
              <w:t>References</w:t>
            </w:r>
            <w:r w:rsidRPr="00877316">
              <w:rPr>
                <w:lang w:val="en-US"/>
              </w:rPr>
              <w:t xml:space="preserve">, includes abstract </w:t>
            </w:r>
            <w:r w:rsidR="00193271">
              <w:rPr>
                <w:lang w:val="en-US"/>
              </w:rPr>
              <w:t>Referable</w:t>
            </w:r>
          </w:p>
        </w:tc>
      </w:tr>
      <w:tr w:rsidR="003E6DF3" w:rsidRPr="0026076F" w14:paraId="23CFAB3D" w14:textId="77777777" w:rsidTr="00D255DF">
        <w:tc>
          <w:tcPr>
            <w:tcW w:w="469" w:type="dxa"/>
          </w:tcPr>
          <w:p w14:paraId="2859F240" w14:textId="77777777" w:rsidR="003E6DF3" w:rsidRPr="006B626D" w:rsidRDefault="003E6DF3" w:rsidP="00D255DF">
            <w:pPr>
              <w:rPr>
                <w:color w:val="000000"/>
                <w:lang w:val="en-US"/>
              </w:rPr>
            </w:pPr>
            <w:r w:rsidRPr="006B626D">
              <w:rPr>
                <w:lang w:val="en-US"/>
              </w:rPr>
              <w:t>x</w:t>
            </w:r>
          </w:p>
        </w:tc>
        <w:tc>
          <w:tcPr>
            <w:tcW w:w="5815" w:type="dxa"/>
          </w:tcPr>
          <w:p w14:paraId="1DAF4BCE" w14:textId="77777777" w:rsidR="003E6DF3" w:rsidRPr="006B626D" w:rsidRDefault="003E6DF3" w:rsidP="00D255DF">
            <w:pPr>
              <w:rPr>
                <w:lang w:val="en-US"/>
              </w:rPr>
            </w:pPr>
            <w:proofErr w:type="spellStart"/>
            <w:r w:rsidRPr="006B626D">
              <w:rPr>
                <w:lang w:val="en-US"/>
              </w:rPr>
              <w:t>AssetAdministrationShell</w:t>
            </w:r>
            <w:proofErr w:type="spellEnd"/>
            <w:r w:rsidRPr="006B626D">
              <w:rPr>
                <w:lang w:val="en-US"/>
              </w:rPr>
              <w:t>/</w:t>
            </w:r>
            <w:proofErr w:type="spellStart"/>
            <w:r w:rsidRPr="006B626D">
              <w:rPr>
                <w:lang w:val="en-US"/>
              </w:rPr>
              <w:t>assetInformation</w:t>
            </w:r>
            <w:proofErr w:type="spellEnd"/>
          </w:p>
        </w:tc>
        <w:tc>
          <w:tcPr>
            <w:tcW w:w="3571" w:type="dxa"/>
          </w:tcPr>
          <w:p w14:paraId="68FBED68" w14:textId="3C81741F" w:rsidR="003E6DF3" w:rsidRPr="00877316" w:rsidRDefault="003E6DF3" w:rsidP="00D255DF">
            <w:pPr>
              <w:jc w:val="left"/>
              <w:rPr>
                <w:lang w:val="en-US"/>
              </w:rPr>
            </w:pPr>
            <w:r w:rsidRPr="00877316">
              <w:rPr>
                <w:lang w:val="en-US"/>
              </w:rPr>
              <w:t xml:space="preserve">substitute for </w:t>
            </w:r>
            <w:proofErr w:type="spellStart"/>
            <w:r w:rsidRPr="00877316">
              <w:rPr>
                <w:lang w:val="en-US"/>
              </w:rPr>
              <w:t>AssetAdministrationShell</w:t>
            </w:r>
            <w:proofErr w:type="spellEnd"/>
            <w:r w:rsidRPr="00877316">
              <w:rPr>
                <w:lang w:val="en-US"/>
              </w:rPr>
              <w:t>/asset; no reference any longer, instead now aggregation</w:t>
            </w:r>
          </w:p>
        </w:tc>
      </w:tr>
      <w:tr w:rsidR="003E6DF3" w:rsidRPr="0026076F" w14:paraId="1E625DDB" w14:textId="77777777" w:rsidTr="00D255DF">
        <w:tc>
          <w:tcPr>
            <w:tcW w:w="469" w:type="dxa"/>
          </w:tcPr>
          <w:p w14:paraId="70E911AF" w14:textId="77777777" w:rsidR="003E6DF3" w:rsidRPr="00877316" w:rsidRDefault="003E6DF3" w:rsidP="00D255DF">
            <w:pPr>
              <w:rPr>
                <w:color w:val="000000"/>
                <w:lang w:val="en-US"/>
              </w:rPr>
            </w:pPr>
          </w:p>
        </w:tc>
        <w:tc>
          <w:tcPr>
            <w:tcW w:w="5815" w:type="dxa"/>
          </w:tcPr>
          <w:p w14:paraId="38584E33" w14:textId="77777777" w:rsidR="003E6DF3" w:rsidRPr="006B626D" w:rsidRDefault="003E6DF3" w:rsidP="00D255DF">
            <w:pPr>
              <w:rPr>
                <w:color w:val="000000"/>
                <w:lang w:val="en-US"/>
              </w:rPr>
            </w:pPr>
            <w:proofErr w:type="spellStart"/>
            <w:r w:rsidRPr="006B626D">
              <w:rPr>
                <w:lang w:val="en-US"/>
              </w:rPr>
              <w:t>AssetInformation</w:t>
            </w:r>
            <w:proofErr w:type="spellEnd"/>
          </w:p>
        </w:tc>
        <w:tc>
          <w:tcPr>
            <w:tcW w:w="3571" w:type="dxa"/>
          </w:tcPr>
          <w:p w14:paraId="2EBCDC76" w14:textId="4FC67ED9" w:rsidR="003E6DF3" w:rsidRPr="00877316" w:rsidRDefault="003E6DF3" w:rsidP="00D255DF">
            <w:pPr>
              <w:jc w:val="left"/>
              <w:rPr>
                <w:color w:val="000000"/>
                <w:lang w:val="en-US"/>
              </w:rPr>
            </w:pPr>
            <w:r w:rsidRPr="00877316">
              <w:rPr>
                <w:lang w:val="en-US"/>
              </w:rPr>
              <w:t xml:space="preserve">with attributes/functionality from former class </w:t>
            </w:r>
            <w:r w:rsidR="008361EE" w:rsidRPr="006C5C0E">
              <w:rPr>
                <w:lang w:val="en-US"/>
              </w:rPr>
              <w:t>Asset</w:t>
            </w:r>
            <w:r w:rsidR="00BC7FC3">
              <w:rPr>
                <w:lang w:val="en-US"/>
              </w:rPr>
              <w:t>,</w:t>
            </w:r>
            <w:r w:rsidRPr="00877316">
              <w:rPr>
                <w:lang w:val="en-US"/>
              </w:rPr>
              <w:t xml:space="preserve"> because not specific to </w:t>
            </w:r>
            <w:r w:rsidR="008361EE" w:rsidRPr="006C5C0E">
              <w:rPr>
                <w:lang w:val="en-US"/>
              </w:rPr>
              <w:t>Asset</w:t>
            </w:r>
            <w:r w:rsidRPr="00877316">
              <w:rPr>
                <w:lang w:val="en-US"/>
              </w:rPr>
              <w:t xml:space="preserve"> but to AAS</w:t>
            </w:r>
          </w:p>
        </w:tc>
      </w:tr>
      <w:tr w:rsidR="003E6DF3" w:rsidRPr="00877316" w14:paraId="0F29D1ED" w14:textId="77777777" w:rsidTr="00D255DF">
        <w:tc>
          <w:tcPr>
            <w:tcW w:w="469" w:type="dxa"/>
          </w:tcPr>
          <w:p w14:paraId="3EB75CDF" w14:textId="77777777" w:rsidR="003E6DF3" w:rsidRPr="00877316" w:rsidRDefault="003E6DF3" w:rsidP="00D255DF">
            <w:pPr>
              <w:rPr>
                <w:color w:val="000000"/>
                <w:lang w:val="en-US"/>
              </w:rPr>
            </w:pPr>
          </w:p>
        </w:tc>
        <w:tc>
          <w:tcPr>
            <w:tcW w:w="5815" w:type="dxa"/>
          </w:tcPr>
          <w:p w14:paraId="1B72A756" w14:textId="77777777" w:rsidR="003E6DF3" w:rsidRPr="006B626D" w:rsidRDefault="003E6DF3" w:rsidP="00D255DF">
            <w:pPr>
              <w:rPr>
                <w:color w:val="000000"/>
                <w:lang w:val="en-US"/>
              </w:rPr>
            </w:pPr>
            <w:proofErr w:type="spellStart"/>
            <w:r w:rsidRPr="006B626D">
              <w:rPr>
                <w:lang w:val="en-US"/>
              </w:rPr>
              <w:t>AssetInformation</w:t>
            </w:r>
            <w:proofErr w:type="spellEnd"/>
            <w:r w:rsidRPr="006B626D">
              <w:rPr>
                <w:lang w:val="en-US"/>
              </w:rPr>
              <w:t>/</w:t>
            </w:r>
            <w:proofErr w:type="spellStart"/>
            <w:r w:rsidRPr="006B626D">
              <w:rPr>
                <w:lang w:val="en-US"/>
              </w:rPr>
              <w:t>assetKind</w:t>
            </w:r>
            <w:proofErr w:type="spellEnd"/>
          </w:p>
        </w:tc>
        <w:tc>
          <w:tcPr>
            <w:tcW w:w="3571" w:type="dxa"/>
          </w:tcPr>
          <w:p w14:paraId="188A5D4B" w14:textId="1C6C2B1E" w:rsidR="003E6DF3" w:rsidRPr="006B626D" w:rsidRDefault="003E6DF3" w:rsidP="00D255DF">
            <w:pPr>
              <w:jc w:val="left"/>
              <w:rPr>
                <w:color w:val="000000"/>
                <w:lang w:val="en-US"/>
              </w:rPr>
            </w:pPr>
            <w:r w:rsidRPr="006B626D">
              <w:rPr>
                <w:lang w:val="en-US"/>
              </w:rPr>
              <w:t xml:space="preserve">Former </w:t>
            </w:r>
            <w:r w:rsidR="008361EE">
              <w:t>Asset</w:t>
            </w:r>
            <w:r w:rsidRPr="006B626D">
              <w:rPr>
                <w:lang w:val="en-US"/>
              </w:rPr>
              <w:t>/</w:t>
            </w:r>
            <w:proofErr w:type="spellStart"/>
            <w:r w:rsidRPr="006B626D">
              <w:rPr>
                <w:lang w:val="en-US"/>
              </w:rPr>
              <w:t>assetKind</w:t>
            </w:r>
            <w:proofErr w:type="spellEnd"/>
          </w:p>
        </w:tc>
      </w:tr>
      <w:tr w:rsidR="003E6DF3" w:rsidRPr="00877316" w14:paraId="13AE19EC" w14:textId="77777777" w:rsidTr="00D255DF">
        <w:tc>
          <w:tcPr>
            <w:tcW w:w="469" w:type="dxa"/>
          </w:tcPr>
          <w:p w14:paraId="5267361B" w14:textId="77777777" w:rsidR="003E6DF3" w:rsidRPr="006B626D" w:rsidRDefault="003E6DF3" w:rsidP="00D255DF">
            <w:pPr>
              <w:rPr>
                <w:color w:val="000000"/>
                <w:lang w:val="en-US"/>
              </w:rPr>
            </w:pPr>
          </w:p>
        </w:tc>
        <w:tc>
          <w:tcPr>
            <w:tcW w:w="5815" w:type="dxa"/>
          </w:tcPr>
          <w:p w14:paraId="5C938ECF" w14:textId="77777777" w:rsidR="003E6DF3" w:rsidRPr="006B626D" w:rsidRDefault="003E6DF3" w:rsidP="00D255DF">
            <w:pPr>
              <w:rPr>
                <w:color w:val="000000"/>
                <w:lang w:val="en-US"/>
              </w:rPr>
            </w:pPr>
            <w:proofErr w:type="spellStart"/>
            <w:r w:rsidRPr="006B626D">
              <w:rPr>
                <w:lang w:val="en-US"/>
              </w:rPr>
              <w:t>AssetInformation</w:t>
            </w:r>
            <w:proofErr w:type="spellEnd"/>
            <w:r w:rsidRPr="006B626D">
              <w:rPr>
                <w:lang w:val="en-US"/>
              </w:rPr>
              <w:t>/</w:t>
            </w:r>
            <w:proofErr w:type="spellStart"/>
            <w:r w:rsidRPr="006B626D">
              <w:rPr>
                <w:lang w:val="en-US"/>
              </w:rPr>
              <w:t>globalAssetId</w:t>
            </w:r>
            <w:proofErr w:type="spellEnd"/>
          </w:p>
        </w:tc>
        <w:tc>
          <w:tcPr>
            <w:tcW w:w="3571" w:type="dxa"/>
          </w:tcPr>
          <w:p w14:paraId="23DA95B6" w14:textId="31A377DA" w:rsidR="003E6DF3" w:rsidRPr="006B626D" w:rsidRDefault="003E6DF3" w:rsidP="00D255DF">
            <w:pPr>
              <w:jc w:val="left"/>
              <w:rPr>
                <w:color w:val="000000"/>
                <w:lang w:val="en-US"/>
              </w:rPr>
            </w:pPr>
            <w:r w:rsidRPr="006B626D">
              <w:rPr>
                <w:lang w:val="en-US"/>
              </w:rPr>
              <w:t xml:space="preserve">Former </w:t>
            </w:r>
            <w:r w:rsidR="008361EE">
              <w:t>Asset</w:t>
            </w:r>
            <w:r w:rsidRPr="006B626D">
              <w:rPr>
                <w:lang w:val="en-US"/>
              </w:rPr>
              <w:t>/identification/id</w:t>
            </w:r>
          </w:p>
        </w:tc>
      </w:tr>
      <w:tr w:rsidR="003E6DF3" w:rsidRPr="00877316" w14:paraId="61839A78" w14:textId="77777777" w:rsidTr="00D255DF">
        <w:tc>
          <w:tcPr>
            <w:tcW w:w="469" w:type="dxa"/>
          </w:tcPr>
          <w:p w14:paraId="19252C0F" w14:textId="77777777" w:rsidR="003E6DF3" w:rsidRPr="006B626D" w:rsidRDefault="003E6DF3" w:rsidP="00D255DF">
            <w:pPr>
              <w:rPr>
                <w:color w:val="000000"/>
                <w:lang w:val="en-US"/>
              </w:rPr>
            </w:pPr>
          </w:p>
        </w:tc>
        <w:tc>
          <w:tcPr>
            <w:tcW w:w="5815" w:type="dxa"/>
          </w:tcPr>
          <w:p w14:paraId="4217ED34" w14:textId="77777777" w:rsidR="003E6DF3" w:rsidRPr="006B626D" w:rsidRDefault="003E6DF3" w:rsidP="00D255DF">
            <w:pPr>
              <w:rPr>
                <w:color w:val="000000"/>
                <w:lang w:val="en-US"/>
              </w:rPr>
            </w:pPr>
            <w:proofErr w:type="spellStart"/>
            <w:r w:rsidRPr="006B626D">
              <w:rPr>
                <w:lang w:val="en-US"/>
              </w:rPr>
              <w:t>AssetInformation</w:t>
            </w:r>
            <w:proofErr w:type="spellEnd"/>
            <w:r w:rsidRPr="006B626D">
              <w:rPr>
                <w:lang w:val="en-US"/>
              </w:rPr>
              <w:t>/</w:t>
            </w:r>
            <w:proofErr w:type="spellStart"/>
            <w:r w:rsidRPr="006B626D">
              <w:rPr>
                <w:lang w:val="en-US"/>
              </w:rPr>
              <w:t>specificAssetId</w:t>
            </w:r>
            <w:proofErr w:type="spellEnd"/>
          </w:p>
        </w:tc>
        <w:tc>
          <w:tcPr>
            <w:tcW w:w="3571" w:type="dxa"/>
          </w:tcPr>
          <w:p w14:paraId="2AF3AEBF" w14:textId="11DAEFBD" w:rsidR="003E6DF3" w:rsidRPr="006B626D" w:rsidRDefault="003E6DF3" w:rsidP="00D255DF">
            <w:pPr>
              <w:jc w:val="left"/>
              <w:rPr>
                <w:color w:val="000000"/>
                <w:lang w:val="en-US"/>
              </w:rPr>
            </w:pPr>
            <w:r w:rsidRPr="006B626D">
              <w:rPr>
                <w:lang w:val="en-US"/>
              </w:rPr>
              <w:t xml:space="preserve">Former </w:t>
            </w:r>
            <w:r w:rsidR="008361EE">
              <w:t>Asset</w:t>
            </w:r>
            <w:r w:rsidRPr="006B626D">
              <w:rPr>
                <w:lang w:val="en-US"/>
              </w:rPr>
              <w:t>/</w:t>
            </w:r>
            <w:proofErr w:type="spellStart"/>
            <w:r w:rsidRPr="006B626D">
              <w:rPr>
                <w:lang w:val="en-US"/>
              </w:rPr>
              <w:t>assetIdentificationModel</w:t>
            </w:r>
            <w:proofErr w:type="spellEnd"/>
          </w:p>
        </w:tc>
      </w:tr>
      <w:tr w:rsidR="003E6DF3" w:rsidRPr="0026076F" w14:paraId="008DA9D7" w14:textId="77777777" w:rsidTr="00D255DF">
        <w:tc>
          <w:tcPr>
            <w:tcW w:w="469" w:type="dxa"/>
          </w:tcPr>
          <w:p w14:paraId="10C9D992" w14:textId="77777777" w:rsidR="003E6DF3" w:rsidRPr="006B626D" w:rsidRDefault="003E6DF3" w:rsidP="00D255DF">
            <w:pPr>
              <w:rPr>
                <w:color w:val="000000"/>
                <w:lang w:val="en-US"/>
              </w:rPr>
            </w:pPr>
          </w:p>
        </w:tc>
        <w:tc>
          <w:tcPr>
            <w:tcW w:w="5815" w:type="dxa"/>
          </w:tcPr>
          <w:p w14:paraId="2AAC5FB3" w14:textId="77777777" w:rsidR="003E6DF3" w:rsidRPr="006B626D" w:rsidRDefault="003E6DF3" w:rsidP="00D255DF">
            <w:pPr>
              <w:rPr>
                <w:color w:val="000000"/>
                <w:lang w:val="en-US"/>
              </w:rPr>
            </w:pPr>
            <w:proofErr w:type="spellStart"/>
            <w:r w:rsidRPr="006B626D">
              <w:rPr>
                <w:lang w:val="en-US"/>
              </w:rPr>
              <w:t>AssetInformation</w:t>
            </w:r>
            <w:proofErr w:type="spellEnd"/>
            <w:r w:rsidRPr="006B626D">
              <w:rPr>
                <w:lang w:val="en-US"/>
              </w:rPr>
              <w:t>/thumbnail</w:t>
            </w:r>
          </w:p>
        </w:tc>
        <w:tc>
          <w:tcPr>
            <w:tcW w:w="3571" w:type="dxa"/>
          </w:tcPr>
          <w:p w14:paraId="31E02F91" w14:textId="468B82BF" w:rsidR="003E6DF3" w:rsidRPr="00877316" w:rsidRDefault="003E6DF3" w:rsidP="00D255DF">
            <w:pPr>
              <w:jc w:val="left"/>
              <w:rPr>
                <w:color w:val="000000"/>
                <w:lang w:val="en-US"/>
              </w:rPr>
            </w:pPr>
            <w:r w:rsidRPr="00877316">
              <w:rPr>
                <w:lang w:val="en-US"/>
              </w:rPr>
              <w:t xml:space="preserve">Optional </w:t>
            </w:r>
            <w:r w:rsidR="008361EE" w:rsidRPr="006C5C0E">
              <w:rPr>
                <w:lang w:val="en-US"/>
              </w:rPr>
              <w:t>Attribute</w:t>
            </w:r>
            <w:r w:rsidRPr="00877316">
              <w:rPr>
                <w:lang w:val="en-US"/>
              </w:rPr>
              <w:t xml:space="preserve"> of new class </w:t>
            </w:r>
            <w:proofErr w:type="spellStart"/>
            <w:r w:rsidRPr="00877316">
              <w:rPr>
                <w:lang w:val="en-US"/>
              </w:rPr>
              <w:t>AssetInformation</w:t>
            </w:r>
            <w:proofErr w:type="spellEnd"/>
            <w:r w:rsidRPr="00877316">
              <w:rPr>
                <w:lang w:val="en-US"/>
              </w:rPr>
              <w:t xml:space="preserve"> that was not available in </w:t>
            </w:r>
            <w:r w:rsidR="008361EE" w:rsidRPr="006C5C0E">
              <w:rPr>
                <w:lang w:val="en-US"/>
              </w:rPr>
              <w:t>Asset</w:t>
            </w:r>
            <w:r w:rsidRPr="00877316">
              <w:rPr>
                <w:lang w:val="en-US"/>
              </w:rPr>
              <w:t xml:space="preserve"> class before</w:t>
            </w:r>
          </w:p>
        </w:tc>
      </w:tr>
      <w:tr w:rsidR="003E6DF3" w:rsidRPr="0026076F" w14:paraId="73B45D93" w14:textId="77777777" w:rsidTr="00D255DF">
        <w:tc>
          <w:tcPr>
            <w:tcW w:w="469" w:type="dxa"/>
            <w:vAlign w:val="center"/>
          </w:tcPr>
          <w:p w14:paraId="55B9609D" w14:textId="77777777" w:rsidR="003E6DF3" w:rsidRPr="00877316" w:rsidRDefault="003E6DF3" w:rsidP="00D255DF">
            <w:pPr>
              <w:rPr>
                <w:color w:val="000000"/>
                <w:lang w:val="en-US"/>
              </w:rPr>
            </w:pPr>
          </w:p>
        </w:tc>
        <w:tc>
          <w:tcPr>
            <w:tcW w:w="5815" w:type="dxa"/>
            <w:vAlign w:val="center"/>
          </w:tcPr>
          <w:p w14:paraId="43BC5A20" w14:textId="77777777" w:rsidR="003E6DF3" w:rsidRPr="006B626D" w:rsidRDefault="003E6DF3" w:rsidP="00D255DF">
            <w:pPr>
              <w:rPr>
                <w:color w:val="000000"/>
                <w:lang w:val="en-US"/>
              </w:rPr>
            </w:pPr>
            <w:proofErr w:type="spellStart"/>
            <w:r w:rsidRPr="006B626D">
              <w:rPr>
                <w:color w:val="000000"/>
                <w:lang w:val="en-US"/>
              </w:rPr>
              <w:t>BasicEventElement</w:t>
            </w:r>
            <w:proofErr w:type="spellEnd"/>
          </w:p>
        </w:tc>
        <w:tc>
          <w:tcPr>
            <w:tcW w:w="3571" w:type="dxa"/>
            <w:vAlign w:val="center"/>
          </w:tcPr>
          <w:p w14:paraId="2BDA62EE" w14:textId="77777777" w:rsidR="003E6DF3" w:rsidRPr="00877316" w:rsidRDefault="003E6DF3" w:rsidP="00D255DF">
            <w:pPr>
              <w:jc w:val="left"/>
              <w:rPr>
                <w:color w:val="000000"/>
                <w:lang w:val="en-US"/>
              </w:rPr>
            </w:pPr>
            <w:r w:rsidRPr="00877316">
              <w:rPr>
                <w:color w:val="000000"/>
                <w:lang w:val="en-US"/>
              </w:rPr>
              <w:t xml:space="preserve">Former name: </w:t>
            </w:r>
            <w:proofErr w:type="spellStart"/>
            <w:r w:rsidRPr="00877316">
              <w:rPr>
                <w:color w:val="000000"/>
                <w:lang w:val="en-US"/>
              </w:rPr>
              <w:t>BasicEvent</w:t>
            </w:r>
            <w:proofErr w:type="spellEnd"/>
          </w:p>
          <w:p w14:paraId="74120E1D" w14:textId="77777777" w:rsidR="003E6DF3" w:rsidRPr="00877316" w:rsidRDefault="003E6DF3" w:rsidP="00D255DF">
            <w:pPr>
              <w:jc w:val="left"/>
              <w:rPr>
                <w:color w:val="000000"/>
                <w:lang w:val="en-US"/>
              </w:rPr>
            </w:pPr>
            <w:r w:rsidRPr="00877316">
              <w:rPr>
                <w:color w:val="000000"/>
                <w:lang w:val="en-US"/>
              </w:rPr>
              <w:t>Was part of non-normative part before</w:t>
            </w:r>
          </w:p>
        </w:tc>
      </w:tr>
      <w:tr w:rsidR="003E6DF3" w:rsidRPr="0026076F" w14:paraId="0B436B59" w14:textId="77777777" w:rsidTr="00D255DF">
        <w:tc>
          <w:tcPr>
            <w:tcW w:w="469" w:type="dxa"/>
            <w:vAlign w:val="center"/>
          </w:tcPr>
          <w:p w14:paraId="6976D818" w14:textId="77777777" w:rsidR="003E6DF3" w:rsidRPr="00877316" w:rsidRDefault="003E6DF3" w:rsidP="00D255DF">
            <w:pPr>
              <w:rPr>
                <w:color w:val="000000"/>
                <w:lang w:val="en-US"/>
              </w:rPr>
            </w:pPr>
          </w:p>
        </w:tc>
        <w:tc>
          <w:tcPr>
            <w:tcW w:w="5815" w:type="dxa"/>
            <w:vAlign w:val="center"/>
          </w:tcPr>
          <w:p w14:paraId="0F4D0F20" w14:textId="77777777" w:rsidR="003E6DF3" w:rsidRPr="006B626D" w:rsidRDefault="003E6DF3" w:rsidP="00D255DF">
            <w:pPr>
              <w:rPr>
                <w:color w:val="000000"/>
                <w:lang w:val="en-US"/>
              </w:rPr>
            </w:pPr>
            <w:proofErr w:type="spellStart"/>
            <w:r w:rsidRPr="006B626D">
              <w:rPr>
                <w:color w:val="000000"/>
                <w:lang w:val="en-US"/>
              </w:rPr>
              <w:t>BasicEventElement</w:t>
            </w:r>
            <w:proofErr w:type="spellEnd"/>
            <w:r w:rsidRPr="006B626D">
              <w:rPr>
                <w:color w:val="000000"/>
                <w:lang w:val="en-US"/>
              </w:rPr>
              <w:t>/direction</w:t>
            </w:r>
          </w:p>
        </w:tc>
        <w:tc>
          <w:tcPr>
            <w:tcW w:w="3571" w:type="dxa"/>
            <w:vAlign w:val="center"/>
          </w:tcPr>
          <w:p w14:paraId="1A4A0283" w14:textId="77777777" w:rsidR="003E6DF3" w:rsidRPr="00877316" w:rsidRDefault="003E6DF3" w:rsidP="00D255DF">
            <w:pPr>
              <w:jc w:val="left"/>
              <w:rPr>
                <w:color w:val="000000"/>
                <w:lang w:val="en-US"/>
              </w:rPr>
            </w:pPr>
            <w:r w:rsidRPr="00877316">
              <w:rPr>
                <w:color w:val="000000"/>
                <w:lang w:val="en-US"/>
              </w:rPr>
              <w:t xml:space="preserve">Former name: </w:t>
            </w:r>
            <w:proofErr w:type="spellStart"/>
            <w:r w:rsidRPr="00877316">
              <w:rPr>
                <w:color w:val="000000"/>
                <w:lang w:val="en-US"/>
              </w:rPr>
              <w:t>BasicEvent</w:t>
            </w:r>
            <w:proofErr w:type="spellEnd"/>
            <w:r w:rsidRPr="00877316">
              <w:rPr>
                <w:color w:val="000000"/>
                <w:lang w:val="en-US"/>
              </w:rPr>
              <w:t>/observed</w:t>
            </w:r>
          </w:p>
          <w:p w14:paraId="244F24CC" w14:textId="77777777" w:rsidR="003E6DF3" w:rsidRPr="00877316" w:rsidRDefault="003E6DF3" w:rsidP="00D255DF">
            <w:pPr>
              <w:jc w:val="left"/>
              <w:rPr>
                <w:color w:val="000000"/>
                <w:lang w:val="en-US"/>
              </w:rPr>
            </w:pPr>
            <w:r w:rsidRPr="00877316">
              <w:rPr>
                <w:color w:val="000000"/>
                <w:lang w:val="en-US"/>
              </w:rPr>
              <w:t>Was part of non-normative part before</w:t>
            </w:r>
          </w:p>
        </w:tc>
      </w:tr>
      <w:tr w:rsidR="003E6DF3" w:rsidRPr="0026076F" w14:paraId="1C032E9D" w14:textId="77777777" w:rsidTr="00D255DF">
        <w:tc>
          <w:tcPr>
            <w:tcW w:w="469" w:type="dxa"/>
            <w:vAlign w:val="center"/>
          </w:tcPr>
          <w:p w14:paraId="3479E284" w14:textId="77777777" w:rsidR="003E6DF3" w:rsidRPr="00877316" w:rsidRDefault="003E6DF3" w:rsidP="00D255DF">
            <w:pPr>
              <w:rPr>
                <w:color w:val="000000"/>
                <w:lang w:val="en-US"/>
              </w:rPr>
            </w:pPr>
          </w:p>
        </w:tc>
        <w:tc>
          <w:tcPr>
            <w:tcW w:w="5815" w:type="dxa"/>
            <w:vAlign w:val="center"/>
          </w:tcPr>
          <w:p w14:paraId="42F3A9BC" w14:textId="77777777" w:rsidR="003E6DF3" w:rsidRPr="006B626D" w:rsidRDefault="003E6DF3" w:rsidP="00D255DF">
            <w:pPr>
              <w:rPr>
                <w:color w:val="000000"/>
                <w:lang w:val="en-US"/>
              </w:rPr>
            </w:pPr>
            <w:proofErr w:type="spellStart"/>
            <w:r w:rsidRPr="006B626D">
              <w:rPr>
                <w:color w:val="000000"/>
                <w:lang w:val="en-US"/>
              </w:rPr>
              <w:t>BasicEventElement</w:t>
            </w:r>
            <w:proofErr w:type="spellEnd"/>
            <w:r w:rsidRPr="006B626D">
              <w:rPr>
                <w:color w:val="000000"/>
                <w:lang w:val="en-US"/>
              </w:rPr>
              <w:t>/</w:t>
            </w:r>
            <w:proofErr w:type="spellStart"/>
            <w:r w:rsidRPr="006B626D">
              <w:rPr>
                <w:color w:val="000000"/>
                <w:lang w:val="en-US"/>
              </w:rPr>
              <w:t>lastUpdate</w:t>
            </w:r>
            <w:proofErr w:type="spellEnd"/>
          </w:p>
        </w:tc>
        <w:tc>
          <w:tcPr>
            <w:tcW w:w="3571" w:type="dxa"/>
            <w:vAlign w:val="center"/>
          </w:tcPr>
          <w:p w14:paraId="18C36B97" w14:textId="77777777" w:rsidR="003E6DF3" w:rsidRPr="00877316" w:rsidRDefault="003E6DF3" w:rsidP="00D255DF">
            <w:pPr>
              <w:rPr>
                <w:color w:val="000000"/>
                <w:lang w:val="en-US"/>
              </w:rPr>
            </w:pPr>
            <w:r w:rsidRPr="00877316">
              <w:rPr>
                <w:color w:val="000000"/>
                <w:lang w:val="en-US"/>
              </w:rPr>
              <w:t>Was part of non-normative part before</w:t>
            </w:r>
          </w:p>
        </w:tc>
      </w:tr>
      <w:tr w:rsidR="003E6DF3" w:rsidRPr="0026076F" w14:paraId="342369D9" w14:textId="77777777" w:rsidTr="00D255DF">
        <w:tc>
          <w:tcPr>
            <w:tcW w:w="469" w:type="dxa"/>
            <w:vAlign w:val="center"/>
          </w:tcPr>
          <w:p w14:paraId="411FFDB3" w14:textId="77777777" w:rsidR="003E6DF3" w:rsidRPr="00877316" w:rsidRDefault="003E6DF3" w:rsidP="00D255DF">
            <w:pPr>
              <w:rPr>
                <w:lang w:val="en-US"/>
              </w:rPr>
            </w:pPr>
          </w:p>
        </w:tc>
        <w:tc>
          <w:tcPr>
            <w:tcW w:w="5815" w:type="dxa"/>
            <w:vAlign w:val="center"/>
          </w:tcPr>
          <w:p w14:paraId="03548C81" w14:textId="77777777" w:rsidR="003E6DF3" w:rsidRPr="006B626D" w:rsidRDefault="003E6DF3" w:rsidP="00D255DF">
            <w:pPr>
              <w:rPr>
                <w:color w:val="000000"/>
                <w:lang w:val="en-US"/>
              </w:rPr>
            </w:pPr>
            <w:proofErr w:type="spellStart"/>
            <w:r w:rsidRPr="006B626D">
              <w:rPr>
                <w:color w:val="000000"/>
                <w:lang w:val="en-US"/>
              </w:rPr>
              <w:t>BasicEventElement</w:t>
            </w:r>
            <w:proofErr w:type="spellEnd"/>
            <w:r w:rsidRPr="006B626D">
              <w:rPr>
                <w:color w:val="000000"/>
                <w:lang w:val="en-US"/>
              </w:rPr>
              <w:t>/</w:t>
            </w:r>
            <w:proofErr w:type="spellStart"/>
            <w:r w:rsidRPr="006B626D">
              <w:rPr>
                <w:color w:val="000000"/>
                <w:lang w:val="en-US"/>
              </w:rPr>
              <w:t>messageBroker</w:t>
            </w:r>
            <w:proofErr w:type="spellEnd"/>
          </w:p>
        </w:tc>
        <w:tc>
          <w:tcPr>
            <w:tcW w:w="3571" w:type="dxa"/>
            <w:vAlign w:val="center"/>
          </w:tcPr>
          <w:p w14:paraId="5D9EE77C" w14:textId="77777777" w:rsidR="003E6DF3" w:rsidRPr="00877316" w:rsidRDefault="003E6DF3" w:rsidP="00D255DF">
            <w:pPr>
              <w:rPr>
                <w:color w:val="000000"/>
                <w:lang w:val="en-US"/>
              </w:rPr>
            </w:pPr>
            <w:r w:rsidRPr="00877316">
              <w:rPr>
                <w:color w:val="000000"/>
                <w:lang w:val="en-US"/>
              </w:rPr>
              <w:t>Was part of non-normative part before</w:t>
            </w:r>
          </w:p>
        </w:tc>
      </w:tr>
      <w:tr w:rsidR="003E6DF3" w:rsidRPr="0026076F" w14:paraId="589265DE" w14:textId="77777777" w:rsidTr="00D255DF">
        <w:tc>
          <w:tcPr>
            <w:tcW w:w="469" w:type="dxa"/>
            <w:vAlign w:val="center"/>
          </w:tcPr>
          <w:p w14:paraId="4DA08698" w14:textId="77777777" w:rsidR="003E6DF3" w:rsidRPr="00877316" w:rsidRDefault="003E6DF3" w:rsidP="00D255DF">
            <w:pPr>
              <w:rPr>
                <w:lang w:val="en-US"/>
              </w:rPr>
            </w:pPr>
          </w:p>
        </w:tc>
        <w:tc>
          <w:tcPr>
            <w:tcW w:w="5815" w:type="dxa"/>
            <w:vAlign w:val="center"/>
          </w:tcPr>
          <w:p w14:paraId="22584A1D" w14:textId="77777777" w:rsidR="003E6DF3" w:rsidRPr="006B626D" w:rsidRDefault="003E6DF3" w:rsidP="00D255DF">
            <w:pPr>
              <w:rPr>
                <w:color w:val="000000"/>
                <w:lang w:val="en-US"/>
              </w:rPr>
            </w:pPr>
            <w:proofErr w:type="spellStart"/>
            <w:r w:rsidRPr="006B626D">
              <w:rPr>
                <w:color w:val="000000"/>
                <w:lang w:val="en-US"/>
              </w:rPr>
              <w:t>BasicEventElement</w:t>
            </w:r>
            <w:proofErr w:type="spellEnd"/>
            <w:r w:rsidRPr="006B626D">
              <w:rPr>
                <w:color w:val="000000"/>
                <w:lang w:val="en-US"/>
              </w:rPr>
              <w:t>/</w:t>
            </w:r>
            <w:proofErr w:type="spellStart"/>
            <w:r w:rsidRPr="006B626D">
              <w:rPr>
                <w:color w:val="000000"/>
                <w:lang w:val="en-US"/>
              </w:rPr>
              <w:t>messageTopic</w:t>
            </w:r>
            <w:proofErr w:type="spellEnd"/>
          </w:p>
        </w:tc>
        <w:tc>
          <w:tcPr>
            <w:tcW w:w="3571" w:type="dxa"/>
            <w:vAlign w:val="center"/>
          </w:tcPr>
          <w:p w14:paraId="30200CA8" w14:textId="77777777" w:rsidR="003E6DF3" w:rsidRPr="00877316" w:rsidRDefault="003E6DF3" w:rsidP="00D255DF">
            <w:pPr>
              <w:rPr>
                <w:color w:val="000000"/>
                <w:lang w:val="en-US"/>
              </w:rPr>
            </w:pPr>
            <w:r w:rsidRPr="00877316">
              <w:rPr>
                <w:color w:val="000000"/>
                <w:lang w:val="en-US"/>
              </w:rPr>
              <w:t>Was part of non-normative part before</w:t>
            </w:r>
          </w:p>
        </w:tc>
      </w:tr>
      <w:tr w:rsidR="003E6DF3" w:rsidRPr="0026076F" w14:paraId="12206685" w14:textId="77777777" w:rsidTr="00D255DF">
        <w:tc>
          <w:tcPr>
            <w:tcW w:w="469" w:type="dxa"/>
            <w:vAlign w:val="center"/>
          </w:tcPr>
          <w:p w14:paraId="035AD184" w14:textId="77777777" w:rsidR="003E6DF3" w:rsidRPr="00877316" w:rsidRDefault="003E6DF3" w:rsidP="00D255DF">
            <w:pPr>
              <w:rPr>
                <w:color w:val="000000"/>
                <w:lang w:val="en-US"/>
              </w:rPr>
            </w:pPr>
          </w:p>
        </w:tc>
        <w:tc>
          <w:tcPr>
            <w:tcW w:w="5815" w:type="dxa"/>
            <w:vAlign w:val="center"/>
          </w:tcPr>
          <w:p w14:paraId="4E245C97" w14:textId="77777777" w:rsidR="003E6DF3" w:rsidRPr="006B626D" w:rsidRDefault="003E6DF3" w:rsidP="00D255DF">
            <w:pPr>
              <w:rPr>
                <w:color w:val="000000"/>
                <w:lang w:val="en-US"/>
              </w:rPr>
            </w:pPr>
            <w:proofErr w:type="spellStart"/>
            <w:r w:rsidRPr="006B626D">
              <w:rPr>
                <w:color w:val="000000"/>
                <w:lang w:val="en-US"/>
              </w:rPr>
              <w:t>BasicEventElement</w:t>
            </w:r>
            <w:proofErr w:type="spellEnd"/>
            <w:r w:rsidRPr="006B626D">
              <w:rPr>
                <w:color w:val="000000"/>
                <w:lang w:val="en-US"/>
              </w:rPr>
              <w:t>/</w:t>
            </w:r>
            <w:proofErr w:type="spellStart"/>
            <w:r w:rsidRPr="006B626D">
              <w:rPr>
                <w:color w:val="000000"/>
                <w:lang w:val="en-US"/>
              </w:rPr>
              <w:t>minInterval</w:t>
            </w:r>
            <w:proofErr w:type="spellEnd"/>
          </w:p>
        </w:tc>
        <w:tc>
          <w:tcPr>
            <w:tcW w:w="3571" w:type="dxa"/>
            <w:vAlign w:val="center"/>
          </w:tcPr>
          <w:p w14:paraId="6400EA10" w14:textId="77777777" w:rsidR="003E6DF3" w:rsidRPr="00877316" w:rsidRDefault="003E6DF3" w:rsidP="00D255DF">
            <w:pPr>
              <w:rPr>
                <w:color w:val="000000"/>
                <w:lang w:val="en-US"/>
              </w:rPr>
            </w:pPr>
            <w:r w:rsidRPr="00877316">
              <w:rPr>
                <w:color w:val="000000"/>
                <w:lang w:val="en-US"/>
              </w:rPr>
              <w:t>Was part of non-normative part before</w:t>
            </w:r>
          </w:p>
        </w:tc>
      </w:tr>
      <w:tr w:rsidR="003E6DF3" w:rsidRPr="0026076F" w14:paraId="5492103D" w14:textId="77777777" w:rsidTr="00D255DF">
        <w:tc>
          <w:tcPr>
            <w:tcW w:w="469" w:type="dxa"/>
            <w:vAlign w:val="center"/>
          </w:tcPr>
          <w:p w14:paraId="0009B5B7" w14:textId="77777777" w:rsidR="003E6DF3" w:rsidRPr="00877316" w:rsidRDefault="003E6DF3" w:rsidP="00D255DF">
            <w:pPr>
              <w:rPr>
                <w:color w:val="000000"/>
                <w:lang w:val="en-US"/>
              </w:rPr>
            </w:pPr>
          </w:p>
        </w:tc>
        <w:tc>
          <w:tcPr>
            <w:tcW w:w="5815" w:type="dxa"/>
            <w:vAlign w:val="center"/>
          </w:tcPr>
          <w:p w14:paraId="0F8CE634" w14:textId="77777777" w:rsidR="003E6DF3" w:rsidRPr="006B626D" w:rsidRDefault="003E6DF3" w:rsidP="00D255DF">
            <w:pPr>
              <w:rPr>
                <w:color w:val="000000"/>
                <w:lang w:val="en-US"/>
              </w:rPr>
            </w:pPr>
            <w:proofErr w:type="spellStart"/>
            <w:r w:rsidRPr="006B626D">
              <w:rPr>
                <w:color w:val="000000"/>
                <w:lang w:val="en-US"/>
              </w:rPr>
              <w:t>BasicEventElement</w:t>
            </w:r>
            <w:proofErr w:type="spellEnd"/>
            <w:r w:rsidRPr="006B626D">
              <w:rPr>
                <w:color w:val="000000"/>
                <w:lang w:val="en-US"/>
              </w:rPr>
              <w:t>/</w:t>
            </w:r>
            <w:proofErr w:type="spellStart"/>
            <w:r w:rsidRPr="006B626D">
              <w:rPr>
                <w:color w:val="000000"/>
                <w:lang w:val="en-US"/>
              </w:rPr>
              <w:t>maxInterval</w:t>
            </w:r>
            <w:proofErr w:type="spellEnd"/>
          </w:p>
        </w:tc>
        <w:tc>
          <w:tcPr>
            <w:tcW w:w="3571" w:type="dxa"/>
            <w:vAlign w:val="center"/>
          </w:tcPr>
          <w:p w14:paraId="2B681FA0" w14:textId="77777777" w:rsidR="003E6DF3" w:rsidRPr="00877316" w:rsidRDefault="003E6DF3" w:rsidP="00D255DF">
            <w:pPr>
              <w:rPr>
                <w:color w:val="000000"/>
                <w:lang w:val="en-US"/>
              </w:rPr>
            </w:pPr>
            <w:r w:rsidRPr="00877316">
              <w:rPr>
                <w:color w:val="000000"/>
                <w:lang w:val="en-US"/>
              </w:rPr>
              <w:t>Was part of non-normative part before</w:t>
            </w:r>
          </w:p>
        </w:tc>
      </w:tr>
      <w:tr w:rsidR="003E6DF3" w:rsidRPr="0026076F" w14:paraId="417FF0EF" w14:textId="77777777" w:rsidTr="00D255DF">
        <w:tc>
          <w:tcPr>
            <w:tcW w:w="469" w:type="dxa"/>
            <w:vAlign w:val="center"/>
          </w:tcPr>
          <w:p w14:paraId="0285D6FF" w14:textId="77777777" w:rsidR="003E6DF3" w:rsidRPr="00877316" w:rsidRDefault="003E6DF3" w:rsidP="00D255DF">
            <w:pPr>
              <w:rPr>
                <w:color w:val="000000"/>
                <w:lang w:val="en-US"/>
              </w:rPr>
            </w:pPr>
          </w:p>
        </w:tc>
        <w:tc>
          <w:tcPr>
            <w:tcW w:w="5815" w:type="dxa"/>
            <w:vAlign w:val="center"/>
          </w:tcPr>
          <w:p w14:paraId="63959827" w14:textId="77777777" w:rsidR="003E6DF3" w:rsidRPr="006B626D" w:rsidRDefault="003E6DF3" w:rsidP="00D255DF">
            <w:pPr>
              <w:rPr>
                <w:color w:val="000000"/>
                <w:lang w:val="en-US"/>
              </w:rPr>
            </w:pPr>
            <w:proofErr w:type="spellStart"/>
            <w:r w:rsidRPr="006B626D">
              <w:rPr>
                <w:color w:val="000000"/>
                <w:lang w:val="en-US"/>
              </w:rPr>
              <w:t>BasicEventElement</w:t>
            </w:r>
            <w:proofErr w:type="spellEnd"/>
            <w:r w:rsidRPr="006B626D">
              <w:rPr>
                <w:color w:val="000000"/>
                <w:lang w:val="en-US"/>
              </w:rPr>
              <w:t>/observed</w:t>
            </w:r>
          </w:p>
        </w:tc>
        <w:tc>
          <w:tcPr>
            <w:tcW w:w="3571" w:type="dxa"/>
            <w:vAlign w:val="center"/>
          </w:tcPr>
          <w:p w14:paraId="7CFAEDC1" w14:textId="77777777" w:rsidR="003E6DF3" w:rsidRPr="00877316" w:rsidRDefault="003E6DF3" w:rsidP="00D255DF">
            <w:pPr>
              <w:rPr>
                <w:color w:val="000000"/>
                <w:lang w:val="en-US"/>
              </w:rPr>
            </w:pPr>
            <w:r w:rsidRPr="00877316">
              <w:rPr>
                <w:color w:val="000000"/>
                <w:lang w:val="en-US"/>
              </w:rPr>
              <w:t>Was part of non-normative part before</w:t>
            </w:r>
          </w:p>
        </w:tc>
      </w:tr>
      <w:tr w:rsidR="003E6DF3" w:rsidRPr="0026076F" w14:paraId="7F03B8A9" w14:textId="77777777" w:rsidTr="00D255DF">
        <w:tc>
          <w:tcPr>
            <w:tcW w:w="469" w:type="dxa"/>
            <w:vAlign w:val="center"/>
          </w:tcPr>
          <w:p w14:paraId="644AE959" w14:textId="77777777" w:rsidR="003E6DF3" w:rsidRPr="00877316" w:rsidRDefault="003E6DF3" w:rsidP="00D255DF">
            <w:pPr>
              <w:rPr>
                <w:color w:val="000000"/>
                <w:lang w:val="en-US"/>
              </w:rPr>
            </w:pPr>
          </w:p>
        </w:tc>
        <w:tc>
          <w:tcPr>
            <w:tcW w:w="5815" w:type="dxa"/>
            <w:vAlign w:val="center"/>
          </w:tcPr>
          <w:p w14:paraId="28E6E415" w14:textId="77777777" w:rsidR="003E6DF3" w:rsidRPr="006B626D" w:rsidRDefault="003E6DF3" w:rsidP="00D255DF">
            <w:pPr>
              <w:rPr>
                <w:color w:val="000000"/>
                <w:lang w:val="en-US"/>
              </w:rPr>
            </w:pPr>
            <w:proofErr w:type="spellStart"/>
            <w:r w:rsidRPr="006B626D">
              <w:rPr>
                <w:color w:val="000000"/>
                <w:lang w:val="en-US"/>
              </w:rPr>
              <w:t>BasicEventElement</w:t>
            </w:r>
            <w:proofErr w:type="spellEnd"/>
            <w:r w:rsidRPr="006B626D">
              <w:rPr>
                <w:color w:val="000000"/>
                <w:lang w:val="en-US"/>
              </w:rPr>
              <w:t>/state</w:t>
            </w:r>
          </w:p>
        </w:tc>
        <w:tc>
          <w:tcPr>
            <w:tcW w:w="3571" w:type="dxa"/>
            <w:vAlign w:val="center"/>
          </w:tcPr>
          <w:p w14:paraId="3CC8D0EC" w14:textId="77777777" w:rsidR="003E6DF3" w:rsidRPr="00877316" w:rsidRDefault="003E6DF3" w:rsidP="00D255DF">
            <w:pPr>
              <w:rPr>
                <w:color w:val="000000"/>
                <w:lang w:val="en-US"/>
              </w:rPr>
            </w:pPr>
            <w:r w:rsidRPr="00877316">
              <w:rPr>
                <w:color w:val="000000"/>
                <w:lang w:val="en-US"/>
              </w:rPr>
              <w:t>Was part of non-normative part before</w:t>
            </w:r>
          </w:p>
        </w:tc>
      </w:tr>
      <w:tr w:rsidR="003E6DF3" w:rsidRPr="00877316" w14:paraId="22D5622C" w14:textId="77777777" w:rsidTr="00D255DF">
        <w:tc>
          <w:tcPr>
            <w:tcW w:w="469" w:type="dxa"/>
            <w:vAlign w:val="center"/>
          </w:tcPr>
          <w:p w14:paraId="4CD01DCF" w14:textId="77777777" w:rsidR="003E6DF3" w:rsidRPr="00877316" w:rsidRDefault="003E6DF3" w:rsidP="00D255DF">
            <w:pPr>
              <w:rPr>
                <w:color w:val="000000"/>
                <w:lang w:val="en-US"/>
              </w:rPr>
            </w:pPr>
          </w:p>
        </w:tc>
        <w:tc>
          <w:tcPr>
            <w:tcW w:w="5815" w:type="dxa"/>
            <w:vAlign w:val="center"/>
          </w:tcPr>
          <w:p w14:paraId="6714761F" w14:textId="77777777" w:rsidR="003E6DF3" w:rsidRPr="006B626D" w:rsidRDefault="003E6DF3" w:rsidP="00D255DF">
            <w:pPr>
              <w:rPr>
                <w:color w:val="000000"/>
                <w:lang w:val="en-US"/>
              </w:rPr>
            </w:pPr>
            <w:proofErr w:type="spellStart"/>
            <w:r w:rsidRPr="006B626D">
              <w:rPr>
                <w:color w:val="000000"/>
                <w:lang w:val="en-US"/>
              </w:rPr>
              <w:t>ContentType</w:t>
            </w:r>
            <w:proofErr w:type="spellEnd"/>
          </w:p>
        </w:tc>
        <w:tc>
          <w:tcPr>
            <w:tcW w:w="3571" w:type="dxa"/>
            <w:vAlign w:val="center"/>
          </w:tcPr>
          <w:p w14:paraId="170480FF" w14:textId="77777777" w:rsidR="003E6DF3" w:rsidRPr="006B626D" w:rsidRDefault="003E6DF3" w:rsidP="00D255DF">
            <w:pPr>
              <w:rPr>
                <w:color w:val="000000"/>
                <w:lang w:val="en-US"/>
              </w:rPr>
            </w:pPr>
            <w:r w:rsidRPr="006B626D">
              <w:rPr>
                <w:color w:val="000000"/>
                <w:lang w:val="en-US"/>
              </w:rPr>
              <w:t xml:space="preserve">Former name: </w:t>
            </w:r>
            <w:proofErr w:type="spellStart"/>
            <w:r w:rsidRPr="006B626D">
              <w:rPr>
                <w:color w:val="000000"/>
                <w:lang w:val="en-US"/>
              </w:rPr>
              <w:t>MimeType</w:t>
            </w:r>
            <w:proofErr w:type="spellEnd"/>
          </w:p>
        </w:tc>
      </w:tr>
      <w:tr w:rsidR="003E6DF3" w:rsidRPr="0026076F" w14:paraId="39CB4E22" w14:textId="77777777" w:rsidTr="00D255DF">
        <w:tc>
          <w:tcPr>
            <w:tcW w:w="469" w:type="dxa"/>
            <w:vAlign w:val="center"/>
          </w:tcPr>
          <w:p w14:paraId="6F23F9EA" w14:textId="77777777" w:rsidR="003E6DF3" w:rsidRPr="006B626D" w:rsidRDefault="003E6DF3" w:rsidP="00D255DF">
            <w:pPr>
              <w:rPr>
                <w:color w:val="000000"/>
                <w:lang w:val="en-US"/>
              </w:rPr>
            </w:pPr>
          </w:p>
        </w:tc>
        <w:tc>
          <w:tcPr>
            <w:tcW w:w="5815" w:type="dxa"/>
            <w:vAlign w:val="center"/>
          </w:tcPr>
          <w:p w14:paraId="52376E3B" w14:textId="77777777" w:rsidR="003E6DF3" w:rsidRPr="006B626D" w:rsidRDefault="003E6DF3" w:rsidP="00D255DF">
            <w:pPr>
              <w:rPr>
                <w:color w:val="000000"/>
                <w:lang w:val="en-US"/>
              </w:rPr>
            </w:pPr>
            <w:proofErr w:type="spellStart"/>
            <w:r w:rsidRPr="006B626D">
              <w:rPr>
                <w:color w:val="000000"/>
                <w:lang w:val="en-US"/>
              </w:rPr>
              <w:t>dateTimeStamp</w:t>
            </w:r>
            <w:proofErr w:type="spellEnd"/>
          </w:p>
        </w:tc>
        <w:tc>
          <w:tcPr>
            <w:tcW w:w="3571" w:type="dxa"/>
            <w:vAlign w:val="center"/>
          </w:tcPr>
          <w:p w14:paraId="338CC0C0" w14:textId="77777777" w:rsidR="003E6DF3" w:rsidRPr="00877316" w:rsidRDefault="003E6DF3" w:rsidP="00D255DF">
            <w:pPr>
              <w:rPr>
                <w:color w:val="000000"/>
                <w:lang w:val="en-US"/>
              </w:rPr>
            </w:pPr>
            <w:r w:rsidRPr="00877316">
              <w:rPr>
                <w:color w:val="000000"/>
                <w:lang w:val="en-US"/>
              </w:rPr>
              <w:t xml:space="preserve">New data type for metamodel as used in </w:t>
            </w:r>
            <w:proofErr w:type="spellStart"/>
            <w:r w:rsidRPr="00877316">
              <w:rPr>
                <w:color w:val="000000"/>
                <w:lang w:val="en-US"/>
              </w:rPr>
              <w:t>EventPayload</w:t>
            </w:r>
            <w:proofErr w:type="spellEnd"/>
          </w:p>
        </w:tc>
      </w:tr>
      <w:tr w:rsidR="003E6DF3" w:rsidRPr="0026076F" w14:paraId="00CF1501" w14:textId="77777777" w:rsidTr="00D255DF">
        <w:tc>
          <w:tcPr>
            <w:tcW w:w="469" w:type="dxa"/>
            <w:vAlign w:val="center"/>
          </w:tcPr>
          <w:p w14:paraId="478133A9" w14:textId="77777777" w:rsidR="003E6DF3" w:rsidRPr="00877316" w:rsidRDefault="003E6DF3" w:rsidP="00D255DF">
            <w:pPr>
              <w:rPr>
                <w:color w:val="000000"/>
                <w:lang w:val="en-US"/>
              </w:rPr>
            </w:pPr>
          </w:p>
        </w:tc>
        <w:tc>
          <w:tcPr>
            <w:tcW w:w="5815" w:type="dxa"/>
            <w:vAlign w:val="center"/>
          </w:tcPr>
          <w:p w14:paraId="42A7B4E8" w14:textId="77777777" w:rsidR="003E6DF3" w:rsidRPr="006B626D" w:rsidRDefault="003E6DF3" w:rsidP="00D255DF">
            <w:pPr>
              <w:rPr>
                <w:color w:val="000000"/>
                <w:lang w:val="en-US"/>
              </w:rPr>
            </w:pPr>
            <w:proofErr w:type="spellStart"/>
            <w:r w:rsidRPr="006B626D">
              <w:rPr>
                <w:color w:val="000000"/>
                <w:lang w:val="en-US"/>
              </w:rPr>
              <w:t>DataTypeDefRdf</w:t>
            </w:r>
            <w:proofErr w:type="spellEnd"/>
          </w:p>
        </w:tc>
        <w:tc>
          <w:tcPr>
            <w:tcW w:w="3571" w:type="dxa"/>
            <w:vAlign w:val="center"/>
          </w:tcPr>
          <w:p w14:paraId="36D4124E" w14:textId="1DDFC9C4" w:rsidR="003E6DF3" w:rsidRPr="00877316" w:rsidRDefault="003E6DF3" w:rsidP="00D255DF">
            <w:pPr>
              <w:jc w:val="left"/>
              <w:rPr>
                <w:color w:val="000000"/>
                <w:lang w:val="en-US"/>
              </w:rPr>
            </w:pPr>
            <w:r w:rsidRPr="00877316">
              <w:rPr>
                <w:color w:val="000000"/>
                <w:lang w:val="en-US"/>
              </w:rPr>
              <w:t xml:space="preserve">Enumeration for types of </w:t>
            </w:r>
            <w:proofErr w:type="spellStart"/>
            <w:r w:rsidRPr="00877316">
              <w:rPr>
                <w:color w:val="000000"/>
                <w:lang w:val="en-US"/>
              </w:rPr>
              <w:t>Rdf</w:t>
            </w:r>
            <w:proofErr w:type="spellEnd"/>
            <w:r w:rsidRPr="00877316">
              <w:rPr>
                <w:color w:val="000000"/>
                <w:lang w:val="en-US"/>
              </w:rPr>
              <w:t xml:space="preserve"> + prefix </w:t>
            </w:r>
            <w:proofErr w:type="spellStart"/>
            <w:r w:rsidRPr="00877316">
              <w:rPr>
                <w:color w:val="000000"/>
                <w:lang w:val="en-US"/>
              </w:rPr>
              <w:t>rdf</w:t>
            </w:r>
            <w:proofErr w:type="spellEnd"/>
            <w:r w:rsidRPr="00877316">
              <w:rPr>
                <w:color w:val="000000"/>
                <w:lang w:val="en-US"/>
              </w:rPr>
              <w:t>: added to every value in enumeration</w:t>
            </w:r>
          </w:p>
        </w:tc>
      </w:tr>
      <w:tr w:rsidR="003E6DF3" w:rsidRPr="0026076F" w14:paraId="0F160CDB" w14:textId="77777777" w:rsidTr="00D255DF">
        <w:tc>
          <w:tcPr>
            <w:tcW w:w="469" w:type="dxa"/>
            <w:vAlign w:val="center"/>
          </w:tcPr>
          <w:p w14:paraId="23657299" w14:textId="77777777" w:rsidR="003E6DF3" w:rsidRPr="00877316" w:rsidRDefault="003E6DF3" w:rsidP="00D255DF">
            <w:pPr>
              <w:rPr>
                <w:color w:val="000000"/>
                <w:lang w:val="en-US"/>
              </w:rPr>
            </w:pPr>
          </w:p>
        </w:tc>
        <w:tc>
          <w:tcPr>
            <w:tcW w:w="5815" w:type="dxa"/>
            <w:vAlign w:val="center"/>
          </w:tcPr>
          <w:p w14:paraId="05EA2A02" w14:textId="77777777" w:rsidR="003E6DF3" w:rsidRPr="006B626D" w:rsidRDefault="003E6DF3" w:rsidP="00D255DF">
            <w:pPr>
              <w:rPr>
                <w:color w:val="000000"/>
                <w:lang w:val="en-US"/>
              </w:rPr>
            </w:pPr>
            <w:proofErr w:type="spellStart"/>
            <w:r w:rsidRPr="006B626D">
              <w:rPr>
                <w:color w:val="000000"/>
                <w:lang w:val="en-US"/>
              </w:rPr>
              <w:t>DataTypeDefXsd</w:t>
            </w:r>
            <w:proofErr w:type="spellEnd"/>
          </w:p>
        </w:tc>
        <w:tc>
          <w:tcPr>
            <w:tcW w:w="3571" w:type="dxa"/>
            <w:vAlign w:val="center"/>
          </w:tcPr>
          <w:p w14:paraId="035A4637" w14:textId="77777777" w:rsidR="003E6DF3" w:rsidRPr="00877316" w:rsidRDefault="003E6DF3" w:rsidP="00D255DF">
            <w:pPr>
              <w:jc w:val="left"/>
              <w:rPr>
                <w:color w:val="000000"/>
                <w:lang w:val="en-US"/>
              </w:rPr>
            </w:pPr>
            <w:r w:rsidRPr="00877316">
              <w:rPr>
                <w:color w:val="000000"/>
                <w:lang w:val="en-US"/>
              </w:rPr>
              <w:t xml:space="preserve">Enumeration consisting of enumerations </w:t>
            </w:r>
          </w:p>
          <w:p w14:paraId="39445FA5" w14:textId="52B03F86" w:rsidR="003E6DF3" w:rsidRPr="00877316" w:rsidRDefault="003E6DF3" w:rsidP="006B626D">
            <w:pPr>
              <w:jc w:val="left"/>
              <w:rPr>
                <w:color w:val="000000"/>
                <w:lang w:val="en-US"/>
              </w:rPr>
            </w:pPr>
            <w:proofErr w:type="spellStart"/>
            <w:r w:rsidRPr="00877316">
              <w:rPr>
                <w:color w:val="000000"/>
                <w:lang w:val="en-US"/>
              </w:rPr>
              <w:t>decimalBuildInTypes</w:t>
            </w:r>
            <w:proofErr w:type="spellEnd"/>
            <w:r w:rsidRPr="00877316">
              <w:rPr>
                <w:color w:val="000000"/>
                <w:lang w:val="en-US"/>
              </w:rPr>
              <w:t xml:space="preserve">, </w:t>
            </w:r>
            <w:proofErr w:type="spellStart"/>
            <w:r w:rsidRPr="00877316">
              <w:rPr>
                <w:color w:val="000000"/>
                <w:lang w:val="en-US"/>
              </w:rPr>
              <w:t>durationBuildInTypes</w:t>
            </w:r>
            <w:proofErr w:type="spellEnd"/>
            <w:r w:rsidRPr="00877316">
              <w:rPr>
                <w:color w:val="000000"/>
                <w:lang w:val="en-US"/>
              </w:rPr>
              <w:t xml:space="preserve">, </w:t>
            </w:r>
            <w:proofErr w:type="spellStart"/>
            <w:r w:rsidRPr="00877316">
              <w:rPr>
                <w:color w:val="000000"/>
                <w:lang w:val="en-US"/>
              </w:rPr>
              <w:t>PrimitiveTypes</w:t>
            </w:r>
            <w:proofErr w:type="spellEnd"/>
            <w:r w:rsidRPr="00877316">
              <w:rPr>
                <w:color w:val="000000"/>
                <w:lang w:val="en-US"/>
              </w:rPr>
              <w:t xml:space="preserve"> that correspond to </w:t>
            </w:r>
            <w:proofErr w:type="spellStart"/>
            <w:r w:rsidRPr="00877316">
              <w:rPr>
                <w:color w:val="000000"/>
                <w:lang w:val="en-US"/>
              </w:rPr>
              <w:t>anySimpleTypes</w:t>
            </w:r>
            <w:proofErr w:type="spellEnd"/>
            <w:r w:rsidRPr="00877316">
              <w:rPr>
                <w:color w:val="000000"/>
                <w:lang w:val="en-US"/>
              </w:rPr>
              <w:t xml:space="preserve"> of </w:t>
            </w:r>
            <w:proofErr w:type="spellStart"/>
            <w:r w:rsidRPr="00877316">
              <w:rPr>
                <w:color w:val="000000"/>
                <w:lang w:val="en-US"/>
              </w:rPr>
              <w:t>xsd</w:t>
            </w:r>
            <w:proofErr w:type="spellEnd"/>
            <w:r w:rsidRPr="00877316">
              <w:rPr>
                <w:color w:val="000000"/>
                <w:lang w:val="en-US"/>
              </w:rPr>
              <w:t xml:space="preserve">. + added prefix </w:t>
            </w:r>
            <w:proofErr w:type="spellStart"/>
            <w:r w:rsidRPr="00877316">
              <w:rPr>
                <w:color w:val="000000"/>
                <w:lang w:val="en-US"/>
              </w:rPr>
              <w:t>xs</w:t>
            </w:r>
            <w:proofErr w:type="spellEnd"/>
            <w:r w:rsidRPr="00877316">
              <w:rPr>
                <w:color w:val="000000"/>
                <w:lang w:val="en-US"/>
              </w:rPr>
              <w:t>: to every value in enumeration</w:t>
            </w:r>
          </w:p>
        </w:tc>
      </w:tr>
      <w:tr w:rsidR="003E6DF3" w:rsidRPr="00877316" w14:paraId="24EE0FB1" w14:textId="77777777" w:rsidTr="00D255DF">
        <w:tc>
          <w:tcPr>
            <w:tcW w:w="469" w:type="dxa"/>
            <w:vAlign w:val="center"/>
          </w:tcPr>
          <w:p w14:paraId="5BF7E980" w14:textId="77777777" w:rsidR="003E6DF3" w:rsidRPr="00877316" w:rsidRDefault="003E6DF3" w:rsidP="00D255DF">
            <w:pPr>
              <w:rPr>
                <w:color w:val="000000"/>
                <w:lang w:val="en-US"/>
              </w:rPr>
            </w:pPr>
          </w:p>
        </w:tc>
        <w:tc>
          <w:tcPr>
            <w:tcW w:w="5815" w:type="dxa"/>
            <w:vAlign w:val="center"/>
          </w:tcPr>
          <w:p w14:paraId="50C5B954" w14:textId="77777777" w:rsidR="003E6DF3" w:rsidRPr="006B626D" w:rsidRDefault="003E6DF3" w:rsidP="00D255DF">
            <w:pPr>
              <w:rPr>
                <w:color w:val="000000"/>
                <w:lang w:val="en-US"/>
              </w:rPr>
            </w:pPr>
            <w:r w:rsidRPr="006B626D">
              <w:rPr>
                <w:color w:val="000000"/>
                <w:lang w:val="en-US"/>
              </w:rPr>
              <w:t>Direction</w:t>
            </w:r>
          </w:p>
        </w:tc>
        <w:tc>
          <w:tcPr>
            <w:tcW w:w="3571" w:type="dxa"/>
            <w:vAlign w:val="center"/>
          </w:tcPr>
          <w:p w14:paraId="4C639F96" w14:textId="4EDDC2E7" w:rsidR="003E6DF3" w:rsidRPr="006B626D" w:rsidRDefault="003E6DF3" w:rsidP="00D255DF">
            <w:pPr>
              <w:rPr>
                <w:color w:val="000000"/>
                <w:lang w:val="en-US"/>
              </w:rPr>
            </w:pPr>
            <w:r w:rsidRPr="006B626D">
              <w:rPr>
                <w:color w:val="000000"/>
                <w:lang w:val="en-US"/>
              </w:rPr>
              <w:t xml:space="preserve">New </w:t>
            </w:r>
            <w:r w:rsidRPr="00877316">
              <w:rPr>
                <w:color w:val="000000"/>
                <w:lang w:val="en-US"/>
              </w:rPr>
              <w:t>enumeration</w:t>
            </w:r>
            <w:r w:rsidRPr="006B626D">
              <w:rPr>
                <w:color w:val="000000"/>
                <w:lang w:val="en-US"/>
              </w:rPr>
              <w:t xml:space="preserve"> for </w:t>
            </w:r>
            <w:proofErr w:type="spellStart"/>
            <w:r w:rsidRPr="006B626D">
              <w:rPr>
                <w:color w:val="000000"/>
                <w:lang w:val="en-US"/>
              </w:rPr>
              <w:t>BasicEventElement</w:t>
            </w:r>
            <w:proofErr w:type="spellEnd"/>
          </w:p>
        </w:tc>
      </w:tr>
      <w:tr w:rsidR="003E6DF3" w:rsidRPr="0026076F" w14:paraId="7B22BE74" w14:textId="77777777" w:rsidTr="00D255DF">
        <w:tc>
          <w:tcPr>
            <w:tcW w:w="469" w:type="dxa"/>
            <w:vAlign w:val="center"/>
          </w:tcPr>
          <w:p w14:paraId="5BDCB6BE" w14:textId="77777777" w:rsidR="003E6DF3" w:rsidRPr="006B626D" w:rsidRDefault="003E6DF3" w:rsidP="00D255DF">
            <w:pPr>
              <w:rPr>
                <w:color w:val="000000"/>
                <w:lang w:val="en-US"/>
              </w:rPr>
            </w:pPr>
          </w:p>
        </w:tc>
        <w:tc>
          <w:tcPr>
            <w:tcW w:w="5815" w:type="dxa"/>
            <w:vAlign w:val="center"/>
          </w:tcPr>
          <w:p w14:paraId="3D5B6EC4" w14:textId="77777777" w:rsidR="003E6DF3" w:rsidRPr="006B626D" w:rsidRDefault="003E6DF3" w:rsidP="00D255DF">
            <w:pPr>
              <w:rPr>
                <w:color w:val="000000"/>
                <w:lang w:val="en-US"/>
              </w:rPr>
            </w:pPr>
            <w:r w:rsidRPr="006B626D">
              <w:rPr>
                <w:color w:val="000000"/>
                <w:lang w:val="en-US"/>
              </w:rPr>
              <w:t>Environment</w:t>
            </w:r>
          </w:p>
        </w:tc>
        <w:tc>
          <w:tcPr>
            <w:tcW w:w="3571" w:type="dxa"/>
            <w:vAlign w:val="center"/>
          </w:tcPr>
          <w:p w14:paraId="77B52393" w14:textId="2C846F81" w:rsidR="003E6DF3" w:rsidRPr="00877316" w:rsidRDefault="003E6DF3" w:rsidP="00D255DF">
            <w:pPr>
              <w:rPr>
                <w:color w:val="000000"/>
                <w:lang w:val="en-US"/>
              </w:rPr>
            </w:pPr>
            <w:r w:rsidRPr="00877316">
              <w:rPr>
                <w:color w:val="000000"/>
                <w:lang w:val="en-US"/>
              </w:rPr>
              <w:t xml:space="preserve">New class for entry point for Asset Administration Shells, </w:t>
            </w:r>
            <w:proofErr w:type="spellStart"/>
            <w:r w:rsidRPr="00877316">
              <w:rPr>
                <w:color w:val="000000"/>
                <w:lang w:val="en-US"/>
              </w:rPr>
              <w:t>submodels</w:t>
            </w:r>
            <w:proofErr w:type="spellEnd"/>
            <w:r w:rsidRPr="00877316">
              <w:rPr>
                <w:color w:val="000000"/>
                <w:lang w:val="en-US"/>
              </w:rPr>
              <w:t xml:space="preserve"> and concept descriptions</w:t>
            </w:r>
          </w:p>
        </w:tc>
      </w:tr>
      <w:tr w:rsidR="003E6DF3" w:rsidRPr="00877316" w14:paraId="2F963378" w14:textId="77777777" w:rsidTr="00D255DF">
        <w:tc>
          <w:tcPr>
            <w:tcW w:w="469" w:type="dxa"/>
            <w:vAlign w:val="center"/>
          </w:tcPr>
          <w:p w14:paraId="7EF1524F" w14:textId="77777777" w:rsidR="003E6DF3" w:rsidRPr="00877316" w:rsidRDefault="003E6DF3" w:rsidP="00D255DF">
            <w:pPr>
              <w:rPr>
                <w:color w:val="000000"/>
                <w:lang w:val="en-US"/>
              </w:rPr>
            </w:pPr>
          </w:p>
        </w:tc>
        <w:tc>
          <w:tcPr>
            <w:tcW w:w="5815" w:type="dxa"/>
            <w:vAlign w:val="center"/>
          </w:tcPr>
          <w:p w14:paraId="0AEFAFBE" w14:textId="77777777" w:rsidR="003E6DF3" w:rsidRPr="006B626D" w:rsidRDefault="003E6DF3" w:rsidP="00D255DF">
            <w:pPr>
              <w:rPr>
                <w:color w:val="000000"/>
                <w:lang w:val="en-US"/>
              </w:rPr>
            </w:pPr>
            <w:proofErr w:type="spellStart"/>
            <w:r w:rsidRPr="006B626D">
              <w:rPr>
                <w:color w:val="000000"/>
                <w:lang w:val="en-US"/>
              </w:rPr>
              <w:t>EventElement</w:t>
            </w:r>
            <w:proofErr w:type="spellEnd"/>
          </w:p>
        </w:tc>
        <w:tc>
          <w:tcPr>
            <w:tcW w:w="3571" w:type="dxa"/>
            <w:vAlign w:val="center"/>
          </w:tcPr>
          <w:p w14:paraId="2835B60F" w14:textId="77777777" w:rsidR="003E6DF3" w:rsidRPr="006B626D" w:rsidRDefault="003E6DF3" w:rsidP="00D255DF">
            <w:pPr>
              <w:rPr>
                <w:color w:val="000000"/>
                <w:lang w:val="en-US"/>
              </w:rPr>
            </w:pPr>
            <w:r w:rsidRPr="006B626D">
              <w:rPr>
                <w:color w:val="000000"/>
                <w:lang w:val="en-US"/>
              </w:rPr>
              <w:t>Former name: Event</w:t>
            </w:r>
          </w:p>
        </w:tc>
      </w:tr>
      <w:tr w:rsidR="003E6DF3" w:rsidRPr="0026076F" w14:paraId="166B504C" w14:textId="77777777" w:rsidTr="00D255DF">
        <w:tc>
          <w:tcPr>
            <w:tcW w:w="469" w:type="dxa"/>
            <w:vAlign w:val="center"/>
          </w:tcPr>
          <w:p w14:paraId="30414A27" w14:textId="77777777" w:rsidR="003E6DF3" w:rsidRPr="006B626D" w:rsidRDefault="003E6DF3" w:rsidP="00D255DF">
            <w:pPr>
              <w:rPr>
                <w:color w:val="000000"/>
                <w:lang w:val="en-US"/>
              </w:rPr>
            </w:pPr>
          </w:p>
        </w:tc>
        <w:tc>
          <w:tcPr>
            <w:tcW w:w="5815" w:type="dxa"/>
            <w:vAlign w:val="center"/>
          </w:tcPr>
          <w:p w14:paraId="53C67F8D" w14:textId="77777777" w:rsidR="003E6DF3" w:rsidRPr="006B626D" w:rsidRDefault="003E6DF3" w:rsidP="00D255DF">
            <w:pPr>
              <w:rPr>
                <w:color w:val="000000"/>
                <w:lang w:val="en-US"/>
              </w:rPr>
            </w:pPr>
            <w:proofErr w:type="spellStart"/>
            <w:r w:rsidRPr="006B626D">
              <w:rPr>
                <w:color w:val="000000"/>
                <w:lang w:val="en-US"/>
              </w:rPr>
              <w:t>EventPayload</w:t>
            </w:r>
            <w:proofErr w:type="spellEnd"/>
          </w:p>
        </w:tc>
        <w:tc>
          <w:tcPr>
            <w:tcW w:w="3571" w:type="dxa"/>
            <w:vAlign w:val="center"/>
          </w:tcPr>
          <w:p w14:paraId="011825B5" w14:textId="77777777" w:rsidR="003E6DF3" w:rsidRPr="00877316" w:rsidRDefault="003E6DF3" w:rsidP="00D255DF">
            <w:pPr>
              <w:rPr>
                <w:color w:val="000000"/>
                <w:lang w:val="en-US"/>
              </w:rPr>
            </w:pPr>
            <w:r w:rsidRPr="00877316">
              <w:rPr>
                <w:color w:val="000000"/>
                <w:lang w:val="en-US"/>
              </w:rPr>
              <w:t>New class for event payload</w:t>
            </w:r>
          </w:p>
        </w:tc>
      </w:tr>
      <w:tr w:rsidR="003E6DF3" w:rsidRPr="0026076F" w14:paraId="0D9AB07F" w14:textId="77777777" w:rsidTr="00D255DF">
        <w:tc>
          <w:tcPr>
            <w:tcW w:w="469" w:type="dxa"/>
            <w:vAlign w:val="center"/>
          </w:tcPr>
          <w:p w14:paraId="2DF42849" w14:textId="77777777" w:rsidR="003E6DF3" w:rsidRPr="00877316" w:rsidRDefault="003E6DF3" w:rsidP="00D255DF">
            <w:pPr>
              <w:rPr>
                <w:color w:val="000000"/>
                <w:lang w:val="en-US"/>
              </w:rPr>
            </w:pPr>
          </w:p>
        </w:tc>
        <w:tc>
          <w:tcPr>
            <w:tcW w:w="5815" w:type="dxa"/>
            <w:vAlign w:val="center"/>
          </w:tcPr>
          <w:p w14:paraId="0ABA521A" w14:textId="77777777" w:rsidR="003E6DF3" w:rsidRPr="006B626D" w:rsidRDefault="003E6DF3" w:rsidP="00D255DF">
            <w:pPr>
              <w:rPr>
                <w:color w:val="000000"/>
                <w:lang w:val="en-US"/>
              </w:rPr>
            </w:pPr>
            <w:proofErr w:type="spellStart"/>
            <w:r w:rsidRPr="006B626D">
              <w:rPr>
                <w:color w:val="000000"/>
                <w:lang w:val="en-US"/>
              </w:rPr>
              <w:t>EventPayload</w:t>
            </w:r>
            <w:proofErr w:type="spellEnd"/>
            <w:r w:rsidRPr="006B626D">
              <w:rPr>
                <w:color w:val="000000"/>
                <w:lang w:val="en-US"/>
              </w:rPr>
              <w:t>/</w:t>
            </w:r>
            <w:proofErr w:type="spellStart"/>
            <w:r w:rsidRPr="006B626D">
              <w:rPr>
                <w:color w:val="000000"/>
                <w:lang w:val="en-US"/>
              </w:rPr>
              <w:t>observableSemanticId</w:t>
            </w:r>
            <w:proofErr w:type="spellEnd"/>
          </w:p>
        </w:tc>
        <w:tc>
          <w:tcPr>
            <w:tcW w:w="3571" w:type="dxa"/>
            <w:vAlign w:val="center"/>
          </w:tcPr>
          <w:p w14:paraId="28EC558C" w14:textId="77777777" w:rsidR="003E6DF3" w:rsidRPr="00877316" w:rsidRDefault="003E6DF3" w:rsidP="00D255DF">
            <w:pPr>
              <w:rPr>
                <w:color w:val="000000"/>
                <w:lang w:val="en-US"/>
              </w:rPr>
            </w:pPr>
            <w:r w:rsidRPr="00877316">
              <w:rPr>
                <w:color w:val="000000"/>
                <w:lang w:val="en-US"/>
              </w:rPr>
              <w:t>Was part of non-normative part before</w:t>
            </w:r>
          </w:p>
        </w:tc>
      </w:tr>
      <w:tr w:rsidR="003E6DF3" w:rsidRPr="0026076F" w14:paraId="05F349A9" w14:textId="77777777" w:rsidTr="00D255DF">
        <w:tc>
          <w:tcPr>
            <w:tcW w:w="469" w:type="dxa"/>
            <w:vAlign w:val="center"/>
          </w:tcPr>
          <w:p w14:paraId="02719EB1" w14:textId="77777777" w:rsidR="003E6DF3" w:rsidRPr="00877316" w:rsidRDefault="003E6DF3" w:rsidP="00D255DF">
            <w:pPr>
              <w:rPr>
                <w:color w:val="000000"/>
                <w:lang w:val="en-US"/>
              </w:rPr>
            </w:pPr>
          </w:p>
        </w:tc>
        <w:tc>
          <w:tcPr>
            <w:tcW w:w="5815" w:type="dxa"/>
            <w:vAlign w:val="center"/>
          </w:tcPr>
          <w:p w14:paraId="5BE19E04" w14:textId="77777777" w:rsidR="003E6DF3" w:rsidRPr="006B626D" w:rsidRDefault="003E6DF3" w:rsidP="00D255DF">
            <w:pPr>
              <w:rPr>
                <w:color w:val="000000"/>
                <w:lang w:val="en-US"/>
              </w:rPr>
            </w:pPr>
            <w:proofErr w:type="spellStart"/>
            <w:r w:rsidRPr="006B626D">
              <w:rPr>
                <w:color w:val="000000"/>
                <w:lang w:val="en-US"/>
              </w:rPr>
              <w:t>EventPayload</w:t>
            </w:r>
            <w:proofErr w:type="spellEnd"/>
            <w:r w:rsidRPr="006B626D">
              <w:rPr>
                <w:color w:val="000000"/>
                <w:lang w:val="en-US"/>
              </w:rPr>
              <w:t>/payload</w:t>
            </w:r>
          </w:p>
        </w:tc>
        <w:tc>
          <w:tcPr>
            <w:tcW w:w="3571" w:type="dxa"/>
            <w:vAlign w:val="center"/>
          </w:tcPr>
          <w:p w14:paraId="7977DA01" w14:textId="77777777" w:rsidR="003E6DF3" w:rsidRPr="00877316" w:rsidRDefault="003E6DF3" w:rsidP="00D255DF">
            <w:pPr>
              <w:rPr>
                <w:color w:val="000000"/>
                <w:lang w:val="en-US"/>
              </w:rPr>
            </w:pPr>
            <w:r w:rsidRPr="00877316">
              <w:rPr>
                <w:color w:val="000000"/>
                <w:lang w:val="en-US"/>
              </w:rPr>
              <w:t>Was part of non-normative part before</w:t>
            </w:r>
          </w:p>
        </w:tc>
      </w:tr>
      <w:tr w:rsidR="003E6DF3" w:rsidRPr="0026076F" w14:paraId="303A89A6" w14:textId="77777777" w:rsidTr="00D255DF">
        <w:tc>
          <w:tcPr>
            <w:tcW w:w="469" w:type="dxa"/>
            <w:vAlign w:val="center"/>
          </w:tcPr>
          <w:p w14:paraId="615D7E15" w14:textId="77777777" w:rsidR="003E6DF3" w:rsidRPr="00877316" w:rsidRDefault="003E6DF3" w:rsidP="00D255DF">
            <w:pPr>
              <w:rPr>
                <w:color w:val="000000"/>
                <w:lang w:val="en-US"/>
              </w:rPr>
            </w:pPr>
          </w:p>
        </w:tc>
        <w:tc>
          <w:tcPr>
            <w:tcW w:w="5815" w:type="dxa"/>
            <w:vAlign w:val="center"/>
          </w:tcPr>
          <w:p w14:paraId="5ABAD37A" w14:textId="77777777" w:rsidR="003E6DF3" w:rsidRPr="006B626D" w:rsidRDefault="003E6DF3" w:rsidP="00D255DF">
            <w:pPr>
              <w:rPr>
                <w:color w:val="000000"/>
                <w:lang w:val="en-US"/>
              </w:rPr>
            </w:pPr>
            <w:proofErr w:type="spellStart"/>
            <w:r w:rsidRPr="006B626D">
              <w:rPr>
                <w:color w:val="000000"/>
                <w:lang w:val="en-US"/>
              </w:rPr>
              <w:t>EventPayload</w:t>
            </w:r>
            <w:proofErr w:type="spellEnd"/>
            <w:r w:rsidRPr="006B626D">
              <w:rPr>
                <w:color w:val="000000"/>
                <w:lang w:val="en-US"/>
              </w:rPr>
              <w:t>/source</w:t>
            </w:r>
          </w:p>
        </w:tc>
        <w:tc>
          <w:tcPr>
            <w:tcW w:w="3571" w:type="dxa"/>
            <w:vAlign w:val="center"/>
          </w:tcPr>
          <w:p w14:paraId="4C4FE615" w14:textId="77777777" w:rsidR="003E6DF3" w:rsidRPr="00877316" w:rsidRDefault="003E6DF3" w:rsidP="00D255DF">
            <w:pPr>
              <w:rPr>
                <w:color w:val="000000"/>
                <w:lang w:val="en-US"/>
              </w:rPr>
            </w:pPr>
            <w:r w:rsidRPr="00877316">
              <w:rPr>
                <w:color w:val="000000"/>
                <w:lang w:val="en-US"/>
              </w:rPr>
              <w:t>Was part of non-normative part before</w:t>
            </w:r>
          </w:p>
        </w:tc>
      </w:tr>
      <w:tr w:rsidR="003E6DF3" w:rsidRPr="0026076F" w14:paraId="68022DD8" w14:textId="77777777" w:rsidTr="00D255DF">
        <w:tc>
          <w:tcPr>
            <w:tcW w:w="469" w:type="dxa"/>
            <w:vAlign w:val="center"/>
          </w:tcPr>
          <w:p w14:paraId="50BF6CDC" w14:textId="77777777" w:rsidR="003E6DF3" w:rsidRPr="00877316" w:rsidRDefault="003E6DF3" w:rsidP="00D255DF">
            <w:pPr>
              <w:rPr>
                <w:color w:val="000000"/>
                <w:lang w:val="en-US"/>
              </w:rPr>
            </w:pPr>
          </w:p>
        </w:tc>
        <w:tc>
          <w:tcPr>
            <w:tcW w:w="5815" w:type="dxa"/>
            <w:vAlign w:val="center"/>
          </w:tcPr>
          <w:p w14:paraId="5AC01FAB" w14:textId="77777777" w:rsidR="003E6DF3" w:rsidRPr="006B626D" w:rsidRDefault="003E6DF3" w:rsidP="00D255DF">
            <w:pPr>
              <w:rPr>
                <w:color w:val="000000"/>
                <w:lang w:val="en-US"/>
              </w:rPr>
            </w:pPr>
            <w:proofErr w:type="spellStart"/>
            <w:r w:rsidRPr="006B626D">
              <w:rPr>
                <w:color w:val="000000"/>
                <w:lang w:val="en-US"/>
              </w:rPr>
              <w:t>EventPayload</w:t>
            </w:r>
            <w:proofErr w:type="spellEnd"/>
            <w:r w:rsidRPr="006B626D">
              <w:rPr>
                <w:color w:val="000000"/>
                <w:lang w:val="en-US"/>
              </w:rPr>
              <w:t>/</w:t>
            </w:r>
            <w:proofErr w:type="spellStart"/>
            <w:r w:rsidRPr="006B626D">
              <w:rPr>
                <w:color w:val="000000"/>
                <w:lang w:val="en-US"/>
              </w:rPr>
              <w:t>sourceSemanticId</w:t>
            </w:r>
            <w:proofErr w:type="spellEnd"/>
          </w:p>
        </w:tc>
        <w:tc>
          <w:tcPr>
            <w:tcW w:w="3571" w:type="dxa"/>
            <w:vAlign w:val="center"/>
          </w:tcPr>
          <w:p w14:paraId="178BC49B" w14:textId="77777777" w:rsidR="003E6DF3" w:rsidRPr="00877316" w:rsidRDefault="003E6DF3" w:rsidP="00D255DF">
            <w:pPr>
              <w:rPr>
                <w:color w:val="000000"/>
                <w:lang w:val="en-US"/>
              </w:rPr>
            </w:pPr>
            <w:r w:rsidRPr="00877316">
              <w:rPr>
                <w:color w:val="000000"/>
                <w:lang w:val="en-US"/>
              </w:rPr>
              <w:t>Was part of non-normative part before</w:t>
            </w:r>
          </w:p>
        </w:tc>
      </w:tr>
      <w:tr w:rsidR="003E6DF3" w:rsidRPr="0026076F" w14:paraId="06713535" w14:textId="77777777" w:rsidTr="00D255DF">
        <w:tc>
          <w:tcPr>
            <w:tcW w:w="469" w:type="dxa"/>
            <w:vAlign w:val="center"/>
          </w:tcPr>
          <w:p w14:paraId="36A5B8DF" w14:textId="77777777" w:rsidR="003E6DF3" w:rsidRPr="00877316" w:rsidRDefault="003E6DF3" w:rsidP="00D255DF">
            <w:pPr>
              <w:rPr>
                <w:color w:val="000000"/>
                <w:lang w:val="en-US"/>
              </w:rPr>
            </w:pPr>
          </w:p>
        </w:tc>
        <w:tc>
          <w:tcPr>
            <w:tcW w:w="5815" w:type="dxa"/>
            <w:vAlign w:val="center"/>
          </w:tcPr>
          <w:p w14:paraId="0EB21117" w14:textId="77777777" w:rsidR="003E6DF3" w:rsidRPr="006B626D" w:rsidRDefault="003E6DF3" w:rsidP="00D255DF">
            <w:pPr>
              <w:rPr>
                <w:color w:val="000000"/>
                <w:lang w:val="en-US"/>
              </w:rPr>
            </w:pPr>
            <w:proofErr w:type="spellStart"/>
            <w:r w:rsidRPr="006B626D">
              <w:rPr>
                <w:color w:val="000000"/>
                <w:lang w:val="en-US"/>
              </w:rPr>
              <w:t>EventPayload</w:t>
            </w:r>
            <w:proofErr w:type="spellEnd"/>
            <w:r w:rsidRPr="006B626D">
              <w:rPr>
                <w:color w:val="000000"/>
                <w:lang w:val="en-US"/>
              </w:rPr>
              <w:t>/</w:t>
            </w:r>
            <w:proofErr w:type="spellStart"/>
            <w:r w:rsidRPr="006B626D">
              <w:rPr>
                <w:color w:val="000000"/>
                <w:lang w:val="en-US"/>
              </w:rPr>
              <w:t>subjectId</w:t>
            </w:r>
            <w:proofErr w:type="spellEnd"/>
          </w:p>
        </w:tc>
        <w:tc>
          <w:tcPr>
            <w:tcW w:w="3571" w:type="dxa"/>
            <w:vAlign w:val="center"/>
          </w:tcPr>
          <w:p w14:paraId="60465D2B" w14:textId="77777777" w:rsidR="003E6DF3" w:rsidRPr="00877316" w:rsidRDefault="003E6DF3" w:rsidP="00D255DF">
            <w:pPr>
              <w:rPr>
                <w:color w:val="000000"/>
                <w:lang w:val="en-US"/>
              </w:rPr>
            </w:pPr>
            <w:r w:rsidRPr="00877316">
              <w:rPr>
                <w:color w:val="000000"/>
                <w:lang w:val="en-US"/>
              </w:rPr>
              <w:t>Was part of non-normative part before</w:t>
            </w:r>
          </w:p>
        </w:tc>
      </w:tr>
      <w:tr w:rsidR="003E6DF3" w:rsidRPr="0026076F" w14:paraId="0C31214A" w14:textId="77777777" w:rsidTr="00D255DF">
        <w:tc>
          <w:tcPr>
            <w:tcW w:w="469" w:type="dxa"/>
            <w:vAlign w:val="center"/>
          </w:tcPr>
          <w:p w14:paraId="4012EC06" w14:textId="77777777" w:rsidR="003E6DF3" w:rsidRPr="00877316" w:rsidRDefault="003E6DF3" w:rsidP="00D255DF">
            <w:pPr>
              <w:rPr>
                <w:color w:val="000000"/>
                <w:lang w:val="en-US"/>
              </w:rPr>
            </w:pPr>
          </w:p>
        </w:tc>
        <w:tc>
          <w:tcPr>
            <w:tcW w:w="5815" w:type="dxa"/>
            <w:vAlign w:val="center"/>
          </w:tcPr>
          <w:p w14:paraId="30F57DBE" w14:textId="77777777" w:rsidR="003E6DF3" w:rsidRPr="006B626D" w:rsidRDefault="003E6DF3" w:rsidP="00D255DF">
            <w:pPr>
              <w:rPr>
                <w:color w:val="000000"/>
                <w:lang w:val="en-US"/>
              </w:rPr>
            </w:pPr>
            <w:proofErr w:type="spellStart"/>
            <w:r w:rsidRPr="006B626D">
              <w:rPr>
                <w:color w:val="000000"/>
                <w:lang w:val="en-US"/>
              </w:rPr>
              <w:t>EventPayload</w:t>
            </w:r>
            <w:proofErr w:type="spellEnd"/>
            <w:r w:rsidRPr="006B626D">
              <w:rPr>
                <w:color w:val="000000"/>
                <w:lang w:val="en-US"/>
              </w:rPr>
              <w:t>/timestamp</w:t>
            </w:r>
          </w:p>
        </w:tc>
        <w:tc>
          <w:tcPr>
            <w:tcW w:w="3571" w:type="dxa"/>
            <w:vAlign w:val="center"/>
          </w:tcPr>
          <w:p w14:paraId="54E5BA83" w14:textId="77777777" w:rsidR="003E6DF3" w:rsidRPr="00877316" w:rsidRDefault="003E6DF3" w:rsidP="00D255DF">
            <w:pPr>
              <w:rPr>
                <w:color w:val="000000"/>
                <w:lang w:val="en-US"/>
              </w:rPr>
            </w:pPr>
            <w:r w:rsidRPr="00877316">
              <w:rPr>
                <w:color w:val="000000"/>
                <w:lang w:val="en-US"/>
              </w:rPr>
              <w:t>Was part of non-normative part before</w:t>
            </w:r>
          </w:p>
        </w:tc>
      </w:tr>
      <w:tr w:rsidR="003E6DF3" w:rsidRPr="0026076F" w14:paraId="6206785C" w14:textId="77777777" w:rsidTr="00D255DF">
        <w:tc>
          <w:tcPr>
            <w:tcW w:w="469" w:type="dxa"/>
          </w:tcPr>
          <w:p w14:paraId="53D6C45C" w14:textId="77777777" w:rsidR="003E6DF3" w:rsidRPr="00877316" w:rsidRDefault="003E6DF3" w:rsidP="00D255DF">
            <w:pPr>
              <w:rPr>
                <w:color w:val="000000"/>
                <w:lang w:val="en-US"/>
              </w:rPr>
            </w:pPr>
          </w:p>
        </w:tc>
        <w:tc>
          <w:tcPr>
            <w:tcW w:w="5815" w:type="dxa"/>
          </w:tcPr>
          <w:p w14:paraId="7137EB44" w14:textId="77777777" w:rsidR="003E6DF3" w:rsidRPr="006B626D" w:rsidRDefault="003E6DF3" w:rsidP="00D255DF">
            <w:pPr>
              <w:rPr>
                <w:color w:val="000000"/>
                <w:lang w:val="en-US"/>
              </w:rPr>
            </w:pPr>
            <w:r w:rsidRPr="006B626D">
              <w:rPr>
                <w:color w:val="000000"/>
                <w:lang w:val="en-US"/>
              </w:rPr>
              <w:t>Extension</w:t>
            </w:r>
          </w:p>
        </w:tc>
        <w:tc>
          <w:tcPr>
            <w:tcW w:w="3571" w:type="dxa"/>
          </w:tcPr>
          <w:p w14:paraId="0949747C" w14:textId="77777777" w:rsidR="003E6DF3" w:rsidRPr="00877316" w:rsidRDefault="003E6DF3" w:rsidP="00D255DF">
            <w:pPr>
              <w:rPr>
                <w:color w:val="000000"/>
                <w:lang w:val="en-US"/>
              </w:rPr>
            </w:pPr>
            <w:r w:rsidRPr="00877316">
              <w:rPr>
                <w:color w:val="000000"/>
                <w:lang w:val="en-US"/>
              </w:rPr>
              <w:t xml:space="preserve">New class, part of new abstract class </w:t>
            </w:r>
            <w:proofErr w:type="spellStart"/>
            <w:r w:rsidRPr="00877316">
              <w:rPr>
                <w:color w:val="000000"/>
                <w:lang w:val="en-US"/>
              </w:rPr>
              <w:t>HasExtensions</w:t>
            </w:r>
            <w:proofErr w:type="spellEnd"/>
          </w:p>
        </w:tc>
      </w:tr>
      <w:tr w:rsidR="003E6DF3" w:rsidRPr="0026076F" w14:paraId="3841BE66" w14:textId="77777777" w:rsidTr="00D255DF">
        <w:tc>
          <w:tcPr>
            <w:tcW w:w="469" w:type="dxa"/>
          </w:tcPr>
          <w:p w14:paraId="2D444DEB" w14:textId="77777777" w:rsidR="003E6DF3" w:rsidRPr="00877316" w:rsidRDefault="003E6DF3" w:rsidP="00D255DF">
            <w:pPr>
              <w:rPr>
                <w:color w:val="000000"/>
                <w:lang w:val="en-US"/>
              </w:rPr>
            </w:pPr>
          </w:p>
        </w:tc>
        <w:tc>
          <w:tcPr>
            <w:tcW w:w="5815" w:type="dxa"/>
          </w:tcPr>
          <w:p w14:paraId="306E0AD0" w14:textId="77777777" w:rsidR="003E6DF3" w:rsidRPr="006B626D" w:rsidRDefault="003E6DF3" w:rsidP="00D255DF">
            <w:pPr>
              <w:rPr>
                <w:color w:val="000000"/>
                <w:lang w:val="en-US"/>
              </w:rPr>
            </w:pPr>
            <w:proofErr w:type="spellStart"/>
            <w:r w:rsidRPr="006B626D">
              <w:rPr>
                <w:color w:val="000000"/>
                <w:lang w:val="en-US"/>
              </w:rPr>
              <w:t>FragmentKeys</w:t>
            </w:r>
            <w:proofErr w:type="spellEnd"/>
          </w:p>
        </w:tc>
        <w:tc>
          <w:tcPr>
            <w:tcW w:w="3571" w:type="dxa"/>
          </w:tcPr>
          <w:p w14:paraId="08A18A42" w14:textId="3C8E2DD0" w:rsidR="003E6DF3" w:rsidRPr="00877316" w:rsidRDefault="003E6DF3" w:rsidP="00D255DF">
            <w:pPr>
              <w:rPr>
                <w:color w:val="000000"/>
                <w:lang w:val="en-US"/>
              </w:rPr>
            </w:pPr>
            <w:r w:rsidRPr="00877316">
              <w:rPr>
                <w:color w:val="000000"/>
                <w:lang w:val="en-US"/>
              </w:rPr>
              <w:t xml:space="preserve">New enumeration used for </w:t>
            </w:r>
            <w:r w:rsidR="00D46D57" w:rsidRPr="00845EB7">
              <w:rPr>
                <w:color w:val="000000"/>
                <w:lang w:val="en-US"/>
              </w:rPr>
              <w:t>References</w:t>
            </w:r>
          </w:p>
        </w:tc>
      </w:tr>
      <w:tr w:rsidR="003E6DF3" w:rsidRPr="0026076F" w14:paraId="7D91E8C0" w14:textId="77777777" w:rsidTr="00D255DF">
        <w:tc>
          <w:tcPr>
            <w:tcW w:w="469" w:type="dxa"/>
          </w:tcPr>
          <w:p w14:paraId="4D322047" w14:textId="77777777" w:rsidR="003E6DF3" w:rsidRPr="00877316" w:rsidRDefault="003E6DF3" w:rsidP="00D255DF">
            <w:pPr>
              <w:rPr>
                <w:color w:val="000000"/>
                <w:lang w:val="en-US"/>
              </w:rPr>
            </w:pPr>
          </w:p>
        </w:tc>
        <w:tc>
          <w:tcPr>
            <w:tcW w:w="5815" w:type="dxa"/>
          </w:tcPr>
          <w:p w14:paraId="170D19BD" w14:textId="77777777" w:rsidR="003E6DF3" w:rsidRPr="006B626D" w:rsidRDefault="003E6DF3" w:rsidP="00D255DF">
            <w:pPr>
              <w:rPr>
                <w:color w:val="000000"/>
                <w:lang w:val="en-US"/>
              </w:rPr>
            </w:pPr>
            <w:proofErr w:type="spellStart"/>
            <w:r w:rsidRPr="006B626D">
              <w:rPr>
                <w:color w:val="000000"/>
                <w:lang w:val="en-US"/>
              </w:rPr>
              <w:t>GenericFragmentKeys</w:t>
            </w:r>
            <w:proofErr w:type="spellEnd"/>
          </w:p>
        </w:tc>
        <w:tc>
          <w:tcPr>
            <w:tcW w:w="3571" w:type="dxa"/>
          </w:tcPr>
          <w:p w14:paraId="6CA1283F" w14:textId="4DEB7482" w:rsidR="003E6DF3" w:rsidRPr="00877316" w:rsidRDefault="003E6DF3" w:rsidP="00D255DF">
            <w:pPr>
              <w:rPr>
                <w:color w:val="000000"/>
                <w:lang w:val="en-US"/>
              </w:rPr>
            </w:pPr>
            <w:r w:rsidRPr="00877316">
              <w:rPr>
                <w:color w:val="000000"/>
                <w:lang w:val="en-US"/>
              </w:rPr>
              <w:t xml:space="preserve">New enumeration used for </w:t>
            </w:r>
            <w:r w:rsidR="00D46D57" w:rsidRPr="00845EB7">
              <w:rPr>
                <w:color w:val="000000"/>
                <w:lang w:val="en-US"/>
              </w:rPr>
              <w:t>References</w:t>
            </w:r>
          </w:p>
        </w:tc>
      </w:tr>
      <w:tr w:rsidR="003E6DF3" w:rsidRPr="0026076F" w14:paraId="02B43F22" w14:textId="77777777" w:rsidTr="00D255DF">
        <w:tc>
          <w:tcPr>
            <w:tcW w:w="469" w:type="dxa"/>
          </w:tcPr>
          <w:p w14:paraId="619B154B" w14:textId="77777777" w:rsidR="003E6DF3" w:rsidRPr="00877316" w:rsidRDefault="003E6DF3" w:rsidP="00D255DF">
            <w:pPr>
              <w:rPr>
                <w:color w:val="000000"/>
                <w:lang w:val="en-US"/>
              </w:rPr>
            </w:pPr>
          </w:p>
        </w:tc>
        <w:tc>
          <w:tcPr>
            <w:tcW w:w="5815" w:type="dxa"/>
          </w:tcPr>
          <w:p w14:paraId="158CCEB7" w14:textId="77777777" w:rsidR="003E6DF3" w:rsidRPr="006B626D" w:rsidRDefault="003E6DF3" w:rsidP="00D255DF">
            <w:pPr>
              <w:rPr>
                <w:color w:val="000000"/>
                <w:lang w:val="en-US"/>
              </w:rPr>
            </w:pPr>
            <w:proofErr w:type="spellStart"/>
            <w:r w:rsidRPr="006B626D">
              <w:rPr>
                <w:color w:val="000000"/>
                <w:lang w:val="en-US"/>
              </w:rPr>
              <w:t>GenericGloballyIdentifiers</w:t>
            </w:r>
            <w:proofErr w:type="spellEnd"/>
          </w:p>
        </w:tc>
        <w:tc>
          <w:tcPr>
            <w:tcW w:w="3571" w:type="dxa"/>
          </w:tcPr>
          <w:p w14:paraId="55E30E9B" w14:textId="2BD091C4" w:rsidR="003E6DF3" w:rsidRPr="00877316" w:rsidRDefault="003E6DF3" w:rsidP="00D255DF">
            <w:pPr>
              <w:rPr>
                <w:color w:val="000000"/>
                <w:lang w:val="en-US"/>
              </w:rPr>
            </w:pPr>
            <w:r w:rsidRPr="00877316">
              <w:rPr>
                <w:color w:val="000000"/>
                <w:lang w:val="en-US"/>
              </w:rPr>
              <w:t xml:space="preserve">New enumeration used for </w:t>
            </w:r>
            <w:r w:rsidR="00D46D57" w:rsidRPr="00845EB7">
              <w:rPr>
                <w:color w:val="000000"/>
                <w:lang w:val="en-US"/>
              </w:rPr>
              <w:t>References</w:t>
            </w:r>
          </w:p>
        </w:tc>
      </w:tr>
      <w:tr w:rsidR="003E6DF3" w:rsidRPr="0026076F" w14:paraId="7D7E0955" w14:textId="77777777" w:rsidTr="00D255DF">
        <w:tc>
          <w:tcPr>
            <w:tcW w:w="469" w:type="dxa"/>
          </w:tcPr>
          <w:p w14:paraId="57E6A144" w14:textId="77777777" w:rsidR="003E6DF3" w:rsidRPr="00877316" w:rsidRDefault="003E6DF3" w:rsidP="00D255DF">
            <w:pPr>
              <w:rPr>
                <w:color w:val="000000"/>
                <w:lang w:val="en-US"/>
              </w:rPr>
            </w:pPr>
          </w:p>
        </w:tc>
        <w:tc>
          <w:tcPr>
            <w:tcW w:w="5815" w:type="dxa"/>
          </w:tcPr>
          <w:p w14:paraId="45C58419" w14:textId="77777777" w:rsidR="003E6DF3" w:rsidRPr="006B626D" w:rsidRDefault="003E6DF3" w:rsidP="00D255DF">
            <w:pPr>
              <w:rPr>
                <w:color w:val="000000"/>
                <w:lang w:val="en-US"/>
              </w:rPr>
            </w:pPr>
            <w:proofErr w:type="spellStart"/>
            <w:r w:rsidRPr="006B626D">
              <w:rPr>
                <w:color w:val="000000"/>
                <w:lang w:val="en-US"/>
              </w:rPr>
              <w:t>GloballyIdentifiables</w:t>
            </w:r>
            <w:proofErr w:type="spellEnd"/>
          </w:p>
        </w:tc>
        <w:tc>
          <w:tcPr>
            <w:tcW w:w="3571" w:type="dxa"/>
          </w:tcPr>
          <w:p w14:paraId="45698E1F" w14:textId="756AFF41" w:rsidR="003E6DF3" w:rsidRPr="00877316" w:rsidRDefault="003E6DF3" w:rsidP="00D255DF">
            <w:pPr>
              <w:rPr>
                <w:color w:val="000000"/>
                <w:lang w:val="en-US"/>
              </w:rPr>
            </w:pPr>
            <w:r w:rsidRPr="00877316">
              <w:rPr>
                <w:color w:val="000000"/>
                <w:lang w:val="en-US"/>
              </w:rPr>
              <w:t xml:space="preserve">New enumeration used for </w:t>
            </w:r>
            <w:r w:rsidR="00D46D57" w:rsidRPr="00845EB7">
              <w:rPr>
                <w:color w:val="000000"/>
                <w:lang w:val="en-US"/>
              </w:rPr>
              <w:t>References</w:t>
            </w:r>
          </w:p>
        </w:tc>
      </w:tr>
      <w:tr w:rsidR="003E6DF3" w:rsidRPr="0026076F" w14:paraId="4CA353E2" w14:textId="77777777" w:rsidTr="00D255DF">
        <w:tc>
          <w:tcPr>
            <w:tcW w:w="469" w:type="dxa"/>
          </w:tcPr>
          <w:p w14:paraId="67390C6B" w14:textId="77777777" w:rsidR="003E6DF3" w:rsidRPr="00877316" w:rsidRDefault="003E6DF3" w:rsidP="00D255DF">
            <w:pPr>
              <w:rPr>
                <w:color w:val="000000"/>
                <w:lang w:val="en-US"/>
              </w:rPr>
            </w:pPr>
          </w:p>
        </w:tc>
        <w:tc>
          <w:tcPr>
            <w:tcW w:w="5815" w:type="dxa"/>
          </w:tcPr>
          <w:p w14:paraId="129E5F88" w14:textId="77777777" w:rsidR="003E6DF3" w:rsidRPr="00A54268" w:rsidRDefault="003E6DF3" w:rsidP="00D255DF">
            <w:pPr>
              <w:rPr>
                <w:color w:val="000000"/>
                <w:lang w:val="en-US"/>
              </w:rPr>
            </w:pPr>
            <w:proofErr w:type="spellStart"/>
            <w:r w:rsidRPr="00A54268">
              <w:rPr>
                <w:color w:val="000000"/>
                <w:lang w:val="en-US"/>
              </w:rPr>
              <w:t>HasExtensions</w:t>
            </w:r>
            <w:proofErr w:type="spellEnd"/>
          </w:p>
        </w:tc>
        <w:tc>
          <w:tcPr>
            <w:tcW w:w="3571" w:type="dxa"/>
          </w:tcPr>
          <w:p w14:paraId="60C3A525" w14:textId="3041BE45" w:rsidR="003E6DF3" w:rsidRPr="00877316" w:rsidRDefault="003E6DF3" w:rsidP="00D255DF">
            <w:pPr>
              <w:rPr>
                <w:color w:val="000000"/>
                <w:lang w:val="en-US"/>
              </w:rPr>
            </w:pPr>
            <w:r w:rsidRPr="00877316">
              <w:rPr>
                <w:color w:val="000000"/>
                <w:lang w:val="en-US"/>
              </w:rPr>
              <w:t xml:space="preserve">New abstract class, inherited by </w:t>
            </w:r>
            <w:r w:rsidR="008E57A5" w:rsidRPr="00845EB7">
              <w:rPr>
                <w:color w:val="000000"/>
                <w:lang w:val="en-US"/>
              </w:rPr>
              <w:t>Referable</w:t>
            </w:r>
          </w:p>
        </w:tc>
      </w:tr>
      <w:tr w:rsidR="003E6DF3" w:rsidRPr="00877316" w14:paraId="4249CBAC" w14:textId="77777777" w:rsidTr="00D255DF">
        <w:tc>
          <w:tcPr>
            <w:tcW w:w="469" w:type="dxa"/>
            <w:vAlign w:val="center"/>
          </w:tcPr>
          <w:p w14:paraId="30D5DDF8" w14:textId="77777777" w:rsidR="003E6DF3" w:rsidRPr="00877316" w:rsidRDefault="003E6DF3" w:rsidP="00D255DF">
            <w:pPr>
              <w:rPr>
                <w:color w:val="000000"/>
                <w:lang w:val="en-US"/>
              </w:rPr>
            </w:pPr>
          </w:p>
        </w:tc>
        <w:tc>
          <w:tcPr>
            <w:tcW w:w="5815" w:type="dxa"/>
            <w:vAlign w:val="center"/>
          </w:tcPr>
          <w:p w14:paraId="17B136E8" w14:textId="77777777" w:rsidR="003E6DF3" w:rsidRPr="00A54268" w:rsidRDefault="003E6DF3" w:rsidP="00D255DF">
            <w:pPr>
              <w:rPr>
                <w:color w:val="000000"/>
                <w:lang w:val="en-US"/>
              </w:rPr>
            </w:pPr>
            <w:proofErr w:type="spellStart"/>
            <w:r w:rsidRPr="00A54268">
              <w:rPr>
                <w:color w:val="000000"/>
                <w:lang w:val="en-US"/>
              </w:rPr>
              <w:t>HasSemantics</w:t>
            </w:r>
            <w:proofErr w:type="spellEnd"/>
            <w:r w:rsidRPr="00A54268">
              <w:rPr>
                <w:color w:val="000000"/>
                <w:lang w:val="en-US"/>
              </w:rPr>
              <w:t>/</w:t>
            </w:r>
            <w:proofErr w:type="spellStart"/>
            <w:r w:rsidRPr="00A54268">
              <w:rPr>
                <w:color w:val="000000"/>
                <w:lang w:val="en-US"/>
              </w:rPr>
              <w:t>supplementalSemanticId</w:t>
            </w:r>
            <w:proofErr w:type="spellEnd"/>
          </w:p>
        </w:tc>
        <w:tc>
          <w:tcPr>
            <w:tcW w:w="3571" w:type="dxa"/>
            <w:vAlign w:val="center"/>
          </w:tcPr>
          <w:p w14:paraId="04942486" w14:textId="77777777" w:rsidR="003E6DF3" w:rsidRPr="00A54268" w:rsidRDefault="003E6DF3" w:rsidP="00D255DF">
            <w:pPr>
              <w:rPr>
                <w:color w:val="000000"/>
                <w:lang w:val="en-US"/>
              </w:rPr>
            </w:pPr>
            <w:r w:rsidRPr="00A54268">
              <w:rPr>
                <w:color w:val="000000"/>
                <w:lang w:val="en-US"/>
              </w:rPr>
              <w:t>New attribute</w:t>
            </w:r>
          </w:p>
        </w:tc>
      </w:tr>
      <w:tr w:rsidR="003E6DF3" w:rsidRPr="00877316" w14:paraId="1CFC0E2D" w14:textId="77777777" w:rsidTr="00D255DF">
        <w:tc>
          <w:tcPr>
            <w:tcW w:w="469" w:type="dxa"/>
            <w:vAlign w:val="center"/>
          </w:tcPr>
          <w:p w14:paraId="241758A8" w14:textId="77777777" w:rsidR="003E6DF3" w:rsidRPr="00A54268" w:rsidRDefault="003E6DF3" w:rsidP="00D255DF">
            <w:pPr>
              <w:rPr>
                <w:color w:val="000000"/>
                <w:lang w:val="en-US"/>
              </w:rPr>
            </w:pPr>
          </w:p>
        </w:tc>
        <w:tc>
          <w:tcPr>
            <w:tcW w:w="5815" w:type="dxa"/>
            <w:vAlign w:val="center"/>
          </w:tcPr>
          <w:p w14:paraId="2EB0F056" w14:textId="77777777" w:rsidR="003E6DF3" w:rsidRPr="00A54268" w:rsidRDefault="003E6DF3" w:rsidP="00D255DF">
            <w:pPr>
              <w:rPr>
                <w:color w:val="000000"/>
                <w:lang w:val="en-US"/>
              </w:rPr>
            </w:pPr>
            <w:r w:rsidRPr="00A54268">
              <w:rPr>
                <w:color w:val="000000"/>
                <w:lang w:val="en-US"/>
              </w:rPr>
              <w:t>Identifiable/id</w:t>
            </w:r>
          </w:p>
        </w:tc>
        <w:tc>
          <w:tcPr>
            <w:tcW w:w="3571" w:type="dxa"/>
            <w:vAlign w:val="center"/>
          </w:tcPr>
          <w:p w14:paraId="5500DBC6" w14:textId="56D9C6A5" w:rsidR="003E6DF3" w:rsidRPr="00A54268" w:rsidRDefault="003E6DF3" w:rsidP="00D255DF">
            <w:pPr>
              <w:rPr>
                <w:color w:val="000000"/>
                <w:lang w:val="en-US"/>
              </w:rPr>
            </w:pPr>
            <w:r w:rsidRPr="00A54268">
              <w:rPr>
                <w:color w:val="000000"/>
                <w:lang w:val="en-US"/>
              </w:rPr>
              <w:t xml:space="preserve">Substitute for </w:t>
            </w:r>
            <w:proofErr w:type="spellStart"/>
            <w:r w:rsidR="00F357E0">
              <w:rPr>
                <w:color w:val="000000"/>
              </w:rPr>
              <w:t>Identifiable</w:t>
            </w:r>
            <w:proofErr w:type="spellEnd"/>
            <w:r w:rsidRPr="00A54268">
              <w:rPr>
                <w:color w:val="000000"/>
                <w:lang w:val="en-US"/>
              </w:rPr>
              <w:t>/identification</w:t>
            </w:r>
          </w:p>
        </w:tc>
      </w:tr>
      <w:tr w:rsidR="003E6DF3" w:rsidRPr="0026076F" w14:paraId="62527E0E" w14:textId="77777777" w:rsidTr="00D255DF">
        <w:tc>
          <w:tcPr>
            <w:tcW w:w="469" w:type="dxa"/>
          </w:tcPr>
          <w:p w14:paraId="0CB8A69F" w14:textId="77777777" w:rsidR="003E6DF3" w:rsidRPr="00A54268" w:rsidRDefault="003E6DF3" w:rsidP="00D255DF">
            <w:pPr>
              <w:rPr>
                <w:color w:val="000000"/>
                <w:lang w:val="en-US"/>
              </w:rPr>
            </w:pPr>
          </w:p>
        </w:tc>
        <w:tc>
          <w:tcPr>
            <w:tcW w:w="5815" w:type="dxa"/>
          </w:tcPr>
          <w:p w14:paraId="22DCE62C" w14:textId="77777777" w:rsidR="003E6DF3" w:rsidRPr="00A54268" w:rsidRDefault="003E6DF3" w:rsidP="00D255DF">
            <w:pPr>
              <w:rPr>
                <w:color w:val="000000"/>
                <w:lang w:val="en-US"/>
              </w:rPr>
            </w:pPr>
            <w:proofErr w:type="spellStart"/>
            <w:r w:rsidRPr="00A54268">
              <w:rPr>
                <w:color w:val="000000"/>
                <w:lang w:val="en-US"/>
              </w:rPr>
              <w:t>IdentifierKeyValuePair</w:t>
            </w:r>
            <w:proofErr w:type="spellEnd"/>
          </w:p>
        </w:tc>
        <w:tc>
          <w:tcPr>
            <w:tcW w:w="3571" w:type="dxa"/>
          </w:tcPr>
          <w:p w14:paraId="0F76F99C" w14:textId="77777777" w:rsidR="003E6DF3" w:rsidRPr="00877316" w:rsidRDefault="003E6DF3" w:rsidP="00D255DF">
            <w:pPr>
              <w:rPr>
                <w:color w:val="000000"/>
                <w:lang w:val="en-US"/>
              </w:rPr>
            </w:pPr>
            <w:r w:rsidRPr="00877316">
              <w:rPr>
                <w:color w:val="000000"/>
                <w:lang w:val="en-US"/>
              </w:rPr>
              <w:t xml:space="preserve">New class for </w:t>
            </w:r>
            <w:proofErr w:type="spellStart"/>
            <w:r w:rsidRPr="00877316">
              <w:rPr>
                <w:color w:val="000000"/>
                <w:lang w:val="en-US"/>
              </w:rPr>
              <w:t>AssetInformation</w:t>
            </w:r>
            <w:proofErr w:type="spellEnd"/>
            <w:r w:rsidRPr="00877316">
              <w:rPr>
                <w:color w:val="000000"/>
                <w:lang w:val="en-US"/>
              </w:rPr>
              <w:t>/</w:t>
            </w:r>
            <w:proofErr w:type="spellStart"/>
            <w:r w:rsidRPr="00877316">
              <w:rPr>
                <w:color w:val="000000"/>
                <w:lang w:val="en-US"/>
              </w:rPr>
              <w:t>specificAssetId</w:t>
            </w:r>
            <w:proofErr w:type="spellEnd"/>
          </w:p>
        </w:tc>
      </w:tr>
      <w:tr w:rsidR="003E6DF3" w:rsidRPr="0026076F" w14:paraId="03322709" w14:textId="77777777" w:rsidTr="00D255DF">
        <w:tc>
          <w:tcPr>
            <w:tcW w:w="469" w:type="dxa"/>
            <w:vAlign w:val="center"/>
          </w:tcPr>
          <w:p w14:paraId="11BADB9F" w14:textId="77777777" w:rsidR="003E6DF3" w:rsidRPr="00877316" w:rsidRDefault="003E6DF3" w:rsidP="00D255DF">
            <w:pPr>
              <w:rPr>
                <w:color w:val="000000"/>
                <w:lang w:val="en-US"/>
              </w:rPr>
            </w:pPr>
          </w:p>
        </w:tc>
        <w:tc>
          <w:tcPr>
            <w:tcW w:w="5815" w:type="dxa"/>
            <w:vAlign w:val="center"/>
          </w:tcPr>
          <w:p w14:paraId="488811E4" w14:textId="77777777" w:rsidR="003E6DF3" w:rsidRPr="00A54268" w:rsidRDefault="003E6DF3" w:rsidP="00D255DF">
            <w:pPr>
              <w:rPr>
                <w:color w:val="000000"/>
                <w:lang w:val="en-US"/>
              </w:rPr>
            </w:pPr>
            <w:proofErr w:type="spellStart"/>
            <w:r w:rsidRPr="00A54268">
              <w:rPr>
                <w:color w:val="000000"/>
                <w:lang w:val="en-US"/>
              </w:rPr>
              <w:t>KeyTypes</w:t>
            </w:r>
            <w:proofErr w:type="spellEnd"/>
          </w:p>
        </w:tc>
        <w:tc>
          <w:tcPr>
            <w:tcW w:w="3571" w:type="dxa"/>
            <w:vAlign w:val="center"/>
          </w:tcPr>
          <w:p w14:paraId="27233B56" w14:textId="77777777" w:rsidR="003E6DF3" w:rsidRPr="00877316" w:rsidRDefault="003E6DF3" w:rsidP="00D255DF">
            <w:pPr>
              <w:rPr>
                <w:color w:val="000000"/>
                <w:lang w:val="en-US"/>
              </w:rPr>
            </w:pPr>
            <w:r w:rsidRPr="00877316">
              <w:rPr>
                <w:color w:val="000000"/>
                <w:lang w:val="en-US"/>
              </w:rPr>
              <w:t xml:space="preserve">Before: </w:t>
            </w:r>
            <w:proofErr w:type="spellStart"/>
            <w:r w:rsidRPr="00877316">
              <w:rPr>
                <w:color w:val="000000"/>
                <w:lang w:val="en-US"/>
              </w:rPr>
              <w:t>KeyElements</w:t>
            </w:r>
            <w:proofErr w:type="spellEnd"/>
          </w:p>
          <w:p w14:paraId="0DA80E1D" w14:textId="6FB673C3" w:rsidR="003E6DF3" w:rsidRPr="00877316" w:rsidRDefault="003E6DF3" w:rsidP="00D255DF">
            <w:pPr>
              <w:rPr>
                <w:color w:val="000000"/>
                <w:lang w:val="en-US"/>
              </w:rPr>
            </w:pPr>
            <w:r w:rsidRPr="00877316">
              <w:rPr>
                <w:color w:val="000000"/>
                <w:lang w:val="en-US"/>
              </w:rPr>
              <w:t xml:space="preserve">New </w:t>
            </w:r>
            <w:proofErr w:type="spellStart"/>
            <w:r w:rsidRPr="00877316">
              <w:rPr>
                <w:color w:val="000000"/>
                <w:lang w:val="en-US"/>
              </w:rPr>
              <w:t>submodel</w:t>
            </w:r>
            <w:proofErr w:type="spellEnd"/>
            <w:r w:rsidRPr="00877316">
              <w:rPr>
                <w:color w:val="000000"/>
                <w:lang w:val="en-US"/>
              </w:rPr>
              <w:t xml:space="preserve"> element </w:t>
            </w:r>
            <w:proofErr w:type="spellStart"/>
            <w:r w:rsidRPr="00877316">
              <w:rPr>
                <w:color w:val="000000"/>
                <w:lang w:val="en-US"/>
              </w:rPr>
              <w:t>SubmodelElementList</w:t>
            </w:r>
            <w:proofErr w:type="spellEnd"/>
            <w:r w:rsidRPr="00877316">
              <w:rPr>
                <w:color w:val="000000"/>
                <w:lang w:val="en-US"/>
              </w:rPr>
              <w:t xml:space="preserve"> added, </w:t>
            </w:r>
            <w:proofErr w:type="spellStart"/>
            <w:r w:rsidRPr="00877316">
              <w:rPr>
                <w:color w:val="000000"/>
                <w:lang w:val="en-US"/>
              </w:rPr>
              <w:t>submodel</w:t>
            </w:r>
            <w:proofErr w:type="spellEnd"/>
            <w:r w:rsidRPr="00877316">
              <w:rPr>
                <w:color w:val="000000"/>
                <w:lang w:val="en-US"/>
              </w:rPr>
              <w:t xml:space="preserve"> elements Event and </w:t>
            </w:r>
            <w:proofErr w:type="spellStart"/>
            <w:r w:rsidRPr="00877316">
              <w:rPr>
                <w:color w:val="000000"/>
                <w:lang w:val="en-US"/>
              </w:rPr>
              <w:t>BasicEvent</w:t>
            </w:r>
            <w:proofErr w:type="spellEnd"/>
            <w:r w:rsidRPr="00877316">
              <w:rPr>
                <w:color w:val="000000"/>
                <w:lang w:val="en-US"/>
              </w:rPr>
              <w:t xml:space="preserve"> to </w:t>
            </w:r>
            <w:proofErr w:type="spellStart"/>
            <w:r w:rsidRPr="00877316">
              <w:rPr>
                <w:color w:val="000000"/>
                <w:lang w:val="en-US"/>
              </w:rPr>
              <w:t>EventElement</w:t>
            </w:r>
            <w:proofErr w:type="spellEnd"/>
            <w:r w:rsidRPr="00877316">
              <w:rPr>
                <w:color w:val="000000"/>
                <w:lang w:val="en-US"/>
              </w:rPr>
              <w:t xml:space="preserve"> and </w:t>
            </w:r>
            <w:proofErr w:type="spellStart"/>
            <w:r w:rsidRPr="00877316">
              <w:rPr>
                <w:color w:val="000000"/>
                <w:lang w:val="en-US"/>
              </w:rPr>
              <w:t>BasicEventElement</w:t>
            </w:r>
            <w:proofErr w:type="spellEnd"/>
            <w:r w:rsidRPr="00877316">
              <w:rPr>
                <w:color w:val="000000"/>
                <w:lang w:val="en-US"/>
              </w:rPr>
              <w:t xml:space="preserve"> renamed</w:t>
            </w:r>
          </w:p>
        </w:tc>
      </w:tr>
      <w:tr w:rsidR="003E6DF3" w:rsidRPr="00877316" w14:paraId="315C1E2B" w14:textId="77777777" w:rsidTr="00D255DF">
        <w:tc>
          <w:tcPr>
            <w:tcW w:w="469" w:type="dxa"/>
            <w:vAlign w:val="center"/>
          </w:tcPr>
          <w:p w14:paraId="36103619" w14:textId="77777777" w:rsidR="003E6DF3" w:rsidRPr="00877316" w:rsidRDefault="003E6DF3" w:rsidP="00D255DF">
            <w:pPr>
              <w:rPr>
                <w:color w:val="000000"/>
                <w:lang w:val="en-US"/>
              </w:rPr>
            </w:pPr>
          </w:p>
        </w:tc>
        <w:tc>
          <w:tcPr>
            <w:tcW w:w="5815" w:type="dxa"/>
            <w:vAlign w:val="center"/>
          </w:tcPr>
          <w:p w14:paraId="26F82EE8" w14:textId="77777777" w:rsidR="003E6DF3" w:rsidRPr="00A54268" w:rsidRDefault="003E6DF3" w:rsidP="00D255DF">
            <w:pPr>
              <w:rPr>
                <w:color w:val="000000"/>
                <w:lang w:val="en-US"/>
              </w:rPr>
            </w:pPr>
            <w:r w:rsidRPr="00A54268">
              <w:rPr>
                <w:color w:val="000000"/>
                <w:lang w:val="en-US"/>
              </w:rPr>
              <w:t>Qualifier/kind</w:t>
            </w:r>
          </w:p>
        </w:tc>
        <w:tc>
          <w:tcPr>
            <w:tcW w:w="3571" w:type="dxa"/>
            <w:vAlign w:val="center"/>
          </w:tcPr>
          <w:p w14:paraId="1A2C5240" w14:textId="7F74F396" w:rsidR="003E6DF3" w:rsidRPr="00A54268" w:rsidRDefault="003E6DF3" w:rsidP="00D255DF">
            <w:pPr>
              <w:rPr>
                <w:color w:val="000000"/>
                <w:lang w:val="en-US"/>
              </w:rPr>
            </w:pPr>
            <w:r w:rsidRPr="00A54268">
              <w:rPr>
                <w:color w:val="000000"/>
                <w:lang w:val="en-US"/>
              </w:rPr>
              <w:t xml:space="preserve">New attribute for </w:t>
            </w:r>
            <w:proofErr w:type="spellStart"/>
            <w:r w:rsidR="006C24C6">
              <w:rPr>
                <w:color w:val="000000"/>
              </w:rPr>
              <w:t>Qualifier</w:t>
            </w:r>
            <w:proofErr w:type="spellEnd"/>
          </w:p>
        </w:tc>
      </w:tr>
      <w:tr w:rsidR="003E6DF3" w:rsidRPr="0026076F" w14:paraId="20421132" w14:textId="77777777" w:rsidTr="00D255DF">
        <w:tc>
          <w:tcPr>
            <w:tcW w:w="469" w:type="dxa"/>
            <w:vAlign w:val="center"/>
          </w:tcPr>
          <w:p w14:paraId="35FE24F3" w14:textId="77777777" w:rsidR="003E6DF3" w:rsidRPr="00A54268" w:rsidRDefault="003E6DF3" w:rsidP="00D255DF">
            <w:pPr>
              <w:rPr>
                <w:color w:val="000000"/>
                <w:lang w:val="en-US"/>
              </w:rPr>
            </w:pPr>
          </w:p>
        </w:tc>
        <w:tc>
          <w:tcPr>
            <w:tcW w:w="5815" w:type="dxa"/>
            <w:vAlign w:val="center"/>
          </w:tcPr>
          <w:p w14:paraId="71DC4322" w14:textId="77777777" w:rsidR="003E6DF3" w:rsidRPr="00A54268" w:rsidRDefault="003E6DF3" w:rsidP="00D255DF">
            <w:pPr>
              <w:rPr>
                <w:color w:val="000000"/>
                <w:lang w:val="en-US"/>
              </w:rPr>
            </w:pPr>
            <w:proofErr w:type="spellStart"/>
            <w:r w:rsidRPr="00A54268">
              <w:rPr>
                <w:color w:val="000000"/>
                <w:lang w:val="en-US"/>
              </w:rPr>
              <w:t>QualifierKind</w:t>
            </w:r>
            <w:proofErr w:type="spellEnd"/>
          </w:p>
        </w:tc>
        <w:tc>
          <w:tcPr>
            <w:tcW w:w="3571" w:type="dxa"/>
            <w:vAlign w:val="center"/>
          </w:tcPr>
          <w:p w14:paraId="2A086CC8" w14:textId="3BF649C4" w:rsidR="003E6DF3" w:rsidRPr="00877316" w:rsidRDefault="003E6DF3" w:rsidP="00D255DF">
            <w:pPr>
              <w:rPr>
                <w:color w:val="000000"/>
                <w:lang w:val="en-US"/>
              </w:rPr>
            </w:pPr>
            <w:r w:rsidRPr="00877316">
              <w:rPr>
                <w:color w:val="000000"/>
                <w:lang w:val="en-US"/>
              </w:rPr>
              <w:t xml:space="preserve">New enumeration for </w:t>
            </w:r>
            <w:r w:rsidR="006C24C6" w:rsidRPr="00845EB7">
              <w:rPr>
                <w:color w:val="000000"/>
                <w:lang w:val="en-US"/>
              </w:rPr>
              <w:t>Qualifier</w:t>
            </w:r>
            <w:r w:rsidRPr="00877316">
              <w:rPr>
                <w:color w:val="000000"/>
                <w:lang w:val="en-US"/>
              </w:rPr>
              <w:t>/kind</w:t>
            </w:r>
          </w:p>
        </w:tc>
      </w:tr>
      <w:tr w:rsidR="003E6DF3" w:rsidRPr="00877316" w14:paraId="701586AA" w14:textId="77777777" w:rsidTr="00D255DF">
        <w:tc>
          <w:tcPr>
            <w:tcW w:w="469" w:type="dxa"/>
            <w:shd w:val="clear" w:color="auto" w:fill="FFFFFF" w:themeFill="background1"/>
            <w:vAlign w:val="center"/>
          </w:tcPr>
          <w:p w14:paraId="219A6B28" w14:textId="77777777" w:rsidR="003E6DF3" w:rsidRPr="00877316" w:rsidRDefault="003E6DF3" w:rsidP="00D255DF">
            <w:pPr>
              <w:rPr>
                <w:color w:val="000000"/>
                <w:lang w:val="en-US"/>
              </w:rPr>
            </w:pPr>
            <w:r w:rsidRPr="00877316">
              <w:rPr>
                <w:color w:val="000000"/>
                <w:lang w:val="en-US"/>
              </w:rPr>
              <w:t> </w:t>
            </w:r>
          </w:p>
        </w:tc>
        <w:tc>
          <w:tcPr>
            <w:tcW w:w="5815" w:type="dxa"/>
            <w:shd w:val="clear" w:color="auto" w:fill="FFFFFF" w:themeFill="background1"/>
            <w:vAlign w:val="center"/>
          </w:tcPr>
          <w:p w14:paraId="3C0D95A7" w14:textId="77777777" w:rsidR="003E6DF3" w:rsidRPr="00A54268" w:rsidRDefault="003E6DF3" w:rsidP="00D255DF">
            <w:pPr>
              <w:rPr>
                <w:color w:val="000000"/>
                <w:lang w:val="en-US"/>
              </w:rPr>
            </w:pPr>
            <w:proofErr w:type="spellStart"/>
            <w:r w:rsidRPr="00A54268">
              <w:rPr>
                <w:color w:val="000000"/>
                <w:lang w:val="en-US"/>
              </w:rPr>
              <w:t>PrimitiveTypes</w:t>
            </w:r>
            <w:proofErr w:type="spellEnd"/>
          </w:p>
        </w:tc>
        <w:tc>
          <w:tcPr>
            <w:tcW w:w="3571" w:type="dxa"/>
            <w:shd w:val="clear" w:color="auto" w:fill="FFFFFF" w:themeFill="background1"/>
            <w:vAlign w:val="center"/>
          </w:tcPr>
          <w:p w14:paraId="70330361" w14:textId="77777777" w:rsidR="003E6DF3" w:rsidRPr="00A54268" w:rsidRDefault="003E6DF3" w:rsidP="00D255DF">
            <w:pPr>
              <w:rPr>
                <w:color w:val="000000"/>
                <w:lang w:val="en-US"/>
              </w:rPr>
            </w:pPr>
            <w:r w:rsidRPr="00A54268">
              <w:rPr>
                <w:color w:val="000000"/>
                <w:lang w:val="en-US"/>
              </w:rPr>
              <w:t xml:space="preserve">Enumeration for </w:t>
            </w:r>
            <w:proofErr w:type="spellStart"/>
            <w:r w:rsidRPr="00A54268">
              <w:rPr>
                <w:color w:val="000000"/>
                <w:lang w:val="en-US"/>
              </w:rPr>
              <w:t>DataTypeDefXsd</w:t>
            </w:r>
            <w:proofErr w:type="spellEnd"/>
          </w:p>
        </w:tc>
      </w:tr>
      <w:tr w:rsidR="003E6DF3" w:rsidRPr="0026076F" w14:paraId="3D9B151C" w14:textId="77777777" w:rsidTr="00D255DF">
        <w:tc>
          <w:tcPr>
            <w:tcW w:w="469" w:type="dxa"/>
            <w:vAlign w:val="center"/>
          </w:tcPr>
          <w:p w14:paraId="04DC0D4A" w14:textId="77777777" w:rsidR="003E6DF3" w:rsidRPr="00A54268" w:rsidRDefault="003E6DF3" w:rsidP="00D255DF">
            <w:pPr>
              <w:rPr>
                <w:color w:val="000000"/>
                <w:lang w:val="en-US"/>
              </w:rPr>
            </w:pPr>
          </w:p>
        </w:tc>
        <w:tc>
          <w:tcPr>
            <w:tcW w:w="5815" w:type="dxa"/>
            <w:vAlign w:val="center"/>
          </w:tcPr>
          <w:p w14:paraId="08F68828" w14:textId="77777777" w:rsidR="003E6DF3" w:rsidRPr="00A54268" w:rsidRDefault="003E6DF3" w:rsidP="00D255DF">
            <w:pPr>
              <w:rPr>
                <w:color w:val="000000"/>
                <w:lang w:val="en-US"/>
              </w:rPr>
            </w:pPr>
            <w:r w:rsidRPr="00A54268">
              <w:rPr>
                <w:color w:val="000000"/>
                <w:lang w:val="en-US"/>
              </w:rPr>
              <w:t>Referable/checksum</w:t>
            </w:r>
          </w:p>
        </w:tc>
        <w:tc>
          <w:tcPr>
            <w:tcW w:w="3571" w:type="dxa"/>
          </w:tcPr>
          <w:p w14:paraId="74D229D0" w14:textId="77777777" w:rsidR="003E6DF3" w:rsidRPr="00877316" w:rsidRDefault="003E6DF3" w:rsidP="00D255DF">
            <w:pPr>
              <w:rPr>
                <w:color w:val="000000"/>
                <w:lang w:val="en-US"/>
              </w:rPr>
            </w:pPr>
            <w:r w:rsidRPr="00877316">
              <w:rPr>
                <w:color w:val="000000"/>
                <w:lang w:val="en-US"/>
              </w:rPr>
              <w:t xml:space="preserve">New optional attribute for all </w:t>
            </w:r>
            <w:proofErr w:type="spellStart"/>
            <w:r w:rsidRPr="00877316">
              <w:rPr>
                <w:color w:val="000000"/>
                <w:lang w:val="en-US"/>
              </w:rPr>
              <w:t>referables</w:t>
            </w:r>
            <w:proofErr w:type="spellEnd"/>
          </w:p>
        </w:tc>
      </w:tr>
      <w:tr w:rsidR="003E6DF3" w:rsidRPr="0026076F" w14:paraId="2DE901D2" w14:textId="77777777" w:rsidTr="00D255DF">
        <w:tc>
          <w:tcPr>
            <w:tcW w:w="469" w:type="dxa"/>
          </w:tcPr>
          <w:p w14:paraId="0185B974" w14:textId="77777777" w:rsidR="003E6DF3" w:rsidRPr="00877316" w:rsidRDefault="003E6DF3" w:rsidP="00D255DF">
            <w:pPr>
              <w:rPr>
                <w:color w:val="000000"/>
                <w:lang w:val="en-US"/>
              </w:rPr>
            </w:pPr>
          </w:p>
        </w:tc>
        <w:tc>
          <w:tcPr>
            <w:tcW w:w="5815" w:type="dxa"/>
          </w:tcPr>
          <w:p w14:paraId="0228484C" w14:textId="77777777" w:rsidR="003E6DF3" w:rsidRPr="00A54268" w:rsidRDefault="003E6DF3" w:rsidP="00D255DF">
            <w:pPr>
              <w:rPr>
                <w:color w:val="000000"/>
                <w:lang w:val="en-US"/>
              </w:rPr>
            </w:pPr>
            <w:r w:rsidRPr="00A54268">
              <w:rPr>
                <w:color w:val="000000"/>
                <w:lang w:val="en-US"/>
              </w:rPr>
              <w:t>Referable/</w:t>
            </w:r>
            <w:proofErr w:type="spellStart"/>
            <w:r w:rsidRPr="00A54268">
              <w:rPr>
                <w:color w:val="000000"/>
                <w:lang w:val="en-US"/>
              </w:rPr>
              <w:t>displayName</w:t>
            </w:r>
            <w:proofErr w:type="spellEnd"/>
          </w:p>
        </w:tc>
        <w:tc>
          <w:tcPr>
            <w:tcW w:w="3571" w:type="dxa"/>
          </w:tcPr>
          <w:p w14:paraId="5E6A4514" w14:textId="77777777" w:rsidR="003E6DF3" w:rsidRPr="00877316" w:rsidRDefault="003E6DF3" w:rsidP="00D255DF">
            <w:pPr>
              <w:rPr>
                <w:color w:val="000000"/>
                <w:lang w:val="en-US"/>
              </w:rPr>
            </w:pPr>
            <w:r w:rsidRPr="00877316">
              <w:rPr>
                <w:color w:val="000000"/>
                <w:lang w:val="en-US"/>
              </w:rPr>
              <w:t xml:space="preserve">New optional attribute for all </w:t>
            </w:r>
            <w:proofErr w:type="spellStart"/>
            <w:r w:rsidRPr="00877316">
              <w:rPr>
                <w:color w:val="000000"/>
                <w:lang w:val="en-US"/>
              </w:rPr>
              <w:t>referables</w:t>
            </w:r>
            <w:proofErr w:type="spellEnd"/>
          </w:p>
        </w:tc>
      </w:tr>
      <w:tr w:rsidR="003E6DF3" w:rsidRPr="0026076F" w14:paraId="298889E2" w14:textId="77777777" w:rsidTr="00D255DF">
        <w:tc>
          <w:tcPr>
            <w:tcW w:w="469" w:type="dxa"/>
            <w:vAlign w:val="center"/>
          </w:tcPr>
          <w:p w14:paraId="5EF78F95" w14:textId="77777777" w:rsidR="003E6DF3" w:rsidRPr="00877316" w:rsidRDefault="003E6DF3" w:rsidP="00D255DF">
            <w:pPr>
              <w:rPr>
                <w:color w:val="000000"/>
                <w:lang w:val="en-US"/>
              </w:rPr>
            </w:pPr>
          </w:p>
        </w:tc>
        <w:tc>
          <w:tcPr>
            <w:tcW w:w="5815" w:type="dxa"/>
            <w:vAlign w:val="center"/>
          </w:tcPr>
          <w:p w14:paraId="5A4C2D1B" w14:textId="77777777" w:rsidR="003E6DF3" w:rsidRPr="00A54268" w:rsidRDefault="003E6DF3" w:rsidP="00D255DF">
            <w:pPr>
              <w:rPr>
                <w:color w:val="000000"/>
                <w:lang w:val="en-US"/>
              </w:rPr>
            </w:pPr>
            <w:r w:rsidRPr="00A54268">
              <w:rPr>
                <w:color w:val="000000"/>
                <w:lang w:val="en-US"/>
              </w:rPr>
              <w:t>Reference/</w:t>
            </w:r>
            <w:proofErr w:type="spellStart"/>
            <w:r w:rsidRPr="00A54268">
              <w:rPr>
                <w:color w:val="000000"/>
                <w:lang w:val="en-US"/>
              </w:rPr>
              <w:t>referredSemanticId</w:t>
            </w:r>
            <w:proofErr w:type="spellEnd"/>
          </w:p>
        </w:tc>
        <w:tc>
          <w:tcPr>
            <w:tcW w:w="3571" w:type="dxa"/>
            <w:vAlign w:val="center"/>
          </w:tcPr>
          <w:p w14:paraId="376B46D1" w14:textId="0F6CB4FB" w:rsidR="003E6DF3" w:rsidRPr="00877316" w:rsidRDefault="003E6DF3" w:rsidP="00D255DF">
            <w:pPr>
              <w:rPr>
                <w:color w:val="000000"/>
                <w:lang w:val="en-US"/>
              </w:rPr>
            </w:pPr>
            <w:r w:rsidRPr="00877316">
              <w:rPr>
                <w:color w:val="000000"/>
                <w:lang w:val="en-US"/>
              </w:rPr>
              <w:t xml:space="preserve">New optional attribute for </w:t>
            </w:r>
            <w:r w:rsidR="00054D60" w:rsidRPr="00845EB7">
              <w:rPr>
                <w:color w:val="000000"/>
                <w:lang w:val="en-US"/>
              </w:rPr>
              <w:t>Reference</w:t>
            </w:r>
          </w:p>
        </w:tc>
      </w:tr>
      <w:tr w:rsidR="003E6DF3" w:rsidRPr="0026076F" w14:paraId="7C08395B" w14:textId="77777777" w:rsidTr="00D255DF">
        <w:tc>
          <w:tcPr>
            <w:tcW w:w="469" w:type="dxa"/>
            <w:vAlign w:val="center"/>
          </w:tcPr>
          <w:p w14:paraId="761E614A" w14:textId="77777777" w:rsidR="003E6DF3" w:rsidRPr="00A54268" w:rsidRDefault="003E6DF3" w:rsidP="00D255DF">
            <w:pPr>
              <w:rPr>
                <w:color w:val="000000"/>
                <w:lang w:val="en-US"/>
              </w:rPr>
            </w:pPr>
            <w:r w:rsidRPr="00A54268">
              <w:rPr>
                <w:color w:val="000000"/>
                <w:lang w:val="en-US"/>
              </w:rPr>
              <w:t>x</w:t>
            </w:r>
          </w:p>
        </w:tc>
        <w:tc>
          <w:tcPr>
            <w:tcW w:w="5815" w:type="dxa"/>
            <w:vAlign w:val="center"/>
          </w:tcPr>
          <w:p w14:paraId="06874AF3" w14:textId="77777777" w:rsidR="003E6DF3" w:rsidRPr="00A54268" w:rsidRDefault="003E6DF3" w:rsidP="00D255DF">
            <w:pPr>
              <w:rPr>
                <w:color w:val="000000"/>
                <w:lang w:val="en-US"/>
              </w:rPr>
            </w:pPr>
            <w:r w:rsidRPr="00A54268">
              <w:rPr>
                <w:color w:val="000000"/>
                <w:lang w:val="en-US"/>
              </w:rPr>
              <w:t>Reference/type</w:t>
            </w:r>
          </w:p>
        </w:tc>
        <w:tc>
          <w:tcPr>
            <w:tcW w:w="3571" w:type="dxa"/>
            <w:vAlign w:val="center"/>
          </w:tcPr>
          <w:p w14:paraId="0F52F185" w14:textId="67D583E7" w:rsidR="003E6DF3" w:rsidRPr="00877316" w:rsidRDefault="003E6DF3" w:rsidP="00D255DF">
            <w:pPr>
              <w:rPr>
                <w:color w:val="000000"/>
                <w:lang w:val="en-US"/>
              </w:rPr>
            </w:pPr>
            <w:r w:rsidRPr="00877316">
              <w:rPr>
                <w:color w:val="000000"/>
                <w:lang w:val="en-US"/>
              </w:rPr>
              <w:t xml:space="preserve">New mandatory attribute for </w:t>
            </w:r>
            <w:r w:rsidR="00054D60" w:rsidRPr="00845EB7">
              <w:rPr>
                <w:color w:val="000000"/>
                <w:lang w:val="en-US"/>
              </w:rPr>
              <w:t>Reference</w:t>
            </w:r>
          </w:p>
        </w:tc>
      </w:tr>
      <w:tr w:rsidR="003E6DF3" w:rsidRPr="0026076F" w14:paraId="0993385A" w14:textId="77777777" w:rsidTr="00D255DF">
        <w:tc>
          <w:tcPr>
            <w:tcW w:w="469" w:type="dxa"/>
            <w:vAlign w:val="center"/>
          </w:tcPr>
          <w:p w14:paraId="628D412E" w14:textId="77777777" w:rsidR="003E6DF3" w:rsidRPr="00877316" w:rsidRDefault="003E6DF3" w:rsidP="00D255DF">
            <w:pPr>
              <w:rPr>
                <w:color w:val="000000"/>
                <w:lang w:val="en-US"/>
              </w:rPr>
            </w:pPr>
          </w:p>
        </w:tc>
        <w:tc>
          <w:tcPr>
            <w:tcW w:w="5815" w:type="dxa"/>
            <w:vAlign w:val="center"/>
          </w:tcPr>
          <w:p w14:paraId="600A7BEB" w14:textId="77777777" w:rsidR="003E6DF3" w:rsidRPr="00A54268" w:rsidRDefault="003E6DF3" w:rsidP="00D255DF">
            <w:pPr>
              <w:rPr>
                <w:color w:val="000000"/>
                <w:lang w:val="en-US"/>
              </w:rPr>
            </w:pPr>
            <w:proofErr w:type="spellStart"/>
            <w:r w:rsidRPr="00A54268">
              <w:rPr>
                <w:color w:val="000000"/>
                <w:lang w:val="en-US"/>
              </w:rPr>
              <w:t>ReferenceTypes</w:t>
            </w:r>
            <w:proofErr w:type="spellEnd"/>
          </w:p>
        </w:tc>
        <w:tc>
          <w:tcPr>
            <w:tcW w:w="3571" w:type="dxa"/>
            <w:vAlign w:val="center"/>
          </w:tcPr>
          <w:p w14:paraId="0D40CA07" w14:textId="75526D86" w:rsidR="003E6DF3" w:rsidRPr="00877316" w:rsidRDefault="003E6DF3" w:rsidP="00D255DF">
            <w:pPr>
              <w:rPr>
                <w:color w:val="000000"/>
                <w:lang w:val="en-US"/>
              </w:rPr>
            </w:pPr>
            <w:r w:rsidRPr="00877316">
              <w:rPr>
                <w:color w:val="000000"/>
                <w:lang w:val="en-US"/>
              </w:rPr>
              <w:t xml:space="preserve">New enumeration for </w:t>
            </w:r>
            <w:r w:rsidR="00054D60" w:rsidRPr="00845EB7">
              <w:rPr>
                <w:color w:val="000000"/>
                <w:lang w:val="en-US"/>
              </w:rPr>
              <w:t>Reference</w:t>
            </w:r>
            <w:r w:rsidRPr="00877316">
              <w:rPr>
                <w:color w:val="000000"/>
                <w:lang w:val="en-US"/>
              </w:rPr>
              <w:t>/type</w:t>
            </w:r>
          </w:p>
        </w:tc>
      </w:tr>
      <w:tr w:rsidR="003E6DF3" w:rsidRPr="00877316" w14:paraId="1680AB9D" w14:textId="77777777" w:rsidTr="00D255DF">
        <w:tc>
          <w:tcPr>
            <w:tcW w:w="469" w:type="dxa"/>
            <w:vAlign w:val="center"/>
          </w:tcPr>
          <w:p w14:paraId="6FE584F2" w14:textId="77777777" w:rsidR="003E6DF3" w:rsidRPr="00877316" w:rsidRDefault="003E6DF3" w:rsidP="00D255DF">
            <w:pPr>
              <w:rPr>
                <w:color w:val="000000"/>
                <w:lang w:val="en-US"/>
              </w:rPr>
            </w:pPr>
          </w:p>
        </w:tc>
        <w:tc>
          <w:tcPr>
            <w:tcW w:w="5815" w:type="dxa"/>
            <w:vAlign w:val="center"/>
          </w:tcPr>
          <w:p w14:paraId="532A3737" w14:textId="77777777" w:rsidR="003E6DF3" w:rsidRPr="00A54268" w:rsidRDefault="003E6DF3" w:rsidP="00D255DF">
            <w:pPr>
              <w:rPr>
                <w:color w:val="000000"/>
                <w:lang w:val="en-US"/>
              </w:rPr>
            </w:pPr>
            <w:proofErr w:type="spellStart"/>
            <w:r w:rsidRPr="00A54268">
              <w:rPr>
                <w:color w:val="000000"/>
                <w:lang w:val="en-US"/>
              </w:rPr>
              <w:t>StateOfEvent</w:t>
            </w:r>
            <w:proofErr w:type="spellEnd"/>
          </w:p>
        </w:tc>
        <w:tc>
          <w:tcPr>
            <w:tcW w:w="3571" w:type="dxa"/>
            <w:vAlign w:val="center"/>
          </w:tcPr>
          <w:p w14:paraId="15952A33" w14:textId="77777777" w:rsidR="003E6DF3" w:rsidRPr="00A54268" w:rsidRDefault="003E6DF3" w:rsidP="00D255DF">
            <w:pPr>
              <w:rPr>
                <w:color w:val="000000"/>
                <w:lang w:val="en-US"/>
              </w:rPr>
            </w:pPr>
            <w:r w:rsidRPr="00A54268">
              <w:rPr>
                <w:color w:val="000000"/>
                <w:lang w:val="en-US"/>
              </w:rPr>
              <w:t xml:space="preserve">New enumeration for </w:t>
            </w:r>
            <w:proofErr w:type="spellStart"/>
            <w:r w:rsidRPr="00A54268">
              <w:rPr>
                <w:color w:val="000000"/>
                <w:lang w:val="en-US"/>
              </w:rPr>
              <w:t>BasicEventElement</w:t>
            </w:r>
            <w:proofErr w:type="spellEnd"/>
          </w:p>
        </w:tc>
      </w:tr>
      <w:tr w:rsidR="003E6DF3" w:rsidRPr="0026076F" w14:paraId="2B8E243B" w14:textId="77777777" w:rsidTr="00D255DF">
        <w:tc>
          <w:tcPr>
            <w:tcW w:w="469" w:type="dxa"/>
            <w:vAlign w:val="center"/>
          </w:tcPr>
          <w:p w14:paraId="61446BA4" w14:textId="77777777" w:rsidR="003E6DF3" w:rsidRPr="00A54268" w:rsidRDefault="003E6DF3" w:rsidP="00D255DF">
            <w:pPr>
              <w:rPr>
                <w:color w:val="000000"/>
                <w:lang w:val="en-US"/>
              </w:rPr>
            </w:pPr>
          </w:p>
        </w:tc>
        <w:tc>
          <w:tcPr>
            <w:tcW w:w="5815" w:type="dxa"/>
            <w:vAlign w:val="center"/>
          </w:tcPr>
          <w:p w14:paraId="18E268F8" w14:textId="77777777" w:rsidR="003E6DF3" w:rsidRPr="00A54268" w:rsidRDefault="003E6DF3" w:rsidP="00D255DF">
            <w:pPr>
              <w:rPr>
                <w:color w:val="000000"/>
                <w:lang w:val="en-US"/>
              </w:rPr>
            </w:pPr>
            <w:proofErr w:type="spellStart"/>
            <w:r w:rsidRPr="00A54268">
              <w:rPr>
                <w:color w:val="000000"/>
                <w:lang w:val="en-US"/>
              </w:rPr>
              <w:t>SpecificAssetId</w:t>
            </w:r>
            <w:proofErr w:type="spellEnd"/>
          </w:p>
        </w:tc>
        <w:tc>
          <w:tcPr>
            <w:tcW w:w="3571" w:type="dxa"/>
            <w:vAlign w:val="center"/>
          </w:tcPr>
          <w:p w14:paraId="40E1A545" w14:textId="77777777" w:rsidR="003E6DF3" w:rsidRPr="00877316" w:rsidRDefault="003E6DF3" w:rsidP="00D255DF">
            <w:pPr>
              <w:rPr>
                <w:color w:val="000000"/>
                <w:lang w:val="en-US"/>
              </w:rPr>
            </w:pPr>
            <w:r w:rsidRPr="00877316">
              <w:rPr>
                <w:color w:val="000000"/>
                <w:lang w:val="en-US"/>
              </w:rPr>
              <w:t xml:space="preserve">New type for </w:t>
            </w:r>
            <w:proofErr w:type="spellStart"/>
            <w:r w:rsidRPr="00877316">
              <w:rPr>
                <w:color w:val="000000"/>
                <w:lang w:val="en-US"/>
              </w:rPr>
              <w:t>AssetInformation</w:t>
            </w:r>
            <w:proofErr w:type="spellEnd"/>
            <w:r w:rsidRPr="00877316">
              <w:rPr>
                <w:color w:val="000000"/>
                <w:lang w:val="en-US"/>
              </w:rPr>
              <w:t>/</w:t>
            </w:r>
            <w:proofErr w:type="spellStart"/>
            <w:r w:rsidRPr="00877316">
              <w:rPr>
                <w:color w:val="000000"/>
                <w:lang w:val="en-US"/>
              </w:rPr>
              <w:t>specificAssetId</w:t>
            </w:r>
            <w:proofErr w:type="spellEnd"/>
          </w:p>
        </w:tc>
      </w:tr>
      <w:tr w:rsidR="003E6DF3" w:rsidRPr="0026076F" w14:paraId="1D7C698C" w14:textId="77777777" w:rsidTr="00D255DF">
        <w:tc>
          <w:tcPr>
            <w:tcW w:w="469" w:type="dxa"/>
            <w:vAlign w:val="center"/>
          </w:tcPr>
          <w:p w14:paraId="0710AEF3" w14:textId="77777777" w:rsidR="003E6DF3" w:rsidRPr="00877316" w:rsidRDefault="003E6DF3" w:rsidP="00D255DF">
            <w:pPr>
              <w:rPr>
                <w:color w:val="000000"/>
                <w:lang w:val="en-US"/>
              </w:rPr>
            </w:pPr>
          </w:p>
        </w:tc>
        <w:tc>
          <w:tcPr>
            <w:tcW w:w="5815" w:type="dxa"/>
            <w:vAlign w:val="center"/>
          </w:tcPr>
          <w:p w14:paraId="261446A4" w14:textId="77777777" w:rsidR="003E6DF3" w:rsidRPr="00A54268" w:rsidRDefault="003E6DF3" w:rsidP="00D255DF">
            <w:pPr>
              <w:rPr>
                <w:color w:val="000000"/>
                <w:lang w:val="en-US"/>
              </w:rPr>
            </w:pPr>
            <w:proofErr w:type="spellStart"/>
            <w:r w:rsidRPr="00A54268">
              <w:rPr>
                <w:color w:val="000000"/>
                <w:lang w:val="en-US"/>
              </w:rPr>
              <w:t>SpecificAssetId</w:t>
            </w:r>
            <w:proofErr w:type="spellEnd"/>
            <w:r w:rsidRPr="00A54268">
              <w:rPr>
                <w:color w:val="000000"/>
                <w:lang w:val="en-US"/>
              </w:rPr>
              <w:t>/name</w:t>
            </w:r>
          </w:p>
        </w:tc>
        <w:tc>
          <w:tcPr>
            <w:tcW w:w="3571" w:type="dxa"/>
            <w:vAlign w:val="center"/>
          </w:tcPr>
          <w:p w14:paraId="72E6DB6A" w14:textId="77777777" w:rsidR="003E6DF3" w:rsidRPr="00877316" w:rsidRDefault="003E6DF3" w:rsidP="00D255DF">
            <w:pPr>
              <w:rPr>
                <w:color w:val="000000"/>
                <w:lang w:val="en-US"/>
              </w:rPr>
            </w:pPr>
            <w:r w:rsidRPr="00877316">
              <w:rPr>
                <w:color w:val="000000"/>
                <w:lang w:val="en-US"/>
              </w:rPr>
              <w:t xml:space="preserve">New type for </w:t>
            </w:r>
            <w:proofErr w:type="spellStart"/>
            <w:r w:rsidRPr="00877316">
              <w:rPr>
                <w:color w:val="000000"/>
                <w:lang w:val="en-US"/>
              </w:rPr>
              <w:t>AssetInformation</w:t>
            </w:r>
            <w:proofErr w:type="spellEnd"/>
            <w:r w:rsidRPr="00877316">
              <w:rPr>
                <w:color w:val="000000"/>
                <w:lang w:val="en-US"/>
              </w:rPr>
              <w:t>/</w:t>
            </w:r>
            <w:proofErr w:type="spellStart"/>
            <w:r w:rsidRPr="00877316">
              <w:rPr>
                <w:color w:val="000000"/>
                <w:lang w:val="en-US"/>
              </w:rPr>
              <w:t>specificAssetId</w:t>
            </w:r>
            <w:proofErr w:type="spellEnd"/>
          </w:p>
        </w:tc>
      </w:tr>
      <w:tr w:rsidR="003E6DF3" w:rsidRPr="0026076F" w14:paraId="1A8A4B79" w14:textId="77777777" w:rsidTr="00D255DF">
        <w:tc>
          <w:tcPr>
            <w:tcW w:w="469" w:type="dxa"/>
            <w:vAlign w:val="center"/>
          </w:tcPr>
          <w:p w14:paraId="48E9D309" w14:textId="77777777" w:rsidR="003E6DF3" w:rsidRPr="00877316" w:rsidRDefault="003E6DF3" w:rsidP="00D255DF">
            <w:pPr>
              <w:rPr>
                <w:color w:val="000000"/>
                <w:lang w:val="en-US"/>
              </w:rPr>
            </w:pPr>
          </w:p>
        </w:tc>
        <w:tc>
          <w:tcPr>
            <w:tcW w:w="5815" w:type="dxa"/>
            <w:vAlign w:val="center"/>
          </w:tcPr>
          <w:p w14:paraId="4D51DC6E" w14:textId="77777777" w:rsidR="003E6DF3" w:rsidRPr="00A54268" w:rsidRDefault="003E6DF3" w:rsidP="00D255DF">
            <w:pPr>
              <w:rPr>
                <w:color w:val="000000"/>
                <w:lang w:val="en-US"/>
              </w:rPr>
            </w:pPr>
            <w:proofErr w:type="spellStart"/>
            <w:r w:rsidRPr="00A54268">
              <w:rPr>
                <w:color w:val="000000"/>
                <w:lang w:val="en-US"/>
              </w:rPr>
              <w:t>SpecificAssetId</w:t>
            </w:r>
            <w:proofErr w:type="spellEnd"/>
            <w:r w:rsidRPr="00A54268">
              <w:rPr>
                <w:color w:val="000000"/>
                <w:lang w:val="en-US"/>
              </w:rPr>
              <w:t>/value</w:t>
            </w:r>
          </w:p>
        </w:tc>
        <w:tc>
          <w:tcPr>
            <w:tcW w:w="3571" w:type="dxa"/>
            <w:vAlign w:val="center"/>
          </w:tcPr>
          <w:p w14:paraId="588251D5" w14:textId="15573A4C" w:rsidR="003E6DF3" w:rsidRPr="00877316" w:rsidRDefault="003E6DF3" w:rsidP="00D255DF">
            <w:pPr>
              <w:rPr>
                <w:color w:val="000000"/>
                <w:lang w:val="en-US"/>
              </w:rPr>
            </w:pPr>
            <w:r w:rsidRPr="00877316">
              <w:rPr>
                <w:color w:val="000000"/>
                <w:lang w:val="en-US"/>
              </w:rPr>
              <w:t xml:space="preserve">New type for </w:t>
            </w:r>
            <w:proofErr w:type="spellStart"/>
            <w:r w:rsidRPr="00877316">
              <w:rPr>
                <w:color w:val="000000"/>
                <w:lang w:val="en-US"/>
              </w:rPr>
              <w:t>AssetInformation</w:t>
            </w:r>
            <w:proofErr w:type="spellEnd"/>
            <w:r w:rsidRPr="00877316">
              <w:rPr>
                <w:color w:val="000000"/>
                <w:lang w:val="en-US"/>
              </w:rPr>
              <w:t>/</w:t>
            </w:r>
            <w:proofErr w:type="spellStart"/>
            <w:r w:rsidRPr="00877316">
              <w:rPr>
                <w:color w:val="000000"/>
                <w:lang w:val="en-US"/>
              </w:rPr>
              <w:t>specificAssetId</w:t>
            </w:r>
            <w:proofErr w:type="spellEnd"/>
          </w:p>
        </w:tc>
      </w:tr>
      <w:tr w:rsidR="003E6DF3" w:rsidRPr="0026076F" w14:paraId="14DE8631" w14:textId="77777777" w:rsidTr="00D255DF">
        <w:tc>
          <w:tcPr>
            <w:tcW w:w="469" w:type="dxa"/>
            <w:vAlign w:val="center"/>
          </w:tcPr>
          <w:p w14:paraId="467E146F" w14:textId="77777777" w:rsidR="003E6DF3" w:rsidRPr="00877316" w:rsidRDefault="003E6DF3" w:rsidP="00D255DF">
            <w:pPr>
              <w:rPr>
                <w:color w:val="000000"/>
                <w:lang w:val="en-US"/>
              </w:rPr>
            </w:pPr>
          </w:p>
        </w:tc>
        <w:tc>
          <w:tcPr>
            <w:tcW w:w="5815" w:type="dxa"/>
            <w:vAlign w:val="center"/>
          </w:tcPr>
          <w:p w14:paraId="6DE2B7FE" w14:textId="77777777" w:rsidR="003E6DF3" w:rsidRPr="00A54268" w:rsidRDefault="003E6DF3" w:rsidP="00D255DF">
            <w:pPr>
              <w:rPr>
                <w:color w:val="000000"/>
                <w:lang w:val="en-US"/>
              </w:rPr>
            </w:pPr>
            <w:proofErr w:type="spellStart"/>
            <w:r w:rsidRPr="00A54268">
              <w:rPr>
                <w:color w:val="000000"/>
                <w:lang w:val="en-US"/>
              </w:rPr>
              <w:t>SpecificAssetId</w:t>
            </w:r>
            <w:proofErr w:type="spellEnd"/>
            <w:r w:rsidRPr="00A54268">
              <w:rPr>
                <w:color w:val="000000"/>
                <w:lang w:val="en-US"/>
              </w:rPr>
              <w:t>/</w:t>
            </w:r>
            <w:proofErr w:type="spellStart"/>
            <w:r w:rsidRPr="00A54268">
              <w:rPr>
                <w:color w:val="000000"/>
                <w:lang w:val="en-US"/>
              </w:rPr>
              <w:t>externalSubjectId</w:t>
            </w:r>
            <w:proofErr w:type="spellEnd"/>
          </w:p>
        </w:tc>
        <w:tc>
          <w:tcPr>
            <w:tcW w:w="3571" w:type="dxa"/>
            <w:vAlign w:val="center"/>
          </w:tcPr>
          <w:p w14:paraId="2DB98B07" w14:textId="77777777" w:rsidR="003E6DF3" w:rsidRPr="00877316" w:rsidRDefault="003E6DF3" w:rsidP="00D255DF">
            <w:pPr>
              <w:rPr>
                <w:color w:val="000000"/>
                <w:lang w:val="en-US"/>
              </w:rPr>
            </w:pPr>
            <w:r w:rsidRPr="00877316">
              <w:rPr>
                <w:color w:val="000000"/>
                <w:lang w:val="en-US"/>
              </w:rPr>
              <w:t xml:space="preserve">New type for </w:t>
            </w:r>
            <w:proofErr w:type="spellStart"/>
            <w:r w:rsidRPr="00877316">
              <w:rPr>
                <w:color w:val="000000"/>
                <w:lang w:val="en-US"/>
              </w:rPr>
              <w:t>AssetInformation</w:t>
            </w:r>
            <w:proofErr w:type="spellEnd"/>
            <w:r w:rsidRPr="00877316">
              <w:rPr>
                <w:color w:val="000000"/>
                <w:lang w:val="en-US"/>
              </w:rPr>
              <w:t>/</w:t>
            </w:r>
            <w:proofErr w:type="spellStart"/>
            <w:r w:rsidRPr="00877316">
              <w:rPr>
                <w:color w:val="000000"/>
                <w:lang w:val="en-US"/>
              </w:rPr>
              <w:t>specificAssetId</w:t>
            </w:r>
            <w:proofErr w:type="spellEnd"/>
          </w:p>
          <w:p w14:paraId="421759D8" w14:textId="77777777" w:rsidR="003E6DF3" w:rsidRPr="00877316" w:rsidRDefault="003E6DF3" w:rsidP="00D255DF">
            <w:pPr>
              <w:rPr>
                <w:color w:val="000000"/>
                <w:lang w:val="en-US"/>
              </w:rPr>
            </w:pPr>
            <w:r w:rsidRPr="00877316">
              <w:rPr>
                <w:color w:val="000000"/>
                <w:lang w:val="en-US"/>
              </w:rPr>
              <w:t>See Attribute Based Access Control (ABAC) for subject concept</w:t>
            </w:r>
          </w:p>
        </w:tc>
      </w:tr>
      <w:tr w:rsidR="003E6DF3" w:rsidRPr="0026076F" w14:paraId="78908923" w14:textId="77777777" w:rsidTr="00D255DF">
        <w:tc>
          <w:tcPr>
            <w:tcW w:w="469" w:type="dxa"/>
            <w:vAlign w:val="center"/>
          </w:tcPr>
          <w:p w14:paraId="37CECDA8" w14:textId="77777777" w:rsidR="003E6DF3" w:rsidRPr="00877316" w:rsidRDefault="003E6DF3" w:rsidP="00D255DF">
            <w:pPr>
              <w:rPr>
                <w:color w:val="000000"/>
                <w:lang w:val="en-US"/>
              </w:rPr>
            </w:pPr>
          </w:p>
        </w:tc>
        <w:tc>
          <w:tcPr>
            <w:tcW w:w="5815" w:type="dxa"/>
            <w:vAlign w:val="center"/>
          </w:tcPr>
          <w:p w14:paraId="13B4874B" w14:textId="77777777" w:rsidR="003E6DF3" w:rsidRPr="00A54268" w:rsidRDefault="003E6DF3" w:rsidP="00D255DF">
            <w:pPr>
              <w:rPr>
                <w:color w:val="000000"/>
                <w:lang w:val="en-US"/>
              </w:rPr>
            </w:pPr>
            <w:proofErr w:type="spellStart"/>
            <w:r w:rsidRPr="00A54268">
              <w:rPr>
                <w:color w:val="000000"/>
                <w:lang w:val="en-US"/>
              </w:rPr>
              <w:t>SubmodelElementElements</w:t>
            </w:r>
            <w:proofErr w:type="spellEnd"/>
          </w:p>
        </w:tc>
        <w:tc>
          <w:tcPr>
            <w:tcW w:w="3571" w:type="dxa"/>
            <w:vAlign w:val="center"/>
          </w:tcPr>
          <w:p w14:paraId="0FB6F2E2" w14:textId="77777777" w:rsidR="003E6DF3" w:rsidRPr="00877316" w:rsidRDefault="003E6DF3" w:rsidP="00D255DF">
            <w:pPr>
              <w:rPr>
                <w:color w:val="000000"/>
                <w:lang w:val="en-US"/>
              </w:rPr>
            </w:pPr>
            <w:r w:rsidRPr="00877316">
              <w:rPr>
                <w:color w:val="000000"/>
                <w:lang w:val="en-US"/>
              </w:rPr>
              <w:t xml:space="preserve">Enumeration for </w:t>
            </w:r>
            <w:proofErr w:type="spellStart"/>
            <w:r w:rsidRPr="00877316">
              <w:rPr>
                <w:color w:val="000000"/>
                <w:lang w:val="en-US"/>
              </w:rPr>
              <w:t>submodel</w:t>
            </w:r>
            <w:proofErr w:type="spellEnd"/>
            <w:r w:rsidRPr="00877316">
              <w:rPr>
                <w:color w:val="000000"/>
                <w:lang w:val="en-US"/>
              </w:rPr>
              <w:t xml:space="preserve"> elements (split of </w:t>
            </w:r>
            <w:proofErr w:type="spellStart"/>
            <w:r w:rsidRPr="00877316">
              <w:rPr>
                <w:color w:val="000000"/>
                <w:lang w:val="en-US"/>
              </w:rPr>
              <w:t>ReferableElements</w:t>
            </w:r>
            <w:proofErr w:type="spellEnd"/>
            <w:r w:rsidRPr="00877316">
              <w:rPr>
                <w:color w:val="000000"/>
                <w:lang w:val="en-US"/>
              </w:rPr>
              <w:t>)</w:t>
            </w:r>
          </w:p>
        </w:tc>
      </w:tr>
      <w:tr w:rsidR="003E6DF3" w:rsidRPr="00BC7FC3" w14:paraId="6A806E34" w14:textId="77777777" w:rsidTr="00D255DF">
        <w:tc>
          <w:tcPr>
            <w:tcW w:w="469" w:type="dxa"/>
            <w:vAlign w:val="center"/>
          </w:tcPr>
          <w:p w14:paraId="5BE9F707" w14:textId="77777777" w:rsidR="003E6DF3" w:rsidRPr="00877316" w:rsidRDefault="003E6DF3" w:rsidP="00D255DF">
            <w:pPr>
              <w:rPr>
                <w:lang w:val="en-US"/>
              </w:rPr>
            </w:pPr>
            <w:r w:rsidRPr="00877316">
              <w:rPr>
                <w:color w:val="000000"/>
                <w:lang w:val="en-US"/>
              </w:rPr>
              <w:t> </w:t>
            </w:r>
          </w:p>
        </w:tc>
        <w:tc>
          <w:tcPr>
            <w:tcW w:w="5815" w:type="dxa"/>
            <w:vAlign w:val="center"/>
          </w:tcPr>
          <w:p w14:paraId="39B6B65D" w14:textId="77777777" w:rsidR="003E6DF3" w:rsidRPr="00A54268" w:rsidRDefault="003E6DF3" w:rsidP="00D255DF">
            <w:pPr>
              <w:rPr>
                <w:color w:val="000000"/>
                <w:lang w:val="en-US"/>
              </w:rPr>
            </w:pPr>
            <w:proofErr w:type="spellStart"/>
            <w:r w:rsidRPr="00A54268">
              <w:rPr>
                <w:color w:val="000000"/>
                <w:lang w:val="en-US"/>
              </w:rPr>
              <w:t>SubmodelElementList</w:t>
            </w:r>
            <w:proofErr w:type="spellEnd"/>
          </w:p>
        </w:tc>
        <w:tc>
          <w:tcPr>
            <w:tcW w:w="3571" w:type="dxa"/>
            <w:vAlign w:val="center"/>
          </w:tcPr>
          <w:p w14:paraId="317EDA10" w14:textId="77777777" w:rsidR="003E6DF3" w:rsidRPr="00877316" w:rsidRDefault="003E6DF3" w:rsidP="00D255DF">
            <w:pPr>
              <w:rPr>
                <w:color w:val="000000"/>
                <w:lang w:val="en-US"/>
              </w:rPr>
            </w:pPr>
            <w:r w:rsidRPr="00877316">
              <w:rPr>
                <w:color w:val="000000"/>
                <w:lang w:val="en-US"/>
              </w:rPr>
              <w:t xml:space="preserve">Before </w:t>
            </w:r>
            <w:proofErr w:type="spellStart"/>
            <w:r w:rsidRPr="00877316">
              <w:rPr>
                <w:color w:val="000000"/>
                <w:lang w:val="en-US"/>
              </w:rPr>
              <w:t>SubmodelElementCollection</w:t>
            </w:r>
            <w:proofErr w:type="spellEnd"/>
            <w:r w:rsidRPr="00877316">
              <w:rPr>
                <w:color w:val="000000"/>
                <w:lang w:val="en-US"/>
              </w:rPr>
              <w:t xml:space="preserve"> was used for lists and structs</w:t>
            </w:r>
          </w:p>
        </w:tc>
      </w:tr>
      <w:tr w:rsidR="003E6DF3" w:rsidRPr="00877316" w14:paraId="40649610" w14:textId="77777777" w:rsidTr="00D255DF">
        <w:tc>
          <w:tcPr>
            <w:tcW w:w="469" w:type="dxa"/>
            <w:vAlign w:val="center"/>
          </w:tcPr>
          <w:p w14:paraId="5C10AB4A" w14:textId="77777777" w:rsidR="003E6DF3" w:rsidRPr="00877316" w:rsidRDefault="003E6DF3" w:rsidP="00D255DF">
            <w:pPr>
              <w:rPr>
                <w:color w:val="000000"/>
                <w:lang w:val="en-US"/>
              </w:rPr>
            </w:pPr>
          </w:p>
        </w:tc>
        <w:tc>
          <w:tcPr>
            <w:tcW w:w="5815" w:type="dxa"/>
            <w:vAlign w:val="center"/>
          </w:tcPr>
          <w:p w14:paraId="06880D07" w14:textId="77777777" w:rsidR="003E6DF3" w:rsidRPr="00A54268" w:rsidRDefault="003E6DF3" w:rsidP="00D255DF">
            <w:pPr>
              <w:rPr>
                <w:color w:val="000000"/>
                <w:lang w:val="en-US"/>
              </w:rPr>
            </w:pPr>
            <w:proofErr w:type="spellStart"/>
            <w:r w:rsidRPr="00A54268">
              <w:rPr>
                <w:color w:val="000000"/>
                <w:lang w:val="en-US"/>
              </w:rPr>
              <w:t>SubmodelElementList</w:t>
            </w:r>
            <w:proofErr w:type="spellEnd"/>
            <w:r w:rsidRPr="00A54268">
              <w:rPr>
                <w:color w:val="000000"/>
                <w:lang w:val="en-US"/>
              </w:rPr>
              <w:t>/</w:t>
            </w:r>
            <w:proofErr w:type="spellStart"/>
            <w:r w:rsidRPr="00A54268">
              <w:rPr>
                <w:color w:val="000000"/>
                <w:lang w:val="en-US"/>
              </w:rPr>
              <w:t>orderRelevant</w:t>
            </w:r>
            <w:proofErr w:type="spellEnd"/>
          </w:p>
        </w:tc>
        <w:tc>
          <w:tcPr>
            <w:tcW w:w="3571" w:type="dxa"/>
            <w:vAlign w:val="center"/>
          </w:tcPr>
          <w:p w14:paraId="2C688289" w14:textId="1334ECC8" w:rsidR="003E6DF3" w:rsidRPr="00A54268" w:rsidRDefault="003E6DF3" w:rsidP="00D255DF">
            <w:pPr>
              <w:rPr>
                <w:color w:val="000000"/>
                <w:lang w:val="en-US"/>
              </w:rPr>
            </w:pPr>
            <w:r w:rsidRPr="00A54268">
              <w:rPr>
                <w:color w:val="000000"/>
                <w:lang w:val="en-US"/>
              </w:rPr>
              <w:t xml:space="preserve">Similar to </w:t>
            </w:r>
            <w:proofErr w:type="spellStart"/>
            <w:r w:rsidRPr="00A54268">
              <w:rPr>
                <w:color w:val="000000"/>
                <w:lang w:val="en-US"/>
              </w:rPr>
              <w:t>SubmodelElementCollection</w:t>
            </w:r>
            <w:proofErr w:type="spellEnd"/>
            <w:r w:rsidRPr="00A54268">
              <w:rPr>
                <w:color w:val="000000"/>
                <w:lang w:val="en-US"/>
              </w:rPr>
              <w:t>/ordered</w:t>
            </w:r>
          </w:p>
        </w:tc>
      </w:tr>
      <w:tr w:rsidR="003E6DF3" w:rsidRPr="00BC7FC3" w14:paraId="2417BBB3" w14:textId="77777777" w:rsidTr="00D255DF">
        <w:tc>
          <w:tcPr>
            <w:tcW w:w="469" w:type="dxa"/>
            <w:vAlign w:val="center"/>
          </w:tcPr>
          <w:p w14:paraId="6DDDCAE9" w14:textId="77777777" w:rsidR="003E6DF3" w:rsidRPr="00A54268" w:rsidRDefault="003E6DF3" w:rsidP="00D255DF">
            <w:pPr>
              <w:rPr>
                <w:color w:val="000000"/>
                <w:lang w:val="en-US"/>
              </w:rPr>
            </w:pPr>
          </w:p>
        </w:tc>
        <w:tc>
          <w:tcPr>
            <w:tcW w:w="5815" w:type="dxa"/>
            <w:vAlign w:val="center"/>
          </w:tcPr>
          <w:p w14:paraId="70BE4A72" w14:textId="77777777" w:rsidR="003E6DF3" w:rsidRPr="00A54268" w:rsidRDefault="003E6DF3" w:rsidP="00D255DF">
            <w:pPr>
              <w:rPr>
                <w:color w:val="000000"/>
                <w:lang w:val="en-US"/>
              </w:rPr>
            </w:pPr>
            <w:proofErr w:type="spellStart"/>
            <w:r w:rsidRPr="00A54268">
              <w:rPr>
                <w:color w:val="000000"/>
                <w:lang w:val="en-US"/>
              </w:rPr>
              <w:t>SubmodelElementList</w:t>
            </w:r>
            <w:proofErr w:type="spellEnd"/>
            <w:r w:rsidRPr="00A54268">
              <w:rPr>
                <w:color w:val="000000"/>
                <w:lang w:val="en-US"/>
              </w:rPr>
              <w:t>/value</w:t>
            </w:r>
          </w:p>
        </w:tc>
        <w:tc>
          <w:tcPr>
            <w:tcW w:w="3571" w:type="dxa"/>
            <w:vAlign w:val="center"/>
          </w:tcPr>
          <w:p w14:paraId="4F3AF6B7" w14:textId="645FCB30" w:rsidR="003E6DF3" w:rsidRPr="00877316" w:rsidRDefault="003E6DF3" w:rsidP="00D255DF">
            <w:pPr>
              <w:rPr>
                <w:color w:val="000000"/>
                <w:lang w:val="en-US"/>
              </w:rPr>
            </w:pPr>
            <w:r w:rsidRPr="00877316">
              <w:rPr>
                <w:color w:val="000000"/>
                <w:lang w:val="en-US"/>
              </w:rPr>
              <w:t xml:space="preserve">Similar to </w:t>
            </w:r>
            <w:proofErr w:type="spellStart"/>
            <w:r w:rsidRPr="00877316">
              <w:rPr>
                <w:color w:val="000000"/>
                <w:lang w:val="en-US"/>
              </w:rPr>
              <w:t>SubmodelElementCollection</w:t>
            </w:r>
            <w:proofErr w:type="spellEnd"/>
            <w:r w:rsidRPr="00877316">
              <w:rPr>
                <w:color w:val="000000"/>
                <w:lang w:val="en-US"/>
              </w:rPr>
              <w:t xml:space="preserve">/value but ordered and with all elements having the same </w:t>
            </w:r>
            <w:proofErr w:type="spellStart"/>
            <w:r w:rsidRPr="00877316">
              <w:rPr>
                <w:color w:val="000000"/>
                <w:lang w:val="en-US"/>
              </w:rPr>
              <w:t>semanticId</w:t>
            </w:r>
            <w:proofErr w:type="spellEnd"/>
          </w:p>
        </w:tc>
      </w:tr>
      <w:tr w:rsidR="003E6DF3" w:rsidRPr="00BC7FC3" w14:paraId="1204EEC6" w14:textId="77777777" w:rsidTr="00D255DF">
        <w:tc>
          <w:tcPr>
            <w:tcW w:w="469" w:type="dxa"/>
            <w:vAlign w:val="center"/>
          </w:tcPr>
          <w:p w14:paraId="3D88871D" w14:textId="77777777" w:rsidR="003E6DF3" w:rsidRPr="00877316" w:rsidRDefault="003E6DF3" w:rsidP="00D255DF">
            <w:pPr>
              <w:rPr>
                <w:color w:val="000000"/>
                <w:lang w:val="en-US"/>
              </w:rPr>
            </w:pPr>
          </w:p>
        </w:tc>
        <w:tc>
          <w:tcPr>
            <w:tcW w:w="5815" w:type="dxa"/>
            <w:vAlign w:val="center"/>
          </w:tcPr>
          <w:p w14:paraId="39B42925" w14:textId="77777777" w:rsidR="003E6DF3" w:rsidRPr="00A54268" w:rsidRDefault="003E6DF3" w:rsidP="00D255DF">
            <w:pPr>
              <w:rPr>
                <w:color w:val="000000"/>
                <w:lang w:val="en-US"/>
              </w:rPr>
            </w:pPr>
            <w:proofErr w:type="spellStart"/>
            <w:r w:rsidRPr="00A54268">
              <w:rPr>
                <w:color w:val="000000"/>
                <w:lang w:val="en-US"/>
              </w:rPr>
              <w:t>SubmodelElementList</w:t>
            </w:r>
            <w:proofErr w:type="spellEnd"/>
            <w:r w:rsidRPr="00A54268">
              <w:rPr>
                <w:color w:val="000000"/>
                <w:lang w:val="en-US"/>
              </w:rPr>
              <w:t>/</w:t>
            </w:r>
            <w:proofErr w:type="spellStart"/>
            <w:r w:rsidRPr="00A54268">
              <w:rPr>
                <w:color w:val="000000"/>
                <w:lang w:val="en-US"/>
              </w:rPr>
              <w:t>semanticIdListElement</w:t>
            </w:r>
            <w:proofErr w:type="spellEnd"/>
          </w:p>
        </w:tc>
        <w:tc>
          <w:tcPr>
            <w:tcW w:w="3571" w:type="dxa"/>
            <w:vAlign w:val="center"/>
          </w:tcPr>
          <w:p w14:paraId="4F9B4077" w14:textId="77777777" w:rsidR="003E6DF3" w:rsidRPr="00877316" w:rsidRDefault="003E6DF3" w:rsidP="00D255DF">
            <w:pPr>
              <w:rPr>
                <w:color w:val="000000"/>
                <w:lang w:val="en-US"/>
              </w:rPr>
            </w:pPr>
            <w:r w:rsidRPr="00877316">
              <w:rPr>
                <w:color w:val="000000"/>
                <w:lang w:val="en-US"/>
              </w:rPr>
              <w:t xml:space="preserve">Attribute of new class </w:t>
            </w:r>
            <w:proofErr w:type="spellStart"/>
            <w:r w:rsidRPr="00877316">
              <w:rPr>
                <w:color w:val="000000"/>
                <w:lang w:val="en-US"/>
              </w:rPr>
              <w:t>SubmodelElementList</w:t>
            </w:r>
            <w:proofErr w:type="spellEnd"/>
          </w:p>
        </w:tc>
      </w:tr>
      <w:tr w:rsidR="003E6DF3" w:rsidRPr="00BC7FC3" w14:paraId="53485CEB" w14:textId="77777777" w:rsidTr="00D255DF">
        <w:tc>
          <w:tcPr>
            <w:tcW w:w="469" w:type="dxa"/>
            <w:vAlign w:val="center"/>
          </w:tcPr>
          <w:p w14:paraId="6248D7BA" w14:textId="77777777" w:rsidR="003E6DF3" w:rsidRPr="00877316" w:rsidRDefault="003E6DF3" w:rsidP="00D255DF">
            <w:pPr>
              <w:rPr>
                <w:lang w:val="en-US"/>
              </w:rPr>
            </w:pPr>
          </w:p>
        </w:tc>
        <w:tc>
          <w:tcPr>
            <w:tcW w:w="5815" w:type="dxa"/>
            <w:vAlign w:val="center"/>
          </w:tcPr>
          <w:p w14:paraId="1F88E472" w14:textId="77777777" w:rsidR="003E6DF3" w:rsidRPr="00A54268" w:rsidRDefault="003E6DF3" w:rsidP="00D255DF">
            <w:pPr>
              <w:rPr>
                <w:color w:val="000000"/>
                <w:lang w:val="en-US"/>
              </w:rPr>
            </w:pPr>
            <w:proofErr w:type="spellStart"/>
            <w:r w:rsidRPr="00A54268">
              <w:rPr>
                <w:color w:val="000000"/>
                <w:lang w:val="en-US"/>
              </w:rPr>
              <w:t>SubmodelElementList</w:t>
            </w:r>
            <w:proofErr w:type="spellEnd"/>
            <w:r w:rsidRPr="00A54268">
              <w:rPr>
                <w:color w:val="000000"/>
                <w:lang w:val="en-US"/>
              </w:rPr>
              <w:t>/</w:t>
            </w:r>
            <w:proofErr w:type="spellStart"/>
            <w:r w:rsidRPr="00A54268">
              <w:rPr>
                <w:color w:val="000000"/>
                <w:lang w:val="en-US"/>
              </w:rPr>
              <w:t>typeValueListElement</w:t>
            </w:r>
            <w:proofErr w:type="spellEnd"/>
          </w:p>
        </w:tc>
        <w:tc>
          <w:tcPr>
            <w:tcW w:w="3571" w:type="dxa"/>
            <w:vAlign w:val="center"/>
          </w:tcPr>
          <w:p w14:paraId="61B0B624" w14:textId="77777777" w:rsidR="003E6DF3" w:rsidRPr="00877316" w:rsidRDefault="003E6DF3" w:rsidP="00D255DF">
            <w:pPr>
              <w:rPr>
                <w:color w:val="000000"/>
                <w:lang w:val="en-US"/>
              </w:rPr>
            </w:pPr>
            <w:r w:rsidRPr="00877316">
              <w:rPr>
                <w:color w:val="000000"/>
                <w:lang w:val="en-US"/>
              </w:rPr>
              <w:t xml:space="preserve">Attribute of new class </w:t>
            </w:r>
            <w:proofErr w:type="spellStart"/>
            <w:r w:rsidRPr="00877316">
              <w:rPr>
                <w:color w:val="000000"/>
                <w:lang w:val="en-US"/>
              </w:rPr>
              <w:t>SubmodelElementList</w:t>
            </w:r>
            <w:proofErr w:type="spellEnd"/>
          </w:p>
        </w:tc>
      </w:tr>
      <w:tr w:rsidR="003E6DF3" w:rsidRPr="00BC7FC3" w14:paraId="56AAB78D" w14:textId="77777777" w:rsidTr="00D255DF">
        <w:tc>
          <w:tcPr>
            <w:tcW w:w="469" w:type="dxa"/>
            <w:vAlign w:val="center"/>
          </w:tcPr>
          <w:p w14:paraId="1A21750C" w14:textId="77777777" w:rsidR="003E6DF3" w:rsidRPr="00877316" w:rsidRDefault="003E6DF3" w:rsidP="00D255DF">
            <w:pPr>
              <w:rPr>
                <w:color w:val="000000"/>
                <w:lang w:val="en-US"/>
              </w:rPr>
            </w:pPr>
          </w:p>
        </w:tc>
        <w:tc>
          <w:tcPr>
            <w:tcW w:w="5815" w:type="dxa"/>
            <w:vAlign w:val="center"/>
          </w:tcPr>
          <w:p w14:paraId="10940064" w14:textId="77777777" w:rsidR="003E6DF3" w:rsidRPr="00A54268" w:rsidRDefault="003E6DF3" w:rsidP="00D255DF">
            <w:pPr>
              <w:rPr>
                <w:color w:val="000000"/>
                <w:lang w:val="en-US"/>
              </w:rPr>
            </w:pPr>
            <w:proofErr w:type="spellStart"/>
            <w:r w:rsidRPr="00A54268">
              <w:rPr>
                <w:color w:val="000000"/>
                <w:lang w:val="en-US"/>
              </w:rPr>
              <w:t>SubmodelElementList</w:t>
            </w:r>
            <w:proofErr w:type="spellEnd"/>
            <w:r w:rsidRPr="00A54268">
              <w:rPr>
                <w:color w:val="000000"/>
                <w:lang w:val="en-US"/>
              </w:rPr>
              <w:t>/</w:t>
            </w:r>
            <w:proofErr w:type="spellStart"/>
            <w:r w:rsidRPr="00A54268">
              <w:rPr>
                <w:color w:val="000000"/>
                <w:lang w:val="en-US"/>
              </w:rPr>
              <w:t>valueTypeListElement</w:t>
            </w:r>
            <w:proofErr w:type="spellEnd"/>
          </w:p>
        </w:tc>
        <w:tc>
          <w:tcPr>
            <w:tcW w:w="3571" w:type="dxa"/>
            <w:vAlign w:val="center"/>
          </w:tcPr>
          <w:p w14:paraId="18DFA431" w14:textId="77777777" w:rsidR="003E6DF3" w:rsidRPr="00877316" w:rsidRDefault="003E6DF3" w:rsidP="00D255DF">
            <w:pPr>
              <w:rPr>
                <w:color w:val="000000"/>
                <w:lang w:val="en-US"/>
              </w:rPr>
            </w:pPr>
            <w:r w:rsidRPr="00877316">
              <w:rPr>
                <w:color w:val="000000"/>
                <w:lang w:val="en-US"/>
              </w:rPr>
              <w:t xml:space="preserve">Attribute of new class </w:t>
            </w:r>
            <w:proofErr w:type="spellStart"/>
            <w:r w:rsidRPr="00877316">
              <w:rPr>
                <w:color w:val="000000"/>
                <w:lang w:val="en-US"/>
              </w:rPr>
              <w:t>SubmodelElementList</w:t>
            </w:r>
            <w:proofErr w:type="spellEnd"/>
          </w:p>
        </w:tc>
      </w:tr>
    </w:tbl>
    <w:p w14:paraId="391113C7" w14:textId="54CF77AF" w:rsidR="001943C1" w:rsidRPr="008676DE" w:rsidRDefault="001943C1" w:rsidP="008676DE">
      <w:pPr>
        <w:pStyle w:val="Caption"/>
      </w:pPr>
      <w:bookmarkStart w:id="5500" w:name="_Toc125537796"/>
      <w:r w:rsidRPr="008676DE">
        <w:t xml:space="preserve">Table </w:t>
      </w:r>
      <w:r w:rsidR="00802DAD" w:rsidRPr="008676DE">
        <w:fldChar w:fldCharType="begin"/>
      </w:r>
      <w:r w:rsidR="00802DAD" w:rsidRPr="008676DE">
        <w:instrText xml:space="preserve"> SEQ Table \* ARABIC </w:instrText>
      </w:r>
      <w:r w:rsidR="00802DAD" w:rsidRPr="008676DE">
        <w:fldChar w:fldCharType="separate"/>
      </w:r>
      <w:r w:rsidR="00F511DE">
        <w:rPr>
          <w:noProof/>
        </w:rPr>
        <w:t>21</w:t>
      </w:r>
      <w:r w:rsidR="00802DAD" w:rsidRPr="008676DE">
        <w:fldChar w:fldCharType="end"/>
      </w:r>
      <w:r w:rsidRPr="008676DE">
        <w:t xml:space="preserve"> New, Changed or Removed Constraints w/o Security</w:t>
      </w:r>
      <w:bookmarkEnd w:id="5500"/>
    </w:p>
    <w:tbl>
      <w:tblPr>
        <w:tblStyle w:val="TableGrid"/>
        <w:tblW w:w="10281"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72"/>
        <w:gridCol w:w="1164"/>
        <w:gridCol w:w="1506"/>
        <w:gridCol w:w="7139"/>
      </w:tblGrid>
      <w:tr w:rsidR="003E6DF3" w:rsidRPr="00877316" w14:paraId="1673D70B" w14:textId="77777777" w:rsidTr="00D225F1">
        <w:trPr>
          <w:tblHeader/>
        </w:trPr>
        <w:tc>
          <w:tcPr>
            <w:tcW w:w="472" w:type="dxa"/>
          </w:tcPr>
          <w:p w14:paraId="547DBC0F" w14:textId="77777777" w:rsidR="003E6DF3" w:rsidRPr="00A54268" w:rsidRDefault="003E6DF3" w:rsidP="00D255DF">
            <w:pPr>
              <w:rPr>
                <w:b/>
                <w:lang w:val="en-US"/>
              </w:rPr>
            </w:pPr>
            <w:r w:rsidRPr="00A54268">
              <w:rPr>
                <w:b/>
                <w:lang w:val="en-US"/>
              </w:rPr>
              <w:t>Nc</w:t>
            </w:r>
          </w:p>
        </w:tc>
        <w:tc>
          <w:tcPr>
            <w:tcW w:w="1164" w:type="dxa"/>
          </w:tcPr>
          <w:p w14:paraId="76A45FBE" w14:textId="77777777" w:rsidR="003E6DF3" w:rsidRPr="00A54268" w:rsidRDefault="003E6DF3" w:rsidP="00D255DF">
            <w:pPr>
              <w:rPr>
                <w:b/>
                <w:lang w:val="en-US"/>
              </w:rPr>
            </w:pPr>
            <w:r w:rsidRPr="00A54268">
              <w:rPr>
                <w:b/>
                <w:lang w:val="en-US"/>
              </w:rPr>
              <w:t>V3.0RC02 vs. V2.0.1</w:t>
            </w:r>
          </w:p>
        </w:tc>
        <w:tc>
          <w:tcPr>
            <w:tcW w:w="1506" w:type="dxa"/>
          </w:tcPr>
          <w:p w14:paraId="1AF9E321" w14:textId="77777777" w:rsidR="003E6DF3" w:rsidRPr="00A54268" w:rsidRDefault="003E6DF3" w:rsidP="00D255DF">
            <w:pPr>
              <w:rPr>
                <w:b/>
                <w:lang w:val="en-US"/>
              </w:rPr>
            </w:pPr>
            <w:r w:rsidRPr="00A54268">
              <w:rPr>
                <w:b/>
                <w:lang w:val="en-US"/>
              </w:rPr>
              <w:t>New, Update, Removed, Reformulated</w:t>
            </w:r>
          </w:p>
        </w:tc>
        <w:tc>
          <w:tcPr>
            <w:tcW w:w="7139" w:type="dxa"/>
          </w:tcPr>
          <w:p w14:paraId="7F8B1A10" w14:textId="77777777" w:rsidR="003E6DF3" w:rsidRPr="00A54268" w:rsidRDefault="003E6DF3" w:rsidP="00D255DF">
            <w:pPr>
              <w:rPr>
                <w:b/>
                <w:lang w:val="en-US"/>
              </w:rPr>
            </w:pPr>
            <w:r w:rsidRPr="00A54268">
              <w:rPr>
                <w:b/>
                <w:lang w:val="en-US"/>
              </w:rPr>
              <w:t>Comment</w:t>
            </w:r>
          </w:p>
        </w:tc>
      </w:tr>
      <w:tr w:rsidR="003E6DF3" w:rsidRPr="0026076F" w14:paraId="3E11C4D9" w14:textId="77777777" w:rsidTr="00D225F1">
        <w:tc>
          <w:tcPr>
            <w:tcW w:w="472" w:type="dxa"/>
          </w:tcPr>
          <w:p w14:paraId="750D84F4" w14:textId="77777777" w:rsidR="003E6DF3" w:rsidRPr="00A54268" w:rsidRDefault="003E6DF3" w:rsidP="00D255DF">
            <w:pPr>
              <w:rPr>
                <w:rStyle w:val="FootnoteReference"/>
                <w:lang w:val="en-US"/>
              </w:rPr>
            </w:pPr>
          </w:p>
        </w:tc>
        <w:tc>
          <w:tcPr>
            <w:tcW w:w="1164" w:type="dxa"/>
          </w:tcPr>
          <w:p w14:paraId="22B27B2E" w14:textId="77777777" w:rsidR="003E6DF3" w:rsidRPr="00A54268" w:rsidRDefault="003E6DF3" w:rsidP="00D255DF">
            <w:pPr>
              <w:rPr>
                <w:lang w:val="en-US"/>
              </w:rPr>
            </w:pPr>
            <w:r w:rsidRPr="00A54268">
              <w:rPr>
                <w:lang w:val="en-US"/>
              </w:rPr>
              <w:t>AASd-001</w:t>
            </w:r>
          </w:p>
        </w:tc>
        <w:tc>
          <w:tcPr>
            <w:tcW w:w="1506" w:type="dxa"/>
          </w:tcPr>
          <w:p w14:paraId="342C54F9" w14:textId="77777777" w:rsidR="003E6DF3" w:rsidRPr="00A54268" w:rsidRDefault="003E6DF3" w:rsidP="00D255DF">
            <w:pPr>
              <w:rPr>
                <w:lang w:val="en-US"/>
              </w:rPr>
            </w:pPr>
            <w:r w:rsidRPr="00A54268">
              <w:rPr>
                <w:lang w:val="en-US"/>
              </w:rPr>
              <w:t>Removed</w:t>
            </w:r>
          </w:p>
        </w:tc>
        <w:tc>
          <w:tcPr>
            <w:tcW w:w="7139" w:type="dxa"/>
          </w:tcPr>
          <w:p w14:paraId="23C4B651" w14:textId="32D23101" w:rsidR="003E6DF3" w:rsidRPr="00877316" w:rsidRDefault="003E6DF3" w:rsidP="00D255DF">
            <w:pPr>
              <w:rPr>
                <w:lang w:val="en-US"/>
              </w:rPr>
            </w:pPr>
            <w:r w:rsidRPr="00877316">
              <w:rPr>
                <w:lang w:val="en-US"/>
              </w:rPr>
              <w:t xml:space="preserve">Constraint AASd-001: </w:t>
            </w:r>
            <w:r w:rsidR="00BC7FC3">
              <w:rPr>
                <w:lang w:val="en-US"/>
              </w:rPr>
              <w:t>I</w:t>
            </w:r>
            <w:r w:rsidRPr="00877316">
              <w:rPr>
                <w:lang w:val="en-US"/>
              </w:rPr>
              <w:t xml:space="preserve">n case </w:t>
            </w:r>
            <w:r w:rsidR="00665528" w:rsidRPr="00F2749D">
              <w:rPr>
                <w:lang w:val="en-US"/>
              </w:rPr>
              <w:t xml:space="preserve">of </w:t>
            </w:r>
            <w:r w:rsidRPr="00877316">
              <w:rPr>
                <w:lang w:val="en-US"/>
              </w:rPr>
              <w:t xml:space="preserve">a referable element not </w:t>
            </w:r>
            <w:r w:rsidR="00665528" w:rsidRPr="00F2749D">
              <w:rPr>
                <w:lang w:val="en-US"/>
              </w:rPr>
              <w:t xml:space="preserve">being </w:t>
            </w:r>
            <w:r w:rsidRPr="00877316">
              <w:rPr>
                <w:lang w:val="en-US"/>
              </w:rPr>
              <w:t xml:space="preserve">an identifiable element this ID is mandatory and used for referring to the element in its name space. </w:t>
            </w:r>
          </w:p>
          <w:p w14:paraId="4C92FD71" w14:textId="1A675662" w:rsidR="003E6DF3" w:rsidRPr="00877316" w:rsidRDefault="003E6DF3" w:rsidP="00D255DF">
            <w:pPr>
              <w:pStyle w:val="Constraint"/>
              <w:framePr w:wrap="auto" w:vAnchor="margin" w:yAlign="inline"/>
              <w:rPr>
                <w:lang w:val="en-US"/>
              </w:rPr>
            </w:pPr>
            <w:r w:rsidRPr="00877316">
              <w:rPr>
                <w:lang w:val="en-US"/>
              </w:rPr>
              <w:t>For namespace part see AASd-022</w:t>
            </w:r>
          </w:p>
        </w:tc>
      </w:tr>
      <w:tr w:rsidR="003E6DF3" w:rsidRPr="0026076F" w14:paraId="5B0C8E96" w14:textId="77777777" w:rsidTr="00D225F1">
        <w:tc>
          <w:tcPr>
            <w:tcW w:w="472" w:type="dxa"/>
          </w:tcPr>
          <w:p w14:paraId="4AB988C8" w14:textId="77777777" w:rsidR="003E6DF3" w:rsidRPr="00A54268" w:rsidRDefault="003E6DF3" w:rsidP="00D255DF">
            <w:pPr>
              <w:rPr>
                <w:lang w:val="en-US"/>
              </w:rPr>
            </w:pPr>
            <w:r w:rsidRPr="00A54268">
              <w:rPr>
                <w:rStyle w:val="FootnoteReference"/>
                <w:lang w:val="en-US"/>
              </w:rPr>
              <w:lastRenderedPageBreak/>
              <w:footnoteReference w:id="51"/>
            </w:r>
          </w:p>
        </w:tc>
        <w:tc>
          <w:tcPr>
            <w:tcW w:w="1164" w:type="dxa"/>
          </w:tcPr>
          <w:p w14:paraId="4AC1333A" w14:textId="77777777" w:rsidR="003E6DF3" w:rsidRPr="00A54268" w:rsidRDefault="003E6DF3" w:rsidP="00D255DF">
            <w:pPr>
              <w:rPr>
                <w:lang w:val="en-US"/>
              </w:rPr>
            </w:pPr>
            <w:r w:rsidRPr="00A54268">
              <w:rPr>
                <w:lang w:val="en-US"/>
              </w:rPr>
              <w:t>AASd-003</w:t>
            </w:r>
          </w:p>
        </w:tc>
        <w:tc>
          <w:tcPr>
            <w:tcW w:w="1506" w:type="dxa"/>
          </w:tcPr>
          <w:p w14:paraId="70D7185A" w14:textId="77777777" w:rsidR="003E6DF3" w:rsidRPr="00A54268" w:rsidRDefault="003E6DF3" w:rsidP="00D255DF">
            <w:pPr>
              <w:rPr>
                <w:lang w:val="en-US"/>
              </w:rPr>
            </w:pPr>
            <w:r w:rsidRPr="00A54268">
              <w:rPr>
                <w:lang w:val="en-US"/>
              </w:rPr>
              <w:t>Update</w:t>
            </w:r>
          </w:p>
        </w:tc>
        <w:tc>
          <w:tcPr>
            <w:tcW w:w="7139" w:type="dxa"/>
          </w:tcPr>
          <w:p w14:paraId="06CE1E33" w14:textId="77777777" w:rsidR="003E6DF3" w:rsidRPr="00877316" w:rsidRDefault="003E6DF3" w:rsidP="00D255DF">
            <w:pPr>
              <w:rPr>
                <w:lang w:val="en-US"/>
              </w:rPr>
            </w:pPr>
            <w:proofErr w:type="spellStart"/>
            <w:r w:rsidRPr="00877316">
              <w:rPr>
                <w:lang w:val="en-US"/>
              </w:rPr>
              <w:t>idShort</w:t>
            </w:r>
            <w:proofErr w:type="spellEnd"/>
            <w:r w:rsidRPr="00877316">
              <w:rPr>
                <w:lang w:val="en-US"/>
              </w:rPr>
              <w:t xml:space="preserve"> is case-sensitive and not case-insensitive</w:t>
            </w:r>
          </w:p>
          <w:p w14:paraId="2C69346A" w14:textId="77777777" w:rsidR="003E6DF3" w:rsidRPr="00877316" w:rsidRDefault="003E6DF3" w:rsidP="00D255DF">
            <w:pPr>
              <w:rPr>
                <w:lang w:val="en-US"/>
              </w:rPr>
            </w:pPr>
            <w:r w:rsidRPr="00877316">
              <w:rPr>
                <w:lang w:val="en-US"/>
              </w:rPr>
              <w:t xml:space="preserve">Constraint AASd-003: </w:t>
            </w:r>
            <w:proofErr w:type="spellStart"/>
            <w:r w:rsidRPr="00877316">
              <w:rPr>
                <w:i/>
                <w:lang w:val="en-US"/>
              </w:rPr>
              <w:t>idShort</w:t>
            </w:r>
            <w:proofErr w:type="spellEnd"/>
            <w:r w:rsidRPr="00877316">
              <w:rPr>
                <w:lang w:val="en-US"/>
              </w:rPr>
              <w:t xml:space="preserve"> of </w:t>
            </w:r>
            <w:proofErr w:type="spellStart"/>
            <w:r w:rsidRPr="00877316">
              <w:rPr>
                <w:i/>
                <w:iCs/>
                <w:lang w:val="en-US"/>
              </w:rPr>
              <w:t>Referables</w:t>
            </w:r>
            <w:proofErr w:type="spellEnd"/>
            <w:r w:rsidRPr="00877316">
              <w:rPr>
                <w:lang w:val="en-US"/>
              </w:rPr>
              <w:t xml:space="preserve"> shall be matched case-sensitive.</w:t>
            </w:r>
          </w:p>
        </w:tc>
      </w:tr>
      <w:tr w:rsidR="003E6DF3" w:rsidRPr="00877316" w14:paraId="7CA2B271" w14:textId="77777777" w:rsidTr="00D225F1">
        <w:tc>
          <w:tcPr>
            <w:tcW w:w="472" w:type="dxa"/>
          </w:tcPr>
          <w:p w14:paraId="0BC706A8" w14:textId="77777777" w:rsidR="003E6DF3" w:rsidRPr="00877316" w:rsidRDefault="003E6DF3" w:rsidP="00D255DF">
            <w:pPr>
              <w:rPr>
                <w:lang w:val="en-US"/>
              </w:rPr>
            </w:pPr>
          </w:p>
        </w:tc>
        <w:tc>
          <w:tcPr>
            <w:tcW w:w="1164" w:type="dxa"/>
          </w:tcPr>
          <w:p w14:paraId="6D571FAA" w14:textId="77777777" w:rsidR="003E6DF3" w:rsidRPr="00A54268" w:rsidRDefault="003E6DF3" w:rsidP="00D255DF">
            <w:pPr>
              <w:spacing w:after="0" w:line="240" w:lineRule="auto"/>
              <w:rPr>
                <w:lang w:val="en-US"/>
              </w:rPr>
            </w:pPr>
            <w:r w:rsidRPr="00A54268">
              <w:rPr>
                <w:lang w:val="en-US"/>
              </w:rPr>
              <w:t>AASd-005</w:t>
            </w:r>
          </w:p>
        </w:tc>
        <w:tc>
          <w:tcPr>
            <w:tcW w:w="1506" w:type="dxa"/>
          </w:tcPr>
          <w:p w14:paraId="4266A548" w14:textId="77777777" w:rsidR="003E6DF3" w:rsidRPr="00A54268" w:rsidRDefault="003E6DF3" w:rsidP="00D255DF">
            <w:pPr>
              <w:rPr>
                <w:lang w:val="en-US"/>
              </w:rPr>
            </w:pPr>
            <w:r w:rsidRPr="00A54268">
              <w:rPr>
                <w:lang w:val="en-US"/>
              </w:rPr>
              <w:t>Reformulated</w:t>
            </w:r>
          </w:p>
        </w:tc>
        <w:tc>
          <w:tcPr>
            <w:tcW w:w="7139" w:type="dxa"/>
          </w:tcPr>
          <w:p w14:paraId="76DFA3FA" w14:textId="3388AA6F" w:rsidR="003E6DF3" w:rsidRPr="00A54268" w:rsidRDefault="003E6DF3" w:rsidP="00110904">
            <w:pPr>
              <w:rPr>
                <w:lang w:val="en-US"/>
              </w:rPr>
            </w:pPr>
            <w:r w:rsidRPr="00877316">
              <w:rPr>
                <w:lang w:val="en-US"/>
              </w:rPr>
              <w:t xml:space="preserve">Constraint AASd-005: </w:t>
            </w:r>
            <w:r w:rsidR="00BC7FC3">
              <w:rPr>
                <w:lang w:val="en-US"/>
              </w:rPr>
              <w:t>I</w:t>
            </w:r>
            <w:r w:rsidRPr="00877316">
              <w:rPr>
                <w:lang w:val="en-US"/>
              </w:rPr>
              <w:t xml:space="preserve">f </w:t>
            </w:r>
            <w:proofErr w:type="spellStart"/>
            <w:r w:rsidRPr="00A54268">
              <w:rPr>
                <w:i/>
                <w:lang w:val="en-US"/>
              </w:rPr>
              <w:t>AdministrativeInformation</w:t>
            </w:r>
            <w:proofErr w:type="spellEnd"/>
            <w:r w:rsidRPr="00877316">
              <w:rPr>
                <w:lang w:val="en-US"/>
              </w:rPr>
              <w:t>/version is not specified</w:t>
            </w:r>
            <w:r w:rsidR="00C1733F" w:rsidRPr="006C5C0E">
              <w:rPr>
                <w:lang w:val="en-US"/>
              </w:rPr>
              <w:t xml:space="preserve"> than also </w:t>
            </w:r>
            <w:r w:rsidRPr="00877316">
              <w:rPr>
                <w:lang w:val="en-US"/>
              </w:rPr>
              <w:t xml:space="preserve"> </w:t>
            </w:r>
            <w:proofErr w:type="spellStart"/>
            <w:r w:rsidRPr="00A54268">
              <w:rPr>
                <w:i/>
                <w:lang w:val="en-US"/>
              </w:rPr>
              <w:t>AdministrativeInformation</w:t>
            </w:r>
            <w:proofErr w:type="spellEnd"/>
            <w:r w:rsidRPr="00A54268">
              <w:rPr>
                <w:i/>
                <w:lang w:val="en-US"/>
              </w:rPr>
              <w:t>/revision</w:t>
            </w:r>
            <w:r w:rsidRPr="00877316">
              <w:rPr>
                <w:lang w:val="en-US"/>
              </w:rPr>
              <w:t xml:space="preserve"> shall be unspecified. </w:t>
            </w:r>
            <w:r w:rsidR="00C1733F" w:rsidRPr="006C5C0E">
              <w:rPr>
                <w:lang w:val="en-US"/>
              </w:rPr>
              <w:t xml:space="preserve"> </w:t>
            </w:r>
            <w:r w:rsidRPr="00877316">
              <w:rPr>
                <w:lang w:val="en-US"/>
              </w:rPr>
              <w:t>This means</w:t>
            </w:r>
            <w:r w:rsidR="00C1733F" w:rsidRPr="006C5C0E">
              <w:rPr>
                <w:lang w:val="en-US"/>
              </w:rPr>
              <w:t>,</w:t>
            </w:r>
            <w:r w:rsidRPr="00877316">
              <w:rPr>
                <w:lang w:val="en-US"/>
              </w:rPr>
              <w:t xml:space="preserve"> a revision requires a version. </w:t>
            </w:r>
            <w:r w:rsidR="00C1733F" w:rsidRPr="006C5C0E">
              <w:rPr>
                <w:lang w:val="en-US"/>
              </w:rPr>
              <w:t>if</w:t>
            </w:r>
            <w:r w:rsidRPr="00877316">
              <w:rPr>
                <w:lang w:val="en-US"/>
              </w:rPr>
              <w:t xml:space="preserve"> there is no version there is no revision</w:t>
            </w:r>
            <w:r w:rsidR="00C1733F" w:rsidRPr="006C5C0E">
              <w:rPr>
                <w:lang w:val="en-US"/>
              </w:rPr>
              <w:t xml:space="preserve"> neither</w:t>
            </w:r>
            <w:r w:rsidRPr="00877316">
              <w:rPr>
                <w:lang w:val="en-US"/>
              </w:rPr>
              <w:t xml:space="preserve">. </w:t>
            </w:r>
            <w:r w:rsidRPr="00A54268">
              <w:rPr>
                <w:lang w:val="en-US"/>
              </w:rPr>
              <w:t>Revision is optional.</w:t>
            </w:r>
          </w:p>
        </w:tc>
      </w:tr>
      <w:tr w:rsidR="003E6DF3" w:rsidRPr="0026076F" w14:paraId="2B6E8D21" w14:textId="77777777" w:rsidTr="00D225F1">
        <w:tc>
          <w:tcPr>
            <w:tcW w:w="472" w:type="dxa"/>
          </w:tcPr>
          <w:p w14:paraId="08A48660" w14:textId="77777777" w:rsidR="003E6DF3" w:rsidRPr="00A54268" w:rsidRDefault="003E6DF3" w:rsidP="00D255DF">
            <w:pPr>
              <w:rPr>
                <w:lang w:val="en-US"/>
              </w:rPr>
            </w:pPr>
          </w:p>
        </w:tc>
        <w:tc>
          <w:tcPr>
            <w:tcW w:w="1164" w:type="dxa"/>
          </w:tcPr>
          <w:p w14:paraId="2AC3C4F4" w14:textId="77777777" w:rsidR="003E6DF3" w:rsidRPr="00A54268" w:rsidRDefault="003E6DF3" w:rsidP="00D255DF">
            <w:pPr>
              <w:spacing w:after="0" w:line="240" w:lineRule="auto"/>
              <w:rPr>
                <w:lang w:val="en-US"/>
              </w:rPr>
            </w:pPr>
            <w:r w:rsidRPr="00A54268">
              <w:rPr>
                <w:lang w:val="en-US"/>
              </w:rPr>
              <w:t>AASd-008</w:t>
            </w:r>
          </w:p>
          <w:p w14:paraId="33678155" w14:textId="77777777" w:rsidR="003E6DF3" w:rsidRPr="00A54268" w:rsidRDefault="003E6DF3" w:rsidP="00D255DF">
            <w:pPr>
              <w:rPr>
                <w:lang w:val="en-US"/>
              </w:rPr>
            </w:pPr>
          </w:p>
        </w:tc>
        <w:tc>
          <w:tcPr>
            <w:tcW w:w="1506" w:type="dxa"/>
          </w:tcPr>
          <w:p w14:paraId="24D978AA" w14:textId="77777777" w:rsidR="003E6DF3" w:rsidRPr="00A54268" w:rsidRDefault="003E6DF3" w:rsidP="00D255DF">
            <w:pPr>
              <w:rPr>
                <w:lang w:val="en-US"/>
              </w:rPr>
            </w:pPr>
            <w:r w:rsidRPr="00A54268">
              <w:rPr>
                <w:lang w:val="en-US"/>
              </w:rPr>
              <w:t>Removed</w:t>
            </w:r>
          </w:p>
        </w:tc>
        <w:tc>
          <w:tcPr>
            <w:tcW w:w="7139" w:type="dxa"/>
          </w:tcPr>
          <w:p w14:paraId="45F6E2FB" w14:textId="739B0101" w:rsidR="003E6DF3" w:rsidRPr="00877316" w:rsidRDefault="003E6DF3" w:rsidP="00110904">
            <w:pPr>
              <w:rPr>
                <w:lang w:val="en-US"/>
              </w:rPr>
            </w:pPr>
            <w:r w:rsidRPr="00877316">
              <w:rPr>
                <w:lang w:val="en-US"/>
              </w:rPr>
              <w:t xml:space="preserve">Constraint AASd-008: </w:t>
            </w:r>
            <w:r w:rsidR="00BC7FC3">
              <w:rPr>
                <w:lang w:val="en-US"/>
              </w:rPr>
              <w:t>T</w:t>
            </w:r>
            <w:r w:rsidRPr="00877316">
              <w:rPr>
                <w:lang w:val="en-US"/>
              </w:rPr>
              <w:t xml:space="preserve">he </w:t>
            </w:r>
            <w:proofErr w:type="spellStart"/>
            <w:r w:rsidRPr="00877316">
              <w:rPr>
                <w:lang w:val="en-US"/>
              </w:rPr>
              <w:t>submodel</w:t>
            </w:r>
            <w:proofErr w:type="spellEnd"/>
            <w:r w:rsidR="00110904">
              <w:rPr>
                <w:lang w:val="en-US"/>
              </w:rPr>
              <w:t xml:space="preserve"> </w:t>
            </w:r>
            <w:r w:rsidRPr="00877316">
              <w:rPr>
                <w:lang w:val="en-US"/>
              </w:rPr>
              <w:t>element value of an operation variable</w:t>
            </w:r>
            <w:r w:rsidR="00110904">
              <w:rPr>
                <w:lang w:val="en-US"/>
              </w:rPr>
              <w:t xml:space="preserve"> </w:t>
            </w:r>
            <w:r w:rsidRPr="00877316">
              <w:rPr>
                <w:lang w:val="en-US"/>
              </w:rPr>
              <w:t>shall be of kind=Template.</w:t>
            </w:r>
          </w:p>
        </w:tc>
      </w:tr>
      <w:tr w:rsidR="003E6DF3" w:rsidRPr="0026076F" w14:paraId="2887086D" w14:textId="77777777" w:rsidTr="00D225F1">
        <w:tc>
          <w:tcPr>
            <w:tcW w:w="472" w:type="dxa"/>
          </w:tcPr>
          <w:p w14:paraId="4B28EB93" w14:textId="77777777" w:rsidR="003E6DF3" w:rsidRPr="00877316" w:rsidRDefault="003E6DF3" w:rsidP="00D255DF">
            <w:pPr>
              <w:rPr>
                <w:color w:val="FF0000"/>
                <w:lang w:val="en-US"/>
              </w:rPr>
            </w:pPr>
          </w:p>
        </w:tc>
        <w:tc>
          <w:tcPr>
            <w:tcW w:w="1164" w:type="dxa"/>
          </w:tcPr>
          <w:p w14:paraId="7BE25644" w14:textId="77777777" w:rsidR="003E6DF3" w:rsidRPr="00A54268" w:rsidRDefault="003E6DF3" w:rsidP="00D255DF">
            <w:pPr>
              <w:rPr>
                <w:lang w:val="en-US"/>
              </w:rPr>
            </w:pPr>
            <w:r w:rsidRPr="00A54268">
              <w:rPr>
                <w:lang w:val="en-US"/>
              </w:rPr>
              <w:t>AASd-010</w:t>
            </w:r>
          </w:p>
        </w:tc>
        <w:tc>
          <w:tcPr>
            <w:tcW w:w="1506" w:type="dxa"/>
          </w:tcPr>
          <w:p w14:paraId="3514762D" w14:textId="77777777" w:rsidR="003E6DF3" w:rsidRPr="00A54268" w:rsidRDefault="003E6DF3" w:rsidP="00D255DF">
            <w:pPr>
              <w:rPr>
                <w:lang w:val="en-US"/>
              </w:rPr>
            </w:pPr>
            <w:r w:rsidRPr="00A54268">
              <w:rPr>
                <w:lang w:val="en-US"/>
              </w:rPr>
              <w:t>Renamed</w:t>
            </w:r>
          </w:p>
        </w:tc>
        <w:tc>
          <w:tcPr>
            <w:tcW w:w="7139" w:type="dxa"/>
          </w:tcPr>
          <w:p w14:paraId="6D065F68" w14:textId="77777777" w:rsidR="003E6DF3" w:rsidRPr="00877316" w:rsidRDefault="003E6DF3" w:rsidP="00110904">
            <w:pPr>
              <w:rPr>
                <w:lang w:val="en-US"/>
              </w:rPr>
            </w:pPr>
            <w:r w:rsidRPr="00877316">
              <w:rPr>
                <w:lang w:val="en-US"/>
              </w:rPr>
              <w:t>Renamed and reformulated to AASs-010 (see NEW)</w:t>
            </w:r>
          </w:p>
        </w:tc>
      </w:tr>
      <w:tr w:rsidR="003E6DF3" w:rsidRPr="0026076F" w14:paraId="1D0912B8" w14:textId="77777777" w:rsidTr="00D225F1">
        <w:tc>
          <w:tcPr>
            <w:tcW w:w="472" w:type="dxa"/>
          </w:tcPr>
          <w:p w14:paraId="5F5B09F3" w14:textId="77777777" w:rsidR="003E6DF3" w:rsidRPr="00877316" w:rsidRDefault="003E6DF3" w:rsidP="00D255DF">
            <w:pPr>
              <w:rPr>
                <w:lang w:val="en-US"/>
              </w:rPr>
            </w:pPr>
          </w:p>
        </w:tc>
        <w:tc>
          <w:tcPr>
            <w:tcW w:w="1164" w:type="dxa"/>
          </w:tcPr>
          <w:p w14:paraId="42998CA3" w14:textId="77777777" w:rsidR="003E6DF3" w:rsidRPr="00A54268" w:rsidRDefault="003E6DF3" w:rsidP="00D255DF">
            <w:pPr>
              <w:rPr>
                <w:lang w:val="en-US"/>
              </w:rPr>
            </w:pPr>
            <w:r w:rsidRPr="00A54268">
              <w:rPr>
                <w:lang w:val="en-US"/>
              </w:rPr>
              <w:t>AASd-011</w:t>
            </w:r>
          </w:p>
        </w:tc>
        <w:tc>
          <w:tcPr>
            <w:tcW w:w="1506" w:type="dxa"/>
          </w:tcPr>
          <w:p w14:paraId="17B52F7F" w14:textId="77777777" w:rsidR="003E6DF3" w:rsidRPr="00A54268" w:rsidRDefault="003E6DF3" w:rsidP="00D255DF">
            <w:pPr>
              <w:rPr>
                <w:lang w:val="en-US"/>
              </w:rPr>
            </w:pPr>
            <w:r w:rsidRPr="00A54268">
              <w:rPr>
                <w:lang w:val="en-US"/>
              </w:rPr>
              <w:t>Renamed</w:t>
            </w:r>
          </w:p>
        </w:tc>
        <w:tc>
          <w:tcPr>
            <w:tcW w:w="7139" w:type="dxa"/>
          </w:tcPr>
          <w:p w14:paraId="1CEBCC4B" w14:textId="77777777" w:rsidR="003E6DF3" w:rsidRPr="00877316" w:rsidRDefault="003E6DF3" w:rsidP="00110904">
            <w:pPr>
              <w:rPr>
                <w:lang w:val="en-US"/>
              </w:rPr>
            </w:pPr>
            <w:r w:rsidRPr="00877316">
              <w:rPr>
                <w:lang w:val="en-US"/>
              </w:rPr>
              <w:t>Renamed and reformulated to AASs-011 (see NEW)</w:t>
            </w:r>
          </w:p>
        </w:tc>
      </w:tr>
      <w:tr w:rsidR="003E6DF3" w:rsidRPr="0026076F" w14:paraId="24EF67F6" w14:textId="77777777" w:rsidTr="00D225F1">
        <w:tc>
          <w:tcPr>
            <w:tcW w:w="472" w:type="dxa"/>
          </w:tcPr>
          <w:p w14:paraId="001FDC89" w14:textId="77777777" w:rsidR="003E6DF3" w:rsidRPr="00877316" w:rsidRDefault="003E6DF3" w:rsidP="00D255DF">
            <w:pPr>
              <w:rPr>
                <w:lang w:val="en-US"/>
              </w:rPr>
            </w:pPr>
          </w:p>
        </w:tc>
        <w:tc>
          <w:tcPr>
            <w:tcW w:w="1164" w:type="dxa"/>
          </w:tcPr>
          <w:p w14:paraId="615C3661" w14:textId="77777777" w:rsidR="003E6DF3" w:rsidRPr="00A54268" w:rsidRDefault="003E6DF3" w:rsidP="00D255DF">
            <w:pPr>
              <w:rPr>
                <w:lang w:val="en-US"/>
              </w:rPr>
            </w:pPr>
            <w:r w:rsidRPr="00A54268">
              <w:rPr>
                <w:lang w:val="en-US"/>
              </w:rPr>
              <w:t>AASd-012</w:t>
            </w:r>
          </w:p>
        </w:tc>
        <w:tc>
          <w:tcPr>
            <w:tcW w:w="1506" w:type="dxa"/>
          </w:tcPr>
          <w:p w14:paraId="299F1370" w14:textId="77777777" w:rsidR="003E6DF3" w:rsidRPr="00A54268" w:rsidRDefault="003E6DF3" w:rsidP="00D255DF">
            <w:pPr>
              <w:rPr>
                <w:lang w:val="en-US"/>
              </w:rPr>
            </w:pPr>
            <w:r w:rsidRPr="00A54268">
              <w:rPr>
                <w:lang w:val="en-US"/>
              </w:rPr>
              <w:t>Reformulated</w:t>
            </w:r>
          </w:p>
        </w:tc>
        <w:tc>
          <w:tcPr>
            <w:tcW w:w="7139" w:type="dxa"/>
          </w:tcPr>
          <w:p w14:paraId="56B97CA3" w14:textId="14432BB7" w:rsidR="003E6DF3" w:rsidRPr="00877316" w:rsidRDefault="003E6DF3" w:rsidP="00110904">
            <w:pPr>
              <w:rPr>
                <w:lang w:val="en-US"/>
              </w:rPr>
            </w:pPr>
            <w:r w:rsidRPr="00877316">
              <w:rPr>
                <w:lang w:val="en-US"/>
              </w:rPr>
              <w:t xml:space="preserve">Constraint AASd-012: </w:t>
            </w:r>
            <w:r w:rsidR="00BC7FC3">
              <w:rPr>
                <w:lang w:val="en-US"/>
              </w:rPr>
              <w:t>I</w:t>
            </w:r>
            <w:r w:rsidRPr="00877316">
              <w:rPr>
                <w:lang w:val="en-US"/>
              </w:rPr>
              <w:t>f both</w:t>
            </w:r>
            <w:r w:rsidR="00665528">
              <w:rPr>
                <w:lang w:val="en-US"/>
              </w:rPr>
              <w:t>,</w:t>
            </w:r>
            <w:r w:rsidRPr="00877316">
              <w:rPr>
                <w:lang w:val="en-US"/>
              </w:rPr>
              <w:t xml:space="preserve"> the </w:t>
            </w:r>
            <w:proofErr w:type="spellStart"/>
            <w:r w:rsidRPr="00A54268">
              <w:rPr>
                <w:i/>
                <w:lang w:val="en-US"/>
              </w:rPr>
              <w:t>MultiLanguageProperty</w:t>
            </w:r>
            <w:proofErr w:type="spellEnd"/>
            <w:r w:rsidRPr="00A54268">
              <w:rPr>
                <w:i/>
                <w:lang w:val="en-US"/>
              </w:rPr>
              <w:t>/value</w:t>
            </w:r>
            <w:r w:rsidRPr="00877316">
              <w:rPr>
                <w:lang w:val="en-US"/>
              </w:rPr>
              <w:t xml:space="preserve"> and the </w:t>
            </w:r>
            <w:proofErr w:type="spellStart"/>
            <w:r w:rsidRPr="00A54268">
              <w:rPr>
                <w:i/>
                <w:lang w:val="en-US"/>
              </w:rPr>
              <w:t>MultiLanguageProperty</w:t>
            </w:r>
            <w:proofErr w:type="spellEnd"/>
            <w:r w:rsidRPr="00A54268">
              <w:rPr>
                <w:i/>
                <w:lang w:val="en-US"/>
              </w:rPr>
              <w:t>/</w:t>
            </w:r>
            <w:proofErr w:type="spellStart"/>
            <w:r w:rsidRPr="00A54268">
              <w:rPr>
                <w:i/>
                <w:lang w:val="en-US"/>
              </w:rPr>
              <w:t>valueId</w:t>
            </w:r>
            <w:proofErr w:type="spellEnd"/>
            <w:r w:rsidRPr="00877316">
              <w:rPr>
                <w:lang w:val="en-US"/>
              </w:rPr>
              <w:t xml:space="preserve"> are present</w:t>
            </w:r>
            <w:r w:rsidR="00665528">
              <w:rPr>
                <w:lang w:val="en-US"/>
              </w:rPr>
              <w:t xml:space="preserve"> then </w:t>
            </w:r>
            <w:r w:rsidRPr="00877316">
              <w:rPr>
                <w:lang w:val="en-US"/>
              </w:rPr>
              <w:t xml:space="preserve">for each string in a specific language </w:t>
            </w:r>
            <w:r w:rsidR="00665528">
              <w:rPr>
                <w:lang w:val="en-US"/>
              </w:rPr>
              <w:t xml:space="preserve">the meaning must be the same </w:t>
            </w:r>
            <w:r w:rsidRPr="00877316">
              <w:rPr>
                <w:lang w:val="en-US"/>
              </w:rPr>
              <w:t xml:space="preserve">as specified in </w:t>
            </w:r>
            <w:proofErr w:type="spellStart"/>
            <w:r w:rsidRPr="00A54268">
              <w:rPr>
                <w:i/>
                <w:lang w:val="en-US"/>
              </w:rPr>
              <w:t>MultiLanguageProperty</w:t>
            </w:r>
            <w:proofErr w:type="spellEnd"/>
            <w:r w:rsidRPr="00A54268">
              <w:rPr>
                <w:i/>
                <w:lang w:val="en-US"/>
              </w:rPr>
              <w:t>/</w:t>
            </w:r>
            <w:proofErr w:type="spellStart"/>
            <w:r w:rsidRPr="00A54268">
              <w:rPr>
                <w:i/>
                <w:lang w:val="en-US"/>
              </w:rPr>
              <w:t>valueId</w:t>
            </w:r>
            <w:proofErr w:type="spellEnd"/>
          </w:p>
        </w:tc>
      </w:tr>
      <w:tr w:rsidR="003E6DF3" w:rsidRPr="00C1034D" w14:paraId="1AD75999" w14:textId="77777777" w:rsidTr="00D225F1">
        <w:tc>
          <w:tcPr>
            <w:tcW w:w="472" w:type="dxa"/>
          </w:tcPr>
          <w:p w14:paraId="0F740DAE" w14:textId="77777777" w:rsidR="003E6DF3" w:rsidRPr="00877316" w:rsidRDefault="003E6DF3" w:rsidP="00D255DF">
            <w:pPr>
              <w:rPr>
                <w:lang w:val="en-US"/>
              </w:rPr>
            </w:pPr>
          </w:p>
        </w:tc>
        <w:tc>
          <w:tcPr>
            <w:tcW w:w="1164" w:type="dxa"/>
          </w:tcPr>
          <w:p w14:paraId="723D805C" w14:textId="77777777" w:rsidR="003E6DF3" w:rsidRPr="00A54268" w:rsidRDefault="003E6DF3" w:rsidP="00D255DF">
            <w:pPr>
              <w:rPr>
                <w:lang w:val="en-US"/>
              </w:rPr>
            </w:pPr>
            <w:r w:rsidRPr="00A54268">
              <w:rPr>
                <w:lang w:val="en-US"/>
              </w:rPr>
              <w:t>AASd-014</w:t>
            </w:r>
          </w:p>
        </w:tc>
        <w:tc>
          <w:tcPr>
            <w:tcW w:w="1506" w:type="dxa"/>
          </w:tcPr>
          <w:p w14:paraId="3C723372" w14:textId="77777777" w:rsidR="003E6DF3" w:rsidRPr="00A54268" w:rsidRDefault="003E6DF3" w:rsidP="00D255DF">
            <w:pPr>
              <w:rPr>
                <w:lang w:val="en-US"/>
              </w:rPr>
            </w:pPr>
            <w:r w:rsidRPr="00A54268">
              <w:rPr>
                <w:lang w:val="en-US"/>
              </w:rPr>
              <w:t>Reformulated</w:t>
            </w:r>
          </w:p>
        </w:tc>
        <w:tc>
          <w:tcPr>
            <w:tcW w:w="7139" w:type="dxa"/>
          </w:tcPr>
          <w:p w14:paraId="042C7728" w14:textId="77777777" w:rsidR="003E6DF3" w:rsidRPr="00877316" w:rsidRDefault="003E6DF3" w:rsidP="00110904">
            <w:pPr>
              <w:rPr>
                <w:lang w:val="en-US"/>
              </w:rPr>
            </w:pPr>
            <w:r w:rsidRPr="00877316">
              <w:rPr>
                <w:lang w:val="en-US"/>
              </w:rPr>
              <w:t>Entity was changed</w:t>
            </w:r>
          </w:p>
          <w:p w14:paraId="38E3EBBC" w14:textId="3702A588" w:rsidR="003E6DF3" w:rsidRPr="00A54268" w:rsidRDefault="003E6DF3" w:rsidP="00110904">
            <w:pPr>
              <w:rPr>
                <w:lang w:val="en-US"/>
              </w:rPr>
            </w:pPr>
            <w:r w:rsidRPr="00877316">
              <w:rPr>
                <w:lang w:val="en-US"/>
              </w:rPr>
              <w:t xml:space="preserve">Constraint AASd-014: </w:t>
            </w:r>
            <w:r w:rsidR="00BC7FC3">
              <w:rPr>
                <w:lang w:val="en-US"/>
              </w:rPr>
              <w:t>E</w:t>
            </w:r>
            <w:r w:rsidRPr="00877316">
              <w:rPr>
                <w:lang w:val="en-US"/>
              </w:rPr>
              <w:t xml:space="preserve">ither the attribute </w:t>
            </w:r>
            <w:proofErr w:type="spellStart"/>
            <w:r w:rsidRPr="00A54268">
              <w:rPr>
                <w:i/>
                <w:lang w:val="en-US"/>
              </w:rPr>
              <w:t>globalAssetId</w:t>
            </w:r>
            <w:proofErr w:type="spellEnd"/>
            <w:r w:rsidRPr="00877316">
              <w:rPr>
                <w:lang w:val="en-US"/>
              </w:rPr>
              <w:t xml:space="preserve"> or </w:t>
            </w:r>
            <w:proofErr w:type="spellStart"/>
            <w:r w:rsidRPr="00A54268">
              <w:rPr>
                <w:i/>
                <w:lang w:val="en-US"/>
              </w:rPr>
              <w:t>specificAssetId</w:t>
            </w:r>
            <w:proofErr w:type="spellEnd"/>
            <w:r w:rsidRPr="00877316">
              <w:rPr>
                <w:lang w:val="en-US"/>
              </w:rPr>
              <w:t xml:space="preserve"> of an </w:t>
            </w:r>
            <w:r w:rsidRPr="00877316">
              <w:rPr>
                <w:i/>
                <w:lang w:val="en-US"/>
              </w:rPr>
              <w:t>Entity</w:t>
            </w:r>
            <w:r w:rsidRPr="00877316">
              <w:rPr>
                <w:lang w:val="en-US"/>
              </w:rPr>
              <w:t xml:space="preserve"> must be set if </w:t>
            </w:r>
            <w:r w:rsidRPr="00877316">
              <w:rPr>
                <w:i/>
                <w:lang w:val="en-US"/>
              </w:rPr>
              <w:t>Entity/</w:t>
            </w:r>
            <w:proofErr w:type="spellStart"/>
            <w:r w:rsidRPr="00877316">
              <w:rPr>
                <w:i/>
                <w:lang w:val="en-US"/>
              </w:rPr>
              <w:t>entityType</w:t>
            </w:r>
            <w:proofErr w:type="spellEnd"/>
            <w:r w:rsidRPr="00877316">
              <w:rPr>
                <w:lang w:val="en-US"/>
              </w:rPr>
              <w:t xml:space="preserve"> is set to "</w:t>
            </w:r>
            <w:proofErr w:type="spellStart"/>
            <w:r w:rsidRPr="00877316">
              <w:rPr>
                <w:i/>
                <w:lang w:val="en-US"/>
              </w:rPr>
              <w:t>SelfManagedEntity</w:t>
            </w:r>
            <w:proofErr w:type="spellEnd"/>
            <w:r w:rsidRPr="00877316">
              <w:rPr>
                <w:lang w:val="en-US"/>
              </w:rPr>
              <w:t xml:space="preserve">". </w:t>
            </w:r>
            <w:r w:rsidR="00665528" w:rsidRPr="002670C6">
              <w:rPr>
                <w:lang w:val="en-US"/>
              </w:rPr>
              <w:t>They are</w:t>
            </w:r>
            <w:r w:rsidRPr="00A54268">
              <w:rPr>
                <w:lang w:val="en-US"/>
              </w:rPr>
              <w:t xml:space="preserve"> not </w:t>
            </w:r>
            <w:r w:rsidR="00665528" w:rsidRPr="00582A2A">
              <w:rPr>
                <w:lang w:val="en-US"/>
              </w:rPr>
              <w:t>existing otherwise</w:t>
            </w:r>
            <w:r w:rsidRPr="00A54268">
              <w:rPr>
                <w:lang w:val="en-US"/>
              </w:rPr>
              <w:t>.</w:t>
            </w:r>
          </w:p>
        </w:tc>
      </w:tr>
      <w:tr w:rsidR="003E6DF3" w:rsidRPr="0026076F" w14:paraId="78500AD0" w14:textId="77777777" w:rsidTr="00D225F1">
        <w:tc>
          <w:tcPr>
            <w:tcW w:w="472" w:type="dxa"/>
          </w:tcPr>
          <w:p w14:paraId="5295154D" w14:textId="77777777" w:rsidR="003E6DF3" w:rsidRPr="00A54268" w:rsidRDefault="003E6DF3" w:rsidP="00D255DF">
            <w:pPr>
              <w:rPr>
                <w:lang w:val="en-US"/>
              </w:rPr>
            </w:pPr>
            <w:r w:rsidRPr="00A54268">
              <w:rPr>
                <w:lang w:val="en-US"/>
              </w:rPr>
              <w:t>(x)</w:t>
            </w:r>
          </w:p>
        </w:tc>
        <w:tc>
          <w:tcPr>
            <w:tcW w:w="1164" w:type="dxa"/>
          </w:tcPr>
          <w:p w14:paraId="3C5F1931" w14:textId="77777777" w:rsidR="003E6DF3" w:rsidRPr="00A54268" w:rsidRDefault="003E6DF3" w:rsidP="00D255DF">
            <w:pPr>
              <w:rPr>
                <w:lang w:val="en-US"/>
              </w:rPr>
            </w:pPr>
            <w:r w:rsidRPr="00A54268">
              <w:rPr>
                <w:lang w:val="en-US"/>
              </w:rPr>
              <w:t>AASd-020</w:t>
            </w:r>
          </w:p>
        </w:tc>
        <w:tc>
          <w:tcPr>
            <w:tcW w:w="1506" w:type="dxa"/>
          </w:tcPr>
          <w:p w14:paraId="27564E0F" w14:textId="77777777" w:rsidR="003E6DF3" w:rsidRPr="00A54268" w:rsidRDefault="003E6DF3" w:rsidP="00D255DF">
            <w:pPr>
              <w:rPr>
                <w:lang w:val="en-US"/>
              </w:rPr>
            </w:pPr>
            <w:r w:rsidRPr="00A54268">
              <w:rPr>
                <w:lang w:val="en-US"/>
              </w:rPr>
              <w:t>New</w:t>
            </w:r>
          </w:p>
        </w:tc>
        <w:tc>
          <w:tcPr>
            <w:tcW w:w="7139" w:type="dxa"/>
          </w:tcPr>
          <w:p w14:paraId="34FD6673" w14:textId="1AE43E6F" w:rsidR="003E6DF3" w:rsidRPr="00877316" w:rsidRDefault="003E6DF3" w:rsidP="00110904">
            <w:pPr>
              <w:rPr>
                <w:lang w:val="en-US"/>
              </w:rPr>
            </w:pPr>
            <w:r w:rsidRPr="00877316">
              <w:rPr>
                <w:lang w:val="en-US"/>
              </w:rPr>
              <w:t xml:space="preserve">Constraint AASd-020: </w:t>
            </w:r>
            <w:r w:rsidR="00BC7FC3">
              <w:rPr>
                <w:lang w:val="en-US"/>
              </w:rPr>
              <w:t>T</w:t>
            </w:r>
            <w:r w:rsidRPr="00877316">
              <w:rPr>
                <w:lang w:val="en-US"/>
              </w:rPr>
              <w:t>he value of Property/</w:t>
            </w:r>
            <w:r w:rsidRPr="00877316">
              <w:rPr>
                <w:i/>
                <w:lang w:val="en-US"/>
              </w:rPr>
              <w:t>value</w:t>
            </w:r>
            <w:r w:rsidRPr="00877316">
              <w:rPr>
                <w:lang w:val="en-US"/>
              </w:rPr>
              <w:t xml:space="preserve"> shall be consistent </w:t>
            </w:r>
            <w:r w:rsidR="00665528" w:rsidRPr="00F2749D">
              <w:rPr>
                <w:lang w:val="en-US"/>
              </w:rPr>
              <w:t>to</w:t>
            </w:r>
            <w:r w:rsidRPr="00877316">
              <w:rPr>
                <w:lang w:val="en-US"/>
              </w:rPr>
              <w:t xml:space="preserve"> the data type as defined in Property/</w:t>
            </w:r>
            <w:proofErr w:type="spellStart"/>
            <w:r w:rsidRPr="00877316">
              <w:rPr>
                <w:i/>
                <w:lang w:val="en-US"/>
              </w:rPr>
              <w:t>valueType</w:t>
            </w:r>
            <w:proofErr w:type="spellEnd"/>
            <w:r w:rsidRPr="00877316">
              <w:rPr>
                <w:lang w:val="en-US"/>
              </w:rPr>
              <w:t>.</w:t>
            </w:r>
          </w:p>
        </w:tc>
      </w:tr>
      <w:tr w:rsidR="003E6DF3" w:rsidRPr="0026076F" w14:paraId="542CC473" w14:textId="77777777" w:rsidTr="00D225F1">
        <w:tc>
          <w:tcPr>
            <w:tcW w:w="472" w:type="dxa"/>
          </w:tcPr>
          <w:p w14:paraId="31BBC0E1" w14:textId="77777777" w:rsidR="003E6DF3" w:rsidRPr="00A54268" w:rsidRDefault="003E6DF3" w:rsidP="00D255DF">
            <w:pPr>
              <w:rPr>
                <w:lang w:val="en-US"/>
              </w:rPr>
            </w:pPr>
            <w:r w:rsidRPr="00A54268">
              <w:rPr>
                <w:lang w:val="en-US"/>
              </w:rPr>
              <w:t>(x)</w:t>
            </w:r>
          </w:p>
        </w:tc>
        <w:tc>
          <w:tcPr>
            <w:tcW w:w="1164" w:type="dxa"/>
          </w:tcPr>
          <w:p w14:paraId="0AE34033" w14:textId="77777777" w:rsidR="003E6DF3" w:rsidRPr="00A54268" w:rsidRDefault="003E6DF3" w:rsidP="00D255DF">
            <w:pPr>
              <w:rPr>
                <w:lang w:val="en-US"/>
              </w:rPr>
            </w:pPr>
            <w:r w:rsidRPr="00A54268">
              <w:rPr>
                <w:lang w:val="en-US"/>
              </w:rPr>
              <w:t>AASd-021</w:t>
            </w:r>
          </w:p>
        </w:tc>
        <w:tc>
          <w:tcPr>
            <w:tcW w:w="1506" w:type="dxa"/>
          </w:tcPr>
          <w:p w14:paraId="4B228A71" w14:textId="77777777" w:rsidR="003E6DF3" w:rsidRPr="00A54268" w:rsidRDefault="003E6DF3" w:rsidP="00D255DF">
            <w:pPr>
              <w:rPr>
                <w:lang w:val="en-US"/>
              </w:rPr>
            </w:pPr>
            <w:r w:rsidRPr="00A54268">
              <w:rPr>
                <w:lang w:val="en-US"/>
              </w:rPr>
              <w:t>New</w:t>
            </w:r>
          </w:p>
        </w:tc>
        <w:tc>
          <w:tcPr>
            <w:tcW w:w="7139" w:type="dxa"/>
          </w:tcPr>
          <w:p w14:paraId="0725E772" w14:textId="745E1DA6" w:rsidR="003E6DF3" w:rsidRPr="00877316" w:rsidRDefault="003E6DF3" w:rsidP="00110904">
            <w:pPr>
              <w:rPr>
                <w:lang w:val="en-US"/>
              </w:rPr>
            </w:pPr>
            <w:r w:rsidRPr="00877316">
              <w:rPr>
                <w:lang w:val="en-US"/>
              </w:rPr>
              <w:t xml:space="preserve">Constraint AASd-021: </w:t>
            </w:r>
            <w:r w:rsidR="00BC7FC3">
              <w:rPr>
                <w:lang w:val="en-US"/>
              </w:rPr>
              <w:t>E</w:t>
            </w:r>
            <w:r w:rsidRPr="00877316">
              <w:rPr>
                <w:lang w:val="en-US"/>
              </w:rPr>
              <w:t xml:space="preserve">very qualifiable can only have one qualifier with the same </w:t>
            </w:r>
            <w:r w:rsidRPr="00877316">
              <w:rPr>
                <w:i/>
                <w:lang w:val="en-US"/>
              </w:rPr>
              <w:t>Qualifier/type.</w:t>
            </w:r>
          </w:p>
        </w:tc>
      </w:tr>
      <w:tr w:rsidR="003E6DF3" w:rsidRPr="0026076F" w14:paraId="1CB7BBA6" w14:textId="77777777" w:rsidTr="00D225F1">
        <w:tc>
          <w:tcPr>
            <w:tcW w:w="472" w:type="dxa"/>
          </w:tcPr>
          <w:p w14:paraId="547946EB" w14:textId="77777777" w:rsidR="003E6DF3" w:rsidRPr="00877316" w:rsidRDefault="003E6DF3" w:rsidP="00D255DF">
            <w:pPr>
              <w:rPr>
                <w:lang w:val="en-US"/>
              </w:rPr>
            </w:pPr>
          </w:p>
        </w:tc>
        <w:tc>
          <w:tcPr>
            <w:tcW w:w="1164" w:type="dxa"/>
          </w:tcPr>
          <w:p w14:paraId="4BA288BA" w14:textId="77777777" w:rsidR="003E6DF3" w:rsidRPr="00A54268" w:rsidRDefault="003E6DF3" w:rsidP="00D255DF">
            <w:pPr>
              <w:rPr>
                <w:lang w:val="en-US"/>
              </w:rPr>
            </w:pPr>
            <w:r w:rsidRPr="00A54268">
              <w:rPr>
                <w:lang w:val="en-US"/>
              </w:rPr>
              <w:t>AASd-023</w:t>
            </w:r>
          </w:p>
        </w:tc>
        <w:tc>
          <w:tcPr>
            <w:tcW w:w="1506" w:type="dxa"/>
          </w:tcPr>
          <w:p w14:paraId="35641BDE" w14:textId="77777777" w:rsidR="003E6DF3" w:rsidRPr="00A54268" w:rsidRDefault="003E6DF3" w:rsidP="00D255DF">
            <w:pPr>
              <w:rPr>
                <w:lang w:val="en-US"/>
              </w:rPr>
            </w:pPr>
            <w:r w:rsidRPr="00A54268">
              <w:rPr>
                <w:lang w:val="en-US"/>
              </w:rPr>
              <w:t>Removed</w:t>
            </w:r>
          </w:p>
        </w:tc>
        <w:tc>
          <w:tcPr>
            <w:tcW w:w="7139" w:type="dxa"/>
          </w:tcPr>
          <w:p w14:paraId="5C8DD463" w14:textId="4C04B7B9" w:rsidR="003E6DF3" w:rsidRPr="00877316" w:rsidRDefault="003E6DF3" w:rsidP="00110904">
            <w:pPr>
              <w:rPr>
                <w:lang w:val="en-US"/>
              </w:rPr>
            </w:pPr>
            <w:r w:rsidRPr="00877316">
              <w:rPr>
                <w:lang w:val="en-US"/>
              </w:rPr>
              <w:t xml:space="preserve">No </w:t>
            </w:r>
            <w:r w:rsidR="001943C1" w:rsidRPr="006C5C0E">
              <w:rPr>
                <w:lang w:val="en-US"/>
              </w:rPr>
              <w:t>Asset</w:t>
            </w:r>
            <w:r w:rsidRPr="00877316">
              <w:rPr>
                <w:lang w:val="en-US"/>
              </w:rPr>
              <w:t xml:space="preserve"> any longer that can be referenced as alternative to global reference</w:t>
            </w:r>
          </w:p>
          <w:p w14:paraId="4819B168" w14:textId="1D67A00A" w:rsidR="003E6DF3" w:rsidRPr="00877316" w:rsidRDefault="003E6DF3" w:rsidP="00110904">
            <w:pPr>
              <w:rPr>
                <w:lang w:val="en-US"/>
              </w:rPr>
            </w:pPr>
            <w:r w:rsidRPr="00877316">
              <w:rPr>
                <w:lang w:val="en-US"/>
              </w:rPr>
              <w:t xml:space="preserve">Constraint AASd-023: </w:t>
            </w:r>
            <w:proofErr w:type="spellStart"/>
            <w:r w:rsidRPr="00877316">
              <w:rPr>
                <w:lang w:val="en-US"/>
              </w:rPr>
              <w:t>AssetInformation</w:t>
            </w:r>
            <w:proofErr w:type="spellEnd"/>
            <w:r w:rsidRPr="00877316">
              <w:rPr>
                <w:lang w:val="en-US"/>
              </w:rPr>
              <w:t>/</w:t>
            </w:r>
            <w:proofErr w:type="spellStart"/>
            <w:r w:rsidRPr="00877316">
              <w:rPr>
                <w:lang w:val="en-US"/>
              </w:rPr>
              <w:t>globalAssetId</w:t>
            </w:r>
            <w:proofErr w:type="spellEnd"/>
            <w:r w:rsidRPr="00877316">
              <w:rPr>
                <w:lang w:val="en-US"/>
              </w:rPr>
              <w:t xml:space="preserve"> either </w:t>
            </w:r>
            <w:r w:rsidR="001943C1" w:rsidRPr="006C5C0E">
              <w:rPr>
                <w:lang w:val="en-US"/>
              </w:rPr>
              <w:t xml:space="preserve">is </w:t>
            </w:r>
            <w:r w:rsidRPr="00877316">
              <w:rPr>
                <w:lang w:val="en-US"/>
              </w:rPr>
              <w:t>a reference to an Asset object or a global reference.</w:t>
            </w:r>
          </w:p>
        </w:tc>
      </w:tr>
      <w:tr w:rsidR="003E6DF3" w:rsidRPr="0026076F" w14:paraId="47DAF26C" w14:textId="77777777" w:rsidTr="00D225F1">
        <w:tc>
          <w:tcPr>
            <w:tcW w:w="472" w:type="dxa"/>
          </w:tcPr>
          <w:p w14:paraId="4FA6931D" w14:textId="77777777" w:rsidR="003E6DF3" w:rsidRPr="00A54268" w:rsidRDefault="003E6DF3" w:rsidP="00D255DF">
            <w:pPr>
              <w:rPr>
                <w:lang w:val="en-US"/>
              </w:rPr>
            </w:pPr>
            <w:r w:rsidRPr="00A54268">
              <w:rPr>
                <w:lang w:val="en-US"/>
              </w:rPr>
              <w:t>x</w:t>
            </w:r>
          </w:p>
        </w:tc>
        <w:tc>
          <w:tcPr>
            <w:tcW w:w="1164" w:type="dxa"/>
          </w:tcPr>
          <w:p w14:paraId="4466A823" w14:textId="77777777" w:rsidR="003E6DF3" w:rsidRPr="00A54268" w:rsidRDefault="003E6DF3" w:rsidP="00D255DF">
            <w:pPr>
              <w:rPr>
                <w:lang w:val="en-US"/>
              </w:rPr>
            </w:pPr>
            <w:r w:rsidRPr="00A54268">
              <w:rPr>
                <w:lang w:val="en-US"/>
              </w:rPr>
              <w:t>AASd-027</w:t>
            </w:r>
          </w:p>
        </w:tc>
        <w:tc>
          <w:tcPr>
            <w:tcW w:w="1506" w:type="dxa"/>
          </w:tcPr>
          <w:p w14:paraId="314D1012" w14:textId="77777777" w:rsidR="003E6DF3" w:rsidRPr="00A54268" w:rsidRDefault="003E6DF3" w:rsidP="00D255DF">
            <w:pPr>
              <w:rPr>
                <w:lang w:val="en-US"/>
              </w:rPr>
            </w:pPr>
            <w:r w:rsidRPr="00A54268">
              <w:rPr>
                <w:lang w:val="en-US"/>
              </w:rPr>
              <w:t>New</w:t>
            </w:r>
          </w:p>
        </w:tc>
        <w:tc>
          <w:tcPr>
            <w:tcW w:w="7139" w:type="dxa"/>
          </w:tcPr>
          <w:p w14:paraId="746E55B5" w14:textId="77777777" w:rsidR="003E6DF3" w:rsidRPr="00877316" w:rsidRDefault="003E6DF3" w:rsidP="00110904">
            <w:pPr>
              <w:rPr>
                <w:lang w:val="en-US"/>
              </w:rPr>
            </w:pPr>
            <w:r w:rsidRPr="00877316">
              <w:rPr>
                <w:lang w:val="en-US"/>
              </w:rPr>
              <w:t xml:space="preserve">Constraint AASd-027: </w:t>
            </w:r>
            <w:proofErr w:type="spellStart"/>
            <w:r w:rsidRPr="00877316">
              <w:rPr>
                <w:i/>
                <w:iCs/>
                <w:lang w:val="en-US"/>
              </w:rPr>
              <w:t>idShort</w:t>
            </w:r>
            <w:proofErr w:type="spellEnd"/>
            <w:r w:rsidRPr="00877316">
              <w:rPr>
                <w:lang w:val="en-US"/>
              </w:rPr>
              <w:t xml:space="preserve"> of </w:t>
            </w:r>
            <w:proofErr w:type="spellStart"/>
            <w:r w:rsidRPr="00877316">
              <w:rPr>
                <w:i/>
                <w:iCs/>
                <w:lang w:val="en-US"/>
              </w:rPr>
              <w:t>Referables</w:t>
            </w:r>
            <w:proofErr w:type="spellEnd"/>
            <w:r w:rsidRPr="00877316">
              <w:rPr>
                <w:lang w:val="en-US"/>
              </w:rPr>
              <w:t xml:space="preserve"> shall have a maximum length of 128 characters.</w:t>
            </w:r>
          </w:p>
        </w:tc>
      </w:tr>
      <w:tr w:rsidR="003E6DF3" w:rsidRPr="0026076F" w14:paraId="1C6D8046" w14:textId="77777777" w:rsidTr="00D225F1">
        <w:tc>
          <w:tcPr>
            <w:tcW w:w="472" w:type="dxa"/>
          </w:tcPr>
          <w:p w14:paraId="701315D6" w14:textId="77777777" w:rsidR="003E6DF3" w:rsidRPr="00A54268" w:rsidRDefault="003E6DF3" w:rsidP="00D255DF">
            <w:pPr>
              <w:rPr>
                <w:lang w:val="en-US"/>
              </w:rPr>
            </w:pPr>
            <w:r w:rsidRPr="00A54268">
              <w:rPr>
                <w:lang w:val="en-US"/>
              </w:rPr>
              <w:t>x</w:t>
            </w:r>
          </w:p>
        </w:tc>
        <w:tc>
          <w:tcPr>
            <w:tcW w:w="1164" w:type="dxa"/>
          </w:tcPr>
          <w:p w14:paraId="273993ED" w14:textId="77777777" w:rsidR="003E6DF3" w:rsidRPr="00A54268" w:rsidRDefault="003E6DF3" w:rsidP="00D255DF">
            <w:pPr>
              <w:rPr>
                <w:color w:val="000000"/>
                <w:lang w:val="en-US"/>
              </w:rPr>
            </w:pPr>
            <w:r w:rsidRPr="00A54268">
              <w:rPr>
                <w:color w:val="000000"/>
                <w:lang w:val="en-US"/>
              </w:rPr>
              <w:t>AASd-076</w:t>
            </w:r>
          </w:p>
        </w:tc>
        <w:tc>
          <w:tcPr>
            <w:tcW w:w="1506" w:type="dxa"/>
          </w:tcPr>
          <w:p w14:paraId="66ECB533" w14:textId="77777777" w:rsidR="003E6DF3" w:rsidRPr="00A54268" w:rsidRDefault="003E6DF3" w:rsidP="00D255DF">
            <w:pPr>
              <w:rPr>
                <w:color w:val="000000"/>
                <w:lang w:val="en-US"/>
              </w:rPr>
            </w:pPr>
            <w:r w:rsidRPr="00A54268">
              <w:rPr>
                <w:color w:val="000000"/>
                <w:lang w:val="en-US"/>
              </w:rPr>
              <w:t>Removed</w:t>
            </w:r>
          </w:p>
        </w:tc>
        <w:tc>
          <w:tcPr>
            <w:tcW w:w="7139" w:type="dxa"/>
          </w:tcPr>
          <w:p w14:paraId="21F05805" w14:textId="486AEF0F" w:rsidR="003E6DF3" w:rsidRPr="00877316" w:rsidRDefault="003E6DF3" w:rsidP="00D225F1">
            <w:pPr>
              <w:rPr>
                <w:color w:val="000000"/>
                <w:lang w:val="en-US"/>
              </w:rPr>
            </w:pPr>
            <w:r w:rsidRPr="00877316">
              <w:rPr>
                <w:color w:val="000000"/>
                <w:lang w:val="en-US"/>
              </w:rPr>
              <w:t>Substituted by AASc-002; simplified, no reference to concept description</w:t>
            </w:r>
          </w:p>
        </w:tc>
      </w:tr>
      <w:tr w:rsidR="003E6DF3" w:rsidRPr="0026076F" w14:paraId="31468B51" w14:textId="77777777" w:rsidTr="00D225F1">
        <w:tc>
          <w:tcPr>
            <w:tcW w:w="472" w:type="dxa"/>
          </w:tcPr>
          <w:p w14:paraId="2FDEC9B5" w14:textId="77777777" w:rsidR="003E6DF3" w:rsidRPr="00877316" w:rsidRDefault="003E6DF3" w:rsidP="00D255DF">
            <w:pPr>
              <w:rPr>
                <w:lang w:val="en-US"/>
              </w:rPr>
            </w:pPr>
          </w:p>
        </w:tc>
        <w:tc>
          <w:tcPr>
            <w:tcW w:w="1164" w:type="dxa"/>
          </w:tcPr>
          <w:p w14:paraId="10ECFB26" w14:textId="77777777" w:rsidR="003E6DF3" w:rsidRPr="00A54268" w:rsidRDefault="003E6DF3" w:rsidP="00D255DF">
            <w:pPr>
              <w:rPr>
                <w:color w:val="000000"/>
                <w:lang w:val="en-US"/>
              </w:rPr>
            </w:pPr>
            <w:r w:rsidRPr="00A54268">
              <w:rPr>
                <w:color w:val="000000"/>
                <w:lang w:val="en-US"/>
              </w:rPr>
              <w:t>AASd-077</w:t>
            </w:r>
          </w:p>
        </w:tc>
        <w:tc>
          <w:tcPr>
            <w:tcW w:w="1506" w:type="dxa"/>
          </w:tcPr>
          <w:p w14:paraId="6E6BA4D6" w14:textId="77777777" w:rsidR="003E6DF3" w:rsidRPr="00A54268" w:rsidRDefault="003E6DF3" w:rsidP="00D255DF">
            <w:pPr>
              <w:rPr>
                <w:color w:val="000000"/>
                <w:lang w:val="en-US"/>
              </w:rPr>
            </w:pPr>
            <w:r w:rsidRPr="00A54268">
              <w:rPr>
                <w:color w:val="000000"/>
                <w:lang w:val="en-US"/>
              </w:rPr>
              <w:t>New</w:t>
            </w:r>
          </w:p>
        </w:tc>
        <w:tc>
          <w:tcPr>
            <w:tcW w:w="7139" w:type="dxa"/>
          </w:tcPr>
          <w:p w14:paraId="329FA340" w14:textId="790CD34F" w:rsidR="003E6DF3" w:rsidRPr="00877316" w:rsidRDefault="003E6DF3" w:rsidP="00D225F1">
            <w:pPr>
              <w:rPr>
                <w:color w:val="000000"/>
                <w:lang w:val="en-US"/>
              </w:rPr>
            </w:pPr>
            <w:r w:rsidRPr="00877316">
              <w:rPr>
                <w:color w:val="000000"/>
                <w:lang w:val="en-US"/>
              </w:rPr>
              <w:t xml:space="preserve">Constraint AASd-077: </w:t>
            </w:r>
            <w:r w:rsidR="00BC7FC3">
              <w:rPr>
                <w:color w:val="000000"/>
                <w:lang w:val="en-US"/>
              </w:rPr>
              <w:t>T</w:t>
            </w:r>
            <w:r w:rsidRPr="00877316">
              <w:rPr>
                <w:color w:val="000000"/>
                <w:lang w:val="en-US"/>
              </w:rPr>
              <w:t xml:space="preserve">he name of an extension within </w:t>
            </w:r>
            <w:proofErr w:type="spellStart"/>
            <w:r w:rsidRPr="00877316">
              <w:rPr>
                <w:color w:val="000000"/>
                <w:lang w:val="en-US"/>
              </w:rPr>
              <w:t>HasExtensions</w:t>
            </w:r>
            <w:proofErr w:type="spellEnd"/>
            <w:r w:rsidRPr="00877316">
              <w:rPr>
                <w:color w:val="000000"/>
                <w:lang w:val="en-US"/>
              </w:rPr>
              <w:t xml:space="preserve"> needs to be unique.</w:t>
            </w:r>
          </w:p>
        </w:tc>
      </w:tr>
      <w:tr w:rsidR="003E6DF3" w:rsidRPr="0026076F" w14:paraId="4BF69FD8" w14:textId="77777777" w:rsidTr="00D225F1">
        <w:trPr>
          <w:trHeight w:val="58"/>
        </w:trPr>
        <w:tc>
          <w:tcPr>
            <w:tcW w:w="472" w:type="dxa"/>
          </w:tcPr>
          <w:p w14:paraId="5C388530" w14:textId="77777777" w:rsidR="003E6DF3" w:rsidRPr="00A54268" w:rsidRDefault="003E6DF3" w:rsidP="00110904">
            <w:pPr>
              <w:rPr>
                <w:color w:val="FF0000"/>
                <w:lang w:val="en-US"/>
              </w:rPr>
            </w:pPr>
            <w:r w:rsidRPr="00A54268">
              <w:rPr>
                <w:lang w:val="en-US"/>
              </w:rPr>
              <w:t>x</w:t>
            </w:r>
          </w:p>
        </w:tc>
        <w:tc>
          <w:tcPr>
            <w:tcW w:w="1164" w:type="dxa"/>
          </w:tcPr>
          <w:p w14:paraId="7F5A7380" w14:textId="77777777" w:rsidR="003E6DF3" w:rsidRPr="00A54268" w:rsidRDefault="003E6DF3" w:rsidP="00D255DF">
            <w:pPr>
              <w:rPr>
                <w:color w:val="000000"/>
                <w:lang w:val="en-US"/>
              </w:rPr>
            </w:pPr>
            <w:r w:rsidRPr="00A54268">
              <w:rPr>
                <w:color w:val="000000"/>
                <w:lang w:val="en-US"/>
              </w:rPr>
              <w:t>AASd-076</w:t>
            </w:r>
          </w:p>
        </w:tc>
        <w:tc>
          <w:tcPr>
            <w:tcW w:w="1506" w:type="dxa"/>
          </w:tcPr>
          <w:p w14:paraId="4C0DF960" w14:textId="77777777" w:rsidR="003E6DF3" w:rsidRPr="00A54268" w:rsidRDefault="003E6DF3" w:rsidP="00D255DF">
            <w:pPr>
              <w:rPr>
                <w:color w:val="000000"/>
                <w:lang w:val="en-US"/>
              </w:rPr>
            </w:pPr>
            <w:r w:rsidRPr="00A54268">
              <w:rPr>
                <w:color w:val="000000"/>
                <w:lang w:val="en-US"/>
              </w:rPr>
              <w:t>Removed</w:t>
            </w:r>
          </w:p>
        </w:tc>
        <w:tc>
          <w:tcPr>
            <w:tcW w:w="7139" w:type="dxa"/>
          </w:tcPr>
          <w:p w14:paraId="4F24A5BA" w14:textId="3EC86494" w:rsidR="003E6DF3" w:rsidRPr="00877316" w:rsidRDefault="003E6DF3" w:rsidP="00D225F1">
            <w:pPr>
              <w:rPr>
                <w:color w:val="000000"/>
                <w:lang w:val="en-US"/>
              </w:rPr>
            </w:pPr>
            <w:r w:rsidRPr="00877316">
              <w:rPr>
                <w:color w:val="000000"/>
                <w:lang w:val="en-US"/>
              </w:rPr>
              <w:t>Substituted by AASc-002; simplified, no reference to concept description</w:t>
            </w:r>
          </w:p>
        </w:tc>
      </w:tr>
      <w:tr w:rsidR="003E6DF3" w:rsidRPr="0026076F" w14:paraId="71E7FA67" w14:textId="77777777" w:rsidTr="00D225F1">
        <w:trPr>
          <w:trHeight w:val="58"/>
        </w:trPr>
        <w:tc>
          <w:tcPr>
            <w:tcW w:w="472" w:type="dxa"/>
          </w:tcPr>
          <w:p w14:paraId="4F5F020D" w14:textId="77777777" w:rsidR="003E6DF3" w:rsidRPr="00877316" w:rsidRDefault="003E6DF3" w:rsidP="00D255DF">
            <w:pPr>
              <w:rPr>
                <w:color w:val="FF0000"/>
                <w:lang w:val="en-US"/>
              </w:rPr>
            </w:pPr>
          </w:p>
        </w:tc>
        <w:tc>
          <w:tcPr>
            <w:tcW w:w="1164" w:type="dxa"/>
          </w:tcPr>
          <w:p w14:paraId="0ADE8BBC" w14:textId="77777777" w:rsidR="003E6DF3" w:rsidRPr="00A54268" w:rsidRDefault="003E6DF3" w:rsidP="00D255DF">
            <w:pPr>
              <w:rPr>
                <w:color w:val="000000"/>
                <w:lang w:val="en-US"/>
              </w:rPr>
            </w:pPr>
            <w:r w:rsidRPr="00A54268">
              <w:rPr>
                <w:color w:val="000000"/>
                <w:lang w:val="en-US"/>
              </w:rPr>
              <w:t>AASd-077</w:t>
            </w:r>
          </w:p>
        </w:tc>
        <w:tc>
          <w:tcPr>
            <w:tcW w:w="1506" w:type="dxa"/>
          </w:tcPr>
          <w:p w14:paraId="16A36B10" w14:textId="77777777" w:rsidR="003E6DF3" w:rsidRPr="00A54268" w:rsidRDefault="003E6DF3" w:rsidP="00D255DF">
            <w:pPr>
              <w:rPr>
                <w:color w:val="000000"/>
                <w:lang w:val="en-US"/>
              </w:rPr>
            </w:pPr>
            <w:r w:rsidRPr="00A54268">
              <w:rPr>
                <w:color w:val="000000"/>
                <w:lang w:val="en-US"/>
              </w:rPr>
              <w:t>New</w:t>
            </w:r>
          </w:p>
        </w:tc>
        <w:tc>
          <w:tcPr>
            <w:tcW w:w="7139" w:type="dxa"/>
          </w:tcPr>
          <w:p w14:paraId="164F0E65" w14:textId="375F363C" w:rsidR="003E6DF3" w:rsidRPr="00877316" w:rsidRDefault="003E6DF3" w:rsidP="00D225F1">
            <w:pPr>
              <w:rPr>
                <w:color w:val="000000"/>
                <w:lang w:val="en-US"/>
              </w:rPr>
            </w:pPr>
            <w:r w:rsidRPr="00877316">
              <w:rPr>
                <w:color w:val="000000"/>
                <w:lang w:val="en-US"/>
              </w:rPr>
              <w:t xml:space="preserve">Constraint AASd-077: </w:t>
            </w:r>
            <w:r w:rsidR="00BC7FC3">
              <w:rPr>
                <w:color w:val="000000"/>
                <w:lang w:val="en-US"/>
              </w:rPr>
              <w:t>T</w:t>
            </w:r>
            <w:r w:rsidRPr="00877316">
              <w:rPr>
                <w:color w:val="000000"/>
                <w:lang w:val="en-US"/>
              </w:rPr>
              <w:t xml:space="preserve">he name of an extension within </w:t>
            </w:r>
            <w:proofErr w:type="spellStart"/>
            <w:r w:rsidRPr="00877316">
              <w:rPr>
                <w:color w:val="000000"/>
                <w:lang w:val="en-US"/>
              </w:rPr>
              <w:t>HasExtensions</w:t>
            </w:r>
            <w:proofErr w:type="spellEnd"/>
            <w:r w:rsidRPr="00877316">
              <w:rPr>
                <w:color w:val="000000"/>
                <w:lang w:val="en-US"/>
              </w:rPr>
              <w:t xml:space="preserve"> needs to be unique.</w:t>
            </w:r>
          </w:p>
        </w:tc>
      </w:tr>
      <w:tr w:rsidR="003E6DF3" w:rsidRPr="00BC7FC3" w14:paraId="0E65F613" w14:textId="77777777" w:rsidTr="00D225F1">
        <w:trPr>
          <w:trHeight w:val="58"/>
        </w:trPr>
        <w:tc>
          <w:tcPr>
            <w:tcW w:w="472" w:type="dxa"/>
          </w:tcPr>
          <w:p w14:paraId="6B7E26B8" w14:textId="77777777" w:rsidR="003E6DF3" w:rsidRPr="00877316" w:rsidRDefault="003E6DF3" w:rsidP="00D255DF">
            <w:pPr>
              <w:rPr>
                <w:color w:val="FF0000"/>
                <w:lang w:val="en-US"/>
              </w:rPr>
            </w:pPr>
          </w:p>
        </w:tc>
        <w:tc>
          <w:tcPr>
            <w:tcW w:w="1164" w:type="dxa"/>
          </w:tcPr>
          <w:p w14:paraId="61A050DC" w14:textId="77777777" w:rsidR="003E6DF3" w:rsidRPr="00A54268" w:rsidRDefault="003E6DF3" w:rsidP="00D255DF">
            <w:pPr>
              <w:rPr>
                <w:color w:val="000000"/>
                <w:lang w:val="en-US"/>
              </w:rPr>
            </w:pPr>
            <w:r w:rsidRPr="00A54268">
              <w:rPr>
                <w:color w:val="000000"/>
                <w:lang w:val="en-US"/>
              </w:rPr>
              <w:t>AASd-090</w:t>
            </w:r>
          </w:p>
        </w:tc>
        <w:tc>
          <w:tcPr>
            <w:tcW w:w="1506" w:type="dxa"/>
          </w:tcPr>
          <w:p w14:paraId="5E4AF70A" w14:textId="77777777" w:rsidR="003E6DF3" w:rsidRPr="00A54268" w:rsidRDefault="003E6DF3" w:rsidP="00D255DF">
            <w:pPr>
              <w:rPr>
                <w:color w:val="000000"/>
                <w:lang w:val="en-US"/>
              </w:rPr>
            </w:pPr>
            <w:r w:rsidRPr="00A54268">
              <w:rPr>
                <w:color w:val="000000"/>
                <w:lang w:val="en-US"/>
              </w:rPr>
              <w:t>Update</w:t>
            </w:r>
          </w:p>
        </w:tc>
        <w:tc>
          <w:tcPr>
            <w:tcW w:w="7139" w:type="dxa"/>
          </w:tcPr>
          <w:p w14:paraId="7CF422C8" w14:textId="7055EC1C" w:rsidR="003E6DF3" w:rsidRPr="00877316" w:rsidRDefault="003E6DF3" w:rsidP="00110904">
            <w:pPr>
              <w:rPr>
                <w:color w:val="000000"/>
                <w:lang w:val="en-US"/>
              </w:rPr>
            </w:pPr>
            <w:r w:rsidRPr="00877316">
              <w:rPr>
                <w:color w:val="000000"/>
                <w:lang w:val="en-US"/>
              </w:rPr>
              <w:t xml:space="preserve">Exception: </w:t>
            </w:r>
            <w:r w:rsidR="00B57784" w:rsidRPr="00845EB7">
              <w:rPr>
                <w:color w:val="000000"/>
                <w:lang w:val="en-US"/>
              </w:rPr>
              <w:t>File</w:t>
            </w:r>
            <w:r w:rsidRPr="00877316">
              <w:rPr>
                <w:color w:val="000000"/>
                <w:lang w:val="en-US"/>
              </w:rPr>
              <w:t xml:space="preserve"> and </w:t>
            </w:r>
            <w:r w:rsidR="00B57784" w:rsidRPr="00845EB7">
              <w:rPr>
                <w:color w:val="000000"/>
                <w:lang w:val="en-US"/>
              </w:rPr>
              <w:t>Blob</w:t>
            </w:r>
            <w:r w:rsidRPr="00877316">
              <w:rPr>
                <w:color w:val="000000"/>
                <w:lang w:val="en-US"/>
              </w:rPr>
              <w:t xml:space="preserve"> data elements removed</w:t>
            </w:r>
            <w:r w:rsidR="00B57784" w:rsidRPr="00845EB7">
              <w:rPr>
                <w:color w:val="000000"/>
                <w:lang w:val="en-US"/>
              </w:rPr>
              <w:t>. Reformulated</w:t>
            </w:r>
            <w:r w:rsidRPr="00877316">
              <w:rPr>
                <w:color w:val="000000"/>
                <w:lang w:val="en-US"/>
              </w:rPr>
              <w:t>.</w:t>
            </w:r>
          </w:p>
          <w:p w14:paraId="3CE73EEE" w14:textId="5DA022FF" w:rsidR="003E6DF3" w:rsidRPr="00A54268" w:rsidRDefault="003E6DF3" w:rsidP="00D225F1">
            <w:pPr>
              <w:rPr>
                <w:color w:val="000000"/>
                <w:lang w:val="en-US"/>
              </w:rPr>
            </w:pPr>
            <w:r w:rsidRPr="00877316">
              <w:rPr>
                <w:color w:val="000000"/>
                <w:lang w:val="en-US"/>
              </w:rPr>
              <w:t xml:space="preserve">Constraint AASd-090: </w:t>
            </w:r>
            <w:r w:rsidR="00BC7FC3">
              <w:rPr>
                <w:color w:val="000000"/>
                <w:lang w:val="en-US"/>
              </w:rPr>
              <w:t>F</w:t>
            </w:r>
            <w:r w:rsidRPr="00877316">
              <w:rPr>
                <w:color w:val="000000"/>
                <w:lang w:val="en-US"/>
              </w:rPr>
              <w:t xml:space="preserve">or data elements category (inherited by Referable) shall be one of the following values: CONSTANT, PARAMETER or VARIABLE. </w:t>
            </w:r>
            <w:r w:rsidRPr="00A54268">
              <w:rPr>
                <w:color w:val="000000"/>
                <w:lang w:val="en-US"/>
              </w:rPr>
              <w:t>Default: VARIABLE</w:t>
            </w:r>
          </w:p>
        </w:tc>
      </w:tr>
      <w:tr w:rsidR="003E6DF3" w:rsidRPr="0026076F" w14:paraId="4125E397" w14:textId="77777777" w:rsidTr="00D225F1">
        <w:trPr>
          <w:trHeight w:val="58"/>
        </w:trPr>
        <w:tc>
          <w:tcPr>
            <w:tcW w:w="472" w:type="dxa"/>
          </w:tcPr>
          <w:p w14:paraId="789DE08F" w14:textId="77777777" w:rsidR="003E6DF3" w:rsidRPr="00A54268" w:rsidRDefault="003E6DF3" w:rsidP="00D255DF">
            <w:pPr>
              <w:rPr>
                <w:color w:val="FF0000"/>
                <w:lang w:val="en-US"/>
              </w:rPr>
            </w:pPr>
          </w:p>
        </w:tc>
        <w:tc>
          <w:tcPr>
            <w:tcW w:w="1164" w:type="dxa"/>
          </w:tcPr>
          <w:p w14:paraId="5BBCCDDA" w14:textId="77777777" w:rsidR="003E6DF3" w:rsidRPr="00A54268" w:rsidRDefault="003E6DF3" w:rsidP="00D255DF">
            <w:pPr>
              <w:rPr>
                <w:color w:val="000000"/>
                <w:lang w:val="en-US"/>
              </w:rPr>
            </w:pPr>
            <w:r w:rsidRPr="00A54268">
              <w:rPr>
                <w:color w:val="000000"/>
                <w:lang w:val="en-US"/>
              </w:rPr>
              <w:t>AASd-100</w:t>
            </w:r>
          </w:p>
        </w:tc>
        <w:tc>
          <w:tcPr>
            <w:tcW w:w="1506" w:type="dxa"/>
          </w:tcPr>
          <w:p w14:paraId="7532006E" w14:textId="77777777" w:rsidR="003E6DF3" w:rsidRPr="00A54268" w:rsidRDefault="003E6DF3" w:rsidP="00D255DF">
            <w:pPr>
              <w:rPr>
                <w:color w:val="000000"/>
                <w:lang w:val="en-US"/>
              </w:rPr>
            </w:pPr>
            <w:r w:rsidRPr="00A54268">
              <w:rPr>
                <w:color w:val="000000"/>
                <w:lang w:val="en-US"/>
              </w:rPr>
              <w:t>New</w:t>
            </w:r>
          </w:p>
        </w:tc>
        <w:tc>
          <w:tcPr>
            <w:tcW w:w="7139" w:type="dxa"/>
          </w:tcPr>
          <w:p w14:paraId="1A476CCE" w14:textId="7FF7DD2A" w:rsidR="003E6DF3" w:rsidRPr="00877316" w:rsidRDefault="003E6DF3" w:rsidP="00D225F1">
            <w:pPr>
              <w:rPr>
                <w:color w:val="000000"/>
                <w:lang w:val="en-US"/>
              </w:rPr>
            </w:pPr>
            <w:r w:rsidRPr="00877316">
              <w:rPr>
                <w:color w:val="000000"/>
                <w:lang w:val="en-US"/>
              </w:rPr>
              <w:t xml:space="preserve">Constraint AASd-100: </w:t>
            </w:r>
            <w:r w:rsidR="00C1034D">
              <w:rPr>
                <w:color w:val="000000"/>
                <w:lang w:val="en-US"/>
              </w:rPr>
              <w:t>A</w:t>
            </w:r>
            <w:r w:rsidRPr="00877316">
              <w:rPr>
                <w:color w:val="000000"/>
                <w:lang w:val="en-US"/>
              </w:rPr>
              <w:t>n attribute with data type "string" is not allowed to be empty.</w:t>
            </w:r>
          </w:p>
        </w:tc>
      </w:tr>
      <w:tr w:rsidR="003E6DF3" w:rsidRPr="00BC7FC3" w14:paraId="4CB0EE7F" w14:textId="77777777" w:rsidTr="00D225F1">
        <w:trPr>
          <w:trHeight w:val="58"/>
        </w:trPr>
        <w:tc>
          <w:tcPr>
            <w:tcW w:w="472" w:type="dxa"/>
          </w:tcPr>
          <w:p w14:paraId="65990001" w14:textId="77777777" w:rsidR="003E6DF3" w:rsidRPr="00877316" w:rsidRDefault="003E6DF3" w:rsidP="00D255DF">
            <w:pPr>
              <w:rPr>
                <w:color w:val="FF0000"/>
                <w:lang w:val="en-US"/>
              </w:rPr>
            </w:pPr>
          </w:p>
        </w:tc>
        <w:tc>
          <w:tcPr>
            <w:tcW w:w="1164" w:type="dxa"/>
          </w:tcPr>
          <w:p w14:paraId="39A212A3" w14:textId="77777777" w:rsidR="003E6DF3" w:rsidRPr="00A54268" w:rsidRDefault="003E6DF3" w:rsidP="00D255DF">
            <w:pPr>
              <w:rPr>
                <w:color w:val="000000"/>
                <w:lang w:val="en-US"/>
              </w:rPr>
            </w:pPr>
            <w:r w:rsidRPr="00A54268">
              <w:rPr>
                <w:color w:val="000000"/>
                <w:lang w:val="en-US"/>
              </w:rPr>
              <w:t>AASd-107</w:t>
            </w:r>
          </w:p>
        </w:tc>
        <w:tc>
          <w:tcPr>
            <w:tcW w:w="1506" w:type="dxa"/>
          </w:tcPr>
          <w:p w14:paraId="19B1BCC0" w14:textId="77777777" w:rsidR="003E6DF3" w:rsidRPr="00A54268" w:rsidRDefault="003E6DF3" w:rsidP="00D255DF">
            <w:pPr>
              <w:rPr>
                <w:color w:val="000000"/>
                <w:lang w:val="en-US"/>
              </w:rPr>
            </w:pPr>
            <w:r w:rsidRPr="00A54268">
              <w:rPr>
                <w:color w:val="000000"/>
                <w:lang w:val="en-US"/>
              </w:rPr>
              <w:t>New</w:t>
            </w:r>
          </w:p>
        </w:tc>
        <w:tc>
          <w:tcPr>
            <w:tcW w:w="7139" w:type="dxa"/>
          </w:tcPr>
          <w:p w14:paraId="52A2DACE" w14:textId="175F5767" w:rsidR="003E6DF3" w:rsidRPr="00877316" w:rsidRDefault="003E6DF3" w:rsidP="00D225F1">
            <w:pPr>
              <w:rPr>
                <w:color w:val="000000"/>
                <w:lang w:val="en-US"/>
              </w:rPr>
            </w:pPr>
            <w:r w:rsidRPr="00877316">
              <w:rPr>
                <w:color w:val="000000"/>
                <w:lang w:val="en-US"/>
              </w:rPr>
              <w:t xml:space="preserve">Constraint AASd-107: </w:t>
            </w:r>
            <w:r w:rsidR="00C1034D">
              <w:rPr>
                <w:color w:val="000000"/>
                <w:lang w:val="en-US"/>
              </w:rPr>
              <w:t>I</w:t>
            </w:r>
            <w:r w:rsidRPr="00877316">
              <w:rPr>
                <w:color w:val="000000"/>
                <w:lang w:val="en-US"/>
              </w:rPr>
              <w:t xml:space="preserve">f a first level child element in a </w:t>
            </w:r>
            <w:proofErr w:type="spellStart"/>
            <w:r w:rsidRPr="00877316">
              <w:rPr>
                <w:color w:val="000000"/>
                <w:lang w:val="en-US"/>
              </w:rPr>
              <w:t>SubmodelElementList</w:t>
            </w:r>
            <w:proofErr w:type="spellEnd"/>
            <w:r w:rsidRPr="00877316">
              <w:rPr>
                <w:color w:val="000000"/>
                <w:lang w:val="en-US"/>
              </w:rPr>
              <w:t xml:space="preserve"> has a </w:t>
            </w:r>
            <w:proofErr w:type="spellStart"/>
            <w:r w:rsidRPr="00877316">
              <w:rPr>
                <w:color w:val="000000"/>
                <w:lang w:val="en-US"/>
              </w:rPr>
              <w:t>semanticId</w:t>
            </w:r>
            <w:proofErr w:type="spellEnd"/>
            <w:r w:rsidRPr="00877316">
              <w:rPr>
                <w:color w:val="000000"/>
                <w:lang w:val="en-US"/>
              </w:rPr>
              <w:t xml:space="preserve"> it shall be identical to </w:t>
            </w:r>
            <w:proofErr w:type="spellStart"/>
            <w:r w:rsidRPr="00877316">
              <w:rPr>
                <w:color w:val="000000"/>
                <w:lang w:val="en-US"/>
              </w:rPr>
              <w:t>SubmodelElementList</w:t>
            </w:r>
            <w:proofErr w:type="spellEnd"/>
            <w:r w:rsidRPr="00877316">
              <w:rPr>
                <w:color w:val="000000"/>
                <w:lang w:val="en-US"/>
              </w:rPr>
              <w:t>/</w:t>
            </w:r>
            <w:r w:rsidR="00110904">
              <w:rPr>
                <w:color w:val="000000"/>
                <w:lang w:val="en-US"/>
              </w:rPr>
              <w:softHyphen/>
            </w:r>
            <w:proofErr w:type="spellStart"/>
            <w:r w:rsidRPr="00877316">
              <w:rPr>
                <w:color w:val="000000"/>
                <w:lang w:val="en-US"/>
              </w:rPr>
              <w:t>semanticIdListElement</w:t>
            </w:r>
            <w:proofErr w:type="spellEnd"/>
            <w:r w:rsidRPr="00877316">
              <w:rPr>
                <w:color w:val="000000"/>
                <w:lang w:val="en-US"/>
              </w:rPr>
              <w:t>.</w:t>
            </w:r>
            <w:r w:rsidR="00B57784" w:rsidRPr="00845EB7">
              <w:rPr>
                <w:color w:val="000000"/>
                <w:lang w:val="en-US"/>
              </w:rPr>
              <w:t xml:space="preserve"> </w:t>
            </w:r>
          </w:p>
        </w:tc>
      </w:tr>
      <w:tr w:rsidR="003E6DF3" w:rsidRPr="00BC7FC3" w14:paraId="24719765" w14:textId="77777777" w:rsidTr="00D225F1">
        <w:trPr>
          <w:trHeight w:val="58"/>
        </w:trPr>
        <w:tc>
          <w:tcPr>
            <w:tcW w:w="472" w:type="dxa"/>
          </w:tcPr>
          <w:p w14:paraId="3ABA59ED" w14:textId="77777777" w:rsidR="003E6DF3" w:rsidRPr="00877316" w:rsidRDefault="003E6DF3" w:rsidP="00D255DF">
            <w:pPr>
              <w:rPr>
                <w:color w:val="FF0000"/>
                <w:lang w:val="en-US"/>
              </w:rPr>
            </w:pPr>
          </w:p>
        </w:tc>
        <w:tc>
          <w:tcPr>
            <w:tcW w:w="1164" w:type="dxa"/>
          </w:tcPr>
          <w:p w14:paraId="1A18A022" w14:textId="77777777" w:rsidR="003E6DF3" w:rsidRPr="00A54268" w:rsidRDefault="003E6DF3" w:rsidP="00D255DF">
            <w:pPr>
              <w:rPr>
                <w:color w:val="000000"/>
                <w:lang w:val="en-US"/>
              </w:rPr>
            </w:pPr>
            <w:r w:rsidRPr="00A54268">
              <w:rPr>
                <w:color w:val="000000"/>
                <w:lang w:val="en-US"/>
              </w:rPr>
              <w:t>AASd-108</w:t>
            </w:r>
          </w:p>
        </w:tc>
        <w:tc>
          <w:tcPr>
            <w:tcW w:w="1506" w:type="dxa"/>
          </w:tcPr>
          <w:p w14:paraId="3DC3F352" w14:textId="77777777" w:rsidR="003E6DF3" w:rsidRPr="00A54268" w:rsidRDefault="003E6DF3" w:rsidP="00D255DF">
            <w:pPr>
              <w:rPr>
                <w:color w:val="000000"/>
                <w:lang w:val="en-US"/>
              </w:rPr>
            </w:pPr>
            <w:r w:rsidRPr="00A54268">
              <w:rPr>
                <w:color w:val="000000"/>
                <w:lang w:val="en-US"/>
              </w:rPr>
              <w:t>New</w:t>
            </w:r>
          </w:p>
        </w:tc>
        <w:tc>
          <w:tcPr>
            <w:tcW w:w="7139" w:type="dxa"/>
          </w:tcPr>
          <w:p w14:paraId="215A68C2" w14:textId="5ADB0DA8" w:rsidR="003E6DF3" w:rsidRPr="00877316" w:rsidRDefault="003E6DF3" w:rsidP="00D225F1">
            <w:pPr>
              <w:rPr>
                <w:color w:val="000000"/>
                <w:lang w:val="en-US"/>
              </w:rPr>
            </w:pPr>
            <w:r w:rsidRPr="00877316">
              <w:rPr>
                <w:color w:val="000000"/>
                <w:lang w:val="en-US"/>
              </w:rPr>
              <w:t xml:space="preserve">Constraint AASd-108: </w:t>
            </w:r>
            <w:r w:rsidR="00C1034D">
              <w:rPr>
                <w:color w:val="000000"/>
                <w:lang w:val="en-US"/>
              </w:rPr>
              <w:t>A</w:t>
            </w:r>
            <w:r w:rsidRPr="00877316">
              <w:rPr>
                <w:color w:val="000000"/>
                <w:lang w:val="en-US"/>
              </w:rPr>
              <w:t xml:space="preserve">ll first level child elements in a </w:t>
            </w:r>
            <w:proofErr w:type="spellStart"/>
            <w:r w:rsidRPr="00877316">
              <w:rPr>
                <w:color w:val="000000"/>
                <w:lang w:val="en-US"/>
              </w:rPr>
              <w:t>SubmodelElementList</w:t>
            </w:r>
            <w:proofErr w:type="spellEnd"/>
            <w:r w:rsidRPr="00877316">
              <w:rPr>
                <w:color w:val="000000"/>
                <w:lang w:val="en-US"/>
              </w:rPr>
              <w:t xml:space="preserve"> shall have the same </w:t>
            </w:r>
            <w:proofErr w:type="spellStart"/>
            <w:r w:rsidRPr="00877316">
              <w:rPr>
                <w:color w:val="000000"/>
                <w:lang w:val="en-US"/>
              </w:rPr>
              <w:t>submodel</w:t>
            </w:r>
            <w:proofErr w:type="spellEnd"/>
            <w:r w:rsidRPr="00877316">
              <w:rPr>
                <w:color w:val="000000"/>
                <w:lang w:val="en-US"/>
              </w:rPr>
              <w:t xml:space="preserve"> element type as specified in </w:t>
            </w:r>
            <w:proofErr w:type="spellStart"/>
            <w:r w:rsidRPr="00877316">
              <w:rPr>
                <w:color w:val="000000"/>
                <w:lang w:val="en-US"/>
              </w:rPr>
              <w:t>SubmodelElementList</w:t>
            </w:r>
            <w:proofErr w:type="spellEnd"/>
            <w:r w:rsidRPr="00877316">
              <w:rPr>
                <w:color w:val="000000"/>
                <w:lang w:val="en-US"/>
              </w:rPr>
              <w:t>/</w:t>
            </w:r>
            <w:r w:rsidR="00110904">
              <w:rPr>
                <w:color w:val="000000"/>
                <w:lang w:val="en-US"/>
              </w:rPr>
              <w:softHyphen/>
            </w:r>
            <w:proofErr w:type="spellStart"/>
            <w:r w:rsidRPr="00877316">
              <w:rPr>
                <w:color w:val="000000"/>
                <w:lang w:val="en-US"/>
              </w:rPr>
              <w:t>typeValueListElement</w:t>
            </w:r>
            <w:proofErr w:type="spellEnd"/>
            <w:r w:rsidRPr="00877316">
              <w:rPr>
                <w:color w:val="000000"/>
                <w:lang w:val="en-US"/>
              </w:rPr>
              <w:t>.</w:t>
            </w:r>
          </w:p>
        </w:tc>
      </w:tr>
      <w:tr w:rsidR="003E6DF3" w:rsidRPr="00BC7FC3" w14:paraId="10E87E1C" w14:textId="77777777" w:rsidTr="00D225F1">
        <w:trPr>
          <w:trHeight w:val="58"/>
        </w:trPr>
        <w:tc>
          <w:tcPr>
            <w:tcW w:w="472" w:type="dxa"/>
          </w:tcPr>
          <w:p w14:paraId="34C9CB05" w14:textId="77777777" w:rsidR="003E6DF3" w:rsidRPr="00877316" w:rsidRDefault="003E6DF3" w:rsidP="00D255DF">
            <w:pPr>
              <w:rPr>
                <w:color w:val="FF0000"/>
                <w:lang w:val="en-US"/>
              </w:rPr>
            </w:pPr>
          </w:p>
        </w:tc>
        <w:tc>
          <w:tcPr>
            <w:tcW w:w="1164" w:type="dxa"/>
          </w:tcPr>
          <w:p w14:paraId="3C7E43AD" w14:textId="77777777" w:rsidR="003E6DF3" w:rsidRPr="00A54268" w:rsidRDefault="003E6DF3" w:rsidP="00D255DF">
            <w:pPr>
              <w:rPr>
                <w:color w:val="000000"/>
                <w:lang w:val="en-US"/>
              </w:rPr>
            </w:pPr>
            <w:r w:rsidRPr="00A54268">
              <w:rPr>
                <w:color w:val="000000"/>
                <w:lang w:val="en-US"/>
              </w:rPr>
              <w:t>AASd-109</w:t>
            </w:r>
          </w:p>
        </w:tc>
        <w:tc>
          <w:tcPr>
            <w:tcW w:w="1506" w:type="dxa"/>
          </w:tcPr>
          <w:p w14:paraId="52F71AEA" w14:textId="77777777" w:rsidR="003E6DF3" w:rsidRPr="00A54268" w:rsidRDefault="003E6DF3" w:rsidP="00D255DF">
            <w:pPr>
              <w:rPr>
                <w:color w:val="000000"/>
                <w:lang w:val="en-US"/>
              </w:rPr>
            </w:pPr>
            <w:r w:rsidRPr="00A54268">
              <w:rPr>
                <w:color w:val="000000"/>
                <w:lang w:val="en-US"/>
              </w:rPr>
              <w:t>New</w:t>
            </w:r>
          </w:p>
        </w:tc>
        <w:tc>
          <w:tcPr>
            <w:tcW w:w="7139" w:type="dxa"/>
          </w:tcPr>
          <w:p w14:paraId="6CD05F64" w14:textId="043FE999" w:rsidR="003E6DF3" w:rsidRPr="00877316" w:rsidRDefault="003E6DF3" w:rsidP="00D225F1">
            <w:pPr>
              <w:rPr>
                <w:color w:val="000000"/>
                <w:lang w:val="en-US"/>
              </w:rPr>
            </w:pPr>
            <w:r w:rsidRPr="00877316">
              <w:rPr>
                <w:color w:val="000000"/>
                <w:lang w:val="en-US"/>
              </w:rPr>
              <w:t xml:space="preserve">Constraint AASd-109: </w:t>
            </w:r>
            <w:r w:rsidR="00C1034D">
              <w:rPr>
                <w:color w:val="000000"/>
                <w:lang w:val="en-US"/>
              </w:rPr>
              <w:t>I</w:t>
            </w:r>
            <w:r w:rsidRPr="00877316">
              <w:rPr>
                <w:color w:val="000000"/>
                <w:lang w:val="en-US"/>
              </w:rPr>
              <w:t xml:space="preserve">f </w:t>
            </w:r>
            <w:proofErr w:type="spellStart"/>
            <w:r w:rsidRPr="00877316">
              <w:rPr>
                <w:color w:val="000000"/>
                <w:lang w:val="en-US"/>
              </w:rPr>
              <w:t>SubmodelElementList</w:t>
            </w:r>
            <w:proofErr w:type="spellEnd"/>
            <w:r w:rsidRPr="00877316">
              <w:rPr>
                <w:color w:val="000000"/>
                <w:lang w:val="en-US"/>
              </w:rPr>
              <w:t>/</w:t>
            </w:r>
            <w:proofErr w:type="spellStart"/>
            <w:r w:rsidRPr="00877316">
              <w:rPr>
                <w:color w:val="000000"/>
                <w:lang w:val="en-US"/>
              </w:rPr>
              <w:t>typeValueListElement</w:t>
            </w:r>
            <w:proofErr w:type="spellEnd"/>
            <w:r w:rsidRPr="00877316">
              <w:rPr>
                <w:color w:val="000000"/>
                <w:lang w:val="en-US"/>
              </w:rPr>
              <w:t xml:space="preserve"> equal to Property or Range </w:t>
            </w:r>
            <w:proofErr w:type="spellStart"/>
            <w:r w:rsidRPr="00877316">
              <w:rPr>
                <w:color w:val="000000"/>
                <w:lang w:val="en-US"/>
              </w:rPr>
              <w:t>SubmodelElementList</w:t>
            </w:r>
            <w:proofErr w:type="spellEnd"/>
            <w:r w:rsidRPr="00877316">
              <w:rPr>
                <w:color w:val="000000"/>
                <w:lang w:val="en-US"/>
              </w:rPr>
              <w:t>/</w:t>
            </w:r>
            <w:proofErr w:type="spellStart"/>
            <w:r w:rsidRPr="00877316">
              <w:rPr>
                <w:color w:val="000000"/>
                <w:lang w:val="en-US"/>
              </w:rPr>
              <w:t>valueTypeListElement</w:t>
            </w:r>
            <w:proofErr w:type="spellEnd"/>
            <w:r w:rsidRPr="00877316">
              <w:rPr>
                <w:color w:val="000000"/>
                <w:lang w:val="en-US"/>
              </w:rPr>
              <w:t xml:space="preserve"> shall be set and all first level child elements in the </w:t>
            </w:r>
            <w:proofErr w:type="spellStart"/>
            <w:r w:rsidRPr="00877316">
              <w:rPr>
                <w:color w:val="000000"/>
                <w:lang w:val="en-US"/>
              </w:rPr>
              <w:t>SubmodelElementList</w:t>
            </w:r>
            <w:proofErr w:type="spellEnd"/>
            <w:r w:rsidRPr="00877316">
              <w:rPr>
                <w:color w:val="000000"/>
                <w:lang w:val="en-US"/>
              </w:rPr>
              <w:t xml:space="preserve"> shall have the </w:t>
            </w:r>
            <w:proofErr w:type="spellStart"/>
            <w:r w:rsidR="00B57784" w:rsidRPr="00845EB7">
              <w:rPr>
                <w:color w:val="000000"/>
                <w:lang w:val="en-US"/>
              </w:rPr>
              <w:t>the</w:t>
            </w:r>
            <w:proofErr w:type="spellEnd"/>
            <w:r w:rsidR="00B57784" w:rsidRPr="00845EB7">
              <w:rPr>
                <w:color w:val="000000"/>
                <w:lang w:val="en-US"/>
              </w:rPr>
              <w:t xml:space="preserve"> </w:t>
            </w:r>
            <w:r w:rsidRPr="00877316">
              <w:rPr>
                <w:color w:val="000000"/>
                <w:lang w:val="en-US"/>
              </w:rPr>
              <w:t xml:space="preserve">value type as specified in </w:t>
            </w:r>
            <w:proofErr w:type="spellStart"/>
            <w:r w:rsidRPr="00877316">
              <w:rPr>
                <w:color w:val="000000"/>
                <w:lang w:val="en-US"/>
              </w:rPr>
              <w:t>SubmodelElementList</w:t>
            </w:r>
            <w:proofErr w:type="spellEnd"/>
            <w:r w:rsidRPr="00877316">
              <w:rPr>
                <w:color w:val="000000"/>
                <w:lang w:val="en-US"/>
              </w:rPr>
              <w:t>/</w:t>
            </w:r>
            <w:proofErr w:type="spellStart"/>
            <w:r w:rsidRPr="00877316">
              <w:rPr>
                <w:color w:val="000000"/>
                <w:lang w:val="en-US"/>
              </w:rPr>
              <w:t>valueTypeListElement</w:t>
            </w:r>
            <w:proofErr w:type="spellEnd"/>
            <w:r w:rsidRPr="00877316">
              <w:rPr>
                <w:color w:val="000000"/>
                <w:lang w:val="en-US"/>
              </w:rPr>
              <w:t>.</w:t>
            </w:r>
          </w:p>
        </w:tc>
      </w:tr>
      <w:tr w:rsidR="003E6DF3" w:rsidRPr="00BC7FC3" w14:paraId="191AEEB1" w14:textId="77777777" w:rsidTr="00D225F1">
        <w:trPr>
          <w:trHeight w:val="58"/>
        </w:trPr>
        <w:tc>
          <w:tcPr>
            <w:tcW w:w="472" w:type="dxa"/>
          </w:tcPr>
          <w:p w14:paraId="423AB889" w14:textId="77777777" w:rsidR="003E6DF3" w:rsidRPr="00877316" w:rsidRDefault="003E6DF3" w:rsidP="00D255DF">
            <w:pPr>
              <w:rPr>
                <w:color w:val="FF0000"/>
                <w:lang w:val="en-US"/>
              </w:rPr>
            </w:pPr>
          </w:p>
        </w:tc>
        <w:tc>
          <w:tcPr>
            <w:tcW w:w="1164" w:type="dxa"/>
          </w:tcPr>
          <w:p w14:paraId="61C63ABB" w14:textId="77777777" w:rsidR="003E6DF3" w:rsidRPr="00A54268" w:rsidRDefault="003E6DF3" w:rsidP="00D255DF">
            <w:pPr>
              <w:rPr>
                <w:color w:val="000000"/>
                <w:lang w:val="en-US"/>
              </w:rPr>
            </w:pPr>
            <w:r w:rsidRPr="00A54268">
              <w:rPr>
                <w:color w:val="000000"/>
                <w:lang w:val="en-US"/>
              </w:rPr>
              <w:t>AASd-114</w:t>
            </w:r>
          </w:p>
        </w:tc>
        <w:tc>
          <w:tcPr>
            <w:tcW w:w="1506" w:type="dxa"/>
          </w:tcPr>
          <w:p w14:paraId="0CC80568" w14:textId="77777777" w:rsidR="003E6DF3" w:rsidRPr="00A54268" w:rsidRDefault="003E6DF3" w:rsidP="00D255DF">
            <w:pPr>
              <w:rPr>
                <w:color w:val="000000"/>
                <w:lang w:val="en-US"/>
              </w:rPr>
            </w:pPr>
            <w:r w:rsidRPr="00A54268">
              <w:rPr>
                <w:color w:val="000000"/>
                <w:lang w:val="en-US"/>
              </w:rPr>
              <w:t>New</w:t>
            </w:r>
          </w:p>
        </w:tc>
        <w:tc>
          <w:tcPr>
            <w:tcW w:w="7139" w:type="dxa"/>
          </w:tcPr>
          <w:p w14:paraId="708428B7" w14:textId="15AEBBA2" w:rsidR="003E6DF3" w:rsidRPr="00877316" w:rsidRDefault="003E6DF3" w:rsidP="00D225F1">
            <w:pPr>
              <w:rPr>
                <w:color w:val="000000"/>
                <w:lang w:val="en-US"/>
              </w:rPr>
            </w:pPr>
            <w:r w:rsidRPr="00877316">
              <w:rPr>
                <w:color w:val="000000"/>
                <w:lang w:val="en-US"/>
              </w:rPr>
              <w:t xml:space="preserve">Constraint AASd-114: </w:t>
            </w:r>
            <w:r w:rsidR="00C1034D">
              <w:rPr>
                <w:color w:val="000000"/>
                <w:lang w:val="en-US"/>
              </w:rPr>
              <w:t>I</w:t>
            </w:r>
            <w:r w:rsidRPr="00877316">
              <w:rPr>
                <w:color w:val="000000"/>
                <w:lang w:val="en-US"/>
              </w:rPr>
              <w:t xml:space="preserve">f two first level child elements in a </w:t>
            </w:r>
            <w:proofErr w:type="spellStart"/>
            <w:r w:rsidRPr="00877316">
              <w:rPr>
                <w:color w:val="000000"/>
                <w:lang w:val="en-US"/>
              </w:rPr>
              <w:t>SubmodelElementList</w:t>
            </w:r>
            <w:proofErr w:type="spellEnd"/>
            <w:r w:rsidRPr="00877316">
              <w:rPr>
                <w:color w:val="000000"/>
                <w:lang w:val="en-US"/>
              </w:rPr>
              <w:t xml:space="preserve"> have a </w:t>
            </w:r>
            <w:proofErr w:type="spellStart"/>
            <w:r w:rsidRPr="00877316">
              <w:rPr>
                <w:color w:val="000000"/>
                <w:lang w:val="en-US"/>
              </w:rPr>
              <w:t>semanticId</w:t>
            </w:r>
            <w:proofErr w:type="spellEnd"/>
            <w:r w:rsidR="00B57784" w:rsidRPr="00845EB7">
              <w:rPr>
                <w:color w:val="000000"/>
                <w:lang w:val="en-US"/>
              </w:rPr>
              <w:t xml:space="preserve"> then</w:t>
            </w:r>
            <w:r w:rsidRPr="00877316">
              <w:rPr>
                <w:color w:val="000000"/>
                <w:lang w:val="en-US"/>
              </w:rPr>
              <w:t xml:space="preserve"> they shall be identical.</w:t>
            </w:r>
          </w:p>
        </w:tc>
      </w:tr>
      <w:tr w:rsidR="003E6DF3" w:rsidRPr="00BC7FC3" w14:paraId="0BA1CDBF" w14:textId="77777777" w:rsidTr="00D225F1">
        <w:trPr>
          <w:trHeight w:val="58"/>
        </w:trPr>
        <w:tc>
          <w:tcPr>
            <w:tcW w:w="472" w:type="dxa"/>
          </w:tcPr>
          <w:p w14:paraId="3943B9AB" w14:textId="77777777" w:rsidR="003E6DF3" w:rsidRPr="00877316" w:rsidRDefault="003E6DF3" w:rsidP="00D255DF">
            <w:pPr>
              <w:rPr>
                <w:color w:val="FF0000"/>
                <w:lang w:val="en-US"/>
              </w:rPr>
            </w:pPr>
          </w:p>
        </w:tc>
        <w:tc>
          <w:tcPr>
            <w:tcW w:w="1164" w:type="dxa"/>
          </w:tcPr>
          <w:p w14:paraId="7636A5E4" w14:textId="77777777" w:rsidR="003E6DF3" w:rsidRPr="00A54268" w:rsidRDefault="003E6DF3" w:rsidP="00D255DF">
            <w:pPr>
              <w:rPr>
                <w:color w:val="000000"/>
                <w:lang w:val="en-US"/>
              </w:rPr>
            </w:pPr>
            <w:r w:rsidRPr="00A54268">
              <w:rPr>
                <w:color w:val="000000"/>
                <w:lang w:val="en-US"/>
              </w:rPr>
              <w:t>AASd-115</w:t>
            </w:r>
          </w:p>
        </w:tc>
        <w:tc>
          <w:tcPr>
            <w:tcW w:w="1506" w:type="dxa"/>
          </w:tcPr>
          <w:p w14:paraId="298714B0" w14:textId="77777777" w:rsidR="003E6DF3" w:rsidRPr="00A54268" w:rsidRDefault="003E6DF3" w:rsidP="00D255DF">
            <w:pPr>
              <w:rPr>
                <w:color w:val="000000"/>
                <w:lang w:val="en-US"/>
              </w:rPr>
            </w:pPr>
            <w:r w:rsidRPr="00A54268">
              <w:rPr>
                <w:color w:val="000000"/>
                <w:lang w:val="en-US"/>
              </w:rPr>
              <w:t>New</w:t>
            </w:r>
          </w:p>
        </w:tc>
        <w:tc>
          <w:tcPr>
            <w:tcW w:w="7139" w:type="dxa"/>
          </w:tcPr>
          <w:p w14:paraId="3E317D54" w14:textId="149BD934" w:rsidR="003E6DF3" w:rsidRPr="00877316" w:rsidRDefault="003E6DF3" w:rsidP="00D225F1">
            <w:pPr>
              <w:rPr>
                <w:color w:val="000000"/>
                <w:lang w:val="en-US"/>
              </w:rPr>
            </w:pPr>
            <w:r w:rsidRPr="00877316">
              <w:rPr>
                <w:color w:val="000000"/>
                <w:lang w:val="en-US"/>
              </w:rPr>
              <w:t xml:space="preserve">Constraint AASd-115: </w:t>
            </w:r>
            <w:r w:rsidR="00C1034D">
              <w:rPr>
                <w:color w:val="000000"/>
                <w:lang w:val="en-US"/>
              </w:rPr>
              <w:t>I</w:t>
            </w:r>
            <w:r w:rsidRPr="00877316">
              <w:rPr>
                <w:color w:val="000000"/>
                <w:lang w:val="en-US"/>
              </w:rPr>
              <w:t xml:space="preserve">f a first level child element in a </w:t>
            </w:r>
            <w:proofErr w:type="spellStart"/>
            <w:r w:rsidRPr="00877316">
              <w:rPr>
                <w:color w:val="000000"/>
                <w:lang w:val="en-US"/>
              </w:rPr>
              <w:t>SubmodelElementList</w:t>
            </w:r>
            <w:proofErr w:type="spellEnd"/>
            <w:r w:rsidRPr="00877316">
              <w:rPr>
                <w:color w:val="000000"/>
                <w:lang w:val="en-US"/>
              </w:rPr>
              <w:t xml:space="preserve"> does not specify a </w:t>
            </w:r>
            <w:proofErr w:type="spellStart"/>
            <w:r w:rsidRPr="00877316">
              <w:rPr>
                <w:color w:val="000000"/>
                <w:lang w:val="en-US"/>
              </w:rPr>
              <w:t>semanticId</w:t>
            </w:r>
            <w:proofErr w:type="spellEnd"/>
            <w:r w:rsidR="00B57784" w:rsidRPr="00845EB7">
              <w:rPr>
                <w:color w:val="000000"/>
                <w:lang w:val="en-US"/>
              </w:rPr>
              <w:t xml:space="preserve"> then</w:t>
            </w:r>
            <w:r w:rsidRPr="00877316">
              <w:rPr>
                <w:color w:val="000000"/>
                <w:lang w:val="en-US"/>
              </w:rPr>
              <w:t xml:space="preserve"> the value is assumed to be identical to </w:t>
            </w:r>
            <w:proofErr w:type="spellStart"/>
            <w:r w:rsidRPr="00877316">
              <w:rPr>
                <w:color w:val="000000"/>
                <w:lang w:val="en-US"/>
              </w:rPr>
              <w:t>SubmodelElementList</w:t>
            </w:r>
            <w:proofErr w:type="spellEnd"/>
            <w:r w:rsidRPr="00877316">
              <w:rPr>
                <w:color w:val="000000"/>
                <w:lang w:val="en-US"/>
              </w:rPr>
              <w:t>/</w:t>
            </w:r>
            <w:proofErr w:type="spellStart"/>
            <w:r w:rsidRPr="00877316">
              <w:rPr>
                <w:color w:val="000000"/>
                <w:lang w:val="en-US"/>
              </w:rPr>
              <w:t>semanticIdListElement</w:t>
            </w:r>
            <w:proofErr w:type="spellEnd"/>
            <w:r w:rsidRPr="00877316">
              <w:rPr>
                <w:color w:val="000000"/>
                <w:lang w:val="en-US"/>
              </w:rPr>
              <w:t>.</w:t>
            </w:r>
          </w:p>
        </w:tc>
      </w:tr>
      <w:tr w:rsidR="003E6DF3" w:rsidRPr="00BC7FC3" w14:paraId="7EC07FC0" w14:textId="77777777" w:rsidTr="00D225F1">
        <w:trPr>
          <w:trHeight w:val="58"/>
        </w:trPr>
        <w:tc>
          <w:tcPr>
            <w:tcW w:w="472" w:type="dxa"/>
          </w:tcPr>
          <w:p w14:paraId="595EBDC6" w14:textId="77777777" w:rsidR="003E6DF3" w:rsidRPr="00877316" w:rsidRDefault="003E6DF3" w:rsidP="00D255DF">
            <w:pPr>
              <w:rPr>
                <w:color w:val="FF0000"/>
                <w:lang w:val="en-US"/>
              </w:rPr>
            </w:pPr>
          </w:p>
        </w:tc>
        <w:tc>
          <w:tcPr>
            <w:tcW w:w="1164" w:type="dxa"/>
          </w:tcPr>
          <w:p w14:paraId="22A34746" w14:textId="77777777" w:rsidR="003E6DF3" w:rsidRPr="00A54268" w:rsidRDefault="003E6DF3" w:rsidP="00D255DF">
            <w:pPr>
              <w:rPr>
                <w:color w:val="000000"/>
                <w:lang w:val="en-US"/>
              </w:rPr>
            </w:pPr>
            <w:r w:rsidRPr="00A54268">
              <w:rPr>
                <w:color w:val="000000"/>
                <w:lang w:val="en-US"/>
              </w:rPr>
              <w:t>AASd-116</w:t>
            </w:r>
          </w:p>
        </w:tc>
        <w:tc>
          <w:tcPr>
            <w:tcW w:w="1506" w:type="dxa"/>
          </w:tcPr>
          <w:p w14:paraId="6CF202F2" w14:textId="77777777" w:rsidR="003E6DF3" w:rsidRPr="00A54268" w:rsidRDefault="003E6DF3" w:rsidP="00D255DF">
            <w:pPr>
              <w:rPr>
                <w:color w:val="000000"/>
                <w:lang w:val="en-US"/>
              </w:rPr>
            </w:pPr>
            <w:r w:rsidRPr="00A54268">
              <w:rPr>
                <w:color w:val="000000"/>
                <w:lang w:val="en-US"/>
              </w:rPr>
              <w:t>New</w:t>
            </w:r>
          </w:p>
        </w:tc>
        <w:tc>
          <w:tcPr>
            <w:tcW w:w="7139" w:type="dxa"/>
          </w:tcPr>
          <w:p w14:paraId="1B67F8CD" w14:textId="6BDC3C47" w:rsidR="003E6DF3" w:rsidRPr="00877316" w:rsidRDefault="003E6DF3" w:rsidP="00D225F1">
            <w:pPr>
              <w:rPr>
                <w:color w:val="000000"/>
                <w:lang w:val="en-US"/>
              </w:rPr>
            </w:pPr>
            <w:r w:rsidRPr="00877316">
              <w:rPr>
                <w:color w:val="000000"/>
                <w:lang w:val="en-US"/>
              </w:rPr>
              <w:t>Constraint AASd-116: "</w:t>
            </w:r>
            <w:proofErr w:type="spellStart"/>
            <w:r w:rsidRPr="00877316">
              <w:rPr>
                <w:color w:val="000000"/>
                <w:lang w:val="en-US"/>
              </w:rPr>
              <w:t>globalAssetId</w:t>
            </w:r>
            <w:proofErr w:type="spellEnd"/>
            <w:r w:rsidRPr="00877316">
              <w:rPr>
                <w:color w:val="000000"/>
                <w:lang w:val="en-US"/>
              </w:rPr>
              <w:t xml:space="preserve">" (case-insensitive) is a reserved key. If used as value for </w:t>
            </w:r>
            <w:proofErr w:type="spellStart"/>
            <w:r w:rsidRPr="00877316">
              <w:rPr>
                <w:color w:val="000000"/>
                <w:lang w:val="en-US"/>
              </w:rPr>
              <w:t>SpecificAssetId</w:t>
            </w:r>
            <w:proofErr w:type="spellEnd"/>
            <w:r w:rsidRPr="00877316">
              <w:rPr>
                <w:color w:val="000000"/>
                <w:lang w:val="en-US"/>
              </w:rPr>
              <w:t xml:space="preserve">/name </w:t>
            </w:r>
            <w:proofErr w:type="spellStart"/>
            <w:r w:rsidRPr="00877316">
              <w:rPr>
                <w:color w:val="000000"/>
                <w:lang w:val="en-US"/>
              </w:rPr>
              <w:t>IdentifierKeyValuePair</w:t>
            </w:r>
            <w:proofErr w:type="spellEnd"/>
            <w:r w:rsidRPr="00877316">
              <w:rPr>
                <w:color w:val="000000"/>
                <w:lang w:val="en-US"/>
              </w:rPr>
              <w:t xml:space="preserve">/value shall be identical to </w:t>
            </w:r>
            <w:proofErr w:type="spellStart"/>
            <w:r w:rsidRPr="00877316">
              <w:rPr>
                <w:color w:val="000000"/>
                <w:lang w:val="en-US"/>
              </w:rPr>
              <w:t>AssetInformation</w:t>
            </w:r>
            <w:proofErr w:type="spellEnd"/>
            <w:r w:rsidRPr="00877316">
              <w:rPr>
                <w:color w:val="000000"/>
                <w:lang w:val="en-US"/>
              </w:rPr>
              <w:t>/</w:t>
            </w:r>
            <w:proofErr w:type="spellStart"/>
            <w:r w:rsidRPr="00877316">
              <w:rPr>
                <w:color w:val="000000"/>
                <w:lang w:val="en-US"/>
              </w:rPr>
              <w:t>globalAssetId</w:t>
            </w:r>
            <w:proofErr w:type="spellEnd"/>
            <w:r w:rsidRPr="00877316">
              <w:rPr>
                <w:color w:val="000000"/>
                <w:lang w:val="en-US"/>
              </w:rPr>
              <w:t>.</w:t>
            </w:r>
            <w:r w:rsidRPr="00877316" w:rsidDel="00B76A12">
              <w:rPr>
                <w:color w:val="000000"/>
                <w:lang w:val="en-US"/>
              </w:rPr>
              <w:t xml:space="preserve"> </w:t>
            </w:r>
          </w:p>
        </w:tc>
      </w:tr>
      <w:tr w:rsidR="003E6DF3" w:rsidRPr="00BC7FC3" w14:paraId="49CC0110" w14:textId="77777777" w:rsidTr="00D225F1">
        <w:trPr>
          <w:trHeight w:val="58"/>
        </w:trPr>
        <w:tc>
          <w:tcPr>
            <w:tcW w:w="472" w:type="dxa"/>
          </w:tcPr>
          <w:p w14:paraId="39F1DA31" w14:textId="77777777" w:rsidR="003E6DF3" w:rsidRPr="00877316" w:rsidRDefault="003E6DF3" w:rsidP="00D255DF">
            <w:pPr>
              <w:rPr>
                <w:color w:val="FF0000"/>
                <w:lang w:val="en-US"/>
              </w:rPr>
            </w:pPr>
          </w:p>
        </w:tc>
        <w:tc>
          <w:tcPr>
            <w:tcW w:w="1164" w:type="dxa"/>
          </w:tcPr>
          <w:p w14:paraId="0E4C63F1" w14:textId="77777777" w:rsidR="003E6DF3" w:rsidRPr="00A54268" w:rsidRDefault="003E6DF3" w:rsidP="00D255DF">
            <w:pPr>
              <w:rPr>
                <w:color w:val="000000"/>
                <w:lang w:val="en-US"/>
              </w:rPr>
            </w:pPr>
            <w:r w:rsidRPr="00A54268">
              <w:rPr>
                <w:color w:val="000000"/>
                <w:lang w:val="en-US"/>
              </w:rPr>
              <w:t>AASd-117</w:t>
            </w:r>
          </w:p>
        </w:tc>
        <w:tc>
          <w:tcPr>
            <w:tcW w:w="1506" w:type="dxa"/>
          </w:tcPr>
          <w:p w14:paraId="23A2DBBC" w14:textId="77777777" w:rsidR="003E6DF3" w:rsidRPr="00A54268" w:rsidRDefault="003E6DF3" w:rsidP="00D255DF">
            <w:pPr>
              <w:rPr>
                <w:color w:val="000000"/>
                <w:lang w:val="en-US"/>
              </w:rPr>
            </w:pPr>
            <w:r w:rsidRPr="00A54268">
              <w:rPr>
                <w:color w:val="000000"/>
                <w:lang w:val="en-US"/>
              </w:rPr>
              <w:t>New</w:t>
            </w:r>
          </w:p>
        </w:tc>
        <w:tc>
          <w:tcPr>
            <w:tcW w:w="7139" w:type="dxa"/>
          </w:tcPr>
          <w:p w14:paraId="39D48434" w14:textId="77777777" w:rsidR="003E6DF3" w:rsidRPr="00877316" w:rsidRDefault="003E6DF3" w:rsidP="00D225F1">
            <w:pPr>
              <w:rPr>
                <w:color w:val="000000"/>
                <w:lang w:val="en-US"/>
              </w:rPr>
            </w:pPr>
            <w:r w:rsidRPr="00877316">
              <w:rPr>
                <w:color w:val="000000"/>
                <w:lang w:val="en-US"/>
              </w:rPr>
              <w:t>Needed because Referable/</w:t>
            </w:r>
            <w:proofErr w:type="spellStart"/>
            <w:r w:rsidRPr="00877316">
              <w:rPr>
                <w:color w:val="000000"/>
                <w:lang w:val="en-US"/>
              </w:rPr>
              <w:t>idShort</w:t>
            </w:r>
            <w:proofErr w:type="spellEnd"/>
            <w:r w:rsidRPr="00877316">
              <w:rPr>
                <w:color w:val="000000"/>
                <w:lang w:val="en-US"/>
              </w:rPr>
              <w:t xml:space="preserve"> now optional</w:t>
            </w:r>
          </w:p>
          <w:p w14:paraId="28E08E9E" w14:textId="77777777" w:rsidR="003E6DF3" w:rsidRPr="00877316" w:rsidRDefault="003E6DF3" w:rsidP="00D225F1">
            <w:pPr>
              <w:rPr>
                <w:color w:val="000000"/>
                <w:lang w:val="en-US"/>
              </w:rPr>
            </w:pPr>
            <w:r w:rsidRPr="00877316">
              <w:rPr>
                <w:color w:val="000000"/>
                <w:lang w:val="en-US"/>
              </w:rPr>
              <w:t xml:space="preserve">Constraint AASd-117: </w:t>
            </w:r>
            <w:proofErr w:type="spellStart"/>
            <w:r w:rsidRPr="00877316">
              <w:rPr>
                <w:color w:val="000000"/>
                <w:lang w:val="en-US"/>
              </w:rPr>
              <w:t>idShort</w:t>
            </w:r>
            <w:proofErr w:type="spellEnd"/>
            <w:r w:rsidRPr="00877316">
              <w:rPr>
                <w:color w:val="000000"/>
                <w:lang w:val="en-US"/>
              </w:rPr>
              <w:t xml:space="preserve"> of non-identifiable </w:t>
            </w:r>
            <w:proofErr w:type="spellStart"/>
            <w:r w:rsidRPr="00877316">
              <w:rPr>
                <w:color w:val="000000"/>
                <w:lang w:val="en-US"/>
              </w:rPr>
              <w:t>Referables</w:t>
            </w:r>
            <w:proofErr w:type="spellEnd"/>
            <w:r w:rsidRPr="00877316">
              <w:rPr>
                <w:color w:val="000000"/>
                <w:lang w:val="en-US"/>
              </w:rPr>
              <w:t xml:space="preserve"> not equal to </w:t>
            </w:r>
            <w:proofErr w:type="spellStart"/>
            <w:r w:rsidRPr="00877316">
              <w:rPr>
                <w:color w:val="000000"/>
                <w:lang w:val="en-US"/>
              </w:rPr>
              <w:t>SubmodelElementList</w:t>
            </w:r>
            <w:proofErr w:type="spellEnd"/>
            <w:r w:rsidRPr="00877316">
              <w:rPr>
                <w:color w:val="000000"/>
                <w:lang w:val="en-US"/>
              </w:rPr>
              <w:t xml:space="preserve"> shall be specified (i.e. </w:t>
            </w:r>
            <w:proofErr w:type="spellStart"/>
            <w:r w:rsidRPr="00877316">
              <w:rPr>
                <w:color w:val="000000"/>
                <w:lang w:val="en-US"/>
              </w:rPr>
              <w:t>idShort</w:t>
            </w:r>
            <w:proofErr w:type="spellEnd"/>
            <w:r w:rsidRPr="00877316">
              <w:rPr>
                <w:color w:val="000000"/>
                <w:lang w:val="en-US"/>
              </w:rPr>
              <w:t xml:space="preserve"> is mandatory for all </w:t>
            </w:r>
            <w:proofErr w:type="spellStart"/>
            <w:r w:rsidRPr="00877316">
              <w:rPr>
                <w:color w:val="000000"/>
                <w:lang w:val="en-US"/>
              </w:rPr>
              <w:t>Referables</w:t>
            </w:r>
            <w:proofErr w:type="spellEnd"/>
            <w:r w:rsidRPr="00877316">
              <w:rPr>
                <w:color w:val="000000"/>
                <w:lang w:val="en-US"/>
              </w:rPr>
              <w:t xml:space="preserve"> except for </w:t>
            </w:r>
            <w:proofErr w:type="spellStart"/>
            <w:r w:rsidRPr="00877316">
              <w:rPr>
                <w:color w:val="000000"/>
                <w:lang w:val="en-US"/>
              </w:rPr>
              <w:t>SubmodelElementLists</w:t>
            </w:r>
            <w:proofErr w:type="spellEnd"/>
            <w:r w:rsidRPr="00877316">
              <w:rPr>
                <w:color w:val="000000"/>
                <w:lang w:val="en-US"/>
              </w:rPr>
              <w:t xml:space="preserve"> and all </w:t>
            </w:r>
            <w:proofErr w:type="spellStart"/>
            <w:r w:rsidRPr="00877316">
              <w:rPr>
                <w:color w:val="000000"/>
                <w:lang w:val="en-US"/>
              </w:rPr>
              <w:t>Identifiables</w:t>
            </w:r>
            <w:proofErr w:type="spellEnd"/>
            <w:r w:rsidRPr="00877316">
              <w:rPr>
                <w:color w:val="000000"/>
                <w:lang w:val="en-US"/>
              </w:rPr>
              <w:t>).</w:t>
            </w:r>
          </w:p>
        </w:tc>
      </w:tr>
      <w:tr w:rsidR="003E6DF3" w:rsidRPr="00BC7FC3" w14:paraId="422CB16D" w14:textId="77777777" w:rsidTr="00D225F1">
        <w:trPr>
          <w:trHeight w:val="58"/>
        </w:trPr>
        <w:tc>
          <w:tcPr>
            <w:tcW w:w="472" w:type="dxa"/>
          </w:tcPr>
          <w:p w14:paraId="3251AF76" w14:textId="77777777" w:rsidR="003E6DF3" w:rsidRPr="00877316" w:rsidRDefault="003E6DF3" w:rsidP="00D255DF">
            <w:pPr>
              <w:rPr>
                <w:color w:val="FF0000"/>
                <w:lang w:val="en-US"/>
              </w:rPr>
            </w:pPr>
          </w:p>
        </w:tc>
        <w:tc>
          <w:tcPr>
            <w:tcW w:w="1164" w:type="dxa"/>
          </w:tcPr>
          <w:p w14:paraId="02C503E2" w14:textId="77777777" w:rsidR="003E6DF3" w:rsidRPr="00A54268" w:rsidRDefault="003E6DF3" w:rsidP="00D255DF">
            <w:pPr>
              <w:rPr>
                <w:color w:val="000000"/>
                <w:lang w:val="en-US"/>
              </w:rPr>
            </w:pPr>
            <w:r w:rsidRPr="00A54268">
              <w:rPr>
                <w:color w:val="000000"/>
                <w:lang w:val="en-US"/>
              </w:rPr>
              <w:t>AASd-118</w:t>
            </w:r>
          </w:p>
        </w:tc>
        <w:tc>
          <w:tcPr>
            <w:tcW w:w="1506" w:type="dxa"/>
          </w:tcPr>
          <w:p w14:paraId="5B32A98D" w14:textId="77777777" w:rsidR="003E6DF3" w:rsidRPr="00A54268" w:rsidRDefault="003E6DF3" w:rsidP="00D255DF">
            <w:pPr>
              <w:rPr>
                <w:color w:val="000000"/>
                <w:lang w:val="en-US"/>
              </w:rPr>
            </w:pPr>
            <w:r w:rsidRPr="00A54268">
              <w:rPr>
                <w:color w:val="000000"/>
                <w:lang w:val="en-US"/>
              </w:rPr>
              <w:t>New</w:t>
            </w:r>
          </w:p>
        </w:tc>
        <w:tc>
          <w:tcPr>
            <w:tcW w:w="7139" w:type="dxa"/>
          </w:tcPr>
          <w:p w14:paraId="419F65C2" w14:textId="77777777" w:rsidR="003E6DF3" w:rsidRPr="00877316" w:rsidRDefault="003E6DF3" w:rsidP="00D225F1">
            <w:pPr>
              <w:rPr>
                <w:color w:val="000000"/>
                <w:lang w:val="en-US"/>
              </w:rPr>
            </w:pPr>
            <w:r w:rsidRPr="00877316">
              <w:rPr>
                <w:color w:val="000000"/>
                <w:lang w:val="en-US"/>
              </w:rPr>
              <w:t xml:space="preserve">Because of new attribute </w:t>
            </w:r>
            <w:proofErr w:type="spellStart"/>
            <w:r w:rsidRPr="00877316">
              <w:rPr>
                <w:color w:val="000000"/>
                <w:lang w:val="en-US"/>
              </w:rPr>
              <w:t>supplementalSemanticId</w:t>
            </w:r>
            <w:proofErr w:type="spellEnd"/>
            <w:r w:rsidRPr="00877316">
              <w:rPr>
                <w:color w:val="000000"/>
                <w:lang w:val="en-US"/>
              </w:rPr>
              <w:t xml:space="preserve"> for </w:t>
            </w:r>
            <w:proofErr w:type="spellStart"/>
            <w:r w:rsidRPr="00877316">
              <w:rPr>
                <w:color w:val="000000"/>
                <w:lang w:val="en-US"/>
              </w:rPr>
              <w:t>HasSemantics</w:t>
            </w:r>
            <w:proofErr w:type="spellEnd"/>
          </w:p>
          <w:p w14:paraId="1B0FA4A9" w14:textId="6587BD58" w:rsidR="003E6DF3" w:rsidRPr="00877316" w:rsidRDefault="003E6DF3" w:rsidP="00D225F1">
            <w:pPr>
              <w:rPr>
                <w:color w:val="000000"/>
                <w:lang w:val="en-US"/>
              </w:rPr>
            </w:pPr>
            <w:r w:rsidRPr="00877316">
              <w:rPr>
                <w:color w:val="000000"/>
                <w:lang w:val="en-US"/>
              </w:rPr>
              <w:t xml:space="preserve">Constraint AASd-118: </w:t>
            </w:r>
            <w:r w:rsidR="00B57784" w:rsidRPr="00845EB7">
              <w:rPr>
                <w:color w:val="000000"/>
                <w:lang w:val="en-US"/>
              </w:rPr>
              <w:t>If there is</w:t>
            </w:r>
            <w:r w:rsidRPr="00877316">
              <w:rPr>
                <w:color w:val="000000"/>
                <w:lang w:val="en-US"/>
              </w:rPr>
              <w:t xml:space="preserve"> a supplemental semantic ID (</w:t>
            </w:r>
            <w:proofErr w:type="spellStart"/>
            <w:r w:rsidRPr="00877316">
              <w:rPr>
                <w:color w:val="000000"/>
                <w:lang w:val="en-US"/>
              </w:rPr>
              <w:t>HasSemantics</w:t>
            </w:r>
            <w:proofErr w:type="spellEnd"/>
            <w:r w:rsidRPr="00877316">
              <w:rPr>
                <w:color w:val="000000"/>
                <w:lang w:val="en-US"/>
              </w:rPr>
              <w:t>/</w:t>
            </w:r>
            <w:proofErr w:type="spellStart"/>
            <w:r w:rsidRPr="00877316">
              <w:rPr>
                <w:color w:val="000000"/>
                <w:lang w:val="en-US"/>
              </w:rPr>
              <w:t>supplementalSemanticId</w:t>
            </w:r>
            <w:proofErr w:type="spellEnd"/>
            <w:r w:rsidRPr="00877316">
              <w:rPr>
                <w:color w:val="000000"/>
                <w:lang w:val="en-US"/>
              </w:rPr>
              <w:t>) defined</w:t>
            </w:r>
            <w:r w:rsidR="00B57784" w:rsidRPr="00845EB7">
              <w:rPr>
                <w:color w:val="000000"/>
                <w:lang w:val="en-US"/>
              </w:rPr>
              <w:t xml:space="preserve"> then</w:t>
            </w:r>
            <w:r w:rsidRPr="00877316">
              <w:rPr>
                <w:color w:val="000000"/>
                <w:lang w:val="en-US"/>
              </w:rPr>
              <w:t xml:space="preserve"> there shall </w:t>
            </w:r>
            <w:r w:rsidR="00B57784" w:rsidRPr="00845EB7">
              <w:rPr>
                <w:color w:val="000000"/>
                <w:lang w:val="en-US"/>
              </w:rPr>
              <w:t xml:space="preserve">be </w:t>
            </w:r>
            <w:r w:rsidRPr="00877316">
              <w:rPr>
                <w:color w:val="000000"/>
                <w:lang w:val="en-US"/>
              </w:rPr>
              <w:t>also a main semantic ID (</w:t>
            </w:r>
            <w:proofErr w:type="spellStart"/>
            <w:r w:rsidRPr="00877316">
              <w:rPr>
                <w:color w:val="000000"/>
                <w:lang w:val="en-US"/>
              </w:rPr>
              <w:t>HasSemantics</w:t>
            </w:r>
            <w:proofErr w:type="spellEnd"/>
            <w:r w:rsidRPr="00877316">
              <w:rPr>
                <w:color w:val="000000"/>
                <w:lang w:val="en-US"/>
              </w:rPr>
              <w:t>/</w:t>
            </w:r>
            <w:proofErr w:type="spellStart"/>
            <w:r w:rsidRPr="00877316">
              <w:rPr>
                <w:color w:val="000000"/>
                <w:lang w:val="en-US"/>
              </w:rPr>
              <w:t>semanticId</w:t>
            </w:r>
            <w:proofErr w:type="spellEnd"/>
            <w:r w:rsidRPr="00877316">
              <w:rPr>
                <w:color w:val="000000"/>
                <w:lang w:val="en-US"/>
              </w:rPr>
              <w:t>).</w:t>
            </w:r>
          </w:p>
        </w:tc>
      </w:tr>
      <w:tr w:rsidR="003E6DF3" w:rsidRPr="00BC7FC3" w14:paraId="41444684" w14:textId="77777777" w:rsidTr="00D225F1">
        <w:trPr>
          <w:trHeight w:val="58"/>
        </w:trPr>
        <w:tc>
          <w:tcPr>
            <w:tcW w:w="472" w:type="dxa"/>
          </w:tcPr>
          <w:p w14:paraId="479F67C2" w14:textId="77777777" w:rsidR="003E6DF3" w:rsidRPr="00877316" w:rsidRDefault="003E6DF3" w:rsidP="00D255DF">
            <w:pPr>
              <w:rPr>
                <w:color w:val="FF0000"/>
                <w:lang w:val="en-US"/>
              </w:rPr>
            </w:pPr>
          </w:p>
        </w:tc>
        <w:tc>
          <w:tcPr>
            <w:tcW w:w="1164" w:type="dxa"/>
          </w:tcPr>
          <w:p w14:paraId="495C4A0E" w14:textId="77777777" w:rsidR="003E6DF3" w:rsidRPr="00A54268" w:rsidRDefault="003E6DF3" w:rsidP="00D255DF">
            <w:pPr>
              <w:rPr>
                <w:color w:val="000000"/>
                <w:lang w:val="en-US"/>
              </w:rPr>
            </w:pPr>
            <w:r w:rsidRPr="00A54268">
              <w:rPr>
                <w:color w:val="000000"/>
                <w:lang w:val="en-US"/>
              </w:rPr>
              <w:t>AASd-119</w:t>
            </w:r>
          </w:p>
        </w:tc>
        <w:tc>
          <w:tcPr>
            <w:tcW w:w="1506" w:type="dxa"/>
          </w:tcPr>
          <w:p w14:paraId="7491C6FC" w14:textId="77777777" w:rsidR="003E6DF3" w:rsidRPr="00A54268" w:rsidRDefault="003E6DF3" w:rsidP="00D255DF">
            <w:pPr>
              <w:rPr>
                <w:color w:val="000000"/>
                <w:lang w:val="en-US"/>
              </w:rPr>
            </w:pPr>
            <w:r w:rsidRPr="00A54268">
              <w:rPr>
                <w:color w:val="000000"/>
                <w:lang w:val="en-US"/>
              </w:rPr>
              <w:t>New</w:t>
            </w:r>
          </w:p>
        </w:tc>
        <w:tc>
          <w:tcPr>
            <w:tcW w:w="7139" w:type="dxa"/>
          </w:tcPr>
          <w:p w14:paraId="178BB1D4" w14:textId="4136A984" w:rsidR="003E6DF3" w:rsidRPr="00877316" w:rsidRDefault="003E6DF3" w:rsidP="00D225F1">
            <w:pPr>
              <w:rPr>
                <w:color w:val="000000"/>
                <w:lang w:val="en-US"/>
              </w:rPr>
            </w:pPr>
            <w:r w:rsidRPr="00877316">
              <w:rPr>
                <w:color w:val="000000"/>
                <w:lang w:val="en-US"/>
              </w:rPr>
              <w:t>New qualifier/kind attribute</w:t>
            </w:r>
          </w:p>
          <w:p w14:paraId="6531C44A" w14:textId="0BB02269" w:rsidR="003E6DF3" w:rsidRPr="00877316" w:rsidRDefault="003E6DF3" w:rsidP="00D225F1">
            <w:pPr>
              <w:rPr>
                <w:color w:val="000000"/>
                <w:lang w:val="en-US"/>
              </w:rPr>
            </w:pPr>
            <w:r w:rsidRPr="00877316">
              <w:rPr>
                <w:color w:val="000000"/>
                <w:lang w:val="en-US"/>
              </w:rPr>
              <w:t xml:space="preserve">Constraint AASd-119: </w:t>
            </w:r>
            <w:r w:rsidR="00C1034D">
              <w:rPr>
                <w:color w:val="000000"/>
                <w:lang w:val="en-US"/>
              </w:rPr>
              <w:t>I</w:t>
            </w:r>
            <w:r w:rsidRPr="00877316">
              <w:rPr>
                <w:color w:val="000000"/>
                <w:lang w:val="en-US"/>
              </w:rPr>
              <w:t xml:space="preserve">f any </w:t>
            </w:r>
            <w:r w:rsidR="0083255C" w:rsidRPr="00845EB7">
              <w:rPr>
                <w:color w:val="000000"/>
                <w:lang w:val="en-US"/>
              </w:rPr>
              <w:t>Qualifier</w:t>
            </w:r>
            <w:r w:rsidRPr="00877316">
              <w:rPr>
                <w:color w:val="000000"/>
                <w:lang w:val="en-US"/>
              </w:rPr>
              <w:t xml:space="preserve">/kind value of a </w:t>
            </w:r>
            <w:r w:rsidR="0083255C" w:rsidRPr="00845EB7">
              <w:rPr>
                <w:color w:val="000000"/>
                <w:lang w:val="en-US"/>
              </w:rPr>
              <w:t>Qualifiable</w:t>
            </w:r>
            <w:r w:rsidRPr="00877316">
              <w:rPr>
                <w:color w:val="000000"/>
                <w:lang w:val="en-US"/>
              </w:rPr>
              <w:t xml:space="preserve">/qualifier is equal to </w:t>
            </w:r>
            <w:proofErr w:type="spellStart"/>
            <w:r w:rsidRPr="00877316">
              <w:rPr>
                <w:color w:val="000000"/>
                <w:lang w:val="en-US"/>
              </w:rPr>
              <w:t>TemplateQualifier</w:t>
            </w:r>
            <w:proofErr w:type="spellEnd"/>
            <w:r w:rsidRPr="00877316">
              <w:rPr>
                <w:color w:val="000000"/>
                <w:lang w:val="en-US"/>
              </w:rPr>
              <w:t xml:space="preserve"> and the qualified element inherits from "</w:t>
            </w:r>
            <w:proofErr w:type="spellStart"/>
            <w:r w:rsidRPr="00877316">
              <w:rPr>
                <w:color w:val="000000"/>
                <w:lang w:val="en-US"/>
              </w:rPr>
              <w:t>hasKind</w:t>
            </w:r>
            <w:proofErr w:type="spellEnd"/>
            <w:r w:rsidR="00F639CD" w:rsidRPr="00845EB7">
              <w:rPr>
                <w:color w:val="000000"/>
                <w:lang w:val="en-US"/>
              </w:rPr>
              <w:t>"</w:t>
            </w:r>
            <w:r w:rsidR="0083255C" w:rsidRPr="00845EB7">
              <w:rPr>
                <w:color w:val="000000"/>
                <w:lang w:val="en-US"/>
              </w:rPr>
              <w:t xml:space="preserve"> then</w:t>
            </w:r>
            <w:r w:rsidRPr="00877316">
              <w:rPr>
                <w:color w:val="000000"/>
                <w:lang w:val="en-US"/>
              </w:rPr>
              <w:t xml:space="preserve"> the qualified element shall be of kind Template (</w:t>
            </w:r>
            <w:proofErr w:type="spellStart"/>
            <w:r w:rsidRPr="00877316">
              <w:rPr>
                <w:color w:val="000000"/>
                <w:lang w:val="en-US"/>
              </w:rPr>
              <w:t>HasKind</w:t>
            </w:r>
            <w:proofErr w:type="spellEnd"/>
            <w:r w:rsidRPr="00877316">
              <w:rPr>
                <w:color w:val="000000"/>
                <w:lang w:val="en-US"/>
              </w:rPr>
              <w:t>/kind = "Template").</w:t>
            </w:r>
          </w:p>
        </w:tc>
      </w:tr>
      <w:tr w:rsidR="003E6DF3" w:rsidRPr="00BC7FC3" w14:paraId="3EFC73F9" w14:textId="77777777" w:rsidTr="00D225F1">
        <w:trPr>
          <w:trHeight w:val="58"/>
        </w:trPr>
        <w:tc>
          <w:tcPr>
            <w:tcW w:w="472" w:type="dxa"/>
          </w:tcPr>
          <w:p w14:paraId="7352048D" w14:textId="77777777" w:rsidR="003E6DF3" w:rsidRPr="00877316" w:rsidRDefault="003E6DF3" w:rsidP="00D255DF">
            <w:pPr>
              <w:rPr>
                <w:color w:val="FF0000"/>
                <w:lang w:val="en-US"/>
              </w:rPr>
            </w:pPr>
          </w:p>
        </w:tc>
        <w:tc>
          <w:tcPr>
            <w:tcW w:w="1164" w:type="dxa"/>
          </w:tcPr>
          <w:p w14:paraId="2C8583D1" w14:textId="77777777" w:rsidR="003E6DF3" w:rsidRPr="00A54268" w:rsidRDefault="003E6DF3" w:rsidP="00D255DF">
            <w:pPr>
              <w:rPr>
                <w:color w:val="000000"/>
                <w:lang w:val="en-US"/>
              </w:rPr>
            </w:pPr>
            <w:r w:rsidRPr="00A54268">
              <w:rPr>
                <w:color w:val="000000"/>
                <w:lang w:val="en-US"/>
              </w:rPr>
              <w:t>AASd-120</w:t>
            </w:r>
          </w:p>
        </w:tc>
        <w:tc>
          <w:tcPr>
            <w:tcW w:w="1506" w:type="dxa"/>
          </w:tcPr>
          <w:p w14:paraId="191EC6AA" w14:textId="77777777" w:rsidR="003E6DF3" w:rsidRPr="00A54268" w:rsidRDefault="003E6DF3" w:rsidP="00D255DF">
            <w:pPr>
              <w:rPr>
                <w:color w:val="000000"/>
                <w:lang w:val="en-US"/>
              </w:rPr>
            </w:pPr>
            <w:r w:rsidRPr="00A54268">
              <w:rPr>
                <w:color w:val="000000"/>
                <w:lang w:val="en-US"/>
              </w:rPr>
              <w:t>New</w:t>
            </w:r>
          </w:p>
        </w:tc>
        <w:tc>
          <w:tcPr>
            <w:tcW w:w="7139" w:type="dxa"/>
          </w:tcPr>
          <w:p w14:paraId="4CB82426" w14:textId="77777777" w:rsidR="003E6DF3" w:rsidRPr="00877316" w:rsidRDefault="003E6DF3" w:rsidP="00D225F1">
            <w:pPr>
              <w:rPr>
                <w:color w:val="000000"/>
                <w:lang w:val="en-US"/>
              </w:rPr>
            </w:pPr>
            <w:r w:rsidRPr="00877316">
              <w:rPr>
                <w:color w:val="000000"/>
                <w:lang w:val="en-US"/>
              </w:rPr>
              <w:t xml:space="preserve">For new </w:t>
            </w:r>
            <w:proofErr w:type="spellStart"/>
            <w:r w:rsidRPr="00877316">
              <w:rPr>
                <w:color w:val="000000"/>
                <w:lang w:val="en-US"/>
              </w:rPr>
              <w:t>submodel</w:t>
            </w:r>
            <w:proofErr w:type="spellEnd"/>
            <w:r w:rsidRPr="00877316">
              <w:rPr>
                <w:color w:val="000000"/>
                <w:lang w:val="en-US"/>
              </w:rPr>
              <w:t xml:space="preserve"> element </w:t>
            </w:r>
            <w:proofErr w:type="spellStart"/>
            <w:r w:rsidRPr="00877316">
              <w:rPr>
                <w:color w:val="000000"/>
                <w:lang w:val="en-US"/>
              </w:rPr>
              <w:t>SubmodelElementList</w:t>
            </w:r>
            <w:proofErr w:type="spellEnd"/>
          </w:p>
          <w:p w14:paraId="4F4FAF14" w14:textId="0AB03A29" w:rsidR="003E6DF3" w:rsidRPr="00877316" w:rsidRDefault="003E6DF3" w:rsidP="00D225F1">
            <w:pPr>
              <w:rPr>
                <w:color w:val="000000"/>
                <w:lang w:val="en-US"/>
              </w:rPr>
            </w:pPr>
            <w:r w:rsidRPr="00877316">
              <w:rPr>
                <w:color w:val="000000"/>
                <w:lang w:val="en-US"/>
              </w:rPr>
              <w:t xml:space="preserve">Constraint AASD-120: </w:t>
            </w:r>
            <w:proofErr w:type="spellStart"/>
            <w:r w:rsidRPr="00877316">
              <w:rPr>
                <w:color w:val="000000"/>
                <w:lang w:val="en-US"/>
              </w:rPr>
              <w:t>idShort</w:t>
            </w:r>
            <w:proofErr w:type="spellEnd"/>
            <w:r w:rsidRPr="00877316">
              <w:rPr>
                <w:color w:val="000000"/>
                <w:lang w:val="en-US"/>
              </w:rPr>
              <w:t xml:space="preserve"> of </w:t>
            </w:r>
            <w:proofErr w:type="spellStart"/>
            <w:r w:rsidRPr="00877316">
              <w:rPr>
                <w:color w:val="000000"/>
                <w:lang w:val="en-US"/>
              </w:rPr>
              <w:t>submodel</w:t>
            </w:r>
            <w:proofErr w:type="spellEnd"/>
            <w:r w:rsidRPr="00877316">
              <w:rPr>
                <w:color w:val="000000"/>
                <w:lang w:val="en-US"/>
              </w:rPr>
              <w:t xml:space="preserve"> elements within a </w:t>
            </w:r>
            <w:r w:rsidR="00B57784" w:rsidRPr="00845EB7">
              <w:rPr>
                <w:color w:val="000000"/>
                <w:lang w:val="en-US"/>
              </w:rPr>
              <w:t xml:space="preserve"> </w:t>
            </w:r>
            <w:proofErr w:type="spellStart"/>
            <w:r w:rsidRPr="00877316">
              <w:rPr>
                <w:color w:val="000000"/>
                <w:lang w:val="en-US"/>
              </w:rPr>
              <w:t>SubmodelElementList</w:t>
            </w:r>
            <w:proofErr w:type="spellEnd"/>
            <w:r w:rsidRPr="00877316">
              <w:rPr>
                <w:color w:val="000000"/>
                <w:lang w:val="en-US"/>
              </w:rPr>
              <w:t xml:space="preserve"> shall not be specified.</w:t>
            </w:r>
          </w:p>
        </w:tc>
      </w:tr>
      <w:tr w:rsidR="003E6DF3" w:rsidRPr="00BC7FC3" w14:paraId="7048231B" w14:textId="77777777" w:rsidTr="00D225F1">
        <w:trPr>
          <w:trHeight w:val="58"/>
        </w:trPr>
        <w:tc>
          <w:tcPr>
            <w:tcW w:w="472" w:type="dxa"/>
          </w:tcPr>
          <w:p w14:paraId="75F9EBE6" w14:textId="77777777" w:rsidR="003E6DF3" w:rsidRPr="00877316" w:rsidRDefault="003E6DF3" w:rsidP="00D255DF">
            <w:pPr>
              <w:rPr>
                <w:color w:val="FF0000"/>
                <w:lang w:val="en-US"/>
              </w:rPr>
            </w:pPr>
          </w:p>
        </w:tc>
        <w:tc>
          <w:tcPr>
            <w:tcW w:w="1164" w:type="dxa"/>
          </w:tcPr>
          <w:p w14:paraId="0FDBCB99" w14:textId="77777777" w:rsidR="003E6DF3" w:rsidRPr="00A54268" w:rsidRDefault="003E6DF3" w:rsidP="00D255DF">
            <w:pPr>
              <w:rPr>
                <w:color w:val="000000"/>
                <w:lang w:val="en-US"/>
              </w:rPr>
            </w:pPr>
            <w:r w:rsidRPr="00A54268">
              <w:rPr>
                <w:color w:val="000000"/>
                <w:lang w:val="en-US"/>
              </w:rPr>
              <w:t>AASd-121</w:t>
            </w:r>
          </w:p>
        </w:tc>
        <w:tc>
          <w:tcPr>
            <w:tcW w:w="1506" w:type="dxa"/>
          </w:tcPr>
          <w:p w14:paraId="7E1E5590" w14:textId="77777777" w:rsidR="003E6DF3" w:rsidRPr="00A54268" w:rsidRDefault="003E6DF3" w:rsidP="00D255DF">
            <w:pPr>
              <w:rPr>
                <w:color w:val="000000"/>
                <w:lang w:val="en-US"/>
              </w:rPr>
            </w:pPr>
            <w:r w:rsidRPr="00A54268">
              <w:rPr>
                <w:color w:val="000000"/>
                <w:lang w:val="en-US"/>
              </w:rPr>
              <w:t>New</w:t>
            </w:r>
          </w:p>
        </w:tc>
        <w:tc>
          <w:tcPr>
            <w:tcW w:w="7139" w:type="dxa"/>
          </w:tcPr>
          <w:p w14:paraId="6CC58339" w14:textId="4B112CB3" w:rsidR="003E6DF3" w:rsidRPr="00877316" w:rsidRDefault="003E6DF3" w:rsidP="00D225F1">
            <w:pPr>
              <w:rPr>
                <w:color w:val="000000"/>
                <w:lang w:val="en-US"/>
              </w:rPr>
            </w:pPr>
            <w:r w:rsidRPr="00877316">
              <w:rPr>
                <w:color w:val="000000"/>
                <w:lang w:val="en-US"/>
              </w:rPr>
              <w:t xml:space="preserve">Constraint AASd-121: </w:t>
            </w:r>
            <w:r w:rsidR="00C1034D">
              <w:rPr>
                <w:color w:val="000000"/>
                <w:lang w:val="en-US"/>
              </w:rPr>
              <w:t>F</w:t>
            </w:r>
            <w:r w:rsidRPr="00877316">
              <w:rPr>
                <w:color w:val="000000"/>
                <w:lang w:val="en-US"/>
              </w:rPr>
              <w:t xml:space="preserve">or References the type of the first key of Reference/keys shall be one of </w:t>
            </w:r>
            <w:proofErr w:type="spellStart"/>
            <w:r w:rsidRPr="00877316">
              <w:rPr>
                <w:color w:val="000000"/>
                <w:lang w:val="en-US"/>
              </w:rPr>
              <w:t>GloballyIdentifiables</w:t>
            </w:r>
            <w:proofErr w:type="spellEnd"/>
            <w:r w:rsidRPr="00877316">
              <w:rPr>
                <w:color w:val="000000"/>
                <w:lang w:val="en-US"/>
              </w:rPr>
              <w:t>.</w:t>
            </w:r>
          </w:p>
        </w:tc>
      </w:tr>
      <w:tr w:rsidR="003E6DF3" w:rsidRPr="00BC7FC3" w14:paraId="0EBF8B88" w14:textId="77777777" w:rsidTr="00D225F1">
        <w:trPr>
          <w:trHeight w:val="58"/>
        </w:trPr>
        <w:tc>
          <w:tcPr>
            <w:tcW w:w="472" w:type="dxa"/>
          </w:tcPr>
          <w:p w14:paraId="1A77B753" w14:textId="77777777" w:rsidR="003E6DF3" w:rsidRPr="00877316" w:rsidRDefault="003E6DF3" w:rsidP="00D255DF">
            <w:pPr>
              <w:rPr>
                <w:color w:val="FF0000"/>
                <w:lang w:val="en-US"/>
              </w:rPr>
            </w:pPr>
          </w:p>
        </w:tc>
        <w:tc>
          <w:tcPr>
            <w:tcW w:w="1164" w:type="dxa"/>
          </w:tcPr>
          <w:p w14:paraId="7DC0B002" w14:textId="77777777" w:rsidR="003E6DF3" w:rsidRPr="00A54268" w:rsidRDefault="003E6DF3" w:rsidP="00D255DF">
            <w:pPr>
              <w:rPr>
                <w:color w:val="000000"/>
                <w:lang w:val="en-US"/>
              </w:rPr>
            </w:pPr>
            <w:r w:rsidRPr="00A54268">
              <w:rPr>
                <w:color w:val="000000"/>
                <w:lang w:val="en-US"/>
              </w:rPr>
              <w:t>AASd-122</w:t>
            </w:r>
          </w:p>
        </w:tc>
        <w:tc>
          <w:tcPr>
            <w:tcW w:w="1506" w:type="dxa"/>
          </w:tcPr>
          <w:p w14:paraId="642D3A28" w14:textId="77777777" w:rsidR="003E6DF3" w:rsidRPr="00A54268" w:rsidRDefault="003E6DF3" w:rsidP="00D255DF">
            <w:pPr>
              <w:rPr>
                <w:color w:val="000000"/>
                <w:lang w:val="en-US"/>
              </w:rPr>
            </w:pPr>
            <w:r w:rsidRPr="00A54268">
              <w:rPr>
                <w:color w:val="000000"/>
                <w:lang w:val="en-US"/>
              </w:rPr>
              <w:t>New</w:t>
            </w:r>
          </w:p>
        </w:tc>
        <w:tc>
          <w:tcPr>
            <w:tcW w:w="7139" w:type="dxa"/>
          </w:tcPr>
          <w:p w14:paraId="361CED12" w14:textId="5DF3141B" w:rsidR="003E6DF3" w:rsidRPr="00877316" w:rsidRDefault="003E6DF3" w:rsidP="00D225F1">
            <w:pPr>
              <w:rPr>
                <w:color w:val="000000"/>
                <w:lang w:val="en-US"/>
              </w:rPr>
            </w:pPr>
            <w:r w:rsidRPr="00877316">
              <w:rPr>
                <w:color w:val="000000"/>
                <w:lang w:val="en-US"/>
              </w:rPr>
              <w:t xml:space="preserve">Constraint AASd-122: </w:t>
            </w:r>
            <w:r w:rsidR="00C1034D">
              <w:rPr>
                <w:color w:val="000000"/>
                <w:lang w:val="en-US"/>
              </w:rPr>
              <w:t>F</w:t>
            </w:r>
            <w:r w:rsidRPr="00877316">
              <w:rPr>
                <w:color w:val="000000"/>
                <w:lang w:val="en-US"/>
              </w:rPr>
              <w:t>or global</w:t>
            </w:r>
            <w:r w:rsidR="00B57784" w:rsidRPr="00845EB7">
              <w:rPr>
                <w:color w:val="000000"/>
                <w:lang w:val="en-US"/>
              </w:rPr>
              <w:t xml:space="preserve"> </w:t>
            </w:r>
            <w:r w:rsidRPr="00877316">
              <w:rPr>
                <w:color w:val="000000"/>
                <w:lang w:val="en-US"/>
              </w:rPr>
              <w:t xml:space="preserve"> references, i.e. References with Reference/type = </w:t>
            </w:r>
            <w:proofErr w:type="spellStart"/>
            <w:r w:rsidRPr="00877316">
              <w:rPr>
                <w:color w:val="000000"/>
                <w:lang w:val="en-US"/>
              </w:rPr>
              <w:t>GlobalReference</w:t>
            </w:r>
            <w:proofErr w:type="spellEnd"/>
            <w:r w:rsidRPr="00877316">
              <w:rPr>
                <w:color w:val="000000"/>
                <w:lang w:val="en-US"/>
              </w:rPr>
              <w:t xml:space="preserve">, the type of the first key of Reference/keys shall be one of </w:t>
            </w:r>
            <w:proofErr w:type="spellStart"/>
            <w:r w:rsidRPr="00877316">
              <w:rPr>
                <w:color w:val="000000"/>
                <w:lang w:val="en-US"/>
              </w:rPr>
              <w:t>GenericGloballyIdentifiables</w:t>
            </w:r>
            <w:proofErr w:type="spellEnd"/>
            <w:r w:rsidRPr="00877316">
              <w:rPr>
                <w:color w:val="000000"/>
                <w:lang w:val="en-US"/>
              </w:rPr>
              <w:t>.</w:t>
            </w:r>
          </w:p>
        </w:tc>
      </w:tr>
      <w:tr w:rsidR="003E6DF3" w:rsidRPr="00BC7FC3" w14:paraId="39592116" w14:textId="77777777" w:rsidTr="00D225F1">
        <w:trPr>
          <w:trHeight w:val="58"/>
        </w:trPr>
        <w:tc>
          <w:tcPr>
            <w:tcW w:w="472" w:type="dxa"/>
          </w:tcPr>
          <w:p w14:paraId="65589887" w14:textId="77777777" w:rsidR="003E6DF3" w:rsidRPr="00877316" w:rsidRDefault="003E6DF3" w:rsidP="00D255DF">
            <w:pPr>
              <w:rPr>
                <w:color w:val="FF0000"/>
                <w:lang w:val="en-US"/>
              </w:rPr>
            </w:pPr>
          </w:p>
        </w:tc>
        <w:tc>
          <w:tcPr>
            <w:tcW w:w="1164" w:type="dxa"/>
          </w:tcPr>
          <w:p w14:paraId="12E04EC2" w14:textId="77777777" w:rsidR="003E6DF3" w:rsidRPr="00A54268" w:rsidRDefault="003E6DF3" w:rsidP="00D255DF">
            <w:pPr>
              <w:rPr>
                <w:color w:val="000000"/>
                <w:lang w:val="en-US"/>
              </w:rPr>
            </w:pPr>
            <w:r w:rsidRPr="00A54268">
              <w:rPr>
                <w:color w:val="000000"/>
                <w:lang w:val="en-US"/>
              </w:rPr>
              <w:t>AASd-123</w:t>
            </w:r>
          </w:p>
        </w:tc>
        <w:tc>
          <w:tcPr>
            <w:tcW w:w="1506" w:type="dxa"/>
          </w:tcPr>
          <w:p w14:paraId="423A288A" w14:textId="77777777" w:rsidR="003E6DF3" w:rsidRPr="00A54268" w:rsidRDefault="003E6DF3" w:rsidP="00D255DF">
            <w:pPr>
              <w:rPr>
                <w:color w:val="000000"/>
                <w:lang w:val="en-US"/>
              </w:rPr>
            </w:pPr>
            <w:r w:rsidRPr="00A54268">
              <w:rPr>
                <w:color w:val="000000"/>
                <w:lang w:val="en-US"/>
              </w:rPr>
              <w:t>New</w:t>
            </w:r>
          </w:p>
        </w:tc>
        <w:tc>
          <w:tcPr>
            <w:tcW w:w="7139" w:type="dxa"/>
          </w:tcPr>
          <w:p w14:paraId="4C321B96" w14:textId="6681EA33" w:rsidR="003E6DF3" w:rsidRPr="00877316" w:rsidRDefault="003E6DF3" w:rsidP="00D225F1">
            <w:pPr>
              <w:rPr>
                <w:color w:val="000000"/>
                <w:lang w:val="en-US"/>
              </w:rPr>
            </w:pPr>
            <w:r w:rsidRPr="00877316">
              <w:rPr>
                <w:color w:val="000000"/>
                <w:lang w:val="en-US"/>
              </w:rPr>
              <w:t xml:space="preserve">Constraint AASd-123: </w:t>
            </w:r>
            <w:r w:rsidR="00C1034D">
              <w:rPr>
                <w:color w:val="000000"/>
                <w:lang w:val="en-US"/>
              </w:rPr>
              <w:t>F</w:t>
            </w:r>
            <w:r w:rsidRPr="00877316">
              <w:rPr>
                <w:color w:val="000000"/>
                <w:lang w:val="en-US"/>
              </w:rPr>
              <w:t xml:space="preserve">or model references, i.e. References with Reference/type = </w:t>
            </w:r>
            <w:proofErr w:type="spellStart"/>
            <w:r w:rsidRPr="00877316">
              <w:rPr>
                <w:color w:val="000000"/>
                <w:lang w:val="en-US"/>
              </w:rPr>
              <w:t>ModelReference</w:t>
            </w:r>
            <w:proofErr w:type="spellEnd"/>
            <w:r w:rsidRPr="00877316">
              <w:rPr>
                <w:color w:val="000000"/>
                <w:lang w:val="en-US"/>
              </w:rPr>
              <w:t xml:space="preserve">, </w:t>
            </w:r>
            <w:r w:rsidR="00B57784" w:rsidRPr="00845EB7">
              <w:rPr>
                <w:color w:val="000000"/>
                <w:lang w:val="en-US"/>
              </w:rPr>
              <w:t xml:space="preserve"> </w:t>
            </w:r>
            <w:r w:rsidRPr="00877316">
              <w:rPr>
                <w:color w:val="000000"/>
                <w:lang w:val="en-US"/>
              </w:rPr>
              <w:t xml:space="preserve">the type of the first key </w:t>
            </w:r>
            <w:r w:rsidR="00B57784" w:rsidRPr="00845EB7">
              <w:rPr>
                <w:color w:val="000000"/>
                <w:lang w:val="en-US"/>
              </w:rPr>
              <w:t xml:space="preserve"> </w:t>
            </w:r>
            <w:r w:rsidRPr="00877316">
              <w:rPr>
                <w:color w:val="000000"/>
                <w:lang w:val="en-US"/>
              </w:rPr>
              <w:t xml:space="preserve">of Reference/keys shall be one of </w:t>
            </w:r>
            <w:proofErr w:type="spellStart"/>
            <w:r w:rsidRPr="00877316">
              <w:rPr>
                <w:color w:val="000000"/>
                <w:lang w:val="en-US"/>
              </w:rPr>
              <w:t>AasIdentifiables</w:t>
            </w:r>
            <w:proofErr w:type="spellEnd"/>
            <w:r w:rsidRPr="00877316">
              <w:rPr>
                <w:color w:val="000000"/>
                <w:lang w:val="en-US"/>
              </w:rPr>
              <w:t>.</w:t>
            </w:r>
          </w:p>
        </w:tc>
      </w:tr>
      <w:tr w:rsidR="003E6DF3" w:rsidRPr="00BC7FC3" w14:paraId="079E3F82" w14:textId="77777777" w:rsidTr="00D225F1">
        <w:trPr>
          <w:trHeight w:val="1001"/>
        </w:trPr>
        <w:tc>
          <w:tcPr>
            <w:tcW w:w="472" w:type="dxa"/>
          </w:tcPr>
          <w:p w14:paraId="2B57096F" w14:textId="77777777" w:rsidR="003E6DF3" w:rsidRPr="00877316" w:rsidRDefault="003E6DF3" w:rsidP="00D255DF">
            <w:pPr>
              <w:rPr>
                <w:color w:val="FF0000"/>
                <w:lang w:val="en-US"/>
              </w:rPr>
            </w:pPr>
          </w:p>
        </w:tc>
        <w:tc>
          <w:tcPr>
            <w:tcW w:w="1164" w:type="dxa"/>
          </w:tcPr>
          <w:p w14:paraId="4511A2E4" w14:textId="77777777" w:rsidR="003E6DF3" w:rsidRPr="00A54268" w:rsidRDefault="003E6DF3" w:rsidP="00D255DF">
            <w:pPr>
              <w:rPr>
                <w:color w:val="000000"/>
                <w:lang w:val="en-US"/>
              </w:rPr>
            </w:pPr>
            <w:r w:rsidRPr="00A54268">
              <w:rPr>
                <w:color w:val="000000"/>
                <w:lang w:val="en-US"/>
              </w:rPr>
              <w:t>AASd-124</w:t>
            </w:r>
          </w:p>
        </w:tc>
        <w:tc>
          <w:tcPr>
            <w:tcW w:w="1506" w:type="dxa"/>
          </w:tcPr>
          <w:p w14:paraId="50A2EE2D" w14:textId="77777777" w:rsidR="003E6DF3" w:rsidRPr="00A54268" w:rsidRDefault="003E6DF3" w:rsidP="00D255DF">
            <w:pPr>
              <w:rPr>
                <w:color w:val="000000"/>
                <w:lang w:val="en-US"/>
              </w:rPr>
            </w:pPr>
            <w:r w:rsidRPr="00A54268">
              <w:rPr>
                <w:color w:val="000000"/>
                <w:lang w:val="en-US"/>
              </w:rPr>
              <w:t>New</w:t>
            </w:r>
          </w:p>
        </w:tc>
        <w:tc>
          <w:tcPr>
            <w:tcW w:w="7139" w:type="dxa"/>
          </w:tcPr>
          <w:p w14:paraId="15981D07" w14:textId="39F5D8B7" w:rsidR="003E6DF3" w:rsidRPr="00877316" w:rsidRDefault="003E6DF3" w:rsidP="00D225F1">
            <w:pPr>
              <w:rPr>
                <w:color w:val="000000"/>
                <w:lang w:val="en-US"/>
              </w:rPr>
            </w:pPr>
            <w:r w:rsidRPr="00877316">
              <w:rPr>
                <w:color w:val="000000"/>
                <w:lang w:val="en-US"/>
              </w:rPr>
              <w:t xml:space="preserve">Constraint AASd-124: </w:t>
            </w:r>
            <w:r w:rsidR="00C1034D">
              <w:rPr>
                <w:color w:val="000000"/>
                <w:lang w:val="en-US"/>
              </w:rPr>
              <w:t>F</w:t>
            </w:r>
            <w:r w:rsidRPr="00877316">
              <w:rPr>
                <w:color w:val="000000"/>
                <w:lang w:val="en-US"/>
              </w:rPr>
              <w:t xml:space="preserve">or global references, </w:t>
            </w:r>
            <w:r w:rsidR="00B57784" w:rsidRPr="00845EB7">
              <w:rPr>
                <w:color w:val="000000"/>
                <w:lang w:val="en-US"/>
              </w:rPr>
              <w:t xml:space="preserve"> </w:t>
            </w:r>
            <w:r w:rsidRPr="00877316">
              <w:rPr>
                <w:color w:val="000000"/>
                <w:lang w:val="en-US"/>
              </w:rPr>
              <w:t xml:space="preserve">i.e. References with Reference/type = </w:t>
            </w:r>
            <w:proofErr w:type="spellStart"/>
            <w:r w:rsidRPr="00877316">
              <w:rPr>
                <w:color w:val="000000"/>
                <w:lang w:val="en-US"/>
              </w:rPr>
              <w:t>GlobalReference</w:t>
            </w:r>
            <w:proofErr w:type="spellEnd"/>
            <w:r w:rsidRPr="00877316">
              <w:rPr>
                <w:color w:val="000000"/>
                <w:lang w:val="en-US"/>
              </w:rPr>
              <w:t xml:space="preserve">, the last key of Reference/keys shall be either one of </w:t>
            </w:r>
            <w:proofErr w:type="spellStart"/>
            <w:r w:rsidRPr="00877316">
              <w:rPr>
                <w:color w:val="000000"/>
                <w:lang w:val="en-US"/>
              </w:rPr>
              <w:t>GenericGloballyIdentifiables</w:t>
            </w:r>
            <w:proofErr w:type="spellEnd"/>
            <w:r w:rsidRPr="00877316">
              <w:rPr>
                <w:color w:val="000000"/>
                <w:lang w:val="en-US"/>
              </w:rPr>
              <w:t xml:space="preserve"> or one of </w:t>
            </w:r>
            <w:proofErr w:type="spellStart"/>
            <w:r w:rsidRPr="00877316">
              <w:rPr>
                <w:color w:val="000000"/>
                <w:lang w:val="en-US"/>
              </w:rPr>
              <w:t>GenericFragmentKeys</w:t>
            </w:r>
            <w:proofErr w:type="spellEnd"/>
            <w:r w:rsidRPr="00877316">
              <w:rPr>
                <w:color w:val="000000"/>
                <w:lang w:val="en-US"/>
              </w:rPr>
              <w:t>.</w:t>
            </w:r>
          </w:p>
        </w:tc>
      </w:tr>
      <w:tr w:rsidR="003E6DF3" w:rsidRPr="00BC7FC3" w14:paraId="24300985" w14:textId="77777777" w:rsidTr="00D225F1">
        <w:trPr>
          <w:trHeight w:val="58"/>
        </w:trPr>
        <w:tc>
          <w:tcPr>
            <w:tcW w:w="472" w:type="dxa"/>
          </w:tcPr>
          <w:p w14:paraId="5CF706E9" w14:textId="77777777" w:rsidR="003E6DF3" w:rsidRPr="00877316" w:rsidRDefault="003E6DF3" w:rsidP="00D255DF">
            <w:pPr>
              <w:rPr>
                <w:color w:val="FF0000"/>
                <w:lang w:val="en-US"/>
              </w:rPr>
            </w:pPr>
          </w:p>
        </w:tc>
        <w:tc>
          <w:tcPr>
            <w:tcW w:w="1164" w:type="dxa"/>
          </w:tcPr>
          <w:p w14:paraId="0BD10AB0" w14:textId="77777777" w:rsidR="003E6DF3" w:rsidRPr="00A54268" w:rsidRDefault="003E6DF3" w:rsidP="00D255DF">
            <w:pPr>
              <w:rPr>
                <w:color w:val="000000"/>
                <w:lang w:val="en-US"/>
              </w:rPr>
            </w:pPr>
            <w:r w:rsidRPr="00A54268">
              <w:rPr>
                <w:color w:val="000000"/>
                <w:lang w:val="en-US"/>
              </w:rPr>
              <w:t>AASd-125</w:t>
            </w:r>
          </w:p>
        </w:tc>
        <w:tc>
          <w:tcPr>
            <w:tcW w:w="1506" w:type="dxa"/>
          </w:tcPr>
          <w:p w14:paraId="6D93C6F2" w14:textId="77777777" w:rsidR="003E6DF3" w:rsidRPr="00A54268" w:rsidRDefault="003E6DF3" w:rsidP="00D255DF">
            <w:pPr>
              <w:rPr>
                <w:color w:val="000000"/>
                <w:lang w:val="en-US"/>
              </w:rPr>
            </w:pPr>
            <w:r w:rsidRPr="00A54268">
              <w:rPr>
                <w:color w:val="000000"/>
                <w:lang w:val="en-US"/>
              </w:rPr>
              <w:t>New</w:t>
            </w:r>
          </w:p>
        </w:tc>
        <w:tc>
          <w:tcPr>
            <w:tcW w:w="7139" w:type="dxa"/>
          </w:tcPr>
          <w:p w14:paraId="594416EB" w14:textId="5F84A964" w:rsidR="003E6DF3" w:rsidRPr="00877316" w:rsidRDefault="003E6DF3" w:rsidP="00D225F1">
            <w:pPr>
              <w:rPr>
                <w:color w:val="000000"/>
                <w:lang w:val="en-US"/>
              </w:rPr>
            </w:pPr>
            <w:r w:rsidRPr="00877316">
              <w:rPr>
                <w:color w:val="000000"/>
                <w:lang w:val="en-US"/>
              </w:rPr>
              <w:t xml:space="preserve">Constraint AASd-125: </w:t>
            </w:r>
            <w:r w:rsidR="00C1034D">
              <w:rPr>
                <w:color w:val="000000"/>
                <w:lang w:val="en-US"/>
              </w:rPr>
              <w:t>F</w:t>
            </w:r>
            <w:r w:rsidRPr="00877316">
              <w:rPr>
                <w:color w:val="000000"/>
                <w:lang w:val="en-US"/>
              </w:rPr>
              <w:t xml:space="preserve">or model references, i.e. References with Reference/type = </w:t>
            </w:r>
            <w:proofErr w:type="spellStart"/>
            <w:r w:rsidRPr="00877316">
              <w:rPr>
                <w:color w:val="000000"/>
                <w:lang w:val="en-US"/>
              </w:rPr>
              <w:t>ModelReference</w:t>
            </w:r>
            <w:proofErr w:type="spellEnd"/>
            <w:r w:rsidRPr="00877316">
              <w:rPr>
                <w:color w:val="000000"/>
                <w:lang w:val="en-US"/>
              </w:rPr>
              <w:t xml:space="preserve">, with more than one key in Reference/keys the type of the keys following the first key of Reference/keys shall be one of </w:t>
            </w:r>
            <w:proofErr w:type="spellStart"/>
            <w:r w:rsidRPr="00877316">
              <w:rPr>
                <w:color w:val="000000"/>
                <w:lang w:val="en-US"/>
              </w:rPr>
              <w:t>FragmentKeys</w:t>
            </w:r>
            <w:proofErr w:type="spellEnd"/>
            <w:r w:rsidRPr="00877316">
              <w:rPr>
                <w:color w:val="000000"/>
                <w:lang w:val="en-US"/>
              </w:rPr>
              <w:t>.</w:t>
            </w:r>
          </w:p>
        </w:tc>
      </w:tr>
      <w:tr w:rsidR="003E6DF3" w:rsidRPr="00BC7FC3" w14:paraId="375DD51C" w14:textId="77777777" w:rsidTr="00D225F1">
        <w:trPr>
          <w:trHeight w:val="58"/>
        </w:trPr>
        <w:tc>
          <w:tcPr>
            <w:tcW w:w="472" w:type="dxa"/>
          </w:tcPr>
          <w:p w14:paraId="61E9E61E" w14:textId="77777777" w:rsidR="003E6DF3" w:rsidRPr="00877316" w:rsidRDefault="003E6DF3" w:rsidP="00D255DF">
            <w:pPr>
              <w:rPr>
                <w:color w:val="FF0000"/>
                <w:lang w:val="en-US"/>
              </w:rPr>
            </w:pPr>
          </w:p>
        </w:tc>
        <w:tc>
          <w:tcPr>
            <w:tcW w:w="1164" w:type="dxa"/>
          </w:tcPr>
          <w:p w14:paraId="652DEC94" w14:textId="77777777" w:rsidR="003E6DF3" w:rsidRPr="00A54268" w:rsidRDefault="003E6DF3" w:rsidP="00D255DF">
            <w:pPr>
              <w:rPr>
                <w:color w:val="000000"/>
                <w:lang w:val="en-US"/>
              </w:rPr>
            </w:pPr>
            <w:r w:rsidRPr="00A54268">
              <w:rPr>
                <w:color w:val="000000"/>
                <w:lang w:val="en-US"/>
              </w:rPr>
              <w:t>AASd-126</w:t>
            </w:r>
          </w:p>
        </w:tc>
        <w:tc>
          <w:tcPr>
            <w:tcW w:w="1506" w:type="dxa"/>
          </w:tcPr>
          <w:p w14:paraId="2DD9E83F" w14:textId="77777777" w:rsidR="003E6DF3" w:rsidRPr="00A54268" w:rsidRDefault="003E6DF3" w:rsidP="00D255DF">
            <w:pPr>
              <w:rPr>
                <w:color w:val="000000"/>
                <w:lang w:val="en-US"/>
              </w:rPr>
            </w:pPr>
            <w:r w:rsidRPr="00A54268">
              <w:rPr>
                <w:color w:val="000000"/>
                <w:lang w:val="en-US"/>
              </w:rPr>
              <w:t>New</w:t>
            </w:r>
          </w:p>
        </w:tc>
        <w:tc>
          <w:tcPr>
            <w:tcW w:w="7139" w:type="dxa"/>
          </w:tcPr>
          <w:p w14:paraId="1BAF83BE" w14:textId="1B9FE31B" w:rsidR="003E6DF3" w:rsidRPr="00877316" w:rsidRDefault="003E6DF3" w:rsidP="00D225F1">
            <w:pPr>
              <w:rPr>
                <w:lang w:val="en-US"/>
              </w:rPr>
            </w:pPr>
            <w:r w:rsidRPr="00877316">
              <w:rPr>
                <w:lang w:val="en-US"/>
              </w:rPr>
              <w:t xml:space="preserve">Constraint AASd-126: </w:t>
            </w:r>
            <w:r w:rsidR="00C1034D">
              <w:rPr>
                <w:lang w:val="en-US"/>
              </w:rPr>
              <w:t>F</w:t>
            </w:r>
            <w:r w:rsidRPr="00877316">
              <w:rPr>
                <w:lang w:val="en-US"/>
              </w:rPr>
              <w:t xml:space="preserve">or model references, i.e. References with Reference/type = </w:t>
            </w:r>
            <w:proofErr w:type="spellStart"/>
            <w:r w:rsidRPr="00877316">
              <w:rPr>
                <w:lang w:val="en-US"/>
              </w:rPr>
              <w:t>ModelReference</w:t>
            </w:r>
            <w:proofErr w:type="spellEnd"/>
            <w:r w:rsidR="0066756E" w:rsidRPr="00845EB7">
              <w:rPr>
                <w:lang w:val="en-US"/>
              </w:rPr>
              <w:t>,</w:t>
            </w:r>
            <w:r w:rsidRPr="00877316">
              <w:rPr>
                <w:lang w:val="en-US"/>
              </w:rPr>
              <w:t xml:space="preserve"> with more than one key in Reference/keys the type of the last Key in the reference key chain may be one of </w:t>
            </w:r>
            <w:proofErr w:type="spellStart"/>
            <w:r w:rsidRPr="00877316">
              <w:rPr>
                <w:lang w:val="en-US"/>
              </w:rPr>
              <w:t>GenericFragmentKeys</w:t>
            </w:r>
            <w:proofErr w:type="spellEnd"/>
            <w:r w:rsidRPr="00877316">
              <w:rPr>
                <w:lang w:val="en-US"/>
              </w:rPr>
              <w:t xml:space="preserve"> or no key at all shall have a value out of </w:t>
            </w:r>
            <w:proofErr w:type="spellStart"/>
            <w:r w:rsidRPr="00877316">
              <w:rPr>
                <w:lang w:val="en-US"/>
              </w:rPr>
              <w:t>GenericFragmentKey</w:t>
            </w:r>
            <w:proofErr w:type="spellEnd"/>
            <w:r w:rsidRPr="00877316">
              <w:rPr>
                <w:lang w:val="en-US"/>
              </w:rPr>
              <w:t>.</w:t>
            </w:r>
          </w:p>
        </w:tc>
      </w:tr>
      <w:tr w:rsidR="003E6DF3" w:rsidRPr="00BC7FC3" w14:paraId="519B5D84" w14:textId="77777777" w:rsidTr="00D225F1">
        <w:trPr>
          <w:trHeight w:val="58"/>
        </w:trPr>
        <w:tc>
          <w:tcPr>
            <w:tcW w:w="472" w:type="dxa"/>
          </w:tcPr>
          <w:p w14:paraId="25C558C8" w14:textId="77777777" w:rsidR="003E6DF3" w:rsidRPr="00877316" w:rsidRDefault="003E6DF3" w:rsidP="00D255DF">
            <w:pPr>
              <w:rPr>
                <w:color w:val="FF0000"/>
                <w:lang w:val="en-US"/>
              </w:rPr>
            </w:pPr>
          </w:p>
        </w:tc>
        <w:tc>
          <w:tcPr>
            <w:tcW w:w="1164" w:type="dxa"/>
          </w:tcPr>
          <w:p w14:paraId="1EEBC0AF" w14:textId="77777777" w:rsidR="003E6DF3" w:rsidRPr="00A54268" w:rsidRDefault="003E6DF3" w:rsidP="00D255DF">
            <w:pPr>
              <w:rPr>
                <w:color w:val="000000"/>
                <w:lang w:val="en-US"/>
              </w:rPr>
            </w:pPr>
            <w:r w:rsidRPr="00A54268">
              <w:rPr>
                <w:color w:val="000000"/>
                <w:lang w:val="en-US"/>
              </w:rPr>
              <w:t>AASd-127</w:t>
            </w:r>
          </w:p>
        </w:tc>
        <w:tc>
          <w:tcPr>
            <w:tcW w:w="1506" w:type="dxa"/>
          </w:tcPr>
          <w:p w14:paraId="554BACC0" w14:textId="77777777" w:rsidR="003E6DF3" w:rsidRPr="00A54268" w:rsidRDefault="003E6DF3" w:rsidP="00D255DF">
            <w:pPr>
              <w:rPr>
                <w:color w:val="000000"/>
                <w:lang w:val="en-US"/>
              </w:rPr>
            </w:pPr>
            <w:r w:rsidRPr="00A54268">
              <w:rPr>
                <w:color w:val="000000"/>
                <w:lang w:val="en-US"/>
              </w:rPr>
              <w:t>New</w:t>
            </w:r>
          </w:p>
        </w:tc>
        <w:tc>
          <w:tcPr>
            <w:tcW w:w="7139" w:type="dxa"/>
          </w:tcPr>
          <w:p w14:paraId="532F1DE9" w14:textId="2A699923" w:rsidR="003E6DF3" w:rsidRPr="00877316" w:rsidRDefault="003E6DF3" w:rsidP="00D225F1">
            <w:pPr>
              <w:rPr>
                <w:lang w:val="en-US"/>
              </w:rPr>
            </w:pPr>
            <w:r w:rsidRPr="00877316">
              <w:rPr>
                <w:lang w:val="en-US"/>
              </w:rPr>
              <w:t xml:space="preserve">Constraint AASd-127: </w:t>
            </w:r>
            <w:r w:rsidR="00C1034D">
              <w:rPr>
                <w:lang w:val="en-US"/>
              </w:rPr>
              <w:t>F</w:t>
            </w:r>
            <w:r w:rsidRPr="00877316">
              <w:rPr>
                <w:lang w:val="en-US"/>
              </w:rPr>
              <w:t xml:space="preserve">or model references, i.e. References with Reference/type = </w:t>
            </w:r>
            <w:proofErr w:type="spellStart"/>
            <w:r w:rsidRPr="00877316">
              <w:rPr>
                <w:lang w:val="en-US"/>
              </w:rPr>
              <w:t>ModelReference</w:t>
            </w:r>
            <w:proofErr w:type="spellEnd"/>
            <w:r w:rsidR="00B57784" w:rsidRPr="00845EB7">
              <w:rPr>
                <w:lang w:val="en-US"/>
              </w:rPr>
              <w:t>,</w:t>
            </w:r>
            <w:r w:rsidRPr="00877316">
              <w:rPr>
                <w:lang w:val="en-US"/>
              </w:rPr>
              <w:t xml:space="preserve"> with more than one key in </w:t>
            </w:r>
            <w:r w:rsidR="00B57784" w:rsidRPr="00845EB7">
              <w:rPr>
                <w:lang w:val="en-US"/>
              </w:rPr>
              <w:t xml:space="preserve">  </w:t>
            </w:r>
            <w:r w:rsidRPr="00877316">
              <w:rPr>
                <w:lang w:val="en-US"/>
              </w:rPr>
              <w:t>Reference/keys</w:t>
            </w:r>
            <w:r w:rsidR="00B57784" w:rsidRPr="00845EB7">
              <w:rPr>
                <w:lang w:val="en-US"/>
              </w:rPr>
              <w:t xml:space="preserve"> </w:t>
            </w:r>
            <w:r w:rsidRPr="00877316">
              <w:rPr>
                <w:lang w:val="en-US"/>
              </w:rPr>
              <w:t xml:space="preserve"> a key with type </w:t>
            </w:r>
            <w:proofErr w:type="spellStart"/>
            <w:r w:rsidRPr="00877316">
              <w:rPr>
                <w:lang w:val="en-US"/>
              </w:rPr>
              <w:t>FragmentReference</w:t>
            </w:r>
            <w:proofErr w:type="spellEnd"/>
            <w:r w:rsidRPr="00877316">
              <w:rPr>
                <w:lang w:val="en-US"/>
              </w:rPr>
              <w:t xml:space="preserve"> shall be </w:t>
            </w:r>
            <w:proofErr w:type="spellStart"/>
            <w:r w:rsidR="00B57784" w:rsidRPr="00845EB7">
              <w:rPr>
                <w:lang w:val="en-US"/>
              </w:rPr>
              <w:t>preceeded</w:t>
            </w:r>
            <w:proofErr w:type="spellEnd"/>
            <w:r w:rsidRPr="00877316">
              <w:rPr>
                <w:lang w:val="en-US"/>
              </w:rPr>
              <w:t xml:space="preserve"> by a key with type File or Blob. All other </w:t>
            </w:r>
            <w:r w:rsidR="00B57784" w:rsidRPr="00845EB7">
              <w:rPr>
                <w:lang w:val="en-US"/>
              </w:rPr>
              <w:t>AAS</w:t>
            </w:r>
            <w:r w:rsidRPr="00877316">
              <w:rPr>
                <w:lang w:val="en-US"/>
              </w:rPr>
              <w:t xml:space="preserve"> fragments, i.e. type values out of </w:t>
            </w:r>
            <w:proofErr w:type="spellStart"/>
            <w:r w:rsidRPr="00877316">
              <w:rPr>
                <w:lang w:val="en-US"/>
              </w:rPr>
              <w:t>AasSubmodelElements</w:t>
            </w:r>
            <w:proofErr w:type="spellEnd"/>
            <w:r w:rsidRPr="00877316">
              <w:rPr>
                <w:lang w:val="en-US"/>
              </w:rPr>
              <w:t>, do not support fragments.</w:t>
            </w:r>
          </w:p>
        </w:tc>
      </w:tr>
      <w:tr w:rsidR="003E6DF3" w:rsidRPr="00C1034D" w14:paraId="22D36E86" w14:textId="77777777" w:rsidTr="00D225F1">
        <w:trPr>
          <w:trHeight w:val="58"/>
        </w:trPr>
        <w:tc>
          <w:tcPr>
            <w:tcW w:w="472" w:type="dxa"/>
          </w:tcPr>
          <w:p w14:paraId="505F840B" w14:textId="77777777" w:rsidR="003E6DF3" w:rsidRPr="00877316" w:rsidRDefault="003E6DF3" w:rsidP="00D255DF">
            <w:pPr>
              <w:rPr>
                <w:color w:val="FF0000"/>
                <w:lang w:val="en-US"/>
              </w:rPr>
            </w:pPr>
          </w:p>
        </w:tc>
        <w:tc>
          <w:tcPr>
            <w:tcW w:w="1164" w:type="dxa"/>
          </w:tcPr>
          <w:p w14:paraId="7B5973D5" w14:textId="77777777" w:rsidR="003E6DF3" w:rsidRPr="00A54268" w:rsidRDefault="003E6DF3" w:rsidP="00D255DF">
            <w:pPr>
              <w:rPr>
                <w:color w:val="000000"/>
                <w:lang w:val="en-US"/>
              </w:rPr>
            </w:pPr>
            <w:r w:rsidRPr="00A54268">
              <w:rPr>
                <w:color w:val="000000"/>
                <w:lang w:val="en-US"/>
              </w:rPr>
              <w:t>AAS-128</w:t>
            </w:r>
          </w:p>
        </w:tc>
        <w:tc>
          <w:tcPr>
            <w:tcW w:w="1506" w:type="dxa"/>
          </w:tcPr>
          <w:p w14:paraId="31BDAA6A" w14:textId="77777777" w:rsidR="003E6DF3" w:rsidRPr="00A54268" w:rsidRDefault="003E6DF3" w:rsidP="00D255DF">
            <w:pPr>
              <w:rPr>
                <w:color w:val="000000"/>
                <w:lang w:val="en-US"/>
              </w:rPr>
            </w:pPr>
            <w:r w:rsidRPr="00A54268">
              <w:rPr>
                <w:color w:val="000000"/>
                <w:lang w:val="en-US"/>
              </w:rPr>
              <w:t>New</w:t>
            </w:r>
          </w:p>
        </w:tc>
        <w:tc>
          <w:tcPr>
            <w:tcW w:w="7139" w:type="dxa"/>
          </w:tcPr>
          <w:p w14:paraId="543F7E0C" w14:textId="5B62FAD8" w:rsidR="003E6DF3" w:rsidRPr="00877316" w:rsidRDefault="003E6DF3" w:rsidP="00D225F1">
            <w:pPr>
              <w:rPr>
                <w:lang w:val="en-US"/>
              </w:rPr>
            </w:pPr>
            <w:r w:rsidRPr="00877316">
              <w:rPr>
                <w:lang w:val="en-US"/>
              </w:rPr>
              <w:t xml:space="preserve">Constraint AASd-128: </w:t>
            </w:r>
            <w:r w:rsidR="00C1034D">
              <w:rPr>
                <w:lang w:val="en-US"/>
              </w:rPr>
              <w:t>F</w:t>
            </w:r>
            <w:r w:rsidRPr="00877316">
              <w:rPr>
                <w:lang w:val="en-US"/>
              </w:rPr>
              <w:t xml:space="preserve">or model references, i.e. References with Reference/type = </w:t>
            </w:r>
            <w:proofErr w:type="spellStart"/>
            <w:r w:rsidRPr="00877316">
              <w:rPr>
                <w:lang w:val="en-US"/>
              </w:rPr>
              <w:t>ModelReference</w:t>
            </w:r>
            <w:proofErr w:type="spellEnd"/>
            <w:r w:rsidRPr="00877316">
              <w:rPr>
                <w:lang w:val="en-US"/>
              </w:rPr>
              <w:t xml:space="preserve">, the Key/value of a Key </w:t>
            </w:r>
            <w:proofErr w:type="spellStart"/>
            <w:r w:rsidR="00944AFF" w:rsidRPr="00845EB7">
              <w:rPr>
                <w:lang w:val="en-US"/>
              </w:rPr>
              <w:t>preceeded</w:t>
            </w:r>
            <w:proofErr w:type="spellEnd"/>
            <w:r w:rsidRPr="00877316">
              <w:rPr>
                <w:lang w:val="en-US"/>
              </w:rPr>
              <w:t xml:space="preserve"> by a Key with Key/type=</w:t>
            </w:r>
            <w:proofErr w:type="spellStart"/>
            <w:r w:rsidRPr="00877316">
              <w:rPr>
                <w:lang w:val="en-US"/>
              </w:rPr>
              <w:t>SubmodelElementList</w:t>
            </w:r>
            <w:proofErr w:type="spellEnd"/>
            <w:r w:rsidRPr="00877316">
              <w:rPr>
                <w:lang w:val="en-US"/>
              </w:rPr>
              <w:t xml:space="preserve"> is an integer number denoting the position in the array of the </w:t>
            </w:r>
            <w:proofErr w:type="spellStart"/>
            <w:r w:rsidRPr="00877316">
              <w:rPr>
                <w:lang w:val="en-US"/>
              </w:rPr>
              <w:t>submodel</w:t>
            </w:r>
            <w:proofErr w:type="spellEnd"/>
            <w:r w:rsidRPr="00877316">
              <w:rPr>
                <w:lang w:val="en-US"/>
              </w:rPr>
              <w:t xml:space="preserve"> element list.</w:t>
            </w:r>
          </w:p>
        </w:tc>
      </w:tr>
    </w:tbl>
    <w:p w14:paraId="79B5FCFC" w14:textId="025F7264" w:rsidR="001943C1" w:rsidRPr="00373A9F" w:rsidRDefault="001943C1" w:rsidP="005B3FD4">
      <w:pPr>
        <w:pStyle w:val="Anhang3"/>
      </w:pPr>
      <w:bookmarkStart w:id="5501" w:name="_Toc125227973"/>
      <w:bookmarkStart w:id="5502" w:name="_Toc125537760"/>
      <w:r w:rsidRPr="00373A9F">
        <w:t xml:space="preserve">Metamodel Changes V3.0RC02 </w:t>
      </w:r>
      <w:r w:rsidR="008F3410" w:rsidRPr="00373A9F">
        <w:t xml:space="preserve">vs. V2.0.1 </w:t>
      </w:r>
      <w:r w:rsidRPr="00373A9F">
        <w:t>– Data Specification IEC61360</w:t>
      </w:r>
      <w:bookmarkEnd w:id="5501"/>
      <w:bookmarkEnd w:id="5502"/>
    </w:p>
    <w:p w14:paraId="55B740FD" w14:textId="287F96EB" w:rsidR="001943C1" w:rsidRPr="00CE25AF" w:rsidRDefault="001943C1" w:rsidP="00110904">
      <w:pPr>
        <w:pStyle w:val="Caption"/>
      </w:pPr>
      <w:bookmarkStart w:id="5503" w:name="_Toc125537797"/>
      <w:r w:rsidRPr="00CE25AF">
        <w:t xml:space="preserve">Table </w:t>
      </w:r>
      <w:r w:rsidR="00802DAD" w:rsidRPr="00CE25AF">
        <w:fldChar w:fldCharType="begin"/>
      </w:r>
      <w:r w:rsidR="00802DAD" w:rsidRPr="00CE25AF">
        <w:instrText xml:space="preserve"> SEQ Table \* ARABIC </w:instrText>
      </w:r>
      <w:r w:rsidR="00802DAD" w:rsidRPr="00CE25AF">
        <w:fldChar w:fldCharType="separate"/>
      </w:r>
      <w:r w:rsidR="00F511DE">
        <w:rPr>
          <w:noProof/>
        </w:rPr>
        <w:t>22</w:t>
      </w:r>
      <w:r w:rsidR="00802DAD" w:rsidRPr="00CE25AF">
        <w:fldChar w:fldCharType="end"/>
      </w:r>
      <w:r w:rsidRPr="00CE25AF">
        <w:t xml:space="preserve"> Changes </w:t>
      </w:r>
      <w:proofErr w:type="spellStart"/>
      <w:r w:rsidRPr="00CE25AF">
        <w:t>w.r.t.</w:t>
      </w:r>
      <w:proofErr w:type="spellEnd"/>
      <w:r w:rsidRPr="00CE25AF">
        <w:t xml:space="preserve"> Data Specification IEC61360</w:t>
      </w:r>
      <w:bookmarkEnd w:id="5503"/>
    </w:p>
    <w:tbl>
      <w:tblPr>
        <w:tblStyle w:val="TableGrid"/>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37"/>
        <w:gridCol w:w="4483"/>
        <w:gridCol w:w="4209"/>
      </w:tblGrid>
      <w:tr w:rsidR="003E6DF3" w:rsidRPr="00877316" w14:paraId="1A2132B8" w14:textId="77777777" w:rsidTr="00D255DF">
        <w:trPr>
          <w:tblHeader/>
        </w:trPr>
        <w:tc>
          <w:tcPr>
            <w:tcW w:w="937" w:type="dxa"/>
          </w:tcPr>
          <w:p w14:paraId="3A871AD8" w14:textId="77777777" w:rsidR="003E6DF3" w:rsidRPr="00A54268" w:rsidRDefault="003E6DF3" w:rsidP="00D255DF">
            <w:pPr>
              <w:keepNext/>
              <w:keepLines/>
              <w:rPr>
                <w:lang w:val="en-US"/>
              </w:rPr>
            </w:pPr>
            <w:proofErr w:type="spellStart"/>
            <w:r w:rsidRPr="00A54268">
              <w:rPr>
                <w:b/>
                <w:lang w:val="en-US"/>
              </w:rPr>
              <w:t>nc</w:t>
            </w:r>
            <w:proofErr w:type="spellEnd"/>
          </w:p>
        </w:tc>
        <w:tc>
          <w:tcPr>
            <w:tcW w:w="4483" w:type="dxa"/>
          </w:tcPr>
          <w:p w14:paraId="6C1DB206" w14:textId="77777777" w:rsidR="003E6DF3" w:rsidRPr="00A54268" w:rsidRDefault="003E6DF3" w:rsidP="00D255DF">
            <w:pPr>
              <w:keepNext/>
              <w:keepLines/>
              <w:rPr>
                <w:lang w:val="en-US"/>
              </w:rPr>
            </w:pPr>
            <w:r w:rsidRPr="00A54268">
              <w:rPr>
                <w:b/>
                <w:lang w:val="en-US"/>
              </w:rPr>
              <w:t xml:space="preserve">V3.0RC02 Change </w:t>
            </w:r>
            <w:proofErr w:type="spellStart"/>
            <w:r w:rsidRPr="00A54268">
              <w:rPr>
                <w:b/>
                <w:lang w:val="en-US"/>
              </w:rPr>
              <w:t>w.r.t.</w:t>
            </w:r>
            <w:proofErr w:type="spellEnd"/>
            <w:r w:rsidRPr="00A54268">
              <w:rPr>
                <w:b/>
                <w:lang w:val="en-US"/>
              </w:rPr>
              <w:t xml:space="preserve"> V2.0.1</w:t>
            </w:r>
          </w:p>
        </w:tc>
        <w:tc>
          <w:tcPr>
            <w:tcW w:w="4209" w:type="dxa"/>
          </w:tcPr>
          <w:p w14:paraId="4A437D0D" w14:textId="77777777" w:rsidR="003E6DF3" w:rsidRPr="00A54268" w:rsidRDefault="003E6DF3" w:rsidP="00D255DF">
            <w:pPr>
              <w:keepNext/>
              <w:keepLines/>
              <w:rPr>
                <w:lang w:val="en-US"/>
              </w:rPr>
            </w:pPr>
            <w:r w:rsidRPr="00A54268">
              <w:rPr>
                <w:b/>
                <w:lang w:val="en-US"/>
              </w:rPr>
              <w:t>Comment</w:t>
            </w:r>
          </w:p>
        </w:tc>
      </w:tr>
      <w:tr w:rsidR="003E6DF3" w:rsidRPr="00C1034D" w14:paraId="2A225CE0" w14:textId="77777777" w:rsidTr="00D255DF">
        <w:tc>
          <w:tcPr>
            <w:tcW w:w="937" w:type="dxa"/>
            <w:vAlign w:val="center"/>
          </w:tcPr>
          <w:p w14:paraId="06A36BE7" w14:textId="77777777" w:rsidR="003E6DF3" w:rsidRPr="00A54268" w:rsidRDefault="003E6DF3" w:rsidP="00D255DF">
            <w:pPr>
              <w:rPr>
                <w:color w:val="000000"/>
                <w:lang w:val="en-US"/>
              </w:rPr>
            </w:pPr>
          </w:p>
        </w:tc>
        <w:tc>
          <w:tcPr>
            <w:tcW w:w="4483" w:type="dxa"/>
            <w:vAlign w:val="center"/>
          </w:tcPr>
          <w:p w14:paraId="466F3317" w14:textId="77777777" w:rsidR="003E6DF3" w:rsidRPr="00A54268" w:rsidRDefault="003E6DF3" w:rsidP="00D255DF">
            <w:pPr>
              <w:rPr>
                <w:color w:val="000000"/>
                <w:lang w:val="en-US"/>
              </w:rPr>
            </w:pPr>
            <w:proofErr w:type="spellStart"/>
            <w:r w:rsidRPr="00A54268">
              <w:rPr>
                <w:color w:val="000000"/>
                <w:lang w:val="en-US"/>
              </w:rPr>
              <w:t>DataSpecification</w:t>
            </w:r>
            <w:proofErr w:type="spellEnd"/>
          </w:p>
        </w:tc>
        <w:tc>
          <w:tcPr>
            <w:tcW w:w="4209" w:type="dxa"/>
            <w:vAlign w:val="center"/>
          </w:tcPr>
          <w:p w14:paraId="3307DFB5" w14:textId="19252A79" w:rsidR="003E6DF3" w:rsidRPr="00877316" w:rsidRDefault="003E6DF3" w:rsidP="00D255DF">
            <w:pPr>
              <w:jc w:val="left"/>
              <w:rPr>
                <w:color w:val="000000"/>
                <w:lang w:val="en-US"/>
              </w:rPr>
            </w:pPr>
            <w:r w:rsidRPr="00877316">
              <w:rPr>
                <w:color w:val="000000"/>
                <w:lang w:val="en-US"/>
              </w:rPr>
              <w:t xml:space="preserve">Stereotype &lt;&lt;Template&gt;&gt; added + does not inherit from </w:t>
            </w:r>
            <w:r w:rsidR="001943C1" w:rsidRPr="00845EB7">
              <w:rPr>
                <w:color w:val="000000"/>
                <w:lang w:val="en-US"/>
              </w:rPr>
              <w:t>Identifiable</w:t>
            </w:r>
            <w:r w:rsidRPr="00877316">
              <w:rPr>
                <w:color w:val="000000"/>
                <w:lang w:val="en-US"/>
              </w:rPr>
              <w:t xml:space="preserve"> any longer because </w:t>
            </w:r>
            <w:r w:rsidR="001943C1" w:rsidRPr="00845EB7">
              <w:rPr>
                <w:color w:val="000000"/>
                <w:lang w:val="en-US"/>
              </w:rPr>
              <w:t>Data Specification</w:t>
            </w:r>
            <w:r w:rsidRPr="00877316">
              <w:rPr>
                <w:color w:val="000000"/>
                <w:lang w:val="en-US"/>
              </w:rPr>
              <w:t xml:space="preserve"> are handled </w:t>
            </w:r>
            <w:r w:rsidR="001943C1" w:rsidRPr="00845EB7">
              <w:rPr>
                <w:color w:val="000000"/>
                <w:lang w:val="en-US"/>
              </w:rPr>
              <w:t>in a different way</w:t>
            </w:r>
          </w:p>
          <w:p w14:paraId="501E013D" w14:textId="7EE3D61E" w:rsidR="003E6DF3" w:rsidRPr="00877316" w:rsidRDefault="003E6DF3" w:rsidP="00D255DF">
            <w:pPr>
              <w:jc w:val="left"/>
              <w:rPr>
                <w:color w:val="000000"/>
                <w:lang w:val="en-US"/>
              </w:rPr>
            </w:pPr>
            <w:r w:rsidRPr="00877316">
              <w:rPr>
                <w:color w:val="000000"/>
                <w:lang w:val="en-US"/>
              </w:rPr>
              <w:t xml:space="preserve">Some attributes are added to </w:t>
            </w:r>
            <w:proofErr w:type="spellStart"/>
            <w:r w:rsidRPr="00877316">
              <w:rPr>
                <w:color w:val="000000"/>
                <w:lang w:val="en-US"/>
              </w:rPr>
              <w:t>DataSpecification</w:t>
            </w:r>
            <w:proofErr w:type="spellEnd"/>
            <w:r w:rsidRPr="00877316">
              <w:rPr>
                <w:color w:val="000000"/>
                <w:lang w:val="en-US"/>
              </w:rPr>
              <w:t xml:space="preserve"> as new attributes like id, administration and description</w:t>
            </w:r>
            <w:r w:rsidR="001943C1" w:rsidRPr="00845EB7">
              <w:rPr>
                <w:color w:val="000000"/>
                <w:lang w:val="en-US"/>
              </w:rPr>
              <w:t>.</w:t>
            </w:r>
            <w:r w:rsidR="008F1931">
              <w:rPr>
                <w:color w:val="000000"/>
                <w:lang w:val="en-US"/>
              </w:rPr>
              <w:t>(see separate entries)</w:t>
            </w:r>
          </w:p>
        </w:tc>
      </w:tr>
      <w:tr w:rsidR="003E6DF3" w:rsidRPr="00C1034D" w14:paraId="5EB2B8ED" w14:textId="77777777" w:rsidTr="00D255DF">
        <w:tc>
          <w:tcPr>
            <w:tcW w:w="937" w:type="dxa"/>
            <w:vAlign w:val="center"/>
          </w:tcPr>
          <w:p w14:paraId="0351BD71" w14:textId="77777777" w:rsidR="003E6DF3" w:rsidRPr="00877316" w:rsidRDefault="003E6DF3" w:rsidP="00D255DF">
            <w:pPr>
              <w:rPr>
                <w:color w:val="000000"/>
                <w:lang w:val="en-US"/>
              </w:rPr>
            </w:pPr>
          </w:p>
        </w:tc>
        <w:tc>
          <w:tcPr>
            <w:tcW w:w="4483" w:type="dxa"/>
            <w:vAlign w:val="center"/>
          </w:tcPr>
          <w:p w14:paraId="71DD5723" w14:textId="77777777" w:rsidR="003E6DF3" w:rsidRPr="00A54268" w:rsidRDefault="003E6DF3" w:rsidP="00D255DF">
            <w:pPr>
              <w:rPr>
                <w:color w:val="000000"/>
                <w:lang w:val="en-US"/>
              </w:rPr>
            </w:pPr>
            <w:proofErr w:type="spellStart"/>
            <w:r w:rsidRPr="00A54268">
              <w:rPr>
                <w:color w:val="000000"/>
                <w:lang w:val="en-US"/>
              </w:rPr>
              <w:t>DataSpecification</w:t>
            </w:r>
            <w:proofErr w:type="spellEnd"/>
            <w:r w:rsidRPr="00A54268">
              <w:rPr>
                <w:color w:val="000000"/>
                <w:lang w:val="en-US"/>
              </w:rPr>
              <w:t>/category</w:t>
            </w:r>
          </w:p>
        </w:tc>
        <w:tc>
          <w:tcPr>
            <w:tcW w:w="4209" w:type="dxa"/>
            <w:vAlign w:val="center"/>
          </w:tcPr>
          <w:p w14:paraId="5364D7AC" w14:textId="4ED19A15" w:rsidR="003E6DF3" w:rsidRPr="00877316" w:rsidRDefault="003E6DF3" w:rsidP="00D255DF">
            <w:pPr>
              <w:jc w:val="left"/>
              <w:rPr>
                <w:color w:val="000000"/>
                <w:lang w:val="en-US"/>
              </w:rPr>
            </w:pPr>
            <w:r w:rsidRPr="00877316">
              <w:rPr>
                <w:color w:val="000000"/>
                <w:lang w:val="en-US"/>
              </w:rPr>
              <w:t xml:space="preserve">Removed, was inherited before by </w:t>
            </w:r>
            <w:r w:rsidR="001943C1" w:rsidRPr="00845EB7">
              <w:rPr>
                <w:color w:val="000000"/>
                <w:lang w:val="en-US"/>
              </w:rPr>
              <w:t>Identifiable</w:t>
            </w:r>
          </w:p>
        </w:tc>
      </w:tr>
      <w:tr w:rsidR="003E6DF3" w:rsidRPr="00C1034D" w14:paraId="6162B6A6" w14:textId="77777777" w:rsidTr="00D255DF">
        <w:tc>
          <w:tcPr>
            <w:tcW w:w="937" w:type="dxa"/>
            <w:vAlign w:val="center"/>
          </w:tcPr>
          <w:p w14:paraId="096D34F7" w14:textId="77777777" w:rsidR="003E6DF3" w:rsidRPr="00877316" w:rsidRDefault="003E6DF3" w:rsidP="00D255DF">
            <w:pPr>
              <w:rPr>
                <w:color w:val="000000"/>
                <w:lang w:val="en-US"/>
              </w:rPr>
            </w:pPr>
          </w:p>
        </w:tc>
        <w:tc>
          <w:tcPr>
            <w:tcW w:w="4483" w:type="dxa"/>
            <w:vAlign w:val="center"/>
          </w:tcPr>
          <w:p w14:paraId="3D95AB8B" w14:textId="77777777" w:rsidR="003E6DF3" w:rsidRPr="00A54268" w:rsidRDefault="003E6DF3" w:rsidP="00D255DF">
            <w:pPr>
              <w:rPr>
                <w:color w:val="000000"/>
                <w:lang w:val="en-US"/>
              </w:rPr>
            </w:pPr>
            <w:proofErr w:type="spellStart"/>
            <w:r w:rsidRPr="00A54268">
              <w:rPr>
                <w:color w:val="000000"/>
                <w:lang w:val="en-US"/>
              </w:rPr>
              <w:t>DataSpecification</w:t>
            </w:r>
            <w:proofErr w:type="spellEnd"/>
            <w:r w:rsidRPr="00A54268">
              <w:rPr>
                <w:color w:val="000000"/>
                <w:lang w:val="en-US"/>
              </w:rPr>
              <w:t>/</w:t>
            </w:r>
            <w:proofErr w:type="spellStart"/>
            <w:r w:rsidRPr="00A54268">
              <w:rPr>
                <w:color w:val="000000"/>
                <w:lang w:val="en-US"/>
              </w:rPr>
              <w:t>displayName</w:t>
            </w:r>
            <w:proofErr w:type="spellEnd"/>
          </w:p>
        </w:tc>
        <w:tc>
          <w:tcPr>
            <w:tcW w:w="4209" w:type="dxa"/>
            <w:vAlign w:val="center"/>
          </w:tcPr>
          <w:p w14:paraId="31E2B5BC" w14:textId="09BDD298" w:rsidR="003E6DF3" w:rsidRPr="00877316" w:rsidRDefault="003E6DF3" w:rsidP="00D255DF">
            <w:pPr>
              <w:jc w:val="left"/>
              <w:rPr>
                <w:color w:val="000000"/>
                <w:lang w:val="en-US"/>
              </w:rPr>
            </w:pPr>
            <w:r w:rsidRPr="00877316">
              <w:rPr>
                <w:color w:val="000000"/>
                <w:lang w:val="en-US"/>
              </w:rPr>
              <w:t xml:space="preserve">Removed, was inherited before by </w:t>
            </w:r>
            <w:r w:rsidR="001943C1" w:rsidRPr="00845EB7">
              <w:rPr>
                <w:color w:val="000000"/>
                <w:lang w:val="en-US"/>
              </w:rPr>
              <w:t>Identifiable</w:t>
            </w:r>
          </w:p>
        </w:tc>
      </w:tr>
      <w:tr w:rsidR="003E6DF3" w:rsidRPr="00C1034D" w14:paraId="6BBEE217" w14:textId="77777777" w:rsidTr="00D255DF">
        <w:tc>
          <w:tcPr>
            <w:tcW w:w="937" w:type="dxa"/>
            <w:vAlign w:val="center"/>
          </w:tcPr>
          <w:p w14:paraId="2305F7D7" w14:textId="77777777" w:rsidR="003E6DF3" w:rsidRPr="00877316" w:rsidRDefault="003E6DF3" w:rsidP="00D255DF">
            <w:pPr>
              <w:rPr>
                <w:color w:val="000000"/>
                <w:lang w:val="en-US"/>
              </w:rPr>
            </w:pPr>
          </w:p>
        </w:tc>
        <w:tc>
          <w:tcPr>
            <w:tcW w:w="4483" w:type="dxa"/>
            <w:vAlign w:val="center"/>
          </w:tcPr>
          <w:p w14:paraId="3701BE69" w14:textId="77777777" w:rsidR="003E6DF3" w:rsidRPr="00A54268" w:rsidRDefault="003E6DF3" w:rsidP="00D255DF">
            <w:pPr>
              <w:rPr>
                <w:color w:val="000000"/>
                <w:lang w:val="en-US"/>
              </w:rPr>
            </w:pPr>
            <w:proofErr w:type="spellStart"/>
            <w:r w:rsidRPr="00A54268">
              <w:rPr>
                <w:color w:val="000000"/>
                <w:lang w:val="en-US"/>
              </w:rPr>
              <w:t>DataSpecification</w:t>
            </w:r>
            <w:proofErr w:type="spellEnd"/>
            <w:r w:rsidRPr="00A54268">
              <w:rPr>
                <w:color w:val="000000"/>
                <w:lang w:val="en-US"/>
              </w:rPr>
              <w:t>/</w:t>
            </w:r>
            <w:proofErr w:type="spellStart"/>
            <w:r w:rsidRPr="00A54268">
              <w:rPr>
                <w:color w:val="000000"/>
                <w:lang w:val="en-US"/>
              </w:rPr>
              <w:t>idShort</w:t>
            </w:r>
            <w:proofErr w:type="spellEnd"/>
          </w:p>
        </w:tc>
        <w:tc>
          <w:tcPr>
            <w:tcW w:w="4209" w:type="dxa"/>
            <w:vAlign w:val="center"/>
          </w:tcPr>
          <w:p w14:paraId="58F28AAD" w14:textId="55F8481A" w:rsidR="003E6DF3" w:rsidRPr="00877316" w:rsidRDefault="003E6DF3" w:rsidP="00D255DF">
            <w:pPr>
              <w:jc w:val="left"/>
              <w:rPr>
                <w:color w:val="000000"/>
                <w:lang w:val="en-US"/>
              </w:rPr>
            </w:pPr>
            <w:r w:rsidRPr="00877316">
              <w:rPr>
                <w:color w:val="000000"/>
                <w:lang w:val="en-US"/>
              </w:rPr>
              <w:t xml:space="preserve">Removed, was inherited before by </w:t>
            </w:r>
            <w:r w:rsidR="001943C1" w:rsidRPr="00845EB7">
              <w:rPr>
                <w:color w:val="000000"/>
                <w:lang w:val="en-US"/>
              </w:rPr>
              <w:t>Identifiable</w:t>
            </w:r>
          </w:p>
        </w:tc>
      </w:tr>
      <w:tr w:rsidR="003E6DF3" w:rsidRPr="00C1034D" w14:paraId="6A11E1B1" w14:textId="77777777" w:rsidTr="00D255DF">
        <w:tc>
          <w:tcPr>
            <w:tcW w:w="937" w:type="dxa"/>
            <w:vAlign w:val="center"/>
          </w:tcPr>
          <w:p w14:paraId="14F484FE" w14:textId="77777777" w:rsidR="003E6DF3" w:rsidRPr="00A54268" w:rsidRDefault="003E6DF3" w:rsidP="00D255DF">
            <w:pPr>
              <w:rPr>
                <w:color w:val="000000"/>
                <w:lang w:val="en-US"/>
              </w:rPr>
            </w:pPr>
            <w:r w:rsidRPr="00A54268">
              <w:rPr>
                <w:color w:val="000000"/>
                <w:lang w:val="en-US"/>
              </w:rPr>
              <w:t>x</w:t>
            </w:r>
          </w:p>
        </w:tc>
        <w:tc>
          <w:tcPr>
            <w:tcW w:w="4483" w:type="dxa"/>
            <w:vAlign w:val="center"/>
          </w:tcPr>
          <w:p w14:paraId="039EC8D6" w14:textId="77777777" w:rsidR="003E6DF3" w:rsidRPr="00A54268" w:rsidRDefault="003E6DF3" w:rsidP="00D255DF">
            <w:pPr>
              <w:rPr>
                <w:color w:val="000000"/>
                <w:lang w:val="en-US"/>
              </w:rPr>
            </w:pPr>
            <w:r w:rsidRPr="00A54268">
              <w:rPr>
                <w:color w:val="000000"/>
                <w:lang w:val="en-US"/>
              </w:rPr>
              <w:t>DataSpecificationIEC61360/value</w:t>
            </w:r>
          </w:p>
        </w:tc>
        <w:tc>
          <w:tcPr>
            <w:tcW w:w="4209" w:type="dxa"/>
            <w:vAlign w:val="center"/>
          </w:tcPr>
          <w:p w14:paraId="7D8B74EF" w14:textId="77777777" w:rsidR="003E6DF3" w:rsidRPr="00877316" w:rsidRDefault="003E6DF3" w:rsidP="00D255DF">
            <w:pPr>
              <w:jc w:val="left"/>
              <w:rPr>
                <w:color w:val="000000"/>
                <w:lang w:val="en-US"/>
              </w:rPr>
            </w:pPr>
            <w:r w:rsidRPr="00877316">
              <w:rPr>
                <w:color w:val="000000"/>
                <w:lang w:val="en-US"/>
              </w:rPr>
              <w:t xml:space="preserve">Type changed from </w:t>
            </w:r>
            <w:proofErr w:type="spellStart"/>
            <w:r w:rsidRPr="00877316">
              <w:rPr>
                <w:color w:val="000000"/>
                <w:lang w:val="en-US"/>
              </w:rPr>
              <w:t>ValueDataType</w:t>
            </w:r>
            <w:proofErr w:type="spellEnd"/>
            <w:r w:rsidRPr="00877316">
              <w:rPr>
                <w:color w:val="000000"/>
                <w:lang w:val="en-US"/>
              </w:rPr>
              <w:t xml:space="preserve"> to string</w:t>
            </w:r>
          </w:p>
        </w:tc>
      </w:tr>
      <w:tr w:rsidR="003E6DF3" w:rsidRPr="00C1034D" w14:paraId="14266D6B" w14:textId="77777777" w:rsidTr="00D255DF">
        <w:tc>
          <w:tcPr>
            <w:tcW w:w="937" w:type="dxa"/>
            <w:vAlign w:val="center"/>
          </w:tcPr>
          <w:p w14:paraId="4B0C40A8" w14:textId="77777777" w:rsidR="003E6DF3" w:rsidRPr="00877316" w:rsidRDefault="003E6DF3" w:rsidP="00D255DF">
            <w:pPr>
              <w:rPr>
                <w:color w:val="000000"/>
                <w:lang w:val="en-US"/>
              </w:rPr>
            </w:pPr>
          </w:p>
        </w:tc>
        <w:tc>
          <w:tcPr>
            <w:tcW w:w="4483" w:type="dxa"/>
            <w:vAlign w:val="center"/>
          </w:tcPr>
          <w:p w14:paraId="30194273" w14:textId="77777777" w:rsidR="003E6DF3" w:rsidRPr="00A54268" w:rsidRDefault="003E6DF3" w:rsidP="00D255DF">
            <w:pPr>
              <w:rPr>
                <w:color w:val="000000"/>
                <w:lang w:val="en-US"/>
              </w:rPr>
            </w:pPr>
            <w:r w:rsidRPr="00A54268">
              <w:rPr>
                <w:color w:val="000000"/>
                <w:lang w:val="en-US"/>
              </w:rPr>
              <w:t>DataSpecificationIEC61360/</w:t>
            </w:r>
            <w:proofErr w:type="spellStart"/>
            <w:r w:rsidRPr="00A54268">
              <w:rPr>
                <w:color w:val="000000"/>
                <w:lang w:val="en-US"/>
              </w:rPr>
              <w:t>valueId</w:t>
            </w:r>
            <w:proofErr w:type="spellEnd"/>
          </w:p>
        </w:tc>
        <w:tc>
          <w:tcPr>
            <w:tcW w:w="4209" w:type="dxa"/>
            <w:vAlign w:val="center"/>
          </w:tcPr>
          <w:p w14:paraId="54171250" w14:textId="77777777" w:rsidR="003E6DF3" w:rsidRPr="00877316" w:rsidRDefault="003E6DF3" w:rsidP="00D255DF">
            <w:pPr>
              <w:jc w:val="left"/>
              <w:rPr>
                <w:color w:val="000000"/>
                <w:lang w:val="en-US"/>
              </w:rPr>
            </w:pPr>
            <w:r w:rsidRPr="00877316">
              <w:rPr>
                <w:color w:val="000000"/>
                <w:lang w:val="en-US"/>
              </w:rPr>
              <w:t xml:space="preserve">Removed, the </w:t>
            </w:r>
            <w:proofErr w:type="spellStart"/>
            <w:r w:rsidRPr="00877316">
              <w:rPr>
                <w:color w:val="000000"/>
                <w:lang w:val="en-US"/>
              </w:rPr>
              <w:t>valueId</w:t>
            </w:r>
            <w:proofErr w:type="spellEnd"/>
            <w:r w:rsidRPr="00877316">
              <w:rPr>
                <w:color w:val="000000"/>
                <w:lang w:val="en-US"/>
              </w:rPr>
              <w:t xml:space="preserve"> is identical to the ID of the concept description</w:t>
            </w:r>
          </w:p>
        </w:tc>
      </w:tr>
      <w:tr w:rsidR="003E6DF3" w:rsidRPr="00877316" w14:paraId="0FF2DAEA" w14:textId="77777777" w:rsidTr="00D255DF">
        <w:tc>
          <w:tcPr>
            <w:tcW w:w="937" w:type="dxa"/>
            <w:vAlign w:val="center"/>
          </w:tcPr>
          <w:p w14:paraId="214059FF" w14:textId="77777777" w:rsidR="003E6DF3" w:rsidRPr="00877316" w:rsidRDefault="003E6DF3" w:rsidP="00D255DF">
            <w:pPr>
              <w:rPr>
                <w:color w:val="000000"/>
                <w:lang w:val="en-US"/>
              </w:rPr>
            </w:pPr>
          </w:p>
        </w:tc>
        <w:tc>
          <w:tcPr>
            <w:tcW w:w="4483" w:type="dxa"/>
            <w:vAlign w:val="center"/>
          </w:tcPr>
          <w:p w14:paraId="3CC940FC" w14:textId="77777777" w:rsidR="003E6DF3" w:rsidRPr="00A54268" w:rsidRDefault="003E6DF3" w:rsidP="00D255DF">
            <w:pPr>
              <w:rPr>
                <w:color w:val="000000"/>
                <w:lang w:val="en-US"/>
              </w:rPr>
            </w:pPr>
            <w:proofErr w:type="spellStart"/>
            <w:r w:rsidRPr="00A54268">
              <w:rPr>
                <w:color w:val="000000"/>
                <w:lang w:val="en-US"/>
              </w:rPr>
              <w:t>DataSpecificationContent</w:t>
            </w:r>
            <w:proofErr w:type="spellEnd"/>
          </w:p>
        </w:tc>
        <w:tc>
          <w:tcPr>
            <w:tcW w:w="4209" w:type="dxa"/>
            <w:vAlign w:val="center"/>
          </w:tcPr>
          <w:p w14:paraId="0FCEE9FA" w14:textId="77777777" w:rsidR="003E6DF3" w:rsidRPr="00A54268" w:rsidRDefault="003E6DF3" w:rsidP="00D255DF">
            <w:pPr>
              <w:jc w:val="left"/>
              <w:rPr>
                <w:color w:val="000000"/>
                <w:lang w:val="en-US"/>
              </w:rPr>
            </w:pPr>
            <w:r w:rsidRPr="00A54268">
              <w:rPr>
                <w:color w:val="000000"/>
                <w:lang w:val="en-US"/>
              </w:rPr>
              <w:t>Stereotype &lt;&lt;Template&gt;&gt; added</w:t>
            </w:r>
          </w:p>
        </w:tc>
      </w:tr>
      <w:tr w:rsidR="003E6DF3" w:rsidRPr="00C1034D" w14:paraId="09D985F1" w14:textId="77777777" w:rsidTr="00D255DF">
        <w:tc>
          <w:tcPr>
            <w:tcW w:w="937" w:type="dxa"/>
            <w:vAlign w:val="center"/>
          </w:tcPr>
          <w:p w14:paraId="72C4F43C" w14:textId="77777777" w:rsidR="003E6DF3" w:rsidRPr="00A54268" w:rsidRDefault="003E6DF3" w:rsidP="00D255DF">
            <w:pPr>
              <w:rPr>
                <w:color w:val="000000"/>
                <w:lang w:val="en-US"/>
              </w:rPr>
            </w:pPr>
            <w:r w:rsidRPr="00A54268">
              <w:rPr>
                <w:color w:val="000000"/>
                <w:lang w:val="en-US"/>
              </w:rPr>
              <w:t>x</w:t>
            </w:r>
          </w:p>
        </w:tc>
        <w:tc>
          <w:tcPr>
            <w:tcW w:w="4483" w:type="dxa"/>
            <w:vAlign w:val="center"/>
          </w:tcPr>
          <w:p w14:paraId="08DA889A" w14:textId="77777777" w:rsidR="003E6DF3" w:rsidRPr="00A54268" w:rsidRDefault="003E6DF3" w:rsidP="00D255DF">
            <w:pPr>
              <w:rPr>
                <w:color w:val="000000"/>
                <w:lang w:val="en-US"/>
              </w:rPr>
            </w:pPr>
            <w:r w:rsidRPr="00A54268">
              <w:rPr>
                <w:color w:val="000000"/>
                <w:lang w:val="en-US"/>
              </w:rPr>
              <w:t>DataTypeIEC61360</w:t>
            </w:r>
          </w:p>
        </w:tc>
        <w:tc>
          <w:tcPr>
            <w:tcW w:w="4209" w:type="dxa"/>
            <w:vAlign w:val="center"/>
          </w:tcPr>
          <w:p w14:paraId="42B73783" w14:textId="26435E4A" w:rsidR="003E6DF3" w:rsidRPr="00877316" w:rsidRDefault="003E6DF3" w:rsidP="00D255DF">
            <w:pPr>
              <w:jc w:val="left"/>
              <w:rPr>
                <w:color w:val="000000"/>
                <w:lang w:val="en-US"/>
              </w:rPr>
            </w:pPr>
            <w:r w:rsidRPr="00877316">
              <w:rPr>
                <w:color w:val="000000"/>
                <w:lang w:val="en-US"/>
              </w:rPr>
              <w:t>Some new values were added: BLOB, FILE, HTML, IRDI. URL renamed to IRI</w:t>
            </w:r>
            <w:r w:rsidR="001943C1" w:rsidRPr="00845EB7">
              <w:rPr>
                <w:color w:val="000000"/>
                <w:lang w:val="en-US"/>
              </w:rPr>
              <w:t>.</w:t>
            </w:r>
            <w:r w:rsidRPr="00877316">
              <w:rPr>
                <w:color w:val="000000"/>
                <w:lang w:val="en-US"/>
              </w:rPr>
              <w:br/>
            </w:r>
            <w:r w:rsidRPr="00877316">
              <w:rPr>
                <w:color w:val="000000"/>
                <w:lang w:val="en-US"/>
              </w:rPr>
              <w:br/>
              <w:t>See separate entries for individual changes</w:t>
            </w:r>
            <w:r w:rsidR="001943C1" w:rsidRPr="00845EB7">
              <w:rPr>
                <w:color w:val="000000"/>
                <w:lang w:val="en-US"/>
              </w:rPr>
              <w:t>.</w:t>
            </w:r>
          </w:p>
        </w:tc>
      </w:tr>
      <w:tr w:rsidR="003E6DF3" w:rsidRPr="00877316" w14:paraId="5A5265E2" w14:textId="77777777" w:rsidTr="00D255DF">
        <w:tc>
          <w:tcPr>
            <w:tcW w:w="937" w:type="dxa"/>
            <w:vAlign w:val="center"/>
          </w:tcPr>
          <w:p w14:paraId="78F430DC" w14:textId="77777777" w:rsidR="003E6DF3" w:rsidRPr="00A54268" w:rsidRDefault="003E6DF3" w:rsidP="00D255DF">
            <w:pPr>
              <w:rPr>
                <w:color w:val="000000"/>
                <w:lang w:val="en-US"/>
              </w:rPr>
            </w:pPr>
            <w:r w:rsidRPr="00A54268">
              <w:rPr>
                <w:color w:val="000000"/>
                <w:lang w:val="en-US"/>
              </w:rPr>
              <w:t>x</w:t>
            </w:r>
          </w:p>
        </w:tc>
        <w:tc>
          <w:tcPr>
            <w:tcW w:w="4483" w:type="dxa"/>
            <w:vAlign w:val="center"/>
          </w:tcPr>
          <w:p w14:paraId="4B035E9C" w14:textId="77777777" w:rsidR="003E6DF3" w:rsidRPr="00A54268" w:rsidRDefault="003E6DF3" w:rsidP="00D255DF">
            <w:pPr>
              <w:rPr>
                <w:color w:val="000000"/>
                <w:lang w:val="en-US"/>
              </w:rPr>
            </w:pPr>
            <w:r w:rsidRPr="00A54268">
              <w:rPr>
                <w:color w:val="000000"/>
                <w:lang w:val="en-US"/>
              </w:rPr>
              <w:t>DataTypeIEC61360/URL</w:t>
            </w:r>
          </w:p>
        </w:tc>
        <w:tc>
          <w:tcPr>
            <w:tcW w:w="4209" w:type="dxa"/>
            <w:vAlign w:val="center"/>
          </w:tcPr>
          <w:p w14:paraId="5B5155B8" w14:textId="77777777" w:rsidR="003E6DF3" w:rsidRPr="00A54268" w:rsidRDefault="003E6DF3" w:rsidP="00D255DF">
            <w:pPr>
              <w:jc w:val="left"/>
              <w:rPr>
                <w:color w:val="000000"/>
                <w:lang w:val="en-US"/>
              </w:rPr>
            </w:pPr>
            <w:r w:rsidRPr="00A54268">
              <w:rPr>
                <w:color w:val="000000"/>
                <w:lang w:val="en-US"/>
              </w:rPr>
              <w:t>Renamed to IRI</w:t>
            </w:r>
          </w:p>
        </w:tc>
      </w:tr>
      <w:tr w:rsidR="003E6DF3" w:rsidRPr="00C1034D" w14:paraId="4D16DFC1" w14:textId="77777777" w:rsidTr="00D255DF">
        <w:tc>
          <w:tcPr>
            <w:tcW w:w="937" w:type="dxa"/>
            <w:vAlign w:val="center"/>
          </w:tcPr>
          <w:p w14:paraId="261B7A7A" w14:textId="77777777" w:rsidR="003E6DF3" w:rsidRPr="00A54268" w:rsidRDefault="003E6DF3" w:rsidP="00D255DF">
            <w:pPr>
              <w:rPr>
                <w:color w:val="000000"/>
                <w:lang w:val="en-US"/>
              </w:rPr>
            </w:pPr>
            <w:r w:rsidRPr="00A54268">
              <w:rPr>
                <w:color w:val="000000"/>
                <w:lang w:val="en-US"/>
              </w:rPr>
              <w:t> </w:t>
            </w:r>
          </w:p>
        </w:tc>
        <w:tc>
          <w:tcPr>
            <w:tcW w:w="4483" w:type="dxa"/>
            <w:vAlign w:val="center"/>
          </w:tcPr>
          <w:p w14:paraId="073658F7" w14:textId="77777777" w:rsidR="003E6DF3" w:rsidRPr="00A54268" w:rsidRDefault="003E6DF3" w:rsidP="00D255DF">
            <w:pPr>
              <w:rPr>
                <w:color w:val="000000"/>
                <w:lang w:val="en-US"/>
              </w:rPr>
            </w:pPr>
            <w:proofErr w:type="spellStart"/>
            <w:r w:rsidRPr="00A54268">
              <w:rPr>
                <w:color w:val="000000"/>
                <w:lang w:val="en-US"/>
              </w:rPr>
              <w:t>ValueList</w:t>
            </w:r>
            <w:proofErr w:type="spellEnd"/>
            <w:r w:rsidRPr="00A54268">
              <w:rPr>
                <w:color w:val="000000"/>
                <w:lang w:val="en-US"/>
              </w:rPr>
              <w:t>/</w:t>
            </w:r>
            <w:proofErr w:type="spellStart"/>
            <w:r w:rsidRPr="00A54268">
              <w:rPr>
                <w:color w:val="000000"/>
                <w:lang w:val="en-US"/>
              </w:rPr>
              <w:t>valueReferencePairs</w:t>
            </w:r>
            <w:proofErr w:type="spellEnd"/>
          </w:p>
        </w:tc>
        <w:tc>
          <w:tcPr>
            <w:tcW w:w="4209" w:type="dxa"/>
            <w:vAlign w:val="center"/>
          </w:tcPr>
          <w:p w14:paraId="4AFFA983" w14:textId="77777777" w:rsidR="003E6DF3" w:rsidRPr="00877316" w:rsidRDefault="003E6DF3" w:rsidP="00D255DF">
            <w:pPr>
              <w:jc w:val="left"/>
              <w:rPr>
                <w:color w:val="000000"/>
                <w:lang w:val="en-US"/>
              </w:rPr>
            </w:pPr>
            <w:r w:rsidRPr="00877316">
              <w:rPr>
                <w:color w:val="000000"/>
                <w:lang w:val="en-US"/>
              </w:rPr>
              <w:t xml:space="preserve">Bugfix, was </w:t>
            </w:r>
            <w:proofErr w:type="spellStart"/>
            <w:r w:rsidRPr="00877316">
              <w:rPr>
                <w:color w:val="000000"/>
                <w:lang w:val="en-US"/>
              </w:rPr>
              <w:t>ValueList</w:t>
            </w:r>
            <w:proofErr w:type="spellEnd"/>
            <w:r w:rsidRPr="00877316">
              <w:rPr>
                <w:color w:val="000000"/>
                <w:lang w:val="en-US"/>
              </w:rPr>
              <w:t>/</w:t>
            </w:r>
            <w:proofErr w:type="spellStart"/>
            <w:r w:rsidRPr="00877316">
              <w:rPr>
                <w:color w:val="000000"/>
                <w:lang w:val="en-US"/>
              </w:rPr>
              <w:t>valueReferencePairTypes</w:t>
            </w:r>
            <w:proofErr w:type="spellEnd"/>
            <w:r w:rsidRPr="00877316">
              <w:rPr>
                <w:color w:val="000000"/>
                <w:lang w:val="en-US"/>
              </w:rPr>
              <w:t xml:space="preserve"> before</w:t>
            </w:r>
          </w:p>
        </w:tc>
      </w:tr>
      <w:tr w:rsidR="003E6DF3" w:rsidRPr="00C1034D" w14:paraId="1D6643CC" w14:textId="77777777" w:rsidTr="00D255DF">
        <w:tc>
          <w:tcPr>
            <w:tcW w:w="937" w:type="dxa"/>
            <w:vAlign w:val="center"/>
          </w:tcPr>
          <w:p w14:paraId="0192CECD" w14:textId="77777777" w:rsidR="003E6DF3" w:rsidRPr="00A54268" w:rsidRDefault="003E6DF3" w:rsidP="00D255DF">
            <w:pPr>
              <w:rPr>
                <w:color w:val="000000"/>
                <w:lang w:val="en-US"/>
              </w:rPr>
            </w:pPr>
            <w:r w:rsidRPr="00A54268">
              <w:rPr>
                <w:color w:val="000000"/>
                <w:lang w:val="en-US"/>
              </w:rPr>
              <w:t>x</w:t>
            </w:r>
          </w:p>
        </w:tc>
        <w:tc>
          <w:tcPr>
            <w:tcW w:w="4483" w:type="dxa"/>
            <w:vAlign w:val="center"/>
          </w:tcPr>
          <w:p w14:paraId="78144039" w14:textId="77777777" w:rsidR="003E6DF3" w:rsidRPr="00A54268" w:rsidRDefault="003E6DF3" w:rsidP="00D255DF">
            <w:pPr>
              <w:rPr>
                <w:color w:val="000000"/>
                <w:lang w:val="en-US"/>
              </w:rPr>
            </w:pPr>
            <w:proofErr w:type="spellStart"/>
            <w:r w:rsidRPr="00A54268">
              <w:rPr>
                <w:color w:val="000000"/>
                <w:lang w:val="en-US"/>
              </w:rPr>
              <w:t>ValueReferencePair</w:t>
            </w:r>
            <w:proofErr w:type="spellEnd"/>
            <w:r w:rsidRPr="00A54268">
              <w:rPr>
                <w:color w:val="000000"/>
                <w:lang w:val="en-US"/>
              </w:rPr>
              <w:t>/value</w:t>
            </w:r>
          </w:p>
        </w:tc>
        <w:tc>
          <w:tcPr>
            <w:tcW w:w="4209" w:type="dxa"/>
            <w:vAlign w:val="center"/>
          </w:tcPr>
          <w:p w14:paraId="3BF0BBED" w14:textId="77777777" w:rsidR="003E6DF3" w:rsidRPr="00877316" w:rsidRDefault="003E6DF3" w:rsidP="00D255DF">
            <w:pPr>
              <w:jc w:val="left"/>
              <w:rPr>
                <w:color w:val="000000"/>
                <w:lang w:val="en-US"/>
              </w:rPr>
            </w:pPr>
            <w:r w:rsidRPr="00877316">
              <w:rPr>
                <w:color w:val="000000"/>
                <w:lang w:val="en-US"/>
              </w:rPr>
              <w:t xml:space="preserve">Type changed from </w:t>
            </w:r>
            <w:proofErr w:type="spellStart"/>
            <w:r w:rsidRPr="00877316">
              <w:rPr>
                <w:color w:val="000000"/>
                <w:lang w:val="en-US"/>
              </w:rPr>
              <w:t>ValueDataType</w:t>
            </w:r>
            <w:proofErr w:type="spellEnd"/>
            <w:r w:rsidRPr="00877316">
              <w:rPr>
                <w:color w:val="000000"/>
                <w:lang w:val="en-US"/>
              </w:rPr>
              <w:t xml:space="preserve"> to string</w:t>
            </w:r>
          </w:p>
        </w:tc>
      </w:tr>
    </w:tbl>
    <w:p w14:paraId="406E510A" w14:textId="77777777" w:rsidR="001943C1" w:rsidRPr="00CE25AF" w:rsidRDefault="001943C1" w:rsidP="001943C1">
      <w:pPr>
        <w:rPr>
          <w:lang w:val="en-US"/>
        </w:rPr>
      </w:pPr>
    </w:p>
    <w:p w14:paraId="6327D12F" w14:textId="44FF20DF" w:rsidR="001943C1" w:rsidRPr="00CE25AF" w:rsidRDefault="001943C1" w:rsidP="00110904">
      <w:pPr>
        <w:pStyle w:val="Caption"/>
      </w:pPr>
      <w:bookmarkStart w:id="5504" w:name="_Toc125537798"/>
      <w:r w:rsidRPr="00CE25AF">
        <w:t xml:space="preserve">Table </w:t>
      </w:r>
      <w:r w:rsidR="00802DAD" w:rsidRPr="00CE25AF">
        <w:fldChar w:fldCharType="begin"/>
      </w:r>
      <w:r w:rsidR="00802DAD" w:rsidRPr="00CE25AF">
        <w:instrText xml:space="preserve"> SEQ Table \* ARABIC </w:instrText>
      </w:r>
      <w:r w:rsidR="00802DAD" w:rsidRPr="00CE25AF">
        <w:fldChar w:fldCharType="separate"/>
      </w:r>
      <w:r w:rsidR="00F511DE">
        <w:rPr>
          <w:noProof/>
        </w:rPr>
        <w:t>23</w:t>
      </w:r>
      <w:r w:rsidR="00802DAD" w:rsidRPr="00CE25AF">
        <w:fldChar w:fldCharType="end"/>
      </w:r>
      <w:r w:rsidRPr="00CE25AF">
        <w:t xml:space="preserve"> New Elements in Metamodel </w:t>
      </w:r>
      <w:proofErr w:type="spellStart"/>
      <w:r w:rsidRPr="00CE25AF">
        <w:t>DataSpecification</w:t>
      </w:r>
      <w:proofErr w:type="spellEnd"/>
      <w:r w:rsidRPr="00CE25AF">
        <w:t xml:space="preserve"> IEC61360</w:t>
      </w:r>
      <w:bookmarkEnd w:id="5504"/>
    </w:p>
    <w:tbl>
      <w:tblPr>
        <w:tblStyle w:val="TableGrid"/>
        <w:tblW w:w="963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59"/>
        <w:gridCol w:w="4281"/>
        <w:gridCol w:w="4394"/>
      </w:tblGrid>
      <w:tr w:rsidR="003E6DF3" w:rsidRPr="00877316" w14:paraId="3B62B060" w14:textId="77777777" w:rsidTr="00D255DF">
        <w:trPr>
          <w:tblHeader/>
        </w:trPr>
        <w:tc>
          <w:tcPr>
            <w:tcW w:w="959" w:type="dxa"/>
          </w:tcPr>
          <w:p w14:paraId="20288B5C" w14:textId="77777777" w:rsidR="003E6DF3" w:rsidRPr="00A54268" w:rsidDel="004C6644" w:rsidRDefault="003E6DF3" w:rsidP="00D255DF">
            <w:pPr>
              <w:rPr>
                <w:b/>
                <w:lang w:val="en-US"/>
              </w:rPr>
            </w:pPr>
            <w:proofErr w:type="spellStart"/>
            <w:r w:rsidRPr="00A54268">
              <w:rPr>
                <w:b/>
                <w:lang w:val="en-US"/>
              </w:rPr>
              <w:t>nc</w:t>
            </w:r>
            <w:proofErr w:type="spellEnd"/>
          </w:p>
        </w:tc>
        <w:tc>
          <w:tcPr>
            <w:tcW w:w="4281" w:type="dxa"/>
          </w:tcPr>
          <w:p w14:paraId="4E770B08" w14:textId="77777777" w:rsidR="003E6DF3" w:rsidRPr="00A54268" w:rsidRDefault="003E6DF3" w:rsidP="00D255DF">
            <w:pPr>
              <w:rPr>
                <w:b/>
                <w:lang w:val="en-US"/>
              </w:rPr>
            </w:pPr>
            <w:r w:rsidRPr="00A54268">
              <w:rPr>
                <w:b/>
                <w:lang w:val="en-US"/>
              </w:rPr>
              <w:t>V3.0RC02 vs. V2.0.1</w:t>
            </w:r>
          </w:p>
        </w:tc>
        <w:tc>
          <w:tcPr>
            <w:tcW w:w="4394" w:type="dxa"/>
          </w:tcPr>
          <w:p w14:paraId="47EF1E1A" w14:textId="77777777" w:rsidR="003E6DF3" w:rsidRPr="00A54268" w:rsidRDefault="003E6DF3" w:rsidP="00D255DF">
            <w:pPr>
              <w:rPr>
                <w:b/>
                <w:lang w:val="en-US"/>
              </w:rPr>
            </w:pPr>
            <w:r w:rsidRPr="00A54268">
              <w:rPr>
                <w:b/>
                <w:lang w:val="en-US"/>
              </w:rPr>
              <w:t>Comment</w:t>
            </w:r>
          </w:p>
        </w:tc>
      </w:tr>
      <w:tr w:rsidR="003E6DF3" w:rsidRPr="00C1034D" w14:paraId="46FA20E8" w14:textId="77777777" w:rsidTr="00D255DF">
        <w:trPr>
          <w:tblHeader/>
        </w:trPr>
        <w:tc>
          <w:tcPr>
            <w:tcW w:w="959" w:type="dxa"/>
            <w:vAlign w:val="center"/>
          </w:tcPr>
          <w:p w14:paraId="5415200D" w14:textId="77777777" w:rsidR="003E6DF3" w:rsidRPr="00A54268" w:rsidRDefault="003E6DF3" w:rsidP="00D255DF">
            <w:pPr>
              <w:rPr>
                <w:color w:val="000000"/>
                <w:lang w:val="en-US"/>
              </w:rPr>
            </w:pPr>
          </w:p>
        </w:tc>
        <w:tc>
          <w:tcPr>
            <w:tcW w:w="4281" w:type="dxa"/>
            <w:vAlign w:val="center"/>
          </w:tcPr>
          <w:p w14:paraId="497B7002" w14:textId="77777777" w:rsidR="003E6DF3" w:rsidRPr="00A54268" w:rsidRDefault="003E6DF3" w:rsidP="00D255DF">
            <w:pPr>
              <w:rPr>
                <w:color w:val="000000"/>
                <w:lang w:val="en-US"/>
              </w:rPr>
            </w:pPr>
            <w:proofErr w:type="spellStart"/>
            <w:r w:rsidRPr="00A54268">
              <w:rPr>
                <w:color w:val="000000"/>
                <w:lang w:val="en-US"/>
              </w:rPr>
              <w:t>DataSpecification</w:t>
            </w:r>
            <w:proofErr w:type="spellEnd"/>
            <w:r w:rsidRPr="00A54268">
              <w:rPr>
                <w:color w:val="000000"/>
                <w:lang w:val="en-US"/>
              </w:rPr>
              <w:t>/administration</w:t>
            </w:r>
          </w:p>
        </w:tc>
        <w:tc>
          <w:tcPr>
            <w:tcW w:w="4394" w:type="dxa"/>
            <w:vAlign w:val="center"/>
          </w:tcPr>
          <w:p w14:paraId="1F84DC0A" w14:textId="6FB2E221" w:rsidR="003E6DF3" w:rsidRPr="00877316" w:rsidRDefault="003E6DF3" w:rsidP="00D255DF">
            <w:pPr>
              <w:rPr>
                <w:color w:val="000000"/>
                <w:lang w:val="en-US"/>
              </w:rPr>
            </w:pPr>
            <w:r w:rsidRPr="00877316">
              <w:rPr>
                <w:color w:val="000000"/>
                <w:lang w:val="en-US"/>
              </w:rPr>
              <w:t xml:space="preserve">Was inherited before by </w:t>
            </w:r>
            <w:r w:rsidR="001943C1" w:rsidRPr="00845EB7">
              <w:rPr>
                <w:color w:val="000000"/>
                <w:lang w:val="en-US"/>
              </w:rPr>
              <w:t>Identifiable</w:t>
            </w:r>
          </w:p>
        </w:tc>
      </w:tr>
      <w:tr w:rsidR="003E6DF3" w:rsidRPr="00C1034D" w14:paraId="65A02969" w14:textId="77777777" w:rsidTr="00D255DF">
        <w:trPr>
          <w:tblHeader/>
        </w:trPr>
        <w:tc>
          <w:tcPr>
            <w:tcW w:w="959" w:type="dxa"/>
            <w:vAlign w:val="center"/>
          </w:tcPr>
          <w:p w14:paraId="04CD43BE" w14:textId="77777777" w:rsidR="003E6DF3" w:rsidRPr="00877316" w:rsidRDefault="003E6DF3" w:rsidP="00D255DF">
            <w:pPr>
              <w:rPr>
                <w:color w:val="000000"/>
                <w:lang w:val="en-US"/>
              </w:rPr>
            </w:pPr>
          </w:p>
        </w:tc>
        <w:tc>
          <w:tcPr>
            <w:tcW w:w="4281" w:type="dxa"/>
            <w:vAlign w:val="center"/>
          </w:tcPr>
          <w:p w14:paraId="51AC933C" w14:textId="77777777" w:rsidR="003E6DF3" w:rsidRPr="00A54268" w:rsidRDefault="003E6DF3" w:rsidP="00D255DF">
            <w:pPr>
              <w:rPr>
                <w:color w:val="000000"/>
                <w:lang w:val="en-US"/>
              </w:rPr>
            </w:pPr>
            <w:proofErr w:type="spellStart"/>
            <w:r w:rsidRPr="00A54268">
              <w:rPr>
                <w:color w:val="000000"/>
                <w:lang w:val="en-US"/>
              </w:rPr>
              <w:t>DataSpecification</w:t>
            </w:r>
            <w:proofErr w:type="spellEnd"/>
            <w:r w:rsidRPr="00A54268">
              <w:rPr>
                <w:color w:val="000000"/>
                <w:lang w:val="en-US"/>
              </w:rPr>
              <w:t>/id</w:t>
            </w:r>
          </w:p>
        </w:tc>
        <w:tc>
          <w:tcPr>
            <w:tcW w:w="4394" w:type="dxa"/>
            <w:vAlign w:val="center"/>
          </w:tcPr>
          <w:p w14:paraId="64993C03" w14:textId="525DFDB8" w:rsidR="003E6DF3" w:rsidRPr="00877316" w:rsidRDefault="003E6DF3" w:rsidP="00D255DF">
            <w:pPr>
              <w:rPr>
                <w:color w:val="000000"/>
                <w:lang w:val="en-US"/>
              </w:rPr>
            </w:pPr>
            <w:r w:rsidRPr="00877316">
              <w:rPr>
                <w:color w:val="000000"/>
                <w:lang w:val="en-US"/>
              </w:rPr>
              <w:t xml:space="preserve">Was inherited before by </w:t>
            </w:r>
            <w:r w:rsidR="001943C1" w:rsidRPr="00845EB7">
              <w:rPr>
                <w:color w:val="000000"/>
                <w:lang w:val="en-US"/>
              </w:rPr>
              <w:t>Identifiable</w:t>
            </w:r>
          </w:p>
        </w:tc>
      </w:tr>
      <w:tr w:rsidR="003E6DF3" w:rsidRPr="00C1034D" w14:paraId="1909802F" w14:textId="77777777" w:rsidTr="00D255DF">
        <w:trPr>
          <w:tblHeader/>
        </w:trPr>
        <w:tc>
          <w:tcPr>
            <w:tcW w:w="959" w:type="dxa"/>
            <w:vAlign w:val="center"/>
          </w:tcPr>
          <w:p w14:paraId="4C6197AE" w14:textId="77777777" w:rsidR="003E6DF3" w:rsidRPr="00877316" w:rsidRDefault="003E6DF3" w:rsidP="00D255DF">
            <w:pPr>
              <w:rPr>
                <w:color w:val="000000"/>
                <w:lang w:val="en-US"/>
              </w:rPr>
            </w:pPr>
          </w:p>
        </w:tc>
        <w:tc>
          <w:tcPr>
            <w:tcW w:w="4281" w:type="dxa"/>
            <w:vAlign w:val="center"/>
          </w:tcPr>
          <w:p w14:paraId="5704D5B0" w14:textId="77777777" w:rsidR="003E6DF3" w:rsidRPr="00A54268" w:rsidRDefault="003E6DF3" w:rsidP="00D255DF">
            <w:pPr>
              <w:rPr>
                <w:color w:val="000000"/>
                <w:lang w:val="en-US"/>
              </w:rPr>
            </w:pPr>
            <w:proofErr w:type="spellStart"/>
            <w:r w:rsidRPr="00A54268">
              <w:rPr>
                <w:color w:val="000000"/>
                <w:lang w:val="en-US"/>
              </w:rPr>
              <w:t>DataSpecification</w:t>
            </w:r>
            <w:proofErr w:type="spellEnd"/>
            <w:r w:rsidRPr="00A54268">
              <w:rPr>
                <w:color w:val="000000"/>
                <w:lang w:val="en-US"/>
              </w:rPr>
              <w:t>/</w:t>
            </w:r>
            <w:proofErr w:type="spellStart"/>
            <w:r w:rsidRPr="00A54268">
              <w:rPr>
                <w:color w:val="000000"/>
                <w:lang w:val="en-US"/>
              </w:rPr>
              <w:t>desciption</w:t>
            </w:r>
            <w:proofErr w:type="spellEnd"/>
          </w:p>
        </w:tc>
        <w:tc>
          <w:tcPr>
            <w:tcW w:w="4394" w:type="dxa"/>
            <w:vAlign w:val="center"/>
          </w:tcPr>
          <w:p w14:paraId="6F8694DB" w14:textId="249F0F06" w:rsidR="003E6DF3" w:rsidRPr="00877316" w:rsidRDefault="003E6DF3" w:rsidP="00D255DF">
            <w:pPr>
              <w:rPr>
                <w:color w:val="000000"/>
                <w:lang w:val="en-US"/>
              </w:rPr>
            </w:pPr>
            <w:r w:rsidRPr="00877316">
              <w:rPr>
                <w:color w:val="000000"/>
                <w:lang w:val="en-US"/>
              </w:rPr>
              <w:t xml:space="preserve">Was inherited before by </w:t>
            </w:r>
            <w:r w:rsidR="001943C1" w:rsidRPr="00845EB7">
              <w:rPr>
                <w:color w:val="000000"/>
                <w:lang w:val="en-US"/>
              </w:rPr>
              <w:t>Identifiable</w:t>
            </w:r>
          </w:p>
        </w:tc>
      </w:tr>
      <w:tr w:rsidR="003E6DF3" w:rsidRPr="00877316" w14:paraId="5CA30DD4" w14:textId="77777777" w:rsidTr="00D255DF">
        <w:trPr>
          <w:tblHeader/>
        </w:trPr>
        <w:tc>
          <w:tcPr>
            <w:tcW w:w="959" w:type="dxa"/>
            <w:vAlign w:val="center"/>
          </w:tcPr>
          <w:p w14:paraId="1C8750D6" w14:textId="77777777" w:rsidR="003E6DF3" w:rsidRPr="00877316" w:rsidRDefault="003E6DF3" w:rsidP="00D255DF">
            <w:pPr>
              <w:rPr>
                <w:color w:val="000000"/>
                <w:lang w:val="en-US"/>
              </w:rPr>
            </w:pPr>
            <w:r w:rsidRPr="00877316">
              <w:rPr>
                <w:color w:val="000000"/>
                <w:lang w:val="en-US"/>
              </w:rPr>
              <w:t> </w:t>
            </w:r>
          </w:p>
        </w:tc>
        <w:tc>
          <w:tcPr>
            <w:tcW w:w="4281" w:type="dxa"/>
            <w:vAlign w:val="center"/>
          </w:tcPr>
          <w:p w14:paraId="0E34D958" w14:textId="77777777" w:rsidR="003E6DF3" w:rsidRPr="00A54268" w:rsidRDefault="003E6DF3" w:rsidP="00D255DF">
            <w:pPr>
              <w:rPr>
                <w:color w:val="000000"/>
                <w:lang w:val="en-US"/>
              </w:rPr>
            </w:pPr>
            <w:r w:rsidRPr="00A54268">
              <w:rPr>
                <w:color w:val="000000"/>
                <w:lang w:val="en-US"/>
              </w:rPr>
              <w:t>DataTypeIEC61360/BLOB</w:t>
            </w:r>
          </w:p>
        </w:tc>
        <w:tc>
          <w:tcPr>
            <w:tcW w:w="4394" w:type="dxa"/>
            <w:vAlign w:val="center"/>
          </w:tcPr>
          <w:p w14:paraId="1C82AFE8" w14:textId="77777777" w:rsidR="003E6DF3" w:rsidRPr="00A54268" w:rsidRDefault="003E6DF3" w:rsidP="00D255DF">
            <w:pPr>
              <w:rPr>
                <w:color w:val="000000"/>
                <w:lang w:val="en-US"/>
              </w:rPr>
            </w:pPr>
            <w:r w:rsidRPr="00A54268">
              <w:rPr>
                <w:color w:val="000000"/>
                <w:lang w:val="en-US"/>
              </w:rPr>
              <w:t>New value</w:t>
            </w:r>
          </w:p>
        </w:tc>
      </w:tr>
      <w:tr w:rsidR="003E6DF3" w:rsidRPr="00877316" w14:paraId="53CC6306" w14:textId="77777777" w:rsidTr="00D255DF">
        <w:trPr>
          <w:tblHeader/>
        </w:trPr>
        <w:tc>
          <w:tcPr>
            <w:tcW w:w="959" w:type="dxa"/>
            <w:vAlign w:val="center"/>
          </w:tcPr>
          <w:p w14:paraId="765660D8" w14:textId="77777777" w:rsidR="003E6DF3" w:rsidRPr="00A54268" w:rsidRDefault="003E6DF3" w:rsidP="00D255DF">
            <w:pPr>
              <w:rPr>
                <w:color w:val="000000"/>
                <w:lang w:val="en-US"/>
              </w:rPr>
            </w:pPr>
            <w:r w:rsidRPr="00A54268">
              <w:rPr>
                <w:color w:val="000000"/>
                <w:lang w:val="en-US"/>
              </w:rPr>
              <w:t> </w:t>
            </w:r>
          </w:p>
        </w:tc>
        <w:tc>
          <w:tcPr>
            <w:tcW w:w="4281" w:type="dxa"/>
            <w:vAlign w:val="center"/>
          </w:tcPr>
          <w:p w14:paraId="6ACE2EB6" w14:textId="77777777" w:rsidR="003E6DF3" w:rsidRPr="00A54268" w:rsidRDefault="003E6DF3" w:rsidP="00D255DF">
            <w:pPr>
              <w:rPr>
                <w:color w:val="000000"/>
                <w:lang w:val="en-US"/>
              </w:rPr>
            </w:pPr>
            <w:r w:rsidRPr="00A54268">
              <w:rPr>
                <w:color w:val="000000"/>
                <w:lang w:val="en-US"/>
              </w:rPr>
              <w:t>DataTypeIEC61360/FILE</w:t>
            </w:r>
          </w:p>
        </w:tc>
        <w:tc>
          <w:tcPr>
            <w:tcW w:w="4394" w:type="dxa"/>
            <w:vAlign w:val="center"/>
          </w:tcPr>
          <w:p w14:paraId="02E2D9DB" w14:textId="77777777" w:rsidR="003E6DF3" w:rsidRPr="00A54268" w:rsidRDefault="003E6DF3" w:rsidP="00D255DF">
            <w:pPr>
              <w:rPr>
                <w:color w:val="000000"/>
                <w:lang w:val="en-US"/>
              </w:rPr>
            </w:pPr>
            <w:r w:rsidRPr="00A54268">
              <w:rPr>
                <w:color w:val="000000"/>
                <w:lang w:val="en-US"/>
              </w:rPr>
              <w:t>New value</w:t>
            </w:r>
          </w:p>
        </w:tc>
      </w:tr>
      <w:tr w:rsidR="003E6DF3" w:rsidRPr="00877316" w14:paraId="39D95FC2" w14:textId="77777777" w:rsidTr="00D255DF">
        <w:trPr>
          <w:tblHeader/>
        </w:trPr>
        <w:tc>
          <w:tcPr>
            <w:tcW w:w="959" w:type="dxa"/>
            <w:vAlign w:val="center"/>
          </w:tcPr>
          <w:p w14:paraId="62FFCD6C" w14:textId="77777777" w:rsidR="003E6DF3" w:rsidRPr="00A54268" w:rsidRDefault="003E6DF3" w:rsidP="00D255DF">
            <w:pPr>
              <w:rPr>
                <w:color w:val="000000"/>
                <w:lang w:val="en-US"/>
              </w:rPr>
            </w:pPr>
            <w:r w:rsidRPr="00A54268">
              <w:rPr>
                <w:color w:val="000000"/>
                <w:lang w:val="en-US"/>
              </w:rPr>
              <w:t> </w:t>
            </w:r>
          </w:p>
        </w:tc>
        <w:tc>
          <w:tcPr>
            <w:tcW w:w="4281" w:type="dxa"/>
            <w:vAlign w:val="center"/>
          </w:tcPr>
          <w:p w14:paraId="0A789CD4" w14:textId="77777777" w:rsidR="003E6DF3" w:rsidRPr="00A54268" w:rsidRDefault="003E6DF3" w:rsidP="00D255DF">
            <w:pPr>
              <w:rPr>
                <w:color w:val="000000"/>
                <w:lang w:val="en-US"/>
              </w:rPr>
            </w:pPr>
            <w:r w:rsidRPr="00A54268">
              <w:rPr>
                <w:color w:val="000000"/>
                <w:lang w:val="en-US"/>
              </w:rPr>
              <w:t>DataTypeIEC61360/HTML</w:t>
            </w:r>
          </w:p>
        </w:tc>
        <w:tc>
          <w:tcPr>
            <w:tcW w:w="4394" w:type="dxa"/>
            <w:vAlign w:val="center"/>
          </w:tcPr>
          <w:p w14:paraId="50251667" w14:textId="77777777" w:rsidR="003E6DF3" w:rsidRPr="00A54268" w:rsidRDefault="003E6DF3" w:rsidP="00D255DF">
            <w:pPr>
              <w:rPr>
                <w:color w:val="000000"/>
                <w:lang w:val="en-US"/>
              </w:rPr>
            </w:pPr>
            <w:r w:rsidRPr="00A54268">
              <w:rPr>
                <w:color w:val="000000"/>
                <w:lang w:val="en-US"/>
              </w:rPr>
              <w:t>New value</w:t>
            </w:r>
          </w:p>
        </w:tc>
      </w:tr>
      <w:tr w:rsidR="003E6DF3" w:rsidRPr="00877316" w14:paraId="77162350" w14:textId="77777777" w:rsidTr="00D255DF">
        <w:trPr>
          <w:tblHeader/>
        </w:trPr>
        <w:tc>
          <w:tcPr>
            <w:tcW w:w="959" w:type="dxa"/>
            <w:vAlign w:val="center"/>
          </w:tcPr>
          <w:p w14:paraId="633B765B" w14:textId="77777777" w:rsidR="003E6DF3" w:rsidRPr="00A54268" w:rsidRDefault="003E6DF3" w:rsidP="00D255DF">
            <w:pPr>
              <w:rPr>
                <w:color w:val="000000"/>
                <w:lang w:val="en-US"/>
              </w:rPr>
            </w:pPr>
            <w:r w:rsidRPr="00A54268">
              <w:rPr>
                <w:color w:val="000000"/>
                <w:lang w:val="en-US"/>
              </w:rPr>
              <w:t> </w:t>
            </w:r>
          </w:p>
        </w:tc>
        <w:tc>
          <w:tcPr>
            <w:tcW w:w="4281" w:type="dxa"/>
            <w:vAlign w:val="center"/>
          </w:tcPr>
          <w:p w14:paraId="7B387BF0" w14:textId="77777777" w:rsidR="003E6DF3" w:rsidRPr="00A54268" w:rsidRDefault="003E6DF3" w:rsidP="00D255DF">
            <w:pPr>
              <w:rPr>
                <w:color w:val="000000"/>
                <w:lang w:val="en-US"/>
              </w:rPr>
            </w:pPr>
            <w:r w:rsidRPr="00A54268">
              <w:rPr>
                <w:color w:val="000000"/>
                <w:lang w:val="en-US"/>
              </w:rPr>
              <w:t>DataTypeIEC61360/IRDI</w:t>
            </w:r>
          </w:p>
        </w:tc>
        <w:tc>
          <w:tcPr>
            <w:tcW w:w="4394" w:type="dxa"/>
            <w:vAlign w:val="center"/>
          </w:tcPr>
          <w:p w14:paraId="40F7A232" w14:textId="77777777" w:rsidR="003E6DF3" w:rsidRPr="00A54268" w:rsidRDefault="003E6DF3" w:rsidP="00D255DF">
            <w:pPr>
              <w:rPr>
                <w:color w:val="000000"/>
                <w:lang w:val="en-US"/>
              </w:rPr>
            </w:pPr>
            <w:r w:rsidRPr="00A54268">
              <w:rPr>
                <w:color w:val="000000"/>
                <w:lang w:val="en-US"/>
              </w:rPr>
              <w:t>New value</w:t>
            </w:r>
          </w:p>
        </w:tc>
      </w:tr>
      <w:tr w:rsidR="003E6DF3" w:rsidRPr="00C96724" w14:paraId="699977F8" w14:textId="77777777" w:rsidTr="00D255DF">
        <w:trPr>
          <w:tblHeader/>
        </w:trPr>
        <w:tc>
          <w:tcPr>
            <w:tcW w:w="959" w:type="dxa"/>
            <w:vAlign w:val="center"/>
          </w:tcPr>
          <w:p w14:paraId="2755BB63" w14:textId="77777777" w:rsidR="003E6DF3" w:rsidRPr="00A54268" w:rsidRDefault="003E6DF3" w:rsidP="00D255DF">
            <w:pPr>
              <w:rPr>
                <w:color w:val="000000"/>
                <w:lang w:val="en-US"/>
              </w:rPr>
            </w:pPr>
            <w:r w:rsidRPr="00A54268">
              <w:rPr>
                <w:color w:val="000000"/>
                <w:lang w:val="en-US"/>
              </w:rPr>
              <w:t> </w:t>
            </w:r>
          </w:p>
        </w:tc>
        <w:tc>
          <w:tcPr>
            <w:tcW w:w="4281" w:type="dxa"/>
            <w:vAlign w:val="center"/>
          </w:tcPr>
          <w:p w14:paraId="1F027A3E" w14:textId="77777777" w:rsidR="003E6DF3" w:rsidRPr="00A54268" w:rsidRDefault="003E6DF3" w:rsidP="00D255DF">
            <w:pPr>
              <w:rPr>
                <w:color w:val="000000"/>
                <w:lang w:val="en-US"/>
              </w:rPr>
            </w:pPr>
            <w:r w:rsidRPr="00A54268">
              <w:rPr>
                <w:color w:val="000000"/>
                <w:lang w:val="en-US"/>
              </w:rPr>
              <w:t>DataTypeIEC61360/IRI</w:t>
            </w:r>
          </w:p>
        </w:tc>
        <w:tc>
          <w:tcPr>
            <w:tcW w:w="4394" w:type="dxa"/>
            <w:vAlign w:val="center"/>
          </w:tcPr>
          <w:p w14:paraId="3D18559F" w14:textId="77777777" w:rsidR="003E6DF3" w:rsidRPr="00877316" w:rsidRDefault="003E6DF3" w:rsidP="00D255DF">
            <w:pPr>
              <w:rPr>
                <w:color w:val="000000"/>
                <w:lang w:val="en-US"/>
              </w:rPr>
            </w:pPr>
            <w:r w:rsidRPr="00877316">
              <w:rPr>
                <w:color w:val="000000"/>
                <w:lang w:val="en-US"/>
              </w:rPr>
              <w:t xml:space="preserve">Converted </w:t>
            </w:r>
            <w:proofErr w:type="spellStart"/>
            <w:r w:rsidRPr="00877316">
              <w:rPr>
                <w:color w:val="000000"/>
                <w:lang w:val="en-US"/>
              </w:rPr>
              <w:t>Iri</w:t>
            </w:r>
            <w:proofErr w:type="spellEnd"/>
            <w:r w:rsidRPr="00877316">
              <w:rPr>
                <w:color w:val="000000"/>
                <w:lang w:val="en-US"/>
              </w:rPr>
              <w:t xml:space="preserve"> to CamelCase and renamed to </w:t>
            </w:r>
            <w:proofErr w:type="spellStart"/>
            <w:r w:rsidRPr="00877316">
              <w:rPr>
                <w:color w:val="000000"/>
                <w:lang w:val="en-US"/>
              </w:rPr>
              <w:t>Iri</w:t>
            </w:r>
            <w:proofErr w:type="spellEnd"/>
            <w:r w:rsidRPr="00877316">
              <w:rPr>
                <w:color w:val="000000"/>
                <w:lang w:val="en-US"/>
              </w:rPr>
              <w:t xml:space="preserve"> from URL</w:t>
            </w:r>
          </w:p>
        </w:tc>
      </w:tr>
    </w:tbl>
    <w:p w14:paraId="2524DD8A" w14:textId="77777777" w:rsidR="003E6DF3" w:rsidRDefault="003E6DF3" w:rsidP="00F25DE9">
      <w:pPr>
        <w:rPr>
          <w:color w:val="000000"/>
          <w:lang w:val="en-US"/>
        </w:rPr>
      </w:pPr>
    </w:p>
    <w:p w14:paraId="24A264ED" w14:textId="6A656AC5" w:rsidR="001943C1" w:rsidRPr="00F0151A" w:rsidRDefault="001943C1" w:rsidP="00896159">
      <w:pPr>
        <w:pStyle w:val="Caption"/>
      </w:pPr>
      <w:bookmarkStart w:id="5505" w:name="_Toc125537799"/>
      <w:r w:rsidRPr="00F0151A">
        <w:t xml:space="preserve">Table </w:t>
      </w:r>
      <w:r w:rsidR="00802DAD" w:rsidRPr="00F0151A">
        <w:fldChar w:fldCharType="begin"/>
      </w:r>
      <w:r w:rsidR="00802DAD" w:rsidRPr="00F0151A">
        <w:instrText xml:space="preserve"> SEQ Table \* ARABIC </w:instrText>
      </w:r>
      <w:r w:rsidR="00802DAD" w:rsidRPr="00F0151A">
        <w:fldChar w:fldCharType="separate"/>
      </w:r>
      <w:r w:rsidR="00F511DE">
        <w:rPr>
          <w:noProof/>
        </w:rPr>
        <w:t>24</w:t>
      </w:r>
      <w:r w:rsidR="00802DAD" w:rsidRPr="00F0151A">
        <w:fldChar w:fldCharType="end"/>
      </w:r>
      <w:r w:rsidRPr="00F0151A">
        <w:t xml:space="preserve"> New, Changed or Removed Constraints Data Specification IEC61360</w:t>
      </w:r>
      <w:bookmarkEnd w:id="5505"/>
    </w:p>
    <w:tbl>
      <w:tblPr>
        <w:tblStyle w:val="TableGrid"/>
        <w:tblW w:w="963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586"/>
        <w:gridCol w:w="1255"/>
        <w:gridCol w:w="1506"/>
        <w:gridCol w:w="6287"/>
      </w:tblGrid>
      <w:tr w:rsidR="003E6DF3" w:rsidRPr="00877316" w14:paraId="76004E17" w14:textId="77777777" w:rsidTr="00D255DF">
        <w:trPr>
          <w:tblHeader/>
        </w:trPr>
        <w:tc>
          <w:tcPr>
            <w:tcW w:w="717" w:type="dxa"/>
          </w:tcPr>
          <w:p w14:paraId="7309D88C" w14:textId="77777777" w:rsidR="003E6DF3" w:rsidRPr="00A54268" w:rsidRDefault="003E6DF3" w:rsidP="00D255DF">
            <w:pPr>
              <w:rPr>
                <w:b/>
                <w:lang w:val="en-US"/>
              </w:rPr>
            </w:pPr>
            <w:proofErr w:type="spellStart"/>
            <w:r w:rsidRPr="00A54268">
              <w:rPr>
                <w:b/>
                <w:lang w:val="en-US"/>
              </w:rPr>
              <w:t>nc</w:t>
            </w:r>
            <w:proofErr w:type="spellEnd"/>
          </w:p>
        </w:tc>
        <w:tc>
          <w:tcPr>
            <w:tcW w:w="1366" w:type="dxa"/>
          </w:tcPr>
          <w:p w14:paraId="5BC56AAB" w14:textId="77777777" w:rsidR="003E6DF3" w:rsidRPr="00A54268" w:rsidRDefault="003E6DF3" w:rsidP="00D255DF">
            <w:pPr>
              <w:rPr>
                <w:b/>
                <w:lang w:val="en-US"/>
              </w:rPr>
            </w:pPr>
            <w:r w:rsidRPr="00A54268">
              <w:rPr>
                <w:b/>
                <w:lang w:val="en-US"/>
              </w:rPr>
              <w:t>V3.0RC02 vs. V2.0.1</w:t>
            </w:r>
          </w:p>
        </w:tc>
        <w:tc>
          <w:tcPr>
            <w:tcW w:w="1427" w:type="dxa"/>
          </w:tcPr>
          <w:p w14:paraId="3F9A0D0B" w14:textId="77777777" w:rsidR="003E6DF3" w:rsidRPr="00A54268" w:rsidRDefault="003E6DF3" w:rsidP="00D255DF">
            <w:pPr>
              <w:rPr>
                <w:b/>
                <w:lang w:val="en-US"/>
              </w:rPr>
            </w:pPr>
            <w:r w:rsidRPr="00A54268">
              <w:rPr>
                <w:b/>
                <w:lang w:val="en-US"/>
              </w:rPr>
              <w:t>New, Update, Removed, Reformulated</w:t>
            </w:r>
          </w:p>
        </w:tc>
        <w:tc>
          <w:tcPr>
            <w:tcW w:w="6124" w:type="dxa"/>
          </w:tcPr>
          <w:p w14:paraId="13F3408E" w14:textId="77777777" w:rsidR="003E6DF3" w:rsidRPr="00A54268" w:rsidRDefault="003E6DF3" w:rsidP="00D255DF">
            <w:pPr>
              <w:rPr>
                <w:b/>
                <w:lang w:val="en-US"/>
              </w:rPr>
            </w:pPr>
            <w:r w:rsidRPr="00A54268">
              <w:rPr>
                <w:b/>
                <w:lang w:val="en-US"/>
              </w:rPr>
              <w:t>Comment</w:t>
            </w:r>
          </w:p>
        </w:tc>
      </w:tr>
      <w:tr w:rsidR="003E6DF3" w:rsidRPr="00C96724" w14:paraId="4C4947D2" w14:textId="77777777" w:rsidTr="00D255DF">
        <w:tc>
          <w:tcPr>
            <w:tcW w:w="717" w:type="dxa"/>
          </w:tcPr>
          <w:p w14:paraId="04C0C5A4" w14:textId="77777777" w:rsidR="003E6DF3" w:rsidRPr="00A54268" w:rsidRDefault="003E6DF3" w:rsidP="00D255DF">
            <w:pPr>
              <w:rPr>
                <w:color w:val="000000"/>
                <w:lang w:val="en-US"/>
              </w:rPr>
            </w:pPr>
          </w:p>
        </w:tc>
        <w:tc>
          <w:tcPr>
            <w:tcW w:w="1366" w:type="dxa"/>
          </w:tcPr>
          <w:p w14:paraId="726ACCA9" w14:textId="77777777" w:rsidR="003E6DF3" w:rsidRPr="00A54268" w:rsidRDefault="003E6DF3" w:rsidP="00D255DF">
            <w:pPr>
              <w:rPr>
                <w:color w:val="000000"/>
                <w:lang w:val="en-US"/>
              </w:rPr>
            </w:pPr>
            <w:r w:rsidRPr="00A54268">
              <w:rPr>
                <w:color w:val="000000"/>
                <w:lang w:val="en-US"/>
              </w:rPr>
              <w:t>AASc-002</w:t>
            </w:r>
          </w:p>
        </w:tc>
        <w:tc>
          <w:tcPr>
            <w:tcW w:w="1427" w:type="dxa"/>
          </w:tcPr>
          <w:p w14:paraId="063A766B" w14:textId="77777777" w:rsidR="003E6DF3" w:rsidRPr="00A54268" w:rsidRDefault="003E6DF3" w:rsidP="00D255DF">
            <w:pPr>
              <w:rPr>
                <w:color w:val="000000"/>
                <w:lang w:val="en-US"/>
              </w:rPr>
            </w:pPr>
            <w:r w:rsidRPr="00A54268">
              <w:rPr>
                <w:color w:val="000000"/>
                <w:lang w:val="en-US"/>
              </w:rPr>
              <w:t>New</w:t>
            </w:r>
          </w:p>
        </w:tc>
        <w:tc>
          <w:tcPr>
            <w:tcW w:w="6124" w:type="dxa"/>
          </w:tcPr>
          <w:p w14:paraId="0BDDA6A3" w14:textId="47FC8915" w:rsidR="003E6DF3" w:rsidRPr="00877316" w:rsidRDefault="003E6DF3" w:rsidP="00D255DF">
            <w:pPr>
              <w:rPr>
                <w:color w:val="000000"/>
                <w:lang w:val="en-US"/>
              </w:rPr>
            </w:pPr>
            <w:r w:rsidRPr="00877316">
              <w:rPr>
                <w:color w:val="000000"/>
                <w:lang w:val="en-US"/>
              </w:rPr>
              <w:t>Updated version of AASd-076, renamed to AAS</w:t>
            </w:r>
            <w:r w:rsidR="00DE6217">
              <w:rPr>
                <w:color w:val="000000"/>
                <w:lang w:val="en-US"/>
              </w:rPr>
              <w:t>c</w:t>
            </w:r>
            <w:r w:rsidRPr="00877316">
              <w:rPr>
                <w:color w:val="000000"/>
                <w:lang w:val="en-US"/>
              </w:rPr>
              <w:t>-002 because applicable to data specification IEC61360</w:t>
            </w:r>
          </w:p>
          <w:p w14:paraId="514E84CB" w14:textId="00C54A37" w:rsidR="003E6DF3" w:rsidRPr="00877316" w:rsidRDefault="003E6DF3" w:rsidP="00D255DF">
            <w:pPr>
              <w:rPr>
                <w:color w:val="000000"/>
                <w:lang w:val="en-US"/>
              </w:rPr>
            </w:pPr>
            <w:r w:rsidRPr="00877316">
              <w:rPr>
                <w:color w:val="000000"/>
                <w:lang w:val="en-US"/>
              </w:rPr>
              <w:t>Constraint AASc-002: DataSpecificationIEC61360/</w:t>
            </w:r>
            <w:proofErr w:type="spellStart"/>
            <w:r w:rsidRPr="00877316">
              <w:rPr>
                <w:color w:val="000000"/>
                <w:lang w:val="en-US"/>
              </w:rPr>
              <w:t>preferredName</w:t>
            </w:r>
            <w:proofErr w:type="spellEnd"/>
            <w:r w:rsidRPr="00877316">
              <w:rPr>
                <w:color w:val="000000"/>
                <w:lang w:val="en-US"/>
              </w:rPr>
              <w:t xml:space="preserve"> shall be provided at least in English</w:t>
            </w:r>
          </w:p>
        </w:tc>
      </w:tr>
      <w:tr w:rsidR="003E6DF3" w:rsidRPr="00C1034D" w14:paraId="394A152C" w14:textId="77777777" w:rsidTr="00D255DF">
        <w:tc>
          <w:tcPr>
            <w:tcW w:w="717" w:type="dxa"/>
          </w:tcPr>
          <w:p w14:paraId="32552898" w14:textId="77777777" w:rsidR="003E6DF3" w:rsidRPr="00A54268" w:rsidRDefault="003E6DF3" w:rsidP="00D255DF">
            <w:pPr>
              <w:rPr>
                <w:color w:val="000000"/>
                <w:lang w:val="en-US"/>
              </w:rPr>
            </w:pPr>
            <w:r w:rsidRPr="00A54268">
              <w:rPr>
                <w:color w:val="000000"/>
                <w:lang w:val="en-US"/>
              </w:rPr>
              <w:t>(x)</w:t>
            </w:r>
          </w:p>
        </w:tc>
        <w:tc>
          <w:tcPr>
            <w:tcW w:w="1366" w:type="dxa"/>
          </w:tcPr>
          <w:p w14:paraId="080318E1" w14:textId="77777777" w:rsidR="003E6DF3" w:rsidRPr="00A54268" w:rsidRDefault="003E6DF3" w:rsidP="00D255DF">
            <w:pPr>
              <w:rPr>
                <w:color w:val="000000"/>
                <w:lang w:val="en-US"/>
              </w:rPr>
            </w:pPr>
            <w:r w:rsidRPr="00A54268">
              <w:rPr>
                <w:color w:val="000000"/>
                <w:lang w:val="en-US"/>
              </w:rPr>
              <w:t>AASc-003</w:t>
            </w:r>
          </w:p>
        </w:tc>
        <w:tc>
          <w:tcPr>
            <w:tcW w:w="1427" w:type="dxa"/>
          </w:tcPr>
          <w:p w14:paraId="79DE120D" w14:textId="77777777" w:rsidR="003E6DF3" w:rsidRPr="00A54268" w:rsidRDefault="003E6DF3" w:rsidP="00D255DF">
            <w:pPr>
              <w:rPr>
                <w:color w:val="000000"/>
                <w:lang w:val="en-US"/>
              </w:rPr>
            </w:pPr>
            <w:r w:rsidRPr="00A54268">
              <w:rPr>
                <w:color w:val="000000"/>
                <w:lang w:val="en-US"/>
              </w:rPr>
              <w:t>New</w:t>
            </w:r>
          </w:p>
        </w:tc>
        <w:tc>
          <w:tcPr>
            <w:tcW w:w="6124" w:type="dxa"/>
          </w:tcPr>
          <w:p w14:paraId="57678444" w14:textId="690D4B72" w:rsidR="003E6DF3" w:rsidRPr="00877316" w:rsidRDefault="003E6DF3" w:rsidP="00D255DF">
            <w:pPr>
              <w:rPr>
                <w:color w:val="000000"/>
                <w:lang w:val="en-US"/>
              </w:rPr>
            </w:pPr>
            <w:r w:rsidRPr="00877316">
              <w:rPr>
                <w:color w:val="000000"/>
                <w:lang w:val="en-US"/>
              </w:rPr>
              <w:t xml:space="preserve">Constraint AASc-003: </w:t>
            </w:r>
            <w:r w:rsidR="00C96724">
              <w:rPr>
                <w:color w:val="000000"/>
                <w:lang w:val="en-US"/>
              </w:rPr>
              <w:t>F</w:t>
            </w:r>
            <w:r w:rsidRPr="00877316">
              <w:rPr>
                <w:color w:val="000000"/>
                <w:lang w:val="en-US"/>
              </w:rPr>
              <w:t xml:space="preserve">or a </w:t>
            </w:r>
            <w:proofErr w:type="spellStart"/>
            <w:r w:rsidRPr="00877316">
              <w:rPr>
                <w:color w:val="000000"/>
                <w:lang w:val="en-US"/>
              </w:rPr>
              <w:t>ConceptDescription</w:t>
            </w:r>
            <w:proofErr w:type="spellEnd"/>
            <w:r w:rsidRPr="00877316">
              <w:rPr>
                <w:color w:val="000000"/>
                <w:lang w:val="en-US"/>
              </w:rPr>
              <w:t xml:space="preserve"> with category VALUE using data specification template IEC61360 (http://admin-shell.io/DataSpecificationTemplates/DataSpecificationIEC61360/2/0</w:t>
            </w:r>
            <w:r w:rsidR="001943C1" w:rsidRPr="00845EB7">
              <w:rPr>
                <w:color w:val="000000"/>
                <w:lang w:val="en-US"/>
              </w:rPr>
              <w:t>)</w:t>
            </w:r>
            <w:r w:rsidRPr="00877316">
              <w:rPr>
                <w:color w:val="000000"/>
                <w:lang w:val="en-US"/>
              </w:rPr>
              <w:t xml:space="preserve"> DataSpecificationIEC61360/value shall be set.</w:t>
            </w:r>
          </w:p>
        </w:tc>
      </w:tr>
      <w:tr w:rsidR="003E6DF3" w:rsidRPr="00C1034D" w14:paraId="73E79D81" w14:textId="77777777" w:rsidTr="00D255DF">
        <w:tc>
          <w:tcPr>
            <w:tcW w:w="717" w:type="dxa"/>
          </w:tcPr>
          <w:p w14:paraId="6A1B051C" w14:textId="77777777" w:rsidR="003E6DF3" w:rsidRPr="00A54268" w:rsidRDefault="003E6DF3" w:rsidP="00D255DF">
            <w:pPr>
              <w:rPr>
                <w:color w:val="000000"/>
                <w:lang w:val="en-US"/>
              </w:rPr>
            </w:pPr>
            <w:r w:rsidRPr="00A54268">
              <w:rPr>
                <w:color w:val="000000"/>
                <w:lang w:val="en-US"/>
              </w:rPr>
              <w:t>(x)</w:t>
            </w:r>
          </w:p>
        </w:tc>
        <w:tc>
          <w:tcPr>
            <w:tcW w:w="1366" w:type="dxa"/>
          </w:tcPr>
          <w:p w14:paraId="299FF1FE" w14:textId="77777777" w:rsidR="003E6DF3" w:rsidRPr="00A54268" w:rsidRDefault="003E6DF3" w:rsidP="00D255DF">
            <w:pPr>
              <w:rPr>
                <w:color w:val="000000"/>
                <w:lang w:val="en-US"/>
              </w:rPr>
            </w:pPr>
            <w:r w:rsidRPr="00A54268">
              <w:rPr>
                <w:color w:val="000000"/>
                <w:lang w:val="en-US"/>
              </w:rPr>
              <w:t>AASc-004</w:t>
            </w:r>
          </w:p>
        </w:tc>
        <w:tc>
          <w:tcPr>
            <w:tcW w:w="1427" w:type="dxa"/>
          </w:tcPr>
          <w:p w14:paraId="7813698C" w14:textId="77777777" w:rsidR="003E6DF3" w:rsidRPr="00A54268" w:rsidRDefault="003E6DF3" w:rsidP="00D255DF">
            <w:pPr>
              <w:rPr>
                <w:color w:val="000000"/>
                <w:lang w:val="en-US"/>
              </w:rPr>
            </w:pPr>
            <w:r w:rsidRPr="00A54268">
              <w:rPr>
                <w:color w:val="000000"/>
                <w:lang w:val="en-US"/>
              </w:rPr>
              <w:t>New</w:t>
            </w:r>
          </w:p>
        </w:tc>
        <w:tc>
          <w:tcPr>
            <w:tcW w:w="6124" w:type="dxa"/>
          </w:tcPr>
          <w:p w14:paraId="1BC51C9E" w14:textId="69AF3AA2" w:rsidR="003E6DF3" w:rsidRPr="00877316" w:rsidRDefault="003E6DF3" w:rsidP="00D255DF">
            <w:pPr>
              <w:rPr>
                <w:color w:val="000000"/>
                <w:lang w:val="en-US"/>
              </w:rPr>
            </w:pPr>
            <w:r w:rsidRPr="00877316">
              <w:rPr>
                <w:color w:val="000000"/>
                <w:lang w:val="en-US"/>
              </w:rPr>
              <w:t xml:space="preserve">Constraint AASc-004: </w:t>
            </w:r>
            <w:r w:rsidR="00C96724">
              <w:rPr>
                <w:color w:val="000000"/>
                <w:lang w:val="en-US"/>
              </w:rPr>
              <w:t>F</w:t>
            </w:r>
            <w:r w:rsidRPr="00877316">
              <w:rPr>
                <w:color w:val="000000"/>
                <w:lang w:val="en-US"/>
              </w:rPr>
              <w:t xml:space="preserve">or a </w:t>
            </w:r>
            <w:proofErr w:type="spellStart"/>
            <w:r w:rsidRPr="00877316">
              <w:rPr>
                <w:color w:val="000000"/>
                <w:lang w:val="en-US"/>
              </w:rPr>
              <w:t>ConceptDescription</w:t>
            </w:r>
            <w:proofErr w:type="spellEnd"/>
            <w:r w:rsidRPr="00877316">
              <w:rPr>
                <w:color w:val="000000"/>
                <w:lang w:val="en-US"/>
              </w:rPr>
              <w:t xml:space="preserve"> with category PROPERTY or VALUE using data specification template IEC61360 (http://admin-shell.io/DataSpecificationTemplates/DataSpecificationIEC61360/2/0</w:t>
            </w:r>
            <w:r w:rsidR="001943C1" w:rsidRPr="00845EB7">
              <w:rPr>
                <w:color w:val="000000"/>
                <w:lang w:val="en-US"/>
              </w:rPr>
              <w:t xml:space="preserve">) </w:t>
            </w:r>
            <w:r w:rsidR="001943C1" w:rsidRPr="00845EB7">
              <w:rPr>
                <w:color w:val="000000"/>
                <w:lang w:val="en-US"/>
              </w:rPr>
              <w:lastRenderedPageBreak/>
              <w:t xml:space="preserve">- </w:t>
            </w:r>
            <w:r w:rsidRPr="00877316">
              <w:rPr>
                <w:color w:val="000000"/>
                <w:lang w:val="en-US"/>
              </w:rPr>
              <w:t xml:space="preserve"> DataSpecificationIEC61360/</w:t>
            </w:r>
            <w:proofErr w:type="spellStart"/>
            <w:r w:rsidRPr="00877316">
              <w:rPr>
                <w:color w:val="000000"/>
                <w:lang w:val="en-US"/>
              </w:rPr>
              <w:t>dataType</w:t>
            </w:r>
            <w:proofErr w:type="spellEnd"/>
            <w:r w:rsidRPr="00877316">
              <w:rPr>
                <w:color w:val="000000"/>
                <w:lang w:val="en-US"/>
              </w:rPr>
              <w:t xml:space="preserve"> is mandatory and shall be defined.</w:t>
            </w:r>
          </w:p>
        </w:tc>
      </w:tr>
      <w:tr w:rsidR="003E6DF3" w:rsidRPr="00C1034D" w14:paraId="1F1BE5B0" w14:textId="77777777" w:rsidTr="00D255DF">
        <w:tc>
          <w:tcPr>
            <w:tcW w:w="717" w:type="dxa"/>
          </w:tcPr>
          <w:p w14:paraId="17926257" w14:textId="77777777" w:rsidR="003E6DF3" w:rsidRPr="00A54268" w:rsidRDefault="003E6DF3" w:rsidP="00D255DF">
            <w:pPr>
              <w:rPr>
                <w:color w:val="000000"/>
                <w:lang w:val="en-US"/>
              </w:rPr>
            </w:pPr>
            <w:r w:rsidRPr="00A54268">
              <w:rPr>
                <w:color w:val="000000"/>
                <w:lang w:val="en-US"/>
              </w:rPr>
              <w:lastRenderedPageBreak/>
              <w:t>(x)</w:t>
            </w:r>
          </w:p>
        </w:tc>
        <w:tc>
          <w:tcPr>
            <w:tcW w:w="1366" w:type="dxa"/>
          </w:tcPr>
          <w:p w14:paraId="65D35C79" w14:textId="77777777" w:rsidR="003E6DF3" w:rsidRPr="00A54268" w:rsidRDefault="003E6DF3" w:rsidP="00D255DF">
            <w:pPr>
              <w:rPr>
                <w:color w:val="000000"/>
                <w:lang w:val="en-US"/>
              </w:rPr>
            </w:pPr>
            <w:r w:rsidRPr="00A54268">
              <w:rPr>
                <w:color w:val="000000"/>
                <w:lang w:val="en-US"/>
              </w:rPr>
              <w:t>AASc-005</w:t>
            </w:r>
          </w:p>
        </w:tc>
        <w:tc>
          <w:tcPr>
            <w:tcW w:w="1427" w:type="dxa"/>
          </w:tcPr>
          <w:p w14:paraId="788F88FC" w14:textId="77777777" w:rsidR="003E6DF3" w:rsidRPr="00A54268" w:rsidRDefault="003E6DF3" w:rsidP="00D255DF">
            <w:pPr>
              <w:rPr>
                <w:color w:val="000000"/>
                <w:lang w:val="en-US"/>
              </w:rPr>
            </w:pPr>
            <w:r w:rsidRPr="00A54268">
              <w:rPr>
                <w:color w:val="000000"/>
                <w:lang w:val="en-US"/>
              </w:rPr>
              <w:t>New</w:t>
            </w:r>
          </w:p>
        </w:tc>
        <w:tc>
          <w:tcPr>
            <w:tcW w:w="6124" w:type="dxa"/>
          </w:tcPr>
          <w:p w14:paraId="3587357E" w14:textId="0AB6C21C" w:rsidR="003E6DF3" w:rsidRPr="00877316" w:rsidRDefault="003E6DF3" w:rsidP="00D255DF">
            <w:pPr>
              <w:rPr>
                <w:color w:val="000000"/>
                <w:lang w:val="en-US"/>
              </w:rPr>
            </w:pPr>
            <w:r w:rsidRPr="00877316">
              <w:rPr>
                <w:color w:val="000000"/>
                <w:lang w:val="en-US"/>
              </w:rPr>
              <w:t xml:space="preserve">Constraint AASc-005: </w:t>
            </w:r>
            <w:r w:rsidR="00C96724">
              <w:rPr>
                <w:color w:val="000000"/>
                <w:lang w:val="en-US"/>
              </w:rPr>
              <w:t>F</w:t>
            </w:r>
            <w:r w:rsidRPr="00877316">
              <w:rPr>
                <w:color w:val="000000"/>
                <w:lang w:val="en-US"/>
              </w:rPr>
              <w:t xml:space="preserve">or a </w:t>
            </w:r>
            <w:proofErr w:type="spellStart"/>
            <w:r w:rsidRPr="00877316">
              <w:rPr>
                <w:color w:val="000000"/>
                <w:lang w:val="en-US"/>
              </w:rPr>
              <w:t>ConceptDescription</w:t>
            </w:r>
            <w:proofErr w:type="spellEnd"/>
            <w:r w:rsidRPr="00877316">
              <w:rPr>
                <w:color w:val="000000"/>
                <w:lang w:val="en-US"/>
              </w:rPr>
              <w:t xml:space="preserve"> with category REFERENCE using data specification template IEC61360 (http://admin-shell.io/DataSpecificationTemplates/DataSpecificationIEC61360/2/0</w:t>
            </w:r>
            <w:r w:rsidR="001943C1" w:rsidRPr="00845EB7">
              <w:rPr>
                <w:color w:val="000000"/>
                <w:lang w:val="en-US"/>
              </w:rPr>
              <w:t xml:space="preserve">) - </w:t>
            </w:r>
            <w:r w:rsidRPr="00877316">
              <w:rPr>
                <w:color w:val="000000"/>
                <w:lang w:val="en-US"/>
              </w:rPr>
              <w:t xml:space="preserve"> DataSpecificationIEC61360/</w:t>
            </w:r>
            <w:proofErr w:type="spellStart"/>
            <w:r w:rsidRPr="00877316">
              <w:rPr>
                <w:color w:val="000000"/>
                <w:lang w:val="en-US"/>
              </w:rPr>
              <w:t>dataType</w:t>
            </w:r>
            <w:proofErr w:type="spellEnd"/>
            <w:r w:rsidRPr="00877316">
              <w:rPr>
                <w:color w:val="000000"/>
                <w:lang w:val="en-US"/>
              </w:rPr>
              <w:t xml:space="preserve"> is STRING by default.</w:t>
            </w:r>
          </w:p>
        </w:tc>
      </w:tr>
      <w:tr w:rsidR="003E6DF3" w:rsidRPr="00C1034D" w14:paraId="3D42250F" w14:textId="77777777" w:rsidTr="00D255DF">
        <w:tc>
          <w:tcPr>
            <w:tcW w:w="717" w:type="dxa"/>
          </w:tcPr>
          <w:p w14:paraId="0C474C49" w14:textId="77777777" w:rsidR="003E6DF3" w:rsidRPr="00A54268" w:rsidRDefault="003E6DF3" w:rsidP="00D255DF">
            <w:pPr>
              <w:rPr>
                <w:color w:val="000000"/>
                <w:lang w:val="en-US"/>
              </w:rPr>
            </w:pPr>
            <w:r w:rsidRPr="00A54268">
              <w:rPr>
                <w:color w:val="000000"/>
                <w:lang w:val="en-US"/>
              </w:rPr>
              <w:t>(x)</w:t>
            </w:r>
          </w:p>
        </w:tc>
        <w:tc>
          <w:tcPr>
            <w:tcW w:w="1366" w:type="dxa"/>
          </w:tcPr>
          <w:p w14:paraId="26463A9A" w14:textId="77777777" w:rsidR="003E6DF3" w:rsidRPr="00A54268" w:rsidRDefault="003E6DF3" w:rsidP="00D255DF">
            <w:pPr>
              <w:rPr>
                <w:color w:val="000000"/>
                <w:lang w:val="en-US"/>
              </w:rPr>
            </w:pPr>
            <w:r w:rsidRPr="00A54268">
              <w:rPr>
                <w:color w:val="000000"/>
                <w:lang w:val="en-US"/>
              </w:rPr>
              <w:t>AASc-006</w:t>
            </w:r>
          </w:p>
        </w:tc>
        <w:tc>
          <w:tcPr>
            <w:tcW w:w="1427" w:type="dxa"/>
          </w:tcPr>
          <w:p w14:paraId="6F42F49E" w14:textId="77777777" w:rsidR="003E6DF3" w:rsidRPr="00A54268" w:rsidRDefault="003E6DF3" w:rsidP="00D255DF">
            <w:pPr>
              <w:rPr>
                <w:color w:val="000000"/>
                <w:lang w:val="en-US"/>
              </w:rPr>
            </w:pPr>
            <w:r w:rsidRPr="00A54268">
              <w:rPr>
                <w:color w:val="000000"/>
                <w:lang w:val="en-US"/>
              </w:rPr>
              <w:t>New</w:t>
            </w:r>
          </w:p>
        </w:tc>
        <w:tc>
          <w:tcPr>
            <w:tcW w:w="6124" w:type="dxa"/>
          </w:tcPr>
          <w:p w14:paraId="76AF46F5" w14:textId="7E912583" w:rsidR="003E6DF3" w:rsidRPr="00877316" w:rsidRDefault="003E6DF3" w:rsidP="00D255DF">
            <w:pPr>
              <w:rPr>
                <w:color w:val="000000"/>
                <w:lang w:val="en-US"/>
              </w:rPr>
            </w:pPr>
            <w:r w:rsidRPr="00877316">
              <w:rPr>
                <w:color w:val="000000"/>
                <w:lang w:val="en-US"/>
              </w:rPr>
              <w:t xml:space="preserve">Constraint AASc-006: </w:t>
            </w:r>
            <w:r w:rsidR="00C96724">
              <w:rPr>
                <w:color w:val="000000"/>
                <w:lang w:val="en-US"/>
              </w:rPr>
              <w:t>F</w:t>
            </w:r>
            <w:r w:rsidRPr="00877316">
              <w:rPr>
                <w:color w:val="000000"/>
                <w:lang w:val="en-US"/>
              </w:rPr>
              <w:t xml:space="preserve">or a </w:t>
            </w:r>
            <w:proofErr w:type="spellStart"/>
            <w:r w:rsidRPr="00877316">
              <w:rPr>
                <w:color w:val="000000"/>
                <w:lang w:val="en-US"/>
              </w:rPr>
              <w:t>ConceptDescription</w:t>
            </w:r>
            <w:proofErr w:type="spellEnd"/>
            <w:r w:rsidRPr="00877316">
              <w:rPr>
                <w:color w:val="000000"/>
                <w:lang w:val="en-US"/>
              </w:rPr>
              <w:t xml:space="preserve"> with category DOCUMENT using data specification template IEC61360 (http://admin-shell.io/DataSpecificationTemplates/DataSpecificationIEC61360/2/0</w:t>
            </w:r>
            <w:r w:rsidR="001943C1" w:rsidRPr="00845EB7">
              <w:rPr>
                <w:color w:val="000000"/>
                <w:lang w:val="en-US"/>
              </w:rPr>
              <w:t xml:space="preserve">) - </w:t>
            </w:r>
            <w:r w:rsidRPr="00877316">
              <w:rPr>
                <w:color w:val="000000"/>
                <w:lang w:val="en-US"/>
              </w:rPr>
              <w:t xml:space="preserve"> DataSpecificationIEC61360/</w:t>
            </w:r>
            <w:proofErr w:type="spellStart"/>
            <w:r w:rsidRPr="00877316">
              <w:rPr>
                <w:color w:val="000000"/>
                <w:lang w:val="en-US"/>
              </w:rPr>
              <w:t>dataType</w:t>
            </w:r>
            <w:proofErr w:type="spellEnd"/>
            <w:r w:rsidRPr="00877316">
              <w:rPr>
                <w:color w:val="000000"/>
                <w:lang w:val="en-US"/>
              </w:rPr>
              <w:t xml:space="preserve"> shall be one of the following values: STRING or URL.</w:t>
            </w:r>
          </w:p>
        </w:tc>
      </w:tr>
      <w:tr w:rsidR="003E6DF3" w:rsidRPr="00C1034D" w14:paraId="5BC5A4A0" w14:textId="77777777" w:rsidTr="00D255DF">
        <w:tc>
          <w:tcPr>
            <w:tcW w:w="717" w:type="dxa"/>
          </w:tcPr>
          <w:p w14:paraId="2D947443" w14:textId="77777777" w:rsidR="003E6DF3" w:rsidRPr="00A54268" w:rsidRDefault="003E6DF3" w:rsidP="00D255DF">
            <w:pPr>
              <w:rPr>
                <w:color w:val="000000"/>
                <w:lang w:val="en-US"/>
              </w:rPr>
            </w:pPr>
            <w:r w:rsidRPr="00A54268">
              <w:rPr>
                <w:color w:val="000000"/>
                <w:lang w:val="en-US"/>
              </w:rPr>
              <w:t>(x)</w:t>
            </w:r>
          </w:p>
        </w:tc>
        <w:tc>
          <w:tcPr>
            <w:tcW w:w="1366" w:type="dxa"/>
          </w:tcPr>
          <w:p w14:paraId="333CF094" w14:textId="77777777" w:rsidR="003E6DF3" w:rsidRPr="00A54268" w:rsidRDefault="003E6DF3" w:rsidP="00D255DF">
            <w:pPr>
              <w:rPr>
                <w:color w:val="000000"/>
                <w:lang w:val="en-US"/>
              </w:rPr>
            </w:pPr>
            <w:r w:rsidRPr="00A54268">
              <w:rPr>
                <w:color w:val="000000"/>
                <w:lang w:val="en-US"/>
              </w:rPr>
              <w:t>AASc-007</w:t>
            </w:r>
          </w:p>
        </w:tc>
        <w:tc>
          <w:tcPr>
            <w:tcW w:w="1427" w:type="dxa"/>
          </w:tcPr>
          <w:p w14:paraId="43E6271F" w14:textId="77777777" w:rsidR="003E6DF3" w:rsidRPr="00A54268" w:rsidRDefault="003E6DF3" w:rsidP="00D255DF">
            <w:pPr>
              <w:rPr>
                <w:color w:val="000000"/>
                <w:lang w:val="en-US"/>
              </w:rPr>
            </w:pPr>
            <w:r w:rsidRPr="00A54268">
              <w:rPr>
                <w:color w:val="000000"/>
                <w:lang w:val="en-US"/>
              </w:rPr>
              <w:t>New</w:t>
            </w:r>
          </w:p>
        </w:tc>
        <w:tc>
          <w:tcPr>
            <w:tcW w:w="6124" w:type="dxa"/>
          </w:tcPr>
          <w:p w14:paraId="6F77A36E" w14:textId="68C568BB" w:rsidR="003E6DF3" w:rsidRPr="00877316" w:rsidRDefault="003E6DF3" w:rsidP="00D255DF">
            <w:pPr>
              <w:rPr>
                <w:color w:val="000000"/>
                <w:lang w:val="en-US"/>
              </w:rPr>
            </w:pPr>
            <w:r w:rsidRPr="00877316">
              <w:rPr>
                <w:color w:val="000000"/>
                <w:lang w:val="en-US"/>
              </w:rPr>
              <w:t xml:space="preserve">Constraint AASc-007: </w:t>
            </w:r>
            <w:r w:rsidR="00C96724">
              <w:rPr>
                <w:color w:val="000000"/>
                <w:lang w:val="en-US"/>
              </w:rPr>
              <w:t>F</w:t>
            </w:r>
            <w:r w:rsidRPr="00877316">
              <w:rPr>
                <w:color w:val="000000"/>
                <w:lang w:val="en-US"/>
              </w:rPr>
              <w:t xml:space="preserve">or a </w:t>
            </w:r>
            <w:proofErr w:type="spellStart"/>
            <w:r w:rsidRPr="00877316">
              <w:rPr>
                <w:color w:val="000000"/>
                <w:lang w:val="en-US"/>
              </w:rPr>
              <w:t>ConceptDescription</w:t>
            </w:r>
            <w:proofErr w:type="spellEnd"/>
            <w:r w:rsidRPr="00877316">
              <w:rPr>
                <w:color w:val="000000"/>
                <w:lang w:val="en-US"/>
              </w:rPr>
              <w:t xml:space="preserve"> with category QUALIFIER_TYPE using data specification template IEC61360 (http://admin-shell.io/DataSpecificationTemplates/DataSpecificationIEC61360/2/0</w:t>
            </w:r>
            <w:r w:rsidR="001943C1" w:rsidRPr="00845EB7">
              <w:rPr>
                <w:color w:val="000000"/>
                <w:lang w:val="en-US"/>
              </w:rPr>
              <w:t xml:space="preserve">) - </w:t>
            </w:r>
            <w:r w:rsidRPr="00877316">
              <w:rPr>
                <w:color w:val="000000"/>
                <w:lang w:val="en-US"/>
              </w:rPr>
              <w:t xml:space="preserve"> DataSpecificationIEC61360/</w:t>
            </w:r>
            <w:proofErr w:type="spellStart"/>
            <w:r w:rsidRPr="00877316">
              <w:rPr>
                <w:color w:val="000000"/>
                <w:lang w:val="en-US"/>
              </w:rPr>
              <w:t>dataType</w:t>
            </w:r>
            <w:proofErr w:type="spellEnd"/>
            <w:r w:rsidRPr="00877316">
              <w:rPr>
                <w:color w:val="000000"/>
                <w:lang w:val="en-US"/>
              </w:rPr>
              <w:t xml:space="preserve"> is mandatory and shall be defined.</w:t>
            </w:r>
          </w:p>
        </w:tc>
      </w:tr>
      <w:tr w:rsidR="003E6DF3" w:rsidRPr="00C1034D" w14:paraId="1CA3CE69" w14:textId="77777777" w:rsidTr="00D255DF">
        <w:tc>
          <w:tcPr>
            <w:tcW w:w="717" w:type="dxa"/>
          </w:tcPr>
          <w:p w14:paraId="48497D18" w14:textId="77777777" w:rsidR="003E6DF3" w:rsidRPr="00A54268" w:rsidRDefault="003E6DF3" w:rsidP="00D255DF">
            <w:pPr>
              <w:rPr>
                <w:color w:val="000000"/>
                <w:lang w:val="en-US"/>
              </w:rPr>
            </w:pPr>
            <w:r w:rsidRPr="00A54268">
              <w:rPr>
                <w:color w:val="000000"/>
                <w:lang w:val="en-US"/>
              </w:rPr>
              <w:t>(x)</w:t>
            </w:r>
          </w:p>
        </w:tc>
        <w:tc>
          <w:tcPr>
            <w:tcW w:w="1366" w:type="dxa"/>
          </w:tcPr>
          <w:p w14:paraId="4650DBEF" w14:textId="77777777" w:rsidR="003E6DF3" w:rsidRPr="00A54268" w:rsidRDefault="003E6DF3" w:rsidP="00D255DF">
            <w:pPr>
              <w:rPr>
                <w:color w:val="000000"/>
                <w:lang w:val="en-US"/>
              </w:rPr>
            </w:pPr>
            <w:r w:rsidRPr="00A54268">
              <w:rPr>
                <w:color w:val="000000"/>
                <w:lang w:val="en-US"/>
              </w:rPr>
              <w:t>AASc-008</w:t>
            </w:r>
          </w:p>
        </w:tc>
        <w:tc>
          <w:tcPr>
            <w:tcW w:w="1427" w:type="dxa"/>
          </w:tcPr>
          <w:p w14:paraId="27122DFA" w14:textId="77777777" w:rsidR="003E6DF3" w:rsidRPr="00A54268" w:rsidRDefault="003E6DF3" w:rsidP="00D255DF">
            <w:pPr>
              <w:rPr>
                <w:color w:val="000000"/>
                <w:lang w:val="en-US"/>
              </w:rPr>
            </w:pPr>
            <w:r w:rsidRPr="00A54268">
              <w:rPr>
                <w:color w:val="000000"/>
                <w:lang w:val="en-US"/>
              </w:rPr>
              <w:t>New</w:t>
            </w:r>
          </w:p>
        </w:tc>
        <w:tc>
          <w:tcPr>
            <w:tcW w:w="6124" w:type="dxa"/>
          </w:tcPr>
          <w:p w14:paraId="7F7A949A" w14:textId="1579B0BB" w:rsidR="003E6DF3" w:rsidRPr="00877316" w:rsidRDefault="003E6DF3" w:rsidP="00D255DF">
            <w:pPr>
              <w:rPr>
                <w:color w:val="000000"/>
                <w:lang w:val="en-US"/>
              </w:rPr>
            </w:pPr>
            <w:r w:rsidRPr="00877316">
              <w:rPr>
                <w:color w:val="000000"/>
                <w:lang w:val="en-US"/>
              </w:rPr>
              <w:t xml:space="preserve">Constraint AASc-008: </w:t>
            </w:r>
            <w:bookmarkStart w:id="5506" w:name="_Hlk123997710"/>
            <w:r w:rsidR="00C96724">
              <w:rPr>
                <w:color w:val="000000"/>
                <w:lang w:val="en-US"/>
              </w:rPr>
              <w:t>F</w:t>
            </w:r>
            <w:r w:rsidRPr="00877316">
              <w:rPr>
                <w:color w:val="000000"/>
                <w:lang w:val="en-US"/>
              </w:rPr>
              <w:t xml:space="preserve">or a </w:t>
            </w:r>
            <w:proofErr w:type="spellStart"/>
            <w:r w:rsidR="001943C1" w:rsidRPr="00845EB7">
              <w:rPr>
                <w:color w:val="000000"/>
                <w:lang w:val="en-US"/>
              </w:rPr>
              <w:t>ConceptDescriptions</w:t>
            </w:r>
            <w:proofErr w:type="spellEnd"/>
            <w:r w:rsidRPr="00877316">
              <w:rPr>
                <w:color w:val="000000"/>
                <w:lang w:val="en-US"/>
              </w:rPr>
              <w:t xml:space="preserve"> except for a </w:t>
            </w:r>
            <w:proofErr w:type="spellStart"/>
            <w:r w:rsidRPr="00877316">
              <w:rPr>
                <w:color w:val="000000"/>
                <w:lang w:val="en-US"/>
              </w:rPr>
              <w:t>ConceptDescription</w:t>
            </w:r>
            <w:proofErr w:type="spellEnd"/>
            <w:r w:rsidRPr="00877316">
              <w:rPr>
                <w:color w:val="000000"/>
                <w:lang w:val="en-US"/>
              </w:rPr>
              <w:t xml:space="preserve"> of category VALUE using data specification template IEC61360 (http://admin-shell.io/DataSpecificationTemplates/DataSpecificationIEC61360/2/0</w:t>
            </w:r>
            <w:r w:rsidR="001943C1" w:rsidRPr="00845EB7">
              <w:rPr>
                <w:color w:val="000000"/>
                <w:lang w:val="en-US"/>
              </w:rPr>
              <w:t xml:space="preserve">) - </w:t>
            </w:r>
            <w:r w:rsidRPr="00877316">
              <w:rPr>
                <w:color w:val="000000"/>
                <w:lang w:val="en-US"/>
              </w:rPr>
              <w:t xml:space="preserve"> DataSpecificationIEC61360/definition is mandatory and shall be defined at least in English.</w:t>
            </w:r>
            <w:bookmarkEnd w:id="5506"/>
          </w:p>
        </w:tc>
      </w:tr>
      <w:tr w:rsidR="003E6DF3" w:rsidRPr="00C1034D" w14:paraId="064DD5B8" w14:textId="77777777" w:rsidTr="00D255DF">
        <w:tc>
          <w:tcPr>
            <w:tcW w:w="717" w:type="dxa"/>
            <w:shd w:val="clear" w:color="auto" w:fill="FFFFFF" w:themeFill="background1"/>
          </w:tcPr>
          <w:p w14:paraId="53324C5D" w14:textId="77777777" w:rsidR="003E6DF3" w:rsidRPr="00A54268" w:rsidRDefault="003E6DF3" w:rsidP="00D255DF">
            <w:pPr>
              <w:rPr>
                <w:color w:val="000000"/>
                <w:lang w:val="en-US"/>
              </w:rPr>
            </w:pPr>
            <w:r w:rsidRPr="00A54268">
              <w:rPr>
                <w:color w:val="000000"/>
                <w:lang w:val="en-US"/>
              </w:rPr>
              <w:t>(x)</w:t>
            </w:r>
          </w:p>
        </w:tc>
        <w:tc>
          <w:tcPr>
            <w:tcW w:w="1366" w:type="dxa"/>
            <w:shd w:val="clear" w:color="auto" w:fill="FFFFFF" w:themeFill="background1"/>
          </w:tcPr>
          <w:p w14:paraId="4BA86ACB" w14:textId="77777777" w:rsidR="003E6DF3" w:rsidRPr="00A54268" w:rsidRDefault="003E6DF3" w:rsidP="00D255DF">
            <w:pPr>
              <w:rPr>
                <w:color w:val="000000"/>
                <w:lang w:val="en-US"/>
              </w:rPr>
            </w:pPr>
            <w:r w:rsidRPr="00A54268">
              <w:rPr>
                <w:color w:val="000000"/>
                <w:lang w:val="en-US"/>
              </w:rPr>
              <w:t>AASc-009</w:t>
            </w:r>
          </w:p>
        </w:tc>
        <w:tc>
          <w:tcPr>
            <w:tcW w:w="1427" w:type="dxa"/>
            <w:shd w:val="clear" w:color="auto" w:fill="FFFFFF" w:themeFill="background1"/>
          </w:tcPr>
          <w:p w14:paraId="1715D3E0" w14:textId="77777777" w:rsidR="003E6DF3" w:rsidRPr="00A54268" w:rsidRDefault="003E6DF3" w:rsidP="00D255DF">
            <w:pPr>
              <w:rPr>
                <w:color w:val="000000"/>
                <w:lang w:val="en-US"/>
              </w:rPr>
            </w:pPr>
            <w:r w:rsidRPr="00A54268">
              <w:rPr>
                <w:color w:val="000000"/>
                <w:lang w:val="en-US"/>
              </w:rPr>
              <w:t>New</w:t>
            </w:r>
          </w:p>
        </w:tc>
        <w:tc>
          <w:tcPr>
            <w:tcW w:w="6124" w:type="dxa"/>
            <w:shd w:val="clear" w:color="auto" w:fill="FFFFFF" w:themeFill="background1"/>
          </w:tcPr>
          <w:p w14:paraId="3B6E01F5" w14:textId="6C9F098A" w:rsidR="003E6DF3" w:rsidRPr="00877316" w:rsidRDefault="003E6DF3" w:rsidP="00D255DF">
            <w:pPr>
              <w:rPr>
                <w:color w:val="000000"/>
                <w:lang w:val="en-US"/>
              </w:rPr>
            </w:pPr>
            <w:r w:rsidRPr="00877316">
              <w:rPr>
                <w:color w:val="000000"/>
                <w:lang w:val="en-US"/>
              </w:rPr>
              <w:t xml:space="preserve">Constraint AASc-009: </w:t>
            </w:r>
            <w:r w:rsidR="00C96724">
              <w:rPr>
                <w:color w:val="000000"/>
                <w:lang w:val="en-US"/>
              </w:rPr>
              <w:t>I</w:t>
            </w:r>
            <w:r w:rsidRPr="00877316">
              <w:rPr>
                <w:color w:val="000000"/>
                <w:lang w:val="en-US"/>
              </w:rPr>
              <w:t>f DataSpecificationIEC61360/</w:t>
            </w:r>
            <w:r w:rsidRPr="00877316">
              <w:rPr>
                <w:color w:val="000000"/>
                <w:lang w:val="en-US"/>
              </w:rPr>
              <w:softHyphen/>
            </w:r>
            <w:proofErr w:type="spellStart"/>
            <w:r w:rsidRPr="00877316">
              <w:rPr>
                <w:color w:val="000000"/>
                <w:lang w:val="en-US"/>
              </w:rPr>
              <w:t>dataType</w:t>
            </w:r>
            <w:proofErr w:type="spellEnd"/>
            <w:r w:rsidRPr="00877316">
              <w:rPr>
                <w:color w:val="000000"/>
                <w:lang w:val="en-US"/>
              </w:rPr>
              <w:t xml:space="preserve"> one of</w:t>
            </w:r>
            <w:r w:rsidR="001943C1" w:rsidRPr="00845EB7">
              <w:rPr>
                <w:color w:val="000000"/>
                <w:lang w:val="en-US"/>
              </w:rPr>
              <w:t>:</w:t>
            </w:r>
            <w:r w:rsidRPr="00877316">
              <w:rPr>
                <w:color w:val="000000"/>
                <w:lang w:val="en-US"/>
              </w:rPr>
              <w:t xml:space="preserve"> INTEGER_MEASURE, REAL_MEASURE, RATIONAL_MEASURE, INTEGER_CURRENCY, REAL_CURRENCY, then </w:t>
            </w:r>
            <w:r w:rsidR="001943C1" w:rsidRPr="00845EB7">
              <w:rPr>
                <w:color w:val="000000"/>
                <w:lang w:val="en-US"/>
              </w:rPr>
              <w:t xml:space="preserve">  </w:t>
            </w:r>
            <w:r w:rsidRPr="00877316">
              <w:rPr>
                <w:color w:val="000000"/>
                <w:lang w:val="en-US"/>
              </w:rPr>
              <w:t>DataSpecificationIEC61360/unit or DataSpecificationIEC61360/</w:t>
            </w:r>
            <w:proofErr w:type="spellStart"/>
            <w:r w:rsidRPr="00877316">
              <w:rPr>
                <w:color w:val="000000"/>
                <w:lang w:val="en-US"/>
              </w:rPr>
              <w:t>unitId</w:t>
            </w:r>
            <w:proofErr w:type="spellEnd"/>
            <w:r w:rsidRPr="00877316">
              <w:rPr>
                <w:color w:val="000000"/>
                <w:lang w:val="en-US"/>
              </w:rPr>
              <w:t xml:space="preserve"> shall be defined.</w:t>
            </w:r>
          </w:p>
        </w:tc>
      </w:tr>
      <w:tr w:rsidR="003E6DF3" w:rsidRPr="00C1034D" w14:paraId="4CA207FD" w14:textId="77777777" w:rsidTr="00D255DF">
        <w:tc>
          <w:tcPr>
            <w:tcW w:w="717" w:type="dxa"/>
            <w:shd w:val="clear" w:color="auto" w:fill="FFFFFF" w:themeFill="background1"/>
          </w:tcPr>
          <w:p w14:paraId="730CB2C8" w14:textId="77777777" w:rsidR="003E6DF3" w:rsidRPr="00A54268" w:rsidRDefault="003E6DF3" w:rsidP="00D255DF">
            <w:pPr>
              <w:rPr>
                <w:color w:val="000000"/>
                <w:lang w:val="en-US"/>
              </w:rPr>
            </w:pPr>
            <w:r w:rsidRPr="00A54268">
              <w:rPr>
                <w:color w:val="000000"/>
                <w:lang w:val="en-US"/>
              </w:rPr>
              <w:t>(x)</w:t>
            </w:r>
          </w:p>
        </w:tc>
        <w:tc>
          <w:tcPr>
            <w:tcW w:w="1366" w:type="dxa"/>
            <w:shd w:val="clear" w:color="auto" w:fill="FFFFFF" w:themeFill="background1"/>
          </w:tcPr>
          <w:p w14:paraId="493392AC" w14:textId="77777777" w:rsidR="003E6DF3" w:rsidRPr="00A54268" w:rsidRDefault="003E6DF3" w:rsidP="00D255DF">
            <w:pPr>
              <w:rPr>
                <w:color w:val="000000"/>
                <w:lang w:val="en-US"/>
              </w:rPr>
            </w:pPr>
            <w:r w:rsidRPr="00A54268">
              <w:rPr>
                <w:color w:val="000000"/>
                <w:lang w:val="en-US"/>
              </w:rPr>
              <w:t>AASc-010</w:t>
            </w:r>
          </w:p>
        </w:tc>
        <w:tc>
          <w:tcPr>
            <w:tcW w:w="1427" w:type="dxa"/>
            <w:shd w:val="clear" w:color="auto" w:fill="FFFFFF" w:themeFill="background1"/>
          </w:tcPr>
          <w:p w14:paraId="5A8EBF9A" w14:textId="77777777" w:rsidR="003E6DF3" w:rsidRPr="00A54268" w:rsidRDefault="003E6DF3" w:rsidP="00D255DF">
            <w:pPr>
              <w:rPr>
                <w:color w:val="000000"/>
                <w:lang w:val="en-US"/>
              </w:rPr>
            </w:pPr>
            <w:r w:rsidRPr="00A54268">
              <w:rPr>
                <w:color w:val="000000"/>
                <w:lang w:val="en-US"/>
              </w:rPr>
              <w:t>New</w:t>
            </w:r>
          </w:p>
        </w:tc>
        <w:tc>
          <w:tcPr>
            <w:tcW w:w="6124" w:type="dxa"/>
            <w:shd w:val="clear" w:color="auto" w:fill="FFFFFF" w:themeFill="background1"/>
          </w:tcPr>
          <w:p w14:paraId="31595F19" w14:textId="1FEB575A" w:rsidR="003E6DF3" w:rsidRPr="00877316" w:rsidRDefault="003E6DF3" w:rsidP="00D255DF">
            <w:pPr>
              <w:rPr>
                <w:color w:val="000000"/>
                <w:lang w:val="en-US"/>
              </w:rPr>
            </w:pPr>
            <w:r w:rsidRPr="00877316">
              <w:rPr>
                <w:color w:val="000000"/>
                <w:lang w:val="en-US"/>
              </w:rPr>
              <w:t xml:space="preserve">Constraint AASc-010: </w:t>
            </w:r>
            <w:r w:rsidR="00C96724">
              <w:rPr>
                <w:color w:val="000000"/>
                <w:lang w:val="en-US"/>
              </w:rPr>
              <w:t>I</w:t>
            </w:r>
            <w:r w:rsidRPr="00877316">
              <w:rPr>
                <w:color w:val="000000"/>
                <w:lang w:val="en-US"/>
              </w:rPr>
              <w:t>f DataSpecificationIEC61360/value is not empty</w:t>
            </w:r>
            <w:r w:rsidR="001943C1" w:rsidRPr="00845EB7">
              <w:rPr>
                <w:color w:val="000000"/>
                <w:lang w:val="en-US"/>
              </w:rPr>
              <w:t xml:space="preserve"> then</w:t>
            </w:r>
            <w:r w:rsidRPr="00877316">
              <w:rPr>
                <w:color w:val="000000"/>
                <w:lang w:val="en-US"/>
              </w:rPr>
              <w:t xml:space="preserve"> DataSpecificationIEC61360/</w:t>
            </w:r>
            <w:proofErr w:type="spellStart"/>
            <w:r w:rsidRPr="00877316">
              <w:rPr>
                <w:color w:val="000000"/>
                <w:lang w:val="en-US"/>
              </w:rPr>
              <w:t>valueList</w:t>
            </w:r>
            <w:proofErr w:type="spellEnd"/>
            <w:r w:rsidRPr="00877316">
              <w:rPr>
                <w:color w:val="000000"/>
                <w:lang w:val="en-US"/>
              </w:rPr>
              <w:t xml:space="preserve"> shall be empty and vice versa</w:t>
            </w:r>
          </w:p>
        </w:tc>
      </w:tr>
    </w:tbl>
    <w:p w14:paraId="04C5E69F" w14:textId="77777777" w:rsidR="001943C1" w:rsidRPr="00CE25AF" w:rsidRDefault="001943C1" w:rsidP="001943C1">
      <w:pPr>
        <w:rPr>
          <w:lang w:val="en-US"/>
        </w:rPr>
      </w:pPr>
    </w:p>
    <w:p w14:paraId="372D14CA" w14:textId="70BA4EBB" w:rsidR="001943C1" w:rsidRPr="00373A9F" w:rsidRDefault="001943C1" w:rsidP="005B3FD4">
      <w:pPr>
        <w:pStyle w:val="Anhang3"/>
      </w:pPr>
      <w:bookmarkStart w:id="5507" w:name="_Toc125227974"/>
      <w:bookmarkStart w:id="5508" w:name="_Toc125537761"/>
      <w:r w:rsidRPr="00373A9F">
        <w:t>Metamodel Changes V3.0RC02</w:t>
      </w:r>
      <w:r w:rsidR="00B57784" w:rsidRPr="00373A9F">
        <w:t xml:space="preserve"> vs. </w:t>
      </w:r>
      <w:r w:rsidR="008F3410" w:rsidRPr="00373A9F">
        <w:t>V2.0.1</w:t>
      </w:r>
      <w:r w:rsidRPr="00373A9F">
        <w:t xml:space="preserve"> – Security Part</w:t>
      </w:r>
      <w:bookmarkEnd w:id="5507"/>
      <w:bookmarkEnd w:id="5508"/>
    </w:p>
    <w:p w14:paraId="5783579B" w14:textId="77777777" w:rsidR="001943C1" w:rsidRPr="00A54268" w:rsidRDefault="001943C1" w:rsidP="001943C1">
      <w:pPr>
        <w:keepNext/>
        <w:rPr>
          <w:lang w:val="en-US"/>
        </w:rPr>
      </w:pPr>
      <w:bookmarkStart w:id="5509" w:name="_Ref91083559"/>
      <w:r w:rsidRPr="00A54268">
        <w:rPr>
          <w:lang w:val="en-US"/>
        </w:rPr>
        <w:t>Changes:</w:t>
      </w:r>
    </w:p>
    <w:p w14:paraId="0EEBC568" w14:textId="02684690" w:rsidR="003E6DF3" w:rsidRPr="00877316" w:rsidRDefault="003E6DF3" w:rsidP="00FD7BFD">
      <w:pPr>
        <w:pStyle w:val="ListParagraph"/>
        <w:numPr>
          <w:ilvl w:val="0"/>
          <w:numId w:val="17"/>
        </w:numPr>
      </w:pPr>
      <w:r w:rsidRPr="00877316">
        <w:t>Removed, because deprecated: policy decision point, policy enforcement point, and policy information points are not part of information model but of server infrastructure hosting the Asset Administration Shells</w:t>
      </w:r>
    </w:p>
    <w:p w14:paraId="0600EF2A" w14:textId="77777777" w:rsidR="003E6DF3" w:rsidRPr="00877316" w:rsidRDefault="003E6DF3" w:rsidP="00FD7BFD">
      <w:pPr>
        <w:pStyle w:val="ListParagraph"/>
        <w:numPr>
          <w:ilvl w:val="0"/>
          <w:numId w:val="17"/>
        </w:numPr>
      </w:pPr>
      <w:r w:rsidRPr="00877316">
        <w:t>Removed: Certificate Handling not part of information model but of server infrastructure hosting the Asset Administration Shells</w:t>
      </w:r>
    </w:p>
    <w:p w14:paraId="26092449" w14:textId="1C598D9A" w:rsidR="001943C1" w:rsidRPr="00CE25AF" w:rsidRDefault="001943C1" w:rsidP="00110904">
      <w:pPr>
        <w:pStyle w:val="Caption"/>
      </w:pPr>
      <w:bookmarkStart w:id="5510" w:name="_Toc125537800"/>
      <w:r w:rsidRPr="00CE25AF">
        <w:lastRenderedPageBreak/>
        <w:t xml:space="preserve">Table </w:t>
      </w:r>
      <w:r w:rsidR="00802DAD" w:rsidRPr="00CE25AF">
        <w:fldChar w:fldCharType="begin"/>
      </w:r>
      <w:r w:rsidR="00802DAD" w:rsidRPr="00CE25AF">
        <w:instrText xml:space="preserve"> SEQ Table \* ARABIC </w:instrText>
      </w:r>
      <w:r w:rsidR="00802DAD" w:rsidRPr="00CE25AF">
        <w:fldChar w:fldCharType="separate"/>
      </w:r>
      <w:r w:rsidR="00F511DE">
        <w:rPr>
          <w:noProof/>
        </w:rPr>
        <w:t>25</w:t>
      </w:r>
      <w:r w:rsidR="00802DAD" w:rsidRPr="00CE25AF">
        <w:fldChar w:fldCharType="end"/>
      </w:r>
      <w:r w:rsidRPr="00CE25AF">
        <w:t xml:space="preserve"> Changes </w:t>
      </w:r>
      <w:proofErr w:type="spellStart"/>
      <w:r w:rsidRPr="00CE25AF">
        <w:t>w.r.t.</w:t>
      </w:r>
      <w:proofErr w:type="spellEnd"/>
      <w:r w:rsidRPr="00CE25AF">
        <w:t xml:space="preserve"> Security</w:t>
      </w:r>
      <w:bookmarkEnd w:id="5510"/>
    </w:p>
    <w:tbl>
      <w:tblPr>
        <w:tblStyle w:val="TableGrid"/>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878"/>
        <w:gridCol w:w="4752"/>
        <w:gridCol w:w="3999"/>
      </w:tblGrid>
      <w:tr w:rsidR="003E6DF3" w:rsidRPr="00877316" w14:paraId="76841A67" w14:textId="77777777" w:rsidTr="00D255DF">
        <w:trPr>
          <w:tblHeader/>
        </w:trPr>
        <w:tc>
          <w:tcPr>
            <w:tcW w:w="937" w:type="dxa"/>
          </w:tcPr>
          <w:p w14:paraId="4F09623D" w14:textId="77777777" w:rsidR="003E6DF3" w:rsidRPr="00A54268" w:rsidRDefault="003E6DF3" w:rsidP="00D255DF">
            <w:pPr>
              <w:keepNext/>
              <w:keepLines/>
              <w:rPr>
                <w:lang w:val="en-US"/>
              </w:rPr>
            </w:pPr>
            <w:proofErr w:type="spellStart"/>
            <w:r w:rsidRPr="00A54268">
              <w:rPr>
                <w:b/>
                <w:lang w:val="en-US"/>
              </w:rPr>
              <w:t>nc</w:t>
            </w:r>
            <w:proofErr w:type="spellEnd"/>
          </w:p>
        </w:tc>
        <w:tc>
          <w:tcPr>
            <w:tcW w:w="4483" w:type="dxa"/>
          </w:tcPr>
          <w:p w14:paraId="360A96F3" w14:textId="77777777" w:rsidR="003E6DF3" w:rsidRPr="00A54268" w:rsidRDefault="003E6DF3" w:rsidP="00D255DF">
            <w:pPr>
              <w:keepNext/>
              <w:keepLines/>
              <w:rPr>
                <w:lang w:val="en-US"/>
              </w:rPr>
            </w:pPr>
            <w:r w:rsidRPr="00A54268">
              <w:rPr>
                <w:b/>
                <w:lang w:val="en-US"/>
              </w:rPr>
              <w:t xml:space="preserve">V3.0RC02 Change </w:t>
            </w:r>
            <w:proofErr w:type="spellStart"/>
            <w:r w:rsidRPr="00A54268">
              <w:rPr>
                <w:b/>
                <w:lang w:val="en-US"/>
              </w:rPr>
              <w:t>w.r.t.</w:t>
            </w:r>
            <w:proofErr w:type="spellEnd"/>
            <w:r w:rsidRPr="00A54268">
              <w:rPr>
                <w:b/>
                <w:lang w:val="en-US"/>
              </w:rPr>
              <w:t xml:space="preserve"> V2.0.1</w:t>
            </w:r>
          </w:p>
        </w:tc>
        <w:tc>
          <w:tcPr>
            <w:tcW w:w="4209" w:type="dxa"/>
          </w:tcPr>
          <w:p w14:paraId="4F4DCB7B" w14:textId="77777777" w:rsidR="003E6DF3" w:rsidRPr="00A54268" w:rsidRDefault="003E6DF3" w:rsidP="00D255DF">
            <w:pPr>
              <w:keepNext/>
              <w:keepLines/>
              <w:rPr>
                <w:lang w:val="en-US"/>
              </w:rPr>
            </w:pPr>
            <w:r w:rsidRPr="00A54268">
              <w:rPr>
                <w:b/>
                <w:lang w:val="en-US"/>
              </w:rPr>
              <w:t>Comment</w:t>
            </w:r>
          </w:p>
        </w:tc>
      </w:tr>
      <w:tr w:rsidR="003E6DF3" w:rsidRPr="00C1034D" w14:paraId="27C631DE" w14:textId="77777777" w:rsidTr="00D255DF">
        <w:tc>
          <w:tcPr>
            <w:tcW w:w="937" w:type="dxa"/>
          </w:tcPr>
          <w:p w14:paraId="44F5D0C3" w14:textId="77777777" w:rsidR="003E6DF3" w:rsidRPr="00A54268" w:rsidRDefault="003E6DF3" w:rsidP="00D255DF">
            <w:pPr>
              <w:rPr>
                <w:color w:val="000000"/>
                <w:lang w:val="en-US"/>
              </w:rPr>
            </w:pPr>
            <w:r w:rsidRPr="00A54268">
              <w:rPr>
                <w:color w:val="000000"/>
                <w:lang w:val="en-US"/>
              </w:rPr>
              <w:t>x</w:t>
            </w:r>
          </w:p>
        </w:tc>
        <w:tc>
          <w:tcPr>
            <w:tcW w:w="4483" w:type="dxa"/>
          </w:tcPr>
          <w:p w14:paraId="25569FAF" w14:textId="77777777" w:rsidR="003E6DF3" w:rsidRPr="00A54268" w:rsidRDefault="003E6DF3" w:rsidP="00D255DF">
            <w:pPr>
              <w:rPr>
                <w:color w:val="000000"/>
                <w:lang w:val="en-US"/>
              </w:rPr>
            </w:pPr>
            <w:proofErr w:type="spellStart"/>
            <w:r w:rsidRPr="00A54268">
              <w:rPr>
                <w:color w:val="000000"/>
                <w:lang w:val="en-US"/>
              </w:rPr>
              <w:t>AccessControlPolicyPoints</w:t>
            </w:r>
            <w:proofErr w:type="spellEnd"/>
            <w:r w:rsidRPr="00A54268">
              <w:rPr>
                <w:color w:val="000000"/>
                <w:lang w:val="en-US"/>
              </w:rPr>
              <w:t>/</w:t>
            </w:r>
            <w:proofErr w:type="spellStart"/>
            <w:r w:rsidRPr="00A54268">
              <w:rPr>
                <w:color w:val="000000"/>
                <w:lang w:val="en-US"/>
              </w:rPr>
              <w:t>policyAdministrationoint</w:t>
            </w:r>
            <w:proofErr w:type="spellEnd"/>
          </w:p>
        </w:tc>
        <w:tc>
          <w:tcPr>
            <w:tcW w:w="4209" w:type="dxa"/>
          </w:tcPr>
          <w:p w14:paraId="0738C40F" w14:textId="77777777" w:rsidR="003E6DF3" w:rsidRPr="00877316" w:rsidRDefault="003E6DF3" w:rsidP="00D255DF">
            <w:pPr>
              <w:jc w:val="left"/>
              <w:rPr>
                <w:color w:val="000000"/>
                <w:lang w:val="en-US"/>
              </w:rPr>
            </w:pPr>
            <w:r w:rsidRPr="00877316">
              <w:rPr>
                <w:color w:val="000000"/>
                <w:lang w:val="en-US"/>
              </w:rPr>
              <w:t xml:space="preserve">Type changed from </w:t>
            </w:r>
            <w:proofErr w:type="spellStart"/>
            <w:r w:rsidRPr="00877316">
              <w:rPr>
                <w:color w:val="000000"/>
                <w:lang w:val="en-US"/>
              </w:rPr>
              <w:t>PolicyAdministrationPoint</w:t>
            </w:r>
            <w:proofErr w:type="spellEnd"/>
            <w:r w:rsidRPr="00877316">
              <w:rPr>
                <w:color w:val="000000"/>
                <w:lang w:val="en-US"/>
              </w:rPr>
              <w:t xml:space="preserve"> to </w:t>
            </w:r>
            <w:proofErr w:type="spellStart"/>
            <w:r w:rsidRPr="00877316">
              <w:rPr>
                <w:color w:val="000000"/>
                <w:lang w:val="en-US"/>
              </w:rPr>
              <w:t>AccessControl</w:t>
            </w:r>
            <w:proofErr w:type="spellEnd"/>
          </w:p>
        </w:tc>
      </w:tr>
      <w:tr w:rsidR="003E6DF3" w:rsidRPr="00877316" w14:paraId="26A12502" w14:textId="77777777" w:rsidTr="00D255DF">
        <w:tc>
          <w:tcPr>
            <w:tcW w:w="937" w:type="dxa"/>
          </w:tcPr>
          <w:p w14:paraId="7973D0E2" w14:textId="77777777" w:rsidR="003E6DF3" w:rsidRPr="00A54268" w:rsidRDefault="003E6DF3" w:rsidP="00D255DF">
            <w:pPr>
              <w:rPr>
                <w:color w:val="000000"/>
                <w:lang w:val="en-US"/>
              </w:rPr>
            </w:pPr>
            <w:r w:rsidRPr="00A54268">
              <w:rPr>
                <w:color w:val="000000"/>
                <w:lang w:val="en-US"/>
              </w:rPr>
              <w:t>x</w:t>
            </w:r>
          </w:p>
        </w:tc>
        <w:tc>
          <w:tcPr>
            <w:tcW w:w="4483" w:type="dxa"/>
          </w:tcPr>
          <w:p w14:paraId="6B2179FE" w14:textId="77777777" w:rsidR="003E6DF3" w:rsidRPr="00A54268" w:rsidRDefault="003E6DF3" w:rsidP="00D255DF">
            <w:pPr>
              <w:rPr>
                <w:color w:val="000000"/>
                <w:lang w:val="en-US"/>
              </w:rPr>
            </w:pPr>
            <w:proofErr w:type="spellStart"/>
            <w:r w:rsidRPr="00A54268">
              <w:rPr>
                <w:color w:val="000000"/>
                <w:lang w:val="en-US"/>
              </w:rPr>
              <w:t>AccessControlPolicyPoints</w:t>
            </w:r>
            <w:proofErr w:type="spellEnd"/>
            <w:r w:rsidRPr="00A54268">
              <w:rPr>
                <w:color w:val="000000"/>
                <w:lang w:val="en-US"/>
              </w:rPr>
              <w:t>/</w:t>
            </w:r>
            <w:proofErr w:type="spellStart"/>
            <w:r w:rsidRPr="00A54268">
              <w:rPr>
                <w:color w:val="000000"/>
                <w:lang w:val="en-US"/>
              </w:rPr>
              <w:t>policyDecisionPoint</w:t>
            </w:r>
            <w:proofErr w:type="spellEnd"/>
          </w:p>
        </w:tc>
        <w:tc>
          <w:tcPr>
            <w:tcW w:w="4209" w:type="dxa"/>
          </w:tcPr>
          <w:p w14:paraId="7E51E3E8" w14:textId="77777777" w:rsidR="003E6DF3" w:rsidRPr="00A54268" w:rsidRDefault="003E6DF3" w:rsidP="00D255DF">
            <w:pPr>
              <w:jc w:val="left"/>
              <w:rPr>
                <w:color w:val="000000"/>
                <w:lang w:val="en-US"/>
              </w:rPr>
            </w:pPr>
            <w:r w:rsidRPr="00A54268">
              <w:rPr>
                <w:color w:val="000000"/>
                <w:lang w:val="en-US"/>
              </w:rPr>
              <w:t>Removed</w:t>
            </w:r>
          </w:p>
        </w:tc>
      </w:tr>
      <w:tr w:rsidR="003E6DF3" w:rsidRPr="00877316" w14:paraId="1534B070" w14:textId="77777777" w:rsidTr="00D255DF">
        <w:tc>
          <w:tcPr>
            <w:tcW w:w="937" w:type="dxa"/>
          </w:tcPr>
          <w:p w14:paraId="0F157C98" w14:textId="77777777" w:rsidR="003E6DF3" w:rsidRPr="00A54268" w:rsidRDefault="003E6DF3" w:rsidP="00D255DF">
            <w:pPr>
              <w:rPr>
                <w:color w:val="000000"/>
                <w:lang w:val="en-US"/>
              </w:rPr>
            </w:pPr>
            <w:r w:rsidRPr="00A54268">
              <w:rPr>
                <w:color w:val="000000"/>
                <w:lang w:val="en-US"/>
              </w:rPr>
              <w:t>x</w:t>
            </w:r>
          </w:p>
        </w:tc>
        <w:tc>
          <w:tcPr>
            <w:tcW w:w="4483" w:type="dxa"/>
          </w:tcPr>
          <w:p w14:paraId="465995E8" w14:textId="77777777" w:rsidR="003E6DF3" w:rsidRPr="00A54268" w:rsidRDefault="003E6DF3" w:rsidP="00D255DF">
            <w:pPr>
              <w:rPr>
                <w:color w:val="000000"/>
                <w:lang w:val="en-US"/>
              </w:rPr>
            </w:pPr>
            <w:proofErr w:type="spellStart"/>
            <w:r w:rsidRPr="00A54268">
              <w:rPr>
                <w:color w:val="000000"/>
                <w:lang w:val="en-US"/>
              </w:rPr>
              <w:t>AccessControlPolicyPoints</w:t>
            </w:r>
            <w:proofErr w:type="spellEnd"/>
            <w:r w:rsidRPr="00A54268">
              <w:rPr>
                <w:color w:val="000000"/>
                <w:lang w:val="en-US"/>
              </w:rPr>
              <w:t>/</w:t>
            </w:r>
            <w:proofErr w:type="spellStart"/>
            <w:r w:rsidRPr="00A54268">
              <w:rPr>
                <w:color w:val="000000"/>
                <w:lang w:val="en-US"/>
              </w:rPr>
              <w:t>policyEnforcementPoint</w:t>
            </w:r>
            <w:proofErr w:type="spellEnd"/>
          </w:p>
        </w:tc>
        <w:tc>
          <w:tcPr>
            <w:tcW w:w="4209" w:type="dxa"/>
          </w:tcPr>
          <w:p w14:paraId="75D8B214" w14:textId="77777777" w:rsidR="003E6DF3" w:rsidRPr="00A54268" w:rsidRDefault="003E6DF3" w:rsidP="00D255DF">
            <w:pPr>
              <w:jc w:val="left"/>
              <w:rPr>
                <w:color w:val="000000"/>
                <w:lang w:val="en-US"/>
              </w:rPr>
            </w:pPr>
            <w:r w:rsidRPr="00A54268">
              <w:rPr>
                <w:color w:val="000000"/>
                <w:lang w:val="en-US"/>
              </w:rPr>
              <w:t>Removed</w:t>
            </w:r>
          </w:p>
        </w:tc>
      </w:tr>
      <w:tr w:rsidR="003E6DF3" w:rsidRPr="00877316" w14:paraId="33F02EFC" w14:textId="77777777" w:rsidTr="00D255DF">
        <w:tc>
          <w:tcPr>
            <w:tcW w:w="937" w:type="dxa"/>
          </w:tcPr>
          <w:p w14:paraId="2161863E" w14:textId="77777777" w:rsidR="003E6DF3" w:rsidRPr="00A54268" w:rsidRDefault="003E6DF3" w:rsidP="00D255DF">
            <w:pPr>
              <w:rPr>
                <w:color w:val="000000"/>
                <w:lang w:val="en-US"/>
              </w:rPr>
            </w:pPr>
            <w:r w:rsidRPr="00A54268">
              <w:rPr>
                <w:color w:val="000000"/>
                <w:lang w:val="en-US"/>
              </w:rPr>
              <w:t>x</w:t>
            </w:r>
          </w:p>
        </w:tc>
        <w:tc>
          <w:tcPr>
            <w:tcW w:w="4483" w:type="dxa"/>
          </w:tcPr>
          <w:p w14:paraId="3567ABED" w14:textId="77777777" w:rsidR="003E6DF3" w:rsidRPr="00A54268" w:rsidRDefault="003E6DF3" w:rsidP="00D255DF">
            <w:pPr>
              <w:rPr>
                <w:color w:val="000000"/>
                <w:lang w:val="en-US"/>
              </w:rPr>
            </w:pPr>
            <w:proofErr w:type="spellStart"/>
            <w:r w:rsidRPr="00A54268">
              <w:rPr>
                <w:color w:val="000000"/>
                <w:lang w:val="en-US"/>
              </w:rPr>
              <w:t>AccessControlPolicyPoints</w:t>
            </w:r>
            <w:proofErr w:type="spellEnd"/>
            <w:r w:rsidRPr="00A54268">
              <w:rPr>
                <w:color w:val="000000"/>
                <w:lang w:val="en-US"/>
              </w:rPr>
              <w:t>/</w:t>
            </w:r>
            <w:proofErr w:type="spellStart"/>
            <w:r w:rsidRPr="00A54268">
              <w:rPr>
                <w:color w:val="000000"/>
                <w:lang w:val="en-US"/>
              </w:rPr>
              <w:t>policyInformationPoint</w:t>
            </w:r>
            <w:proofErr w:type="spellEnd"/>
          </w:p>
        </w:tc>
        <w:tc>
          <w:tcPr>
            <w:tcW w:w="4209" w:type="dxa"/>
          </w:tcPr>
          <w:p w14:paraId="653B6DCD" w14:textId="77777777" w:rsidR="003E6DF3" w:rsidRPr="00A54268" w:rsidRDefault="003E6DF3" w:rsidP="00D255DF">
            <w:pPr>
              <w:jc w:val="left"/>
              <w:rPr>
                <w:color w:val="000000"/>
                <w:lang w:val="en-US"/>
              </w:rPr>
            </w:pPr>
            <w:r w:rsidRPr="00A54268">
              <w:rPr>
                <w:color w:val="000000"/>
                <w:lang w:val="en-US"/>
              </w:rPr>
              <w:t>Removed</w:t>
            </w:r>
          </w:p>
        </w:tc>
      </w:tr>
      <w:tr w:rsidR="003E6DF3" w:rsidRPr="00C1034D" w14:paraId="6E759C7B" w14:textId="77777777" w:rsidTr="00D255DF">
        <w:tc>
          <w:tcPr>
            <w:tcW w:w="937" w:type="dxa"/>
          </w:tcPr>
          <w:p w14:paraId="20474766" w14:textId="77777777" w:rsidR="003E6DF3" w:rsidRPr="00A54268" w:rsidRDefault="003E6DF3" w:rsidP="00D255DF">
            <w:pPr>
              <w:rPr>
                <w:color w:val="000000"/>
                <w:lang w:val="en-US"/>
              </w:rPr>
            </w:pPr>
            <w:r w:rsidRPr="00A54268">
              <w:rPr>
                <w:color w:val="000000"/>
                <w:lang w:val="en-US"/>
              </w:rPr>
              <w:t>x</w:t>
            </w:r>
          </w:p>
        </w:tc>
        <w:tc>
          <w:tcPr>
            <w:tcW w:w="4483" w:type="dxa"/>
          </w:tcPr>
          <w:p w14:paraId="698AE354" w14:textId="77777777" w:rsidR="003E6DF3" w:rsidRPr="00A54268" w:rsidRDefault="003E6DF3" w:rsidP="00D255DF">
            <w:pPr>
              <w:rPr>
                <w:color w:val="000000"/>
                <w:lang w:val="en-US"/>
              </w:rPr>
            </w:pPr>
            <w:proofErr w:type="spellStart"/>
            <w:r w:rsidRPr="00A54268">
              <w:rPr>
                <w:color w:val="000000"/>
                <w:lang w:val="en-US"/>
              </w:rPr>
              <w:t>AccessPermissionRule</w:t>
            </w:r>
            <w:proofErr w:type="spellEnd"/>
          </w:p>
        </w:tc>
        <w:tc>
          <w:tcPr>
            <w:tcW w:w="4209" w:type="dxa"/>
          </w:tcPr>
          <w:p w14:paraId="103FEE1A" w14:textId="01D93C11" w:rsidR="003E6DF3" w:rsidRPr="00877316" w:rsidRDefault="003E6DF3" w:rsidP="00D255DF">
            <w:pPr>
              <w:jc w:val="left"/>
              <w:rPr>
                <w:color w:val="000000"/>
                <w:lang w:val="en-US"/>
              </w:rPr>
            </w:pPr>
            <w:r w:rsidRPr="00877316">
              <w:rPr>
                <w:color w:val="000000"/>
                <w:lang w:val="en-US"/>
              </w:rPr>
              <w:t xml:space="preserve">No longer inherits from </w:t>
            </w:r>
            <w:r w:rsidR="00C96724">
              <w:rPr>
                <w:color w:val="000000"/>
                <w:lang w:val="en-US"/>
              </w:rPr>
              <w:t>R</w:t>
            </w:r>
            <w:r w:rsidRPr="00877316">
              <w:rPr>
                <w:color w:val="000000"/>
                <w:lang w:val="en-US"/>
              </w:rPr>
              <w:t>eferable</w:t>
            </w:r>
          </w:p>
          <w:p w14:paraId="7F9E1416" w14:textId="625F84A9" w:rsidR="003E6DF3" w:rsidRPr="00877316" w:rsidRDefault="003E6DF3" w:rsidP="00D255DF">
            <w:pPr>
              <w:jc w:val="left"/>
              <w:rPr>
                <w:color w:val="000000"/>
                <w:lang w:val="en-US"/>
              </w:rPr>
            </w:pPr>
            <w:r w:rsidRPr="00877316">
              <w:rPr>
                <w:color w:val="000000"/>
                <w:lang w:val="en-US"/>
              </w:rPr>
              <w:t xml:space="preserve">No longer inherits from </w:t>
            </w:r>
            <w:r w:rsidR="00C96724">
              <w:rPr>
                <w:color w:val="000000"/>
                <w:lang w:val="en-US"/>
              </w:rPr>
              <w:t>Q</w:t>
            </w:r>
            <w:r w:rsidRPr="00877316">
              <w:rPr>
                <w:color w:val="000000"/>
                <w:lang w:val="en-US"/>
              </w:rPr>
              <w:t>ualifiable</w:t>
            </w:r>
          </w:p>
        </w:tc>
      </w:tr>
      <w:tr w:rsidR="003E6DF3" w:rsidRPr="00877316" w14:paraId="1B2FD821" w14:textId="77777777" w:rsidTr="00D255DF">
        <w:tc>
          <w:tcPr>
            <w:tcW w:w="937" w:type="dxa"/>
          </w:tcPr>
          <w:p w14:paraId="31010AB4" w14:textId="77777777" w:rsidR="003E6DF3" w:rsidRPr="00A54268" w:rsidRDefault="003E6DF3" w:rsidP="00D255DF">
            <w:pPr>
              <w:rPr>
                <w:color w:val="000000"/>
                <w:lang w:val="en-US"/>
              </w:rPr>
            </w:pPr>
            <w:r w:rsidRPr="00A54268">
              <w:rPr>
                <w:color w:val="000000"/>
                <w:lang w:val="en-US"/>
              </w:rPr>
              <w:t>x</w:t>
            </w:r>
          </w:p>
        </w:tc>
        <w:tc>
          <w:tcPr>
            <w:tcW w:w="4483" w:type="dxa"/>
          </w:tcPr>
          <w:p w14:paraId="10046426" w14:textId="77777777" w:rsidR="003E6DF3" w:rsidRPr="00A54268" w:rsidRDefault="003E6DF3" w:rsidP="00D255DF">
            <w:pPr>
              <w:rPr>
                <w:color w:val="000000"/>
                <w:lang w:val="en-US"/>
              </w:rPr>
            </w:pPr>
            <w:proofErr w:type="spellStart"/>
            <w:r w:rsidRPr="00A54268">
              <w:rPr>
                <w:color w:val="000000"/>
                <w:lang w:val="en-US"/>
              </w:rPr>
              <w:t>BlobCertificate</w:t>
            </w:r>
            <w:proofErr w:type="spellEnd"/>
          </w:p>
        </w:tc>
        <w:tc>
          <w:tcPr>
            <w:tcW w:w="4209" w:type="dxa"/>
          </w:tcPr>
          <w:p w14:paraId="1382C798" w14:textId="77777777" w:rsidR="003E6DF3" w:rsidRPr="00A54268" w:rsidRDefault="003E6DF3" w:rsidP="00D255DF">
            <w:pPr>
              <w:jc w:val="left"/>
              <w:rPr>
                <w:color w:val="000000"/>
                <w:lang w:val="en-US"/>
              </w:rPr>
            </w:pPr>
            <w:r w:rsidRPr="00A54268">
              <w:rPr>
                <w:color w:val="000000"/>
                <w:lang w:val="en-US"/>
              </w:rPr>
              <w:t>Removed</w:t>
            </w:r>
          </w:p>
        </w:tc>
      </w:tr>
      <w:tr w:rsidR="003E6DF3" w:rsidRPr="00877316" w14:paraId="28AE47CB" w14:textId="77777777" w:rsidTr="00D255DF">
        <w:tc>
          <w:tcPr>
            <w:tcW w:w="937" w:type="dxa"/>
          </w:tcPr>
          <w:p w14:paraId="15832F86" w14:textId="77777777" w:rsidR="003E6DF3" w:rsidRPr="00A54268" w:rsidRDefault="003E6DF3" w:rsidP="00D255DF">
            <w:pPr>
              <w:rPr>
                <w:color w:val="000000"/>
                <w:lang w:val="en-US"/>
              </w:rPr>
            </w:pPr>
            <w:r w:rsidRPr="00A54268">
              <w:rPr>
                <w:color w:val="000000"/>
                <w:lang w:val="en-US"/>
              </w:rPr>
              <w:t>x</w:t>
            </w:r>
          </w:p>
        </w:tc>
        <w:tc>
          <w:tcPr>
            <w:tcW w:w="4483" w:type="dxa"/>
          </w:tcPr>
          <w:p w14:paraId="64C2F0BC" w14:textId="77777777" w:rsidR="003E6DF3" w:rsidRPr="00A54268" w:rsidRDefault="003E6DF3" w:rsidP="00D255DF">
            <w:pPr>
              <w:rPr>
                <w:color w:val="000000"/>
                <w:lang w:val="en-US"/>
              </w:rPr>
            </w:pPr>
            <w:r w:rsidRPr="00A54268">
              <w:rPr>
                <w:color w:val="000000"/>
                <w:lang w:val="en-US"/>
              </w:rPr>
              <w:t>Certificate</w:t>
            </w:r>
          </w:p>
        </w:tc>
        <w:tc>
          <w:tcPr>
            <w:tcW w:w="4209" w:type="dxa"/>
          </w:tcPr>
          <w:p w14:paraId="259A39F6" w14:textId="77777777" w:rsidR="003E6DF3" w:rsidRPr="00A54268" w:rsidRDefault="003E6DF3" w:rsidP="00D255DF">
            <w:pPr>
              <w:jc w:val="left"/>
              <w:rPr>
                <w:color w:val="000000"/>
                <w:lang w:val="en-US"/>
              </w:rPr>
            </w:pPr>
            <w:r w:rsidRPr="00A54268">
              <w:rPr>
                <w:color w:val="000000"/>
                <w:lang w:val="en-US"/>
              </w:rPr>
              <w:t>Removed</w:t>
            </w:r>
          </w:p>
        </w:tc>
      </w:tr>
      <w:tr w:rsidR="003E6DF3" w:rsidRPr="00C1034D" w14:paraId="080B1BCA" w14:textId="77777777" w:rsidTr="00D255DF">
        <w:tc>
          <w:tcPr>
            <w:tcW w:w="937" w:type="dxa"/>
          </w:tcPr>
          <w:p w14:paraId="4104FDC7" w14:textId="77777777" w:rsidR="003E6DF3" w:rsidRPr="00A54268" w:rsidRDefault="003E6DF3" w:rsidP="00D255DF">
            <w:pPr>
              <w:rPr>
                <w:color w:val="000000"/>
                <w:lang w:val="en-US"/>
              </w:rPr>
            </w:pPr>
            <w:r w:rsidRPr="00A54268">
              <w:rPr>
                <w:color w:val="000000"/>
                <w:lang w:val="en-US"/>
              </w:rPr>
              <w:t>x</w:t>
            </w:r>
          </w:p>
        </w:tc>
        <w:tc>
          <w:tcPr>
            <w:tcW w:w="4483" w:type="dxa"/>
          </w:tcPr>
          <w:p w14:paraId="77889C9F" w14:textId="77777777" w:rsidR="003E6DF3" w:rsidRPr="00A54268" w:rsidRDefault="003E6DF3" w:rsidP="00D255DF">
            <w:pPr>
              <w:rPr>
                <w:color w:val="000000"/>
                <w:lang w:val="en-US"/>
              </w:rPr>
            </w:pPr>
            <w:r w:rsidRPr="00A54268">
              <w:rPr>
                <w:color w:val="000000"/>
                <w:lang w:val="en-US"/>
              </w:rPr>
              <w:t>Formula</w:t>
            </w:r>
          </w:p>
        </w:tc>
        <w:tc>
          <w:tcPr>
            <w:tcW w:w="4209" w:type="dxa"/>
          </w:tcPr>
          <w:p w14:paraId="4EED7E17" w14:textId="236560A9" w:rsidR="003E6DF3" w:rsidRPr="00877316" w:rsidRDefault="003E6DF3" w:rsidP="00D255DF">
            <w:pPr>
              <w:jc w:val="left"/>
              <w:rPr>
                <w:color w:val="000000"/>
                <w:lang w:val="en-US"/>
              </w:rPr>
            </w:pPr>
            <w:r w:rsidRPr="00877316">
              <w:rPr>
                <w:color w:val="000000"/>
                <w:lang w:val="en-US"/>
              </w:rPr>
              <w:t xml:space="preserve">Now abstract class, only used in security part (no longer used in </w:t>
            </w:r>
            <w:proofErr w:type="spellStart"/>
            <w:r w:rsidR="00C96724">
              <w:rPr>
                <w:color w:val="000000"/>
                <w:lang w:val="en-US"/>
              </w:rPr>
              <w:t>Q</w:t>
            </w:r>
            <w:r w:rsidRPr="00877316">
              <w:rPr>
                <w:color w:val="000000"/>
                <w:lang w:val="en-US"/>
              </w:rPr>
              <w:t>ualifiables</w:t>
            </w:r>
            <w:proofErr w:type="spellEnd"/>
            <w:r w:rsidRPr="00877316">
              <w:rPr>
                <w:color w:val="000000"/>
                <w:lang w:val="en-US"/>
              </w:rPr>
              <w:t>)</w:t>
            </w:r>
          </w:p>
        </w:tc>
      </w:tr>
      <w:tr w:rsidR="003E6DF3" w:rsidRPr="00877316" w14:paraId="055BF6C1" w14:textId="77777777" w:rsidTr="00D255DF">
        <w:tc>
          <w:tcPr>
            <w:tcW w:w="937" w:type="dxa"/>
          </w:tcPr>
          <w:p w14:paraId="2D35C949" w14:textId="77777777" w:rsidR="003E6DF3" w:rsidRPr="00A54268" w:rsidRDefault="003E6DF3" w:rsidP="00D255DF">
            <w:pPr>
              <w:rPr>
                <w:color w:val="000000"/>
                <w:lang w:val="en-US"/>
              </w:rPr>
            </w:pPr>
            <w:r w:rsidRPr="00A54268">
              <w:rPr>
                <w:color w:val="000000"/>
                <w:lang w:val="en-US"/>
              </w:rPr>
              <w:t>x</w:t>
            </w:r>
          </w:p>
        </w:tc>
        <w:tc>
          <w:tcPr>
            <w:tcW w:w="4483" w:type="dxa"/>
          </w:tcPr>
          <w:p w14:paraId="0377B224" w14:textId="77777777" w:rsidR="003E6DF3" w:rsidRPr="00A54268" w:rsidRDefault="003E6DF3" w:rsidP="00D255DF">
            <w:pPr>
              <w:rPr>
                <w:color w:val="000000"/>
                <w:lang w:val="en-US"/>
              </w:rPr>
            </w:pPr>
            <w:r w:rsidRPr="00A54268">
              <w:rPr>
                <w:color w:val="000000"/>
                <w:lang w:val="en-US"/>
              </w:rPr>
              <w:t>Formula/</w:t>
            </w:r>
            <w:proofErr w:type="spellStart"/>
            <w:r w:rsidRPr="00A54268">
              <w:rPr>
                <w:color w:val="000000"/>
                <w:lang w:val="en-US"/>
              </w:rPr>
              <w:t>dependsOn</w:t>
            </w:r>
            <w:proofErr w:type="spellEnd"/>
          </w:p>
        </w:tc>
        <w:tc>
          <w:tcPr>
            <w:tcW w:w="4209" w:type="dxa"/>
          </w:tcPr>
          <w:p w14:paraId="21F9C088" w14:textId="77777777" w:rsidR="003E6DF3" w:rsidRPr="00A54268" w:rsidRDefault="003E6DF3" w:rsidP="00D255DF">
            <w:pPr>
              <w:jc w:val="left"/>
              <w:rPr>
                <w:color w:val="000000"/>
                <w:lang w:val="en-US"/>
              </w:rPr>
            </w:pPr>
            <w:r w:rsidRPr="00A54268">
              <w:rPr>
                <w:color w:val="000000"/>
                <w:lang w:val="en-US"/>
              </w:rPr>
              <w:t>Removed attribute</w:t>
            </w:r>
          </w:p>
        </w:tc>
      </w:tr>
      <w:tr w:rsidR="003E6DF3" w:rsidRPr="00877316" w14:paraId="64304BFD" w14:textId="77777777" w:rsidTr="00D255DF">
        <w:tc>
          <w:tcPr>
            <w:tcW w:w="937" w:type="dxa"/>
          </w:tcPr>
          <w:p w14:paraId="3415F952" w14:textId="77777777" w:rsidR="003E6DF3" w:rsidRPr="00A54268" w:rsidRDefault="003E6DF3" w:rsidP="00D255DF">
            <w:pPr>
              <w:rPr>
                <w:color w:val="000000"/>
                <w:lang w:val="en-US"/>
              </w:rPr>
            </w:pPr>
            <w:r w:rsidRPr="00A54268">
              <w:rPr>
                <w:color w:val="000000"/>
                <w:lang w:val="en-US"/>
              </w:rPr>
              <w:t>x</w:t>
            </w:r>
          </w:p>
        </w:tc>
        <w:tc>
          <w:tcPr>
            <w:tcW w:w="4483" w:type="dxa"/>
          </w:tcPr>
          <w:p w14:paraId="4A0A82E6" w14:textId="77777777" w:rsidR="003E6DF3" w:rsidRPr="00A54268" w:rsidRDefault="003E6DF3" w:rsidP="00D255DF">
            <w:pPr>
              <w:rPr>
                <w:color w:val="000000"/>
                <w:lang w:val="en-US"/>
              </w:rPr>
            </w:pPr>
            <w:proofErr w:type="spellStart"/>
            <w:r w:rsidRPr="00A54268">
              <w:rPr>
                <w:color w:val="000000"/>
                <w:lang w:val="en-US"/>
              </w:rPr>
              <w:t>PolicyAdministrationPoint</w:t>
            </w:r>
            <w:proofErr w:type="spellEnd"/>
          </w:p>
        </w:tc>
        <w:tc>
          <w:tcPr>
            <w:tcW w:w="4209" w:type="dxa"/>
          </w:tcPr>
          <w:p w14:paraId="104C8FAB" w14:textId="77777777" w:rsidR="003E6DF3" w:rsidRPr="00A54268" w:rsidRDefault="003E6DF3" w:rsidP="00D255DF">
            <w:pPr>
              <w:jc w:val="left"/>
              <w:rPr>
                <w:color w:val="000000"/>
                <w:lang w:val="en-US"/>
              </w:rPr>
            </w:pPr>
            <w:r w:rsidRPr="00A54268">
              <w:rPr>
                <w:color w:val="000000"/>
                <w:lang w:val="en-US"/>
              </w:rPr>
              <w:t>Removed</w:t>
            </w:r>
          </w:p>
        </w:tc>
      </w:tr>
      <w:tr w:rsidR="003E6DF3" w:rsidRPr="00877316" w14:paraId="2D02132D" w14:textId="77777777" w:rsidTr="00D255DF">
        <w:tc>
          <w:tcPr>
            <w:tcW w:w="937" w:type="dxa"/>
          </w:tcPr>
          <w:p w14:paraId="2BE023F2" w14:textId="77777777" w:rsidR="003E6DF3" w:rsidRPr="00A54268" w:rsidRDefault="003E6DF3" w:rsidP="00D255DF">
            <w:pPr>
              <w:rPr>
                <w:color w:val="000000"/>
                <w:lang w:val="en-US"/>
              </w:rPr>
            </w:pPr>
            <w:r w:rsidRPr="00A54268">
              <w:rPr>
                <w:color w:val="000000"/>
                <w:lang w:val="en-US"/>
              </w:rPr>
              <w:t>x</w:t>
            </w:r>
          </w:p>
        </w:tc>
        <w:tc>
          <w:tcPr>
            <w:tcW w:w="4483" w:type="dxa"/>
          </w:tcPr>
          <w:p w14:paraId="50CFB821" w14:textId="77777777" w:rsidR="003E6DF3" w:rsidRPr="00A54268" w:rsidRDefault="003E6DF3" w:rsidP="00D255DF">
            <w:pPr>
              <w:rPr>
                <w:color w:val="000000"/>
                <w:lang w:val="en-US"/>
              </w:rPr>
            </w:pPr>
            <w:proofErr w:type="spellStart"/>
            <w:r w:rsidRPr="00A54268">
              <w:rPr>
                <w:color w:val="000000"/>
                <w:lang w:val="en-US"/>
              </w:rPr>
              <w:t>policyDecisionPoint</w:t>
            </w:r>
            <w:proofErr w:type="spellEnd"/>
          </w:p>
        </w:tc>
        <w:tc>
          <w:tcPr>
            <w:tcW w:w="4209" w:type="dxa"/>
          </w:tcPr>
          <w:p w14:paraId="4BD7B330" w14:textId="77777777" w:rsidR="003E6DF3" w:rsidRPr="00A54268" w:rsidRDefault="003E6DF3" w:rsidP="00D255DF">
            <w:pPr>
              <w:jc w:val="left"/>
              <w:rPr>
                <w:color w:val="000000"/>
                <w:lang w:val="en-US"/>
              </w:rPr>
            </w:pPr>
            <w:r w:rsidRPr="00A54268">
              <w:rPr>
                <w:color w:val="000000"/>
                <w:lang w:val="en-US"/>
              </w:rPr>
              <w:t>Removed</w:t>
            </w:r>
          </w:p>
        </w:tc>
      </w:tr>
      <w:tr w:rsidR="003E6DF3" w:rsidRPr="00877316" w14:paraId="1849E418" w14:textId="77777777" w:rsidTr="00D255DF">
        <w:tc>
          <w:tcPr>
            <w:tcW w:w="937" w:type="dxa"/>
          </w:tcPr>
          <w:p w14:paraId="43A67DEA" w14:textId="77777777" w:rsidR="003E6DF3" w:rsidRPr="00A54268" w:rsidRDefault="003E6DF3" w:rsidP="00D255DF">
            <w:pPr>
              <w:rPr>
                <w:color w:val="000000"/>
                <w:lang w:val="en-US"/>
              </w:rPr>
            </w:pPr>
            <w:r w:rsidRPr="00A54268">
              <w:rPr>
                <w:color w:val="000000"/>
                <w:lang w:val="en-US"/>
              </w:rPr>
              <w:t>x</w:t>
            </w:r>
          </w:p>
        </w:tc>
        <w:tc>
          <w:tcPr>
            <w:tcW w:w="4483" w:type="dxa"/>
          </w:tcPr>
          <w:p w14:paraId="6539484E" w14:textId="77777777" w:rsidR="003E6DF3" w:rsidRPr="00A54268" w:rsidRDefault="003E6DF3" w:rsidP="00D255DF">
            <w:pPr>
              <w:rPr>
                <w:color w:val="000000"/>
                <w:lang w:val="en-US"/>
              </w:rPr>
            </w:pPr>
            <w:proofErr w:type="spellStart"/>
            <w:r w:rsidRPr="00A54268">
              <w:rPr>
                <w:color w:val="000000"/>
                <w:lang w:val="en-US"/>
              </w:rPr>
              <w:t>policyEnforcementPoint</w:t>
            </w:r>
            <w:proofErr w:type="spellEnd"/>
          </w:p>
        </w:tc>
        <w:tc>
          <w:tcPr>
            <w:tcW w:w="4209" w:type="dxa"/>
          </w:tcPr>
          <w:p w14:paraId="6197D16B" w14:textId="77777777" w:rsidR="003E6DF3" w:rsidRPr="00A54268" w:rsidRDefault="003E6DF3" w:rsidP="00D255DF">
            <w:pPr>
              <w:jc w:val="left"/>
              <w:rPr>
                <w:color w:val="000000"/>
                <w:lang w:val="en-US"/>
              </w:rPr>
            </w:pPr>
            <w:r w:rsidRPr="00A54268">
              <w:rPr>
                <w:color w:val="000000"/>
                <w:lang w:val="en-US"/>
              </w:rPr>
              <w:t>Removed</w:t>
            </w:r>
          </w:p>
        </w:tc>
      </w:tr>
      <w:tr w:rsidR="003E6DF3" w:rsidRPr="00877316" w14:paraId="13CDF0A7" w14:textId="77777777" w:rsidTr="00D255DF">
        <w:tc>
          <w:tcPr>
            <w:tcW w:w="937" w:type="dxa"/>
          </w:tcPr>
          <w:p w14:paraId="65C0279C" w14:textId="77777777" w:rsidR="003E6DF3" w:rsidRPr="00A54268" w:rsidRDefault="003E6DF3" w:rsidP="00D255DF">
            <w:pPr>
              <w:rPr>
                <w:color w:val="000000"/>
                <w:lang w:val="en-US"/>
              </w:rPr>
            </w:pPr>
            <w:r w:rsidRPr="00A54268">
              <w:rPr>
                <w:color w:val="000000"/>
                <w:lang w:val="en-US"/>
              </w:rPr>
              <w:t>x</w:t>
            </w:r>
          </w:p>
        </w:tc>
        <w:tc>
          <w:tcPr>
            <w:tcW w:w="4483" w:type="dxa"/>
          </w:tcPr>
          <w:p w14:paraId="17BC8309" w14:textId="77777777" w:rsidR="003E6DF3" w:rsidRPr="00A54268" w:rsidRDefault="003E6DF3" w:rsidP="00D255DF">
            <w:pPr>
              <w:rPr>
                <w:color w:val="000000"/>
                <w:lang w:val="en-US"/>
              </w:rPr>
            </w:pPr>
            <w:proofErr w:type="spellStart"/>
            <w:r w:rsidRPr="00A54268">
              <w:rPr>
                <w:color w:val="000000"/>
                <w:lang w:val="en-US"/>
              </w:rPr>
              <w:t>policyInformationPoints</w:t>
            </w:r>
            <w:proofErr w:type="spellEnd"/>
          </w:p>
        </w:tc>
        <w:tc>
          <w:tcPr>
            <w:tcW w:w="4209" w:type="dxa"/>
          </w:tcPr>
          <w:p w14:paraId="35FBB14F" w14:textId="77777777" w:rsidR="003E6DF3" w:rsidRPr="00A54268" w:rsidRDefault="003E6DF3" w:rsidP="00D255DF">
            <w:pPr>
              <w:jc w:val="left"/>
              <w:rPr>
                <w:color w:val="000000"/>
                <w:lang w:val="en-US"/>
              </w:rPr>
            </w:pPr>
            <w:r w:rsidRPr="00A54268">
              <w:rPr>
                <w:color w:val="000000"/>
                <w:lang w:val="en-US"/>
              </w:rPr>
              <w:t>Removed</w:t>
            </w:r>
          </w:p>
        </w:tc>
      </w:tr>
      <w:tr w:rsidR="003E6DF3" w:rsidRPr="00877316" w14:paraId="1EB21EE6" w14:textId="77777777" w:rsidTr="00D255DF">
        <w:tc>
          <w:tcPr>
            <w:tcW w:w="937" w:type="dxa"/>
          </w:tcPr>
          <w:p w14:paraId="5E95FF0C" w14:textId="77777777" w:rsidR="003E6DF3" w:rsidRPr="00A54268" w:rsidRDefault="003E6DF3" w:rsidP="00D255DF">
            <w:pPr>
              <w:rPr>
                <w:color w:val="000000"/>
                <w:lang w:val="en-US"/>
              </w:rPr>
            </w:pPr>
            <w:r w:rsidRPr="00A54268">
              <w:rPr>
                <w:color w:val="000000"/>
                <w:lang w:val="en-US"/>
              </w:rPr>
              <w:t>x</w:t>
            </w:r>
          </w:p>
        </w:tc>
        <w:tc>
          <w:tcPr>
            <w:tcW w:w="4483" w:type="dxa"/>
          </w:tcPr>
          <w:p w14:paraId="3B665B08" w14:textId="77777777" w:rsidR="003E6DF3" w:rsidRPr="00A54268" w:rsidRDefault="003E6DF3" w:rsidP="00D255DF">
            <w:pPr>
              <w:rPr>
                <w:color w:val="000000"/>
                <w:lang w:val="en-US"/>
              </w:rPr>
            </w:pPr>
            <w:r w:rsidRPr="00A54268">
              <w:rPr>
                <w:color w:val="000000"/>
                <w:lang w:val="en-US"/>
              </w:rPr>
              <w:t>Security/certificate</w:t>
            </w:r>
          </w:p>
        </w:tc>
        <w:tc>
          <w:tcPr>
            <w:tcW w:w="4209" w:type="dxa"/>
          </w:tcPr>
          <w:p w14:paraId="60BF1C6B" w14:textId="77777777" w:rsidR="003E6DF3" w:rsidRPr="00A54268" w:rsidRDefault="003E6DF3" w:rsidP="00D255DF">
            <w:pPr>
              <w:jc w:val="left"/>
              <w:rPr>
                <w:color w:val="000000"/>
                <w:lang w:val="en-US"/>
              </w:rPr>
            </w:pPr>
            <w:r w:rsidRPr="00A54268">
              <w:rPr>
                <w:color w:val="000000"/>
                <w:lang w:val="en-US"/>
              </w:rPr>
              <w:t>Removed</w:t>
            </w:r>
          </w:p>
        </w:tc>
      </w:tr>
      <w:tr w:rsidR="003E6DF3" w:rsidRPr="00877316" w14:paraId="2D1342FD" w14:textId="77777777" w:rsidTr="00D255DF">
        <w:tc>
          <w:tcPr>
            <w:tcW w:w="937" w:type="dxa"/>
          </w:tcPr>
          <w:p w14:paraId="325811DB" w14:textId="77777777" w:rsidR="003E6DF3" w:rsidRPr="00A54268" w:rsidRDefault="003E6DF3" w:rsidP="00D255DF">
            <w:pPr>
              <w:rPr>
                <w:color w:val="000000"/>
                <w:lang w:val="en-US"/>
              </w:rPr>
            </w:pPr>
            <w:r w:rsidRPr="00A54268">
              <w:rPr>
                <w:color w:val="000000"/>
                <w:lang w:val="en-US"/>
              </w:rPr>
              <w:t>x</w:t>
            </w:r>
          </w:p>
        </w:tc>
        <w:tc>
          <w:tcPr>
            <w:tcW w:w="4483" w:type="dxa"/>
          </w:tcPr>
          <w:p w14:paraId="77B1D027" w14:textId="77777777" w:rsidR="003E6DF3" w:rsidRPr="00A54268" w:rsidRDefault="003E6DF3" w:rsidP="00D255DF">
            <w:pPr>
              <w:rPr>
                <w:color w:val="000000"/>
                <w:lang w:val="en-US"/>
              </w:rPr>
            </w:pPr>
            <w:r w:rsidRPr="00A54268">
              <w:rPr>
                <w:color w:val="000000"/>
                <w:lang w:val="en-US"/>
              </w:rPr>
              <w:t>Security/</w:t>
            </w:r>
            <w:proofErr w:type="spellStart"/>
            <w:r w:rsidRPr="00A54268">
              <w:rPr>
                <w:color w:val="000000"/>
                <w:lang w:val="en-US"/>
              </w:rPr>
              <w:t>requiredCertificateExtension</w:t>
            </w:r>
            <w:proofErr w:type="spellEnd"/>
          </w:p>
        </w:tc>
        <w:tc>
          <w:tcPr>
            <w:tcW w:w="4209" w:type="dxa"/>
          </w:tcPr>
          <w:p w14:paraId="7B8B60F3" w14:textId="77777777" w:rsidR="003E6DF3" w:rsidRPr="00A54268" w:rsidRDefault="003E6DF3" w:rsidP="00D255DF">
            <w:pPr>
              <w:jc w:val="left"/>
              <w:rPr>
                <w:color w:val="000000"/>
                <w:lang w:val="en-US"/>
              </w:rPr>
            </w:pPr>
            <w:r w:rsidRPr="00A54268">
              <w:rPr>
                <w:color w:val="000000"/>
                <w:lang w:val="en-US"/>
              </w:rPr>
              <w:t>Removed</w:t>
            </w:r>
            <w:r w:rsidRPr="00A54268" w:rsidDel="00BC5997">
              <w:rPr>
                <w:color w:val="000000"/>
                <w:lang w:val="en-US"/>
              </w:rPr>
              <w:t xml:space="preserve"> </w:t>
            </w:r>
          </w:p>
        </w:tc>
      </w:tr>
    </w:tbl>
    <w:p w14:paraId="469D0214" w14:textId="583799B5" w:rsidR="001943C1" w:rsidRPr="00CE25AF" w:rsidRDefault="001943C1" w:rsidP="00110904">
      <w:pPr>
        <w:pStyle w:val="Caption"/>
      </w:pPr>
      <w:bookmarkStart w:id="5511" w:name="_Toc125537801"/>
      <w:r w:rsidRPr="00CE25AF">
        <w:t xml:space="preserve">Table </w:t>
      </w:r>
      <w:r w:rsidR="00802DAD" w:rsidRPr="00CE25AF">
        <w:fldChar w:fldCharType="begin"/>
      </w:r>
      <w:r w:rsidR="00802DAD" w:rsidRPr="00CE25AF">
        <w:instrText xml:space="preserve"> SEQ Table \* ARABIC </w:instrText>
      </w:r>
      <w:r w:rsidR="00802DAD" w:rsidRPr="00CE25AF">
        <w:fldChar w:fldCharType="separate"/>
      </w:r>
      <w:r w:rsidR="00F511DE">
        <w:rPr>
          <w:noProof/>
        </w:rPr>
        <w:t>26</w:t>
      </w:r>
      <w:r w:rsidR="00802DAD" w:rsidRPr="00CE25AF">
        <w:fldChar w:fldCharType="end"/>
      </w:r>
      <w:r w:rsidRPr="00CE25AF">
        <w:t xml:space="preserve"> New Elements in Metamodel Security</w:t>
      </w:r>
      <w:bookmarkEnd w:id="5511"/>
    </w:p>
    <w:tbl>
      <w:tblPr>
        <w:tblStyle w:val="TableGrid"/>
        <w:tblW w:w="963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59"/>
        <w:gridCol w:w="4281"/>
        <w:gridCol w:w="4394"/>
      </w:tblGrid>
      <w:tr w:rsidR="003E6DF3" w:rsidRPr="00877316" w14:paraId="6B62ECDA" w14:textId="77777777" w:rsidTr="00D255DF">
        <w:trPr>
          <w:tblHeader/>
        </w:trPr>
        <w:tc>
          <w:tcPr>
            <w:tcW w:w="959" w:type="dxa"/>
          </w:tcPr>
          <w:p w14:paraId="340F94F6" w14:textId="77777777" w:rsidR="003E6DF3" w:rsidRPr="00A54268" w:rsidDel="004C6644" w:rsidRDefault="003E6DF3" w:rsidP="00D255DF">
            <w:pPr>
              <w:rPr>
                <w:b/>
                <w:lang w:val="en-US"/>
              </w:rPr>
            </w:pPr>
            <w:proofErr w:type="spellStart"/>
            <w:r w:rsidRPr="00A54268">
              <w:rPr>
                <w:b/>
                <w:lang w:val="en-US"/>
              </w:rPr>
              <w:t>nc</w:t>
            </w:r>
            <w:proofErr w:type="spellEnd"/>
          </w:p>
        </w:tc>
        <w:tc>
          <w:tcPr>
            <w:tcW w:w="4281" w:type="dxa"/>
          </w:tcPr>
          <w:p w14:paraId="54D26E9E" w14:textId="77777777" w:rsidR="003E6DF3" w:rsidRPr="00A54268" w:rsidRDefault="003E6DF3" w:rsidP="00D255DF">
            <w:pPr>
              <w:rPr>
                <w:b/>
                <w:lang w:val="en-US"/>
              </w:rPr>
            </w:pPr>
            <w:r w:rsidRPr="00A54268">
              <w:rPr>
                <w:b/>
                <w:lang w:val="en-US"/>
              </w:rPr>
              <w:t>V3.0RC02 vs. V2.0.1</w:t>
            </w:r>
          </w:p>
        </w:tc>
        <w:tc>
          <w:tcPr>
            <w:tcW w:w="4394" w:type="dxa"/>
          </w:tcPr>
          <w:p w14:paraId="27EA87A7" w14:textId="77777777" w:rsidR="003E6DF3" w:rsidRPr="00A54268" w:rsidRDefault="003E6DF3" w:rsidP="00D255DF">
            <w:pPr>
              <w:rPr>
                <w:b/>
                <w:lang w:val="en-US"/>
              </w:rPr>
            </w:pPr>
            <w:r w:rsidRPr="00A54268">
              <w:rPr>
                <w:b/>
                <w:lang w:val="en-US"/>
              </w:rPr>
              <w:t>Comment</w:t>
            </w:r>
          </w:p>
        </w:tc>
      </w:tr>
      <w:tr w:rsidR="003E6DF3" w:rsidRPr="00C1034D" w14:paraId="71670678" w14:textId="77777777" w:rsidTr="00D255DF">
        <w:trPr>
          <w:tblHeader/>
        </w:trPr>
        <w:tc>
          <w:tcPr>
            <w:tcW w:w="959" w:type="dxa"/>
          </w:tcPr>
          <w:p w14:paraId="4D256992" w14:textId="77777777" w:rsidR="003E6DF3" w:rsidRPr="00A54268" w:rsidRDefault="003E6DF3" w:rsidP="00D255DF">
            <w:pPr>
              <w:rPr>
                <w:color w:val="000000"/>
                <w:lang w:val="en-US"/>
              </w:rPr>
            </w:pPr>
          </w:p>
        </w:tc>
        <w:tc>
          <w:tcPr>
            <w:tcW w:w="4281" w:type="dxa"/>
          </w:tcPr>
          <w:p w14:paraId="2F4FE1FA" w14:textId="77777777" w:rsidR="003E6DF3" w:rsidRPr="00A54268" w:rsidRDefault="003E6DF3" w:rsidP="00D255DF">
            <w:pPr>
              <w:rPr>
                <w:color w:val="000000"/>
                <w:lang w:val="en-US"/>
              </w:rPr>
            </w:pPr>
            <w:proofErr w:type="spellStart"/>
            <w:r w:rsidRPr="00A54268">
              <w:rPr>
                <w:color w:val="000000"/>
                <w:lang w:val="en-US"/>
              </w:rPr>
              <w:t>AccessPermissionRule</w:t>
            </w:r>
            <w:proofErr w:type="spellEnd"/>
            <w:r w:rsidRPr="00A54268">
              <w:rPr>
                <w:color w:val="000000"/>
                <w:lang w:val="en-US"/>
              </w:rPr>
              <w:t>/constraint</w:t>
            </w:r>
          </w:p>
        </w:tc>
        <w:tc>
          <w:tcPr>
            <w:tcW w:w="4394" w:type="dxa"/>
          </w:tcPr>
          <w:p w14:paraId="269D08CA" w14:textId="0CECA1A0" w:rsidR="003E6DF3" w:rsidRPr="00877316" w:rsidRDefault="003E6DF3" w:rsidP="00D255DF">
            <w:pPr>
              <w:rPr>
                <w:color w:val="000000"/>
                <w:lang w:val="en-US"/>
              </w:rPr>
            </w:pPr>
            <w:r w:rsidRPr="00877316">
              <w:rPr>
                <w:color w:val="000000"/>
                <w:lang w:val="en-US"/>
              </w:rPr>
              <w:t xml:space="preserve">Substitute for inherited attributes from </w:t>
            </w:r>
            <w:r w:rsidR="001943C1" w:rsidRPr="00845EB7">
              <w:rPr>
                <w:color w:val="000000"/>
                <w:lang w:val="en-US"/>
              </w:rPr>
              <w:t>Qualifiable</w:t>
            </w:r>
          </w:p>
        </w:tc>
      </w:tr>
    </w:tbl>
    <w:p w14:paraId="5B12A9E6" w14:textId="28FD1E95" w:rsidR="001943C1" w:rsidRPr="00CE25AF" w:rsidRDefault="001943C1" w:rsidP="00110904">
      <w:pPr>
        <w:pStyle w:val="Caption"/>
      </w:pPr>
      <w:bookmarkStart w:id="5512" w:name="_Toc125537802"/>
      <w:r w:rsidRPr="00CE25AF">
        <w:t xml:space="preserve">Table </w:t>
      </w:r>
      <w:r w:rsidR="00802DAD" w:rsidRPr="00CE25AF">
        <w:fldChar w:fldCharType="begin"/>
      </w:r>
      <w:r w:rsidR="00802DAD" w:rsidRPr="00CE25AF">
        <w:instrText xml:space="preserve"> SEQ Table \* ARABIC </w:instrText>
      </w:r>
      <w:r w:rsidR="00802DAD" w:rsidRPr="00CE25AF">
        <w:fldChar w:fldCharType="separate"/>
      </w:r>
      <w:r w:rsidR="00F511DE">
        <w:rPr>
          <w:noProof/>
        </w:rPr>
        <w:t>27</w:t>
      </w:r>
      <w:r w:rsidR="00802DAD" w:rsidRPr="00CE25AF">
        <w:fldChar w:fldCharType="end"/>
      </w:r>
      <w:r w:rsidRPr="00CE25AF">
        <w:t xml:space="preserve"> New, Changed or Removed Constraints Security</w:t>
      </w:r>
      <w:bookmarkEnd w:id="5512"/>
    </w:p>
    <w:tbl>
      <w:tblPr>
        <w:tblStyle w:val="TableGrid"/>
        <w:tblW w:w="963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694"/>
        <w:gridCol w:w="1347"/>
        <w:gridCol w:w="1506"/>
        <w:gridCol w:w="6087"/>
      </w:tblGrid>
      <w:tr w:rsidR="003E6DF3" w:rsidRPr="00877316" w14:paraId="3CD26E14" w14:textId="77777777" w:rsidTr="00D255DF">
        <w:trPr>
          <w:tblHeader/>
        </w:trPr>
        <w:tc>
          <w:tcPr>
            <w:tcW w:w="717" w:type="dxa"/>
          </w:tcPr>
          <w:p w14:paraId="1D0619FB" w14:textId="77777777" w:rsidR="003E6DF3" w:rsidRPr="00A54268" w:rsidRDefault="003E6DF3" w:rsidP="00D255DF">
            <w:pPr>
              <w:rPr>
                <w:b/>
                <w:lang w:val="en-US"/>
              </w:rPr>
            </w:pPr>
            <w:proofErr w:type="spellStart"/>
            <w:r w:rsidRPr="00A54268">
              <w:rPr>
                <w:b/>
                <w:lang w:val="en-US"/>
              </w:rPr>
              <w:t>nc</w:t>
            </w:r>
            <w:proofErr w:type="spellEnd"/>
          </w:p>
        </w:tc>
        <w:tc>
          <w:tcPr>
            <w:tcW w:w="1366" w:type="dxa"/>
          </w:tcPr>
          <w:p w14:paraId="0E1F64FD" w14:textId="77777777" w:rsidR="003E6DF3" w:rsidRPr="00A54268" w:rsidRDefault="003E6DF3" w:rsidP="00D255DF">
            <w:pPr>
              <w:rPr>
                <w:b/>
                <w:lang w:val="en-US"/>
              </w:rPr>
            </w:pPr>
            <w:r w:rsidRPr="00A54268">
              <w:rPr>
                <w:b/>
                <w:lang w:val="en-US"/>
              </w:rPr>
              <w:t>V3.0RC02 vs. V2.0.1</w:t>
            </w:r>
          </w:p>
        </w:tc>
        <w:tc>
          <w:tcPr>
            <w:tcW w:w="1427" w:type="dxa"/>
          </w:tcPr>
          <w:p w14:paraId="6571F73A" w14:textId="77777777" w:rsidR="003E6DF3" w:rsidRPr="00A54268" w:rsidRDefault="003E6DF3" w:rsidP="00D255DF">
            <w:pPr>
              <w:rPr>
                <w:b/>
                <w:lang w:val="en-US"/>
              </w:rPr>
            </w:pPr>
            <w:r w:rsidRPr="00A54268">
              <w:rPr>
                <w:b/>
                <w:lang w:val="en-US"/>
              </w:rPr>
              <w:t>New, Update, Removed, Reformulated</w:t>
            </w:r>
          </w:p>
        </w:tc>
        <w:tc>
          <w:tcPr>
            <w:tcW w:w="6124" w:type="dxa"/>
          </w:tcPr>
          <w:p w14:paraId="60266A8C" w14:textId="77777777" w:rsidR="003E6DF3" w:rsidRPr="00A54268" w:rsidRDefault="003E6DF3" w:rsidP="00D255DF">
            <w:pPr>
              <w:rPr>
                <w:b/>
                <w:lang w:val="en-US"/>
              </w:rPr>
            </w:pPr>
            <w:r w:rsidRPr="00A54268">
              <w:rPr>
                <w:b/>
                <w:lang w:val="en-US"/>
              </w:rPr>
              <w:t>Comment</w:t>
            </w:r>
          </w:p>
        </w:tc>
      </w:tr>
      <w:tr w:rsidR="003E6DF3" w:rsidRPr="00C1034D" w14:paraId="2F56814B" w14:textId="77777777" w:rsidTr="00D255DF">
        <w:tc>
          <w:tcPr>
            <w:tcW w:w="717" w:type="dxa"/>
          </w:tcPr>
          <w:p w14:paraId="6FD5BA59" w14:textId="77777777" w:rsidR="003E6DF3" w:rsidRPr="00A54268" w:rsidRDefault="003E6DF3" w:rsidP="00D255DF">
            <w:pPr>
              <w:rPr>
                <w:lang w:val="en-US"/>
              </w:rPr>
            </w:pPr>
          </w:p>
        </w:tc>
        <w:tc>
          <w:tcPr>
            <w:tcW w:w="1366" w:type="dxa"/>
          </w:tcPr>
          <w:p w14:paraId="755AD44D" w14:textId="77777777" w:rsidR="003E6DF3" w:rsidRPr="00A54268" w:rsidRDefault="003E6DF3" w:rsidP="00D255DF">
            <w:pPr>
              <w:rPr>
                <w:color w:val="000000"/>
                <w:lang w:val="en-US"/>
              </w:rPr>
            </w:pPr>
            <w:r w:rsidRPr="00A54268">
              <w:rPr>
                <w:color w:val="000000"/>
                <w:lang w:val="en-US"/>
              </w:rPr>
              <w:t>AASd-015</w:t>
            </w:r>
          </w:p>
        </w:tc>
        <w:tc>
          <w:tcPr>
            <w:tcW w:w="1427" w:type="dxa"/>
          </w:tcPr>
          <w:p w14:paraId="388F846F" w14:textId="77777777" w:rsidR="003E6DF3" w:rsidRPr="00A54268" w:rsidRDefault="003E6DF3" w:rsidP="00D255DF">
            <w:pPr>
              <w:rPr>
                <w:color w:val="000000"/>
                <w:lang w:val="en-US"/>
              </w:rPr>
            </w:pPr>
            <w:r w:rsidRPr="00A54268">
              <w:rPr>
                <w:color w:val="000000"/>
                <w:lang w:val="en-US"/>
              </w:rPr>
              <w:t>Removed</w:t>
            </w:r>
          </w:p>
        </w:tc>
        <w:tc>
          <w:tcPr>
            <w:tcW w:w="6124" w:type="dxa"/>
          </w:tcPr>
          <w:p w14:paraId="74D876E7" w14:textId="77777777" w:rsidR="003E6DF3" w:rsidRPr="00877316" w:rsidRDefault="003E6DF3" w:rsidP="00D255DF">
            <w:pPr>
              <w:rPr>
                <w:color w:val="000000"/>
                <w:lang w:val="en-US"/>
              </w:rPr>
            </w:pPr>
            <w:r w:rsidRPr="00877316">
              <w:rPr>
                <w:color w:val="000000"/>
                <w:lang w:val="en-US"/>
              </w:rPr>
              <w:t>Renamed to AASs-015 (see NEW)</w:t>
            </w:r>
          </w:p>
        </w:tc>
      </w:tr>
      <w:tr w:rsidR="003E6DF3" w:rsidRPr="00C1034D" w14:paraId="6CD121EE" w14:textId="77777777" w:rsidTr="00D255DF">
        <w:tc>
          <w:tcPr>
            <w:tcW w:w="717" w:type="dxa"/>
          </w:tcPr>
          <w:p w14:paraId="24AADA03" w14:textId="77777777" w:rsidR="003E6DF3" w:rsidRPr="00877316" w:rsidRDefault="003E6DF3" w:rsidP="00D255DF">
            <w:pPr>
              <w:rPr>
                <w:lang w:val="en-US"/>
              </w:rPr>
            </w:pPr>
          </w:p>
        </w:tc>
        <w:tc>
          <w:tcPr>
            <w:tcW w:w="1366" w:type="dxa"/>
          </w:tcPr>
          <w:p w14:paraId="497A6EAB" w14:textId="77777777" w:rsidR="003E6DF3" w:rsidRPr="00A54268" w:rsidRDefault="003E6DF3" w:rsidP="00D255DF">
            <w:pPr>
              <w:rPr>
                <w:color w:val="000000"/>
                <w:lang w:val="en-US"/>
              </w:rPr>
            </w:pPr>
            <w:r w:rsidRPr="00A54268">
              <w:rPr>
                <w:color w:val="000000"/>
                <w:lang w:val="en-US"/>
              </w:rPr>
              <w:t>AASs-009</w:t>
            </w:r>
          </w:p>
        </w:tc>
        <w:tc>
          <w:tcPr>
            <w:tcW w:w="1427" w:type="dxa"/>
          </w:tcPr>
          <w:p w14:paraId="78F47E31" w14:textId="77777777" w:rsidR="003E6DF3" w:rsidRPr="00A54268" w:rsidRDefault="003E6DF3" w:rsidP="00D255DF">
            <w:pPr>
              <w:rPr>
                <w:color w:val="000000"/>
                <w:lang w:val="en-US"/>
              </w:rPr>
            </w:pPr>
            <w:r w:rsidRPr="00A54268">
              <w:rPr>
                <w:color w:val="000000"/>
                <w:lang w:val="en-US"/>
              </w:rPr>
              <w:t>Removed</w:t>
            </w:r>
          </w:p>
        </w:tc>
        <w:tc>
          <w:tcPr>
            <w:tcW w:w="6124" w:type="dxa"/>
          </w:tcPr>
          <w:p w14:paraId="569A2977" w14:textId="77777777" w:rsidR="003E6DF3" w:rsidRPr="00877316" w:rsidRDefault="003E6DF3" w:rsidP="00D255DF">
            <w:pPr>
              <w:rPr>
                <w:color w:val="000000"/>
                <w:lang w:val="en-US"/>
              </w:rPr>
            </w:pPr>
            <w:r w:rsidRPr="00877316">
              <w:rPr>
                <w:color w:val="000000"/>
                <w:lang w:val="en-US"/>
              </w:rPr>
              <w:t xml:space="preserve">Removed since class </w:t>
            </w:r>
            <w:proofErr w:type="spellStart"/>
            <w:r w:rsidRPr="00877316">
              <w:rPr>
                <w:color w:val="000000"/>
                <w:lang w:val="en-US"/>
              </w:rPr>
              <w:t>PolicyAdministrationPoint</w:t>
            </w:r>
            <w:proofErr w:type="spellEnd"/>
            <w:r w:rsidRPr="00877316">
              <w:rPr>
                <w:color w:val="000000"/>
                <w:lang w:val="en-US"/>
              </w:rPr>
              <w:t xml:space="preserve"> was removed</w:t>
            </w:r>
          </w:p>
          <w:p w14:paraId="7335AA3F" w14:textId="0878BF72" w:rsidR="003E6DF3" w:rsidRPr="00877316" w:rsidRDefault="003E6DF3" w:rsidP="00D255DF">
            <w:pPr>
              <w:rPr>
                <w:color w:val="000000"/>
                <w:lang w:val="en-US"/>
              </w:rPr>
            </w:pPr>
            <w:r w:rsidRPr="00877316">
              <w:rPr>
                <w:color w:val="000000"/>
                <w:lang w:val="en-US"/>
              </w:rPr>
              <w:t>Constraint AASs-009: either there is an external policy administration point endpoint defined (</w:t>
            </w:r>
            <w:proofErr w:type="spellStart"/>
            <w:r w:rsidRPr="00877316">
              <w:rPr>
                <w:color w:val="000000"/>
                <w:lang w:val="en-US"/>
              </w:rPr>
              <w:t>PolicyAdministrationPoint</w:t>
            </w:r>
            <w:proofErr w:type="spellEnd"/>
            <w:r w:rsidRPr="00877316">
              <w:rPr>
                <w:color w:val="000000"/>
                <w:lang w:val="en-US"/>
              </w:rPr>
              <w:t>/</w:t>
            </w:r>
            <w:proofErr w:type="spellStart"/>
            <w:r w:rsidRPr="00877316">
              <w:rPr>
                <w:color w:val="000000"/>
                <w:lang w:val="en-US"/>
              </w:rPr>
              <w:t>externalPolicyDecisionPoints</w:t>
            </w:r>
            <w:proofErr w:type="spellEnd"/>
            <w:r w:rsidRPr="00877316">
              <w:rPr>
                <w:color w:val="000000"/>
                <w:lang w:val="en-US"/>
              </w:rPr>
              <w:t>=true</w:t>
            </w:r>
            <w:r w:rsidR="00471561" w:rsidRPr="00845EB7">
              <w:rPr>
                <w:color w:val="000000"/>
                <w:lang w:val="en-US"/>
              </w:rPr>
              <w:t>)</w:t>
            </w:r>
            <w:r w:rsidRPr="00877316">
              <w:rPr>
                <w:color w:val="000000"/>
                <w:lang w:val="en-US"/>
              </w:rPr>
              <w:t xml:space="preserve"> or the AAS has its own access control</w:t>
            </w:r>
          </w:p>
        </w:tc>
      </w:tr>
      <w:tr w:rsidR="003E6DF3" w:rsidRPr="00C1034D" w14:paraId="22970F2D" w14:textId="77777777" w:rsidTr="00D255DF">
        <w:tc>
          <w:tcPr>
            <w:tcW w:w="717" w:type="dxa"/>
          </w:tcPr>
          <w:p w14:paraId="2E0F88CB" w14:textId="77777777" w:rsidR="003E6DF3" w:rsidRPr="00877316" w:rsidRDefault="003E6DF3" w:rsidP="00D255DF">
            <w:pPr>
              <w:rPr>
                <w:color w:val="000000"/>
                <w:lang w:val="en-US"/>
              </w:rPr>
            </w:pPr>
          </w:p>
        </w:tc>
        <w:tc>
          <w:tcPr>
            <w:tcW w:w="1366" w:type="dxa"/>
          </w:tcPr>
          <w:p w14:paraId="24FFABCA" w14:textId="77777777" w:rsidR="003E6DF3" w:rsidRPr="00A54268" w:rsidRDefault="003E6DF3" w:rsidP="00D255DF">
            <w:pPr>
              <w:rPr>
                <w:color w:val="000000"/>
                <w:lang w:val="en-US"/>
              </w:rPr>
            </w:pPr>
            <w:r w:rsidRPr="00A54268">
              <w:rPr>
                <w:color w:val="000000"/>
                <w:lang w:val="en-US"/>
              </w:rPr>
              <w:t>AASs-010</w:t>
            </w:r>
          </w:p>
        </w:tc>
        <w:tc>
          <w:tcPr>
            <w:tcW w:w="1427" w:type="dxa"/>
          </w:tcPr>
          <w:p w14:paraId="7F6E2844" w14:textId="77777777" w:rsidR="003E6DF3" w:rsidRPr="00A54268" w:rsidRDefault="003E6DF3" w:rsidP="00D255DF">
            <w:pPr>
              <w:rPr>
                <w:color w:val="000000"/>
                <w:lang w:val="en-US"/>
              </w:rPr>
            </w:pPr>
            <w:r w:rsidRPr="00A54268">
              <w:rPr>
                <w:color w:val="000000"/>
                <w:lang w:val="en-US"/>
              </w:rPr>
              <w:t>NEW</w:t>
            </w:r>
          </w:p>
        </w:tc>
        <w:tc>
          <w:tcPr>
            <w:tcW w:w="6124" w:type="dxa"/>
          </w:tcPr>
          <w:p w14:paraId="400BA846" w14:textId="77777777" w:rsidR="003E6DF3" w:rsidRPr="00877316" w:rsidRDefault="003E6DF3" w:rsidP="00D255DF">
            <w:pPr>
              <w:rPr>
                <w:color w:val="000000"/>
                <w:lang w:val="en-US"/>
              </w:rPr>
            </w:pPr>
            <w:r w:rsidRPr="00877316">
              <w:rPr>
                <w:color w:val="000000"/>
                <w:lang w:val="en-US"/>
              </w:rPr>
              <w:t>Reformulation of AASd-010</w:t>
            </w:r>
          </w:p>
          <w:p w14:paraId="1A434ABE" w14:textId="59D506B7" w:rsidR="003E6DF3" w:rsidRPr="00877316" w:rsidRDefault="003E6DF3" w:rsidP="00D255DF">
            <w:pPr>
              <w:rPr>
                <w:color w:val="000000"/>
                <w:lang w:val="en-US"/>
              </w:rPr>
            </w:pPr>
            <w:r w:rsidRPr="00877316">
              <w:rPr>
                <w:color w:val="000000"/>
                <w:lang w:val="en-US"/>
              </w:rPr>
              <w:t>Constraint AASs-010: the property referenced in Permission/permission shall have the category "CONSTANT".</w:t>
            </w:r>
          </w:p>
        </w:tc>
      </w:tr>
      <w:tr w:rsidR="003E6DF3" w:rsidRPr="00C1034D" w14:paraId="24963436" w14:textId="77777777" w:rsidTr="00D255DF">
        <w:tc>
          <w:tcPr>
            <w:tcW w:w="717" w:type="dxa"/>
          </w:tcPr>
          <w:p w14:paraId="182DF503" w14:textId="77777777" w:rsidR="003E6DF3" w:rsidRPr="00877316" w:rsidRDefault="003E6DF3" w:rsidP="00D255DF">
            <w:pPr>
              <w:rPr>
                <w:color w:val="000000"/>
                <w:lang w:val="en-US"/>
              </w:rPr>
            </w:pPr>
          </w:p>
        </w:tc>
        <w:tc>
          <w:tcPr>
            <w:tcW w:w="1366" w:type="dxa"/>
          </w:tcPr>
          <w:p w14:paraId="361D2864" w14:textId="77777777" w:rsidR="003E6DF3" w:rsidRPr="00A54268" w:rsidRDefault="003E6DF3" w:rsidP="00D255DF">
            <w:pPr>
              <w:rPr>
                <w:color w:val="000000"/>
                <w:lang w:val="en-US"/>
              </w:rPr>
            </w:pPr>
            <w:r w:rsidRPr="00A54268">
              <w:rPr>
                <w:color w:val="000000"/>
                <w:lang w:val="en-US"/>
              </w:rPr>
              <w:t>AASs-011</w:t>
            </w:r>
          </w:p>
        </w:tc>
        <w:tc>
          <w:tcPr>
            <w:tcW w:w="1427" w:type="dxa"/>
          </w:tcPr>
          <w:p w14:paraId="17A355EE" w14:textId="77777777" w:rsidR="003E6DF3" w:rsidRPr="00A54268" w:rsidRDefault="003E6DF3" w:rsidP="00D255DF">
            <w:pPr>
              <w:rPr>
                <w:color w:val="000000"/>
                <w:lang w:val="en-US"/>
              </w:rPr>
            </w:pPr>
            <w:r w:rsidRPr="00A54268">
              <w:rPr>
                <w:color w:val="000000"/>
                <w:lang w:val="en-US"/>
              </w:rPr>
              <w:t>NEW</w:t>
            </w:r>
          </w:p>
        </w:tc>
        <w:tc>
          <w:tcPr>
            <w:tcW w:w="6124" w:type="dxa"/>
          </w:tcPr>
          <w:p w14:paraId="70243784" w14:textId="77777777" w:rsidR="003E6DF3" w:rsidRPr="00877316" w:rsidRDefault="003E6DF3" w:rsidP="00D255DF">
            <w:pPr>
              <w:rPr>
                <w:color w:val="000000"/>
                <w:lang w:val="en-US"/>
              </w:rPr>
            </w:pPr>
            <w:r w:rsidRPr="00877316">
              <w:rPr>
                <w:color w:val="000000"/>
                <w:lang w:val="en-US"/>
              </w:rPr>
              <w:t>Reformulation of AASd-011</w:t>
            </w:r>
          </w:p>
          <w:p w14:paraId="3872BBAA" w14:textId="5C6F778A" w:rsidR="003E6DF3" w:rsidRPr="00877316" w:rsidRDefault="003E6DF3" w:rsidP="00D255DF">
            <w:pPr>
              <w:rPr>
                <w:color w:val="000000"/>
                <w:lang w:val="en-US"/>
              </w:rPr>
            </w:pPr>
            <w:r w:rsidRPr="00877316">
              <w:rPr>
                <w:color w:val="000000"/>
                <w:lang w:val="en-US"/>
              </w:rPr>
              <w:lastRenderedPageBreak/>
              <w:t xml:space="preserve">Constraint AASs-011: the property referenced in Permission/permission shall be part of the </w:t>
            </w:r>
            <w:proofErr w:type="spellStart"/>
            <w:r w:rsidRPr="00877316">
              <w:rPr>
                <w:color w:val="000000"/>
                <w:lang w:val="en-US"/>
              </w:rPr>
              <w:t>submodel</w:t>
            </w:r>
            <w:proofErr w:type="spellEnd"/>
            <w:r w:rsidRPr="00877316">
              <w:rPr>
                <w:color w:val="000000"/>
                <w:lang w:val="en-US"/>
              </w:rPr>
              <w:t xml:space="preserve"> that is referenced within the "</w:t>
            </w:r>
            <w:proofErr w:type="spellStart"/>
            <w:r w:rsidRPr="00877316">
              <w:rPr>
                <w:color w:val="000000"/>
                <w:lang w:val="en-US"/>
              </w:rPr>
              <w:t>selectablePermissions</w:t>
            </w:r>
            <w:proofErr w:type="spellEnd"/>
            <w:r w:rsidRPr="00877316">
              <w:rPr>
                <w:color w:val="000000"/>
                <w:lang w:val="en-US"/>
              </w:rPr>
              <w:t>" attribute of "</w:t>
            </w:r>
            <w:proofErr w:type="spellStart"/>
            <w:r w:rsidRPr="00877316">
              <w:rPr>
                <w:color w:val="000000"/>
                <w:lang w:val="en-US"/>
              </w:rPr>
              <w:t>AccessControl</w:t>
            </w:r>
            <w:proofErr w:type="spellEnd"/>
            <w:r w:rsidRPr="00877316">
              <w:rPr>
                <w:color w:val="000000"/>
                <w:lang w:val="en-US"/>
              </w:rPr>
              <w:t>".</w:t>
            </w:r>
          </w:p>
        </w:tc>
      </w:tr>
      <w:tr w:rsidR="003E6DF3" w:rsidRPr="00C1034D" w14:paraId="65ABCA9C" w14:textId="77777777" w:rsidTr="00D255DF">
        <w:tc>
          <w:tcPr>
            <w:tcW w:w="717" w:type="dxa"/>
          </w:tcPr>
          <w:p w14:paraId="315DD216" w14:textId="77777777" w:rsidR="003E6DF3" w:rsidRPr="00877316" w:rsidRDefault="003E6DF3" w:rsidP="00D255DF">
            <w:pPr>
              <w:rPr>
                <w:color w:val="000000"/>
                <w:lang w:val="en-US"/>
              </w:rPr>
            </w:pPr>
          </w:p>
        </w:tc>
        <w:tc>
          <w:tcPr>
            <w:tcW w:w="1366" w:type="dxa"/>
          </w:tcPr>
          <w:p w14:paraId="775160FE" w14:textId="77777777" w:rsidR="003E6DF3" w:rsidRPr="00A54268" w:rsidRDefault="003E6DF3" w:rsidP="00D255DF">
            <w:pPr>
              <w:rPr>
                <w:color w:val="000000"/>
                <w:lang w:val="en-US"/>
              </w:rPr>
            </w:pPr>
            <w:r w:rsidRPr="00A54268">
              <w:rPr>
                <w:color w:val="000000"/>
                <w:lang w:val="en-US"/>
              </w:rPr>
              <w:t>AASs-015</w:t>
            </w:r>
          </w:p>
        </w:tc>
        <w:tc>
          <w:tcPr>
            <w:tcW w:w="1427" w:type="dxa"/>
          </w:tcPr>
          <w:p w14:paraId="0802E9A9" w14:textId="77777777" w:rsidR="003E6DF3" w:rsidRPr="00A54268" w:rsidRDefault="003E6DF3" w:rsidP="00D255DF">
            <w:pPr>
              <w:rPr>
                <w:color w:val="000000"/>
                <w:lang w:val="en-US"/>
              </w:rPr>
            </w:pPr>
            <w:r w:rsidRPr="00A54268">
              <w:rPr>
                <w:color w:val="000000"/>
                <w:lang w:val="en-US"/>
              </w:rPr>
              <w:t>NEW</w:t>
            </w:r>
          </w:p>
        </w:tc>
        <w:tc>
          <w:tcPr>
            <w:tcW w:w="6124" w:type="dxa"/>
          </w:tcPr>
          <w:p w14:paraId="72CAB5C2" w14:textId="3B49D9E7" w:rsidR="003E6DF3" w:rsidRPr="00877316" w:rsidRDefault="003E6DF3" w:rsidP="00D255DF">
            <w:pPr>
              <w:rPr>
                <w:color w:val="000000"/>
                <w:lang w:val="en-US"/>
              </w:rPr>
            </w:pPr>
            <w:r w:rsidRPr="00877316">
              <w:rPr>
                <w:color w:val="000000"/>
                <w:lang w:val="en-US"/>
              </w:rPr>
              <w:t xml:space="preserve">Constraint AASs-015: every data element in </w:t>
            </w:r>
            <w:proofErr w:type="spellStart"/>
            <w:r w:rsidRPr="00877316">
              <w:rPr>
                <w:color w:val="000000"/>
                <w:lang w:val="en-US"/>
              </w:rPr>
              <w:t>SubjectAttributes</w:t>
            </w:r>
            <w:proofErr w:type="spellEnd"/>
            <w:r w:rsidRPr="00877316">
              <w:rPr>
                <w:color w:val="000000"/>
                <w:lang w:val="en-US"/>
              </w:rPr>
              <w:t>/</w:t>
            </w:r>
            <w:proofErr w:type="spellStart"/>
            <w:r w:rsidRPr="00877316">
              <w:rPr>
                <w:color w:val="000000"/>
                <w:lang w:val="en-US"/>
              </w:rPr>
              <w:t>subjectAttributes</w:t>
            </w:r>
            <w:proofErr w:type="spellEnd"/>
            <w:r w:rsidRPr="00877316">
              <w:rPr>
                <w:color w:val="000000"/>
                <w:lang w:val="en-US"/>
              </w:rPr>
              <w:t xml:space="preserve"> shall be part of the </w:t>
            </w:r>
            <w:proofErr w:type="spellStart"/>
            <w:r w:rsidRPr="00877316">
              <w:rPr>
                <w:color w:val="000000"/>
                <w:lang w:val="en-US"/>
              </w:rPr>
              <w:t>submodel</w:t>
            </w:r>
            <w:proofErr w:type="spellEnd"/>
            <w:r w:rsidRPr="00877316">
              <w:rPr>
                <w:color w:val="000000"/>
                <w:lang w:val="en-US"/>
              </w:rPr>
              <w:t xml:space="preserve"> that is referenced within the "</w:t>
            </w:r>
            <w:proofErr w:type="spellStart"/>
            <w:r w:rsidRPr="00877316">
              <w:rPr>
                <w:color w:val="000000"/>
                <w:lang w:val="en-US"/>
              </w:rPr>
              <w:t>selectableSubjectAttributes</w:t>
            </w:r>
            <w:proofErr w:type="spellEnd"/>
            <w:r w:rsidRPr="00877316">
              <w:rPr>
                <w:color w:val="000000"/>
                <w:lang w:val="en-US"/>
              </w:rPr>
              <w:t>" attribute of "</w:t>
            </w:r>
            <w:proofErr w:type="spellStart"/>
            <w:r w:rsidRPr="00877316">
              <w:rPr>
                <w:color w:val="000000"/>
                <w:lang w:val="en-US"/>
              </w:rPr>
              <w:t>AccessControl</w:t>
            </w:r>
            <w:proofErr w:type="spellEnd"/>
            <w:r w:rsidRPr="00877316">
              <w:rPr>
                <w:color w:val="000000"/>
                <w:lang w:val="en-US"/>
              </w:rPr>
              <w:t>".</w:t>
            </w:r>
          </w:p>
        </w:tc>
      </w:tr>
    </w:tbl>
    <w:p w14:paraId="4C07A4E5" w14:textId="77777777" w:rsidR="001943C1" w:rsidRPr="00CE25AF" w:rsidRDefault="001943C1" w:rsidP="001943C1">
      <w:pPr>
        <w:rPr>
          <w:lang w:val="en-US"/>
        </w:rPr>
      </w:pPr>
    </w:p>
    <w:p w14:paraId="56EAB00A" w14:textId="7AF8CB7E" w:rsidR="00B7525C" w:rsidRPr="00373A9F" w:rsidRDefault="00B7525C" w:rsidP="004D3EEC">
      <w:pPr>
        <w:pStyle w:val="Anhang2"/>
      </w:pPr>
      <w:bookmarkStart w:id="5513" w:name="_Ref91620272"/>
      <w:bookmarkStart w:id="5514" w:name="_Toc125227975"/>
      <w:bookmarkStart w:id="5515" w:name="_Toc125537762"/>
      <w:r w:rsidRPr="00373A9F">
        <w:t>Changes V3.0RC02</w:t>
      </w:r>
      <w:r w:rsidR="00655444" w:rsidRPr="00373A9F">
        <w:t xml:space="preserve"> vs. V3.0RC01</w:t>
      </w:r>
      <w:bookmarkEnd w:id="5509"/>
      <w:bookmarkEnd w:id="5513"/>
      <w:bookmarkEnd w:id="5514"/>
      <w:bookmarkEnd w:id="5515"/>
    </w:p>
    <w:p w14:paraId="2AF8B090" w14:textId="5ED1660D" w:rsidR="0056765F" w:rsidRPr="00373A9F" w:rsidRDefault="0056765F" w:rsidP="007D2635">
      <w:pPr>
        <w:pStyle w:val="Anhang3"/>
      </w:pPr>
      <w:bookmarkStart w:id="5516" w:name="_Toc125227976"/>
      <w:bookmarkStart w:id="5517" w:name="_Toc125537763"/>
      <w:r w:rsidRPr="00373A9F">
        <w:t>Metamodel Changes V3.0</w:t>
      </w:r>
      <w:r w:rsidR="00D7063C" w:rsidRPr="00373A9F">
        <w:t>RC02</w:t>
      </w:r>
      <w:r w:rsidRPr="00373A9F">
        <w:t xml:space="preserve"> </w:t>
      </w:r>
      <w:r w:rsidR="00B76A12" w:rsidRPr="00373A9F">
        <w:t xml:space="preserve">vs. V3.0RC01 </w:t>
      </w:r>
      <w:r w:rsidRPr="00373A9F">
        <w:t>w/o Security Part</w:t>
      </w:r>
      <w:bookmarkEnd w:id="5516"/>
      <w:bookmarkEnd w:id="5517"/>
    </w:p>
    <w:p w14:paraId="17A72698" w14:textId="190E2170" w:rsidR="0056765F" w:rsidRPr="00A54268" w:rsidRDefault="0056765F" w:rsidP="00946779">
      <w:pPr>
        <w:keepNext/>
        <w:keepLines/>
        <w:rPr>
          <w:lang w:val="en-US"/>
        </w:rPr>
      </w:pPr>
      <w:r w:rsidRPr="00A54268">
        <w:rPr>
          <w:lang w:val="en-US"/>
        </w:rPr>
        <w:t>Major changes:</w:t>
      </w:r>
    </w:p>
    <w:p w14:paraId="4FD7D605" w14:textId="02BBB5E3" w:rsidR="003E6DF3" w:rsidRPr="00877316" w:rsidRDefault="003E6DF3" w:rsidP="00FD7BFD">
      <w:pPr>
        <w:pStyle w:val="ListParagraph"/>
      </w:pPr>
      <w:r w:rsidRPr="00877316">
        <w:t xml:space="preserve">CHANGED: </w:t>
      </w:r>
      <w:r w:rsidR="003B07EF" w:rsidRPr="006C5C0E">
        <w:t>Split</w:t>
      </w:r>
      <w:r w:rsidRPr="00877316">
        <w:t xml:space="preserve"> of </w:t>
      </w:r>
      <w:proofErr w:type="spellStart"/>
      <w:r w:rsidRPr="00877316">
        <w:t>SubmodelElementCollection</w:t>
      </w:r>
      <w:proofErr w:type="spellEnd"/>
      <w:r w:rsidRPr="00877316">
        <w:t xml:space="preserve"> into </w:t>
      </w:r>
      <w:proofErr w:type="spellStart"/>
      <w:r w:rsidRPr="00877316">
        <w:t>SubmodelElementList</w:t>
      </w:r>
      <w:proofErr w:type="spellEnd"/>
      <w:r w:rsidRPr="00877316">
        <w:t xml:space="preserve"> (with </w:t>
      </w:r>
      <w:proofErr w:type="spellStart"/>
      <w:r w:rsidRPr="00877316">
        <w:t>orderRelevant</w:t>
      </w:r>
      <w:proofErr w:type="spellEnd"/>
      <w:r w:rsidRPr="00877316">
        <w:t xml:space="preserve">) and </w:t>
      </w:r>
      <w:proofErr w:type="spellStart"/>
      <w:r w:rsidRPr="00877316">
        <w:t>SubmodelElementCollection</w:t>
      </w:r>
      <w:proofErr w:type="spellEnd"/>
    </w:p>
    <w:p w14:paraId="263A53B0" w14:textId="6B685FFA" w:rsidR="003E6DF3" w:rsidRPr="00877316" w:rsidRDefault="003E6DF3" w:rsidP="00FD7BFD">
      <w:pPr>
        <w:pStyle w:val="ListParagraph"/>
      </w:pPr>
      <w:r w:rsidRPr="00877316">
        <w:t xml:space="preserve">CHANGED: </w:t>
      </w:r>
      <w:r w:rsidR="00C96724">
        <w:t>R</w:t>
      </w:r>
      <w:r w:rsidRPr="00877316">
        <w:t xml:space="preserve">eference type and </w:t>
      </w:r>
      <w:proofErr w:type="spellStart"/>
      <w:r w:rsidRPr="00877316">
        <w:t>referredSemanticId</w:t>
      </w:r>
      <w:proofErr w:type="spellEnd"/>
      <w:r w:rsidRPr="00877316">
        <w:t xml:space="preserve"> added to </w:t>
      </w:r>
      <w:r w:rsidR="00CF629F" w:rsidRPr="006C5C0E">
        <w:t>Reference; Local</w:t>
      </w:r>
      <w:r w:rsidRPr="00877316">
        <w:t xml:space="preserve"> and </w:t>
      </w:r>
      <w:r w:rsidR="00CF629F" w:rsidRPr="006C5C0E">
        <w:t>Parent</w:t>
      </w:r>
      <w:r w:rsidRPr="00877316">
        <w:t xml:space="preserve"> attributes removed from </w:t>
      </w:r>
      <w:r w:rsidR="00CF629F" w:rsidRPr="006C5C0E">
        <w:t>Reference. Logical</w:t>
      </w:r>
      <w:r w:rsidRPr="00877316">
        <w:t xml:space="preserve"> enumeration concept updated</w:t>
      </w:r>
      <w:r w:rsidR="00CF629F" w:rsidRPr="006C5C0E">
        <w:t>. Some</w:t>
      </w:r>
      <w:r w:rsidRPr="00877316">
        <w:t xml:space="preserve"> renaming; constraints added for references</w:t>
      </w:r>
    </w:p>
    <w:p w14:paraId="26A94C06" w14:textId="14A4BA42" w:rsidR="003E6DF3" w:rsidRPr="00877316" w:rsidRDefault="003E6DF3" w:rsidP="00FD7BFD">
      <w:pPr>
        <w:pStyle w:val="ListParagraph"/>
      </w:pPr>
      <w:r w:rsidRPr="00877316">
        <w:t xml:space="preserve">CHANGED: </w:t>
      </w:r>
      <w:r w:rsidR="00BB4B9F" w:rsidRPr="006C5C0E">
        <w:t>Reference</w:t>
      </w:r>
      <w:r w:rsidRPr="00877316">
        <w:t>/type now as optional part of string serialization of reference</w:t>
      </w:r>
    </w:p>
    <w:p w14:paraId="47D647CA" w14:textId="56FB1022" w:rsidR="003E6DF3" w:rsidRPr="00877316" w:rsidRDefault="003E6DF3" w:rsidP="00FD7BFD">
      <w:pPr>
        <w:pStyle w:val="ListParagraph"/>
      </w:pPr>
      <w:r w:rsidRPr="00877316">
        <w:t xml:space="preserve">CHANGED: </w:t>
      </w:r>
      <w:proofErr w:type="spellStart"/>
      <w:r w:rsidRPr="00877316">
        <w:t>idType</w:t>
      </w:r>
      <w:proofErr w:type="spellEnd"/>
      <w:r w:rsidRPr="00877316">
        <w:t xml:space="preserve"> from identifier removed, ID now string</w:t>
      </w:r>
      <w:r w:rsidR="00CF629F" w:rsidRPr="006C5C0E">
        <w:t xml:space="preserve">. </w:t>
      </w:r>
    </w:p>
    <w:p w14:paraId="028CE069" w14:textId="7FE04013" w:rsidR="003E6DF3" w:rsidRPr="00877316" w:rsidRDefault="003E6DF3" w:rsidP="00FD7BFD">
      <w:pPr>
        <w:pStyle w:val="ListParagraph"/>
      </w:pPr>
      <w:r w:rsidRPr="00877316">
        <w:t xml:space="preserve">CHANGED: </w:t>
      </w:r>
      <w:proofErr w:type="spellStart"/>
      <w:r w:rsidRPr="00877316">
        <w:t>idShort</w:t>
      </w:r>
      <w:proofErr w:type="spellEnd"/>
      <w:r w:rsidRPr="00877316">
        <w:t xml:space="preserve"> of </w:t>
      </w:r>
      <w:r w:rsidR="003B07EF" w:rsidRPr="006C5C0E">
        <w:t>Referable</w:t>
      </w:r>
      <w:r w:rsidRPr="00877316">
        <w:t xml:space="preserve"> now optional </w:t>
      </w:r>
      <w:r w:rsidR="00510BCC" w:rsidRPr="006C5C0E">
        <w:t xml:space="preserve"> + Constraints</w:t>
      </w:r>
      <w:r w:rsidRPr="00877316">
        <w:t xml:space="preserve"> added with respect to id and </w:t>
      </w:r>
      <w:proofErr w:type="spellStart"/>
      <w:r w:rsidRPr="00877316">
        <w:t>idShort</w:t>
      </w:r>
      <w:proofErr w:type="spellEnd"/>
    </w:p>
    <w:p w14:paraId="7189CF51" w14:textId="77777777" w:rsidR="003E6DF3" w:rsidRPr="00A54268" w:rsidRDefault="003E6DF3" w:rsidP="00FD7BFD">
      <w:pPr>
        <w:pStyle w:val="ListParagraph"/>
      </w:pPr>
      <w:r w:rsidRPr="00A54268">
        <w:t xml:space="preserve">REMOVED: </w:t>
      </w:r>
      <w:proofErr w:type="spellStart"/>
      <w:r w:rsidRPr="00A54268">
        <w:t>AssetInformation</w:t>
      </w:r>
      <w:proofErr w:type="spellEnd"/>
      <w:r w:rsidRPr="00A54268">
        <w:t>/</w:t>
      </w:r>
      <w:proofErr w:type="spellStart"/>
      <w:r w:rsidRPr="00A54268">
        <w:t>billOfMaterial</w:t>
      </w:r>
      <w:proofErr w:type="spellEnd"/>
      <w:r w:rsidRPr="00A54268">
        <w:t xml:space="preserve"> removed</w:t>
      </w:r>
    </w:p>
    <w:p w14:paraId="4EE358F4" w14:textId="726E2495" w:rsidR="003E6DF3" w:rsidRPr="00A54268" w:rsidRDefault="003E6DF3" w:rsidP="00FD7BFD">
      <w:pPr>
        <w:pStyle w:val="ListParagraph"/>
      </w:pPr>
      <w:r w:rsidRPr="00A54268">
        <w:t xml:space="preserve">REMOVED: </w:t>
      </w:r>
      <w:r w:rsidR="00510BCC">
        <w:t>Asset</w:t>
      </w:r>
      <w:r w:rsidRPr="00A54268">
        <w:t xml:space="preserve"> removed</w:t>
      </w:r>
    </w:p>
    <w:p w14:paraId="02D8633C" w14:textId="5CC3A0CD" w:rsidR="003E6DF3" w:rsidRPr="00877316" w:rsidRDefault="003E6DF3" w:rsidP="00FD7BFD">
      <w:pPr>
        <w:pStyle w:val="ListParagraph"/>
      </w:pPr>
      <w:r w:rsidRPr="00877316">
        <w:t xml:space="preserve">REMOVED: </w:t>
      </w:r>
      <w:r w:rsidR="00E07E0F" w:rsidRPr="006C5C0E">
        <w:t>Views</w:t>
      </w:r>
      <w:r w:rsidRPr="00877316">
        <w:t xml:space="preserve"> removed, because no longer supported</w:t>
      </w:r>
    </w:p>
    <w:p w14:paraId="42639910" w14:textId="77777777" w:rsidR="003E6DF3" w:rsidRPr="00877316" w:rsidRDefault="003E6DF3" w:rsidP="00FD7BFD">
      <w:pPr>
        <w:pStyle w:val="ListParagraph"/>
      </w:pPr>
      <w:r w:rsidRPr="00877316">
        <w:t xml:space="preserve">NEW: Event and </w:t>
      </w:r>
      <w:proofErr w:type="spellStart"/>
      <w:r w:rsidRPr="00877316">
        <w:t>BasicEvent</w:t>
      </w:r>
      <w:proofErr w:type="spellEnd"/>
      <w:r w:rsidRPr="00877316">
        <w:t xml:space="preserve"> updated and renamed to </w:t>
      </w:r>
      <w:proofErr w:type="spellStart"/>
      <w:r w:rsidRPr="00877316">
        <w:t>EventElement</w:t>
      </w:r>
      <w:proofErr w:type="spellEnd"/>
      <w:r w:rsidRPr="00877316">
        <w:t xml:space="preserve"> and </w:t>
      </w:r>
      <w:proofErr w:type="spellStart"/>
      <w:r w:rsidRPr="00877316">
        <w:t>BasicEventElement</w:t>
      </w:r>
      <w:proofErr w:type="spellEnd"/>
    </w:p>
    <w:p w14:paraId="01F3D15C" w14:textId="50CD95B1" w:rsidR="003E6DF3" w:rsidRPr="00A54268" w:rsidRDefault="003E6DF3" w:rsidP="00FD7BFD">
      <w:pPr>
        <w:pStyle w:val="ListParagraph"/>
      </w:pPr>
      <w:r w:rsidRPr="00A54268">
        <w:t xml:space="preserve">NEW: </w:t>
      </w:r>
      <w:r w:rsidR="00EE1C27" w:rsidRPr="00C96724">
        <w:t>Checksum</w:t>
      </w:r>
      <w:r w:rsidRPr="00A54268">
        <w:t xml:space="preserve"> introduced for </w:t>
      </w:r>
      <w:proofErr w:type="spellStart"/>
      <w:r w:rsidR="00EE1C27" w:rsidRPr="00C96724">
        <w:t>Referables</w:t>
      </w:r>
      <w:proofErr w:type="spellEnd"/>
    </w:p>
    <w:p w14:paraId="01B3790A" w14:textId="2905C5BA" w:rsidR="003E6DF3" w:rsidRPr="00877316" w:rsidRDefault="003E6DF3" w:rsidP="00FD7BFD">
      <w:pPr>
        <w:pStyle w:val="ListParagraph"/>
      </w:pPr>
      <w:r w:rsidRPr="00877316">
        <w:t>REMOVED: security attribute removed from Asset Administration Shell; access control remains part of the specification</w:t>
      </w:r>
    </w:p>
    <w:p w14:paraId="5D37141B" w14:textId="77777777" w:rsidR="003E6DF3" w:rsidRPr="00877316" w:rsidRDefault="003E6DF3" w:rsidP="00FD7BFD">
      <w:pPr>
        <w:pStyle w:val="ListParagraph"/>
      </w:pPr>
      <w:r w:rsidRPr="00877316">
        <w:t>ENHANCED: DataTypeIEC61360 extended with values for IRI, IRDI, BLOB, FILE + corresponding new constraints added</w:t>
      </w:r>
    </w:p>
    <w:p w14:paraId="250B2560" w14:textId="316F6975" w:rsidR="003E6DF3" w:rsidRPr="00877316" w:rsidRDefault="003E6DF3" w:rsidP="00FD7BFD">
      <w:pPr>
        <w:pStyle w:val="ListParagraph"/>
      </w:pPr>
      <w:r w:rsidRPr="00877316">
        <w:t xml:space="preserve">ENHANCED: </w:t>
      </w:r>
      <w:r w:rsidR="00B13A23" w:rsidRPr="00C72010">
        <w:t>Removed</w:t>
      </w:r>
      <w:r w:rsidRPr="00877316">
        <w:t xml:space="preserve"> and split into </w:t>
      </w:r>
      <w:proofErr w:type="spellStart"/>
      <w:r w:rsidRPr="00877316">
        <w:t>DataTypeDefXsd</w:t>
      </w:r>
      <w:proofErr w:type="spellEnd"/>
      <w:r w:rsidRPr="00877316">
        <w:t xml:space="preserve"> and </w:t>
      </w:r>
      <w:proofErr w:type="spellStart"/>
      <w:r w:rsidRPr="00877316">
        <w:t>DataTypeDefRdf</w:t>
      </w:r>
      <w:proofErr w:type="spellEnd"/>
      <w:r w:rsidRPr="00877316">
        <w:t xml:space="preserve">; some types are excluded and not supported </w:t>
      </w:r>
    </w:p>
    <w:p w14:paraId="37A59058" w14:textId="5F6A104E" w:rsidR="003E6DF3" w:rsidRPr="00877316" w:rsidRDefault="003E6DF3" w:rsidP="00FD7BFD">
      <w:pPr>
        <w:pStyle w:val="ListParagraph"/>
      </w:pPr>
      <w:r w:rsidRPr="00877316">
        <w:t xml:space="preserve">CHANGED: </w:t>
      </w:r>
      <w:r w:rsidR="00C96724">
        <w:t>M</w:t>
      </w:r>
      <w:r w:rsidRPr="00877316">
        <w:t>apping rules for different serializations + schemata + example in different serializations extracted and no longer part of this specification</w:t>
      </w:r>
    </w:p>
    <w:p w14:paraId="659F49D9" w14:textId="1644EDF7" w:rsidR="003E6DF3" w:rsidRPr="00A54268" w:rsidRDefault="003E6DF3" w:rsidP="00FD7BFD">
      <w:pPr>
        <w:pStyle w:val="ListParagraph"/>
      </w:pPr>
      <w:r w:rsidRPr="00877316">
        <w:t xml:space="preserve">EDITORIAL: </w:t>
      </w:r>
      <w:r w:rsidR="00BD429C" w:rsidRPr="006C5C0E">
        <w:t>Text</w:t>
      </w:r>
      <w:r w:rsidRPr="00877316">
        <w:t xml:space="preserve"> updated, no kind column any longer in class tables, instead notation of </w:t>
      </w:r>
      <w:proofErr w:type="spellStart"/>
      <w:r w:rsidRPr="00877316">
        <w:t>ModelReference</w:t>
      </w:r>
      <w:proofErr w:type="spellEnd"/>
      <w:r w:rsidRPr="00877316">
        <w:t>&lt;{Referable</w:t>
      </w:r>
      <w:r w:rsidR="00600932" w:rsidRPr="006C5C0E">
        <w:t xml:space="preserve">}&gt;. </w:t>
      </w:r>
      <w:r w:rsidR="00600932" w:rsidRPr="002670C6">
        <w:t>New</w:t>
      </w:r>
      <w:r w:rsidRPr="00A54268">
        <w:t xml:space="preserve"> table for </w:t>
      </w:r>
      <w:r w:rsidR="00600932" w:rsidRPr="002670C6">
        <w:t>Primitives/Data Types</w:t>
      </w:r>
      <w:r w:rsidRPr="00A54268">
        <w:t xml:space="preserve"> </w:t>
      </w:r>
    </w:p>
    <w:p w14:paraId="2AE0E76B" w14:textId="4BEFF0E4" w:rsidR="003E6DF3" w:rsidRPr="00A54268" w:rsidRDefault="003E6DF3" w:rsidP="00FD7BFD">
      <w:pPr>
        <w:pStyle w:val="ListParagraph"/>
      </w:pPr>
      <w:r w:rsidRPr="00A54268">
        <w:t xml:space="preserve">EDITORIAL: </w:t>
      </w:r>
      <w:r w:rsidR="00C14065">
        <w:t xml:space="preserve">New </w:t>
      </w:r>
      <w:r w:rsidR="0082767B">
        <w:t>c</w:t>
      </w:r>
      <w:r w:rsidR="00881932">
        <w:t>lause</w:t>
      </w:r>
      <w:r w:rsidRPr="00A54268">
        <w:t xml:space="preserve"> "Introduction"</w:t>
      </w:r>
    </w:p>
    <w:p w14:paraId="111AC8B1" w14:textId="638E0231" w:rsidR="003E6DF3" w:rsidRPr="00877316" w:rsidRDefault="003E6DF3" w:rsidP="00FD7BFD">
      <w:pPr>
        <w:pStyle w:val="ListParagraph"/>
      </w:pPr>
      <w:r w:rsidRPr="00877316">
        <w:t xml:space="preserve">EDITORIAL: </w:t>
      </w:r>
      <w:r w:rsidR="000345D2" w:rsidRPr="006C5C0E">
        <w:t xml:space="preserve">New </w:t>
      </w:r>
      <w:r w:rsidR="0082767B">
        <w:t>c</w:t>
      </w:r>
      <w:r w:rsidR="00881932" w:rsidRPr="006C5C0E">
        <w:t>lause</w:t>
      </w:r>
      <w:r w:rsidRPr="00877316">
        <w:t xml:space="preserve"> "Matching strategies for semantic identifiers"</w:t>
      </w:r>
    </w:p>
    <w:p w14:paraId="4B91F974" w14:textId="41A3C3C8" w:rsidR="003E6DF3" w:rsidRPr="00A54268" w:rsidRDefault="003E6DF3" w:rsidP="00FD7BFD">
      <w:pPr>
        <w:pStyle w:val="ListParagraph"/>
      </w:pPr>
      <w:r w:rsidRPr="00A54268">
        <w:t xml:space="preserve">NEW: </w:t>
      </w:r>
      <w:r w:rsidR="00FB3399">
        <w:t>Environment</w:t>
      </w:r>
    </w:p>
    <w:p w14:paraId="3A1BB819" w14:textId="39DB9444" w:rsidR="003E6DF3" w:rsidRPr="00A54268" w:rsidRDefault="003E6DF3" w:rsidP="00FD7BFD">
      <w:pPr>
        <w:pStyle w:val="ListParagraph"/>
      </w:pPr>
      <w:r w:rsidRPr="00A54268">
        <w:t xml:space="preserve">NEW: supplemental </w:t>
      </w:r>
      <w:r w:rsidR="00FB3399">
        <w:t>Semantic</w:t>
      </w:r>
      <w:r w:rsidRPr="00A54268">
        <w:t xml:space="preserve"> IDs</w:t>
      </w:r>
    </w:p>
    <w:p w14:paraId="54727292" w14:textId="4BEFD8FA" w:rsidR="003E6DF3" w:rsidRPr="00A54268" w:rsidRDefault="003E6DF3" w:rsidP="00FD7BFD">
      <w:pPr>
        <w:pStyle w:val="ListParagraph"/>
      </w:pPr>
      <w:r w:rsidRPr="00A54268">
        <w:t xml:space="preserve">NEW: </w:t>
      </w:r>
      <w:r w:rsidR="006C24C6">
        <w:t>Qualifier</w:t>
      </w:r>
      <w:r w:rsidRPr="00A54268">
        <w:t>/kind</w:t>
      </w:r>
    </w:p>
    <w:p w14:paraId="45A21C90" w14:textId="174A57F7" w:rsidR="003E6DF3" w:rsidRPr="00877316" w:rsidRDefault="003E6DF3" w:rsidP="00FD7BFD">
      <w:pPr>
        <w:pStyle w:val="ListParagraph"/>
      </w:pPr>
      <w:r w:rsidRPr="00877316">
        <w:lastRenderedPageBreak/>
        <w:t xml:space="preserve">CHANGED: </w:t>
      </w:r>
      <w:r w:rsidR="005F378B" w:rsidRPr="006C5C0E">
        <w:t>Renaming</w:t>
      </w:r>
      <w:r w:rsidRPr="00877316">
        <w:t xml:space="preserve"> of </w:t>
      </w:r>
      <w:proofErr w:type="spellStart"/>
      <w:r w:rsidRPr="00877316">
        <w:t>IdentifierKeyValuePair</w:t>
      </w:r>
      <w:proofErr w:type="spellEnd"/>
      <w:r w:rsidRPr="00877316">
        <w:t xml:space="preserve"> used in </w:t>
      </w:r>
      <w:proofErr w:type="spellStart"/>
      <w:r w:rsidRPr="00877316">
        <w:t>AssetInformation</w:t>
      </w:r>
      <w:proofErr w:type="spellEnd"/>
      <w:r w:rsidRPr="00877316">
        <w:t xml:space="preserve"> to </w:t>
      </w:r>
      <w:proofErr w:type="spellStart"/>
      <w:r w:rsidRPr="00877316">
        <w:t>SpecificAssetId</w:t>
      </w:r>
      <w:proofErr w:type="spellEnd"/>
    </w:p>
    <w:p w14:paraId="772E8BC3" w14:textId="77777777" w:rsidR="003E6DF3" w:rsidRPr="00877316" w:rsidRDefault="003E6DF3" w:rsidP="003E6DF3">
      <w:pPr>
        <w:keepNext/>
        <w:rPr>
          <w:lang w:val="en-US"/>
        </w:rPr>
      </w:pPr>
    </w:p>
    <w:p w14:paraId="4FB4B4AB" w14:textId="77777777" w:rsidR="003E6DF3" w:rsidRPr="00A54268" w:rsidRDefault="003E6DF3" w:rsidP="003E6DF3">
      <w:pPr>
        <w:keepNext/>
        <w:rPr>
          <w:lang w:val="en-US"/>
        </w:rPr>
      </w:pPr>
      <w:r w:rsidRPr="00A54268">
        <w:rPr>
          <w:lang w:val="en-US"/>
        </w:rPr>
        <w:t>Bugfixes:</w:t>
      </w:r>
    </w:p>
    <w:p w14:paraId="6283F5A3" w14:textId="77777777" w:rsidR="003E6DF3" w:rsidRPr="00877316" w:rsidRDefault="003E6DF3" w:rsidP="00FD7BFD">
      <w:pPr>
        <w:pStyle w:val="ListParagraph"/>
      </w:pPr>
      <w:r w:rsidRPr="00877316">
        <w:t xml:space="preserve">bugfix annotation </w:t>
      </w:r>
      <w:proofErr w:type="spellStart"/>
      <w:r w:rsidRPr="00877316">
        <w:t>AnnotatedRelationship</w:t>
      </w:r>
      <w:proofErr w:type="spellEnd"/>
      <w:r w:rsidRPr="00877316">
        <w:t xml:space="preserve"> is of type </w:t>
      </w:r>
      <w:proofErr w:type="spellStart"/>
      <w:r w:rsidRPr="00877316">
        <w:t>aggr</w:t>
      </w:r>
      <w:proofErr w:type="spellEnd"/>
      <w:r w:rsidRPr="00877316">
        <w:t xml:space="preserve"> and not ref* (diagram was correct)</w:t>
      </w:r>
    </w:p>
    <w:p w14:paraId="7B734F2B" w14:textId="77777777" w:rsidR="003E6DF3" w:rsidRPr="00877316" w:rsidRDefault="003E6DF3" w:rsidP="00FD7BFD">
      <w:pPr>
        <w:pStyle w:val="ListParagraph"/>
      </w:pPr>
      <w:r w:rsidRPr="00877316">
        <w:t xml:space="preserve">bugfix specification of </w:t>
      </w:r>
      <w:proofErr w:type="spellStart"/>
      <w:r w:rsidRPr="00877316">
        <w:t>ValueList</w:t>
      </w:r>
      <w:proofErr w:type="spellEnd"/>
      <w:r w:rsidRPr="00877316">
        <w:t xml:space="preserve"> and </w:t>
      </w:r>
      <w:proofErr w:type="spellStart"/>
      <w:r w:rsidRPr="00877316">
        <w:t>ValueReferencePairType</w:t>
      </w:r>
      <w:proofErr w:type="spellEnd"/>
      <w:r w:rsidRPr="00877316">
        <w:t>, no data types, normal classes</w:t>
      </w:r>
    </w:p>
    <w:p w14:paraId="11B1267A" w14:textId="77777777" w:rsidR="003E6DF3" w:rsidRPr="00877316" w:rsidRDefault="003E6DF3" w:rsidP="00FD7BFD">
      <w:pPr>
        <w:pStyle w:val="ListParagraph"/>
      </w:pPr>
      <w:r w:rsidRPr="00877316">
        <w:t xml:space="preserve">bugfix table specifications </w:t>
      </w:r>
      <w:proofErr w:type="spellStart"/>
      <w:r w:rsidRPr="00877316">
        <w:t>w.r.t.</w:t>
      </w:r>
      <w:proofErr w:type="spellEnd"/>
      <w:r w:rsidRPr="00877316">
        <w:t xml:space="preserve"> kind of attribute (from </w:t>
      </w:r>
      <w:proofErr w:type="spellStart"/>
      <w:r w:rsidRPr="00877316">
        <w:t>aggr</w:t>
      </w:r>
      <w:proofErr w:type="spellEnd"/>
      <w:r w:rsidRPr="00877316">
        <w:t xml:space="preserve"> to </w:t>
      </w:r>
      <w:proofErr w:type="spellStart"/>
      <w:r w:rsidRPr="00877316">
        <w:t>attr</w:t>
      </w:r>
      <w:proofErr w:type="spellEnd"/>
      <w:r w:rsidRPr="00877316">
        <w:t xml:space="preserve"> – column kind was removed, see above)</w:t>
      </w:r>
    </w:p>
    <w:p w14:paraId="541DC18E" w14:textId="77777777" w:rsidR="003E6DF3" w:rsidRPr="00877316" w:rsidRDefault="003E6DF3" w:rsidP="00FD7BFD">
      <w:pPr>
        <w:pStyle w:val="ListParagraph"/>
      </w:pPr>
      <w:r w:rsidRPr="00877316">
        <w:t xml:space="preserve">bugfix data type specification </w:t>
      </w:r>
      <w:proofErr w:type="spellStart"/>
      <w:r w:rsidRPr="00877316">
        <w:t>LangStringSet</w:t>
      </w:r>
      <w:proofErr w:type="spellEnd"/>
      <w:r w:rsidRPr="00877316">
        <w:t xml:space="preserve"> (no diagram and table any longer)</w:t>
      </w:r>
    </w:p>
    <w:p w14:paraId="14973703" w14:textId="427D2BB6" w:rsidR="003E6DF3" w:rsidRPr="00877316" w:rsidRDefault="003E6DF3" w:rsidP="00FD7BFD">
      <w:pPr>
        <w:pStyle w:val="ListParagraph"/>
      </w:pPr>
      <w:r w:rsidRPr="00877316">
        <w:t xml:space="preserve">bugfix enumeration </w:t>
      </w:r>
      <w:proofErr w:type="spellStart"/>
      <w:r w:rsidRPr="00877316">
        <w:t>ReferableElements</w:t>
      </w:r>
      <w:proofErr w:type="spellEnd"/>
      <w:r w:rsidRPr="00877316">
        <w:t xml:space="preserve">, no </w:t>
      </w:r>
      <w:proofErr w:type="spellStart"/>
      <w:r w:rsidRPr="00877316">
        <w:t>ConceptDictionary</w:t>
      </w:r>
      <w:proofErr w:type="spellEnd"/>
      <w:r w:rsidRPr="00877316">
        <w:t xml:space="preserve"> any longer + new elements like new </w:t>
      </w:r>
      <w:proofErr w:type="spellStart"/>
      <w:r w:rsidRPr="00877316">
        <w:t>submodel</w:t>
      </w:r>
      <w:proofErr w:type="spellEnd"/>
      <w:r w:rsidRPr="00877316">
        <w:t xml:space="preserve"> elements </w:t>
      </w:r>
      <w:proofErr w:type="spellStart"/>
      <w:r w:rsidRPr="00877316">
        <w:t>SubmodelElementList</w:t>
      </w:r>
      <w:proofErr w:type="spellEnd"/>
      <w:r w:rsidRPr="00877316">
        <w:t xml:space="preserve"> added</w:t>
      </w:r>
    </w:p>
    <w:p w14:paraId="66D8DDF4" w14:textId="484D7281" w:rsidR="00475691" w:rsidRPr="00CE25AF" w:rsidRDefault="003E6DF3" w:rsidP="00FD7BFD">
      <w:pPr>
        <w:pStyle w:val="ListParagraph"/>
      </w:pPr>
      <w:r w:rsidRPr="00877316">
        <w:t>Entity/</w:t>
      </w:r>
      <w:proofErr w:type="spellStart"/>
      <w:r w:rsidRPr="00877316">
        <w:t>globalAssetId</w:t>
      </w:r>
      <w:proofErr w:type="spellEnd"/>
      <w:r w:rsidRPr="00877316">
        <w:t xml:space="preserve"> diagram (table was correct): </w:t>
      </w:r>
      <w:r w:rsidR="00475691" w:rsidRPr="00C72010">
        <w:t>Type</w:t>
      </w:r>
      <w:r w:rsidRPr="00877316">
        <w:t xml:space="preserve"> change from reference of </w:t>
      </w:r>
      <w:r w:rsidR="00475691" w:rsidRPr="00C72010">
        <w:t>Reference</w:t>
      </w:r>
      <w:r w:rsidRPr="00877316">
        <w:t xml:space="preserve"> to </w:t>
      </w:r>
      <w:r w:rsidR="00475691" w:rsidRPr="00C72010">
        <w:t>Reference</w:t>
      </w:r>
      <w:r w:rsidRPr="00877316">
        <w:t xml:space="preserve"> (from </w:t>
      </w:r>
      <w:r w:rsidR="00475691" w:rsidRPr="00C72010">
        <w:t>Reference</w:t>
      </w:r>
      <w:r w:rsidRPr="00877316">
        <w:t xml:space="preserve">* to </w:t>
      </w:r>
      <w:r w:rsidR="00475691" w:rsidRPr="00C72010">
        <w:t>Reference</w:t>
      </w:r>
      <w:r w:rsidRPr="00877316">
        <w:t>)</w:t>
      </w:r>
    </w:p>
    <w:p w14:paraId="2D28AFD1" w14:textId="2283E5F1" w:rsidR="0056765F" w:rsidRPr="00CE25AF" w:rsidRDefault="0056765F" w:rsidP="00110904">
      <w:pPr>
        <w:pStyle w:val="Caption"/>
      </w:pPr>
      <w:bookmarkStart w:id="5518" w:name="_Toc125537803"/>
      <w:r w:rsidRPr="00CE25AF">
        <w:t xml:space="preserve">Table </w:t>
      </w:r>
      <w:r w:rsidR="007B4CE4" w:rsidRPr="00CE25AF">
        <w:fldChar w:fldCharType="begin"/>
      </w:r>
      <w:r w:rsidR="007B4CE4" w:rsidRPr="00CE25AF">
        <w:instrText xml:space="preserve"> SEQ Table \* ARABIC </w:instrText>
      </w:r>
      <w:r w:rsidR="007B4CE4" w:rsidRPr="00CE25AF">
        <w:fldChar w:fldCharType="separate"/>
      </w:r>
      <w:r w:rsidR="00F511DE">
        <w:rPr>
          <w:noProof/>
        </w:rPr>
        <w:t>28</w:t>
      </w:r>
      <w:r w:rsidR="007B4CE4" w:rsidRPr="00CE25AF">
        <w:fldChar w:fldCharType="end"/>
      </w:r>
      <w:r w:rsidRPr="00CE25AF">
        <w:t xml:space="preserve"> Changes</w:t>
      </w:r>
      <w:r w:rsidR="008B3481" w:rsidRPr="00CE25AF">
        <w:t xml:space="preserve"> </w:t>
      </w:r>
      <w:r w:rsidRPr="00CE25AF">
        <w:t>w/o Security</w:t>
      </w:r>
      <w:bookmarkEnd w:id="5518"/>
    </w:p>
    <w:tbl>
      <w:tblPr>
        <w:tblStyle w:val="TableGrid"/>
        <w:tblW w:w="9533" w:type="dxa"/>
        <w:tblLook w:val="04A0" w:firstRow="1" w:lastRow="0" w:firstColumn="1" w:lastColumn="0" w:noHBand="0" w:noVBand="1"/>
      </w:tblPr>
      <w:tblGrid>
        <w:gridCol w:w="704"/>
        <w:gridCol w:w="5546"/>
        <w:gridCol w:w="3283"/>
      </w:tblGrid>
      <w:tr w:rsidR="003E6DF3" w:rsidRPr="00877316" w14:paraId="3EA16255" w14:textId="77777777" w:rsidTr="00D255DF">
        <w:trPr>
          <w:tblHeader/>
        </w:trPr>
        <w:tc>
          <w:tcPr>
            <w:tcW w:w="704" w:type="dxa"/>
          </w:tcPr>
          <w:p w14:paraId="33AB8076" w14:textId="77777777" w:rsidR="003E6DF3" w:rsidRPr="00A54268" w:rsidRDefault="003E6DF3" w:rsidP="00D255DF">
            <w:pPr>
              <w:keepNext/>
              <w:keepLines/>
              <w:rPr>
                <w:lang w:val="en-US"/>
              </w:rPr>
            </w:pPr>
            <w:proofErr w:type="spellStart"/>
            <w:r w:rsidRPr="00A54268">
              <w:rPr>
                <w:b/>
                <w:lang w:val="en-US"/>
              </w:rPr>
              <w:t>nc</w:t>
            </w:r>
            <w:proofErr w:type="spellEnd"/>
          </w:p>
        </w:tc>
        <w:tc>
          <w:tcPr>
            <w:tcW w:w="5546" w:type="dxa"/>
          </w:tcPr>
          <w:p w14:paraId="556BED0F" w14:textId="77777777" w:rsidR="003E6DF3" w:rsidRPr="00A54268" w:rsidRDefault="003E6DF3" w:rsidP="00D255DF">
            <w:pPr>
              <w:keepNext/>
              <w:keepLines/>
              <w:rPr>
                <w:lang w:val="en-US"/>
              </w:rPr>
            </w:pPr>
            <w:r w:rsidRPr="00A54268">
              <w:rPr>
                <w:b/>
                <w:lang w:val="en-US"/>
              </w:rPr>
              <w:t xml:space="preserve">V3.0RC02 Change </w:t>
            </w:r>
            <w:proofErr w:type="spellStart"/>
            <w:r w:rsidRPr="00A54268">
              <w:rPr>
                <w:b/>
                <w:lang w:val="en-US"/>
              </w:rPr>
              <w:t>w.r.t.</w:t>
            </w:r>
            <w:proofErr w:type="spellEnd"/>
            <w:r w:rsidRPr="00A54268">
              <w:rPr>
                <w:b/>
                <w:lang w:val="en-US"/>
              </w:rPr>
              <w:t xml:space="preserve"> V3.0RC01</w:t>
            </w:r>
          </w:p>
        </w:tc>
        <w:tc>
          <w:tcPr>
            <w:tcW w:w="3283" w:type="dxa"/>
          </w:tcPr>
          <w:p w14:paraId="28722926" w14:textId="77777777" w:rsidR="003E6DF3" w:rsidRPr="00A54268" w:rsidRDefault="003E6DF3" w:rsidP="00D255DF">
            <w:pPr>
              <w:keepNext/>
              <w:keepLines/>
              <w:rPr>
                <w:lang w:val="en-US"/>
              </w:rPr>
            </w:pPr>
            <w:r w:rsidRPr="00A54268">
              <w:rPr>
                <w:b/>
                <w:lang w:val="en-US"/>
              </w:rPr>
              <w:t>Comment</w:t>
            </w:r>
          </w:p>
        </w:tc>
      </w:tr>
      <w:tr w:rsidR="003E6DF3" w:rsidRPr="00877316" w14:paraId="2392F8EE" w14:textId="77777777" w:rsidTr="00D255DF">
        <w:tc>
          <w:tcPr>
            <w:tcW w:w="704" w:type="dxa"/>
            <w:vAlign w:val="center"/>
          </w:tcPr>
          <w:p w14:paraId="50463450" w14:textId="77777777" w:rsidR="003E6DF3" w:rsidRPr="00A54268" w:rsidRDefault="003E6DF3" w:rsidP="00D255DF">
            <w:pPr>
              <w:rPr>
                <w:color w:val="000000"/>
                <w:lang w:val="en-US"/>
              </w:rPr>
            </w:pPr>
          </w:p>
        </w:tc>
        <w:tc>
          <w:tcPr>
            <w:tcW w:w="5546" w:type="dxa"/>
            <w:vAlign w:val="center"/>
          </w:tcPr>
          <w:p w14:paraId="3051CE4F" w14:textId="77777777" w:rsidR="003E6DF3" w:rsidRPr="00A54268" w:rsidRDefault="003E6DF3" w:rsidP="00D255DF">
            <w:pPr>
              <w:rPr>
                <w:color w:val="000000"/>
                <w:lang w:val="en-US"/>
              </w:rPr>
            </w:pPr>
            <w:proofErr w:type="spellStart"/>
            <w:r w:rsidRPr="00A54268">
              <w:rPr>
                <w:color w:val="000000"/>
                <w:lang w:val="en-US"/>
              </w:rPr>
              <w:t>AdministrativeInformation</w:t>
            </w:r>
            <w:proofErr w:type="spellEnd"/>
          </w:p>
        </w:tc>
        <w:tc>
          <w:tcPr>
            <w:tcW w:w="3283" w:type="dxa"/>
            <w:vAlign w:val="center"/>
          </w:tcPr>
          <w:p w14:paraId="4D648018" w14:textId="7C89B44C" w:rsidR="003E6DF3" w:rsidRPr="00A54268" w:rsidRDefault="003E6DF3" w:rsidP="00D255DF">
            <w:pPr>
              <w:jc w:val="left"/>
              <w:rPr>
                <w:color w:val="000000"/>
                <w:lang w:val="en-US"/>
              </w:rPr>
            </w:pPr>
            <w:r w:rsidRPr="00A54268">
              <w:rPr>
                <w:color w:val="000000"/>
                <w:lang w:val="en-US"/>
              </w:rPr>
              <w:t xml:space="preserve">Bugfix: </w:t>
            </w:r>
            <w:r w:rsidR="00C96724">
              <w:rPr>
                <w:color w:val="000000"/>
              </w:rPr>
              <w:t>S</w:t>
            </w:r>
            <w:proofErr w:type="spellStart"/>
            <w:r w:rsidRPr="00877316">
              <w:rPr>
                <w:color w:val="000000"/>
                <w:lang w:val="en-US"/>
              </w:rPr>
              <w:t>tereotype</w:t>
            </w:r>
            <w:proofErr w:type="spellEnd"/>
            <w:r w:rsidRPr="00A54268">
              <w:rPr>
                <w:color w:val="000000"/>
                <w:lang w:val="en-US"/>
              </w:rPr>
              <w:t xml:space="preserve"> "</w:t>
            </w:r>
            <w:proofErr w:type="spellStart"/>
            <w:r w:rsidRPr="00A54268">
              <w:rPr>
                <w:color w:val="000000"/>
                <w:lang w:val="en-US"/>
              </w:rPr>
              <w:t>DataType</w:t>
            </w:r>
            <w:proofErr w:type="spellEnd"/>
            <w:r w:rsidRPr="00A54268">
              <w:rPr>
                <w:color w:val="000000"/>
                <w:lang w:val="en-US"/>
              </w:rPr>
              <w:t>"</w:t>
            </w:r>
            <w:r w:rsidRPr="00877316">
              <w:rPr>
                <w:color w:val="000000"/>
                <w:lang w:val="en-US"/>
              </w:rPr>
              <w:t xml:space="preserve"> added</w:t>
            </w:r>
          </w:p>
        </w:tc>
      </w:tr>
      <w:tr w:rsidR="003E6DF3" w:rsidRPr="00F0151A" w14:paraId="7FAB60CE" w14:textId="77777777" w:rsidTr="00D255DF">
        <w:tc>
          <w:tcPr>
            <w:tcW w:w="704" w:type="dxa"/>
            <w:vAlign w:val="center"/>
          </w:tcPr>
          <w:p w14:paraId="58647EA1" w14:textId="77777777" w:rsidR="003E6DF3" w:rsidRPr="00A54268" w:rsidRDefault="003E6DF3" w:rsidP="00D255DF">
            <w:pPr>
              <w:rPr>
                <w:color w:val="000000"/>
                <w:lang w:val="en-US"/>
              </w:rPr>
            </w:pPr>
          </w:p>
        </w:tc>
        <w:tc>
          <w:tcPr>
            <w:tcW w:w="5546" w:type="dxa"/>
            <w:vAlign w:val="center"/>
          </w:tcPr>
          <w:p w14:paraId="225ABADC" w14:textId="77777777" w:rsidR="003E6DF3" w:rsidRPr="00A54268" w:rsidRDefault="003E6DF3" w:rsidP="00D255DF">
            <w:pPr>
              <w:rPr>
                <w:color w:val="000000"/>
                <w:lang w:val="en-US"/>
              </w:rPr>
            </w:pPr>
            <w:proofErr w:type="spellStart"/>
            <w:r w:rsidRPr="00A54268">
              <w:rPr>
                <w:color w:val="000000"/>
                <w:lang w:val="en-US"/>
              </w:rPr>
              <w:t>AnnotatedRelationship</w:t>
            </w:r>
            <w:proofErr w:type="spellEnd"/>
            <w:r w:rsidRPr="00A54268">
              <w:rPr>
                <w:color w:val="000000"/>
                <w:lang w:val="en-US"/>
              </w:rPr>
              <w:t>/annotation</w:t>
            </w:r>
          </w:p>
        </w:tc>
        <w:tc>
          <w:tcPr>
            <w:tcW w:w="3283" w:type="dxa"/>
            <w:vAlign w:val="center"/>
          </w:tcPr>
          <w:p w14:paraId="0DBF51A2" w14:textId="77777777" w:rsidR="003E6DF3" w:rsidRPr="00877316" w:rsidRDefault="003E6DF3" w:rsidP="00D255DF">
            <w:pPr>
              <w:jc w:val="left"/>
              <w:rPr>
                <w:color w:val="000000"/>
                <w:lang w:val="en-US"/>
              </w:rPr>
            </w:pPr>
            <w:r w:rsidRPr="00877316">
              <w:rPr>
                <w:color w:val="000000"/>
                <w:lang w:val="en-US"/>
              </w:rPr>
              <w:t xml:space="preserve">Type changed from </w:t>
            </w:r>
            <w:proofErr w:type="spellStart"/>
            <w:r w:rsidRPr="00877316">
              <w:rPr>
                <w:color w:val="000000"/>
                <w:lang w:val="en-US"/>
              </w:rPr>
              <w:t>ModelReference</w:t>
            </w:r>
            <w:proofErr w:type="spellEnd"/>
            <w:r w:rsidRPr="00877316">
              <w:rPr>
                <w:color w:val="000000"/>
                <w:lang w:val="en-US"/>
              </w:rPr>
              <w:t>&lt;</w:t>
            </w:r>
            <w:proofErr w:type="spellStart"/>
            <w:r w:rsidRPr="00877316">
              <w:rPr>
                <w:color w:val="000000"/>
                <w:lang w:val="en-US"/>
              </w:rPr>
              <w:t>DataElement</w:t>
            </w:r>
            <w:proofErr w:type="spellEnd"/>
            <w:r w:rsidRPr="00877316">
              <w:rPr>
                <w:color w:val="000000"/>
                <w:lang w:val="en-US"/>
              </w:rPr>
              <w:t xml:space="preserve">&gt; to </w:t>
            </w:r>
            <w:proofErr w:type="spellStart"/>
            <w:r w:rsidRPr="00877316">
              <w:rPr>
                <w:color w:val="000000"/>
                <w:lang w:val="en-US"/>
              </w:rPr>
              <w:t>DataElement</w:t>
            </w:r>
            <w:proofErr w:type="spellEnd"/>
          </w:p>
        </w:tc>
      </w:tr>
      <w:tr w:rsidR="003E6DF3" w:rsidRPr="00F0151A" w14:paraId="73F68EEF" w14:textId="77777777" w:rsidTr="00D255DF">
        <w:tc>
          <w:tcPr>
            <w:tcW w:w="704" w:type="dxa"/>
            <w:vAlign w:val="center"/>
          </w:tcPr>
          <w:p w14:paraId="6CADBE70"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606FB56A" w14:textId="77777777" w:rsidR="003E6DF3" w:rsidRPr="00A54268" w:rsidRDefault="003E6DF3" w:rsidP="00D255DF">
            <w:pPr>
              <w:rPr>
                <w:color w:val="000000"/>
                <w:lang w:val="en-US"/>
              </w:rPr>
            </w:pPr>
            <w:r w:rsidRPr="00A54268">
              <w:rPr>
                <w:color w:val="000000"/>
                <w:lang w:val="en-US"/>
              </w:rPr>
              <w:t>Asset</w:t>
            </w:r>
          </w:p>
        </w:tc>
        <w:tc>
          <w:tcPr>
            <w:tcW w:w="3283" w:type="dxa"/>
            <w:vAlign w:val="center"/>
          </w:tcPr>
          <w:p w14:paraId="388F7E8C" w14:textId="77777777" w:rsidR="003E6DF3" w:rsidRPr="00877316" w:rsidRDefault="003E6DF3" w:rsidP="00D255DF">
            <w:pPr>
              <w:jc w:val="left"/>
              <w:rPr>
                <w:color w:val="000000"/>
                <w:lang w:val="en-US"/>
              </w:rPr>
            </w:pPr>
            <w:r w:rsidRPr="00877316">
              <w:rPr>
                <w:color w:val="000000"/>
                <w:lang w:val="en-US"/>
              </w:rPr>
              <w:t xml:space="preserve">Removed, asset referenced via </w:t>
            </w:r>
            <w:proofErr w:type="spellStart"/>
            <w:r w:rsidRPr="00877316">
              <w:rPr>
                <w:color w:val="000000"/>
                <w:lang w:val="en-US"/>
              </w:rPr>
              <w:t>globalAssetId</w:t>
            </w:r>
            <w:proofErr w:type="spellEnd"/>
            <w:r w:rsidRPr="00877316">
              <w:rPr>
                <w:color w:val="000000"/>
                <w:lang w:val="en-US"/>
              </w:rPr>
              <w:t xml:space="preserve"> only</w:t>
            </w:r>
          </w:p>
        </w:tc>
      </w:tr>
      <w:tr w:rsidR="003E6DF3" w:rsidRPr="00F0151A" w14:paraId="0783E89D" w14:textId="77777777" w:rsidTr="00D255DF">
        <w:tc>
          <w:tcPr>
            <w:tcW w:w="704" w:type="dxa"/>
            <w:vAlign w:val="center"/>
          </w:tcPr>
          <w:p w14:paraId="54D64B01"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3C0839A8" w14:textId="77777777" w:rsidR="003E6DF3" w:rsidRPr="00A54268" w:rsidRDefault="003E6DF3" w:rsidP="00D255DF">
            <w:pPr>
              <w:rPr>
                <w:color w:val="000000"/>
                <w:lang w:val="en-US"/>
              </w:rPr>
            </w:pPr>
            <w:proofErr w:type="spellStart"/>
            <w:r w:rsidRPr="00A54268">
              <w:rPr>
                <w:color w:val="000000"/>
                <w:lang w:val="en-US"/>
              </w:rPr>
              <w:t>AssetAdministrationShell</w:t>
            </w:r>
            <w:proofErr w:type="spellEnd"/>
            <w:r w:rsidRPr="00A54268">
              <w:rPr>
                <w:color w:val="000000"/>
                <w:lang w:val="en-US"/>
              </w:rPr>
              <w:t>/security</w:t>
            </w:r>
          </w:p>
        </w:tc>
        <w:tc>
          <w:tcPr>
            <w:tcW w:w="3283" w:type="dxa"/>
            <w:vAlign w:val="center"/>
          </w:tcPr>
          <w:p w14:paraId="2298C922" w14:textId="77777777" w:rsidR="003E6DF3" w:rsidRPr="00877316" w:rsidRDefault="003E6DF3" w:rsidP="00D255DF">
            <w:pPr>
              <w:jc w:val="left"/>
              <w:rPr>
                <w:color w:val="000000"/>
                <w:lang w:val="en-US"/>
              </w:rPr>
            </w:pPr>
            <w:r w:rsidRPr="00877316">
              <w:rPr>
                <w:color w:val="000000"/>
                <w:lang w:val="en-US"/>
              </w:rPr>
              <w:t>Removed</w:t>
            </w:r>
          </w:p>
          <w:p w14:paraId="5A68F4CB" w14:textId="4719DE44" w:rsidR="003E6DF3" w:rsidRPr="00877316" w:rsidRDefault="003E6DF3" w:rsidP="00D255DF">
            <w:pPr>
              <w:jc w:val="left"/>
              <w:rPr>
                <w:color w:val="000000"/>
                <w:lang w:val="en-US"/>
              </w:rPr>
            </w:pPr>
            <w:r w:rsidRPr="00877316">
              <w:rPr>
                <w:color w:val="000000"/>
                <w:lang w:val="en-US"/>
              </w:rPr>
              <w:t xml:space="preserve">Note: </w:t>
            </w:r>
            <w:r w:rsidR="009544D9" w:rsidRPr="00845EB7">
              <w:rPr>
                <w:color w:val="000000"/>
                <w:lang w:val="en-US"/>
              </w:rPr>
              <w:t>Security</w:t>
            </w:r>
            <w:r w:rsidRPr="00877316">
              <w:rPr>
                <w:color w:val="000000"/>
                <w:lang w:val="en-US"/>
              </w:rPr>
              <w:t xml:space="preserve"> is still part of the Asset Administration Shell, but the Asset Administration Shell and its elements are referenced from Security</w:t>
            </w:r>
          </w:p>
        </w:tc>
      </w:tr>
      <w:tr w:rsidR="003E6DF3" w:rsidRPr="00F0151A" w14:paraId="0D966C5D" w14:textId="77777777" w:rsidTr="00D255DF">
        <w:tc>
          <w:tcPr>
            <w:tcW w:w="704" w:type="dxa"/>
            <w:vAlign w:val="center"/>
          </w:tcPr>
          <w:p w14:paraId="6A7F92D8" w14:textId="77777777" w:rsidR="003E6DF3" w:rsidRPr="00877316" w:rsidRDefault="003E6DF3" w:rsidP="00D255DF">
            <w:pPr>
              <w:rPr>
                <w:color w:val="000000"/>
                <w:lang w:val="en-US"/>
              </w:rPr>
            </w:pPr>
            <w:r w:rsidRPr="00877316">
              <w:rPr>
                <w:color w:val="000000"/>
                <w:lang w:val="en-US"/>
              </w:rPr>
              <w:t> </w:t>
            </w:r>
          </w:p>
        </w:tc>
        <w:tc>
          <w:tcPr>
            <w:tcW w:w="5546" w:type="dxa"/>
            <w:vAlign w:val="center"/>
          </w:tcPr>
          <w:p w14:paraId="3B315112" w14:textId="77777777" w:rsidR="003E6DF3" w:rsidRPr="00A54268" w:rsidRDefault="003E6DF3" w:rsidP="00D255DF">
            <w:pPr>
              <w:rPr>
                <w:color w:val="000000"/>
                <w:lang w:val="en-US"/>
              </w:rPr>
            </w:pPr>
            <w:proofErr w:type="spellStart"/>
            <w:r w:rsidRPr="00A54268">
              <w:rPr>
                <w:color w:val="000000"/>
                <w:lang w:val="en-US"/>
              </w:rPr>
              <w:t>AssetAdministrationShell</w:t>
            </w:r>
            <w:proofErr w:type="spellEnd"/>
            <w:r w:rsidRPr="00A54268">
              <w:rPr>
                <w:color w:val="000000"/>
                <w:lang w:val="en-US"/>
              </w:rPr>
              <w:t>/view</w:t>
            </w:r>
          </w:p>
        </w:tc>
        <w:tc>
          <w:tcPr>
            <w:tcW w:w="3283" w:type="dxa"/>
            <w:vAlign w:val="center"/>
          </w:tcPr>
          <w:p w14:paraId="6DFFE8E4" w14:textId="0FAA3622" w:rsidR="003E6DF3" w:rsidRPr="00877316" w:rsidRDefault="003E6DF3" w:rsidP="00D255DF">
            <w:pPr>
              <w:jc w:val="left"/>
              <w:rPr>
                <w:color w:val="000000"/>
                <w:lang w:val="en-US"/>
              </w:rPr>
            </w:pPr>
            <w:r w:rsidRPr="00877316">
              <w:rPr>
                <w:color w:val="000000"/>
                <w:lang w:val="en-US"/>
              </w:rPr>
              <w:t xml:space="preserve">Removed, views </w:t>
            </w:r>
            <w:proofErr w:type="spellStart"/>
            <w:r w:rsidRPr="00877316">
              <w:rPr>
                <w:color w:val="000000"/>
                <w:lang w:val="en-US"/>
              </w:rPr>
              <w:t>not longer</w:t>
            </w:r>
            <w:proofErr w:type="spellEnd"/>
            <w:r w:rsidRPr="00877316">
              <w:rPr>
                <w:color w:val="000000"/>
                <w:lang w:val="en-US"/>
              </w:rPr>
              <w:t xml:space="preserve"> supported</w:t>
            </w:r>
          </w:p>
        </w:tc>
      </w:tr>
      <w:tr w:rsidR="003E6DF3" w:rsidRPr="00877316" w14:paraId="1E1E30CC" w14:textId="77777777" w:rsidTr="00D255DF">
        <w:tc>
          <w:tcPr>
            <w:tcW w:w="704" w:type="dxa"/>
            <w:vAlign w:val="center"/>
          </w:tcPr>
          <w:p w14:paraId="5EC7F73D"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3864B5A1" w14:textId="77777777" w:rsidR="003E6DF3" w:rsidRPr="00A54268" w:rsidRDefault="003E6DF3" w:rsidP="00D255DF">
            <w:pPr>
              <w:rPr>
                <w:color w:val="000000"/>
                <w:lang w:val="en-US"/>
              </w:rPr>
            </w:pPr>
            <w:proofErr w:type="spellStart"/>
            <w:r w:rsidRPr="00A54268">
              <w:rPr>
                <w:color w:val="000000"/>
                <w:lang w:val="en-US"/>
              </w:rPr>
              <w:t>AssetInformation</w:t>
            </w:r>
            <w:proofErr w:type="spellEnd"/>
            <w:r w:rsidRPr="00A54268">
              <w:rPr>
                <w:color w:val="000000"/>
                <w:lang w:val="en-US"/>
              </w:rPr>
              <w:t>/</w:t>
            </w:r>
            <w:proofErr w:type="spellStart"/>
            <w:r w:rsidRPr="00A54268">
              <w:rPr>
                <w:color w:val="000000"/>
                <w:lang w:val="en-US"/>
              </w:rPr>
              <w:t>billOfMaterial</w:t>
            </w:r>
            <w:proofErr w:type="spellEnd"/>
          </w:p>
        </w:tc>
        <w:tc>
          <w:tcPr>
            <w:tcW w:w="3283" w:type="dxa"/>
            <w:vAlign w:val="center"/>
          </w:tcPr>
          <w:p w14:paraId="0A98AC7F" w14:textId="77777777" w:rsidR="003E6DF3" w:rsidRPr="00A54268" w:rsidRDefault="003E6DF3" w:rsidP="00D255DF">
            <w:pPr>
              <w:jc w:val="left"/>
              <w:rPr>
                <w:color w:val="000000"/>
                <w:lang w:val="en-US"/>
              </w:rPr>
            </w:pPr>
            <w:r w:rsidRPr="00A54268">
              <w:rPr>
                <w:color w:val="000000"/>
                <w:lang w:val="en-US"/>
              </w:rPr>
              <w:t>Removed</w:t>
            </w:r>
          </w:p>
        </w:tc>
      </w:tr>
      <w:tr w:rsidR="003E6DF3" w:rsidRPr="00C1034D" w14:paraId="7E53524B" w14:textId="77777777" w:rsidTr="00D255DF">
        <w:tc>
          <w:tcPr>
            <w:tcW w:w="704" w:type="dxa"/>
            <w:vAlign w:val="center"/>
          </w:tcPr>
          <w:p w14:paraId="0742BF7B"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26B87C18" w14:textId="77777777" w:rsidR="003E6DF3" w:rsidRPr="00A54268" w:rsidRDefault="003E6DF3" w:rsidP="00D255DF">
            <w:pPr>
              <w:rPr>
                <w:color w:val="000000"/>
                <w:lang w:val="en-US"/>
              </w:rPr>
            </w:pPr>
            <w:proofErr w:type="spellStart"/>
            <w:r w:rsidRPr="00A54268">
              <w:rPr>
                <w:color w:val="000000"/>
                <w:lang w:val="en-US"/>
              </w:rPr>
              <w:t>AssetInformation</w:t>
            </w:r>
            <w:proofErr w:type="spellEnd"/>
            <w:r w:rsidRPr="00A54268">
              <w:rPr>
                <w:color w:val="000000"/>
                <w:lang w:val="en-US"/>
              </w:rPr>
              <w:t>/</w:t>
            </w:r>
            <w:proofErr w:type="spellStart"/>
            <w:r w:rsidRPr="00A54268">
              <w:rPr>
                <w:color w:val="000000"/>
                <w:lang w:val="en-US"/>
              </w:rPr>
              <w:t>defaultThumbnail</w:t>
            </w:r>
            <w:proofErr w:type="spellEnd"/>
          </w:p>
        </w:tc>
        <w:tc>
          <w:tcPr>
            <w:tcW w:w="3283" w:type="dxa"/>
            <w:vAlign w:val="center"/>
          </w:tcPr>
          <w:p w14:paraId="0E7D7738" w14:textId="78F7C285" w:rsidR="003E6DF3" w:rsidRPr="00877316" w:rsidRDefault="003E6DF3" w:rsidP="00D255DF">
            <w:pPr>
              <w:jc w:val="left"/>
              <w:rPr>
                <w:color w:val="000000"/>
                <w:lang w:val="en-US"/>
              </w:rPr>
            </w:pPr>
            <w:r w:rsidRPr="00877316">
              <w:rPr>
                <w:color w:val="000000"/>
                <w:lang w:val="en-US"/>
              </w:rPr>
              <w:t xml:space="preserve">Type changed from </w:t>
            </w:r>
            <w:r w:rsidR="008E57A5" w:rsidRPr="00845EB7">
              <w:rPr>
                <w:color w:val="000000"/>
                <w:lang w:val="en-US"/>
              </w:rPr>
              <w:t>File</w:t>
            </w:r>
            <w:r w:rsidRPr="00877316">
              <w:rPr>
                <w:color w:val="000000"/>
                <w:lang w:val="en-US"/>
              </w:rPr>
              <w:t xml:space="preserve"> to </w:t>
            </w:r>
            <w:r w:rsidR="008E57A5" w:rsidRPr="00845EB7">
              <w:rPr>
                <w:color w:val="000000"/>
                <w:lang w:val="en-US"/>
              </w:rPr>
              <w:t>Resource</w:t>
            </w:r>
          </w:p>
        </w:tc>
      </w:tr>
      <w:tr w:rsidR="003E6DF3" w:rsidRPr="00C1034D" w14:paraId="7BCDF073" w14:textId="77777777" w:rsidTr="00D255DF">
        <w:tc>
          <w:tcPr>
            <w:tcW w:w="704" w:type="dxa"/>
            <w:vAlign w:val="center"/>
          </w:tcPr>
          <w:p w14:paraId="5D88F4DD"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6A26B898" w14:textId="77777777" w:rsidR="003E6DF3" w:rsidRPr="00A54268" w:rsidRDefault="003E6DF3" w:rsidP="00D255DF">
            <w:pPr>
              <w:rPr>
                <w:color w:val="000000"/>
                <w:lang w:val="en-US"/>
              </w:rPr>
            </w:pPr>
            <w:proofErr w:type="spellStart"/>
            <w:r w:rsidRPr="00A54268">
              <w:rPr>
                <w:color w:val="000000"/>
                <w:lang w:val="en-US"/>
              </w:rPr>
              <w:t>AssetInformation</w:t>
            </w:r>
            <w:proofErr w:type="spellEnd"/>
            <w:r w:rsidRPr="00A54268">
              <w:rPr>
                <w:color w:val="000000"/>
                <w:lang w:val="en-US"/>
              </w:rPr>
              <w:t>/</w:t>
            </w:r>
            <w:proofErr w:type="spellStart"/>
            <w:r w:rsidRPr="00A54268">
              <w:rPr>
                <w:color w:val="000000"/>
                <w:lang w:val="en-US"/>
              </w:rPr>
              <w:t>specificAssetId</w:t>
            </w:r>
            <w:proofErr w:type="spellEnd"/>
          </w:p>
        </w:tc>
        <w:tc>
          <w:tcPr>
            <w:tcW w:w="3283" w:type="dxa"/>
            <w:vAlign w:val="center"/>
          </w:tcPr>
          <w:p w14:paraId="6A849827" w14:textId="77777777" w:rsidR="003E6DF3" w:rsidRPr="00877316" w:rsidRDefault="003E6DF3" w:rsidP="00D255DF">
            <w:pPr>
              <w:jc w:val="left"/>
              <w:rPr>
                <w:color w:val="000000"/>
                <w:lang w:val="en-US"/>
              </w:rPr>
            </w:pPr>
            <w:r w:rsidRPr="00877316">
              <w:rPr>
                <w:color w:val="000000"/>
                <w:lang w:val="en-US"/>
              </w:rPr>
              <w:t xml:space="preserve">Type changed from </w:t>
            </w:r>
            <w:proofErr w:type="spellStart"/>
            <w:r w:rsidRPr="00877316">
              <w:rPr>
                <w:color w:val="000000"/>
                <w:lang w:val="en-US"/>
              </w:rPr>
              <w:t>IdentifierKeyValuePair</w:t>
            </w:r>
            <w:proofErr w:type="spellEnd"/>
            <w:r w:rsidRPr="00877316">
              <w:rPr>
                <w:color w:val="000000"/>
                <w:lang w:val="en-US"/>
              </w:rPr>
              <w:t xml:space="preserve"> to </w:t>
            </w:r>
            <w:proofErr w:type="spellStart"/>
            <w:r w:rsidRPr="00877316">
              <w:rPr>
                <w:color w:val="000000"/>
                <w:lang w:val="en-US"/>
              </w:rPr>
              <w:t>SpecificAssetId</w:t>
            </w:r>
            <w:proofErr w:type="spellEnd"/>
          </w:p>
        </w:tc>
      </w:tr>
      <w:tr w:rsidR="003E6DF3" w:rsidRPr="00877316" w14:paraId="37DF8211" w14:textId="77777777" w:rsidTr="00D255DF">
        <w:tc>
          <w:tcPr>
            <w:tcW w:w="704" w:type="dxa"/>
            <w:vAlign w:val="center"/>
          </w:tcPr>
          <w:p w14:paraId="268E5547"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3D6A550B" w14:textId="77777777" w:rsidR="003E6DF3" w:rsidRPr="00A54268" w:rsidRDefault="003E6DF3" w:rsidP="00D255DF">
            <w:pPr>
              <w:rPr>
                <w:color w:val="000000"/>
                <w:lang w:val="en-US"/>
              </w:rPr>
            </w:pPr>
            <w:proofErr w:type="spellStart"/>
            <w:r w:rsidRPr="00A54268">
              <w:rPr>
                <w:color w:val="000000"/>
                <w:lang w:val="en-US"/>
              </w:rPr>
              <w:t>BasicEvent</w:t>
            </w:r>
            <w:proofErr w:type="spellEnd"/>
          </w:p>
        </w:tc>
        <w:tc>
          <w:tcPr>
            <w:tcW w:w="3283" w:type="dxa"/>
            <w:vAlign w:val="center"/>
          </w:tcPr>
          <w:p w14:paraId="334D4F14" w14:textId="77777777" w:rsidR="003E6DF3" w:rsidRPr="00A54268" w:rsidRDefault="003E6DF3" w:rsidP="00D255DF">
            <w:pPr>
              <w:jc w:val="left"/>
              <w:rPr>
                <w:color w:val="000000"/>
                <w:lang w:val="en-US"/>
              </w:rPr>
            </w:pPr>
            <w:r w:rsidRPr="00A54268">
              <w:rPr>
                <w:color w:val="000000"/>
                <w:lang w:val="en-US"/>
              </w:rPr>
              <w:t xml:space="preserve">Renamed to </w:t>
            </w:r>
            <w:proofErr w:type="spellStart"/>
            <w:r w:rsidRPr="00A54268">
              <w:rPr>
                <w:color w:val="000000"/>
                <w:lang w:val="en-US"/>
              </w:rPr>
              <w:t>BasicEventElement</w:t>
            </w:r>
            <w:proofErr w:type="spellEnd"/>
          </w:p>
        </w:tc>
      </w:tr>
      <w:tr w:rsidR="003E6DF3" w:rsidRPr="00C1034D" w14:paraId="4FE3D24B" w14:textId="77777777" w:rsidTr="00D255DF">
        <w:tc>
          <w:tcPr>
            <w:tcW w:w="704" w:type="dxa"/>
            <w:vAlign w:val="center"/>
          </w:tcPr>
          <w:p w14:paraId="148D8AD0"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15130FBA" w14:textId="77777777" w:rsidR="003E6DF3" w:rsidRPr="00A54268" w:rsidRDefault="003E6DF3" w:rsidP="00D255DF">
            <w:pPr>
              <w:rPr>
                <w:color w:val="000000"/>
                <w:lang w:val="en-US"/>
              </w:rPr>
            </w:pPr>
            <w:r w:rsidRPr="00A54268">
              <w:rPr>
                <w:color w:val="000000"/>
                <w:lang w:val="en-US"/>
              </w:rPr>
              <w:t>Constraint</w:t>
            </w:r>
          </w:p>
        </w:tc>
        <w:tc>
          <w:tcPr>
            <w:tcW w:w="3283" w:type="dxa"/>
            <w:vAlign w:val="center"/>
          </w:tcPr>
          <w:p w14:paraId="174F14F6" w14:textId="3CDC95F4" w:rsidR="003E6DF3" w:rsidRPr="00877316" w:rsidRDefault="003E6DF3" w:rsidP="00D255DF">
            <w:pPr>
              <w:jc w:val="left"/>
              <w:rPr>
                <w:color w:val="000000"/>
                <w:lang w:val="en-US"/>
              </w:rPr>
            </w:pPr>
            <w:r w:rsidRPr="00877316">
              <w:rPr>
                <w:color w:val="000000"/>
                <w:lang w:val="en-US"/>
              </w:rPr>
              <w:t>Abstract class removed</w:t>
            </w:r>
            <w:r w:rsidR="009544D9" w:rsidRPr="00845EB7">
              <w:rPr>
                <w:color w:val="000000"/>
                <w:lang w:val="en-US"/>
              </w:rPr>
              <w:t>. Formula</w:t>
            </w:r>
            <w:r w:rsidRPr="00877316">
              <w:rPr>
                <w:color w:val="000000"/>
                <w:lang w:val="en-US"/>
              </w:rPr>
              <w:t xml:space="preserve"> now used in </w:t>
            </w:r>
            <w:r w:rsidR="009544D9" w:rsidRPr="00845EB7">
              <w:rPr>
                <w:color w:val="000000"/>
                <w:lang w:val="en-US"/>
              </w:rPr>
              <w:t>Security</w:t>
            </w:r>
            <w:r w:rsidRPr="00877316">
              <w:rPr>
                <w:color w:val="000000"/>
                <w:lang w:val="en-US"/>
              </w:rPr>
              <w:t xml:space="preserve"> part only</w:t>
            </w:r>
          </w:p>
        </w:tc>
      </w:tr>
      <w:tr w:rsidR="003E6DF3" w:rsidRPr="00C1034D" w14:paraId="7718280B" w14:textId="77777777" w:rsidTr="00D255DF">
        <w:tc>
          <w:tcPr>
            <w:tcW w:w="704" w:type="dxa"/>
            <w:vAlign w:val="center"/>
          </w:tcPr>
          <w:p w14:paraId="72077889"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23A81230" w14:textId="77777777" w:rsidR="003E6DF3" w:rsidRPr="00A54268" w:rsidRDefault="003E6DF3" w:rsidP="00D255DF">
            <w:pPr>
              <w:rPr>
                <w:color w:val="000000"/>
                <w:lang w:val="en-US"/>
              </w:rPr>
            </w:pPr>
            <w:proofErr w:type="spellStart"/>
            <w:r w:rsidRPr="00A54268">
              <w:rPr>
                <w:color w:val="000000"/>
                <w:lang w:val="en-US"/>
              </w:rPr>
              <w:t>DataTypeDef</w:t>
            </w:r>
            <w:proofErr w:type="spellEnd"/>
          </w:p>
        </w:tc>
        <w:tc>
          <w:tcPr>
            <w:tcW w:w="3283" w:type="dxa"/>
            <w:shd w:val="clear" w:color="auto" w:fill="auto"/>
            <w:vAlign w:val="center"/>
          </w:tcPr>
          <w:p w14:paraId="01CE7D01" w14:textId="49E64050" w:rsidR="003E6DF3" w:rsidRPr="00877316" w:rsidRDefault="003E6DF3" w:rsidP="00D255DF">
            <w:pPr>
              <w:jc w:val="left"/>
              <w:rPr>
                <w:color w:val="000000"/>
                <w:lang w:val="en-US"/>
              </w:rPr>
            </w:pPr>
            <w:r w:rsidRPr="00877316">
              <w:rPr>
                <w:color w:val="000000"/>
                <w:lang w:val="en-US"/>
              </w:rPr>
              <w:t xml:space="preserve">Split into </w:t>
            </w:r>
            <w:proofErr w:type="spellStart"/>
            <w:r w:rsidRPr="00877316">
              <w:rPr>
                <w:color w:val="000000"/>
                <w:lang w:val="en-US"/>
              </w:rPr>
              <w:t>DataTypeDefXsd</w:t>
            </w:r>
            <w:proofErr w:type="spellEnd"/>
            <w:r w:rsidRPr="00877316">
              <w:rPr>
                <w:color w:val="000000"/>
                <w:lang w:val="en-US"/>
              </w:rPr>
              <w:t xml:space="preserve"> and </w:t>
            </w:r>
            <w:proofErr w:type="spellStart"/>
            <w:r w:rsidRPr="00877316">
              <w:rPr>
                <w:color w:val="000000"/>
                <w:lang w:val="en-US"/>
              </w:rPr>
              <w:t>DataTypeDefRdf</w:t>
            </w:r>
            <w:proofErr w:type="spellEnd"/>
            <w:r w:rsidR="009544D9" w:rsidRPr="00845EB7">
              <w:rPr>
                <w:color w:val="000000"/>
                <w:lang w:val="en-US"/>
              </w:rPr>
              <w:t>. Some</w:t>
            </w:r>
            <w:r w:rsidRPr="00877316">
              <w:rPr>
                <w:color w:val="000000"/>
                <w:lang w:val="en-US"/>
              </w:rPr>
              <w:t xml:space="preserve"> types excluded and not supported (see notes in corresponding clause)</w:t>
            </w:r>
          </w:p>
          <w:p w14:paraId="699E405D" w14:textId="77777777" w:rsidR="003E6DF3" w:rsidRPr="00877316" w:rsidRDefault="003E6DF3" w:rsidP="00D255DF">
            <w:pPr>
              <w:jc w:val="left"/>
              <w:rPr>
                <w:color w:val="000000"/>
                <w:lang w:val="en-US"/>
              </w:rPr>
            </w:pPr>
            <w:r w:rsidRPr="00877316">
              <w:rPr>
                <w:color w:val="000000"/>
                <w:lang w:val="en-US"/>
              </w:rPr>
              <w:lastRenderedPageBreak/>
              <w:t xml:space="preserve">Before: just string allowing all </w:t>
            </w:r>
            <w:proofErr w:type="spellStart"/>
            <w:r w:rsidRPr="00877316">
              <w:rPr>
                <w:color w:val="000000"/>
                <w:lang w:val="en-US"/>
              </w:rPr>
              <w:t>anySimpleTypes</w:t>
            </w:r>
            <w:proofErr w:type="spellEnd"/>
            <w:r w:rsidRPr="00877316">
              <w:rPr>
                <w:color w:val="000000"/>
                <w:lang w:val="en-US"/>
              </w:rPr>
              <w:t xml:space="preserve"> of </w:t>
            </w:r>
            <w:proofErr w:type="spellStart"/>
            <w:r w:rsidRPr="00877316">
              <w:rPr>
                <w:color w:val="000000"/>
                <w:lang w:val="en-US"/>
              </w:rPr>
              <w:t>xsd</w:t>
            </w:r>
            <w:proofErr w:type="spellEnd"/>
            <w:r w:rsidRPr="00877316">
              <w:rPr>
                <w:color w:val="000000"/>
                <w:lang w:val="en-US"/>
              </w:rPr>
              <w:t xml:space="preserve"> and </w:t>
            </w:r>
            <w:proofErr w:type="spellStart"/>
            <w:r w:rsidRPr="00877316">
              <w:rPr>
                <w:color w:val="000000"/>
                <w:lang w:val="en-US"/>
              </w:rPr>
              <w:t>langString</w:t>
            </w:r>
            <w:proofErr w:type="spellEnd"/>
            <w:r w:rsidRPr="00877316">
              <w:rPr>
                <w:color w:val="000000"/>
                <w:lang w:val="en-US"/>
              </w:rPr>
              <w:t xml:space="preserve"> of </w:t>
            </w:r>
            <w:proofErr w:type="spellStart"/>
            <w:r w:rsidRPr="00877316">
              <w:rPr>
                <w:color w:val="000000"/>
                <w:lang w:val="en-US"/>
              </w:rPr>
              <w:t>rdf</w:t>
            </w:r>
            <w:proofErr w:type="spellEnd"/>
          </w:p>
        </w:tc>
      </w:tr>
      <w:tr w:rsidR="003E6DF3" w:rsidRPr="00C1034D" w14:paraId="70B69225" w14:textId="77777777" w:rsidTr="00D255DF">
        <w:tc>
          <w:tcPr>
            <w:tcW w:w="704" w:type="dxa"/>
            <w:vAlign w:val="center"/>
          </w:tcPr>
          <w:p w14:paraId="74C5334A" w14:textId="77777777" w:rsidR="003E6DF3" w:rsidRPr="00877316" w:rsidRDefault="003E6DF3" w:rsidP="00D255DF">
            <w:pPr>
              <w:rPr>
                <w:color w:val="000000"/>
                <w:lang w:val="en-US"/>
              </w:rPr>
            </w:pPr>
          </w:p>
        </w:tc>
        <w:tc>
          <w:tcPr>
            <w:tcW w:w="5546" w:type="dxa"/>
            <w:vAlign w:val="center"/>
          </w:tcPr>
          <w:p w14:paraId="4C4DA37B" w14:textId="77777777" w:rsidR="003E6DF3" w:rsidRPr="00A54268" w:rsidRDefault="003E6DF3" w:rsidP="00D255DF">
            <w:pPr>
              <w:rPr>
                <w:color w:val="000000"/>
                <w:lang w:val="en-US"/>
              </w:rPr>
            </w:pPr>
            <w:r w:rsidRPr="00A54268">
              <w:rPr>
                <w:color w:val="000000"/>
                <w:lang w:val="en-US"/>
              </w:rPr>
              <w:t>Entity/</w:t>
            </w:r>
            <w:proofErr w:type="spellStart"/>
            <w:r w:rsidRPr="00A54268">
              <w:rPr>
                <w:color w:val="000000"/>
                <w:lang w:val="en-US"/>
              </w:rPr>
              <w:t>globalAssetId</w:t>
            </w:r>
            <w:proofErr w:type="spellEnd"/>
          </w:p>
        </w:tc>
        <w:tc>
          <w:tcPr>
            <w:tcW w:w="3283" w:type="dxa"/>
            <w:vAlign w:val="center"/>
          </w:tcPr>
          <w:p w14:paraId="38CF3AEE" w14:textId="77777777" w:rsidR="009544D9" w:rsidRPr="00845EB7" w:rsidRDefault="003E6DF3" w:rsidP="009544D9">
            <w:pPr>
              <w:jc w:val="left"/>
              <w:rPr>
                <w:color w:val="000000"/>
                <w:lang w:val="en-US"/>
              </w:rPr>
            </w:pPr>
            <w:r w:rsidRPr="00877316">
              <w:rPr>
                <w:color w:val="000000"/>
                <w:lang w:val="en-US"/>
              </w:rPr>
              <w:t xml:space="preserve">Bugfix: </w:t>
            </w:r>
          </w:p>
          <w:p w14:paraId="59857A6D" w14:textId="5476EBBE" w:rsidR="003E6DF3" w:rsidRPr="00877316" w:rsidRDefault="009544D9" w:rsidP="00D255DF">
            <w:pPr>
              <w:jc w:val="left"/>
              <w:rPr>
                <w:color w:val="000000"/>
                <w:lang w:val="en-US"/>
              </w:rPr>
            </w:pPr>
            <w:r w:rsidRPr="00845EB7">
              <w:rPr>
                <w:color w:val="000000"/>
                <w:lang w:val="en-US"/>
              </w:rPr>
              <w:t>Type</w:t>
            </w:r>
            <w:r w:rsidR="003E6DF3" w:rsidRPr="00877316">
              <w:rPr>
                <w:color w:val="000000"/>
                <w:lang w:val="en-US"/>
              </w:rPr>
              <w:t xml:space="preserve"> change from reference of </w:t>
            </w:r>
            <w:r w:rsidRPr="00845EB7">
              <w:rPr>
                <w:color w:val="000000"/>
                <w:lang w:val="en-US"/>
              </w:rPr>
              <w:t>Reference</w:t>
            </w:r>
            <w:r w:rsidR="003E6DF3" w:rsidRPr="00877316">
              <w:rPr>
                <w:color w:val="000000"/>
                <w:lang w:val="en-US"/>
              </w:rPr>
              <w:t xml:space="preserve"> to </w:t>
            </w:r>
            <w:r w:rsidRPr="00845EB7">
              <w:rPr>
                <w:color w:val="000000"/>
                <w:lang w:val="en-US"/>
              </w:rPr>
              <w:t>Reference</w:t>
            </w:r>
            <w:r w:rsidR="003E6DF3" w:rsidRPr="00877316">
              <w:rPr>
                <w:color w:val="000000"/>
                <w:lang w:val="en-US"/>
              </w:rPr>
              <w:t xml:space="preserve"> (from </w:t>
            </w:r>
            <w:r w:rsidRPr="00845EB7">
              <w:rPr>
                <w:color w:val="000000"/>
                <w:lang w:val="en-US"/>
              </w:rPr>
              <w:t>Reference</w:t>
            </w:r>
            <w:r w:rsidR="003E6DF3" w:rsidRPr="00877316">
              <w:rPr>
                <w:color w:val="000000"/>
                <w:lang w:val="en-US"/>
              </w:rPr>
              <w:t xml:space="preserve">* to </w:t>
            </w:r>
            <w:r w:rsidRPr="00845EB7">
              <w:rPr>
                <w:color w:val="000000"/>
                <w:lang w:val="en-US"/>
              </w:rPr>
              <w:t>Reference</w:t>
            </w:r>
            <w:r w:rsidR="003E6DF3" w:rsidRPr="00877316">
              <w:rPr>
                <w:color w:val="000000"/>
                <w:lang w:val="en-US"/>
              </w:rPr>
              <w:t>)</w:t>
            </w:r>
          </w:p>
        </w:tc>
      </w:tr>
      <w:tr w:rsidR="003E6DF3" w:rsidRPr="00877316" w14:paraId="3BE0A21B" w14:textId="77777777" w:rsidTr="00D255DF">
        <w:tc>
          <w:tcPr>
            <w:tcW w:w="704" w:type="dxa"/>
            <w:vAlign w:val="center"/>
          </w:tcPr>
          <w:p w14:paraId="27117A86"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64961B81" w14:textId="77777777" w:rsidR="003E6DF3" w:rsidRPr="00A54268" w:rsidRDefault="003E6DF3" w:rsidP="00D255DF">
            <w:pPr>
              <w:rPr>
                <w:color w:val="000000"/>
                <w:lang w:val="en-US"/>
              </w:rPr>
            </w:pPr>
          </w:p>
          <w:p w14:paraId="6DA9FFDF" w14:textId="77777777" w:rsidR="003E6DF3" w:rsidRPr="00A54268" w:rsidRDefault="003E6DF3" w:rsidP="00D255DF">
            <w:pPr>
              <w:rPr>
                <w:color w:val="000000"/>
                <w:lang w:val="en-US"/>
              </w:rPr>
            </w:pPr>
            <w:r w:rsidRPr="00A54268">
              <w:rPr>
                <w:color w:val="000000"/>
                <w:lang w:val="en-US"/>
              </w:rPr>
              <w:t>Event</w:t>
            </w:r>
          </w:p>
        </w:tc>
        <w:tc>
          <w:tcPr>
            <w:tcW w:w="3283" w:type="dxa"/>
            <w:vAlign w:val="center"/>
          </w:tcPr>
          <w:p w14:paraId="2DCA1050" w14:textId="77777777" w:rsidR="003E6DF3" w:rsidRPr="00A54268" w:rsidRDefault="003E6DF3" w:rsidP="00D255DF">
            <w:pPr>
              <w:jc w:val="left"/>
              <w:rPr>
                <w:color w:val="000000"/>
                <w:lang w:val="en-US"/>
              </w:rPr>
            </w:pPr>
            <w:r w:rsidRPr="00A54268">
              <w:rPr>
                <w:color w:val="000000"/>
                <w:lang w:val="en-US"/>
              </w:rPr>
              <w:t xml:space="preserve">Renamed to </w:t>
            </w:r>
            <w:proofErr w:type="spellStart"/>
            <w:r w:rsidRPr="00A54268">
              <w:rPr>
                <w:color w:val="000000"/>
                <w:lang w:val="en-US"/>
              </w:rPr>
              <w:t>EventElement</w:t>
            </w:r>
            <w:proofErr w:type="spellEnd"/>
          </w:p>
        </w:tc>
      </w:tr>
      <w:tr w:rsidR="003E6DF3" w:rsidRPr="00C1034D" w14:paraId="360DAAAC" w14:textId="77777777" w:rsidTr="00D255DF">
        <w:tc>
          <w:tcPr>
            <w:tcW w:w="704" w:type="dxa"/>
            <w:vAlign w:val="center"/>
          </w:tcPr>
          <w:p w14:paraId="33B7C5DE"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2C2EAA3E" w14:textId="77777777" w:rsidR="003E6DF3" w:rsidRPr="00A54268" w:rsidRDefault="003E6DF3" w:rsidP="00D255DF">
            <w:pPr>
              <w:rPr>
                <w:color w:val="000000"/>
                <w:lang w:val="en-US"/>
              </w:rPr>
            </w:pPr>
            <w:r w:rsidRPr="00A54268">
              <w:rPr>
                <w:color w:val="000000"/>
                <w:lang w:val="en-US"/>
              </w:rPr>
              <w:t>Extension/</w:t>
            </w:r>
            <w:proofErr w:type="spellStart"/>
            <w:r w:rsidRPr="00A54268">
              <w:rPr>
                <w:color w:val="000000"/>
                <w:lang w:val="en-US"/>
              </w:rPr>
              <w:t>refersTo</w:t>
            </w:r>
            <w:proofErr w:type="spellEnd"/>
          </w:p>
        </w:tc>
        <w:tc>
          <w:tcPr>
            <w:tcW w:w="3283" w:type="dxa"/>
            <w:vAlign w:val="center"/>
          </w:tcPr>
          <w:p w14:paraId="1545E923" w14:textId="7D5E7FC0" w:rsidR="003E6DF3" w:rsidRPr="00877316" w:rsidRDefault="003E6DF3" w:rsidP="00D255DF">
            <w:pPr>
              <w:jc w:val="left"/>
              <w:rPr>
                <w:color w:val="000000"/>
                <w:lang w:val="en-US"/>
              </w:rPr>
            </w:pPr>
            <w:r w:rsidRPr="00877316">
              <w:rPr>
                <w:color w:val="000000"/>
                <w:lang w:val="en-US"/>
              </w:rPr>
              <w:t xml:space="preserve">Type changed from </w:t>
            </w:r>
            <w:r w:rsidR="009544D9" w:rsidRPr="00845EB7">
              <w:rPr>
                <w:color w:val="000000"/>
                <w:lang w:val="en-US"/>
              </w:rPr>
              <w:t>Reference</w:t>
            </w:r>
            <w:r w:rsidRPr="00877316">
              <w:rPr>
                <w:color w:val="000000"/>
                <w:lang w:val="en-US"/>
              </w:rPr>
              <w:t xml:space="preserve"> to </w:t>
            </w:r>
            <w:proofErr w:type="spellStart"/>
            <w:r w:rsidRPr="00877316">
              <w:rPr>
                <w:color w:val="000000"/>
                <w:lang w:val="en-US"/>
              </w:rPr>
              <w:t>ModelReference</w:t>
            </w:r>
            <w:proofErr w:type="spellEnd"/>
            <w:r w:rsidRPr="00877316">
              <w:rPr>
                <w:color w:val="000000"/>
                <w:lang w:val="en-US"/>
              </w:rPr>
              <w:t>&lt;Referable&gt;</w:t>
            </w:r>
          </w:p>
        </w:tc>
      </w:tr>
      <w:tr w:rsidR="003E6DF3" w:rsidRPr="00C1034D" w14:paraId="0B3C30A5" w14:textId="77777777" w:rsidTr="00D255DF">
        <w:tc>
          <w:tcPr>
            <w:tcW w:w="704" w:type="dxa"/>
            <w:vAlign w:val="center"/>
          </w:tcPr>
          <w:p w14:paraId="455962D9"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1131FAEC" w14:textId="77777777" w:rsidR="003E6DF3" w:rsidRPr="00A54268" w:rsidRDefault="003E6DF3" w:rsidP="00D255DF">
            <w:pPr>
              <w:rPr>
                <w:color w:val="000000"/>
                <w:lang w:val="en-US"/>
              </w:rPr>
            </w:pPr>
            <w:r w:rsidRPr="00A54268">
              <w:rPr>
                <w:color w:val="000000"/>
                <w:lang w:val="en-US"/>
              </w:rPr>
              <w:t>File/</w:t>
            </w:r>
            <w:proofErr w:type="spellStart"/>
            <w:r w:rsidRPr="00A54268">
              <w:rPr>
                <w:color w:val="000000"/>
                <w:lang w:val="en-US"/>
              </w:rPr>
              <w:t>mimeType</w:t>
            </w:r>
            <w:proofErr w:type="spellEnd"/>
          </w:p>
        </w:tc>
        <w:tc>
          <w:tcPr>
            <w:tcW w:w="3283" w:type="dxa"/>
            <w:vAlign w:val="center"/>
          </w:tcPr>
          <w:p w14:paraId="4573EC47" w14:textId="2277A4C6" w:rsidR="003E6DF3" w:rsidRPr="00877316" w:rsidRDefault="003E6DF3" w:rsidP="00D255DF">
            <w:pPr>
              <w:jc w:val="left"/>
              <w:rPr>
                <w:color w:val="000000"/>
                <w:lang w:val="en-US"/>
              </w:rPr>
            </w:pPr>
            <w:r w:rsidRPr="00877316">
              <w:rPr>
                <w:color w:val="000000"/>
                <w:lang w:val="en-US"/>
              </w:rPr>
              <w:t xml:space="preserve">Renamed to </w:t>
            </w:r>
            <w:proofErr w:type="spellStart"/>
            <w:r w:rsidRPr="00877316">
              <w:rPr>
                <w:color w:val="000000"/>
                <w:lang w:val="en-US"/>
              </w:rPr>
              <w:t>contentType</w:t>
            </w:r>
            <w:proofErr w:type="spellEnd"/>
            <w:r w:rsidRPr="00877316">
              <w:rPr>
                <w:color w:val="000000"/>
                <w:lang w:val="en-US"/>
              </w:rPr>
              <w:t xml:space="preserve"> + </w:t>
            </w:r>
            <w:r w:rsidR="008E57A5" w:rsidRPr="00845EB7">
              <w:rPr>
                <w:color w:val="000000"/>
                <w:lang w:val="en-US"/>
              </w:rPr>
              <w:t xml:space="preserve"> Type</w:t>
            </w:r>
            <w:r w:rsidRPr="00877316">
              <w:rPr>
                <w:color w:val="000000"/>
                <w:lang w:val="en-US"/>
              </w:rPr>
              <w:t xml:space="preserve"> name changed from </w:t>
            </w:r>
            <w:proofErr w:type="spellStart"/>
            <w:r w:rsidRPr="00877316">
              <w:rPr>
                <w:color w:val="000000"/>
                <w:lang w:val="en-US"/>
              </w:rPr>
              <w:t>MimeType</w:t>
            </w:r>
            <w:proofErr w:type="spellEnd"/>
            <w:r w:rsidRPr="00877316">
              <w:rPr>
                <w:color w:val="000000"/>
                <w:lang w:val="en-US"/>
              </w:rPr>
              <w:t xml:space="preserve"> to </w:t>
            </w:r>
            <w:proofErr w:type="spellStart"/>
            <w:r w:rsidRPr="00877316">
              <w:rPr>
                <w:color w:val="000000"/>
                <w:lang w:val="en-US"/>
              </w:rPr>
              <w:t>ContentType</w:t>
            </w:r>
            <w:proofErr w:type="spellEnd"/>
          </w:p>
        </w:tc>
      </w:tr>
      <w:tr w:rsidR="003E6DF3" w:rsidRPr="00C1034D" w14:paraId="218A95AE" w14:textId="77777777" w:rsidTr="00D255DF">
        <w:tc>
          <w:tcPr>
            <w:tcW w:w="704" w:type="dxa"/>
            <w:vAlign w:val="center"/>
          </w:tcPr>
          <w:p w14:paraId="1F22DD0B"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1786C431" w14:textId="77777777" w:rsidR="003E6DF3" w:rsidRPr="00A54268" w:rsidRDefault="003E6DF3" w:rsidP="00D255DF">
            <w:pPr>
              <w:rPr>
                <w:color w:val="000000"/>
                <w:lang w:val="en-US"/>
              </w:rPr>
            </w:pPr>
            <w:r w:rsidRPr="00A54268">
              <w:rPr>
                <w:color w:val="000000"/>
                <w:lang w:val="en-US"/>
              </w:rPr>
              <w:t>Formula</w:t>
            </w:r>
          </w:p>
        </w:tc>
        <w:tc>
          <w:tcPr>
            <w:tcW w:w="3283" w:type="dxa"/>
            <w:vAlign w:val="center"/>
          </w:tcPr>
          <w:p w14:paraId="2821536F" w14:textId="0B167A88" w:rsidR="003E6DF3" w:rsidRPr="00877316" w:rsidRDefault="003E6DF3" w:rsidP="00D255DF">
            <w:pPr>
              <w:jc w:val="left"/>
              <w:rPr>
                <w:color w:val="000000"/>
                <w:lang w:val="en-US"/>
              </w:rPr>
            </w:pPr>
            <w:r w:rsidRPr="00877316">
              <w:rPr>
                <w:color w:val="000000"/>
                <w:lang w:val="en-US"/>
              </w:rPr>
              <w:t xml:space="preserve">Now abstract class now used in </w:t>
            </w:r>
            <w:r w:rsidR="009544D9" w:rsidRPr="00845EB7">
              <w:rPr>
                <w:color w:val="000000"/>
                <w:lang w:val="en-US"/>
              </w:rPr>
              <w:t>Security</w:t>
            </w:r>
            <w:r w:rsidRPr="00877316">
              <w:rPr>
                <w:color w:val="000000"/>
                <w:lang w:val="en-US"/>
              </w:rPr>
              <w:t xml:space="preserve"> part only</w:t>
            </w:r>
          </w:p>
        </w:tc>
      </w:tr>
      <w:tr w:rsidR="003E6DF3" w:rsidRPr="00C1034D" w14:paraId="0B51FB92" w14:textId="77777777" w:rsidTr="00D255DF">
        <w:tc>
          <w:tcPr>
            <w:tcW w:w="704" w:type="dxa"/>
            <w:vAlign w:val="center"/>
          </w:tcPr>
          <w:p w14:paraId="5C9CEB35"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0AF83689" w14:textId="77777777" w:rsidR="003E6DF3" w:rsidRPr="00A54268" w:rsidRDefault="003E6DF3" w:rsidP="00D255DF">
            <w:pPr>
              <w:rPr>
                <w:color w:val="000000"/>
                <w:lang w:val="en-US"/>
              </w:rPr>
            </w:pPr>
            <w:r w:rsidRPr="00A54268">
              <w:rPr>
                <w:color w:val="000000"/>
                <w:lang w:val="en-US"/>
              </w:rPr>
              <w:t>Formula/</w:t>
            </w:r>
            <w:proofErr w:type="spellStart"/>
            <w:r w:rsidRPr="00A54268">
              <w:rPr>
                <w:color w:val="000000"/>
                <w:lang w:val="en-US"/>
              </w:rPr>
              <w:t>dependsOn</w:t>
            </w:r>
            <w:proofErr w:type="spellEnd"/>
          </w:p>
        </w:tc>
        <w:tc>
          <w:tcPr>
            <w:tcW w:w="3283" w:type="dxa"/>
            <w:vAlign w:val="center"/>
          </w:tcPr>
          <w:p w14:paraId="6F50D6EC" w14:textId="77777777" w:rsidR="003E6DF3" w:rsidRPr="00877316" w:rsidRDefault="003E6DF3" w:rsidP="00D255DF">
            <w:pPr>
              <w:jc w:val="left"/>
              <w:rPr>
                <w:color w:val="000000"/>
                <w:lang w:val="en-US"/>
              </w:rPr>
            </w:pPr>
            <w:r w:rsidRPr="00877316">
              <w:rPr>
                <w:color w:val="000000"/>
                <w:lang w:val="en-US"/>
              </w:rPr>
              <w:t>Removed since formula language not yet defined</w:t>
            </w:r>
          </w:p>
        </w:tc>
      </w:tr>
      <w:tr w:rsidR="003E6DF3" w:rsidRPr="00C1034D" w14:paraId="317B8E6F" w14:textId="77777777" w:rsidTr="00D255DF">
        <w:tc>
          <w:tcPr>
            <w:tcW w:w="704" w:type="dxa"/>
            <w:vAlign w:val="center"/>
          </w:tcPr>
          <w:p w14:paraId="632CCFCD"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492CDB6A" w14:textId="77777777" w:rsidR="003E6DF3" w:rsidRPr="00A54268" w:rsidRDefault="003E6DF3" w:rsidP="00D255DF">
            <w:pPr>
              <w:rPr>
                <w:color w:val="000000"/>
                <w:lang w:val="en-US"/>
              </w:rPr>
            </w:pPr>
            <w:r w:rsidRPr="00A54268">
              <w:rPr>
                <w:color w:val="000000"/>
                <w:lang w:val="en-US"/>
              </w:rPr>
              <w:t>Identifiable/identification</w:t>
            </w:r>
          </w:p>
        </w:tc>
        <w:tc>
          <w:tcPr>
            <w:tcW w:w="3283" w:type="dxa"/>
            <w:vAlign w:val="center"/>
          </w:tcPr>
          <w:p w14:paraId="64CE140D" w14:textId="77777777" w:rsidR="009544D9" w:rsidRPr="00845EB7" w:rsidRDefault="003E6DF3" w:rsidP="009544D9">
            <w:pPr>
              <w:jc w:val="left"/>
              <w:rPr>
                <w:color w:val="000000"/>
                <w:lang w:val="en-US"/>
              </w:rPr>
            </w:pPr>
            <w:r w:rsidRPr="00877316">
              <w:rPr>
                <w:color w:val="000000"/>
                <w:lang w:val="en-US"/>
              </w:rPr>
              <w:t>Removed</w:t>
            </w:r>
          </w:p>
          <w:p w14:paraId="58EA5995" w14:textId="59399C64" w:rsidR="003E6DF3" w:rsidRPr="00877316" w:rsidRDefault="009544D9" w:rsidP="00D255DF">
            <w:pPr>
              <w:jc w:val="left"/>
              <w:rPr>
                <w:color w:val="000000"/>
                <w:lang w:val="en-US"/>
              </w:rPr>
            </w:pPr>
            <w:r w:rsidRPr="00845EB7">
              <w:rPr>
                <w:color w:val="000000"/>
                <w:lang w:val="en-US"/>
              </w:rPr>
              <w:t>Substituted</w:t>
            </w:r>
            <w:r w:rsidR="003E6DF3" w:rsidRPr="00877316">
              <w:rPr>
                <w:color w:val="000000"/>
                <w:lang w:val="en-US"/>
              </w:rPr>
              <w:t xml:space="preserve"> by Identifiable/id</w:t>
            </w:r>
          </w:p>
        </w:tc>
      </w:tr>
      <w:tr w:rsidR="003E6DF3" w:rsidRPr="00877316" w14:paraId="49027A5D" w14:textId="77777777" w:rsidTr="00D255DF">
        <w:tc>
          <w:tcPr>
            <w:tcW w:w="704" w:type="dxa"/>
            <w:vAlign w:val="center"/>
          </w:tcPr>
          <w:p w14:paraId="6C1401FA"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569CC2DD" w14:textId="77777777" w:rsidR="003E6DF3" w:rsidRPr="00A54268" w:rsidRDefault="003E6DF3" w:rsidP="00D255DF">
            <w:pPr>
              <w:rPr>
                <w:color w:val="000000"/>
                <w:lang w:val="en-US"/>
              </w:rPr>
            </w:pPr>
            <w:proofErr w:type="spellStart"/>
            <w:r w:rsidRPr="00A54268">
              <w:rPr>
                <w:color w:val="000000"/>
                <w:lang w:val="en-US"/>
              </w:rPr>
              <w:t>IdentifiableElements</w:t>
            </w:r>
            <w:proofErr w:type="spellEnd"/>
          </w:p>
        </w:tc>
        <w:tc>
          <w:tcPr>
            <w:tcW w:w="3283" w:type="dxa"/>
            <w:vAlign w:val="center"/>
          </w:tcPr>
          <w:p w14:paraId="56EC799E" w14:textId="77777777" w:rsidR="003E6DF3" w:rsidRPr="00A54268" w:rsidRDefault="003E6DF3" w:rsidP="00D255DF">
            <w:pPr>
              <w:jc w:val="left"/>
              <w:rPr>
                <w:color w:val="000000"/>
                <w:lang w:val="en-US"/>
              </w:rPr>
            </w:pPr>
            <w:r w:rsidRPr="00A54268">
              <w:rPr>
                <w:color w:val="000000"/>
                <w:lang w:val="en-US"/>
              </w:rPr>
              <w:t xml:space="preserve">Renamed to </w:t>
            </w:r>
            <w:proofErr w:type="spellStart"/>
            <w:r w:rsidRPr="00A54268">
              <w:rPr>
                <w:color w:val="000000"/>
                <w:lang w:val="en-US"/>
              </w:rPr>
              <w:t>AasIdentifiables</w:t>
            </w:r>
            <w:proofErr w:type="spellEnd"/>
          </w:p>
        </w:tc>
      </w:tr>
      <w:tr w:rsidR="003E6DF3" w:rsidRPr="00F0151A" w14:paraId="245F3CD1" w14:textId="77777777" w:rsidTr="00D255DF">
        <w:tc>
          <w:tcPr>
            <w:tcW w:w="704" w:type="dxa"/>
            <w:vAlign w:val="center"/>
          </w:tcPr>
          <w:p w14:paraId="7F1D2510"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1C23CA81" w14:textId="77777777" w:rsidR="003E6DF3" w:rsidRPr="00A54268" w:rsidRDefault="003E6DF3" w:rsidP="00D255DF">
            <w:pPr>
              <w:rPr>
                <w:color w:val="000000"/>
                <w:lang w:val="en-US"/>
              </w:rPr>
            </w:pPr>
            <w:r w:rsidRPr="00A54268">
              <w:rPr>
                <w:color w:val="000000"/>
                <w:lang w:val="en-US"/>
              </w:rPr>
              <w:t>Identifier</w:t>
            </w:r>
          </w:p>
        </w:tc>
        <w:tc>
          <w:tcPr>
            <w:tcW w:w="3283" w:type="dxa"/>
            <w:vAlign w:val="center"/>
          </w:tcPr>
          <w:p w14:paraId="241C7BB9" w14:textId="77777777" w:rsidR="003E6DF3" w:rsidRPr="00877316" w:rsidRDefault="003E6DF3" w:rsidP="00D255DF">
            <w:pPr>
              <w:jc w:val="left"/>
              <w:rPr>
                <w:color w:val="000000"/>
                <w:lang w:val="en-US"/>
              </w:rPr>
            </w:pPr>
            <w:r w:rsidRPr="00877316">
              <w:rPr>
                <w:color w:val="000000"/>
                <w:lang w:val="en-US"/>
              </w:rPr>
              <w:t>Type changed</w:t>
            </w:r>
          </w:p>
          <w:p w14:paraId="73C33F45" w14:textId="6DF6EBFF" w:rsidR="003E6DF3" w:rsidRPr="00877316" w:rsidRDefault="003E6DF3" w:rsidP="00D255DF">
            <w:pPr>
              <w:jc w:val="left"/>
              <w:rPr>
                <w:color w:val="000000"/>
                <w:lang w:val="en-US"/>
              </w:rPr>
            </w:pPr>
            <w:r w:rsidRPr="00877316">
              <w:rPr>
                <w:color w:val="000000"/>
                <w:lang w:val="en-US"/>
              </w:rPr>
              <w:t xml:space="preserve">Before struct class with two attributes: id and </w:t>
            </w:r>
            <w:proofErr w:type="spellStart"/>
            <w:r w:rsidRPr="00877316">
              <w:rPr>
                <w:color w:val="000000"/>
                <w:lang w:val="en-US"/>
              </w:rPr>
              <w:t>idType</w:t>
            </w:r>
            <w:proofErr w:type="spellEnd"/>
            <w:r w:rsidRPr="00877316">
              <w:rPr>
                <w:color w:val="000000"/>
                <w:lang w:val="en-US"/>
              </w:rPr>
              <w:t>; now string data type only</w:t>
            </w:r>
          </w:p>
        </w:tc>
      </w:tr>
      <w:tr w:rsidR="003E6DF3" w:rsidRPr="00F0151A" w14:paraId="6A4D8EC7" w14:textId="77777777" w:rsidTr="00D255DF">
        <w:tc>
          <w:tcPr>
            <w:tcW w:w="704" w:type="dxa"/>
            <w:vAlign w:val="center"/>
          </w:tcPr>
          <w:p w14:paraId="74ACF66A"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2A762E34" w14:textId="77777777" w:rsidR="003E6DF3" w:rsidRPr="00A54268" w:rsidRDefault="003E6DF3" w:rsidP="00D255DF">
            <w:pPr>
              <w:rPr>
                <w:color w:val="000000"/>
                <w:lang w:val="en-US"/>
              </w:rPr>
            </w:pPr>
            <w:proofErr w:type="spellStart"/>
            <w:r w:rsidRPr="00A54268">
              <w:rPr>
                <w:color w:val="000000"/>
                <w:lang w:val="en-US"/>
              </w:rPr>
              <w:t>IdentifierKeyValuePair</w:t>
            </w:r>
            <w:proofErr w:type="spellEnd"/>
          </w:p>
        </w:tc>
        <w:tc>
          <w:tcPr>
            <w:tcW w:w="3283" w:type="dxa"/>
            <w:vAlign w:val="center"/>
          </w:tcPr>
          <w:p w14:paraId="12D757BC" w14:textId="77777777" w:rsidR="003E6DF3" w:rsidRPr="00877316" w:rsidRDefault="003E6DF3" w:rsidP="00D255DF">
            <w:pPr>
              <w:jc w:val="left"/>
              <w:rPr>
                <w:color w:val="000000"/>
                <w:lang w:val="en-US"/>
              </w:rPr>
            </w:pPr>
            <w:r w:rsidRPr="00877316">
              <w:rPr>
                <w:color w:val="000000"/>
                <w:lang w:val="en-US"/>
              </w:rPr>
              <w:t xml:space="preserve">Renamed to </w:t>
            </w:r>
            <w:proofErr w:type="spellStart"/>
            <w:r w:rsidRPr="00877316">
              <w:rPr>
                <w:color w:val="000000"/>
                <w:lang w:val="en-US"/>
              </w:rPr>
              <w:t>SpecificAssetId</w:t>
            </w:r>
            <w:proofErr w:type="spellEnd"/>
            <w:r w:rsidRPr="00877316">
              <w:rPr>
                <w:color w:val="000000"/>
                <w:lang w:val="en-US"/>
              </w:rPr>
              <w:t xml:space="preserve"> and change of attribute "key" to "name"</w:t>
            </w:r>
          </w:p>
        </w:tc>
      </w:tr>
      <w:tr w:rsidR="003E6DF3" w:rsidRPr="00F0151A" w14:paraId="4B7BD3F1" w14:textId="77777777" w:rsidTr="00D255DF">
        <w:tc>
          <w:tcPr>
            <w:tcW w:w="704" w:type="dxa"/>
            <w:vAlign w:val="center"/>
          </w:tcPr>
          <w:p w14:paraId="3C6B4D12" w14:textId="77777777" w:rsidR="003E6DF3" w:rsidRPr="00877316" w:rsidRDefault="003E6DF3" w:rsidP="00D255DF">
            <w:pPr>
              <w:rPr>
                <w:color w:val="000000"/>
                <w:lang w:val="en-US"/>
              </w:rPr>
            </w:pPr>
          </w:p>
        </w:tc>
        <w:tc>
          <w:tcPr>
            <w:tcW w:w="5546" w:type="dxa"/>
            <w:vAlign w:val="center"/>
          </w:tcPr>
          <w:p w14:paraId="7B789123" w14:textId="77777777" w:rsidR="003E6DF3" w:rsidRPr="00A54268" w:rsidRDefault="003E6DF3" w:rsidP="00D255DF">
            <w:pPr>
              <w:rPr>
                <w:color w:val="000000"/>
                <w:lang w:val="en-US"/>
              </w:rPr>
            </w:pPr>
            <w:proofErr w:type="spellStart"/>
            <w:r w:rsidRPr="00A54268">
              <w:rPr>
                <w:color w:val="000000"/>
                <w:lang w:val="en-US"/>
              </w:rPr>
              <w:t>IdentifierType</w:t>
            </w:r>
            <w:proofErr w:type="spellEnd"/>
          </w:p>
        </w:tc>
        <w:tc>
          <w:tcPr>
            <w:tcW w:w="3283" w:type="dxa"/>
            <w:vAlign w:val="center"/>
          </w:tcPr>
          <w:p w14:paraId="5B64F79B" w14:textId="77777777" w:rsidR="003E6DF3" w:rsidRPr="00877316" w:rsidRDefault="003E6DF3" w:rsidP="00D255DF">
            <w:pPr>
              <w:jc w:val="left"/>
              <w:rPr>
                <w:color w:val="000000"/>
                <w:lang w:val="en-US"/>
              </w:rPr>
            </w:pPr>
            <w:r w:rsidRPr="00877316">
              <w:rPr>
                <w:color w:val="000000"/>
                <w:lang w:val="en-US"/>
              </w:rPr>
              <w:t xml:space="preserve">Enumeration removed because no </w:t>
            </w:r>
            <w:proofErr w:type="spellStart"/>
            <w:r w:rsidRPr="00877316">
              <w:rPr>
                <w:color w:val="000000"/>
                <w:lang w:val="en-US"/>
              </w:rPr>
              <w:t>idType</w:t>
            </w:r>
            <w:proofErr w:type="spellEnd"/>
            <w:r w:rsidRPr="00877316">
              <w:rPr>
                <w:color w:val="000000"/>
                <w:lang w:val="en-US"/>
              </w:rPr>
              <w:t xml:space="preserve"> any longer</w:t>
            </w:r>
          </w:p>
        </w:tc>
      </w:tr>
      <w:tr w:rsidR="003E6DF3" w:rsidRPr="00877316" w14:paraId="40B68E56" w14:textId="77777777" w:rsidTr="00D255DF">
        <w:tc>
          <w:tcPr>
            <w:tcW w:w="704" w:type="dxa"/>
            <w:vAlign w:val="center"/>
          </w:tcPr>
          <w:p w14:paraId="687EAE33"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5EEDB8B6" w14:textId="77777777" w:rsidR="003E6DF3" w:rsidRPr="00A54268" w:rsidRDefault="003E6DF3" w:rsidP="00D255DF">
            <w:pPr>
              <w:rPr>
                <w:color w:val="000000"/>
                <w:lang w:val="en-US"/>
              </w:rPr>
            </w:pPr>
            <w:r w:rsidRPr="00A54268">
              <w:rPr>
                <w:color w:val="000000"/>
                <w:lang w:val="en-US"/>
              </w:rPr>
              <w:t>Key/</w:t>
            </w:r>
            <w:proofErr w:type="spellStart"/>
            <w:r w:rsidRPr="00A54268">
              <w:rPr>
                <w:color w:val="000000"/>
                <w:lang w:val="en-US"/>
              </w:rPr>
              <w:t>idType</w:t>
            </w:r>
            <w:proofErr w:type="spellEnd"/>
          </w:p>
        </w:tc>
        <w:tc>
          <w:tcPr>
            <w:tcW w:w="3283" w:type="dxa"/>
            <w:vAlign w:val="center"/>
          </w:tcPr>
          <w:p w14:paraId="60D40451" w14:textId="77777777" w:rsidR="003E6DF3" w:rsidRPr="00A54268" w:rsidRDefault="003E6DF3" w:rsidP="00D255DF">
            <w:pPr>
              <w:jc w:val="left"/>
              <w:rPr>
                <w:color w:val="000000"/>
                <w:lang w:val="en-US"/>
              </w:rPr>
            </w:pPr>
            <w:r w:rsidRPr="00A54268">
              <w:rPr>
                <w:color w:val="000000"/>
                <w:lang w:val="en-US"/>
              </w:rPr>
              <w:t>removed</w:t>
            </w:r>
          </w:p>
        </w:tc>
      </w:tr>
      <w:tr w:rsidR="003E6DF3" w:rsidRPr="00F0151A" w14:paraId="3CA628A8" w14:textId="77777777" w:rsidTr="00D255DF">
        <w:tc>
          <w:tcPr>
            <w:tcW w:w="704" w:type="dxa"/>
            <w:vAlign w:val="center"/>
          </w:tcPr>
          <w:p w14:paraId="367F5D33"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4F272CD7" w14:textId="77777777" w:rsidR="003E6DF3" w:rsidRPr="00A54268" w:rsidRDefault="003E6DF3" w:rsidP="00D255DF">
            <w:pPr>
              <w:rPr>
                <w:color w:val="000000"/>
                <w:lang w:val="en-US"/>
              </w:rPr>
            </w:pPr>
            <w:proofErr w:type="spellStart"/>
            <w:r w:rsidRPr="00A54268">
              <w:rPr>
                <w:color w:val="000000"/>
                <w:lang w:val="en-US"/>
              </w:rPr>
              <w:t>KeyElements</w:t>
            </w:r>
            <w:proofErr w:type="spellEnd"/>
          </w:p>
        </w:tc>
        <w:tc>
          <w:tcPr>
            <w:tcW w:w="3283" w:type="dxa"/>
            <w:vAlign w:val="center"/>
          </w:tcPr>
          <w:p w14:paraId="2CF0209A" w14:textId="77777777" w:rsidR="003E6DF3" w:rsidRPr="00877316" w:rsidRDefault="003E6DF3" w:rsidP="00D255DF">
            <w:pPr>
              <w:jc w:val="left"/>
              <w:rPr>
                <w:color w:val="000000"/>
                <w:lang w:val="en-US"/>
              </w:rPr>
            </w:pPr>
            <w:r w:rsidRPr="00877316">
              <w:rPr>
                <w:color w:val="000000"/>
                <w:lang w:val="en-US"/>
              </w:rPr>
              <w:t xml:space="preserve">Renamed to </w:t>
            </w:r>
            <w:proofErr w:type="spellStart"/>
            <w:r w:rsidRPr="00877316">
              <w:rPr>
                <w:color w:val="000000"/>
                <w:lang w:val="en-US"/>
              </w:rPr>
              <w:t>KeyTypes</w:t>
            </w:r>
            <w:proofErr w:type="spellEnd"/>
          </w:p>
          <w:p w14:paraId="131F8E63" w14:textId="053048BD" w:rsidR="003E6DF3" w:rsidRPr="00877316" w:rsidRDefault="003E6DF3" w:rsidP="00A54268">
            <w:pPr>
              <w:pStyle w:val="NOTE"/>
              <w:ind w:left="284" w:firstLine="0"/>
              <w:rPr>
                <w:rFonts w:cs="Times New Roman"/>
                <w:color w:val="000000"/>
                <w:spacing w:val="0"/>
                <w:sz w:val="20"/>
                <w:szCs w:val="20"/>
                <w:lang w:val="en-US" w:eastAsia="de-DE"/>
              </w:rPr>
            </w:pPr>
            <w:r w:rsidRPr="00877316">
              <w:rPr>
                <w:rFonts w:cs="Times New Roman"/>
                <w:color w:val="000000"/>
                <w:spacing w:val="0"/>
                <w:sz w:val="20"/>
                <w:szCs w:val="20"/>
                <w:lang w:val="en-US" w:eastAsia="de-DE"/>
              </w:rPr>
              <w:t xml:space="preserve">Note: the elements remain, except for new </w:t>
            </w:r>
            <w:proofErr w:type="spellStart"/>
            <w:r w:rsidRPr="00877316">
              <w:rPr>
                <w:rFonts w:cs="Times New Roman"/>
                <w:color w:val="000000"/>
                <w:spacing w:val="0"/>
                <w:sz w:val="20"/>
                <w:szCs w:val="20"/>
                <w:lang w:val="en-US" w:eastAsia="de-DE"/>
              </w:rPr>
              <w:t>SubmodelElementList</w:t>
            </w:r>
            <w:proofErr w:type="spellEnd"/>
            <w:r w:rsidRPr="00877316">
              <w:rPr>
                <w:rFonts w:cs="Times New Roman"/>
                <w:color w:val="000000"/>
                <w:spacing w:val="0"/>
                <w:sz w:val="20"/>
                <w:szCs w:val="20"/>
                <w:lang w:val="en-US" w:eastAsia="de-DE"/>
              </w:rPr>
              <w:t xml:space="preserve"> and renamed </w:t>
            </w:r>
            <w:proofErr w:type="spellStart"/>
            <w:r w:rsidRPr="00877316">
              <w:rPr>
                <w:rFonts w:cs="Times New Roman"/>
                <w:color w:val="000000"/>
                <w:spacing w:val="0"/>
                <w:sz w:val="20"/>
                <w:szCs w:val="20"/>
                <w:lang w:val="en-US" w:eastAsia="de-DE"/>
              </w:rPr>
              <w:t>submodel</w:t>
            </w:r>
            <w:proofErr w:type="spellEnd"/>
            <w:r w:rsidRPr="00877316">
              <w:rPr>
                <w:rFonts w:cs="Times New Roman"/>
                <w:color w:val="000000"/>
                <w:spacing w:val="0"/>
                <w:sz w:val="20"/>
                <w:szCs w:val="20"/>
                <w:lang w:val="en-US" w:eastAsia="de-DE"/>
              </w:rPr>
              <w:t xml:space="preserve"> elements Event and </w:t>
            </w:r>
            <w:proofErr w:type="spellStart"/>
            <w:r w:rsidRPr="00877316">
              <w:rPr>
                <w:rFonts w:cs="Times New Roman"/>
                <w:color w:val="000000"/>
                <w:spacing w:val="0"/>
                <w:sz w:val="20"/>
                <w:szCs w:val="20"/>
                <w:lang w:val="en-US" w:eastAsia="de-DE"/>
              </w:rPr>
              <w:t>BasicEvent</w:t>
            </w:r>
            <w:proofErr w:type="spellEnd"/>
            <w:r w:rsidRPr="00877316">
              <w:rPr>
                <w:rFonts w:cs="Times New Roman"/>
                <w:color w:val="000000"/>
                <w:spacing w:val="0"/>
                <w:sz w:val="20"/>
                <w:szCs w:val="20"/>
                <w:lang w:val="en-US" w:eastAsia="de-DE"/>
              </w:rPr>
              <w:t xml:space="preserve"> to </w:t>
            </w:r>
            <w:proofErr w:type="spellStart"/>
            <w:r w:rsidRPr="00877316">
              <w:rPr>
                <w:rFonts w:cs="Times New Roman"/>
                <w:color w:val="000000"/>
                <w:spacing w:val="0"/>
                <w:sz w:val="20"/>
                <w:szCs w:val="20"/>
                <w:lang w:val="en-US" w:eastAsia="de-DE"/>
              </w:rPr>
              <w:t>EventElement</w:t>
            </w:r>
            <w:proofErr w:type="spellEnd"/>
            <w:r w:rsidRPr="00877316">
              <w:rPr>
                <w:rFonts w:cs="Times New Roman"/>
                <w:color w:val="000000"/>
                <w:spacing w:val="0"/>
                <w:sz w:val="20"/>
                <w:szCs w:val="20"/>
                <w:lang w:val="en-US" w:eastAsia="de-DE"/>
              </w:rPr>
              <w:t xml:space="preserve"> and </w:t>
            </w:r>
            <w:proofErr w:type="spellStart"/>
            <w:r w:rsidRPr="00877316">
              <w:rPr>
                <w:rFonts w:cs="Times New Roman"/>
                <w:color w:val="000000"/>
                <w:spacing w:val="0"/>
                <w:sz w:val="20"/>
                <w:szCs w:val="20"/>
                <w:lang w:val="en-US" w:eastAsia="de-DE"/>
              </w:rPr>
              <w:t>BasicEventElement</w:t>
            </w:r>
            <w:proofErr w:type="spellEnd"/>
          </w:p>
        </w:tc>
      </w:tr>
      <w:tr w:rsidR="003E6DF3" w:rsidRPr="00F0151A" w14:paraId="6881EB56" w14:textId="77777777" w:rsidTr="00D255DF">
        <w:tc>
          <w:tcPr>
            <w:tcW w:w="704" w:type="dxa"/>
            <w:vAlign w:val="center"/>
          </w:tcPr>
          <w:p w14:paraId="4D7293D1" w14:textId="77777777" w:rsidR="003E6DF3" w:rsidRPr="00877316" w:rsidRDefault="003E6DF3" w:rsidP="00D255DF">
            <w:pPr>
              <w:rPr>
                <w:color w:val="000000"/>
                <w:lang w:val="en-US"/>
              </w:rPr>
            </w:pPr>
          </w:p>
        </w:tc>
        <w:tc>
          <w:tcPr>
            <w:tcW w:w="5546" w:type="dxa"/>
            <w:vAlign w:val="center"/>
          </w:tcPr>
          <w:p w14:paraId="3F9D8A26" w14:textId="77777777" w:rsidR="003E6DF3" w:rsidRPr="00A54268" w:rsidRDefault="003E6DF3" w:rsidP="00D255DF">
            <w:pPr>
              <w:rPr>
                <w:color w:val="000000"/>
                <w:lang w:val="en-US"/>
              </w:rPr>
            </w:pPr>
            <w:proofErr w:type="spellStart"/>
            <w:r w:rsidRPr="00A54268">
              <w:rPr>
                <w:color w:val="000000"/>
                <w:lang w:val="en-US"/>
              </w:rPr>
              <w:t>KeyType</w:t>
            </w:r>
            <w:proofErr w:type="spellEnd"/>
          </w:p>
        </w:tc>
        <w:tc>
          <w:tcPr>
            <w:tcW w:w="3283" w:type="dxa"/>
            <w:vAlign w:val="center"/>
          </w:tcPr>
          <w:p w14:paraId="19C9A9C0" w14:textId="77777777" w:rsidR="003E6DF3" w:rsidRPr="00877316" w:rsidRDefault="003E6DF3" w:rsidP="00D255DF">
            <w:pPr>
              <w:jc w:val="left"/>
              <w:rPr>
                <w:color w:val="000000"/>
                <w:lang w:val="en-US"/>
              </w:rPr>
            </w:pPr>
            <w:r w:rsidRPr="00877316">
              <w:rPr>
                <w:color w:val="000000"/>
                <w:lang w:val="en-US"/>
              </w:rPr>
              <w:t>Enumeration removed because no Key/</w:t>
            </w:r>
            <w:proofErr w:type="spellStart"/>
            <w:r w:rsidRPr="00877316">
              <w:rPr>
                <w:color w:val="000000"/>
                <w:lang w:val="en-US"/>
              </w:rPr>
              <w:t>idType</w:t>
            </w:r>
            <w:proofErr w:type="spellEnd"/>
            <w:r w:rsidRPr="00877316">
              <w:rPr>
                <w:color w:val="000000"/>
                <w:lang w:val="en-US"/>
              </w:rPr>
              <w:t xml:space="preserve"> any longer</w:t>
            </w:r>
          </w:p>
        </w:tc>
      </w:tr>
      <w:tr w:rsidR="003E6DF3" w:rsidRPr="00F0151A" w14:paraId="0EF74BA1" w14:textId="77777777" w:rsidTr="00D255DF">
        <w:tc>
          <w:tcPr>
            <w:tcW w:w="704" w:type="dxa"/>
            <w:vAlign w:val="center"/>
          </w:tcPr>
          <w:p w14:paraId="5B2E321C" w14:textId="77777777" w:rsidR="003E6DF3" w:rsidRPr="00877316" w:rsidRDefault="003E6DF3" w:rsidP="00D255DF">
            <w:pPr>
              <w:rPr>
                <w:color w:val="000000"/>
                <w:lang w:val="en-US"/>
              </w:rPr>
            </w:pPr>
          </w:p>
        </w:tc>
        <w:tc>
          <w:tcPr>
            <w:tcW w:w="5546" w:type="dxa"/>
            <w:vAlign w:val="center"/>
          </w:tcPr>
          <w:p w14:paraId="16453D48" w14:textId="77777777" w:rsidR="003E6DF3" w:rsidRPr="00A54268" w:rsidRDefault="003E6DF3" w:rsidP="00D255DF">
            <w:pPr>
              <w:rPr>
                <w:color w:val="000000"/>
                <w:lang w:val="en-US"/>
              </w:rPr>
            </w:pPr>
            <w:proofErr w:type="spellStart"/>
            <w:r w:rsidRPr="00A54268">
              <w:rPr>
                <w:color w:val="000000"/>
                <w:lang w:val="en-US"/>
              </w:rPr>
              <w:t>LocalKeyType</w:t>
            </w:r>
            <w:proofErr w:type="spellEnd"/>
          </w:p>
        </w:tc>
        <w:tc>
          <w:tcPr>
            <w:tcW w:w="3283" w:type="dxa"/>
            <w:vAlign w:val="center"/>
          </w:tcPr>
          <w:p w14:paraId="794CB637" w14:textId="77777777" w:rsidR="003E6DF3" w:rsidRPr="00877316" w:rsidRDefault="003E6DF3" w:rsidP="00D255DF">
            <w:pPr>
              <w:jc w:val="left"/>
              <w:rPr>
                <w:color w:val="000000"/>
                <w:lang w:val="en-US"/>
              </w:rPr>
            </w:pPr>
            <w:r w:rsidRPr="00877316">
              <w:rPr>
                <w:color w:val="000000"/>
                <w:lang w:val="en-US"/>
              </w:rPr>
              <w:t>Enumeration removed because no Key/</w:t>
            </w:r>
            <w:proofErr w:type="spellStart"/>
            <w:r w:rsidRPr="00877316">
              <w:rPr>
                <w:color w:val="000000"/>
                <w:lang w:val="en-US"/>
              </w:rPr>
              <w:t>idType</w:t>
            </w:r>
            <w:proofErr w:type="spellEnd"/>
            <w:r w:rsidRPr="00877316">
              <w:rPr>
                <w:color w:val="000000"/>
                <w:lang w:val="en-US"/>
              </w:rPr>
              <w:t xml:space="preserve"> any longer</w:t>
            </w:r>
          </w:p>
        </w:tc>
      </w:tr>
      <w:tr w:rsidR="003E6DF3" w:rsidRPr="00F0151A" w14:paraId="317C2DED" w14:textId="77777777" w:rsidTr="00D255DF">
        <w:tc>
          <w:tcPr>
            <w:tcW w:w="704" w:type="dxa"/>
            <w:vAlign w:val="center"/>
          </w:tcPr>
          <w:p w14:paraId="401D057A" w14:textId="77777777" w:rsidR="003E6DF3" w:rsidRPr="00A54268" w:rsidRDefault="003E6DF3" w:rsidP="00D255DF">
            <w:pPr>
              <w:rPr>
                <w:color w:val="000000"/>
                <w:lang w:val="en-US"/>
              </w:rPr>
            </w:pPr>
            <w:r w:rsidRPr="00A54268">
              <w:rPr>
                <w:color w:val="000000"/>
                <w:lang w:val="en-US"/>
              </w:rPr>
              <w:lastRenderedPageBreak/>
              <w:t>x</w:t>
            </w:r>
          </w:p>
        </w:tc>
        <w:tc>
          <w:tcPr>
            <w:tcW w:w="5546" w:type="dxa"/>
            <w:vAlign w:val="center"/>
          </w:tcPr>
          <w:p w14:paraId="3467F6AF" w14:textId="77777777" w:rsidR="003E6DF3" w:rsidRPr="00A54268" w:rsidRDefault="003E6DF3" w:rsidP="00D255DF">
            <w:pPr>
              <w:rPr>
                <w:color w:val="000000"/>
                <w:lang w:val="en-US"/>
              </w:rPr>
            </w:pPr>
            <w:proofErr w:type="spellStart"/>
            <w:r w:rsidRPr="00A54268">
              <w:rPr>
                <w:color w:val="000000"/>
                <w:lang w:val="en-US"/>
              </w:rPr>
              <w:t>MimeType</w:t>
            </w:r>
            <w:proofErr w:type="spellEnd"/>
          </w:p>
        </w:tc>
        <w:tc>
          <w:tcPr>
            <w:tcW w:w="3283" w:type="dxa"/>
            <w:vAlign w:val="center"/>
          </w:tcPr>
          <w:p w14:paraId="136F577E" w14:textId="77777777" w:rsidR="003E6DF3" w:rsidRPr="00877316" w:rsidRDefault="003E6DF3" w:rsidP="00D255DF">
            <w:pPr>
              <w:jc w:val="left"/>
              <w:rPr>
                <w:color w:val="000000"/>
                <w:lang w:val="en-US"/>
              </w:rPr>
            </w:pPr>
            <w:r w:rsidRPr="00877316">
              <w:rPr>
                <w:color w:val="000000"/>
                <w:lang w:val="en-US"/>
              </w:rPr>
              <w:t xml:space="preserve">Type name changed to </w:t>
            </w:r>
            <w:proofErr w:type="spellStart"/>
            <w:r w:rsidRPr="00877316">
              <w:rPr>
                <w:color w:val="000000"/>
                <w:lang w:val="en-US"/>
              </w:rPr>
              <w:t>ContentType</w:t>
            </w:r>
            <w:proofErr w:type="spellEnd"/>
          </w:p>
        </w:tc>
      </w:tr>
      <w:tr w:rsidR="003E6DF3" w:rsidRPr="00F0151A" w14:paraId="58A75E82" w14:textId="77777777" w:rsidTr="00D255DF">
        <w:tc>
          <w:tcPr>
            <w:tcW w:w="704" w:type="dxa"/>
            <w:vAlign w:val="center"/>
          </w:tcPr>
          <w:p w14:paraId="03FABCEF" w14:textId="77777777" w:rsidR="003E6DF3" w:rsidRPr="00877316" w:rsidRDefault="003E6DF3" w:rsidP="00D255DF">
            <w:pPr>
              <w:rPr>
                <w:color w:val="000000"/>
                <w:lang w:val="en-US"/>
              </w:rPr>
            </w:pPr>
          </w:p>
        </w:tc>
        <w:tc>
          <w:tcPr>
            <w:tcW w:w="5546" w:type="dxa"/>
            <w:vAlign w:val="center"/>
          </w:tcPr>
          <w:p w14:paraId="452EDC83" w14:textId="77777777" w:rsidR="003E6DF3" w:rsidRPr="00A54268" w:rsidRDefault="003E6DF3" w:rsidP="00D255DF">
            <w:pPr>
              <w:rPr>
                <w:color w:val="000000"/>
                <w:lang w:val="en-US"/>
              </w:rPr>
            </w:pPr>
            <w:r w:rsidRPr="00A54268">
              <w:rPr>
                <w:color w:val="000000"/>
                <w:lang w:val="en-US"/>
              </w:rPr>
              <w:t>Property/</w:t>
            </w:r>
            <w:proofErr w:type="spellStart"/>
            <w:r w:rsidRPr="00A54268">
              <w:rPr>
                <w:color w:val="000000"/>
                <w:lang w:val="en-US"/>
              </w:rPr>
              <w:t>valueType</w:t>
            </w:r>
            <w:proofErr w:type="spellEnd"/>
          </w:p>
        </w:tc>
        <w:tc>
          <w:tcPr>
            <w:tcW w:w="3283" w:type="dxa"/>
            <w:vAlign w:val="center"/>
          </w:tcPr>
          <w:p w14:paraId="31CE7691" w14:textId="77777777" w:rsidR="003E6DF3" w:rsidRPr="00877316" w:rsidRDefault="003E6DF3" w:rsidP="00D255DF">
            <w:pPr>
              <w:jc w:val="left"/>
              <w:rPr>
                <w:color w:val="000000"/>
                <w:lang w:val="en-US"/>
              </w:rPr>
            </w:pPr>
            <w:r w:rsidRPr="00877316">
              <w:rPr>
                <w:color w:val="000000"/>
                <w:lang w:val="en-US"/>
              </w:rPr>
              <w:t xml:space="preserve">Type changed from </w:t>
            </w:r>
            <w:proofErr w:type="spellStart"/>
            <w:r w:rsidRPr="00877316">
              <w:rPr>
                <w:color w:val="000000"/>
                <w:lang w:val="en-US"/>
              </w:rPr>
              <w:t>DataTypeDef</w:t>
            </w:r>
            <w:proofErr w:type="spellEnd"/>
            <w:r w:rsidRPr="00877316">
              <w:rPr>
                <w:color w:val="000000"/>
                <w:lang w:val="en-US"/>
              </w:rPr>
              <w:t xml:space="preserve"> to </w:t>
            </w:r>
            <w:proofErr w:type="spellStart"/>
            <w:r w:rsidRPr="00877316">
              <w:rPr>
                <w:color w:val="000000"/>
                <w:lang w:val="en-US"/>
              </w:rPr>
              <w:t>DataTypeDefXsd</w:t>
            </w:r>
            <w:proofErr w:type="spellEnd"/>
          </w:p>
        </w:tc>
      </w:tr>
      <w:tr w:rsidR="003E6DF3" w:rsidRPr="00F0151A" w14:paraId="68DB48F0" w14:textId="77777777" w:rsidTr="00D255DF">
        <w:tc>
          <w:tcPr>
            <w:tcW w:w="704" w:type="dxa"/>
            <w:vAlign w:val="center"/>
          </w:tcPr>
          <w:p w14:paraId="27E18628"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11E479B6" w14:textId="77777777" w:rsidR="003E6DF3" w:rsidRPr="00A54268" w:rsidRDefault="003E6DF3" w:rsidP="00D255DF">
            <w:pPr>
              <w:rPr>
                <w:color w:val="000000"/>
                <w:lang w:val="en-US"/>
              </w:rPr>
            </w:pPr>
            <w:r w:rsidRPr="00A54268">
              <w:rPr>
                <w:color w:val="000000"/>
                <w:lang w:val="en-US"/>
              </w:rPr>
              <w:t>Qualifiable/qualifier</w:t>
            </w:r>
          </w:p>
        </w:tc>
        <w:tc>
          <w:tcPr>
            <w:tcW w:w="3283" w:type="dxa"/>
            <w:vAlign w:val="center"/>
          </w:tcPr>
          <w:p w14:paraId="051DF20B" w14:textId="30035CD9" w:rsidR="003E6DF3" w:rsidRPr="00877316" w:rsidRDefault="003E6DF3" w:rsidP="00D255DF">
            <w:pPr>
              <w:jc w:val="left"/>
              <w:rPr>
                <w:color w:val="000000"/>
                <w:lang w:val="en-US"/>
              </w:rPr>
            </w:pPr>
            <w:r w:rsidRPr="00877316">
              <w:rPr>
                <w:color w:val="000000"/>
                <w:lang w:val="en-US"/>
              </w:rPr>
              <w:t xml:space="preserve">Type changed from </w:t>
            </w:r>
            <w:r w:rsidR="00CD3206" w:rsidRPr="00845EB7">
              <w:rPr>
                <w:color w:val="000000"/>
                <w:lang w:val="en-US"/>
              </w:rPr>
              <w:t>Constraint</w:t>
            </w:r>
            <w:r w:rsidRPr="00877316">
              <w:rPr>
                <w:color w:val="000000"/>
                <w:lang w:val="en-US"/>
              </w:rPr>
              <w:t xml:space="preserve"> to </w:t>
            </w:r>
            <w:r w:rsidR="00CD3206" w:rsidRPr="00845EB7">
              <w:rPr>
                <w:color w:val="000000"/>
                <w:lang w:val="en-US"/>
              </w:rPr>
              <w:t>Qualifier</w:t>
            </w:r>
          </w:p>
        </w:tc>
      </w:tr>
      <w:tr w:rsidR="003E6DF3" w:rsidRPr="00C1034D" w14:paraId="5AF97D6B" w14:textId="77777777" w:rsidTr="00D255DF">
        <w:tc>
          <w:tcPr>
            <w:tcW w:w="704" w:type="dxa"/>
            <w:vAlign w:val="center"/>
          </w:tcPr>
          <w:p w14:paraId="3F8A2130" w14:textId="77777777" w:rsidR="003E6DF3" w:rsidRPr="00877316" w:rsidRDefault="003E6DF3" w:rsidP="00D255DF">
            <w:pPr>
              <w:rPr>
                <w:color w:val="000000"/>
                <w:lang w:val="en-US"/>
              </w:rPr>
            </w:pPr>
          </w:p>
        </w:tc>
        <w:tc>
          <w:tcPr>
            <w:tcW w:w="5546" w:type="dxa"/>
            <w:vAlign w:val="center"/>
          </w:tcPr>
          <w:p w14:paraId="31280DE6" w14:textId="77777777" w:rsidR="003E6DF3" w:rsidRPr="00A54268" w:rsidRDefault="003E6DF3" w:rsidP="00D255DF">
            <w:pPr>
              <w:rPr>
                <w:color w:val="000000"/>
                <w:lang w:val="en-US"/>
              </w:rPr>
            </w:pPr>
            <w:r w:rsidRPr="00A54268">
              <w:rPr>
                <w:color w:val="000000"/>
                <w:lang w:val="en-US"/>
              </w:rPr>
              <w:t>Qualifier</w:t>
            </w:r>
          </w:p>
        </w:tc>
        <w:tc>
          <w:tcPr>
            <w:tcW w:w="3283" w:type="dxa"/>
            <w:vAlign w:val="center"/>
          </w:tcPr>
          <w:p w14:paraId="68A9F3C3" w14:textId="77777777" w:rsidR="003E6DF3" w:rsidRPr="00877316" w:rsidRDefault="003E6DF3" w:rsidP="00D255DF">
            <w:pPr>
              <w:jc w:val="left"/>
              <w:rPr>
                <w:color w:val="000000"/>
                <w:lang w:val="en-US"/>
              </w:rPr>
            </w:pPr>
            <w:r w:rsidRPr="00877316">
              <w:rPr>
                <w:color w:val="000000"/>
                <w:lang w:val="en-US"/>
              </w:rPr>
              <w:t>Does not inherit from abstract class "Constraint" any longer</w:t>
            </w:r>
          </w:p>
        </w:tc>
      </w:tr>
      <w:tr w:rsidR="003E6DF3" w:rsidRPr="00C1034D" w14:paraId="6F6CD2C3" w14:textId="77777777" w:rsidTr="00D255DF">
        <w:tc>
          <w:tcPr>
            <w:tcW w:w="704" w:type="dxa"/>
            <w:vAlign w:val="center"/>
          </w:tcPr>
          <w:p w14:paraId="304D5C32" w14:textId="77777777" w:rsidR="003E6DF3" w:rsidRPr="00877316" w:rsidRDefault="003E6DF3" w:rsidP="00D255DF">
            <w:pPr>
              <w:rPr>
                <w:color w:val="000000"/>
                <w:lang w:val="en-US"/>
              </w:rPr>
            </w:pPr>
          </w:p>
        </w:tc>
        <w:tc>
          <w:tcPr>
            <w:tcW w:w="5546" w:type="dxa"/>
            <w:vAlign w:val="center"/>
          </w:tcPr>
          <w:p w14:paraId="22D6BA57" w14:textId="77777777" w:rsidR="003E6DF3" w:rsidRPr="00A54268" w:rsidRDefault="003E6DF3" w:rsidP="00D255DF">
            <w:pPr>
              <w:rPr>
                <w:color w:val="000000"/>
                <w:lang w:val="en-US"/>
              </w:rPr>
            </w:pPr>
            <w:r w:rsidRPr="00A54268">
              <w:rPr>
                <w:color w:val="000000"/>
                <w:lang w:val="en-US"/>
              </w:rPr>
              <w:t>Qualifier/</w:t>
            </w:r>
            <w:proofErr w:type="spellStart"/>
            <w:r w:rsidRPr="00A54268">
              <w:rPr>
                <w:color w:val="000000"/>
                <w:lang w:val="en-US"/>
              </w:rPr>
              <w:t>valueType</w:t>
            </w:r>
            <w:proofErr w:type="spellEnd"/>
          </w:p>
        </w:tc>
        <w:tc>
          <w:tcPr>
            <w:tcW w:w="3283" w:type="dxa"/>
            <w:vAlign w:val="center"/>
          </w:tcPr>
          <w:p w14:paraId="22B75CB8" w14:textId="77777777" w:rsidR="003E6DF3" w:rsidRPr="00877316" w:rsidRDefault="003E6DF3" w:rsidP="00D255DF">
            <w:pPr>
              <w:jc w:val="left"/>
              <w:rPr>
                <w:color w:val="000000"/>
                <w:lang w:val="en-US"/>
              </w:rPr>
            </w:pPr>
            <w:r w:rsidRPr="00877316">
              <w:rPr>
                <w:color w:val="000000"/>
                <w:lang w:val="en-US"/>
              </w:rPr>
              <w:t xml:space="preserve">Type changed from </w:t>
            </w:r>
            <w:proofErr w:type="spellStart"/>
            <w:r w:rsidRPr="00877316">
              <w:rPr>
                <w:color w:val="000000"/>
                <w:lang w:val="en-US"/>
              </w:rPr>
              <w:t>DataTypeDef</w:t>
            </w:r>
            <w:proofErr w:type="spellEnd"/>
            <w:r w:rsidRPr="00877316">
              <w:rPr>
                <w:color w:val="000000"/>
                <w:lang w:val="en-US"/>
              </w:rPr>
              <w:t xml:space="preserve"> to </w:t>
            </w:r>
            <w:proofErr w:type="spellStart"/>
            <w:r w:rsidRPr="00877316">
              <w:rPr>
                <w:color w:val="000000"/>
                <w:lang w:val="en-US"/>
              </w:rPr>
              <w:t>DataTypeDefXsd</w:t>
            </w:r>
            <w:proofErr w:type="spellEnd"/>
          </w:p>
        </w:tc>
      </w:tr>
      <w:tr w:rsidR="003E6DF3" w:rsidRPr="00C1034D" w14:paraId="1B639250" w14:textId="77777777" w:rsidTr="00D255DF">
        <w:tc>
          <w:tcPr>
            <w:tcW w:w="704" w:type="dxa"/>
            <w:vAlign w:val="center"/>
          </w:tcPr>
          <w:p w14:paraId="3CDE6D77" w14:textId="77777777" w:rsidR="003E6DF3" w:rsidRPr="00877316" w:rsidRDefault="003E6DF3" w:rsidP="00D255DF">
            <w:pPr>
              <w:rPr>
                <w:color w:val="000000"/>
                <w:lang w:val="en-US"/>
              </w:rPr>
            </w:pPr>
          </w:p>
        </w:tc>
        <w:tc>
          <w:tcPr>
            <w:tcW w:w="5546" w:type="dxa"/>
            <w:vAlign w:val="center"/>
          </w:tcPr>
          <w:p w14:paraId="3C1A33FD" w14:textId="77777777" w:rsidR="003E6DF3" w:rsidRPr="00A54268" w:rsidRDefault="003E6DF3" w:rsidP="00D255DF">
            <w:pPr>
              <w:rPr>
                <w:color w:val="000000"/>
                <w:lang w:val="en-US"/>
              </w:rPr>
            </w:pPr>
            <w:r w:rsidRPr="00A54268">
              <w:rPr>
                <w:color w:val="000000"/>
                <w:lang w:val="en-US"/>
              </w:rPr>
              <w:t>Range/</w:t>
            </w:r>
            <w:proofErr w:type="spellStart"/>
            <w:r w:rsidRPr="00A54268">
              <w:rPr>
                <w:color w:val="000000"/>
                <w:lang w:val="en-US"/>
              </w:rPr>
              <w:t>valueType</w:t>
            </w:r>
            <w:proofErr w:type="spellEnd"/>
          </w:p>
        </w:tc>
        <w:tc>
          <w:tcPr>
            <w:tcW w:w="3283" w:type="dxa"/>
            <w:vAlign w:val="center"/>
          </w:tcPr>
          <w:p w14:paraId="54494EDF" w14:textId="77777777" w:rsidR="003E6DF3" w:rsidRPr="00877316" w:rsidRDefault="003E6DF3" w:rsidP="00D255DF">
            <w:pPr>
              <w:jc w:val="left"/>
              <w:rPr>
                <w:color w:val="000000"/>
                <w:lang w:val="en-US"/>
              </w:rPr>
            </w:pPr>
            <w:r w:rsidRPr="00877316">
              <w:rPr>
                <w:color w:val="000000"/>
                <w:lang w:val="en-US"/>
              </w:rPr>
              <w:t xml:space="preserve">Type changed from </w:t>
            </w:r>
            <w:proofErr w:type="spellStart"/>
            <w:r w:rsidRPr="00877316">
              <w:rPr>
                <w:color w:val="000000"/>
                <w:lang w:val="en-US"/>
              </w:rPr>
              <w:t>DataTypeDef</w:t>
            </w:r>
            <w:proofErr w:type="spellEnd"/>
            <w:r w:rsidRPr="00877316">
              <w:rPr>
                <w:color w:val="000000"/>
                <w:lang w:val="en-US"/>
              </w:rPr>
              <w:t xml:space="preserve"> to </w:t>
            </w:r>
            <w:proofErr w:type="spellStart"/>
            <w:r w:rsidRPr="00877316">
              <w:rPr>
                <w:color w:val="000000"/>
                <w:lang w:val="en-US"/>
              </w:rPr>
              <w:t>DataTypeDefXsd</w:t>
            </w:r>
            <w:proofErr w:type="spellEnd"/>
          </w:p>
        </w:tc>
      </w:tr>
      <w:tr w:rsidR="003E6DF3" w:rsidRPr="00877316" w14:paraId="5493889C" w14:textId="77777777" w:rsidTr="00D255DF">
        <w:tc>
          <w:tcPr>
            <w:tcW w:w="704" w:type="dxa"/>
            <w:vAlign w:val="center"/>
          </w:tcPr>
          <w:p w14:paraId="55F0BD9C" w14:textId="77777777" w:rsidR="003E6DF3" w:rsidRPr="00877316" w:rsidRDefault="003E6DF3" w:rsidP="00D255DF">
            <w:pPr>
              <w:rPr>
                <w:color w:val="000000"/>
                <w:lang w:val="en-US"/>
              </w:rPr>
            </w:pPr>
          </w:p>
        </w:tc>
        <w:tc>
          <w:tcPr>
            <w:tcW w:w="5546" w:type="dxa"/>
            <w:vAlign w:val="center"/>
          </w:tcPr>
          <w:p w14:paraId="0FA6EC81" w14:textId="77777777" w:rsidR="003E6DF3" w:rsidRPr="00A54268" w:rsidRDefault="003E6DF3" w:rsidP="00D255DF">
            <w:pPr>
              <w:rPr>
                <w:color w:val="000000"/>
                <w:lang w:val="en-US"/>
              </w:rPr>
            </w:pPr>
            <w:r w:rsidRPr="00A54268">
              <w:rPr>
                <w:color w:val="000000"/>
                <w:lang w:val="en-US"/>
              </w:rPr>
              <w:t>Referable/</w:t>
            </w:r>
            <w:proofErr w:type="spellStart"/>
            <w:r w:rsidRPr="00A54268">
              <w:rPr>
                <w:color w:val="000000"/>
                <w:lang w:val="en-US"/>
              </w:rPr>
              <w:t>idShort</w:t>
            </w:r>
            <w:proofErr w:type="spellEnd"/>
          </w:p>
        </w:tc>
        <w:tc>
          <w:tcPr>
            <w:tcW w:w="3283" w:type="dxa"/>
            <w:vAlign w:val="center"/>
          </w:tcPr>
          <w:p w14:paraId="11CBDABF" w14:textId="77777777" w:rsidR="003E6DF3" w:rsidRPr="00A54268" w:rsidRDefault="003E6DF3" w:rsidP="00D255DF">
            <w:pPr>
              <w:jc w:val="left"/>
              <w:rPr>
                <w:color w:val="000000"/>
                <w:lang w:val="en-US"/>
              </w:rPr>
            </w:pPr>
            <w:r w:rsidRPr="00A54268">
              <w:rPr>
                <w:color w:val="000000"/>
                <w:lang w:val="en-US"/>
              </w:rPr>
              <w:t>Now optional, was mandatory</w:t>
            </w:r>
          </w:p>
        </w:tc>
      </w:tr>
      <w:tr w:rsidR="003E6DF3" w:rsidRPr="00C1034D" w14:paraId="14C2C294" w14:textId="77777777" w:rsidTr="00D255DF">
        <w:tc>
          <w:tcPr>
            <w:tcW w:w="704" w:type="dxa"/>
            <w:vAlign w:val="center"/>
          </w:tcPr>
          <w:p w14:paraId="3AEC9D7E"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2262B5EE" w14:textId="77777777" w:rsidR="003E6DF3" w:rsidRPr="00A54268" w:rsidRDefault="003E6DF3" w:rsidP="00D255DF">
            <w:pPr>
              <w:rPr>
                <w:color w:val="000000"/>
                <w:lang w:val="en-US"/>
              </w:rPr>
            </w:pPr>
            <w:proofErr w:type="spellStart"/>
            <w:r w:rsidRPr="00A54268">
              <w:rPr>
                <w:color w:val="000000"/>
                <w:lang w:val="en-US"/>
              </w:rPr>
              <w:t>ReferableElements</w:t>
            </w:r>
            <w:proofErr w:type="spellEnd"/>
          </w:p>
        </w:tc>
        <w:tc>
          <w:tcPr>
            <w:tcW w:w="3283" w:type="dxa"/>
            <w:vAlign w:val="center"/>
          </w:tcPr>
          <w:p w14:paraId="3FEA260E" w14:textId="77777777" w:rsidR="003E6DF3" w:rsidRPr="00877316" w:rsidRDefault="003E6DF3" w:rsidP="00D255DF">
            <w:pPr>
              <w:jc w:val="left"/>
              <w:rPr>
                <w:color w:val="000000"/>
                <w:lang w:val="en-US"/>
              </w:rPr>
            </w:pPr>
            <w:r w:rsidRPr="00877316">
              <w:rPr>
                <w:color w:val="000000"/>
                <w:lang w:val="en-US"/>
              </w:rPr>
              <w:t xml:space="preserve">Substituted with enumeration </w:t>
            </w:r>
            <w:proofErr w:type="spellStart"/>
            <w:r w:rsidRPr="00877316">
              <w:rPr>
                <w:color w:val="000000"/>
                <w:lang w:val="en-US"/>
              </w:rPr>
              <w:t>AasSubmodelElements</w:t>
            </w:r>
            <w:proofErr w:type="spellEnd"/>
            <w:r w:rsidRPr="00877316">
              <w:rPr>
                <w:color w:val="000000"/>
                <w:lang w:val="en-US"/>
              </w:rPr>
              <w:t xml:space="preserve"> and </w:t>
            </w:r>
            <w:proofErr w:type="spellStart"/>
            <w:r w:rsidRPr="00877316">
              <w:rPr>
                <w:color w:val="000000"/>
                <w:lang w:val="en-US"/>
              </w:rPr>
              <w:t>AasIdentifiables</w:t>
            </w:r>
            <w:proofErr w:type="spellEnd"/>
          </w:p>
        </w:tc>
      </w:tr>
      <w:tr w:rsidR="003E6DF3" w:rsidRPr="00C1034D" w14:paraId="223C1C1A" w14:textId="77777777" w:rsidTr="00D255DF">
        <w:tc>
          <w:tcPr>
            <w:tcW w:w="704" w:type="dxa"/>
            <w:vAlign w:val="center"/>
          </w:tcPr>
          <w:p w14:paraId="0EAF52ED"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770D198C" w14:textId="77777777" w:rsidR="003E6DF3" w:rsidRPr="00A54268" w:rsidRDefault="003E6DF3" w:rsidP="00D255DF">
            <w:pPr>
              <w:rPr>
                <w:color w:val="000000"/>
                <w:lang w:val="en-US"/>
              </w:rPr>
            </w:pPr>
            <w:proofErr w:type="spellStart"/>
            <w:r w:rsidRPr="00A54268">
              <w:rPr>
                <w:color w:val="000000"/>
                <w:lang w:val="en-US"/>
              </w:rPr>
              <w:t>ReferableElements</w:t>
            </w:r>
            <w:proofErr w:type="spellEnd"/>
            <w:r w:rsidRPr="00A54268">
              <w:rPr>
                <w:color w:val="000000"/>
                <w:lang w:val="en-US"/>
              </w:rPr>
              <w:t>/</w:t>
            </w:r>
            <w:proofErr w:type="spellStart"/>
            <w:r w:rsidRPr="00A54268">
              <w:rPr>
                <w:color w:val="000000"/>
                <w:lang w:val="en-US"/>
              </w:rPr>
              <w:t>AccessPermissionRule</w:t>
            </w:r>
            <w:proofErr w:type="spellEnd"/>
          </w:p>
        </w:tc>
        <w:tc>
          <w:tcPr>
            <w:tcW w:w="3283" w:type="dxa"/>
            <w:vAlign w:val="center"/>
          </w:tcPr>
          <w:p w14:paraId="4C9A0CB1" w14:textId="34276463" w:rsidR="003E6DF3" w:rsidRPr="00877316" w:rsidRDefault="003E6DF3" w:rsidP="00D255DF">
            <w:pPr>
              <w:jc w:val="left"/>
              <w:rPr>
                <w:color w:val="000000"/>
                <w:lang w:val="en-US"/>
              </w:rPr>
            </w:pPr>
            <w:r w:rsidRPr="00877316">
              <w:rPr>
                <w:color w:val="000000"/>
                <w:lang w:val="en-US"/>
              </w:rPr>
              <w:t xml:space="preserve">Removed from enumeration, </w:t>
            </w:r>
            <w:proofErr w:type="spellStart"/>
            <w:r w:rsidRPr="00877316">
              <w:rPr>
                <w:color w:val="000000"/>
                <w:lang w:val="en-US"/>
              </w:rPr>
              <w:t>AccessPermissionRule</w:t>
            </w:r>
            <w:proofErr w:type="spellEnd"/>
            <w:r w:rsidRPr="00877316">
              <w:rPr>
                <w:color w:val="000000"/>
                <w:lang w:val="en-US"/>
              </w:rPr>
              <w:t xml:space="preserve"> is no longer referable</w:t>
            </w:r>
          </w:p>
          <w:p w14:paraId="4CE5AD74" w14:textId="77777777" w:rsidR="003E6DF3" w:rsidRPr="00877316" w:rsidRDefault="003E6DF3" w:rsidP="00D255DF">
            <w:pPr>
              <w:jc w:val="left"/>
              <w:rPr>
                <w:color w:val="000000"/>
                <w:lang w:val="en-US"/>
              </w:rPr>
            </w:pPr>
            <w:r w:rsidRPr="00877316">
              <w:rPr>
                <w:color w:val="000000"/>
                <w:lang w:val="en-US"/>
              </w:rPr>
              <w:t xml:space="preserve">Not part of new </w:t>
            </w:r>
            <w:proofErr w:type="spellStart"/>
            <w:r w:rsidRPr="00877316">
              <w:rPr>
                <w:color w:val="000000"/>
                <w:lang w:val="en-US"/>
              </w:rPr>
              <w:t>AasReferableNonIdentifiables</w:t>
            </w:r>
            <w:proofErr w:type="spellEnd"/>
          </w:p>
        </w:tc>
      </w:tr>
      <w:tr w:rsidR="003E6DF3" w:rsidRPr="00C96724" w14:paraId="09F0897E" w14:textId="77777777" w:rsidTr="00D255DF">
        <w:tc>
          <w:tcPr>
            <w:tcW w:w="704" w:type="dxa"/>
            <w:vAlign w:val="center"/>
          </w:tcPr>
          <w:p w14:paraId="770EC691"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0CE4A091" w14:textId="77777777" w:rsidR="003E6DF3" w:rsidRPr="00A54268" w:rsidRDefault="003E6DF3" w:rsidP="00D255DF">
            <w:pPr>
              <w:rPr>
                <w:color w:val="000000"/>
                <w:lang w:val="en-US"/>
              </w:rPr>
            </w:pPr>
            <w:proofErr w:type="spellStart"/>
            <w:r w:rsidRPr="00A54268">
              <w:rPr>
                <w:color w:val="000000"/>
                <w:lang w:val="en-US"/>
              </w:rPr>
              <w:t>ReferableElement</w:t>
            </w:r>
            <w:proofErr w:type="spellEnd"/>
            <w:r w:rsidRPr="00A54268">
              <w:rPr>
                <w:color w:val="000000"/>
                <w:lang w:val="en-US"/>
              </w:rPr>
              <w:t>/</w:t>
            </w:r>
            <w:proofErr w:type="spellStart"/>
            <w:r w:rsidRPr="00A54268">
              <w:rPr>
                <w:color w:val="000000"/>
                <w:lang w:val="en-US"/>
              </w:rPr>
              <w:t>BasicEvent</w:t>
            </w:r>
            <w:proofErr w:type="spellEnd"/>
          </w:p>
        </w:tc>
        <w:tc>
          <w:tcPr>
            <w:tcW w:w="3283" w:type="dxa"/>
            <w:vAlign w:val="center"/>
          </w:tcPr>
          <w:p w14:paraId="39F07FC4" w14:textId="77777777" w:rsidR="003E6DF3" w:rsidRPr="00877316" w:rsidRDefault="003E6DF3" w:rsidP="00D255DF">
            <w:pPr>
              <w:jc w:val="left"/>
              <w:rPr>
                <w:color w:val="000000"/>
                <w:lang w:val="en-US"/>
              </w:rPr>
            </w:pPr>
            <w:r w:rsidRPr="00877316">
              <w:rPr>
                <w:color w:val="000000"/>
                <w:lang w:val="en-US"/>
              </w:rPr>
              <w:t xml:space="preserve">Renamed to </w:t>
            </w:r>
            <w:proofErr w:type="spellStart"/>
            <w:r w:rsidRPr="00877316">
              <w:rPr>
                <w:color w:val="000000"/>
                <w:lang w:val="en-US"/>
              </w:rPr>
              <w:t>BasicEventElement</w:t>
            </w:r>
            <w:proofErr w:type="spellEnd"/>
          </w:p>
          <w:p w14:paraId="5A6258AB" w14:textId="77777777" w:rsidR="003E6DF3" w:rsidRPr="00877316" w:rsidRDefault="003E6DF3" w:rsidP="00D255DF">
            <w:pPr>
              <w:jc w:val="left"/>
              <w:rPr>
                <w:color w:val="000000"/>
                <w:lang w:val="en-US"/>
              </w:rPr>
            </w:pPr>
            <w:r w:rsidRPr="00877316">
              <w:rPr>
                <w:color w:val="000000"/>
                <w:lang w:val="en-US"/>
              </w:rPr>
              <w:t xml:space="preserve">Now part of </w:t>
            </w:r>
            <w:proofErr w:type="spellStart"/>
            <w:r w:rsidRPr="00877316">
              <w:rPr>
                <w:color w:val="000000"/>
                <w:lang w:val="en-US"/>
              </w:rPr>
              <w:t>AasSubmodelElements</w:t>
            </w:r>
            <w:proofErr w:type="spellEnd"/>
          </w:p>
        </w:tc>
      </w:tr>
      <w:tr w:rsidR="003E6DF3" w:rsidRPr="00C96724" w14:paraId="4B8E9842" w14:textId="77777777" w:rsidTr="00D255DF">
        <w:tc>
          <w:tcPr>
            <w:tcW w:w="704" w:type="dxa"/>
            <w:vAlign w:val="center"/>
          </w:tcPr>
          <w:p w14:paraId="6BD7536E"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3EA886B1" w14:textId="77777777" w:rsidR="003E6DF3" w:rsidRPr="00A54268" w:rsidRDefault="003E6DF3" w:rsidP="00D255DF">
            <w:pPr>
              <w:rPr>
                <w:color w:val="000000"/>
                <w:lang w:val="en-US"/>
              </w:rPr>
            </w:pPr>
            <w:proofErr w:type="spellStart"/>
            <w:r w:rsidRPr="00A54268">
              <w:rPr>
                <w:color w:val="000000"/>
                <w:lang w:val="en-US"/>
              </w:rPr>
              <w:t>ReferablesElements</w:t>
            </w:r>
            <w:proofErr w:type="spellEnd"/>
            <w:r w:rsidRPr="00A54268">
              <w:rPr>
                <w:color w:val="000000"/>
                <w:lang w:val="en-US"/>
              </w:rPr>
              <w:t>/</w:t>
            </w:r>
            <w:proofErr w:type="spellStart"/>
            <w:r w:rsidRPr="00A54268">
              <w:rPr>
                <w:color w:val="000000"/>
                <w:lang w:val="en-US"/>
              </w:rPr>
              <w:t>ConceptDictionary</w:t>
            </w:r>
            <w:proofErr w:type="spellEnd"/>
          </w:p>
        </w:tc>
        <w:tc>
          <w:tcPr>
            <w:tcW w:w="3283" w:type="dxa"/>
            <w:vAlign w:val="center"/>
          </w:tcPr>
          <w:p w14:paraId="62440526" w14:textId="50F50C73" w:rsidR="003E6DF3" w:rsidRPr="00877316" w:rsidRDefault="003E6DF3" w:rsidP="00D255DF">
            <w:pPr>
              <w:jc w:val="left"/>
              <w:rPr>
                <w:color w:val="000000"/>
                <w:lang w:val="en-US"/>
              </w:rPr>
            </w:pPr>
            <w:r w:rsidRPr="00877316">
              <w:rPr>
                <w:color w:val="000000"/>
                <w:lang w:val="en-US"/>
              </w:rPr>
              <w:t xml:space="preserve">Bugfix: </w:t>
            </w:r>
            <w:proofErr w:type="spellStart"/>
            <w:r w:rsidRPr="00877316">
              <w:rPr>
                <w:color w:val="000000"/>
                <w:lang w:val="en-US"/>
              </w:rPr>
              <w:t>ConceptDictionary</w:t>
            </w:r>
            <w:proofErr w:type="spellEnd"/>
            <w:r w:rsidRPr="00877316">
              <w:rPr>
                <w:color w:val="000000"/>
                <w:lang w:val="en-US"/>
              </w:rPr>
              <w:t xml:space="preserve"> removed from enumeration since </w:t>
            </w:r>
            <w:proofErr w:type="spellStart"/>
            <w:r w:rsidRPr="00877316">
              <w:rPr>
                <w:color w:val="000000"/>
                <w:lang w:val="en-US"/>
              </w:rPr>
              <w:t>ConceptDictionary</w:t>
            </w:r>
            <w:proofErr w:type="spellEnd"/>
            <w:r w:rsidRPr="00877316">
              <w:rPr>
                <w:color w:val="000000"/>
                <w:lang w:val="en-US"/>
              </w:rPr>
              <w:t xml:space="preserve"> no longer part of specification</w:t>
            </w:r>
          </w:p>
          <w:p w14:paraId="66865C44" w14:textId="77777777" w:rsidR="003E6DF3" w:rsidRPr="00877316" w:rsidRDefault="003E6DF3" w:rsidP="00D255DF">
            <w:pPr>
              <w:jc w:val="left"/>
              <w:rPr>
                <w:color w:val="000000"/>
                <w:lang w:val="en-US"/>
              </w:rPr>
            </w:pPr>
            <w:r w:rsidRPr="00877316">
              <w:rPr>
                <w:color w:val="000000"/>
                <w:lang w:val="en-US"/>
              </w:rPr>
              <w:t xml:space="preserve">Not part of new </w:t>
            </w:r>
            <w:proofErr w:type="spellStart"/>
            <w:r w:rsidRPr="00877316">
              <w:rPr>
                <w:color w:val="000000"/>
                <w:lang w:val="en-US"/>
              </w:rPr>
              <w:t>KeyTypes</w:t>
            </w:r>
            <w:proofErr w:type="spellEnd"/>
          </w:p>
        </w:tc>
      </w:tr>
      <w:tr w:rsidR="003E6DF3" w:rsidRPr="00C96724" w14:paraId="10896397" w14:textId="77777777" w:rsidTr="00D255DF">
        <w:tc>
          <w:tcPr>
            <w:tcW w:w="704" w:type="dxa"/>
            <w:vAlign w:val="center"/>
          </w:tcPr>
          <w:p w14:paraId="387409F9" w14:textId="77777777" w:rsidR="003E6DF3" w:rsidRPr="00A54268" w:rsidRDefault="003E6DF3" w:rsidP="00D255DF">
            <w:pPr>
              <w:rPr>
                <w:color w:val="000000"/>
                <w:lang w:val="en-US"/>
              </w:rPr>
            </w:pPr>
            <w:r w:rsidRPr="00A54268">
              <w:rPr>
                <w:color w:val="000000"/>
                <w:lang w:val="en-US"/>
              </w:rPr>
              <w:t>x</w:t>
            </w:r>
          </w:p>
        </w:tc>
        <w:tc>
          <w:tcPr>
            <w:tcW w:w="5546" w:type="dxa"/>
            <w:vAlign w:val="center"/>
          </w:tcPr>
          <w:p w14:paraId="56AF61CF" w14:textId="77777777" w:rsidR="003E6DF3" w:rsidRPr="00A54268" w:rsidRDefault="003E6DF3" w:rsidP="00D255DF">
            <w:pPr>
              <w:rPr>
                <w:color w:val="000000"/>
                <w:lang w:val="en-US"/>
              </w:rPr>
            </w:pPr>
            <w:proofErr w:type="spellStart"/>
            <w:r w:rsidRPr="00A54268">
              <w:rPr>
                <w:color w:val="000000"/>
                <w:lang w:val="en-US"/>
              </w:rPr>
              <w:t>ReferableElements</w:t>
            </w:r>
            <w:proofErr w:type="spellEnd"/>
            <w:r w:rsidRPr="00A54268">
              <w:rPr>
                <w:color w:val="000000"/>
                <w:lang w:val="en-US"/>
              </w:rPr>
              <w:t>/Event</w:t>
            </w:r>
          </w:p>
        </w:tc>
        <w:tc>
          <w:tcPr>
            <w:tcW w:w="3283" w:type="dxa"/>
            <w:vAlign w:val="center"/>
          </w:tcPr>
          <w:p w14:paraId="21481F90" w14:textId="77777777" w:rsidR="003E6DF3" w:rsidRPr="00877316" w:rsidRDefault="003E6DF3" w:rsidP="00D255DF">
            <w:pPr>
              <w:jc w:val="left"/>
              <w:rPr>
                <w:color w:val="000000"/>
                <w:lang w:val="en-US"/>
              </w:rPr>
            </w:pPr>
            <w:r w:rsidRPr="00877316">
              <w:rPr>
                <w:color w:val="000000"/>
                <w:lang w:val="en-US"/>
              </w:rPr>
              <w:t xml:space="preserve">Renamed to </w:t>
            </w:r>
            <w:proofErr w:type="spellStart"/>
            <w:r w:rsidRPr="00877316">
              <w:rPr>
                <w:color w:val="000000"/>
                <w:lang w:val="en-US"/>
              </w:rPr>
              <w:t>EventElement</w:t>
            </w:r>
            <w:proofErr w:type="spellEnd"/>
          </w:p>
          <w:p w14:paraId="66EF9739" w14:textId="77777777" w:rsidR="003E6DF3" w:rsidRPr="00877316" w:rsidRDefault="003E6DF3" w:rsidP="00D255DF">
            <w:pPr>
              <w:jc w:val="left"/>
              <w:rPr>
                <w:color w:val="000000"/>
                <w:lang w:val="en-US"/>
              </w:rPr>
            </w:pPr>
            <w:r w:rsidRPr="00877316">
              <w:rPr>
                <w:color w:val="000000"/>
                <w:lang w:val="en-US"/>
              </w:rPr>
              <w:t xml:space="preserve">Now part of </w:t>
            </w:r>
            <w:proofErr w:type="spellStart"/>
            <w:r w:rsidRPr="00877316">
              <w:rPr>
                <w:color w:val="000000"/>
                <w:lang w:val="en-US"/>
              </w:rPr>
              <w:t>AasSubmodelElements</w:t>
            </w:r>
            <w:proofErr w:type="spellEnd"/>
          </w:p>
        </w:tc>
      </w:tr>
      <w:tr w:rsidR="003E6DF3" w:rsidRPr="00C96724" w14:paraId="24A7437D" w14:textId="77777777" w:rsidTr="00D255DF">
        <w:tc>
          <w:tcPr>
            <w:tcW w:w="704" w:type="dxa"/>
            <w:vAlign w:val="center"/>
          </w:tcPr>
          <w:p w14:paraId="01BE5154" w14:textId="77777777" w:rsidR="003E6DF3" w:rsidRPr="00877316" w:rsidRDefault="003E6DF3" w:rsidP="00D255DF">
            <w:pPr>
              <w:rPr>
                <w:color w:val="000000"/>
                <w:lang w:val="en-US"/>
              </w:rPr>
            </w:pPr>
          </w:p>
        </w:tc>
        <w:tc>
          <w:tcPr>
            <w:tcW w:w="5546" w:type="dxa"/>
            <w:vAlign w:val="center"/>
          </w:tcPr>
          <w:p w14:paraId="7D42C334" w14:textId="77777777" w:rsidR="003E6DF3" w:rsidRPr="00A54268" w:rsidRDefault="003E6DF3" w:rsidP="00D255DF">
            <w:pPr>
              <w:rPr>
                <w:color w:val="000000"/>
                <w:lang w:val="en-US"/>
              </w:rPr>
            </w:pPr>
            <w:proofErr w:type="spellStart"/>
            <w:r w:rsidRPr="00A54268">
              <w:rPr>
                <w:color w:val="000000"/>
                <w:lang w:val="en-US"/>
              </w:rPr>
              <w:t>RelationshipElement</w:t>
            </w:r>
            <w:proofErr w:type="spellEnd"/>
            <w:r w:rsidRPr="00A54268">
              <w:rPr>
                <w:color w:val="000000"/>
                <w:lang w:val="en-US"/>
              </w:rPr>
              <w:t>/first</w:t>
            </w:r>
          </w:p>
        </w:tc>
        <w:tc>
          <w:tcPr>
            <w:tcW w:w="3283" w:type="dxa"/>
            <w:vAlign w:val="center"/>
          </w:tcPr>
          <w:p w14:paraId="05478ADF" w14:textId="28E7EABD" w:rsidR="003E6DF3" w:rsidRPr="00877316" w:rsidRDefault="003E6DF3" w:rsidP="00D255DF">
            <w:pPr>
              <w:jc w:val="left"/>
              <w:rPr>
                <w:color w:val="000000"/>
                <w:lang w:val="en-US"/>
              </w:rPr>
            </w:pPr>
            <w:r w:rsidRPr="00877316">
              <w:rPr>
                <w:color w:val="000000"/>
                <w:lang w:val="en-US"/>
              </w:rPr>
              <w:t xml:space="preserve">Type changes from model reference </w:t>
            </w:r>
            <w:r w:rsidR="00CD3206" w:rsidRPr="00845EB7">
              <w:rPr>
                <w:color w:val="000000"/>
                <w:lang w:val="en-US"/>
              </w:rPr>
              <w:t>Referable</w:t>
            </w:r>
            <w:r w:rsidRPr="00877316">
              <w:rPr>
                <w:color w:val="000000"/>
                <w:lang w:val="en-US"/>
              </w:rPr>
              <w:t xml:space="preserve"> to </w:t>
            </w:r>
            <w:r w:rsidR="00CD3206" w:rsidRPr="00845EB7">
              <w:rPr>
                <w:color w:val="000000"/>
                <w:lang w:val="en-US"/>
              </w:rPr>
              <w:t>Reference</w:t>
            </w:r>
            <w:r w:rsidRPr="00877316">
              <w:rPr>
                <w:color w:val="000000"/>
                <w:lang w:val="en-US"/>
              </w:rPr>
              <w:t xml:space="preserve"> (global or model reference)</w:t>
            </w:r>
          </w:p>
        </w:tc>
      </w:tr>
      <w:tr w:rsidR="003E6DF3" w:rsidRPr="00C96724" w14:paraId="6713E682" w14:textId="77777777" w:rsidTr="00D255DF">
        <w:tc>
          <w:tcPr>
            <w:tcW w:w="704" w:type="dxa"/>
            <w:vAlign w:val="center"/>
          </w:tcPr>
          <w:p w14:paraId="3FD4C7E9" w14:textId="77777777" w:rsidR="003E6DF3" w:rsidRPr="00877316" w:rsidRDefault="003E6DF3" w:rsidP="00D255DF">
            <w:pPr>
              <w:rPr>
                <w:color w:val="000000"/>
                <w:lang w:val="en-US"/>
              </w:rPr>
            </w:pPr>
          </w:p>
        </w:tc>
        <w:tc>
          <w:tcPr>
            <w:tcW w:w="5546" w:type="dxa"/>
            <w:vAlign w:val="center"/>
          </w:tcPr>
          <w:p w14:paraId="610603A5" w14:textId="77777777" w:rsidR="003E6DF3" w:rsidRPr="00A54268" w:rsidRDefault="003E6DF3" w:rsidP="00D255DF">
            <w:pPr>
              <w:rPr>
                <w:color w:val="000000"/>
                <w:lang w:val="en-US"/>
              </w:rPr>
            </w:pPr>
            <w:proofErr w:type="spellStart"/>
            <w:r w:rsidRPr="00A54268">
              <w:rPr>
                <w:color w:val="000000"/>
                <w:lang w:val="en-US"/>
              </w:rPr>
              <w:t>RelationshipElement</w:t>
            </w:r>
            <w:proofErr w:type="spellEnd"/>
            <w:r w:rsidRPr="00A54268">
              <w:rPr>
                <w:color w:val="000000"/>
                <w:lang w:val="en-US"/>
              </w:rPr>
              <w:t>/second</w:t>
            </w:r>
          </w:p>
        </w:tc>
        <w:tc>
          <w:tcPr>
            <w:tcW w:w="3283" w:type="dxa"/>
            <w:vAlign w:val="center"/>
          </w:tcPr>
          <w:p w14:paraId="3EC6AE27" w14:textId="3BCBAAF9" w:rsidR="003E6DF3" w:rsidRPr="00877316" w:rsidRDefault="003E6DF3" w:rsidP="00D255DF">
            <w:pPr>
              <w:jc w:val="left"/>
              <w:rPr>
                <w:color w:val="000000"/>
                <w:lang w:val="en-US"/>
              </w:rPr>
            </w:pPr>
            <w:r w:rsidRPr="00877316">
              <w:rPr>
                <w:color w:val="000000"/>
                <w:lang w:val="en-US"/>
              </w:rPr>
              <w:t xml:space="preserve">Type changes from model reference </w:t>
            </w:r>
            <w:r w:rsidR="00CD3206" w:rsidRPr="00845EB7">
              <w:rPr>
                <w:color w:val="000000"/>
                <w:lang w:val="en-US"/>
              </w:rPr>
              <w:t>Referable</w:t>
            </w:r>
            <w:r w:rsidRPr="00877316">
              <w:rPr>
                <w:color w:val="000000"/>
                <w:lang w:val="en-US"/>
              </w:rPr>
              <w:t xml:space="preserve"> to </w:t>
            </w:r>
            <w:r w:rsidR="00CD3206" w:rsidRPr="00845EB7">
              <w:rPr>
                <w:color w:val="000000"/>
                <w:lang w:val="en-US"/>
              </w:rPr>
              <w:t>Reference</w:t>
            </w:r>
            <w:r w:rsidRPr="00877316">
              <w:rPr>
                <w:color w:val="000000"/>
                <w:lang w:val="en-US"/>
              </w:rPr>
              <w:t xml:space="preserve"> (global or model reference)</w:t>
            </w:r>
          </w:p>
        </w:tc>
      </w:tr>
      <w:tr w:rsidR="003E6DF3" w:rsidRPr="00C96724" w14:paraId="769CBE7D" w14:textId="77777777" w:rsidTr="00D255DF">
        <w:tc>
          <w:tcPr>
            <w:tcW w:w="704" w:type="dxa"/>
            <w:vAlign w:val="center"/>
          </w:tcPr>
          <w:p w14:paraId="017EE8FD" w14:textId="77777777" w:rsidR="003E6DF3" w:rsidRPr="00877316" w:rsidRDefault="003E6DF3" w:rsidP="00D255DF">
            <w:pPr>
              <w:rPr>
                <w:color w:val="000000"/>
                <w:lang w:val="en-US"/>
              </w:rPr>
            </w:pPr>
          </w:p>
        </w:tc>
        <w:tc>
          <w:tcPr>
            <w:tcW w:w="5546" w:type="dxa"/>
            <w:vAlign w:val="center"/>
          </w:tcPr>
          <w:p w14:paraId="7CBCEAA1" w14:textId="77777777" w:rsidR="003E6DF3" w:rsidRPr="00A54268" w:rsidRDefault="003E6DF3" w:rsidP="00D255DF">
            <w:pPr>
              <w:rPr>
                <w:color w:val="000000"/>
                <w:lang w:val="en-US"/>
              </w:rPr>
            </w:pPr>
            <w:proofErr w:type="spellStart"/>
            <w:r w:rsidRPr="00A54268">
              <w:rPr>
                <w:color w:val="000000"/>
                <w:lang w:val="en-US"/>
              </w:rPr>
              <w:t>ValueDataType</w:t>
            </w:r>
            <w:proofErr w:type="spellEnd"/>
          </w:p>
        </w:tc>
        <w:tc>
          <w:tcPr>
            <w:tcW w:w="3283" w:type="dxa"/>
            <w:vAlign w:val="center"/>
          </w:tcPr>
          <w:p w14:paraId="76820F95" w14:textId="6B14404A" w:rsidR="003E6DF3" w:rsidRPr="00877316" w:rsidRDefault="003E6DF3" w:rsidP="00D255DF">
            <w:pPr>
              <w:jc w:val="left"/>
              <w:rPr>
                <w:color w:val="000000"/>
                <w:lang w:val="en-US"/>
              </w:rPr>
            </w:pPr>
            <w:r w:rsidRPr="00877316">
              <w:rPr>
                <w:color w:val="000000"/>
                <w:lang w:val="en-US"/>
              </w:rPr>
              <w:t xml:space="preserve">Before as specified via </w:t>
            </w:r>
            <w:proofErr w:type="spellStart"/>
            <w:r w:rsidRPr="00877316">
              <w:rPr>
                <w:color w:val="000000"/>
                <w:lang w:val="en-US"/>
              </w:rPr>
              <w:t>DataTypeDef</w:t>
            </w:r>
            <w:proofErr w:type="spellEnd"/>
            <w:r w:rsidRPr="00877316">
              <w:rPr>
                <w:color w:val="000000"/>
                <w:lang w:val="en-US"/>
              </w:rPr>
              <w:t xml:space="preserve">, now any </w:t>
            </w:r>
            <w:proofErr w:type="spellStart"/>
            <w:r w:rsidRPr="00877316">
              <w:rPr>
                <w:color w:val="000000"/>
                <w:lang w:val="en-US"/>
              </w:rPr>
              <w:t>xsd</w:t>
            </w:r>
            <w:proofErr w:type="spellEnd"/>
            <w:r w:rsidRPr="00877316">
              <w:rPr>
                <w:color w:val="000000"/>
                <w:lang w:val="en-US"/>
              </w:rPr>
              <w:t xml:space="preserve"> atomic type as specified via </w:t>
            </w:r>
            <w:proofErr w:type="spellStart"/>
            <w:r w:rsidRPr="00877316">
              <w:rPr>
                <w:color w:val="000000"/>
                <w:lang w:val="en-US"/>
              </w:rPr>
              <w:t>DataTypeDefXsd</w:t>
            </w:r>
            <w:proofErr w:type="spellEnd"/>
            <w:r w:rsidR="00C96724">
              <w:rPr>
                <w:color w:val="000000"/>
                <w:lang w:val="en-US"/>
              </w:rPr>
              <w:t xml:space="preserve"> </w:t>
            </w:r>
            <w:r w:rsidR="00CD3206" w:rsidRPr="00845EB7">
              <w:rPr>
                <w:color w:val="000000"/>
                <w:lang w:val="en-US"/>
              </w:rPr>
              <w:t>+ Prefix</w:t>
            </w:r>
            <w:r w:rsidRPr="00877316">
              <w:rPr>
                <w:color w:val="000000"/>
                <w:lang w:val="en-US"/>
              </w:rPr>
              <w:t xml:space="preserve"> </w:t>
            </w:r>
            <w:proofErr w:type="spellStart"/>
            <w:r w:rsidRPr="00877316">
              <w:rPr>
                <w:color w:val="000000"/>
                <w:lang w:val="en-US"/>
              </w:rPr>
              <w:t>xs</w:t>
            </w:r>
            <w:proofErr w:type="spellEnd"/>
            <w:r w:rsidRPr="00877316">
              <w:rPr>
                <w:color w:val="000000"/>
                <w:lang w:val="en-US"/>
              </w:rPr>
              <w:t>: added to every value in list</w:t>
            </w:r>
          </w:p>
        </w:tc>
      </w:tr>
      <w:tr w:rsidR="003E6DF3" w:rsidRPr="00C96724" w14:paraId="7B189283" w14:textId="77777777" w:rsidTr="00D255DF">
        <w:tc>
          <w:tcPr>
            <w:tcW w:w="704" w:type="dxa"/>
            <w:vAlign w:val="center"/>
          </w:tcPr>
          <w:p w14:paraId="7644A8E2" w14:textId="77777777" w:rsidR="003E6DF3" w:rsidRPr="00A54268" w:rsidRDefault="003E6DF3" w:rsidP="00D255DF">
            <w:pPr>
              <w:rPr>
                <w:color w:val="000000"/>
                <w:lang w:val="en-US"/>
              </w:rPr>
            </w:pPr>
            <w:r w:rsidRPr="00A54268">
              <w:rPr>
                <w:color w:val="000000"/>
                <w:lang w:val="en-US"/>
              </w:rPr>
              <w:lastRenderedPageBreak/>
              <w:t>x</w:t>
            </w:r>
          </w:p>
        </w:tc>
        <w:tc>
          <w:tcPr>
            <w:tcW w:w="5546" w:type="dxa"/>
            <w:vAlign w:val="center"/>
          </w:tcPr>
          <w:p w14:paraId="430FE076" w14:textId="77777777" w:rsidR="003E6DF3" w:rsidRPr="00A54268" w:rsidRDefault="003E6DF3" w:rsidP="00D255DF">
            <w:pPr>
              <w:rPr>
                <w:color w:val="000000"/>
                <w:lang w:val="en-US"/>
              </w:rPr>
            </w:pPr>
            <w:proofErr w:type="spellStart"/>
            <w:r w:rsidRPr="00A54268">
              <w:rPr>
                <w:color w:val="000000"/>
                <w:lang w:val="en-US"/>
              </w:rPr>
              <w:t>ValueList</w:t>
            </w:r>
            <w:proofErr w:type="spellEnd"/>
            <w:r w:rsidRPr="00A54268">
              <w:rPr>
                <w:color w:val="000000"/>
                <w:lang w:val="en-US"/>
              </w:rPr>
              <w:t>/</w:t>
            </w:r>
            <w:proofErr w:type="spellStart"/>
            <w:r w:rsidRPr="00A54268">
              <w:rPr>
                <w:color w:val="000000"/>
                <w:lang w:val="en-US"/>
              </w:rPr>
              <w:t>valueReferencePairType</w:t>
            </w:r>
            <w:proofErr w:type="spellEnd"/>
          </w:p>
        </w:tc>
        <w:tc>
          <w:tcPr>
            <w:tcW w:w="3283" w:type="dxa"/>
            <w:vAlign w:val="center"/>
          </w:tcPr>
          <w:p w14:paraId="5322DA2B" w14:textId="77777777" w:rsidR="003E6DF3" w:rsidRPr="00877316" w:rsidRDefault="003E6DF3" w:rsidP="00D255DF">
            <w:pPr>
              <w:jc w:val="left"/>
              <w:rPr>
                <w:color w:val="000000"/>
                <w:lang w:val="en-US"/>
              </w:rPr>
            </w:pPr>
            <w:r w:rsidRPr="00877316">
              <w:rPr>
                <w:color w:val="000000"/>
                <w:lang w:val="en-US"/>
              </w:rPr>
              <w:t xml:space="preserve">Bugfix: renamed to </w:t>
            </w:r>
            <w:proofErr w:type="spellStart"/>
            <w:r w:rsidRPr="00877316">
              <w:rPr>
                <w:color w:val="000000"/>
                <w:lang w:val="en-US"/>
              </w:rPr>
              <w:t>ValueList</w:t>
            </w:r>
            <w:proofErr w:type="spellEnd"/>
            <w:r w:rsidRPr="00877316">
              <w:rPr>
                <w:color w:val="000000"/>
                <w:lang w:val="en-US"/>
              </w:rPr>
              <w:t>/</w:t>
            </w:r>
            <w:proofErr w:type="spellStart"/>
            <w:r w:rsidRPr="00877316">
              <w:rPr>
                <w:color w:val="000000"/>
                <w:lang w:val="en-US"/>
              </w:rPr>
              <w:t>valueReferencePairs</w:t>
            </w:r>
            <w:proofErr w:type="spellEnd"/>
          </w:p>
        </w:tc>
      </w:tr>
      <w:tr w:rsidR="003E6DF3" w:rsidRPr="00877316" w14:paraId="2862E67C" w14:textId="77777777" w:rsidTr="00D255DF">
        <w:tc>
          <w:tcPr>
            <w:tcW w:w="704" w:type="dxa"/>
            <w:vAlign w:val="center"/>
          </w:tcPr>
          <w:p w14:paraId="78B9A532" w14:textId="77777777" w:rsidR="003E6DF3" w:rsidRPr="00A54268" w:rsidRDefault="003E6DF3" w:rsidP="00D255DF">
            <w:pPr>
              <w:rPr>
                <w:color w:val="000000"/>
                <w:lang w:val="en-US"/>
              </w:rPr>
            </w:pPr>
            <w:r w:rsidRPr="00877316">
              <w:rPr>
                <w:color w:val="000000"/>
                <w:lang w:val="en-US"/>
              </w:rPr>
              <w:t> </w:t>
            </w:r>
            <w:r w:rsidRPr="00A54268">
              <w:rPr>
                <w:color w:val="000000"/>
                <w:lang w:val="en-US"/>
              </w:rPr>
              <w:t>x</w:t>
            </w:r>
          </w:p>
        </w:tc>
        <w:tc>
          <w:tcPr>
            <w:tcW w:w="5546" w:type="dxa"/>
            <w:vAlign w:val="center"/>
          </w:tcPr>
          <w:p w14:paraId="050367E1" w14:textId="77777777" w:rsidR="003E6DF3" w:rsidRPr="00A54268" w:rsidRDefault="003E6DF3" w:rsidP="00D255DF">
            <w:pPr>
              <w:rPr>
                <w:color w:val="000000"/>
                <w:lang w:val="en-US"/>
              </w:rPr>
            </w:pPr>
            <w:r w:rsidRPr="00A54268">
              <w:rPr>
                <w:color w:val="000000"/>
                <w:lang w:val="en-US"/>
              </w:rPr>
              <w:t>View</w:t>
            </w:r>
          </w:p>
        </w:tc>
        <w:tc>
          <w:tcPr>
            <w:tcW w:w="3283" w:type="dxa"/>
            <w:vAlign w:val="center"/>
          </w:tcPr>
          <w:p w14:paraId="6EB4C7D3" w14:textId="77777777" w:rsidR="003E6DF3" w:rsidRPr="00A54268" w:rsidRDefault="003E6DF3" w:rsidP="00D255DF">
            <w:pPr>
              <w:jc w:val="left"/>
              <w:rPr>
                <w:color w:val="000000"/>
                <w:lang w:val="en-US"/>
              </w:rPr>
            </w:pPr>
            <w:r w:rsidRPr="00A54268">
              <w:rPr>
                <w:color w:val="000000"/>
                <w:lang w:val="en-US"/>
              </w:rPr>
              <w:t>removed</w:t>
            </w:r>
          </w:p>
        </w:tc>
      </w:tr>
    </w:tbl>
    <w:p w14:paraId="5CBC5C91" w14:textId="5C6FB853" w:rsidR="0056765F" w:rsidRPr="00CE25AF" w:rsidRDefault="0056765F" w:rsidP="00110904">
      <w:pPr>
        <w:pStyle w:val="Caption"/>
      </w:pPr>
      <w:bookmarkStart w:id="5519" w:name="_Toc125537804"/>
      <w:r w:rsidRPr="00CE25AF">
        <w:t xml:space="preserve">Table </w:t>
      </w:r>
      <w:r w:rsidR="00802DAD" w:rsidRPr="00CE25AF">
        <w:fldChar w:fldCharType="begin"/>
      </w:r>
      <w:r w:rsidR="00802DAD" w:rsidRPr="00CE25AF">
        <w:instrText xml:space="preserve"> SEQ Table \* ARABIC </w:instrText>
      </w:r>
      <w:r w:rsidR="00802DAD" w:rsidRPr="00CE25AF">
        <w:fldChar w:fldCharType="separate"/>
      </w:r>
      <w:r w:rsidR="00F511DE">
        <w:rPr>
          <w:noProof/>
        </w:rPr>
        <w:t>29</w:t>
      </w:r>
      <w:r w:rsidR="00802DAD" w:rsidRPr="00CE25AF">
        <w:fldChar w:fldCharType="end"/>
      </w:r>
      <w:r w:rsidRPr="00CE25AF">
        <w:t xml:space="preserve"> New Elements in Metamodel w/o Security</w:t>
      </w:r>
      <w:bookmarkEnd w:id="5519"/>
    </w:p>
    <w:tbl>
      <w:tblPr>
        <w:tblStyle w:val="TableGrid"/>
        <w:tblW w:w="98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66"/>
        <w:gridCol w:w="5593"/>
        <w:gridCol w:w="3796"/>
      </w:tblGrid>
      <w:tr w:rsidR="003E6DF3" w:rsidRPr="00877316" w14:paraId="46FFB241" w14:textId="77777777" w:rsidTr="00D255DF">
        <w:trPr>
          <w:tblHeader/>
        </w:trPr>
        <w:tc>
          <w:tcPr>
            <w:tcW w:w="466" w:type="dxa"/>
          </w:tcPr>
          <w:p w14:paraId="7A51AE9D" w14:textId="77777777" w:rsidR="003E6DF3" w:rsidRPr="00A54268" w:rsidDel="004C6644" w:rsidRDefault="003E6DF3" w:rsidP="00D255DF">
            <w:pPr>
              <w:rPr>
                <w:b/>
                <w:lang w:val="en-US"/>
              </w:rPr>
            </w:pPr>
            <w:proofErr w:type="spellStart"/>
            <w:r w:rsidRPr="00A54268">
              <w:rPr>
                <w:b/>
                <w:lang w:val="en-US"/>
              </w:rPr>
              <w:t>nc</w:t>
            </w:r>
            <w:proofErr w:type="spellEnd"/>
          </w:p>
        </w:tc>
        <w:tc>
          <w:tcPr>
            <w:tcW w:w="5593" w:type="dxa"/>
          </w:tcPr>
          <w:p w14:paraId="2AA4AD0E" w14:textId="77777777" w:rsidR="003E6DF3" w:rsidRPr="00877316" w:rsidRDefault="003E6DF3" w:rsidP="00D255DF">
            <w:pPr>
              <w:rPr>
                <w:b/>
                <w:lang w:val="en-US"/>
              </w:rPr>
            </w:pPr>
            <w:r w:rsidRPr="00877316">
              <w:rPr>
                <w:b/>
                <w:lang w:val="en-US"/>
              </w:rPr>
              <w:t>V3.0RC02 vs. V2.0RC01 New Elements</w:t>
            </w:r>
          </w:p>
        </w:tc>
        <w:tc>
          <w:tcPr>
            <w:tcW w:w="3796" w:type="dxa"/>
          </w:tcPr>
          <w:p w14:paraId="0A8FBAD8" w14:textId="77777777" w:rsidR="003E6DF3" w:rsidRPr="00A54268" w:rsidRDefault="003E6DF3" w:rsidP="00D255DF">
            <w:pPr>
              <w:rPr>
                <w:b/>
                <w:lang w:val="en-US"/>
              </w:rPr>
            </w:pPr>
            <w:r w:rsidRPr="00A54268">
              <w:rPr>
                <w:b/>
                <w:lang w:val="en-US"/>
              </w:rPr>
              <w:t>Comment</w:t>
            </w:r>
          </w:p>
        </w:tc>
      </w:tr>
      <w:tr w:rsidR="003E6DF3" w:rsidRPr="00C96724" w14:paraId="39345F2D" w14:textId="77777777" w:rsidTr="00D255DF">
        <w:tc>
          <w:tcPr>
            <w:tcW w:w="466" w:type="dxa"/>
          </w:tcPr>
          <w:p w14:paraId="5A6653E2" w14:textId="77777777" w:rsidR="003E6DF3" w:rsidRPr="00A54268" w:rsidRDefault="003E6DF3" w:rsidP="00D255DF">
            <w:pPr>
              <w:rPr>
                <w:color w:val="000000"/>
                <w:lang w:val="en-US"/>
              </w:rPr>
            </w:pPr>
          </w:p>
        </w:tc>
        <w:tc>
          <w:tcPr>
            <w:tcW w:w="5593" w:type="dxa"/>
          </w:tcPr>
          <w:p w14:paraId="22ACF100" w14:textId="77777777" w:rsidR="003E6DF3" w:rsidRPr="00A54268" w:rsidRDefault="003E6DF3" w:rsidP="00D255DF">
            <w:pPr>
              <w:rPr>
                <w:color w:val="000000"/>
                <w:lang w:val="en-US"/>
              </w:rPr>
            </w:pPr>
            <w:proofErr w:type="spellStart"/>
            <w:r w:rsidRPr="00A54268">
              <w:rPr>
                <w:lang w:val="en-US"/>
              </w:rPr>
              <w:t>AasSubmodelElements</w:t>
            </w:r>
            <w:proofErr w:type="spellEnd"/>
          </w:p>
        </w:tc>
        <w:tc>
          <w:tcPr>
            <w:tcW w:w="3796" w:type="dxa"/>
          </w:tcPr>
          <w:p w14:paraId="5FA6560E" w14:textId="7345C3A0" w:rsidR="003E6DF3" w:rsidRPr="00877316" w:rsidRDefault="003E6DF3" w:rsidP="00D255DF">
            <w:pPr>
              <w:jc w:val="left"/>
              <w:rPr>
                <w:lang w:val="en-US"/>
              </w:rPr>
            </w:pPr>
            <w:r w:rsidRPr="00877316">
              <w:rPr>
                <w:lang w:val="en-US"/>
              </w:rPr>
              <w:t xml:space="preserve">New enumeration used for </w:t>
            </w:r>
            <w:r w:rsidR="004A5B34" w:rsidRPr="006C5C0E">
              <w:rPr>
                <w:lang w:val="en-US"/>
              </w:rPr>
              <w:t>References</w:t>
            </w:r>
          </w:p>
          <w:p w14:paraId="0B4034C0" w14:textId="77777777" w:rsidR="003E6DF3" w:rsidRPr="00877316" w:rsidRDefault="003E6DF3" w:rsidP="00D255DF">
            <w:pPr>
              <w:jc w:val="left"/>
              <w:rPr>
                <w:color w:val="000000"/>
                <w:lang w:val="en-US"/>
              </w:rPr>
            </w:pPr>
            <w:r w:rsidRPr="00877316">
              <w:rPr>
                <w:lang w:val="en-US"/>
              </w:rPr>
              <w:t xml:space="preserve">Before </w:t>
            </w:r>
            <w:proofErr w:type="spellStart"/>
            <w:r w:rsidRPr="00877316">
              <w:rPr>
                <w:lang w:val="en-US"/>
              </w:rPr>
              <w:t>ReferableElements</w:t>
            </w:r>
            <w:proofErr w:type="spellEnd"/>
          </w:p>
        </w:tc>
      </w:tr>
      <w:tr w:rsidR="003E6DF3" w:rsidRPr="00877316" w14:paraId="391BA745" w14:textId="77777777" w:rsidTr="00D255DF">
        <w:tc>
          <w:tcPr>
            <w:tcW w:w="466" w:type="dxa"/>
          </w:tcPr>
          <w:p w14:paraId="29340862" w14:textId="77777777" w:rsidR="003E6DF3" w:rsidRPr="00877316" w:rsidRDefault="003E6DF3" w:rsidP="00D255DF">
            <w:pPr>
              <w:rPr>
                <w:color w:val="000000"/>
                <w:lang w:val="en-US"/>
              </w:rPr>
            </w:pPr>
          </w:p>
        </w:tc>
        <w:tc>
          <w:tcPr>
            <w:tcW w:w="5593" w:type="dxa"/>
          </w:tcPr>
          <w:p w14:paraId="4C325292" w14:textId="77777777" w:rsidR="003E6DF3" w:rsidRPr="00A54268" w:rsidRDefault="003E6DF3" w:rsidP="00D255DF">
            <w:pPr>
              <w:rPr>
                <w:color w:val="000000"/>
                <w:lang w:val="en-US"/>
              </w:rPr>
            </w:pPr>
            <w:proofErr w:type="spellStart"/>
            <w:r w:rsidRPr="00A54268">
              <w:rPr>
                <w:lang w:val="en-US"/>
              </w:rPr>
              <w:t>AasIdentifiables</w:t>
            </w:r>
            <w:proofErr w:type="spellEnd"/>
          </w:p>
        </w:tc>
        <w:tc>
          <w:tcPr>
            <w:tcW w:w="3796" w:type="dxa"/>
          </w:tcPr>
          <w:p w14:paraId="41968301" w14:textId="3EBD025A" w:rsidR="003E6DF3" w:rsidRPr="00877316" w:rsidRDefault="003E6DF3" w:rsidP="00D255DF">
            <w:pPr>
              <w:jc w:val="left"/>
              <w:rPr>
                <w:lang w:val="en-US"/>
              </w:rPr>
            </w:pPr>
            <w:r w:rsidRPr="00877316">
              <w:rPr>
                <w:lang w:val="en-US"/>
              </w:rPr>
              <w:t xml:space="preserve">New enumeration used for </w:t>
            </w:r>
            <w:r w:rsidR="004A5B34" w:rsidRPr="006C5C0E">
              <w:rPr>
                <w:lang w:val="en-US"/>
              </w:rPr>
              <w:t>References</w:t>
            </w:r>
            <w:r w:rsidRPr="00877316">
              <w:rPr>
                <w:lang w:val="en-US"/>
              </w:rPr>
              <w:t xml:space="preserve">, includes abstract </w:t>
            </w:r>
            <w:r w:rsidR="00193271">
              <w:rPr>
                <w:lang w:val="en-US"/>
              </w:rPr>
              <w:t>Identifiable</w:t>
            </w:r>
          </w:p>
          <w:p w14:paraId="462CA0A5" w14:textId="0BFFA798" w:rsidR="003E6DF3" w:rsidRPr="00877316" w:rsidRDefault="003E6DF3" w:rsidP="00D255DF">
            <w:pPr>
              <w:jc w:val="left"/>
              <w:rPr>
                <w:color w:val="000000"/>
                <w:lang w:val="en-US"/>
              </w:rPr>
            </w:pPr>
            <w:r w:rsidRPr="00877316">
              <w:rPr>
                <w:lang w:val="en-US"/>
              </w:rPr>
              <w:t>Before</w:t>
            </w:r>
            <w:r w:rsidR="00C96724">
              <w:rPr>
                <w:lang w:val="en-US"/>
              </w:rPr>
              <w:t>:</w:t>
            </w:r>
            <w:r w:rsidRPr="00877316">
              <w:rPr>
                <w:lang w:val="en-US"/>
              </w:rPr>
              <w:t xml:space="preserve"> </w:t>
            </w:r>
            <w:proofErr w:type="spellStart"/>
            <w:r w:rsidR="004A5B34" w:rsidRPr="006C5C0E">
              <w:rPr>
                <w:lang w:val="en-US"/>
              </w:rPr>
              <w:t>Identifiables</w:t>
            </w:r>
            <w:proofErr w:type="spellEnd"/>
          </w:p>
        </w:tc>
      </w:tr>
      <w:tr w:rsidR="003E6DF3" w:rsidRPr="00C96724" w14:paraId="2F60CE19" w14:textId="77777777" w:rsidTr="00D255DF">
        <w:tc>
          <w:tcPr>
            <w:tcW w:w="466" w:type="dxa"/>
          </w:tcPr>
          <w:p w14:paraId="74ECC6EC" w14:textId="77777777" w:rsidR="003E6DF3" w:rsidRPr="00877316" w:rsidRDefault="003E6DF3" w:rsidP="00D255DF">
            <w:pPr>
              <w:rPr>
                <w:color w:val="000000"/>
                <w:lang w:val="en-US"/>
              </w:rPr>
            </w:pPr>
          </w:p>
        </w:tc>
        <w:tc>
          <w:tcPr>
            <w:tcW w:w="5593" w:type="dxa"/>
          </w:tcPr>
          <w:p w14:paraId="3A98492A" w14:textId="77777777" w:rsidR="003E6DF3" w:rsidRPr="00A54268" w:rsidRDefault="003E6DF3" w:rsidP="00D255DF">
            <w:pPr>
              <w:rPr>
                <w:color w:val="000000"/>
                <w:lang w:val="en-US"/>
              </w:rPr>
            </w:pPr>
            <w:proofErr w:type="spellStart"/>
            <w:r w:rsidRPr="00A54268">
              <w:rPr>
                <w:lang w:val="en-US"/>
              </w:rPr>
              <w:t>AasReferableNonIdentifiables</w:t>
            </w:r>
            <w:proofErr w:type="spellEnd"/>
          </w:p>
        </w:tc>
        <w:tc>
          <w:tcPr>
            <w:tcW w:w="3796" w:type="dxa"/>
          </w:tcPr>
          <w:p w14:paraId="7F3BACCA" w14:textId="579A4584" w:rsidR="003E6DF3" w:rsidRPr="00877316" w:rsidRDefault="003E6DF3" w:rsidP="00D255DF">
            <w:pPr>
              <w:jc w:val="left"/>
              <w:rPr>
                <w:color w:val="000000"/>
                <w:lang w:val="en-US"/>
              </w:rPr>
            </w:pPr>
            <w:r w:rsidRPr="00877316">
              <w:rPr>
                <w:lang w:val="en-US"/>
              </w:rPr>
              <w:t xml:space="preserve">New enumeration used for </w:t>
            </w:r>
            <w:r w:rsidR="004A5B34" w:rsidRPr="006C5C0E">
              <w:rPr>
                <w:lang w:val="en-US"/>
              </w:rPr>
              <w:t>References</w:t>
            </w:r>
          </w:p>
        </w:tc>
      </w:tr>
      <w:tr w:rsidR="003E6DF3" w:rsidRPr="00C96724" w14:paraId="3A04A8FC" w14:textId="77777777" w:rsidTr="00D255DF">
        <w:tc>
          <w:tcPr>
            <w:tcW w:w="466" w:type="dxa"/>
          </w:tcPr>
          <w:p w14:paraId="2FCF73B8" w14:textId="77777777" w:rsidR="003E6DF3" w:rsidRPr="00877316" w:rsidRDefault="003E6DF3" w:rsidP="00D255DF">
            <w:pPr>
              <w:rPr>
                <w:color w:val="000000"/>
                <w:lang w:val="en-US"/>
              </w:rPr>
            </w:pPr>
          </w:p>
        </w:tc>
        <w:tc>
          <w:tcPr>
            <w:tcW w:w="5593" w:type="dxa"/>
          </w:tcPr>
          <w:p w14:paraId="44971D21" w14:textId="77777777" w:rsidR="003E6DF3" w:rsidRPr="00A54268" w:rsidRDefault="003E6DF3" w:rsidP="00D255DF">
            <w:pPr>
              <w:rPr>
                <w:color w:val="000000"/>
                <w:lang w:val="en-US"/>
              </w:rPr>
            </w:pPr>
            <w:proofErr w:type="spellStart"/>
            <w:r w:rsidRPr="00A54268">
              <w:rPr>
                <w:lang w:val="en-US"/>
              </w:rPr>
              <w:t>AasReferables</w:t>
            </w:r>
            <w:proofErr w:type="spellEnd"/>
          </w:p>
        </w:tc>
        <w:tc>
          <w:tcPr>
            <w:tcW w:w="3796" w:type="dxa"/>
          </w:tcPr>
          <w:p w14:paraId="7445592C" w14:textId="41CAA1BE" w:rsidR="003E6DF3" w:rsidRPr="00877316" w:rsidRDefault="003E6DF3" w:rsidP="00D255DF">
            <w:pPr>
              <w:jc w:val="left"/>
              <w:rPr>
                <w:lang w:val="en-US"/>
              </w:rPr>
            </w:pPr>
            <w:r w:rsidRPr="00877316">
              <w:rPr>
                <w:lang w:val="en-US"/>
              </w:rPr>
              <w:t xml:space="preserve">New enumeration used for </w:t>
            </w:r>
            <w:r w:rsidR="00636854">
              <w:rPr>
                <w:lang w:val="en-US"/>
              </w:rPr>
              <w:t>References</w:t>
            </w:r>
            <w:r w:rsidRPr="00877316">
              <w:rPr>
                <w:lang w:val="en-US"/>
              </w:rPr>
              <w:t xml:space="preserve">, includes abstract </w:t>
            </w:r>
            <w:r w:rsidR="00193271">
              <w:rPr>
                <w:lang w:val="en-US"/>
              </w:rPr>
              <w:t>Referable</w:t>
            </w:r>
          </w:p>
          <w:p w14:paraId="237AD330" w14:textId="77777777" w:rsidR="003E6DF3" w:rsidRPr="00877316" w:rsidRDefault="003E6DF3" w:rsidP="00D255DF">
            <w:pPr>
              <w:jc w:val="left"/>
              <w:rPr>
                <w:color w:val="000000"/>
                <w:lang w:val="en-US"/>
              </w:rPr>
            </w:pPr>
          </w:p>
        </w:tc>
      </w:tr>
      <w:tr w:rsidR="003E6DF3" w:rsidRPr="00877316" w14:paraId="405C19E8" w14:textId="77777777" w:rsidTr="00D255DF">
        <w:tc>
          <w:tcPr>
            <w:tcW w:w="466" w:type="dxa"/>
            <w:vAlign w:val="center"/>
          </w:tcPr>
          <w:p w14:paraId="5FD3AF80" w14:textId="77777777" w:rsidR="003E6DF3" w:rsidRPr="00877316" w:rsidRDefault="003E6DF3" w:rsidP="00D255DF">
            <w:pPr>
              <w:rPr>
                <w:color w:val="000000"/>
                <w:lang w:val="en-US"/>
              </w:rPr>
            </w:pPr>
            <w:bookmarkStart w:id="5520" w:name="_Hlk96274591"/>
          </w:p>
        </w:tc>
        <w:tc>
          <w:tcPr>
            <w:tcW w:w="5593" w:type="dxa"/>
            <w:vAlign w:val="center"/>
          </w:tcPr>
          <w:p w14:paraId="5700A72D" w14:textId="77777777" w:rsidR="003E6DF3" w:rsidRPr="00A54268" w:rsidRDefault="003E6DF3" w:rsidP="00D255DF">
            <w:pPr>
              <w:rPr>
                <w:lang w:val="en-US"/>
              </w:rPr>
            </w:pPr>
            <w:proofErr w:type="spellStart"/>
            <w:r w:rsidRPr="00A54268">
              <w:rPr>
                <w:lang w:val="en-US"/>
              </w:rPr>
              <w:t>BasicEventElement</w:t>
            </w:r>
            <w:proofErr w:type="spellEnd"/>
          </w:p>
        </w:tc>
        <w:tc>
          <w:tcPr>
            <w:tcW w:w="3796" w:type="dxa"/>
            <w:vAlign w:val="center"/>
          </w:tcPr>
          <w:p w14:paraId="4F1A55D8" w14:textId="77777777" w:rsidR="003E6DF3" w:rsidRPr="00A54268" w:rsidRDefault="003E6DF3" w:rsidP="00D255DF">
            <w:pPr>
              <w:jc w:val="left"/>
              <w:rPr>
                <w:lang w:val="en-US"/>
              </w:rPr>
            </w:pPr>
            <w:r w:rsidRPr="00A54268">
              <w:rPr>
                <w:lang w:val="en-US"/>
              </w:rPr>
              <w:t xml:space="preserve">Former name: </w:t>
            </w:r>
            <w:proofErr w:type="spellStart"/>
            <w:r w:rsidRPr="00A54268">
              <w:rPr>
                <w:lang w:val="en-US"/>
              </w:rPr>
              <w:t>BasicEvent</w:t>
            </w:r>
            <w:proofErr w:type="spellEnd"/>
          </w:p>
        </w:tc>
      </w:tr>
      <w:tr w:rsidR="003E6DF3" w:rsidRPr="00877316" w14:paraId="281A7C26" w14:textId="77777777" w:rsidTr="00D255DF">
        <w:tc>
          <w:tcPr>
            <w:tcW w:w="466" w:type="dxa"/>
            <w:vAlign w:val="center"/>
          </w:tcPr>
          <w:p w14:paraId="285ABC57" w14:textId="77777777" w:rsidR="003E6DF3" w:rsidRPr="00A54268" w:rsidRDefault="003E6DF3" w:rsidP="00D255DF">
            <w:pPr>
              <w:rPr>
                <w:color w:val="000000"/>
                <w:vertAlign w:val="superscript"/>
                <w:lang w:val="en-US"/>
              </w:rPr>
            </w:pPr>
          </w:p>
        </w:tc>
        <w:tc>
          <w:tcPr>
            <w:tcW w:w="5593" w:type="dxa"/>
            <w:vAlign w:val="center"/>
          </w:tcPr>
          <w:p w14:paraId="3BF80E07" w14:textId="77777777" w:rsidR="003E6DF3" w:rsidRPr="00A54268" w:rsidRDefault="003E6DF3" w:rsidP="00D255DF">
            <w:pPr>
              <w:rPr>
                <w:lang w:val="en-US"/>
              </w:rPr>
            </w:pPr>
            <w:proofErr w:type="spellStart"/>
            <w:r w:rsidRPr="00A54268">
              <w:rPr>
                <w:lang w:val="en-US"/>
              </w:rPr>
              <w:t>BasicEventElement</w:t>
            </w:r>
            <w:proofErr w:type="spellEnd"/>
            <w:r w:rsidRPr="00A54268">
              <w:rPr>
                <w:lang w:val="en-US"/>
              </w:rPr>
              <w:t>/direction</w:t>
            </w:r>
          </w:p>
        </w:tc>
        <w:tc>
          <w:tcPr>
            <w:tcW w:w="3796" w:type="dxa"/>
            <w:vAlign w:val="center"/>
          </w:tcPr>
          <w:p w14:paraId="363EF3C4" w14:textId="2BE709E0" w:rsidR="003E6DF3" w:rsidRPr="00A54268" w:rsidRDefault="003E6DF3" w:rsidP="00D255DF">
            <w:pPr>
              <w:jc w:val="left"/>
              <w:rPr>
                <w:lang w:val="en-US"/>
              </w:rPr>
            </w:pPr>
          </w:p>
        </w:tc>
      </w:tr>
      <w:tr w:rsidR="003E6DF3" w:rsidRPr="00877316" w14:paraId="3DAF857E" w14:textId="77777777" w:rsidTr="00D255DF">
        <w:tc>
          <w:tcPr>
            <w:tcW w:w="466" w:type="dxa"/>
            <w:vAlign w:val="center"/>
          </w:tcPr>
          <w:p w14:paraId="1B197E65" w14:textId="77777777" w:rsidR="003E6DF3" w:rsidRPr="00A54268" w:rsidRDefault="003E6DF3" w:rsidP="00D255DF">
            <w:pPr>
              <w:rPr>
                <w:color w:val="000000"/>
                <w:vertAlign w:val="superscript"/>
                <w:lang w:val="en-US"/>
              </w:rPr>
            </w:pPr>
          </w:p>
        </w:tc>
        <w:tc>
          <w:tcPr>
            <w:tcW w:w="5593" w:type="dxa"/>
            <w:vAlign w:val="center"/>
          </w:tcPr>
          <w:p w14:paraId="3C12B232" w14:textId="77777777" w:rsidR="003E6DF3" w:rsidRPr="00A54268" w:rsidRDefault="003E6DF3" w:rsidP="00D255DF">
            <w:pPr>
              <w:rPr>
                <w:lang w:val="en-US"/>
              </w:rPr>
            </w:pPr>
            <w:proofErr w:type="spellStart"/>
            <w:r w:rsidRPr="00A54268">
              <w:rPr>
                <w:lang w:val="en-US"/>
              </w:rPr>
              <w:t>BasicEventElement</w:t>
            </w:r>
            <w:proofErr w:type="spellEnd"/>
            <w:r w:rsidRPr="00A54268">
              <w:rPr>
                <w:lang w:val="en-US"/>
              </w:rPr>
              <w:t>/</w:t>
            </w:r>
            <w:proofErr w:type="spellStart"/>
            <w:r w:rsidRPr="00A54268">
              <w:rPr>
                <w:lang w:val="en-US"/>
              </w:rPr>
              <w:t>lastUpdate</w:t>
            </w:r>
            <w:proofErr w:type="spellEnd"/>
          </w:p>
        </w:tc>
        <w:tc>
          <w:tcPr>
            <w:tcW w:w="3796" w:type="dxa"/>
            <w:vAlign w:val="center"/>
          </w:tcPr>
          <w:p w14:paraId="344B0946" w14:textId="77777777" w:rsidR="003E6DF3" w:rsidRPr="00A54268" w:rsidRDefault="003E6DF3" w:rsidP="00D255DF">
            <w:pPr>
              <w:jc w:val="left"/>
              <w:rPr>
                <w:lang w:val="en-US"/>
              </w:rPr>
            </w:pPr>
          </w:p>
        </w:tc>
      </w:tr>
      <w:tr w:rsidR="003E6DF3" w:rsidRPr="00877316" w14:paraId="68B2E5DA" w14:textId="77777777" w:rsidTr="00D255DF">
        <w:tc>
          <w:tcPr>
            <w:tcW w:w="466" w:type="dxa"/>
            <w:vAlign w:val="center"/>
          </w:tcPr>
          <w:p w14:paraId="11A0FC0E" w14:textId="77777777" w:rsidR="003E6DF3" w:rsidRPr="00A54268" w:rsidRDefault="003E6DF3" w:rsidP="00D255DF">
            <w:pPr>
              <w:rPr>
                <w:color w:val="000000"/>
                <w:vertAlign w:val="superscript"/>
                <w:lang w:val="en-US"/>
              </w:rPr>
            </w:pPr>
          </w:p>
        </w:tc>
        <w:tc>
          <w:tcPr>
            <w:tcW w:w="5593" w:type="dxa"/>
            <w:vAlign w:val="center"/>
          </w:tcPr>
          <w:p w14:paraId="67F27149" w14:textId="77777777" w:rsidR="003E6DF3" w:rsidRPr="00A54268" w:rsidRDefault="003E6DF3" w:rsidP="00D255DF">
            <w:pPr>
              <w:rPr>
                <w:lang w:val="en-US"/>
              </w:rPr>
            </w:pPr>
            <w:proofErr w:type="spellStart"/>
            <w:r w:rsidRPr="00A54268">
              <w:rPr>
                <w:lang w:val="en-US"/>
              </w:rPr>
              <w:t>BasicEventElement</w:t>
            </w:r>
            <w:proofErr w:type="spellEnd"/>
            <w:r w:rsidRPr="00A54268">
              <w:rPr>
                <w:lang w:val="en-US"/>
              </w:rPr>
              <w:t>/</w:t>
            </w:r>
            <w:proofErr w:type="spellStart"/>
            <w:r w:rsidRPr="00A54268">
              <w:rPr>
                <w:lang w:val="en-US"/>
              </w:rPr>
              <w:t>messageBroker</w:t>
            </w:r>
            <w:proofErr w:type="spellEnd"/>
          </w:p>
        </w:tc>
        <w:tc>
          <w:tcPr>
            <w:tcW w:w="3796" w:type="dxa"/>
            <w:vAlign w:val="center"/>
          </w:tcPr>
          <w:p w14:paraId="5AF0F34E" w14:textId="77777777" w:rsidR="003E6DF3" w:rsidRPr="00A54268" w:rsidRDefault="003E6DF3" w:rsidP="00D255DF">
            <w:pPr>
              <w:jc w:val="left"/>
              <w:rPr>
                <w:lang w:val="en-US"/>
              </w:rPr>
            </w:pPr>
          </w:p>
        </w:tc>
      </w:tr>
      <w:tr w:rsidR="003E6DF3" w:rsidRPr="00877316" w14:paraId="26026148" w14:textId="77777777" w:rsidTr="00D255DF">
        <w:tc>
          <w:tcPr>
            <w:tcW w:w="466" w:type="dxa"/>
            <w:vAlign w:val="center"/>
          </w:tcPr>
          <w:p w14:paraId="3228D954" w14:textId="77777777" w:rsidR="003E6DF3" w:rsidRPr="00A54268" w:rsidRDefault="003E6DF3" w:rsidP="00D255DF">
            <w:pPr>
              <w:rPr>
                <w:color w:val="000000"/>
                <w:vertAlign w:val="superscript"/>
                <w:lang w:val="en-US"/>
              </w:rPr>
            </w:pPr>
          </w:p>
        </w:tc>
        <w:tc>
          <w:tcPr>
            <w:tcW w:w="5593" w:type="dxa"/>
            <w:vAlign w:val="center"/>
          </w:tcPr>
          <w:p w14:paraId="64262C07" w14:textId="77777777" w:rsidR="003E6DF3" w:rsidRPr="00A54268" w:rsidRDefault="003E6DF3" w:rsidP="00D255DF">
            <w:pPr>
              <w:rPr>
                <w:lang w:val="en-US"/>
              </w:rPr>
            </w:pPr>
            <w:proofErr w:type="spellStart"/>
            <w:r w:rsidRPr="00A54268">
              <w:rPr>
                <w:lang w:val="en-US"/>
              </w:rPr>
              <w:t>BasicEventElement</w:t>
            </w:r>
            <w:proofErr w:type="spellEnd"/>
            <w:r w:rsidRPr="00A54268">
              <w:rPr>
                <w:lang w:val="en-US"/>
              </w:rPr>
              <w:t>/</w:t>
            </w:r>
            <w:proofErr w:type="spellStart"/>
            <w:r w:rsidRPr="00A54268">
              <w:rPr>
                <w:lang w:val="en-US"/>
              </w:rPr>
              <w:t>messageTopic</w:t>
            </w:r>
            <w:proofErr w:type="spellEnd"/>
          </w:p>
        </w:tc>
        <w:tc>
          <w:tcPr>
            <w:tcW w:w="3796" w:type="dxa"/>
            <w:vAlign w:val="center"/>
          </w:tcPr>
          <w:p w14:paraId="2773F172" w14:textId="77777777" w:rsidR="003E6DF3" w:rsidRPr="00A54268" w:rsidRDefault="003E6DF3" w:rsidP="00D255DF">
            <w:pPr>
              <w:jc w:val="left"/>
              <w:rPr>
                <w:lang w:val="en-US"/>
              </w:rPr>
            </w:pPr>
          </w:p>
        </w:tc>
      </w:tr>
      <w:tr w:rsidR="003E6DF3" w:rsidRPr="00877316" w14:paraId="16CB09EE" w14:textId="77777777" w:rsidTr="00D255DF">
        <w:tc>
          <w:tcPr>
            <w:tcW w:w="466" w:type="dxa"/>
            <w:vAlign w:val="center"/>
          </w:tcPr>
          <w:p w14:paraId="445AC9D8" w14:textId="77777777" w:rsidR="003E6DF3" w:rsidRPr="00A54268" w:rsidRDefault="003E6DF3" w:rsidP="00D255DF">
            <w:pPr>
              <w:rPr>
                <w:color w:val="000000"/>
                <w:lang w:val="en-US"/>
              </w:rPr>
            </w:pPr>
          </w:p>
        </w:tc>
        <w:tc>
          <w:tcPr>
            <w:tcW w:w="5593" w:type="dxa"/>
            <w:vAlign w:val="center"/>
          </w:tcPr>
          <w:p w14:paraId="69FE3045" w14:textId="77777777" w:rsidR="003E6DF3" w:rsidRPr="00A54268" w:rsidRDefault="003E6DF3" w:rsidP="00D255DF">
            <w:pPr>
              <w:rPr>
                <w:lang w:val="en-US"/>
              </w:rPr>
            </w:pPr>
            <w:proofErr w:type="spellStart"/>
            <w:r w:rsidRPr="00A54268">
              <w:rPr>
                <w:lang w:val="en-US"/>
              </w:rPr>
              <w:t>BasicEventElement</w:t>
            </w:r>
            <w:proofErr w:type="spellEnd"/>
            <w:r w:rsidRPr="00A54268">
              <w:rPr>
                <w:lang w:val="en-US"/>
              </w:rPr>
              <w:t>/</w:t>
            </w:r>
            <w:proofErr w:type="spellStart"/>
            <w:r w:rsidRPr="00A54268">
              <w:rPr>
                <w:lang w:val="en-US"/>
              </w:rPr>
              <w:t>minInterval</w:t>
            </w:r>
            <w:proofErr w:type="spellEnd"/>
          </w:p>
        </w:tc>
        <w:tc>
          <w:tcPr>
            <w:tcW w:w="3796" w:type="dxa"/>
            <w:vAlign w:val="center"/>
          </w:tcPr>
          <w:p w14:paraId="578EA7DF" w14:textId="77777777" w:rsidR="003E6DF3" w:rsidRPr="00A54268" w:rsidRDefault="003E6DF3" w:rsidP="00D255DF">
            <w:pPr>
              <w:jc w:val="left"/>
              <w:rPr>
                <w:lang w:val="en-US"/>
              </w:rPr>
            </w:pPr>
          </w:p>
        </w:tc>
      </w:tr>
      <w:tr w:rsidR="003E6DF3" w:rsidRPr="00877316" w14:paraId="3D679A16" w14:textId="77777777" w:rsidTr="00D255DF">
        <w:tc>
          <w:tcPr>
            <w:tcW w:w="466" w:type="dxa"/>
            <w:vAlign w:val="center"/>
          </w:tcPr>
          <w:p w14:paraId="0648A2DE" w14:textId="77777777" w:rsidR="003E6DF3" w:rsidRPr="00A54268" w:rsidRDefault="003E6DF3" w:rsidP="00D255DF">
            <w:pPr>
              <w:rPr>
                <w:color w:val="000000"/>
                <w:lang w:val="en-US"/>
              </w:rPr>
            </w:pPr>
          </w:p>
        </w:tc>
        <w:tc>
          <w:tcPr>
            <w:tcW w:w="5593" w:type="dxa"/>
            <w:vAlign w:val="center"/>
          </w:tcPr>
          <w:p w14:paraId="2B9CC2FE" w14:textId="77777777" w:rsidR="003E6DF3" w:rsidRPr="00A54268" w:rsidRDefault="003E6DF3" w:rsidP="00D255DF">
            <w:pPr>
              <w:rPr>
                <w:lang w:val="en-US"/>
              </w:rPr>
            </w:pPr>
            <w:proofErr w:type="spellStart"/>
            <w:r w:rsidRPr="00A54268">
              <w:rPr>
                <w:lang w:val="en-US"/>
              </w:rPr>
              <w:t>BasicEventElement</w:t>
            </w:r>
            <w:proofErr w:type="spellEnd"/>
            <w:r w:rsidRPr="00A54268">
              <w:rPr>
                <w:lang w:val="en-US"/>
              </w:rPr>
              <w:t>/</w:t>
            </w:r>
            <w:proofErr w:type="spellStart"/>
            <w:r w:rsidRPr="00A54268">
              <w:rPr>
                <w:lang w:val="en-US"/>
              </w:rPr>
              <w:t>maxInterval</w:t>
            </w:r>
            <w:proofErr w:type="spellEnd"/>
          </w:p>
        </w:tc>
        <w:tc>
          <w:tcPr>
            <w:tcW w:w="3796" w:type="dxa"/>
            <w:vAlign w:val="center"/>
          </w:tcPr>
          <w:p w14:paraId="37F1416C" w14:textId="77777777" w:rsidR="003E6DF3" w:rsidRPr="00A54268" w:rsidRDefault="003E6DF3" w:rsidP="00D255DF">
            <w:pPr>
              <w:jc w:val="left"/>
              <w:rPr>
                <w:lang w:val="en-US"/>
              </w:rPr>
            </w:pPr>
          </w:p>
        </w:tc>
      </w:tr>
      <w:bookmarkEnd w:id="5520"/>
      <w:tr w:rsidR="008F1931" w:rsidRPr="00877316" w14:paraId="651DEE2B" w14:textId="77777777" w:rsidTr="00D255DF">
        <w:tc>
          <w:tcPr>
            <w:tcW w:w="466" w:type="dxa"/>
            <w:vAlign w:val="center"/>
          </w:tcPr>
          <w:p w14:paraId="4A8F0D44" w14:textId="77777777" w:rsidR="008F1931" w:rsidRPr="00A54268" w:rsidRDefault="008F1931" w:rsidP="008F1931">
            <w:pPr>
              <w:rPr>
                <w:color w:val="000000"/>
                <w:lang w:val="en-US"/>
              </w:rPr>
            </w:pPr>
          </w:p>
        </w:tc>
        <w:tc>
          <w:tcPr>
            <w:tcW w:w="5593" w:type="dxa"/>
            <w:vAlign w:val="center"/>
          </w:tcPr>
          <w:p w14:paraId="6CFCCA49" w14:textId="77777777" w:rsidR="008F1931" w:rsidRPr="00A54268" w:rsidRDefault="008F1931" w:rsidP="008F1931">
            <w:pPr>
              <w:rPr>
                <w:lang w:val="en-US"/>
              </w:rPr>
            </w:pPr>
            <w:proofErr w:type="spellStart"/>
            <w:r w:rsidRPr="00A54268">
              <w:rPr>
                <w:lang w:val="en-US"/>
              </w:rPr>
              <w:t>BasicEventElement</w:t>
            </w:r>
            <w:proofErr w:type="spellEnd"/>
            <w:r w:rsidRPr="00A54268">
              <w:rPr>
                <w:lang w:val="en-US"/>
              </w:rPr>
              <w:t>/observed</w:t>
            </w:r>
          </w:p>
        </w:tc>
        <w:tc>
          <w:tcPr>
            <w:tcW w:w="3796" w:type="dxa"/>
            <w:vAlign w:val="center"/>
          </w:tcPr>
          <w:p w14:paraId="38E93188" w14:textId="251D3401" w:rsidR="008F1931" w:rsidRPr="00A54268" w:rsidRDefault="008F1931" w:rsidP="008F1931">
            <w:pPr>
              <w:jc w:val="left"/>
              <w:rPr>
                <w:lang w:val="en-US"/>
              </w:rPr>
            </w:pPr>
            <w:r w:rsidRPr="00A54268">
              <w:rPr>
                <w:lang w:val="en-US"/>
              </w:rPr>
              <w:t xml:space="preserve">Former name: </w:t>
            </w:r>
            <w:proofErr w:type="spellStart"/>
            <w:r w:rsidRPr="00A54268">
              <w:rPr>
                <w:lang w:val="en-US"/>
              </w:rPr>
              <w:t>BasicEvent</w:t>
            </w:r>
            <w:proofErr w:type="spellEnd"/>
            <w:r w:rsidRPr="00A54268">
              <w:rPr>
                <w:lang w:val="en-US"/>
              </w:rPr>
              <w:t>/observed</w:t>
            </w:r>
          </w:p>
        </w:tc>
      </w:tr>
      <w:tr w:rsidR="008F1931" w:rsidRPr="00877316" w14:paraId="4FE59EB8" w14:textId="77777777" w:rsidTr="00D255DF">
        <w:tc>
          <w:tcPr>
            <w:tcW w:w="466" w:type="dxa"/>
            <w:vAlign w:val="center"/>
          </w:tcPr>
          <w:p w14:paraId="4846D790" w14:textId="77777777" w:rsidR="008F1931" w:rsidRPr="00A54268" w:rsidRDefault="008F1931" w:rsidP="008F1931">
            <w:pPr>
              <w:rPr>
                <w:color w:val="000000"/>
                <w:lang w:val="en-US"/>
              </w:rPr>
            </w:pPr>
          </w:p>
        </w:tc>
        <w:tc>
          <w:tcPr>
            <w:tcW w:w="5593" w:type="dxa"/>
            <w:vAlign w:val="center"/>
          </w:tcPr>
          <w:p w14:paraId="60C89763" w14:textId="77777777" w:rsidR="008F1931" w:rsidRPr="00A54268" w:rsidRDefault="008F1931" w:rsidP="008F1931">
            <w:pPr>
              <w:rPr>
                <w:lang w:val="en-US"/>
              </w:rPr>
            </w:pPr>
            <w:proofErr w:type="spellStart"/>
            <w:r w:rsidRPr="00A54268">
              <w:rPr>
                <w:lang w:val="en-US"/>
              </w:rPr>
              <w:t>BasicEventElement</w:t>
            </w:r>
            <w:proofErr w:type="spellEnd"/>
            <w:r w:rsidRPr="00A54268">
              <w:rPr>
                <w:lang w:val="en-US"/>
              </w:rPr>
              <w:t>/state</w:t>
            </w:r>
          </w:p>
        </w:tc>
        <w:tc>
          <w:tcPr>
            <w:tcW w:w="3796" w:type="dxa"/>
            <w:vAlign w:val="center"/>
          </w:tcPr>
          <w:p w14:paraId="0A649646" w14:textId="77777777" w:rsidR="008F1931" w:rsidRPr="00A54268" w:rsidRDefault="008F1931" w:rsidP="008F1931">
            <w:pPr>
              <w:jc w:val="left"/>
              <w:rPr>
                <w:lang w:val="en-US"/>
              </w:rPr>
            </w:pPr>
          </w:p>
        </w:tc>
      </w:tr>
      <w:tr w:rsidR="008F1931" w:rsidRPr="00877316" w14:paraId="3D81BA67" w14:textId="77777777" w:rsidTr="00D255DF">
        <w:tc>
          <w:tcPr>
            <w:tcW w:w="466" w:type="dxa"/>
            <w:vAlign w:val="center"/>
          </w:tcPr>
          <w:p w14:paraId="3706E7E3" w14:textId="77777777" w:rsidR="008F1931" w:rsidRPr="00A54268" w:rsidRDefault="008F1931" w:rsidP="008F1931">
            <w:pPr>
              <w:rPr>
                <w:color w:val="000000"/>
                <w:lang w:val="en-US"/>
              </w:rPr>
            </w:pPr>
          </w:p>
        </w:tc>
        <w:tc>
          <w:tcPr>
            <w:tcW w:w="5593" w:type="dxa"/>
            <w:vAlign w:val="center"/>
          </w:tcPr>
          <w:p w14:paraId="1EFAD0A6" w14:textId="77777777" w:rsidR="008F1931" w:rsidRPr="00A54268" w:rsidRDefault="008F1931" w:rsidP="008F1931">
            <w:pPr>
              <w:rPr>
                <w:lang w:val="en-US"/>
              </w:rPr>
            </w:pPr>
            <w:proofErr w:type="spellStart"/>
            <w:r w:rsidRPr="00A54268">
              <w:rPr>
                <w:lang w:val="en-US"/>
              </w:rPr>
              <w:t>ContentType</w:t>
            </w:r>
            <w:proofErr w:type="spellEnd"/>
          </w:p>
        </w:tc>
        <w:tc>
          <w:tcPr>
            <w:tcW w:w="3796" w:type="dxa"/>
            <w:vAlign w:val="center"/>
          </w:tcPr>
          <w:p w14:paraId="17233A56" w14:textId="77777777" w:rsidR="008F1931" w:rsidRPr="00A54268" w:rsidRDefault="008F1931" w:rsidP="008F1931">
            <w:pPr>
              <w:jc w:val="left"/>
              <w:rPr>
                <w:lang w:val="en-US"/>
              </w:rPr>
            </w:pPr>
            <w:r w:rsidRPr="00A54268">
              <w:rPr>
                <w:lang w:val="en-US"/>
              </w:rPr>
              <w:t xml:space="preserve">Former name: </w:t>
            </w:r>
            <w:proofErr w:type="spellStart"/>
            <w:r w:rsidRPr="00A54268">
              <w:rPr>
                <w:lang w:val="en-US"/>
              </w:rPr>
              <w:t>MimeType</w:t>
            </w:r>
            <w:proofErr w:type="spellEnd"/>
          </w:p>
        </w:tc>
      </w:tr>
      <w:tr w:rsidR="008F1931" w:rsidRPr="00C96724" w14:paraId="5157A000" w14:textId="77777777" w:rsidTr="00D255DF">
        <w:tc>
          <w:tcPr>
            <w:tcW w:w="466" w:type="dxa"/>
            <w:vAlign w:val="center"/>
          </w:tcPr>
          <w:p w14:paraId="34D8CDFF" w14:textId="77777777" w:rsidR="008F1931" w:rsidRPr="00A54268" w:rsidRDefault="008F1931" w:rsidP="008F1931">
            <w:pPr>
              <w:rPr>
                <w:color w:val="000000"/>
                <w:lang w:val="en-US"/>
              </w:rPr>
            </w:pPr>
            <w:bookmarkStart w:id="5521" w:name="_Hlk96282670"/>
          </w:p>
        </w:tc>
        <w:tc>
          <w:tcPr>
            <w:tcW w:w="5593" w:type="dxa"/>
            <w:vAlign w:val="center"/>
          </w:tcPr>
          <w:p w14:paraId="7C637B89" w14:textId="77777777" w:rsidR="008F1931" w:rsidRPr="00A54268" w:rsidRDefault="008F1931" w:rsidP="008F1931">
            <w:pPr>
              <w:rPr>
                <w:lang w:val="en-US"/>
              </w:rPr>
            </w:pPr>
            <w:proofErr w:type="spellStart"/>
            <w:r w:rsidRPr="00A54268">
              <w:rPr>
                <w:lang w:val="en-US"/>
              </w:rPr>
              <w:t>DataTypeDefRdf</w:t>
            </w:r>
            <w:proofErr w:type="spellEnd"/>
          </w:p>
        </w:tc>
        <w:tc>
          <w:tcPr>
            <w:tcW w:w="3796" w:type="dxa"/>
            <w:vAlign w:val="center"/>
          </w:tcPr>
          <w:p w14:paraId="0F87370D" w14:textId="1714FB0C" w:rsidR="008F1931" w:rsidRPr="00877316" w:rsidRDefault="008F1931" w:rsidP="008F1931">
            <w:pPr>
              <w:jc w:val="left"/>
              <w:rPr>
                <w:lang w:val="en-US"/>
              </w:rPr>
            </w:pPr>
            <w:r w:rsidRPr="00877316">
              <w:rPr>
                <w:lang w:val="en-US"/>
              </w:rPr>
              <w:t xml:space="preserve">Enumeration for types of </w:t>
            </w:r>
            <w:proofErr w:type="spellStart"/>
            <w:r w:rsidRPr="00877316">
              <w:rPr>
                <w:lang w:val="en-US"/>
              </w:rPr>
              <w:t>Rdf</w:t>
            </w:r>
            <w:proofErr w:type="spellEnd"/>
            <w:r w:rsidRPr="00877316">
              <w:rPr>
                <w:lang w:val="en-US"/>
              </w:rPr>
              <w:t xml:space="preserve"> + prefix </w:t>
            </w:r>
            <w:proofErr w:type="spellStart"/>
            <w:r w:rsidRPr="00877316">
              <w:rPr>
                <w:lang w:val="en-US"/>
              </w:rPr>
              <w:t>rdf</w:t>
            </w:r>
            <w:proofErr w:type="spellEnd"/>
            <w:r w:rsidRPr="00877316">
              <w:rPr>
                <w:lang w:val="en-US"/>
              </w:rPr>
              <w:t>: added to every value in enumeration</w:t>
            </w:r>
          </w:p>
        </w:tc>
      </w:tr>
      <w:tr w:rsidR="008F1931" w:rsidRPr="00C96724" w14:paraId="688CF86E" w14:textId="77777777" w:rsidTr="00D255DF">
        <w:tc>
          <w:tcPr>
            <w:tcW w:w="466" w:type="dxa"/>
            <w:vAlign w:val="center"/>
          </w:tcPr>
          <w:p w14:paraId="29A1F545" w14:textId="77777777" w:rsidR="008F1931" w:rsidRPr="00877316" w:rsidRDefault="008F1931" w:rsidP="008F1931">
            <w:pPr>
              <w:rPr>
                <w:color w:val="000000"/>
                <w:lang w:val="en-US"/>
              </w:rPr>
            </w:pPr>
          </w:p>
        </w:tc>
        <w:tc>
          <w:tcPr>
            <w:tcW w:w="5593" w:type="dxa"/>
            <w:vAlign w:val="center"/>
          </w:tcPr>
          <w:p w14:paraId="454B26AB" w14:textId="77777777" w:rsidR="008F1931" w:rsidRPr="00A54268" w:rsidRDefault="008F1931" w:rsidP="008F1931">
            <w:pPr>
              <w:rPr>
                <w:lang w:val="en-US"/>
              </w:rPr>
            </w:pPr>
            <w:proofErr w:type="spellStart"/>
            <w:r w:rsidRPr="00A54268">
              <w:rPr>
                <w:lang w:val="en-US"/>
              </w:rPr>
              <w:t>DataTypeDefXsd</w:t>
            </w:r>
            <w:proofErr w:type="spellEnd"/>
          </w:p>
        </w:tc>
        <w:tc>
          <w:tcPr>
            <w:tcW w:w="3796" w:type="dxa"/>
            <w:vAlign w:val="center"/>
          </w:tcPr>
          <w:p w14:paraId="6F173659" w14:textId="7DE39B4B" w:rsidR="008F1931" w:rsidRPr="00877316" w:rsidRDefault="008F1931" w:rsidP="008F1931">
            <w:pPr>
              <w:jc w:val="left"/>
              <w:rPr>
                <w:lang w:val="en-US"/>
              </w:rPr>
            </w:pPr>
            <w:r w:rsidRPr="00877316">
              <w:rPr>
                <w:lang w:val="en-US"/>
              </w:rPr>
              <w:t xml:space="preserve">Enumeration consisting of enumerations </w:t>
            </w:r>
            <w:proofErr w:type="spellStart"/>
            <w:r w:rsidRPr="00877316">
              <w:rPr>
                <w:lang w:val="en-US"/>
              </w:rPr>
              <w:t>decimalBuildInTypes</w:t>
            </w:r>
            <w:proofErr w:type="spellEnd"/>
            <w:r w:rsidRPr="00877316">
              <w:rPr>
                <w:lang w:val="en-US"/>
              </w:rPr>
              <w:t xml:space="preserve">, </w:t>
            </w:r>
            <w:proofErr w:type="spellStart"/>
            <w:r w:rsidRPr="00877316">
              <w:rPr>
                <w:lang w:val="en-US"/>
              </w:rPr>
              <w:t>durationBuildInTypes</w:t>
            </w:r>
            <w:proofErr w:type="spellEnd"/>
            <w:r w:rsidRPr="00877316">
              <w:rPr>
                <w:lang w:val="en-US"/>
              </w:rPr>
              <w:t xml:space="preserve">, </w:t>
            </w:r>
            <w:proofErr w:type="spellStart"/>
            <w:r w:rsidRPr="00877316">
              <w:rPr>
                <w:lang w:val="en-US"/>
              </w:rPr>
              <w:t>PrimitiveTypes</w:t>
            </w:r>
            <w:proofErr w:type="spellEnd"/>
            <w:r w:rsidRPr="00877316">
              <w:rPr>
                <w:lang w:val="en-US"/>
              </w:rPr>
              <w:t xml:space="preserve"> that correspond to </w:t>
            </w:r>
            <w:proofErr w:type="spellStart"/>
            <w:r w:rsidRPr="00877316">
              <w:rPr>
                <w:lang w:val="en-US"/>
              </w:rPr>
              <w:t>anySimpleTypes</w:t>
            </w:r>
            <w:proofErr w:type="spellEnd"/>
            <w:r w:rsidRPr="00877316">
              <w:rPr>
                <w:lang w:val="en-US"/>
              </w:rPr>
              <w:t xml:space="preserve"> of </w:t>
            </w:r>
            <w:proofErr w:type="spellStart"/>
            <w:r w:rsidRPr="00877316">
              <w:rPr>
                <w:lang w:val="en-US"/>
              </w:rPr>
              <w:t>xsd</w:t>
            </w:r>
            <w:proofErr w:type="spellEnd"/>
            <w:r w:rsidRPr="00877316">
              <w:rPr>
                <w:lang w:val="en-US"/>
              </w:rPr>
              <w:t xml:space="preserve">. + prefix </w:t>
            </w:r>
            <w:proofErr w:type="spellStart"/>
            <w:r w:rsidRPr="00877316">
              <w:rPr>
                <w:lang w:val="en-US"/>
              </w:rPr>
              <w:t>xs</w:t>
            </w:r>
            <w:proofErr w:type="spellEnd"/>
            <w:r w:rsidRPr="00877316">
              <w:rPr>
                <w:lang w:val="en-US"/>
              </w:rPr>
              <w:t>: added to every value in enumeration</w:t>
            </w:r>
          </w:p>
        </w:tc>
      </w:tr>
      <w:bookmarkEnd w:id="5521"/>
      <w:tr w:rsidR="008F1931" w:rsidRPr="00C96724" w14:paraId="3B6337EF" w14:textId="77777777" w:rsidTr="00D255DF">
        <w:tc>
          <w:tcPr>
            <w:tcW w:w="466" w:type="dxa"/>
            <w:vAlign w:val="center"/>
          </w:tcPr>
          <w:p w14:paraId="032376CC" w14:textId="77777777" w:rsidR="008F1931" w:rsidRPr="00877316" w:rsidRDefault="008F1931" w:rsidP="008F1931">
            <w:pPr>
              <w:rPr>
                <w:color w:val="000000"/>
                <w:lang w:val="en-US"/>
              </w:rPr>
            </w:pPr>
          </w:p>
        </w:tc>
        <w:tc>
          <w:tcPr>
            <w:tcW w:w="5593" w:type="dxa"/>
            <w:vAlign w:val="center"/>
          </w:tcPr>
          <w:p w14:paraId="029113A1" w14:textId="77777777" w:rsidR="008F1931" w:rsidRPr="00A54268" w:rsidRDefault="008F1931" w:rsidP="008F1931">
            <w:pPr>
              <w:rPr>
                <w:lang w:val="en-US"/>
              </w:rPr>
            </w:pPr>
            <w:proofErr w:type="spellStart"/>
            <w:r w:rsidRPr="00A54268">
              <w:rPr>
                <w:lang w:val="en-US"/>
              </w:rPr>
              <w:t>dateTimeStamp</w:t>
            </w:r>
            <w:proofErr w:type="spellEnd"/>
          </w:p>
        </w:tc>
        <w:tc>
          <w:tcPr>
            <w:tcW w:w="3796" w:type="dxa"/>
            <w:vAlign w:val="center"/>
          </w:tcPr>
          <w:p w14:paraId="12AABEB7" w14:textId="77777777" w:rsidR="008F1931" w:rsidRPr="00877316" w:rsidRDefault="008F1931" w:rsidP="008F1931">
            <w:pPr>
              <w:rPr>
                <w:lang w:val="en-US"/>
              </w:rPr>
            </w:pPr>
            <w:r w:rsidRPr="00877316">
              <w:rPr>
                <w:lang w:val="en-US"/>
              </w:rPr>
              <w:t xml:space="preserve">New data type for metamodel as used in </w:t>
            </w:r>
            <w:proofErr w:type="spellStart"/>
            <w:r w:rsidRPr="00877316">
              <w:rPr>
                <w:lang w:val="en-US"/>
              </w:rPr>
              <w:t>EventPayload</w:t>
            </w:r>
            <w:proofErr w:type="spellEnd"/>
          </w:p>
        </w:tc>
      </w:tr>
      <w:tr w:rsidR="008F1931" w:rsidRPr="00877316" w14:paraId="04AEE45C" w14:textId="77777777" w:rsidTr="00D255DF">
        <w:tc>
          <w:tcPr>
            <w:tcW w:w="466" w:type="dxa"/>
            <w:vAlign w:val="center"/>
          </w:tcPr>
          <w:p w14:paraId="6865ACA6" w14:textId="77777777" w:rsidR="008F1931" w:rsidRPr="00877316" w:rsidRDefault="008F1931" w:rsidP="008F1931">
            <w:pPr>
              <w:rPr>
                <w:lang w:val="en-US"/>
              </w:rPr>
            </w:pPr>
            <w:r w:rsidRPr="00877316">
              <w:rPr>
                <w:color w:val="000000"/>
                <w:lang w:val="en-US"/>
              </w:rPr>
              <w:t> </w:t>
            </w:r>
          </w:p>
        </w:tc>
        <w:tc>
          <w:tcPr>
            <w:tcW w:w="5593" w:type="dxa"/>
            <w:vAlign w:val="center"/>
          </w:tcPr>
          <w:p w14:paraId="1F9D485B" w14:textId="77777777" w:rsidR="008F1931" w:rsidRPr="00A54268" w:rsidRDefault="008F1931" w:rsidP="008F1931">
            <w:pPr>
              <w:rPr>
                <w:lang w:val="en-US"/>
              </w:rPr>
            </w:pPr>
            <w:proofErr w:type="spellStart"/>
            <w:r w:rsidRPr="00A54268">
              <w:rPr>
                <w:lang w:val="en-US"/>
              </w:rPr>
              <w:t>decimalBuildInTypes</w:t>
            </w:r>
            <w:proofErr w:type="spellEnd"/>
          </w:p>
        </w:tc>
        <w:tc>
          <w:tcPr>
            <w:tcW w:w="3796" w:type="dxa"/>
            <w:vAlign w:val="center"/>
          </w:tcPr>
          <w:p w14:paraId="6FED7BAF" w14:textId="77777777" w:rsidR="008F1931" w:rsidRPr="00A54268" w:rsidRDefault="008F1931" w:rsidP="008F1931">
            <w:pPr>
              <w:rPr>
                <w:lang w:val="en-US"/>
              </w:rPr>
            </w:pPr>
            <w:r w:rsidRPr="00A54268">
              <w:rPr>
                <w:lang w:val="en-US"/>
              </w:rPr>
              <w:t xml:space="preserve">Enumeration for </w:t>
            </w:r>
            <w:proofErr w:type="spellStart"/>
            <w:r w:rsidRPr="00A54268">
              <w:rPr>
                <w:lang w:val="en-US"/>
              </w:rPr>
              <w:t>DataTypeDef</w:t>
            </w:r>
            <w:proofErr w:type="spellEnd"/>
          </w:p>
        </w:tc>
      </w:tr>
      <w:tr w:rsidR="008F1931" w:rsidRPr="00877316" w14:paraId="7016C764" w14:textId="77777777" w:rsidTr="00D255DF">
        <w:tc>
          <w:tcPr>
            <w:tcW w:w="466" w:type="dxa"/>
            <w:vAlign w:val="center"/>
          </w:tcPr>
          <w:p w14:paraId="447B5398" w14:textId="77777777" w:rsidR="008F1931" w:rsidRPr="00A54268" w:rsidRDefault="008F1931" w:rsidP="008F1931">
            <w:pPr>
              <w:rPr>
                <w:color w:val="000000"/>
                <w:lang w:val="en-US"/>
              </w:rPr>
            </w:pPr>
          </w:p>
        </w:tc>
        <w:tc>
          <w:tcPr>
            <w:tcW w:w="5593" w:type="dxa"/>
            <w:vAlign w:val="center"/>
          </w:tcPr>
          <w:p w14:paraId="4A42D492" w14:textId="77777777" w:rsidR="008F1931" w:rsidRPr="00A54268" w:rsidRDefault="008F1931" w:rsidP="008F1931">
            <w:pPr>
              <w:rPr>
                <w:lang w:val="en-US"/>
              </w:rPr>
            </w:pPr>
            <w:r w:rsidRPr="00A54268">
              <w:rPr>
                <w:lang w:val="en-US"/>
              </w:rPr>
              <w:t>Direction</w:t>
            </w:r>
          </w:p>
        </w:tc>
        <w:tc>
          <w:tcPr>
            <w:tcW w:w="3796" w:type="dxa"/>
            <w:vAlign w:val="center"/>
          </w:tcPr>
          <w:p w14:paraId="00E1C387" w14:textId="62C390F9" w:rsidR="008F1931" w:rsidRPr="00A54268" w:rsidRDefault="008F1931" w:rsidP="008F1931">
            <w:pPr>
              <w:rPr>
                <w:lang w:val="en-US"/>
              </w:rPr>
            </w:pPr>
            <w:r w:rsidRPr="00A54268">
              <w:rPr>
                <w:lang w:val="en-US"/>
              </w:rPr>
              <w:t xml:space="preserve">New </w:t>
            </w:r>
            <w:r w:rsidRPr="00877316">
              <w:rPr>
                <w:lang w:val="en-US"/>
              </w:rPr>
              <w:t>enumeration</w:t>
            </w:r>
            <w:r w:rsidRPr="00A54268">
              <w:rPr>
                <w:lang w:val="en-US"/>
              </w:rPr>
              <w:t xml:space="preserve"> for </w:t>
            </w:r>
            <w:proofErr w:type="spellStart"/>
            <w:r w:rsidRPr="00A54268">
              <w:rPr>
                <w:lang w:val="en-US"/>
              </w:rPr>
              <w:t>BasicEventElement</w:t>
            </w:r>
            <w:proofErr w:type="spellEnd"/>
          </w:p>
        </w:tc>
      </w:tr>
      <w:tr w:rsidR="008F1931" w:rsidRPr="00877316" w14:paraId="21DB388F" w14:textId="77777777" w:rsidTr="00D255DF">
        <w:tc>
          <w:tcPr>
            <w:tcW w:w="466" w:type="dxa"/>
            <w:vAlign w:val="center"/>
          </w:tcPr>
          <w:p w14:paraId="34EC2DC2" w14:textId="77777777" w:rsidR="008F1931" w:rsidRPr="00A54268" w:rsidRDefault="008F1931" w:rsidP="008F1931">
            <w:pPr>
              <w:rPr>
                <w:lang w:val="en-US"/>
              </w:rPr>
            </w:pPr>
            <w:r w:rsidRPr="00A54268">
              <w:rPr>
                <w:color w:val="000000"/>
                <w:lang w:val="en-US"/>
              </w:rPr>
              <w:t> </w:t>
            </w:r>
          </w:p>
        </w:tc>
        <w:tc>
          <w:tcPr>
            <w:tcW w:w="5593" w:type="dxa"/>
            <w:vAlign w:val="center"/>
          </w:tcPr>
          <w:p w14:paraId="63A4362E" w14:textId="77777777" w:rsidR="008F1931" w:rsidRPr="00A54268" w:rsidRDefault="008F1931" w:rsidP="008F1931">
            <w:pPr>
              <w:rPr>
                <w:lang w:val="en-US"/>
              </w:rPr>
            </w:pPr>
            <w:proofErr w:type="spellStart"/>
            <w:r w:rsidRPr="00A54268">
              <w:rPr>
                <w:lang w:val="en-US"/>
              </w:rPr>
              <w:t>durationBuildInTypes</w:t>
            </w:r>
            <w:proofErr w:type="spellEnd"/>
          </w:p>
        </w:tc>
        <w:tc>
          <w:tcPr>
            <w:tcW w:w="3796" w:type="dxa"/>
            <w:vAlign w:val="center"/>
          </w:tcPr>
          <w:p w14:paraId="2DBF6039" w14:textId="77777777" w:rsidR="008F1931" w:rsidRPr="00A54268" w:rsidRDefault="008F1931" w:rsidP="008F1931">
            <w:pPr>
              <w:rPr>
                <w:lang w:val="en-US"/>
              </w:rPr>
            </w:pPr>
            <w:r w:rsidRPr="00A54268">
              <w:rPr>
                <w:lang w:val="en-US"/>
              </w:rPr>
              <w:t xml:space="preserve">Enumeration for </w:t>
            </w:r>
            <w:proofErr w:type="spellStart"/>
            <w:r w:rsidRPr="00A54268">
              <w:rPr>
                <w:lang w:val="en-US"/>
              </w:rPr>
              <w:t>DataTypeDef</w:t>
            </w:r>
            <w:proofErr w:type="spellEnd"/>
          </w:p>
        </w:tc>
      </w:tr>
      <w:tr w:rsidR="008F1931" w:rsidRPr="00C96724" w14:paraId="4FE7DDD3" w14:textId="77777777" w:rsidTr="00D255DF">
        <w:tc>
          <w:tcPr>
            <w:tcW w:w="466" w:type="dxa"/>
            <w:vAlign w:val="center"/>
          </w:tcPr>
          <w:p w14:paraId="72159538" w14:textId="77777777" w:rsidR="008F1931" w:rsidRPr="00A54268" w:rsidRDefault="008F1931" w:rsidP="008F1931">
            <w:pPr>
              <w:rPr>
                <w:color w:val="000000"/>
                <w:lang w:val="en-US"/>
              </w:rPr>
            </w:pPr>
          </w:p>
        </w:tc>
        <w:tc>
          <w:tcPr>
            <w:tcW w:w="5593" w:type="dxa"/>
            <w:vAlign w:val="center"/>
          </w:tcPr>
          <w:p w14:paraId="410A8C4A" w14:textId="77777777" w:rsidR="008F1931" w:rsidRPr="00A54268" w:rsidRDefault="008F1931" w:rsidP="008F1931">
            <w:pPr>
              <w:rPr>
                <w:lang w:val="en-US"/>
              </w:rPr>
            </w:pPr>
            <w:r w:rsidRPr="00A54268">
              <w:rPr>
                <w:lang w:val="en-US"/>
              </w:rPr>
              <w:t>Environment</w:t>
            </w:r>
          </w:p>
        </w:tc>
        <w:tc>
          <w:tcPr>
            <w:tcW w:w="3796" w:type="dxa"/>
            <w:vAlign w:val="center"/>
          </w:tcPr>
          <w:p w14:paraId="4CB4D1F7" w14:textId="3DA973A6" w:rsidR="008F1931" w:rsidRPr="00877316" w:rsidRDefault="008F1931" w:rsidP="008F1931">
            <w:pPr>
              <w:rPr>
                <w:lang w:val="en-US"/>
              </w:rPr>
            </w:pPr>
            <w:r w:rsidRPr="00877316">
              <w:rPr>
                <w:lang w:val="en-US"/>
              </w:rPr>
              <w:t xml:space="preserve">New class for entry point for Asset Administration Shells, </w:t>
            </w:r>
            <w:proofErr w:type="spellStart"/>
            <w:r w:rsidRPr="00877316">
              <w:rPr>
                <w:lang w:val="en-US"/>
              </w:rPr>
              <w:t>submodels</w:t>
            </w:r>
            <w:proofErr w:type="spellEnd"/>
            <w:r w:rsidRPr="00877316">
              <w:rPr>
                <w:lang w:val="en-US"/>
              </w:rPr>
              <w:t xml:space="preserve"> and concept descriptions</w:t>
            </w:r>
          </w:p>
        </w:tc>
      </w:tr>
      <w:tr w:rsidR="008F1931" w:rsidRPr="00877316" w14:paraId="11C9A3BA" w14:textId="77777777" w:rsidTr="00D255DF">
        <w:tc>
          <w:tcPr>
            <w:tcW w:w="466" w:type="dxa"/>
            <w:vAlign w:val="center"/>
          </w:tcPr>
          <w:p w14:paraId="0D35D37A" w14:textId="77777777" w:rsidR="008F1931" w:rsidRPr="00877316" w:rsidRDefault="008F1931" w:rsidP="008F1931">
            <w:pPr>
              <w:rPr>
                <w:color w:val="000000"/>
                <w:lang w:val="en-US"/>
              </w:rPr>
            </w:pPr>
          </w:p>
        </w:tc>
        <w:tc>
          <w:tcPr>
            <w:tcW w:w="5593" w:type="dxa"/>
            <w:vAlign w:val="center"/>
          </w:tcPr>
          <w:p w14:paraId="64FEB168" w14:textId="77777777" w:rsidR="008F1931" w:rsidRPr="00A54268" w:rsidRDefault="008F1931" w:rsidP="008F1931">
            <w:pPr>
              <w:rPr>
                <w:lang w:val="en-US"/>
              </w:rPr>
            </w:pPr>
            <w:proofErr w:type="spellStart"/>
            <w:r w:rsidRPr="00A54268">
              <w:rPr>
                <w:lang w:val="en-US"/>
              </w:rPr>
              <w:t>EventElement</w:t>
            </w:r>
            <w:proofErr w:type="spellEnd"/>
          </w:p>
        </w:tc>
        <w:tc>
          <w:tcPr>
            <w:tcW w:w="3796" w:type="dxa"/>
            <w:vAlign w:val="center"/>
          </w:tcPr>
          <w:p w14:paraId="19E8C491" w14:textId="77777777" w:rsidR="008F1931" w:rsidRPr="00A54268" w:rsidRDefault="008F1931" w:rsidP="008F1931">
            <w:pPr>
              <w:rPr>
                <w:lang w:val="en-US"/>
              </w:rPr>
            </w:pPr>
            <w:r w:rsidRPr="00A54268">
              <w:rPr>
                <w:lang w:val="en-US"/>
              </w:rPr>
              <w:t>Former name: Event</w:t>
            </w:r>
          </w:p>
        </w:tc>
      </w:tr>
      <w:tr w:rsidR="008F1931" w:rsidRPr="00C96724" w14:paraId="51C6CC1A" w14:textId="77777777" w:rsidTr="00D255DF">
        <w:tc>
          <w:tcPr>
            <w:tcW w:w="466" w:type="dxa"/>
            <w:vAlign w:val="center"/>
          </w:tcPr>
          <w:p w14:paraId="7F9AE11F" w14:textId="77777777" w:rsidR="008F1931" w:rsidRPr="00A54268" w:rsidRDefault="008F1931" w:rsidP="008F1931">
            <w:pPr>
              <w:rPr>
                <w:color w:val="000000"/>
                <w:lang w:val="en-US"/>
              </w:rPr>
            </w:pPr>
            <w:bookmarkStart w:id="5522" w:name="_Hlk96274524"/>
          </w:p>
        </w:tc>
        <w:tc>
          <w:tcPr>
            <w:tcW w:w="5593" w:type="dxa"/>
            <w:vAlign w:val="center"/>
          </w:tcPr>
          <w:p w14:paraId="73BB5832" w14:textId="77777777" w:rsidR="008F1931" w:rsidRPr="00A54268" w:rsidRDefault="008F1931" w:rsidP="008F1931">
            <w:pPr>
              <w:rPr>
                <w:lang w:val="en-US"/>
              </w:rPr>
            </w:pPr>
            <w:proofErr w:type="spellStart"/>
            <w:r w:rsidRPr="00A54268">
              <w:rPr>
                <w:lang w:val="en-US"/>
              </w:rPr>
              <w:t>EventPayload</w:t>
            </w:r>
            <w:proofErr w:type="spellEnd"/>
          </w:p>
        </w:tc>
        <w:tc>
          <w:tcPr>
            <w:tcW w:w="3796" w:type="dxa"/>
            <w:vAlign w:val="center"/>
          </w:tcPr>
          <w:p w14:paraId="753372C4" w14:textId="77777777" w:rsidR="008F1931" w:rsidRPr="00877316" w:rsidRDefault="008F1931" w:rsidP="008F1931">
            <w:pPr>
              <w:rPr>
                <w:lang w:val="en-US"/>
              </w:rPr>
            </w:pPr>
            <w:r w:rsidRPr="00877316">
              <w:rPr>
                <w:lang w:val="en-US"/>
              </w:rPr>
              <w:t>New class for event payload</w:t>
            </w:r>
          </w:p>
        </w:tc>
      </w:tr>
      <w:tr w:rsidR="008F1931" w:rsidRPr="00877316" w14:paraId="71922E17" w14:textId="77777777" w:rsidTr="00D255DF">
        <w:tc>
          <w:tcPr>
            <w:tcW w:w="466" w:type="dxa"/>
            <w:vAlign w:val="center"/>
          </w:tcPr>
          <w:p w14:paraId="5290E7DF" w14:textId="77777777" w:rsidR="008F1931" w:rsidRPr="00877316" w:rsidRDefault="008F1931" w:rsidP="008F1931">
            <w:pPr>
              <w:rPr>
                <w:color w:val="000000"/>
                <w:lang w:val="en-US"/>
              </w:rPr>
            </w:pPr>
          </w:p>
        </w:tc>
        <w:tc>
          <w:tcPr>
            <w:tcW w:w="5593" w:type="dxa"/>
            <w:vAlign w:val="center"/>
          </w:tcPr>
          <w:p w14:paraId="1C1C3B78" w14:textId="77777777" w:rsidR="008F1931" w:rsidRPr="00A54268" w:rsidRDefault="008F1931" w:rsidP="008F1931">
            <w:pPr>
              <w:rPr>
                <w:lang w:val="en-US"/>
              </w:rPr>
            </w:pPr>
            <w:proofErr w:type="spellStart"/>
            <w:r w:rsidRPr="00A54268">
              <w:rPr>
                <w:lang w:val="en-US"/>
              </w:rPr>
              <w:t>EventPayload</w:t>
            </w:r>
            <w:proofErr w:type="spellEnd"/>
            <w:r w:rsidRPr="00A54268">
              <w:rPr>
                <w:lang w:val="en-US"/>
              </w:rPr>
              <w:t>/</w:t>
            </w:r>
            <w:proofErr w:type="spellStart"/>
            <w:r w:rsidRPr="00A54268">
              <w:rPr>
                <w:lang w:val="en-US"/>
              </w:rPr>
              <w:t>observableReference</w:t>
            </w:r>
            <w:proofErr w:type="spellEnd"/>
          </w:p>
        </w:tc>
        <w:tc>
          <w:tcPr>
            <w:tcW w:w="3796" w:type="dxa"/>
            <w:vAlign w:val="center"/>
          </w:tcPr>
          <w:p w14:paraId="02221BD3" w14:textId="77777777" w:rsidR="008F1931" w:rsidRPr="00A54268" w:rsidRDefault="008F1931" w:rsidP="008F1931">
            <w:pPr>
              <w:rPr>
                <w:lang w:val="en-US"/>
              </w:rPr>
            </w:pPr>
          </w:p>
        </w:tc>
      </w:tr>
      <w:tr w:rsidR="008F1931" w:rsidRPr="00877316" w14:paraId="29B828E9" w14:textId="77777777" w:rsidTr="00D255DF">
        <w:tc>
          <w:tcPr>
            <w:tcW w:w="466" w:type="dxa"/>
            <w:vAlign w:val="center"/>
          </w:tcPr>
          <w:p w14:paraId="0FFF0A4B" w14:textId="77777777" w:rsidR="008F1931" w:rsidRPr="00A54268" w:rsidRDefault="008F1931" w:rsidP="008F1931">
            <w:pPr>
              <w:rPr>
                <w:color w:val="000000"/>
                <w:lang w:val="en-US"/>
              </w:rPr>
            </w:pPr>
          </w:p>
        </w:tc>
        <w:tc>
          <w:tcPr>
            <w:tcW w:w="5593" w:type="dxa"/>
            <w:vAlign w:val="center"/>
          </w:tcPr>
          <w:p w14:paraId="463A92DF" w14:textId="77777777" w:rsidR="008F1931" w:rsidRPr="00A54268" w:rsidRDefault="008F1931" w:rsidP="008F1931">
            <w:pPr>
              <w:rPr>
                <w:lang w:val="en-US"/>
              </w:rPr>
            </w:pPr>
            <w:proofErr w:type="spellStart"/>
            <w:r w:rsidRPr="00A54268">
              <w:rPr>
                <w:lang w:val="en-US"/>
              </w:rPr>
              <w:t>EventPayload</w:t>
            </w:r>
            <w:proofErr w:type="spellEnd"/>
            <w:r w:rsidRPr="00A54268">
              <w:rPr>
                <w:lang w:val="en-US"/>
              </w:rPr>
              <w:t>/</w:t>
            </w:r>
            <w:proofErr w:type="spellStart"/>
            <w:r w:rsidRPr="00A54268">
              <w:rPr>
                <w:lang w:val="en-US"/>
              </w:rPr>
              <w:t>observableSemanticId</w:t>
            </w:r>
            <w:proofErr w:type="spellEnd"/>
          </w:p>
        </w:tc>
        <w:tc>
          <w:tcPr>
            <w:tcW w:w="3796" w:type="dxa"/>
            <w:vAlign w:val="center"/>
          </w:tcPr>
          <w:p w14:paraId="5021549F" w14:textId="77777777" w:rsidR="008F1931" w:rsidRPr="00A54268" w:rsidRDefault="008F1931" w:rsidP="008F1931">
            <w:pPr>
              <w:rPr>
                <w:lang w:val="en-US"/>
              </w:rPr>
            </w:pPr>
          </w:p>
        </w:tc>
      </w:tr>
      <w:tr w:rsidR="008F1931" w:rsidRPr="00877316" w14:paraId="3B082C9F" w14:textId="77777777" w:rsidTr="00D255DF">
        <w:tc>
          <w:tcPr>
            <w:tcW w:w="466" w:type="dxa"/>
            <w:vAlign w:val="center"/>
          </w:tcPr>
          <w:p w14:paraId="1906419F" w14:textId="77777777" w:rsidR="008F1931" w:rsidRPr="00A54268" w:rsidRDefault="008F1931" w:rsidP="008F1931">
            <w:pPr>
              <w:rPr>
                <w:color w:val="000000"/>
                <w:lang w:val="en-US"/>
              </w:rPr>
            </w:pPr>
          </w:p>
        </w:tc>
        <w:tc>
          <w:tcPr>
            <w:tcW w:w="5593" w:type="dxa"/>
            <w:vAlign w:val="center"/>
          </w:tcPr>
          <w:p w14:paraId="20103579" w14:textId="77777777" w:rsidR="008F1931" w:rsidRPr="00A54268" w:rsidRDefault="008F1931" w:rsidP="008F1931">
            <w:pPr>
              <w:rPr>
                <w:lang w:val="en-US"/>
              </w:rPr>
            </w:pPr>
            <w:proofErr w:type="spellStart"/>
            <w:r w:rsidRPr="00A54268">
              <w:rPr>
                <w:lang w:val="en-US"/>
              </w:rPr>
              <w:t>EventPayload</w:t>
            </w:r>
            <w:proofErr w:type="spellEnd"/>
            <w:r w:rsidRPr="00A54268">
              <w:rPr>
                <w:lang w:val="en-US"/>
              </w:rPr>
              <w:t>/payload</w:t>
            </w:r>
          </w:p>
        </w:tc>
        <w:tc>
          <w:tcPr>
            <w:tcW w:w="3796" w:type="dxa"/>
            <w:vAlign w:val="center"/>
          </w:tcPr>
          <w:p w14:paraId="28E02C17" w14:textId="77777777" w:rsidR="008F1931" w:rsidRPr="00A54268" w:rsidRDefault="008F1931" w:rsidP="008F1931">
            <w:pPr>
              <w:rPr>
                <w:lang w:val="en-US"/>
              </w:rPr>
            </w:pPr>
          </w:p>
        </w:tc>
      </w:tr>
      <w:tr w:rsidR="008F1931" w:rsidRPr="00877316" w14:paraId="6F2DC5BA" w14:textId="77777777" w:rsidTr="00D255DF">
        <w:tc>
          <w:tcPr>
            <w:tcW w:w="466" w:type="dxa"/>
            <w:vAlign w:val="center"/>
          </w:tcPr>
          <w:p w14:paraId="43A4A76E" w14:textId="77777777" w:rsidR="008F1931" w:rsidRPr="00A54268" w:rsidRDefault="008F1931" w:rsidP="008F1931">
            <w:pPr>
              <w:rPr>
                <w:color w:val="000000"/>
                <w:lang w:val="en-US"/>
              </w:rPr>
            </w:pPr>
          </w:p>
        </w:tc>
        <w:tc>
          <w:tcPr>
            <w:tcW w:w="5593" w:type="dxa"/>
            <w:vAlign w:val="center"/>
          </w:tcPr>
          <w:p w14:paraId="1EB7EE5F" w14:textId="77777777" w:rsidR="008F1931" w:rsidRPr="00A54268" w:rsidRDefault="008F1931" w:rsidP="008F1931">
            <w:pPr>
              <w:rPr>
                <w:lang w:val="en-US"/>
              </w:rPr>
            </w:pPr>
            <w:proofErr w:type="spellStart"/>
            <w:r w:rsidRPr="00A54268">
              <w:rPr>
                <w:lang w:val="en-US"/>
              </w:rPr>
              <w:t>EventPayload</w:t>
            </w:r>
            <w:proofErr w:type="spellEnd"/>
            <w:r w:rsidRPr="00A54268">
              <w:rPr>
                <w:lang w:val="en-US"/>
              </w:rPr>
              <w:t>/source</w:t>
            </w:r>
          </w:p>
        </w:tc>
        <w:tc>
          <w:tcPr>
            <w:tcW w:w="3796" w:type="dxa"/>
            <w:vAlign w:val="center"/>
          </w:tcPr>
          <w:p w14:paraId="114069F6" w14:textId="77777777" w:rsidR="008F1931" w:rsidRPr="00A54268" w:rsidRDefault="008F1931" w:rsidP="008F1931">
            <w:pPr>
              <w:rPr>
                <w:lang w:val="en-US"/>
              </w:rPr>
            </w:pPr>
          </w:p>
        </w:tc>
      </w:tr>
      <w:tr w:rsidR="008F1931" w:rsidRPr="00877316" w14:paraId="098EDA0E" w14:textId="77777777" w:rsidTr="00D255DF">
        <w:tc>
          <w:tcPr>
            <w:tcW w:w="466" w:type="dxa"/>
            <w:vAlign w:val="center"/>
          </w:tcPr>
          <w:p w14:paraId="4A0755B9" w14:textId="77777777" w:rsidR="008F1931" w:rsidRPr="00A54268" w:rsidRDefault="008F1931" w:rsidP="008F1931">
            <w:pPr>
              <w:rPr>
                <w:color w:val="000000"/>
                <w:lang w:val="en-US"/>
              </w:rPr>
            </w:pPr>
          </w:p>
        </w:tc>
        <w:tc>
          <w:tcPr>
            <w:tcW w:w="5593" w:type="dxa"/>
            <w:vAlign w:val="center"/>
          </w:tcPr>
          <w:p w14:paraId="16707C71" w14:textId="77777777" w:rsidR="008F1931" w:rsidRPr="00A54268" w:rsidRDefault="008F1931" w:rsidP="008F1931">
            <w:pPr>
              <w:rPr>
                <w:lang w:val="en-US"/>
              </w:rPr>
            </w:pPr>
            <w:proofErr w:type="spellStart"/>
            <w:r w:rsidRPr="00A54268">
              <w:rPr>
                <w:lang w:val="en-US"/>
              </w:rPr>
              <w:t>EventPayload</w:t>
            </w:r>
            <w:proofErr w:type="spellEnd"/>
            <w:r w:rsidRPr="00A54268">
              <w:rPr>
                <w:lang w:val="en-US"/>
              </w:rPr>
              <w:t>/</w:t>
            </w:r>
            <w:proofErr w:type="spellStart"/>
            <w:r w:rsidRPr="00A54268">
              <w:rPr>
                <w:lang w:val="en-US"/>
              </w:rPr>
              <w:t>sourceSemanticId</w:t>
            </w:r>
            <w:proofErr w:type="spellEnd"/>
          </w:p>
        </w:tc>
        <w:tc>
          <w:tcPr>
            <w:tcW w:w="3796" w:type="dxa"/>
            <w:vAlign w:val="center"/>
          </w:tcPr>
          <w:p w14:paraId="7462B38B" w14:textId="77777777" w:rsidR="008F1931" w:rsidRPr="00A54268" w:rsidRDefault="008F1931" w:rsidP="008F1931">
            <w:pPr>
              <w:rPr>
                <w:lang w:val="en-US"/>
              </w:rPr>
            </w:pPr>
          </w:p>
        </w:tc>
      </w:tr>
      <w:tr w:rsidR="008F1931" w:rsidRPr="00877316" w14:paraId="71B47EEB" w14:textId="77777777" w:rsidTr="00D255DF">
        <w:tc>
          <w:tcPr>
            <w:tcW w:w="466" w:type="dxa"/>
            <w:vAlign w:val="center"/>
          </w:tcPr>
          <w:p w14:paraId="484FF69E" w14:textId="77777777" w:rsidR="008F1931" w:rsidRPr="00A54268" w:rsidRDefault="008F1931" w:rsidP="008F1931">
            <w:pPr>
              <w:rPr>
                <w:color w:val="000000"/>
                <w:lang w:val="en-US"/>
              </w:rPr>
            </w:pPr>
          </w:p>
        </w:tc>
        <w:tc>
          <w:tcPr>
            <w:tcW w:w="5593" w:type="dxa"/>
            <w:vAlign w:val="center"/>
          </w:tcPr>
          <w:p w14:paraId="3EB4F9B1" w14:textId="77777777" w:rsidR="008F1931" w:rsidRPr="00A54268" w:rsidRDefault="008F1931" w:rsidP="008F1931">
            <w:pPr>
              <w:rPr>
                <w:lang w:val="en-US"/>
              </w:rPr>
            </w:pPr>
            <w:proofErr w:type="spellStart"/>
            <w:r w:rsidRPr="00A54268">
              <w:rPr>
                <w:lang w:val="en-US"/>
              </w:rPr>
              <w:t>EventPayload</w:t>
            </w:r>
            <w:proofErr w:type="spellEnd"/>
            <w:r w:rsidRPr="00A54268">
              <w:rPr>
                <w:lang w:val="en-US"/>
              </w:rPr>
              <w:t>/</w:t>
            </w:r>
            <w:proofErr w:type="spellStart"/>
            <w:r w:rsidRPr="00A54268">
              <w:rPr>
                <w:lang w:val="en-US"/>
              </w:rPr>
              <w:t>subjectId</w:t>
            </w:r>
            <w:proofErr w:type="spellEnd"/>
          </w:p>
        </w:tc>
        <w:tc>
          <w:tcPr>
            <w:tcW w:w="3796" w:type="dxa"/>
            <w:vAlign w:val="center"/>
          </w:tcPr>
          <w:p w14:paraId="3FDBE387" w14:textId="77777777" w:rsidR="008F1931" w:rsidRPr="00A54268" w:rsidRDefault="008F1931" w:rsidP="008F1931">
            <w:pPr>
              <w:rPr>
                <w:lang w:val="en-US"/>
              </w:rPr>
            </w:pPr>
          </w:p>
        </w:tc>
      </w:tr>
      <w:tr w:rsidR="008F1931" w:rsidRPr="00877316" w14:paraId="29D74F43" w14:textId="77777777" w:rsidTr="00D255DF">
        <w:tc>
          <w:tcPr>
            <w:tcW w:w="466" w:type="dxa"/>
            <w:vAlign w:val="center"/>
          </w:tcPr>
          <w:p w14:paraId="3475E526" w14:textId="77777777" w:rsidR="008F1931" w:rsidRPr="00A54268" w:rsidRDefault="008F1931" w:rsidP="008F1931">
            <w:pPr>
              <w:rPr>
                <w:color w:val="000000"/>
                <w:lang w:val="en-US"/>
              </w:rPr>
            </w:pPr>
          </w:p>
        </w:tc>
        <w:tc>
          <w:tcPr>
            <w:tcW w:w="5593" w:type="dxa"/>
            <w:vAlign w:val="center"/>
          </w:tcPr>
          <w:p w14:paraId="29E4AC50" w14:textId="77777777" w:rsidR="008F1931" w:rsidRPr="00A54268" w:rsidRDefault="008F1931" w:rsidP="008F1931">
            <w:pPr>
              <w:rPr>
                <w:lang w:val="en-US"/>
              </w:rPr>
            </w:pPr>
            <w:proofErr w:type="spellStart"/>
            <w:r w:rsidRPr="00A54268">
              <w:rPr>
                <w:lang w:val="en-US"/>
              </w:rPr>
              <w:t>EventPayload</w:t>
            </w:r>
            <w:proofErr w:type="spellEnd"/>
            <w:r w:rsidRPr="00A54268">
              <w:rPr>
                <w:lang w:val="en-US"/>
              </w:rPr>
              <w:t>/timestamp</w:t>
            </w:r>
          </w:p>
        </w:tc>
        <w:tc>
          <w:tcPr>
            <w:tcW w:w="3796" w:type="dxa"/>
            <w:vAlign w:val="center"/>
          </w:tcPr>
          <w:p w14:paraId="44B333CE" w14:textId="77777777" w:rsidR="008F1931" w:rsidRPr="00A54268" w:rsidRDefault="008F1931" w:rsidP="008F1931">
            <w:pPr>
              <w:rPr>
                <w:lang w:val="en-US"/>
              </w:rPr>
            </w:pPr>
          </w:p>
        </w:tc>
      </w:tr>
      <w:bookmarkEnd w:id="5522"/>
      <w:tr w:rsidR="008F1931" w:rsidRPr="00877316" w14:paraId="4A7CE2B0" w14:textId="77777777" w:rsidTr="00D255DF">
        <w:tc>
          <w:tcPr>
            <w:tcW w:w="466" w:type="dxa"/>
            <w:vAlign w:val="center"/>
          </w:tcPr>
          <w:p w14:paraId="4408869F" w14:textId="77777777" w:rsidR="008F1931" w:rsidRPr="00A54268" w:rsidRDefault="008F1931" w:rsidP="008F1931">
            <w:pPr>
              <w:rPr>
                <w:color w:val="000000"/>
                <w:lang w:val="en-US"/>
              </w:rPr>
            </w:pPr>
          </w:p>
        </w:tc>
        <w:tc>
          <w:tcPr>
            <w:tcW w:w="5593" w:type="dxa"/>
            <w:vAlign w:val="center"/>
          </w:tcPr>
          <w:p w14:paraId="16214DF7" w14:textId="77777777" w:rsidR="008F1931" w:rsidRPr="00A54268" w:rsidRDefault="008F1931" w:rsidP="008F1931">
            <w:pPr>
              <w:rPr>
                <w:lang w:val="en-US"/>
              </w:rPr>
            </w:pPr>
            <w:proofErr w:type="spellStart"/>
            <w:r w:rsidRPr="00A54268">
              <w:rPr>
                <w:lang w:val="en-US"/>
              </w:rPr>
              <w:t>EventPayload</w:t>
            </w:r>
            <w:proofErr w:type="spellEnd"/>
            <w:r w:rsidRPr="00A54268">
              <w:rPr>
                <w:lang w:val="en-US"/>
              </w:rPr>
              <w:t>/topic</w:t>
            </w:r>
          </w:p>
        </w:tc>
        <w:tc>
          <w:tcPr>
            <w:tcW w:w="3796" w:type="dxa"/>
            <w:vAlign w:val="center"/>
          </w:tcPr>
          <w:p w14:paraId="16B8CC28" w14:textId="77777777" w:rsidR="008F1931" w:rsidRPr="00A54268" w:rsidRDefault="008F1931" w:rsidP="008F1931">
            <w:pPr>
              <w:rPr>
                <w:lang w:val="en-US"/>
              </w:rPr>
            </w:pPr>
          </w:p>
        </w:tc>
      </w:tr>
      <w:tr w:rsidR="008F1931" w:rsidRPr="00877316" w14:paraId="3DC37E2D" w14:textId="77777777" w:rsidTr="00D255DF">
        <w:tc>
          <w:tcPr>
            <w:tcW w:w="466" w:type="dxa"/>
            <w:vAlign w:val="center"/>
          </w:tcPr>
          <w:p w14:paraId="341150B5" w14:textId="77777777" w:rsidR="008F1931" w:rsidRPr="00A54268" w:rsidRDefault="008F1931" w:rsidP="008F1931">
            <w:pPr>
              <w:rPr>
                <w:color w:val="000000"/>
                <w:lang w:val="en-US"/>
              </w:rPr>
            </w:pPr>
          </w:p>
        </w:tc>
        <w:tc>
          <w:tcPr>
            <w:tcW w:w="5593" w:type="dxa"/>
            <w:vAlign w:val="center"/>
          </w:tcPr>
          <w:p w14:paraId="1751F045" w14:textId="77777777" w:rsidR="008F1931" w:rsidRPr="00A54268" w:rsidRDefault="008F1931" w:rsidP="008F1931">
            <w:pPr>
              <w:rPr>
                <w:lang w:val="en-US"/>
              </w:rPr>
            </w:pPr>
            <w:r w:rsidRPr="00A54268">
              <w:rPr>
                <w:lang w:val="en-US"/>
              </w:rPr>
              <w:t>File/</w:t>
            </w:r>
            <w:proofErr w:type="spellStart"/>
            <w:r w:rsidRPr="00A54268">
              <w:rPr>
                <w:lang w:val="en-US"/>
              </w:rPr>
              <w:t>contentType</w:t>
            </w:r>
            <w:proofErr w:type="spellEnd"/>
          </w:p>
        </w:tc>
        <w:tc>
          <w:tcPr>
            <w:tcW w:w="3796" w:type="dxa"/>
            <w:vAlign w:val="center"/>
          </w:tcPr>
          <w:p w14:paraId="3D7B499A" w14:textId="77777777" w:rsidR="008F1931" w:rsidRPr="00A54268" w:rsidRDefault="008F1931" w:rsidP="008F1931">
            <w:pPr>
              <w:rPr>
                <w:lang w:val="en-US"/>
              </w:rPr>
            </w:pPr>
            <w:r w:rsidRPr="00A54268">
              <w:rPr>
                <w:lang w:val="en-US"/>
              </w:rPr>
              <w:t xml:space="preserve">Former name: </w:t>
            </w:r>
            <w:proofErr w:type="spellStart"/>
            <w:r w:rsidRPr="00A54268">
              <w:rPr>
                <w:lang w:val="en-US"/>
              </w:rPr>
              <w:t>mimeType</w:t>
            </w:r>
            <w:proofErr w:type="spellEnd"/>
          </w:p>
        </w:tc>
      </w:tr>
      <w:tr w:rsidR="008F1931" w:rsidRPr="00C96724" w14:paraId="3533C3E2" w14:textId="77777777" w:rsidTr="00D255DF">
        <w:tc>
          <w:tcPr>
            <w:tcW w:w="466" w:type="dxa"/>
          </w:tcPr>
          <w:p w14:paraId="0FCC4709" w14:textId="77777777" w:rsidR="008F1931" w:rsidRPr="00A54268" w:rsidRDefault="008F1931" w:rsidP="008F1931">
            <w:pPr>
              <w:rPr>
                <w:color w:val="000000"/>
                <w:lang w:val="en-US"/>
              </w:rPr>
            </w:pPr>
          </w:p>
        </w:tc>
        <w:tc>
          <w:tcPr>
            <w:tcW w:w="5593" w:type="dxa"/>
          </w:tcPr>
          <w:p w14:paraId="2ACDF113" w14:textId="77777777" w:rsidR="008F1931" w:rsidRPr="00A54268" w:rsidRDefault="008F1931" w:rsidP="008F1931">
            <w:pPr>
              <w:rPr>
                <w:lang w:val="en-US"/>
              </w:rPr>
            </w:pPr>
            <w:proofErr w:type="spellStart"/>
            <w:r w:rsidRPr="00A54268">
              <w:rPr>
                <w:lang w:val="en-US"/>
              </w:rPr>
              <w:t>FragmentKeys</w:t>
            </w:r>
            <w:proofErr w:type="spellEnd"/>
          </w:p>
        </w:tc>
        <w:tc>
          <w:tcPr>
            <w:tcW w:w="3796" w:type="dxa"/>
          </w:tcPr>
          <w:p w14:paraId="39A62059" w14:textId="15EB6E58" w:rsidR="008F1931" w:rsidRPr="00877316" w:rsidRDefault="008F1931" w:rsidP="008F1931">
            <w:pPr>
              <w:rPr>
                <w:lang w:val="en-US"/>
              </w:rPr>
            </w:pPr>
            <w:r w:rsidRPr="00877316">
              <w:rPr>
                <w:lang w:val="en-US"/>
              </w:rPr>
              <w:t xml:space="preserve">New enumeration used for </w:t>
            </w:r>
            <w:r w:rsidRPr="00845EB7">
              <w:rPr>
                <w:lang w:val="en-US"/>
              </w:rPr>
              <w:t>References</w:t>
            </w:r>
          </w:p>
        </w:tc>
      </w:tr>
      <w:tr w:rsidR="008F1931" w:rsidRPr="00C96724" w14:paraId="64D8FE1A" w14:textId="77777777" w:rsidTr="00D255DF">
        <w:tc>
          <w:tcPr>
            <w:tcW w:w="466" w:type="dxa"/>
          </w:tcPr>
          <w:p w14:paraId="1DEE8EDE" w14:textId="77777777" w:rsidR="008F1931" w:rsidRPr="00877316" w:rsidRDefault="008F1931" w:rsidP="008F1931">
            <w:pPr>
              <w:rPr>
                <w:color w:val="000000"/>
                <w:lang w:val="en-US"/>
              </w:rPr>
            </w:pPr>
          </w:p>
        </w:tc>
        <w:tc>
          <w:tcPr>
            <w:tcW w:w="5593" w:type="dxa"/>
          </w:tcPr>
          <w:p w14:paraId="63EBA55A" w14:textId="77777777" w:rsidR="008F1931" w:rsidRPr="00A54268" w:rsidRDefault="008F1931" w:rsidP="008F1931">
            <w:pPr>
              <w:rPr>
                <w:lang w:val="en-US"/>
              </w:rPr>
            </w:pPr>
            <w:proofErr w:type="spellStart"/>
            <w:r w:rsidRPr="00A54268">
              <w:rPr>
                <w:lang w:val="en-US"/>
              </w:rPr>
              <w:t>GenericFragmentKeys</w:t>
            </w:r>
            <w:proofErr w:type="spellEnd"/>
          </w:p>
        </w:tc>
        <w:tc>
          <w:tcPr>
            <w:tcW w:w="3796" w:type="dxa"/>
          </w:tcPr>
          <w:p w14:paraId="62334B34" w14:textId="03F4DB19" w:rsidR="008F1931" w:rsidRPr="00877316" w:rsidRDefault="008F1931" w:rsidP="008F1931">
            <w:pPr>
              <w:rPr>
                <w:lang w:val="en-US"/>
              </w:rPr>
            </w:pPr>
            <w:r w:rsidRPr="00877316">
              <w:rPr>
                <w:lang w:val="en-US"/>
              </w:rPr>
              <w:t xml:space="preserve">New enumeration used for </w:t>
            </w:r>
            <w:r w:rsidRPr="00845EB7">
              <w:rPr>
                <w:lang w:val="en-US"/>
              </w:rPr>
              <w:t>References</w:t>
            </w:r>
          </w:p>
        </w:tc>
      </w:tr>
      <w:tr w:rsidR="008F1931" w:rsidRPr="00C96724" w14:paraId="33117920" w14:textId="77777777" w:rsidTr="00D255DF">
        <w:tc>
          <w:tcPr>
            <w:tcW w:w="466" w:type="dxa"/>
          </w:tcPr>
          <w:p w14:paraId="73992114" w14:textId="77777777" w:rsidR="008F1931" w:rsidRPr="00877316" w:rsidRDefault="008F1931" w:rsidP="008F1931">
            <w:pPr>
              <w:rPr>
                <w:color w:val="000000"/>
                <w:lang w:val="en-US"/>
              </w:rPr>
            </w:pPr>
          </w:p>
        </w:tc>
        <w:tc>
          <w:tcPr>
            <w:tcW w:w="5593" w:type="dxa"/>
          </w:tcPr>
          <w:p w14:paraId="54970336" w14:textId="77777777" w:rsidR="008F1931" w:rsidRPr="00A54268" w:rsidRDefault="008F1931" w:rsidP="008F1931">
            <w:pPr>
              <w:rPr>
                <w:lang w:val="en-US"/>
              </w:rPr>
            </w:pPr>
            <w:proofErr w:type="spellStart"/>
            <w:r w:rsidRPr="00A54268">
              <w:rPr>
                <w:lang w:val="en-US"/>
              </w:rPr>
              <w:t>GenericGloballyIdentifiers</w:t>
            </w:r>
            <w:proofErr w:type="spellEnd"/>
          </w:p>
        </w:tc>
        <w:tc>
          <w:tcPr>
            <w:tcW w:w="3796" w:type="dxa"/>
          </w:tcPr>
          <w:p w14:paraId="40630DB4" w14:textId="2A790E11" w:rsidR="008F1931" w:rsidRPr="00877316" w:rsidRDefault="008F1931" w:rsidP="008F1931">
            <w:pPr>
              <w:rPr>
                <w:lang w:val="en-US"/>
              </w:rPr>
            </w:pPr>
            <w:r w:rsidRPr="00877316">
              <w:rPr>
                <w:lang w:val="en-US"/>
              </w:rPr>
              <w:t xml:space="preserve">New enumeration used for </w:t>
            </w:r>
            <w:r w:rsidRPr="00845EB7">
              <w:rPr>
                <w:lang w:val="en-US"/>
              </w:rPr>
              <w:t>References</w:t>
            </w:r>
          </w:p>
        </w:tc>
      </w:tr>
      <w:tr w:rsidR="008F1931" w:rsidRPr="00C96724" w14:paraId="73BD00C5" w14:textId="77777777" w:rsidTr="00D255DF">
        <w:tc>
          <w:tcPr>
            <w:tcW w:w="466" w:type="dxa"/>
          </w:tcPr>
          <w:p w14:paraId="40608615" w14:textId="77777777" w:rsidR="008F1931" w:rsidRPr="00877316" w:rsidRDefault="008F1931" w:rsidP="008F1931">
            <w:pPr>
              <w:rPr>
                <w:color w:val="000000"/>
                <w:lang w:val="en-US"/>
              </w:rPr>
            </w:pPr>
          </w:p>
        </w:tc>
        <w:tc>
          <w:tcPr>
            <w:tcW w:w="5593" w:type="dxa"/>
          </w:tcPr>
          <w:p w14:paraId="5204BC14" w14:textId="77777777" w:rsidR="008F1931" w:rsidRPr="00A54268" w:rsidRDefault="008F1931" w:rsidP="008F1931">
            <w:pPr>
              <w:rPr>
                <w:lang w:val="en-US"/>
              </w:rPr>
            </w:pPr>
            <w:proofErr w:type="spellStart"/>
            <w:r w:rsidRPr="00A54268">
              <w:rPr>
                <w:lang w:val="en-US"/>
              </w:rPr>
              <w:t>GloballyIdentifiables</w:t>
            </w:r>
            <w:proofErr w:type="spellEnd"/>
          </w:p>
        </w:tc>
        <w:tc>
          <w:tcPr>
            <w:tcW w:w="3796" w:type="dxa"/>
          </w:tcPr>
          <w:p w14:paraId="1AB02D0D" w14:textId="15A1EAA2" w:rsidR="008F1931" w:rsidRPr="00877316" w:rsidRDefault="008F1931" w:rsidP="008F1931">
            <w:pPr>
              <w:rPr>
                <w:lang w:val="en-US"/>
              </w:rPr>
            </w:pPr>
            <w:r w:rsidRPr="00877316">
              <w:rPr>
                <w:lang w:val="en-US"/>
              </w:rPr>
              <w:t xml:space="preserve">New enumeration used for </w:t>
            </w:r>
            <w:r w:rsidRPr="00845EB7">
              <w:rPr>
                <w:lang w:val="en-US"/>
              </w:rPr>
              <w:t>References</w:t>
            </w:r>
          </w:p>
        </w:tc>
      </w:tr>
      <w:tr w:rsidR="008F1931" w:rsidRPr="00877316" w14:paraId="69A640F9" w14:textId="77777777" w:rsidTr="00D255DF">
        <w:tc>
          <w:tcPr>
            <w:tcW w:w="466" w:type="dxa"/>
            <w:vAlign w:val="center"/>
          </w:tcPr>
          <w:p w14:paraId="34D3767C" w14:textId="77777777" w:rsidR="008F1931" w:rsidRPr="00877316" w:rsidRDefault="008F1931" w:rsidP="008F1931">
            <w:pPr>
              <w:rPr>
                <w:color w:val="000000"/>
                <w:lang w:val="en-US"/>
              </w:rPr>
            </w:pPr>
          </w:p>
        </w:tc>
        <w:tc>
          <w:tcPr>
            <w:tcW w:w="5593" w:type="dxa"/>
            <w:vAlign w:val="center"/>
          </w:tcPr>
          <w:p w14:paraId="2F7542B2" w14:textId="77777777" w:rsidR="008F1931" w:rsidRPr="00A54268" w:rsidRDefault="008F1931" w:rsidP="008F1931">
            <w:pPr>
              <w:rPr>
                <w:lang w:val="en-US"/>
              </w:rPr>
            </w:pPr>
            <w:proofErr w:type="spellStart"/>
            <w:r w:rsidRPr="00A54268">
              <w:rPr>
                <w:lang w:val="en-US"/>
              </w:rPr>
              <w:t>HasSemantics</w:t>
            </w:r>
            <w:proofErr w:type="spellEnd"/>
            <w:r w:rsidRPr="00A54268">
              <w:rPr>
                <w:lang w:val="en-US"/>
              </w:rPr>
              <w:t>/</w:t>
            </w:r>
            <w:proofErr w:type="spellStart"/>
            <w:r w:rsidRPr="00A54268">
              <w:rPr>
                <w:lang w:val="en-US"/>
              </w:rPr>
              <w:t>supplementalSemanticId</w:t>
            </w:r>
            <w:proofErr w:type="spellEnd"/>
          </w:p>
        </w:tc>
        <w:tc>
          <w:tcPr>
            <w:tcW w:w="3796" w:type="dxa"/>
            <w:vAlign w:val="center"/>
          </w:tcPr>
          <w:p w14:paraId="408C83BA" w14:textId="77777777" w:rsidR="008F1931" w:rsidRPr="00A54268" w:rsidRDefault="008F1931" w:rsidP="008F1931">
            <w:pPr>
              <w:rPr>
                <w:lang w:val="en-US"/>
              </w:rPr>
            </w:pPr>
            <w:r w:rsidRPr="00A54268">
              <w:rPr>
                <w:lang w:val="en-US"/>
              </w:rPr>
              <w:t>New attribute</w:t>
            </w:r>
          </w:p>
        </w:tc>
      </w:tr>
      <w:tr w:rsidR="008F1931" w:rsidRPr="00877316" w14:paraId="0FA8E569" w14:textId="77777777" w:rsidTr="00D255DF">
        <w:tc>
          <w:tcPr>
            <w:tcW w:w="466" w:type="dxa"/>
            <w:vAlign w:val="center"/>
          </w:tcPr>
          <w:p w14:paraId="2A177876" w14:textId="77777777" w:rsidR="008F1931" w:rsidRPr="00A54268" w:rsidRDefault="008F1931" w:rsidP="008F1931">
            <w:pPr>
              <w:rPr>
                <w:color w:val="000000"/>
                <w:lang w:val="en-US"/>
              </w:rPr>
            </w:pPr>
          </w:p>
        </w:tc>
        <w:tc>
          <w:tcPr>
            <w:tcW w:w="5593" w:type="dxa"/>
            <w:vAlign w:val="center"/>
          </w:tcPr>
          <w:p w14:paraId="6174FED6" w14:textId="77777777" w:rsidR="008F1931" w:rsidRPr="00A54268" w:rsidRDefault="008F1931" w:rsidP="008F1931">
            <w:pPr>
              <w:rPr>
                <w:lang w:val="en-US"/>
              </w:rPr>
            </w:pPr>
            <w:r w:rsidRPr="00A54268">
              <w:rPr>
                <w:lang w:val="en-US"/>
              </w:rPr>
              <w:t>Identifiable/id</w:t>
            </w:r>
          </w:p>
        </w:tc>
        <w:tc>
          <w:tcPr>
            <w:tcW w:w="3796" w:type="dxa"/>
            <w:vAlign w:val="center"/>
          </w:tcPr>
          <w:p w14:paraId="60614BE1" w14:textId="1AD443ED" w:rsidR="008F1931" w:rsidRPr="00A54268" w:rsidRDefault="008F1931" w:rsidP="008F1931">
            <w:pPr>
              <w:rPr>
                <w:lang w:val="en-US"/>
              </w:rPr>
            </w:pPr>
            <w:r w:rsidRPr="00A54268">
              <w:rPr>
                <w:lang w:val="en-US"/>
              </w:rPr>
              <w:t xml:space="preserve">Substitute for </w:t>
            </w:r>
            <w:proofErr w:type="spellStart"/>
            <w:r w:rsidRPr="00F25DE9">
              <w:t>Identifiable</w:t>
            </w:r>
            <w:proofErr w:type="spellEnd"/>
            <w:r w:rsidRPr="00A54268">
              <w:rPr>
                <w:lang w:val="en-US"/>
              </w:rPr>
              <w:t>/identification</w:t>
            </w:r>
          </w:p>
        </w:tc>
      </w:tr>
      <w:tr w:rsidR="008F1931" w:rsidRPr="00C96724" w14:paraId="4D766616" w14:textId="77777777" w:rsidTr="00D255DF">
        <w:tc>
          <w:tcPr>
            <w:tcW w:w="466" w:type="dxa"/>
            <w:vAlign w:val="center"/>
          </w:tcPr>
          <w:p w14:paraId="5D75AB7C" w14:textId="77777777" w:rsidR="008F1931" w:rsidRPr="00A54268" w:rsidRDefault="008F1931" w:rsidP="008F1931">
            <w:pPr>
              <w:rPr>
                <w:color w:val="000000"/>
                <w:lang w:val="en-US"/>
              </w:rPr>
            </w:pPr>
          </w:p>
        </w:tc>
        <w:tc>
          <w:tcPr>
            <w:tcW w:w="5593" w:type="dxa"/>
            <w:vAlign w:val="center"/>
          </w:tcPr>
          <w:p w14:paraId="064092AF" w14:textId="77777777" w:rsidR="008F1931" w:rsidRPr="00A54268" w:rsidRDefault="008F1931" w:rsidP="008F1931">
            <w:pPr>
              <w:rPr>
                <w:lang w:val="en-US"/>
              </w:rPr>
            </w:pPr>
            <w:proofErr w:type="spellStart"/>
            <w:r w:rsidRPr="00A54268">
              <w:rPr>
                <w:lang w:val="en-US"/>
              </w:rPr>
              <w:t>KeyTypes</w:t>
            </w:r>
            <w:proofErr w:type="spellEnd"/>
          </w:p>
        </w:tc>
        <w:tc>
          <w:tcPr>
            <w:tcW w:w="3796" w:type="dxa"/>
            <w:vAlign w:val="center"/>
          </w:tcPr>
          <w:p w14:paraId="764806DB" w14:textId="77777777" w:rsidR="008F1931" w:rsidRPr="00877316" w:rsidRDefault="008F1931" w:rsidP="008F1931">
            <w:pPr>
              <w:rPr>
                <w:lang w:val="en-US"/>
              </w:rPr>
            </w:pPr>
            <w:r w:rsidRPr="00877316">
              <w:rPr>
                <w:lang w:val="en-US"/>
              </w:rPr>
              <w:t xml:space="preserve">Before: </w:t>
            </w:r>
            <w:proofErr w:type="spellStart"/>
            <w:r w:rsidRPr="00877316">
              <w:rPr>
                <w:lang w:val="en-US"/>
              </w:rPr>
              <w:t>KeyElements</w:t>
            </w:r>
            <w:proofErr w:type="spellEnd"/>
          </w:p>
          <w:p w14:paraId="443C041B" w14:textId="77777777" w:rsidR="008F1931" w:rsidRPr="00877316" w:rsidRDefault="008F1931" w:rsidP="008F1931">
            <w:pPr>
              <w:rPr>
                <w:lang w:val="en-US"/>
              </w:rPr>
            </w:pPr>
            <w:r w:rsidRPr="00877316">
              <w:rPr>
                <w:lang w:val="en-US"/>
              </w:rPr>
              <w:t xml:space="preserve">New </w:t>
            </w:r>
            <w:proofErr w:type="spellStart"/>
            <w:r w:rsidRPr="00877316">
              <w:rPr>
                <w:lang w:val="en-US"/>
              </w:rPr>
              <w:t>submodel</w:t>
            </w:r>
            <w:proofErr w:type="spellEnd"/>
            <w:r w:rsidRPr="00877316">
              <w:rPr>
                <w:lang w:val="en-US"/>
              </w:rPr>
              <w:t xml:space="preserve"> element </w:t>
            </w:r>
            <w:proofErr w:type="spellStart"/>
            <w:r w:rsidRPr="00877316">
              <w:rPr>
                <w:lang w:val="en-US"/>
              </w:rPr>
              <w:t>SubmodelElementList</w:t>
            </w:r>
            <w:proofErr w:type="spellEnd"/>
            <w:r w:rsidRPr="00877316">
              <w:rPr>
                <w:lang w:val="en-US"/>
              </w:rPr>
              <w:t xml:space="preserve"> added, renamed </w:t>
            </w:r>
            <w:proofErr w:type="spellStart"/>
            <w:r w:rsidRPr="00877316">
              <w:rPr>
                <w:lang w:val="en-US"/>
              </w:rPr>
              <w:t>submodel</w:t>
            </w:r>
            <w:proofErr w:type="spellEnd"/>
            <w:r w:rsidRPr="00877316">
              <w:rPr>
                <w:lang w:val="en-US"/>
              </w:rPr>
              <w:t xml:space="preserve"> elements Event and </w:t>
            </w:r>
            <w:proofErr w:type="spellStart"/>
            <w:r w:rsidRPr="00877316">
              <w:rPr>
                <w:lang w:val="en-US"/>
              </w:rPr>
              <w:t>BasicEvent</w:t>
            </w:r>
            <w:proofErr w:type="spellEnd"/>
            <w:r w:rsidRPr="00877316">
              <w:rPr>
                <w:lang w:val="en-US"/>
              </w:rPr>
              <w:t xml:space="preserve"> to </w:t>
            </w:r>
            <w:proofErr w:type="spellStart"/>
            <w:r w:rsidRPr="00877316">
              <w:rPr>
                <w:lang w:val="en-US"/>
              </w:rPr>
              <w:t>EventElement</w:t>
            </w:r>
            <w:proofErr w:type="spellEnd"/>
            <w:r w:rsidRPr="00877316">
              <w:rPr>
                <w:lang w:val="en-US"/>
              </w:rPr>
              <w:t xml:space="preserve"> and </w:t>
            </w:r>
            <w:proofErr w:type="spellStart"/>
            <w:r w:rsidRPr="00877316">
              <w:rPr>
                <w:lang w:val="en-US"/>
              </w:rPr>
              <w:t>BasicEventElement</w:t>
            </w:r>
            <w:proofErr w:type="spellEnd"/>
          </w:p>
        </w:tc>
      </w:tr>
      <w:tr w:rsidR="008F1931" w:rsidRPr="00C96724" w14:paraId="6010F079" w14:textId="77777777" w:rsidTr="00D255DF">
        <w:tc>
          <w:tcPr>
            <w:tcW w:w="466" w:type="dxa"/>
            <w:vAlign w:val="center"/>
          </w:tcPr>
          <w:p w14:paraId="52373182" w14:textId="77777777" w:rsidR="008F1931" w:rsidRPr="00877316" w:rsidRDefault="008F1931" w:rsidP="008F1931">
            <w:pPr>
              <w:rPr>
                <w:color w:val="000000"/>
                <w:lang w:val="en-US"/>
              </w:rPr>
            </w:pPr>
          </w:p>
        </w:tc>
        <w:tc>
          <w:tcPr>
            <w:tcW w:w="5593" w:type="dxa"/>
            <w:vAlign w:val="center"/>
          </w:tcPr>
          <w:p w14:paraId="2A732810" w14:textId="77777777" w:rsidR="008F1931" w:rsidRPr="00A54268" w:rsidRDefault="008F1931" w:rsidP="008F1931">
            <w:pPr>
              <w:rPr>
                <w:lang w:val="en-US"/>
              </w:rPr>
            </w:pPr>
            <w:proofErr w:type="spellStart"/>
            <w:r w:rsidRPr="00A54268">
              <w:rPr>
                <w:lang w:val="en-US"/>
              </w:rPr>
              <w:t>ModelReference</w:t>
            </w:r>
            <w:proofErr w:type="spellEnd"/>
          </w:p>
        </w:tc>
        <w:tc>
          <w:tcPr>
            <w:tcW w:w="3796" w:type="dxa"/>
            <w:vAlign w:val="center"/>
          </w:tcPr>
          <w:p w14:paraId="1ED4AD81" w14:textId="59BF0D33" w:rsidR="008F1931" w:rsidRPr="00877316" w:rsidRDefault="008F1931" w:rsidP="008F1931">
            <w:pPr>
              <w:rPr>
                <w:lang w:val="en-US"/>
              </w:rPr>
            </w:pPr>
            <w:r w:rsidRPr="00877316">
              <w:rPr>
                <w:lang w:val="en-US"/>
              </w:rPr>
              <w:t xml:space="preserve">New class inheriting from </w:t>
            </w:r>
            <w:r w:rsidRPr="00845EB7">
              <w:rPr>
                <w:lang w:val="en-US"/>
              </w:rPr>
              <w:t>Reference</w:t>
            </w:r>
          </w:p>
        </w:tc>
      </w:tr>
      <w:tr w:rsidR="008F1931" w:rsidRPr="00C96724" w14:paraId="12103844" w14:textId="77777777" w:rsidTr="00D255DF">
        <w:tc>
          <w:tcPr>
            <w:tcW w:w="466" w:type="dxa"/>
            <w:vAlign w:val="center"/>
          </w:tcPr>
          <w:p w14:paraId="04E63E28" w14:textId="77777777" w:rsidR="008F1931" w:rsidRPr="00A54268" w:rsidRDefault="008F1931" w:rsidP="008F1931">
            <w:r w:rsidRPr="00A54268">
              <w:t>x</w:t>
            </w:r>
          </w:p>
        </w:tc>
        <w:tc>
          <w:tcPr>
            <w:tcW w:w="5593" w:type="dxa"/>
            <w:vAlign w:val="center"/>
          </w:tcPr>
          <w:p w14:paraId="0FEB431A" w14:textId="77777777" w:rsidR="008F1931" w:rsidRPr="00A54268" w:rsidRDefault="008F1931" w:rsidP="008F1931">
            <w:r w:rsidRPr="00A54268">
              <w:t>Reference/type</w:t>
            </w:r>
          </w:p>
        </w:tc>
        <w:tc>
          <w:tcPr>
            <w:tcW w:w="3796" w:type="dxa"/>
            <w:vAlign w:val="center"/>
          </w:tcPr>
          <w:p w14:paraId="4F79E342" w14:textId="178893F0" w:rsidR="008F1931" w:rsidRPr="00877316" w:rsidRDefault="008F1931" w:rsidP="008F1931">
            <w:pPr>
              <w:rPr>
                <w:lang w:val="en-US"/>
              </w:rPr>
            </w:pPr>
            <w:r w:rsidRPr="00877316">
              <w:rPr>
                <w:lang w:val="en-US"/>
              </w:rPr>
              <w:t xml:space="preserve">New mandatory attribute of </w:t>
            </w:r>
            <w:r w:rsidRPr="00845EB7">
              <w:rPr>
                <w:lang w:val="en-US"/>
              </w:rPr>
              <w:t>Reference</w:t>
            </w:r>
          </w:p>
        </w:tc>
      </w:tr>
      <w:tr w:rsidR="008F1931" w:rsidRPr="00C96724" w14:paraId="3056374D" w14:textId="77777777" w:rsidTr="00D255DF">
        <w:tc>
          <w:tcPr>
            <w:tcW w:w="466" w:type="dxa"/>
            <w:vAlign w:val="center"/>
          </w:tcPr>
          <w:p w14:paraId="134B41A7" w14:textId="77777777" w:rsidR="008F1931" w:rsidRPr="00877316" w:rsidRDefault="008F1931" w:rsidP="008F1931">
            <w:pPr>
              <w:rPr>
                <w:lang w:val="en-US"/>
              </w:rPr>
            </w:pPr>
          </w:p>
        </w:tc>
        <w:tc>
          <w:tcPr>
            <w:tcW w:w="5593" w:type="dxa"/>
            <w:vAlign w:val="center"/>
          </w:tcPr>
          <w:p w14:paraId="492258F1" w14:textId="77777777" w:rsidR="008F1931" w:rsidRPr="00A54268" w:rsidRDefault="008F1931" w:rsidP="008F1931">
            <w:pPr>
              <w:rPr>
                <w:lang w:val="en-US"/>
              </w:rPr>
            </w:pPr>
            <w:r w:rsidRPr="00A54268">
              <w:rPr>
                <w:lang w:val="en-US"/>
              </w:rPr>
              <w:t>Reference/</w:t>
            </w:r>
            <w:proofErr w:type="spellStart"/>
            <w:r w:rsidRPr="00A54268">
              <w:rPr>
                <w:lang w:val="en-US"/>
              </w:rPr>
              <w:t>referredSemanticId</w:t>
            </w:r>
            <w:proofErr w:type="spellEnd"/>
          </w:p>
        </w:tc>
        <w:tc>
          <w:tcPr>
            <w:tcW w:w="3796" w:type="dxa"/>
            <w:vAlign w:val="center"/>
          </w:tcPr>
          <w:p w14:paraId="45BAF502" w14:textId="34196CD0" w:rsidR="008F1931" w:rsidRPr="00877316" w:rsidRDefault="008F1931" w:rsidP="008F1931">
            <w:pPr>
              <w:rPr>
                <w:lang w:val="en-US"/>
              </w:rPr>
            </w:pPr>
            <w:r w:rsidRPr="00877316">
              <w:rPr>
                <w:lang w:val="en-US"/>
              </w:rPr>
              <w:t xml:space="preserve">New optional attribute of </w:t>
            </w:r>
            <w:r w:rsidRPr="00845EB7">
              <w:rPr>
                <w:lang w:val="en-US"/>
              </w:rPr>
              <w:t>Reference</w:t>
            </w:r>
          </w:p>
        </w:tc>
      </w:tr>
      <w:tr w:rsidR="008F1931" w:rsidRPr="00877316" w14:paraId="03297E71" w14:textId="77777777" w:rsidTr="00D255DF">
        <w:tc>
          <w:tcPr>
            <w:tcW w:w="466" w:type="dxa"/>
            <w:shd w:val="clear" w:color="auto" w:fill="FFFFFF" w:themeFill="background1"/>
            <w:vAlign w:val="center"/>
          </w:tcPr>
          <w:p w14:paraId="76945C30" w14:textId="77777777" w:rsidR="008F1931" w:rsidRPr="00877316" w:rsidRDefault="008F1931" w:rsidP="008F1931">
            <w:pPr>
              <w:rPr>
                <w:color w:val="000000"/>
                <w:lang w:val="en-US"/>
              </w:rPr>
            </w:pPr>
            <w:r w:rsidRPr="00877316">
              <w:rPr>
                <w:color w:val="000000"/>
                <w:lang w:val="en-US"/>
              </w:rPr>
              <w:t> </w:t>
            </w:r>
          </w:p>
        </w:tc>
        <w:tc>
          <w:tcPr>
            <w:tcW w:w="5593" w:type="dxa"/>
            <w:shd w:val="clear" w:color="auto" w:fill="FFFFFF" w:themeFill="background1"/>
            <w:vAlign w:val="center"/>
          </w:tcPr>
          <w:p w14:paraId="34A187C3" w14:textId="77777777" w:rsidR="008F1931" w:rsidRPr="00A54268" w:rsidRDefault="008F1931" w:rsidP="008F1931">
            <w:pPr>
              <w:rPr>
                <w:lang w:val="en-US"/>
              </w:rPr>
            </w:pPr>
            <w:proofErr w:type="spellStart"/>
            <w:r w:rsidRPr="00A54268">
              <w:rPr>
                <w:lang w:val="en-US"/>
              </w:rPr>
              <w:t>PrimitiveTypes</w:t>
            </w:r>
            <w:proofErr w:type="spellEnd"/>
          </w:p>
        </w:tc>
        <w:tc>
          <w:tcPr>
            <w:tcW w:w="3796" w:type="dxa"/>
            <w:shd w:val="clear" w:color="auto" w:fill="FFFFFF" w:themeFill="background1"/>
            <w:vAlign w:val="center"/>
          </w:tcPr>
          <w:p w14:paraId="33E21417" w14:textId="77777777" w:rsidR="008F1931" w:rsidRPr="00A54268" w:rsidRDefault="008F1931" w:rsidP="008F1931">
            <w:pPr>
              <w:rPr>
                <w:lang w:val="en-US"/>
              </w:rPr>
            </w:pPr>
            <w:r w:rsidRPr="00A54268">
              <w:rPr>
                <w:lang w:val="en-US"/>
              </w:rPr>
              <w:t xml:space="preserve">Enumeration for </w:t>
            </w:r>
            <w:proofErr w:type="spellStart"/>
            <w:r w:rsidRPr="00A54268">
              <w:rPr>
                <w:lang w:val="en-US"/>
              </w:rPr>
              <w:t>DataTypeDefXsd</w:t>
            </w:r>
            <w:proofErr w:type="spellEnd"/>
          </w:p>
        </w:tc>
      </w:tr>
      <w:tr w:rsidR="008F1931" w:rsidRPr="00877316" w14:paraId="1E123B84" w14:textId="77777777" w:rsidTr="00D255DF">
        <w:tc>
          <w:tcPr>
            <w:tcW w:w="466" w:type="dxa"/>
            <w:vAlign w:val="center"/>
          </w:tcPr>
          <w:p w14:paraId="69E45E7C" w14:textId="77777777" w:rsidR="008F1931" w:rsidRPr="00A54268" w:rsidRDefault="008F1931" w:rsidP="008F1931">
            <w:pPr>
              <w:rPr>
                <w:color w:val="000000"/>
                <w:lang w:val="en-US"/>
              </w:rPr>
            </w:pPr>
          </w:p>
        </w:tc>
        <w:tc>
          <w:tcPr>
            <w:tcW w:w="5593" w:type="dxa"/>
            <w:vAlign w:val="center"/>
          </w:tcPr>
          <w:p w14:paraId="7909A60B" w14:textId="77777777" w:rsidR="008F1931" w:rsidRPr="00A54268" w:rsidRDefault="008F1931" w:rsidP="008F1931">
            <w:pPr>
              <w:rPr>
                <w:lang w:val="en-US"/>
              </w:rPr>
            </w:pPr>
            <w:r w:rsidRPr="00A54268">
              <w:rPr>
                <w:lang w:val="en-US"/>
              </w:rPr>
              <w:t>Qualifier/kind</w:t>
            </w:r>
          </w:p>
        </w:tc>
        <w:tc>
          <w:tcPr>
            <w:tcW w:w="3796" w:type="dxa"/>
            <w:vAlign w:val="center"/>
          </w:tcPr>
          <w:p w14:paraId="0233F387" w14:textId="5028B47B" w:rsidR="008F1931" w:rsidRPr="00A54268" w:rsidRDefault="008F1931" w:rsidP="008F1931">
            <w:pPr>
              <w:rPr>
                <w:lang w:val="en-US"/>
              </w:rPr>
            </w:pPr>
            <w:r w:rsidRPr="00A54268">
              <w:rPr>
                <w:lang w:val="en-US"/>
              </w:rPr>
              <w:t xml:space="preserve">New attribute for </w:t>
            </w:r>
            <w:proofErr w:type="spellStart"/>
            <w:r w:rsidRPr="00F25DE9">
              <w:t>Qualifier</w:t>
            </w:r>
            <w:proofErr w:type="spellEnd"/>
          </w:p>
        </w:tc>
      </w:tr>
      <w:tr w:rsidR="008F1931" w:rsidRPr="00C96724" w14:paraId="3C8ECD3C" w14:textId="77777777" w:rsidTr="00D255DF">
        <w:tc>
          <w:tcPr>
            <w:tcW w:w="466" w:type="dxa"/>
            <w:vAlign w:val="center"/>
          </w:tcPr>
          <w:p w14:paraId="3C81F6A5" w14:textId="77777777" w:rsidR="008F1931" w:rsidRPr="00A54268" w:rsidRDefault="008F1931" w:rsidP="008F1931">
            <w:pPr>
              <w:rPr>
                <w:color w:val="000000"/>
                <w:lang w:val="en-US"/>
              </w:rPr>
            </w:pPr>
          </w:p>
        </w:tc>
        <w:tc>
          <w:tcPr>
            <w:tcW w:w="5593" w:type="dxa"/>
            <w:vAlign w:val="center"/>
          </w:tcPr>
          <w:p w14:paraId="60DFF18E" w14:textId="77777777" w:rsidR="008F1931" w:rsidRPr="00A54268" w:rsidRDefault="008F1931" w:rsidP="008F1931">
            <w:pPr>
              <w:rPr>
                <w:lang w:val="en-US"/>
              </w:rPr>
            </w:pPr>
            <w:proofErr w:type="spellStart"/>
            <w:r w:rsidRPr="00A54268">
              <w:rPr>
                <w:lang w:val="en-US"/>
              </w:rPr>
              <w:t>QualifierKind</w:t>
            </w:r>
            <w:proofErr w:type="spellEnd"/>
          </w:p>
        </w:tc>
        <w:tc>
          <w:tcPr>
            <w:tcW w:w="3796" w:type="dxa"/>
            <w:vAlign w:val="center"/>
          </w:tcPr>
          <w:p w14:paraId="0A42B7B8" w14:textId="02AE57D7" w:rsidR="008F1931" w:rsidRPr="00877316" w:rsidRDefault="008F1931" w:rsidP="008F1931">
            <w:pPr>
              <w:rPr>
                <w:lang w:val="en-US"/>
              </w:rPr>
            </w:pPr>
            <w:r w:rsidRPr="00877316">
              <w:rPr>
                <w:lang w:val="en-US"/>
              </w:rPr>
              <w:t xml:space="preserve">New enumeration for </w:t>
            </w:r>
            <w:r w:rsidRPr="00845EB7">
              <w:rPr>
                <w:lang w:val="en-US"/>
              </w:rPr>
              <w:t>Qualifier</w:t>
            </w:r>
            <w:r w:rsidRPr="00877316">
              <w:rPr>
                <w:lang w:val="en-US"/>
              </w:rPr>
              <w:t>/kind</w:t>
            </w:r>
          </w:p>
        </w:tc>
      </w:tr>
      <w:tr w:rsidR="008F1931" w:rsidRPr="00877316" w14:paraId="21CDE451" w14:textId="77777777" w:rsidTr="00D255DF">
        <w:tc>
          <w:tcPr>
            <w:tcW w:w="466" w:type="dxa"/>
            <w:vAlign w:val="center"/>
          </w:tcPr>
          <w:p w14:paraId="4D6443E6" w14:textId="77777777" w:rsidR="008F1931" w:rsidRPr="00877316" w:rsidRDefault="008F1931" w:rsidP="008F1931">
            <w:pPr>
              <w:rPr>
                <w:color w:val="000000"/>
                <w:lang w:val="en-US"/>
              </w:rPr>
            </w:pPr>
          </w:p>
        </w:tc>
        <w:tc>
          <w:tcPr>
            <w:tcW w:w="5593" w:type="dxa"/>
            <w:vAlign w:val="center"/>
          </w:tcPr>
          <w:p w14:paraId="1A8DA4E0" w14:textId="77777777" w:rsidR="008F1931" w:rsidRPr="00A54268" w:rsidRDefault="008F1931" w:rsidP="008F1931">
            <w:pPr>
              <w:rPr>
                <w:lang w:val="en-US"/>
              </w:rPr>
            </w:pPr>
            <w:r w:rsidRPr="00A54268">
              <w:rPr>
                <w:lang w:val="en-US"/>
              </w:rPr>
              <w:t>Referable/checksum</w:t>
            </w:r>
          </w:p>
        </w:tc>
        <w:tc>
          <w:tcPr>
            <w:tcW w:w="3796" w:type="dxa"/>
            <w:vAlign w:val="center"/>
          </w:tcPr>
          <w:p w14:paraId="46FAE271" w14:textId="77777777" w:rsidR="008F1931" w:rsidRPr="00A54268" w:rsidRDefault="008F1931" w:rsidP="008F1931">
            <w:pPr>
              <w:rPr>
                <w:lang w:val="en-US"/>
              </w:rPr>
            </w:pPr>
          </w:p>
        </w:tc>
      </w:tr>
      <w:tr w:rsidR="008F1931" w:rsidRPr="00877316" w14:paraId="3C2442DA" w14:textId="77777777" w:rsidTr="00D255DF">
        <w:tc>
          <w:tcPr>
            <w:tcW w:w="466" w:type="dxa"/>
            <w:vAlign w:val="center"/>
          </w:tcPr>
          <w:p w14:paraId="72BCB40A" w14:textId="77777777" w:rsidR="008F1931" w:rsidRPr="00A54268" w:rsidRDefault="008F1931" w:rsidP="008F1931">
            <w:pPr>
              <w:rPr>
                <w:color w:val="000000"/>
                <w:lang w:val="en-US"/>
              </w:rPr>
            </w:pPr>
            <w:bookmarkStart w:id="5523" w:name="_Hlk96278567"/>
          </w:p>
        </w:tc>
        <w:tc>
          <w:tcPr>
            <w:tcW w:w="5593" w:type="dxa"/>
            <w:vAlign w:val="center"/>
          </w:tcPr>
          <w:p w14:paraId="4C53E1D0" w14:textId="77777777" w:rsidR="008F1931" w:rsidRPr="00A54268" w:rsidRDefault="008F1931" w:rsidP="008F1931">
            <w:pPr>
              <w:rPr>
                <w:lang w:val="en-US"/>
              </w:rPr>
            </w:pPr>
            <w:proofErr w:type="spellStart"/>
            <w:r w:rsidRPr="00A54268">
              <w:rPr>
                <w:lang w:val="en-US"/>
              </w:rPr>
              <w:t>SpecificAssetId</w:t>
            </w:r>
            <w:proofErr w:type="spellEnd"/>
          </w:p>
        </w:tc>
        <w:tc>
          <w:tcPr>
            <w:tcW w:w="3796" w:type="dxa"/>
            <w:vAlign w:val="center"/>
          </w:tcPr>
          <w:p w14:paraId="490ABDE8" w14:textId="77777777" w:rsidR="008F1931" w:rsidRPr="00A54268" w:rsidRDefault="008F1931" w:rsidP="008F1931">
            <w:pPr>
              <w:rPr>
                <w:lang w:val="en-US"/>
              </w:rPr>
            </w:pPr>
            <w:r w:rsidRPr="00A54268">
              <w:rPr>
                <w:lang w:val="en-US"/>
              </w:rPr>
              <w:t xml:space="preserve">Before: </w:t>
            </w:r>
            <w:proofErr w:type="spellStart"/>
            <w:r w:rsidRPr="00A54268">
              <w:rPr>
                <w:lang w:val="en-US"/>
              </w:rPr>
              <w:t>IdentifierKeyValuePair</w:t>
            </w:r>
            <w:proofErr w:type="spellEnd"/>
            <w:r w:rsidRPr="00A54268">
              <w:rPr>
                <w:lang w:val="en-US"/>
              </w:rPr>
              <w:t>, was renamed</w:t>
            </w:r>
          </w:p>
        </w:tc>
      </w:tr>
      <w:tr w:rsidR="008F1931" w:rsidRPr="00C96724" w14:paraId="341FE40D" w14:textId="77777777" w:rsidTr="00D255DF">
        <w:tc>
          <w:tcPr>
            <w:tcW w:w="466" w:type="dxa"/>
            <w:vAlign w:val="center"/>
          </w:tcPr>
          <w:p w14:paraId="5625694E" w14:textId="77777777" w:rsidR="008F1931" w:rsidRPr="00A54268" w:rsidRDefault="008F1931" w:rsidP="008F1931">
            <w:pPr>
              <w:rPr>
                <w:color w:val="000000"/>
                <w:lang w:val="en-US"/>
              </w:rPr>
            </w:pPr>
          </w:p>
        </w:tc>
        <w:tc>
          <w:tcPr>
            <w:tcW w:w="5593" w:type="dxa"/>
            <w:vAlign w:val="center"/>
          </w:tcPr>
          <w:p w14:paraId="7445B371" w14:textId="77777777" w:rsidR="008F1931" w:rsidRPr="00A54268" w:rsidRDefault="008F1931" w:rsidP="008F1931">
            <w:pPr>
              <w:rPr>
                <w:lang w:val="en-US"/>
              </w:rPr>
            </w:pPr>
            <w:proofErr w:type="spellStart"/>
            <w:r w:rsidRPr="00A54268">
              <w:rPr>
                <w:lang w:val="en-US"/>
              </w:rPr>
              <w:t>SpecificAssetId</w:t>
            </w:r>
            <w:proofErr w:type="spellEnd"/>
            <w:r w:rsidRPr="00A54268">
              <w:rPr>
                <w:lang w:val="en-US"/>
              </w:rPr>
              <w:t>/name</w:t>
            </w:r>
          </w:p>
        </w:tc>
        <w:tc>
          <w:tcPr>
            <w:tcW w:w="3796" w:type="dxa"/>
            <w:vAlign w:val="center"/>
          </w:tcPr>
          <w:p w14:paraId="3101FBA6" w14:textId="77777777" w:rsidR="008F1931" w:rsidRPr="00877316" w:rsidRDefault="008F1931" w:rsidP="008F1931">
            <w:pPr>
              <w:rPr>
                <w:lang w:val="en-US"/>
              </w:rPr>
            </w:pPr>
            <w:r w:rsidRPr="00877316">
              <w:rPr>
                <w:lang w:val="en-US"/>
              </w:rPr>
              <w:t xml:space="preserve">Before: </w:t>
            </w:r>
            <w:proofErr w:type="spellStart"/>
            <w:r w:rsidRPr="00877316">
              <w:rPr>
                <w:lang w:val="en-US"/>
              </w:rPr>
              <w:t>IdentifierKeyValuePair</w:t>
            </w:r>
            <w:proofErr w:type="spellEnd"/>
            <w:r w:rsidRPr="00877316">
              <w:rPr>
                <w:lang w:val="en-US"/>
              </w:rPr>
              <w:t>/key, was renamed</w:t>
            </w:r>
          </w:p>
        </w:tc>
      </w:tr>
      <w:tr w:rsidR="008F1931" w:rsidRPr="00877316" w14:paraId="719653CF" w14:textId="77777777" w:rsidTr="00D255DF">
        <w:tc>
          <w:tcPr>
            <w:tcW w:w="466" w:type="dxa"/>
            <w:vAlign w:val="center"/>
          </w:tcPr>
          <w:p w14:paraId="467C8AE8" w14:textId="77777777" w:rsidR="008F1931" w:rsidRPr="00877316" w:rsidRDefault="008F1931" w:rsidP="008F1931">
            <w:pPr>
              <w:rPr>
                <w:color w:val="000000"/>
                <w:lang w:val="en-US"/>
              </w:rPr>
            </w:pPr>
          </w:p>
        </w:tc>
        <w:tc>
          <w:tcPr>
            <w:tcW w:w="5593" w:type="dxa"/>
            <w:vAlign w:val="center"/>
          </w:tcPr>
          <w:p w14:paraId="32E9CB5C" w14:textId="77777777" w:rsidR="008F1931" w:rsidRPr="00A54268" w:rsidRDefault="008F1931" w:rsidP="008F1931">
            <w:pPr>
              <w:rPr>
                <w:lang w:val="en-US"/>
              </w:rPr>
            </w:pPr>
            <w:proofErr w:type="spellStart"/>
            <w:r w:rsidRPr="00A54268">
              <w:rPr>
                <w:lang w:val="en-US"/>
              </w:rPr>
              <w:t>SpecificAssetId</w:t>
            </w:r>
            <w:proofErr w:type="spellEnd"/>
            <w:r w:rsidRPr="00A54268">
              <w:rPr>
                <w:lang w:val="en-US"/>
              </w:rPr>
              <w:t>/value</w:t>
            </w:r>
          </w:p>
        </w:tc>
        <w:tc>
          <w:tcPr>
            <w:tcW w:w="3796" w:type="dxa"/>
            <w:vAlign w:val="center"/>
          </w:tcPr>
          <w:p w14:paraId="4E2B6389" w14:textId="77777777" w:rsidR="008F1931" w:rsidRPr="00A54268" w:rsidRDefault="008F1931" w:rsidP="008F1931">
            <w:pPr>
              <w:rPr>
                <w:lang w:val="en-US"/>
              </w:rPr>
            </w:pPr>
            <w:r w:rsidRPr="00A54268">
              <w:rPr>
                <w:lang w:val="en-US"/>
              </w:rPr>
              <w:t xml:space="preserve">Before: </w:t>
            </w:r>
            <w:proofErr w:type="spellStart"/>
            <w:r w:rsidRPr="00A54268">
              <w:rPr>
                <w:lang w:val="en-US"/>
              </w:rPr>
              <w:t>IdentifierKeyValuePair</w:t>
            </w:r>
            <w:proofErr w:type="spellEnd"/>
            <w:r w:rsidRPr="00A54268">
              <w:rPr>
                <w:lang w:val="en-US"/>
              </w:rPr>
              <w:t>/value</w:t>
            </w:r>
          </w:p>
        </w:tc>
      </w:tr>
      <w:tr w:rsidR="008F1931" w:rsidRPr="00877316" w14:paraId="0F90663A" w14:textId="77777777" w:rsidTr="00D255DF">
        <w:tc>
          <w:tcPr>
            <w:tcW w:w="466" w:type="dxa"/>
            <w:vAlign w:val="center"/>
          </w:tcPr>
          <w:p w14:paraId="2F1A329F" w14:textId="77777777" w:rsidR="008F1931" w:rsidRPr="00A54268" w:rsidRDefault="008F1931" w:rsidP="008F1931">
            <w:pPr>
              <w:rPr>
                <w:color w:val="000000"/>
                <w:lang w:val="en-US"/>
              </w:rPr>
            </w:pPr>
          </w:p>
        </w:tc>
        <w:tc>
          <w:tcPr>
            <w:tcW w:w="5593" w:type="dxa"/>
            <w:vAlign w:val="center"/>
          </w:tcPr>
          <w:p w14:paraId="1B14D282" w14:textId="77777777" w:rsidR="008F1931" w:rsidRPr="00A54268" w:rsidRDefault="008F1931" w:rsidP="008F1931">
            <w:pPr>
              <w:rPr>
                <w:lang w:val="en-US"/>
              </w:rPr>
            </w:pPr>
            <w:proofErr w:type="spellStart"/>
            <w:r w:rsidRPr="00A54268">
              <w:rPr>
                <w:lang w:val="en-US"/>
              </w:rPr>
              <w:t>SpecificAssetId</w:t>
            </w:r>
            <w:proofErr w:type="spellEnd"/>
            <w:r w:rsidRPr="00A54268">
              <w:rPr>
                <w:lang w:val="en-US"/>
              </w:rPr>
              <w:t>/</w:t>
            </w:r>
            <w:proofErr w:type="spellStart"/>
            <w:r w:rsidRPr="00A54268">
              <w:rPr>
                <w:lang w:val="en-US"/>
              </w:rPr>
              <w:t>externalSubjectId</w:t>
            </w:r>
            <w:proofErr w:type="spellEnd"/>
          </w:p>
        </w:tc>
        <w:tc>
          <w:tcPr>
            <w:tcW w:w="3796" w:type="dxa"/>
            <w:vAlign w:val="center"/>
          </w:tcPr>
          <w:p w14:paraId="08DC896A" w14:textId="77777777" w:rsidR="008F1931" w:rsidRPr="00A54268" w:rsidRDefault="008F1931" w:rsidP="008F1931">
            <w:pPr>
              <w:rPr>
                <w:lang w:val="en-US"/>
              </w:rPr>
            </w:pPr>
            <w:r w:rsidRPr="00A54268">
              <w:rPr>
                <w:lang w:val="en-US"/>
              </w:rPr>
              <w:t xml:space="preserve">Before: </w:t>
            </w:r>
            <w:proofErr w:type="spellStart"/>
            <w:r w:rsidRPr="00A54268">
              <w:rPr>
                <w:lang w:val="en-US"/>
              </w:rPr>
              <w:t>IdentifierKeyValuePair</w:t>
            </w:r>
            <w:proofErr w:type="spellEnd"/>
            <w:r w:rsidRPr="00A54268">
              <w:rPr>
                <w:lang w:val="en-US"/>
              </w:rPr>
              <w:t>/</w:t>
            </w:r>
            <w:proofErr w:type="spellStart"/>
            <w:r w:rsidRPr="00A54268">
              <w:rPr>
                <w:lang w:val="en-US"/>
              </w:rPr>
              <w:t>externalSubjectId</w:t>
            </w:r>
            <w:proofErr w:type="spellEnd"/>
          </w:p>
        </w:tc>
      </w:tr>
      <w:bookmarkEnd w:id="5523"/>
      <w:tr w:rsidR="008F1931" w:rsidRPr="00877316" w14:paraId="49882BC8" w14:textId="77777777" w:rsidTr="00D255DF">
        <w:tc>
          <w:tcPr>
            <w:tcW w:w="466" w:type="dxa"/>
            <w:vAlign w:val="center"/>
          </w:tcPr>
          <w:p w14:paraId="31AE73D2" w14:textId="77777777" w:rsidR="008F1931" w:rsidRPr="00A54268" w:rsidRDefault="008F1931" w:rsidP="008F1931">
            <w:pPr>
              <w:rPr>
                <w:color w:val="000000"/>
                <w:lang w:val="en-US"/>
              </w:rPr>
            </w:pPr>
          </w:p>
        </w:tc>
        <w:tc>
          <w:tcPr>
            <w:tcW w:w="5593" w:type="dxa"/>
            <w:vAlign w:val="center"/>
          </w:tcPr>
          <w:p w14:paraId="0C9E1456" w14:textId="77777777" w:rsidR="008F1931" w:rsidRPr="00A54268" w:rsidRDefault="008F1931" w:rsidP="008F1931">
            <w:pPr>
              <w:rPr>
                <w:lang w:val="en-US"/>
              </w:rPr>
            </w:pPr>
            <w:proofErr w:type="spellStart"/>
            <w:r w:rsidRPr="00A54268">
              <w:rPr>
                <w:lang w:val="en-US"/>
              </w:rPr>
              <w:t>StateOfEvent</w:t>
            </w:r>
            <w:proofErr w:type="spellEnd"/>
          </w:p>
        </w:tc>
        <w:tc>
          <w:tcPr>
            <w:tcW w:w="3796" w:type="dxa"/>
            <w:vAlign w:val="center"/>
          </w:tcPr>
          <w:p w14:paraId="277EE0F0" w14:textId="77777777" w:rsidR="008F1931" w:rsidRPr="00A54268" w:rsidRDefault="008F1931" w:rsidP="008F1931">
            <w:pPr>
              <w:rPr>
                <w:lang w:val="en-US"/>
              </w:rPr>
            </w:pPr>
            <w:r w:rsidRPr="00A54268">
              <w:rPr>
                <w:lang w:val="en-US"/>
              </w:rPr>
              <w:t xml:space="preserve">New enumeration for </w:t>
            </w:r>
            <w:proofErr w:type="spellStart"/>
            <w:r w:rsidRPr="00A54268">
              <w:rPr>
                <w:lang w:val="en-US"/>
              </w:rPr>
              <w:t>BasicEventElement</w:t>
            </w:r>
            <w:proofErr w:type="spellEnd"/>
          </w:p>
        </w:tc>
      </w:tr>
      <w:tr w:rsidR="008F1931" w:rsidRPr="00C96724" w14:paraId="70A34295" w14:textId="77777777" w:rsidTr="00D255DF">
        <w:tc>
          <w:tcPr>
            <w:tcW w:w="466" w:type="dxa"/>
            <w:vAlign w:val="center"/>
          </w:tcPr>
          <w:p w14:paraId="08047445" w14:textId="77777777" w:rsidR="008F1931" w:rsidRPr="00A54268" w:rsidRDefault="008F1931" w:rsidP="008F1931">
            <w:pPr>
              <w:rPr>
                <w:color w:val="000000"/>
                <w:lang w:val="en-US"/>
              </w:rPr>
            </w:pPr>
          </w:p>
        </w:tc>
        <w:tc>
          <w:tcPr>
            <w:tcW w:w="5593" w:type="dxa"/>
            <w:vAlign w:val="center"/>
          </w:tcPr>
          <w:p w14:paraId="2DED4206" w14:textId="77777777" w:rsidR="008F1931" w:rsidRPr="00A54268" w:rsidRDefault="008F1931" w:rsidP="008F1931">
            <w:pPr>
              <w:rPr>
                <w:lang w:val="en-US"/>
              </w:rPr>
            </w:pPr>
            <w:proofErr w:type="spellStart"/>
            <w:r w:rsidRPr="00A54268">
              <w:rPr>
                <w:lang w:val="en-US"/>
              </w:rPr>
              <w:t>SubmodelElementElements</w:t>
            </w:r>
            <w:proofErr w:type="spellEnd"/>
          </w:p>
        </w:tc>
        <w:tc>
          <w:tcPr>
            <w:tcW w:w="3796" w:type="dxa"/>
            <w:vAlign w:val="center"/>
          </w:tcPr>
          <w:p w14:paraId="020ABA8C" w14:textId="77777777" w:rsidR="008F1931" w:rsidRPr="00877316" w:rsidRDefault="008F1931" w:rsidP="008F1931">
            <w:pPr>
              <w:rPr>
                <w:lang w:val="en-US"/>
              </w:rPr>
            </w:pPr>
            <w:r w:rsidRPr="00877316">
              <w:rPr>
                <w:lang w:val="en-US"/>
              </w:rPr>
              <w:t xml:space="preserve">Enumeration for </w:t>
            </w:r>
            <w:proofErr w:type="spellStart"/>
            <w:r w:rsidRPr="00877316">
              <w:rPr>
                <w:lang w:val="en-US"/>
              </w:rPr>
              <w:t>submodel</w:t>
            </w:r>
            <w:proofErr w:type="spellEnd"/>
            <w:r w:rsidRPr="00877316">
              <w:rPr>
                <w:lang w:val="en-US"/>
              </w:rPr>
              <w:t xml:space="preserve"> elements (split of </w:t>
            </w:r>
            <w:proofErr w:type="spellStart"/>
            <w:r w:rsidRPr="00877316">
              <w:rPr>
                <w:lang w:val="en-US"/>
              </w:rPr>
              <w:t>ReferableElements</w:t>
            </w:r>
            <w:proofErr w:type="spellEnd"/>
            <w:r w:rsidRPr="00877316">
              <w:rPr>
                <w:lang w:val="en-US"/>
              </w:rPr>
              <w:t xml:space="preserve"> into </w:t>
            </w:r>
            <w:proofErr w:type="spellStart"/>
            <w:r w:rsidRPr="00877316">
              <w:rPr>
                <w:lang w:val="en-US"/>
              </w:rPr>
              <w:t>SubmodelElementElements</w:t>
            </w:r>
            <w:proofErr w:type="spellEnd"/>
            <w:r w:rsidRPr="00877316">
              <w:rPr>
                <w:lang w:val="en-US"/>
              </w:rPr>
              <w:t xml:space="preserve"> and </w:t>
            </w:r>
            <w:proofErr w:type="spellStart"/>
            <w:r w:rsidRPr="00877316">
              <w:rPr>
                <w:lang w:val="en-US"/>
              </w:rPr>
              <w:t>IdentifiableElements</w:t>
            </w:r>
            <w:proofErr w:type="spellEnd"/>
            <w:r w:rsidRPr="00877316">
              <w:rPr>
                <w:lang w:val="en-US"/>
              </w:rPr>
              <w:t>)</w:t>
            </w:r>
          </w:p>
        </w:tc>
      </w:tr>
      <w:tr w:rsidR="008F1931" w:rsidRPr="00C96724" w14:paraId="7DCF124D" w14:textId="77777777" w:rsidTr="00D255DF">
        <w:tc>
          <w:tcPr>
            <w:tcW w:w="466" w:type="dxa"/>
            <w:vAlign w:val="center"/>
          </w:tcPr>
          <w:p w14:paraId="423E3109" w14:textId="77777777" w:rsidR="008F1931" w:rsidRPr="00877316" w:rsidRDefault="008F1931" w:rsidP="008F1931">
            <w:pPr>
              <w:rPr>
                <w:lang w:val="en-US"/>
              </w:rPr>
            </w:pPr>
            <w:r w:rsidRPr="00877316">
              <w:rPr>
                <w:color w:val="000000"/>
                <w:lang w:val="en-US"/>
              </w:rPr>
              <w:t> </w:t>
            </w:r>
          </w:p>
        </w:tc>
        <w:tc>
          <w:tcPr>
            <w:tcW w:w="5593" w:type="dxa"/>
            <w:vAlign w:val="center"/>
          </w:tcPr>
          <w:p w14:paraId="66EC0E31" w14:textId="77777777" w:rsidR="008F1931" w:rsidRPr="00A54268" w:rsidRDefault="008F1931" w:rsidP="008F1931">
            <w:pPr>
              <w:rPr>
                <w:lang w:val="en-US"/>
              </w:rPr>
            </w:pPr>
            <w:proofErr w:type="spellStart"/>
            <w:r w:rsidRPr="00A54268">
              <w:rPr>
                <w:lang w:val="en-US"/>
              </w:rPr>
              <w:t>SubmodelElementList</w:t>
            </w:r>
            <w:proofErr w:type="spellEnd"/>
          </w:p>
        </w:tc>
        <w:tc>
          <w:tcPr>
            <w:tcW w:w="3796" w:type="dxa"/>
            <w:vAlign w:val="center"/>
          </w:tcPr>
          <w:p w14:paraId="08E96B89" w14:textId="77777777" w:rsidR="008F1931" w:rsidRPr="00877316" w:rsidRDefault="008F1931" w:rsidP="008F1931">
            <w:pPr>
              <w:rPr>
                <w:lang w:val="en-US"/>
              </w:rPr>
            </w:pPr>
            <w:r w:rsidRPr="00877316">
              <w:rPr>
                <w:lang w:val="en-US"/>
              </w:rPr>
              <w:t xml:space="preserve">Before </w:t>
            </w:r>
            <w:proofErr w:type="spellStart"/>
            <w:r w:rsidRPr="00877316">
              <w:rPr>
                <w:lang w:val="en-US"/>
              </w:rPr>
              <w:t>SubmodelElementCollection</w:t>
            </w:r>
            <w:proofErr w:type="spellEnd"/>
            <w:r w:rsidRPr="00877316">
              <w:rPr>
                <w:lang w:val="en-US"/>
              </w:rPr>
              <w:t xml:space="preserve"> was used for lists and structs</w:t>
            </w:r>
          </w:p>
        </w:tc>
      </w:tr>
      <w:tr w:rsidR="008F1931" w:rsidRPr="00877316" w14:paraId="3ABEE805" w14:textId="77777777" w:rsidTr="00D255DF">
        <w:tc>
          <w:tcPr>
            <w:tcW w:w="466" w:type="dxa"/>
            <w:vAlign w:val="center"/>
          </w:tcPr>
          <w:p w14:paraId="0BFE0245" w14:textId="77777777" w:rsidR="008F1931" w:rsidRPr="00877316" w:rsidRDefault="008F1931" w:rsidP="008F1931">
            <w:pPr>
              <w:rPr>
                <w:color w:val="000000"/>
                <w:lang w:val="en-US"/>
              </w:rPr>
            </w:pPr>
          </w:p>
        </w:tc>
        <w:tc>
          <w:tcPr>
            <w:tcW w:w="5593" w:type="dxa"/>
            <w:vAlign w:val="center"/>
          </w:tcPr>
          <w:p w14:paraId="2AA9D2EE" w14:textId="77777777" w:rsidR="008F1931" w:rsidRPr="00A54268" w:rsidRDefault="008F1931" w:rsidP="008F1931">
            <w:pPr>
              <w:rPr>
                <w:lang w:val="en-US"/>
              </w:rPr>
            </w:pPr>
            <w:proofErr w:type="spellStart"/>
            <w:r w:rsidRPr="00A54268">
              <w:rPr>
                <w:lang w:val="en-US"/>
              </w:rPr>
              <w:t>SubmodelElementList</w:t>
            </w:r>
            <w:proofErr w:type="spellEnd"/>
            <w:r w:rsidRPr="00A54268">
              <w:rPr>
                <w:lang w:val="en-US"/>
              </w:rPr>
              <w:t>/</w:t>
            </w:r>
            <w:proofErr w:type="spellStart"/>
            <w:r w:rsidRPr="00A54268">
              <w:rPr>
                <w:lang w:val="en-US"/>
              </w:rPr>
              <w:t>orderRelevant</w:t>
            </w:r>
            <w:proofErr w:type="spellEnd"/>
          </w:p>
        </w:tc>
        <w:tc>
          <w:tcPr>
            <w:tcW w:w="3796" w:type="dxa"/>
            <w:vAlign w:val="center"/>
          </w:tcPr>
          <w:p w14:paraId="500DC156" w14:textId="4F59DA73" w:rsidR="008F1931" w:rsidRPr="00A54268" w:rsidRDefault="008F1931" w:rsidP="008F1931">
            <w:pPr>
              <w:rPr>
                <w:lang w:val="en-US"/>
              </w:rPr>
            </w:pPr>
            <w:r w:rsidRPr="00A54268">
              <w:rPr>
                <w:lang w:val="en-US"/>
              </w:rPr>
              <w:t xml:space="preserve">Similar to </w:t>
            </w:r>
            <w:proofErr w:type="spellStart"/>
            <w:r w:rsidRPr="00A54268">
              <w:rPr>
                <w:lang w:val="en-US"/>
              </w:rPr>
              <w:t>SubmodelElementCollection</w:t>
            </w:r>
            <w:proofErr w:type="spellEnd"/>
            <w:r w:rsidRPr="00A54268">
              <w:rPr>
                <w:lang w:val="en-US"/>
              </w:rPr>
              <w:t>/ordered</w:t>
            </w:r>
          </w:p>
        </w:tc>
      </w:tr>
      <w:tr w:rsidR="008F1931" w:rsidRPr="00C96724" w14:paraId="75DF4779" w14:textId="77777777" w:rsidTr="00D255DF">
        <w:tc>
          <w:tcPr>
            <w:tcW w:w="466" w:type="dxa"/>
            <w:vAlign w:val="center"/>
          </w:tcPr>
          <w:p w14:paraId="48D7D13F" w14:textId="77777777" w:rsidR="008F1931" w:rsidRPr="00A54268" w:rsidRDefault="008F1931" w:rsidP="008F1931">
            <w:pPr>
              <w:rPr>
                <w:color w:val="000000"/>
                <w:lang w:val="en-US"/>
              </w:rPr>
            </w:pPr>
          </w:p>
        </w:tc>
        <w:tc>
          <w:tcPr>
            <w:tcW w:w="5593" w:type="dxa"/>
            <w:vAlign w:val="center"/>
          </w:tcPr>
          <w:p w14:paraId="1A833807" w14:textId="77777777" w:rsidR="008F1931" w:rsidRPr="00A54268" w:rsidRDefault="008F1931" w:rsidP="008F1931">
            <w:pPr>
              <w:rPr>
                <w:lang w:val="en-US"/>
              </w:rPr>
            </w:pPr>
            <w:proofErr w:type="spellStart"/>
            <w:r w:rsidRPr="00A54268">
              <w:rPr>
                <w:lang w:val="en-US"/>
              </w:rPr>
              <w:t>SubmodelElementList</w:t>
            </w:r>
            <w:proofErr w:type="spellEnd"/>
            <w:r w:rsidRPr="00A54268">
              <w:rPr>
                <w:lang w:val="en-US"/>
              </w:rPr>
              <w:t>/value</w:t>
            </w:r>
          </w:p>
        </w:tc>
        <w:tc>
          <w:tcPr>
            <w:tcW w:w="3796" w:type="dxa"/>
            <w:vAlign w:val="center"/>
          </w:tcPr>
          <w:p w14:paraId="37092BBA" w14:textId="54A348C2" w:rsidR="008F1931" w:rsidRPr="00877316" w:rsidRDefault="008F1931" w:rsidP="008F1931">
            <w:pPr>
              <w:rPr>
                <w:lang w:val="en-US"/>
              </w:rPr>
            </w:pPr>
            <w:r w:rsidRPr="00877316">
              <w:rPr>
                <w:lang w:val="en-US"/>
              </w:rPr>
              <w:t xml:space="preserve">Similar to </w:t>
            </w:r>
            <w:proofErr w:type="spellStart"/>
            <w:r w:rsidRPr="00877316">
              <w:rPr>
                <w:lang w:val="en-US"/>
              </w:rPr>
              <w:t>SubmodelElementCollection</w:t>
            </w:r>
            <w:proofErr w:type="spellEnd"/>
            <w:r w:rsidRPr="00877316">
              <w:rPr>
                <w:lang w:val="en-US"/>
              </w:rPr>
              <w:t xml:space="preserve">/value but ordered and with all elements having the same </w:t>
            </w:r>
            <w:proofErr w:type="spellStart"/>
            <w:r w:rsidRPr="00877316">
              <w:rPr>
                <w:lang w:val="en-US"/>
              </w:rPr>
              <w:t>semanticId</w:t>
            </w:r>
            <w:proofErr w:type="spellEnd"/>
          </w:p>
        </w:tc>
      </w:tr>
      <w:tr w:rsidR="008F1931" w:rsidRPr="00C96724" w14:paraId="77DF9A2D" w14:textId="77777777" w:rsidTr="00D255DF">
        <w:tc>
          <w:tcPr>
            <w:tcW w:w="466" w:type="dxa"/>
            <w:vAlign w:val="center"/>
          </w:tcPr>
          <w:p w14:paraId="11C5E30C" w14:textId="77777777" w:rsidR="008F1931" w:rsidRPr="00877316" w:rsidRDefault="008F1931" w:rsidP="008F1931">
            <w:pPr>
              <w:rPr>
                <w:color w:val="000000"/>
                <w:lang w:val="en-US"/>
              </w:rPr>
            </w:pPr>
          </w:p>
        </w:tc>
        <w:tc>
          <w:tcPr>
            <w:tcW w:w="5593" w:type="dxa"/>
            <w:vAlign w:val="center"/>
          </w:tcPr>
          <w:p w14:paraId="6FA40106" w14:textId="77777777" w:rsidR="008F1931" w:rsidRPr="00A54268" w:rsidRDefault="008F1931" w:rsidP="008F1931">
            <w:pPr>
              <w:rPr>
                <w:color w:val="000000"/>
                <w:lang w:val="en-US"/>
              </w:rPr>
            </w:pPr>
            <w:proofErr w:type="spellStart"/>
            <w:r w:rsidRPr="00A54268">
              <w:rPr>
                <w:color w:val="000000"/>
                <w:lang w:val="en-US"/>
              </w:rPr>
              <w:t>SubmodelElementList</w:t>
            </w:r>
            <w:proofErr w:type="spellEnd"/>
            <w:r w:rsidRPr="00A54268">
              <w:rPr>
                <w:color w:val="000000"/>
                <w:lang w:val="en-US"/>
              </w:rPr>
              <w:t>/</w:t>
            </w:r>
            <w:proofErr w:type="spellStart"/>
            <w:r w:rsidRPr="00A54268">
              <w:rPr>
                <w:color w:val="000000"/>
                <w:lang w:val="en-US"/>
              </w:rPr>
              <w:t>semanticIdListElement</w:t>
            </w:r>
            <w:proofErr w:type="spellEnd"/>
          </w:p>
        </w:tc>
        <w:tc>
          <w:tcPr>
            <w:tcW w:w="3796" w:type="dxa"/>
            <w:vAlign w:val="center"/>
          </w:tcPr>
          <w:p w14:paraId="01C82FD4" w14:textId="77777777" w:rsidR="008F1931" w:rsidRPr="00877316" w:rsidRDefault="008F1931" w:rsidP="008F1931">
            <w:pPr>
              <w:rPr>
                <w:color w:val="000000"/>
                <w:lang w:val="en-US"/>
              </w:rPr>
            </w:pPr>
            <w:r w:rsidRPr="00877316">
              <w:rPr>
                <w:color w:val="000000"/>
                <w:lang w:val="en-US"/>
              </w:rPr>
              <w:t xml:space="preserve">Attribute for new class </w:t>
            </w:r>
            <w:proofErr w:type="spellStart"/>
            <w:r w:rsidRPr="00877316">
              <w:rPr>
                <w:color w:val="000000"/>
                <w:lang w:val="en-US"/>
              </w:rPr>
              <w:t>SubmodelElementList</w:t>
            </w:r>
            <w:proofErr w:type="spellEnd"/>
          </w:p>
        </w:tc>
      </w:tr>
      <w:tr w:rsidR="008F1931" w:rsidRPr="00C96724" w14:paraId="2D912D37" w14:textId="77777777" w:rsidTr="00D255DF">
        <w:tc>
          <w:tcPr>
            <w:tcW w:w="466" w:type="dxa"/>
            <w:vAlign w:val="center"/>
          </w:tcPr>
          <w:p w14:paraId="582A9919" w14:textId="77777777" w:rsidR="008F1931" w:rsidRPr="00877316" w:rsidRDefault="008F1931" w:rsidP="008F1931">
            <w:pPr>
              <w:rPr>
                <w:lang w:val="en-US"/>
              </w:rPr>
            </w:pPr>
          </w:p>
        </w:tc>
        <w:tc>
          <w:tcPr>
            <w:tcW w:w="5593" w:type="dxa"/>
            <w:vAlign w:val="center"/>
          </w:tcPr>
          <w:p w14:paraId="75404273" w14:textId="77777777" w:rsidR="008F1931" w:rsidRPr="00A54268" w:rsidRDefault="008F1931" w:rsidP="008F1931">
            <w:pPr>
              <w:rPr>
                <w:color w:val="000000"/>
                <w:lang w:val="en-US"/>
              </w:rPr>
            </w:pPr>
            <w:proofErr w:type="spellStart"/>
            <w:r w:rsidRPr="00A54268">
              <w:rPr>
                <w:color w:val="000000"/>
                <w:lang w:val="en-US"/>
              </w:rPr>
              <w:t>SubmodelElementList</w:t>
            </w:r>
            <w:proofErr w:type="spellEnd"/>
            <w:r w:rsidRPr="00A54268">
              <w:rPr>
                <w:color w:val="000000"/>
                <w:lang w:val="en-US"/>
              </w:rPr>
              <w:t>/</w:t>
            </w:r>
            <w:proofErr w:type="spellStart"/>
            <w:r w:rsidRPr="00A54268">
              <w:rPr>
                <w:color w:val="000000"/>
                <w:lang w:val="en-US"/>
              </w:rPr>
              <w:t>typeValueListElement</w:t>
            </w:r>
            <w:proofErr w:type="spellEnd"/>
          </w:p>
        </w:tc>
        <w:tc>
          <w:tcPr>
            <w:tcW w:w="3796" w:type="dxa"/>
            <w:vAlign w:val="center"/>
          </w:tcPr>
          <w:p w14:paraId="3D4224F9" w14:textId="77777777" w:rsidR="008F1931" w:rsidRPr="00877316" w:rsidRDefault="008F1931" w:rsidP="008F1931">
            <w:pPr>
              <w:rPr>
                <w:color w:val="000000"/>
                <w:lang w:val="en-US"/>
              </w:rPr>
            </w:pPr>
            <w:r w:rsidRPr="00877316">
              <w:rPr>
                <w:color w:val="000000"/>
                <w:lang w:val="en-US"/>
              </w:rPr>
              <w:t xml:space="preserve">Attribute for new class </w:t>
            </w:r>
            <w:proofErr w:type="spellStart"/>
            <w:r w:rsidRPr="00877316">
              <w:rPr>
                <w:color w:val="000000"/>
                <w:lang w:val="en-US"/>
              </w:rPr>
              <w:t>SubmodelElementList</w:t>
            </w:r>
            <w:proofErr w:type="spellEnd"/>
          </w:p>
        </w:tc>
      </w:tr>
      <w:tr w:rsidR="008F1931" w:rsidRPr="00C96724" w14:paraId="6C38EE9C" w14:textId="77777777" w:rsidTr="00D255DF">
        <w:tc>
          <w:tcPr>
            <w:tcW w:w="466" w:type="dxa"/>
            <w:vAlign w:val="center"/>
          </w:tcPr>
          <w:p w14:paraId="358058C5" w14:textId="77777777" w:rsidR="008F1931" w:rsidRPr="00877316" w:rsidRDefault="008F1931" w:rsidP="008F1931">
            <w:pPr>
              <w:rPr>
                <w:color w:val="000000"/>
                <w:lang w:val="en-US"/>
              </w:rPr>
            </w:pPr>
          </w:p>
        </w:tc>
        <w:tc>
          <w:tcPr>
            <w:tcW w:w="5593" w:type="dxa"/>
            <w:vAlign w:val="center"/>
          </w:tcPr>
          <w:p w14:paraId="17DA437A" w14:textId="77777777" w:rsidR="008F1931" w:rsidRPr="00A54268" w:rsidRDefault="008F1931" w:rsidP="008F1931">
            <w:pPr>
              <w:rPr>
                <w:color w:val="000000"/>
                <w:lang w:val="en-US"/>
              </w:rPr>
            </w:pPr>
            <w:proofErr w:type="spellStart"/>
            <w:r w:rsidRPr="00A54268">
              <w:rPr>
                <w:color w:val="000000"/>
                <w:lang w:val="en-US"/>
              </w:rPr>
              <w:t>SubmodelElementList</w:t>
            </w:r>
            <w:proofErr w:type="spellEnd"/>
            <w:r w:rsidRPr="00A54268">
              <w:rPr>
                <w:color w:val="000000"/>
                <w:lang w:val="en-US"/>
              </w:rPr>
              <w:t>/</w:t>
            </w:r>
            <w:proofErr w:type="spellStart"/>
            <w:r w:rsidRPr="00A54268">
              <w:rPr>
                <w:color w:val="000000"/>
                <w:lang w:val="en-US"/>
              </w:rPr>
              <w:t>valueTypeListElement</w:t>
            </w:r>
            <w:proofErr w:type="spellEnd"/>
          </w:p>
        </w:tc>
        <w:tc>
          <w:tcPr>
            <w:tcW w:w="3796" w:type="dxa"/>
            <w:vAlign w:val="center"/>
          </w:tcPr>
          <w:p w14:paraId="2B5B64DB" w14:textId="77777777" w:rsidR="008F1931" w:rsidRPr="00877316" w:rsidRDefault="008F1931" w:rsidP="008F1931">
            <w:pPr>
              <w:rPr>
                <w:color w:val="000000"/>
                <w:lang w:val="en-US"/>
              </w:rPr>
            </w:pPr>
            <w:r w:rsidRPr="00877316">
              <w:rPr>
                <w:color w:val="000000"/>
                <w:lang w:val="en-US"/>
              </w:rPr>
              <w:t xml:space="preserve">Attribute for new class </w:t>
            </w:r>
            <w:proofErr w:type="spellStart"/>
            <w:r w:rsidRPr="00877316">
              <w:rPr>
                <w:color w:val="000000"/>
                <w:lang w:val="en-US"/>
              </w:rPr>
              <w:t>SubmodelElementList</w:t>
            </w:r>
            <w:proofErr w:type="spellEnd"/>
          </w:p>
        </w:tc>
      </w:tr>
    </w:tbl>
    <w:p w14:paraId="37F9267E" w14:textId="006F8E4E" w:rsidR="00C96724" w:rsidRPr="006C5C0E" w:rsidRDefault="00C96724" w:rsidP="00110904">
      <w:pPr>
        <w:pStyle w:val="Caption"/>
      </w:pPr>
      <w:bookmarkStart w:id="5524" w:name="_Toc125537805"/>
      <w:bookmarkStart w:id="5525" w:name="_Ref91083538"/>
      <w:r w:rsidRPr="006C5C0E">
        <w:t xml:space="preserve">Table </w:t>
      </w:r>
      <w:r>
        <w:fldChar w:fldCharType="begin"/>
      </w:r>
      <w:r w:rsidRPr="006C5C0E">
        <w:instrText xml:space="preserve"> SEQ Table \* ARABIC </w:instrText>
      </w:r>
      <w:r>
        <w:fldChar w:fldCharType="separate"/>
      </w:r>
      <w:r w:rsidR="00F511DE">
        <w:rPr>
          <w:noProof/>
        </w:rPr>
        <w:t>30</w:t>
      </w:r>
      <w:r>
        <w:rPr>
          <w:noProof/>
        </w:rPr>
        <w:fldChar w:fldCharType="end"/>
      </w:r>
      <w:r w:rsidRPr="006C5C0E">
        <w:t xml:space="preserve"> New, Changed or Removed Constraints w/o Security</w:t>
      </w:r>
      <w:bookmarkEnd w:id="5524"/>
    </w:p>
    <w:tbl>
      <w:tblPr>
        <w:tblStyle w:val="TableGrid"/>
        <w:tblW w:w="994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582"/>
        <w:gridCol w:w="1231"/>
        <w:gridCol w:w="1584"/>
        <w:gridCol w:w="6547"/>
      </w:tblGrid>
      <w:tr w:rsidR="00C96724" w14:paraId="655E5825" w14:textId="77777777" w:rsidTr="004F3328">
        <w:trPr>
          <w:tblHeader/>
        </w:trPr>
        <w:tc>
          <w:tcPr>
            <w:tcW w:w="582" w:type="dxa"/>
          </w:tcPr>
          <w:p w14:paraId="6C4670BC" w14:textId="77777777" w:rsidR="00C96724" w:rsidRPr="00073BEA" w:rsidRDefault="00C96724" w:rsidP="004F3328">
            <w:pPr>
              <w:rPr>
                <w:b/>
              </w:rPr>
            </w:pPr>
            <w:proofErr w:type="spellStart"/>
            <w:r w:rsidRPr="005963B9">
              <w:rPr>
                <w:b/>
              </w:rPr>
              <w:t>Nc</w:t>
            </w:r>
            <w:proofErr w:type="spellEnd"/>
          </w:p>
        </w:tc>
        <w:tc>
          <w:tcPr>
            <w:tcW w:w="1231" w:type="dxa"/>
          </w:tcPr>
          <w:p w14:paraId="655FC8A4" w14:textId="77777777" w:rsidR="00C96724" w:rsidRPr="00073BEA" w:rsidRDefault="00C96724" w:rsidP="004F3328">
            <w:pPr>
              <w:rPr>
                <w:b/>
              </w:rPr>
            </w:pPr>
            <w:r w:rsidRPr="00073BEA">
              <w:rPr>
                <w:b/>
              </w:rPr>
              <w:t>V</w:t>
            </w:r>
            <w:r>
              <w:rPr>
                <w:b/>
              </w:rPr>
              <w:t>3.0RC02 vs. V3.0RC01</w:t>
            </w:r>
          </w:p>
        </w:tc>
        <w:tc>
          <w:tcPr>
            <w:tcW w:w="1584" w:type="dxa"/>
          </w:tcPr>
          <w:p w14:paraId="26A12E98" w14:textId="77777777" w:rsidR="00C96724" w:rsidRPr="00073BEA" w:rsidRDefault="00C96724" w:rsidP="004F3328">
            <w:pPr>
              <w:rPr>
                <w:b/>
              </w:rPr>
            </w:pPr>
            <w:r>
              <w:rPr>
                <w:b/>
              </w:rPr>
              <w:t xml:space="preserve">New, Update, </w:t>
            </w:r>
            <w:proofErr w:type="spellStart"/>
            <w:r>
              <w:rPr>
                <w:b/>
              </w:rPr>
              <w:t>Removed</w:t>
            </w:r>
            <w:proofErr w:type="spellEnd"/>
            <w:r>
              <w:rPr>
                <w:b/>
              </w:rPr>
              <w:t xml:space="preserve">, </w:t>
            </w:r>
            <w:proofErr w:type="spellStart"/>
            <w:r>
              <w:rPr>
                <w:b/>
              </w:rPr>
              <w:t>Reformulated</w:t>
            </w:r>
            <w:proofErr w:type="spellEnd"/>
          </w:p>
        </w:tc>
        <w:tc>
          <w:tcPr>
            <w:tcW w:w="6547" w:type="dxa"/>
          </w:tcPr>
          <w:p w14:paraId="10855018" w14:textId="77777777" w:rsidR="00C96724" w:rsidRPr="00073BEA" w:rsidRDefault="00C96724" w:rsidP="004F3328">
            <w:pPr>
              <w:rPr>
                <w:b/>
              </w:rPr>
            </w:pPr>
            <w:r w:rsidRPr="00073BEA">
              <w:rPr>
                <w:b/>
              </w:rPr>
              <w:t>Comment</w:t>
            </w:r>
          </w:p>
        </w:tc>
      </w:tr>
      <w:tr w:rsidR="00C96724" w:rsidRPr="00D52619" w14:paraId="07D870FF" w14:textId="77777777" w:rsidTr="004F3328">
        <w:tc>
          <w:tcPr>
            <w:tcW w:w="582" w:type="dxa"/>
          </w:tcPr>
          <w:p w14:paraId="6F6882D1" w14:textId="77777777" w:rsidR="00C96724" w:rsidRPr="00A819DF" w:rsidRDefault="00C96724" w:rsidP="004F3328">
            <w:r>
              <w:rPr>
                <w:rStyle w:val="FootnoteReference"/>
              </w:rPr>
              <w:footnoteReference w:id="52"/>
            </w:r>
          </w:p>
        </w:tc>
        <w:tc>
          <w:tcPr>
            <w:tcW w:w="1231" w:type="dxa"/>
          </w:tcPr>
          <w:p w14:paraId="176F840A" w14:textId="77777777" w:rsidR="00C96724" w:rsidRPr="004666FF" w:rsidRDefault="00C96724" w:rsidP="004F3328">
            <w:r w:rsidRPr="004666FF">
              <w:t>AASd-003</w:t>
            </w:r>
          </w:p>
        </w:tc>
        <w:tc>
          <w:tcPr>
            <w:tcW w:w="1584" w:type="dxa"/>
          </w:tcPr>
          <w:p w14:paraId="2C292DB4" w14:textId="77777777" w:rsidR="00C96724" w:rsidRDefault="00C96724" w:rsidP="004F3328">
            <w:r>
              <w:t>Update</w:t>
            </w:r>
          </w:p>
        </w:tc>
        <w:tc>
          <w:tcPr>
            <w:tcW w:w="6547" w:type="dxa"/>
          </w:tcPr>
          <w:p w14:paraId="42CB2377" w14:textId="77777777" w:rsidR="00C96724" w:rsidRPr="003424FE" w:rsidRDefault="00C96724" w:rsidP="004F3328">
            <w:pPr>
              <w:rPr>
                <w:lang w:val="en-US"/>
              </w:rPr>
            </w:pPr>
            <w:proofErr w:type="spellStart"/>
            <w:r w:rsidRPr="003424FE">
              <w:rPr>
                <w:lang w:val="en-US"/>
              </w:rPr>
              <w:t>idShort</w:t>
            </w:r>
            <w:proofErr w:type="spellEnd"/>
            <w:r w:rsidRPr="003424FE">
              <w:rPr>
                <w:lang w:val="en-US"/>
              </w:rPr>
              <w:t xml:space="preserve"> is case-sensitive and not case-insensitive</w:t>
            </w:r>
          </w:p>
          <w:p w14:paraId="061C543E" w14:textId="77777777" w:rsidR="00C96724" w:rsidRPr="003424FE" w:rsidRDefault="00C96724" w:rsidP="004F3328">
            <w:pPr>
              <w:rPr>
                <w:lang w:val="en-US"/>
              </w:rPr>
            </w:pPr>
            <w:r w:rsidRPr="003424FE">
              <w:rPr>
                <w:lang w:val="en-US"/>
              </w:rPr>
              <w:t xml:space="preserve">Constraint AASd-003: </w:t>
            </w:r>
            <w:proofErr w:type="spellStart"/>
            <w:r w:rsidRPr="003424FE">
              <w:rPr>
                <w:i/>
                <w:lang w:val="en-US"/>
              </w:rPr>
              <w:t>idShort</w:t>
            </w:r>
            <w:proofErr w:type="spellEnd"/>
            <w:r w:rsidRPr="003424FE">
              <w:rPr>
                <w:lang w:val="en-US"/>
              </w:rPr>
              <w:t xml:space="preserve"> of </w:t>
            </w:r>
            <w:proofErr w:type="spellStart"/>
            <w:r w:rsidRPr="003424FE">
              <w:rPr>
                <w:i/>
                <w:iCs/>
                <w:lang w:val="en-US"/>
              </w:rPr>
              <w:t>Referables</w:t>
            </w:r>
            <w:proofErr w:type="spellEnd"/>
            <w:r w:rsidRPr="003424FE">
              <w:rPr>
                <w:lang w:val="en-US"/>
              </w:rPr>
              <w:t xml:space="preserve"> shall be matched case-sensitive.</w:t>
            </w:r>
          </w:p>
        </w:tc>
      </w:tr>
      <w:tr w:rsidR="00C96724" w:rsidRPr="000C19C0" w14:paraId="4996FB3E" w14:textId="77777777" w:rsidTr="004F3328">
        <w:tc>
          <w:tcPr>
            <w:tcW w:w="582" w:type="dxa"/>
          </w:tcPr>
          <w:p w14:paraId="15738908" w14:textId="77777777" w:rsidR="00C96724" w:rsidRPr="003424FE" w:rsidRDefault="00C96724" w:rsidP="004F3328">
            <w:pPr>
              <w:rPr>
                <w:lang w:val="en-US"/>
              </w:rPr>
            </w:pPr>
          </w:p>
        </w:tc>
        <w:tc>
          <w:tcPr>
            <w:tcW w:w="1231" w:type="dxa"/>
          </w:tcPr>
          <w:p w14:paraId="0C5CB9B2" w14:textId="77777777" w:rsidR="00C96724" w:rsidRPr="0054150D" w:rsidRDefault="00C96724" w:rsidP="004F3328">
            <w:pPr>
              <w:spacing w:after="0" w:line="240" w:lineRule="auto"/>
            </w:pPr>
            <w:r>
              <w:t>AASd-005</w:t>
            </w:r>
          </w:p>
        </w:tc>
        <w:tc>
          <w:tcPr>
            <w:tcW w:w="1584" w:type="dxa"/>
          </w:tcPr>
          <w:p w14:paraId="5C4CA792" w14:textId="77777777" w:rsidR="00C96724" w:rsidRDefault="00C96724" w:rsidP="004F3328">
            <w:proofErr w:type="spellStart"/>
            <w:r>
              <w:t>Reformulated</w:t>
            </w:r>
            <w:proofErr w:type="spellEnd"/>
          </w:p>
        </w:tc>
        <w:tc>
          <w:tcPr>
            <w:tcW w:w="6547" w:type="dxa"/>
          </w:tcPr>
          <w:p w14:paraId="03C577F1" w14:textId="77777777" w:rsidR="00C96724" w:rsidRPr="000C19C0" w:rsidRDefault="00C96724" w:rsidP="004F3328">
            <w:pPr>
              <w:rPr>
                <w:lang w:val="en-US"/>
              </w:rPr>
            </w:pPr>
            <w:r w:rsidRPr="003424FE">
              <w:rPr>
                <w:lang w:val="en-US"/>
              </w:rPr>
              <w:t xml:space="preserve">Constraint AASd-005: If </w:t>
            </w:r>
            <w:proofErr w:type="spellStart"/>
            <w:r w:rsidRPr="003424FE">
              <w:rPr>
                <w:lang w:val="en-US"/>
              </w:rPr>
              <w:t>AdministrativeInformation</w:t>
            </w:r>
            <w:proofErr w:type="spellEnd"/>
            <w:r w:rsidRPr="003424FE">
              <w:rPr>
                <w:lang w:val="en-US"/>
              </w:rPr>
              <w:t xml:space="preserve">/version is not specified than also  </w:t>
            </w:r>
            <w:proofErr w:type="spellStart"/>
            <w:r w:rsidRPr="003424FE">
              <w:rPr>
                <w:lang w:val="en-US"/>
              </w:rPr>
              <w:t>AdministrativeInformation</w:t>
            </w:r>
            <w:proofErr w:type="spellEnd"/>
            <w:r w:rsidRPr="003424FE">
              <w:rPr>
                <w:lang w:val="en-US"/>
              </w:rPr>
              <w:t xml:space="preserve">/revision shall be unspecified.  This means, a revision requires a version. if there is no version there is no revision neither. </w:t>
            </w:r>
            <w:r w:rsidRPr="000C19C0">
              <w:rPr>
                <w:lang w:val="en-US"/>
              </w:rPr>
              <w:t>Revision is optional.</w:t>
            </w:r>
          </w:p>
        </w:tc>
      </w:tr>
      <w:tr w:rsidR="00C96724" w:rsidRPr="00D52619" w14:paraId="36D3C255" w14:textId="77777777" w:rsidTr="004F3328">
        <w:tc>
          <w:tcPr>
            <w:tcW w:w="582" w:type="dxa"/>
          </w:tcPr>
          <w:p w14:paraId="4031572F" w14:textId="77777777" w:rsidR="00C96724" w:rsidRPr="000C19C0" w:rsidRDefault="00C96724" w:rsidP="004F3328">
            <w:pPr>
              <w:rPr>
                <w:lang w:val="en-US"/>
              </w:rPr>
            </w:pPr>
          </w:p>
        </w:tc>
        <w:tc>
          <w:tcPr>
            <w:tcW w:w="1231" w:type="dxa"/>
          </w:tcPr>
          <w:p w14:paraId="3FEA81DD" w14:textId="77777777" w:rsidR="00C96724" w:rsidRPr="0054150D" w:rsidRDefault="00C96724" w:rsidP="004F3328">
            <w:pPr>
              <w:spacing w:after="0" w:line="240" w:lineRule="auto"/>
            </w:pPr>
            <w:r w:rsidRPr="0054150D">
              <w:t>AASd-008</w:t>
            </w:r>
          </w:p>
          <w:p w14:paraId="2284C252" w14:textId="77777777" w:rsidR="00C96724" w:rsidRPr="00D809AD" w:rsidRDefault="00C96724" w:rsidP="004F3328"/>
        </w:tc>
        <w:tc>
          <w:tcPr>
            <w:tcW w:w="1584" w:type="dxa"/>
          </w:tcPr>
          <w:p w14:paraId="5A1F7EC2" w14:textId="77777777" w:rsidR="00C96724" w:rsidRDefault="00C96724" w:rsidP="004F3328">
            <w:proofErr w:type="spellStart"/>
            <w:r>
              <w:t>Removed</w:t>
            </w:r>
            <w:proofErr w:type="spellEnd"/>
          </w:p>
        </w:tc>
        <w:tc>
          <w:tcPr>
            <w:tcW w:w="6547" w:type="dxa"/>
          </w:tcPr>
          <w:p w14:paraId="054EB072" w14:textId="77777777" w:rsidR="00C96724" w:rsidRPr="003424FE" w:rsidRDefault="00C96724" w:rsidP="004F3328">
            <w:pPr>
              <w:rPr>
                <w:lang w:val="en-US"/>
              </w:rPr>
            </w:pPr>
            <w:r w:rsidRPr="003424FE">
              <w:rPr>
                <w:lang w:val="en-US"/>
              </w:rPr>
              <w:t xml:space="preserve">Constraint AASd-008: The </w:t>
            </w:r>
            <w:proofErr w:type="spellStart"/>
            <w:r w:rsidRPr="003424FE">
              <w:rPr>
                <w:lang w:val="en-US"/>
              </w:rPr>
              <w:t>submodel</w:t>
            </w:r>
            <w:proofErr w:type="spellEnd"/>
            <w:r w:rsidRPr="003424FE">
              <w:rPr>
                <w:lang w:val="en-US"/>
              </w:rPr>
              <w:br/>
              <w:t>element value of an operation variable</w:t>
            </w:r>
            <w:r w:rsidRPr="003424FE">
              <w:rPr>
                <w:lang w:val="en-US"/>
              </w:rPr>
              <w:br/>
              <w:t>shall be of kind=Template.</w:t>
            </w:r>
          </w:p>
        </w:tc>
      </w:tr>
      <w:tr w:rsidR="00C96724" w:rsidRPr="00D52619" w14:paraId="62B03A2C" w14:textId="77777777" w:rsidTr="004F3328">
        <w:tc>
          <w:tcPr>
            <w:tcW w:w="582" w:type="dxa"/>
          </w:tcPr>
          <w:p w14:paraId="74D30434" w14:textId="77777777" w:rsidR="00C96724" w:rsidRPr="003424FE" w:rsidRDefault="00C96724" w:rsidP="004F3328">
            <w:pPr>
              <w:rPr>
                <w:lang w:val="en-US"/>
              </w:rPr>
            </w:pPr>
          </w:p>
        </w:tc>
        <w:tc>
          <w:tcPr>
            <w:tcW w:w="1231" w:type="dxa"/>
          </w:tcPr>
          <w:p w14:paraId="5E552A1D" w14:textId="77777777" w:rsidR="00C96724" w:rsidRPr="00D809AD" w:rsidRDefault="00C96724" w:rsidP="004F3328">
            <w:r>
              <w:t>AASd-023</w:t>
            </w:r>
          </w:p>
        </w:tc>
        <w:tc>
          <w:tcPr>
            <w:tcW w:w="1584" w:type="dxa"/>
          </w:tcPr>
          <w:p w14:paraId="043D71AE" w14:textId="77777777" w:rsidR="00C96724" w:rsidRDefault="00C96724" w:rsidP="004F3328">
            <w:proofErr w:type="spellStart"/>
            <w:r>
              <w:t>Removed</w:t>
            </w:r>
            <w:proofErr w:type="spellEnd"/>
          </w:p>
        </w:tc>
        <w:tc>
          <w:tcPr>
            <w:tcW w:w="6547" w:type="dxa"/>
          </w:tcPr>
          <w:p w14:paraId="443EDD34" w14:textId="77777777" w:rsidR="00C96724" w:rsidRPr="003424FE" w:rsidRDefault="00C96724" w:rsidP="004F3328">
            <w:pPr>
              <w:rPr>
                <w:lang w:val="en-US"/>
              </w:rPr>
            </w:pPr>
            <w:r w:rsidRPr="003424FE">
              <w:rPr>
                <w:lang w:val="en-US"/>
              </w:rPr>
              <w:t>No Asset any longer that can be referenced as alternative to global reference</w:t>
            </w:r>
          </w:p>
          <w:p w14:paraId="3AB8E830" w14:textId="77777777" w:rsidR="00C96724" w:rsidRPr="003424FE" w:rsidRDefault="00C96724" w:rsidP="004F3328">
            <w:pPr>
              <w:rPr>
                <w:lang w:val="en-US"/>
              </w:rPr>
            </w:pPr>
            <w:r w:rsidRPr="003424FE">
              <w:rPr>
                <w:lang w:val="en-US"/>
              </w:rPr>
              <w:t xml:space="preserve">Constraint AASd-023: </w:t>
            </w:r>
            <w:proofErr w:type="spellStart"/>
            <w:r w:rsidRPr="003424FE">
              <w:rPr>
                <w:lang w:val="en-US"/>
              </w:rPr>
              <w:t>AssetInformation</w:t>
            </w:r>
            <w:proofErr w:type="spellEnd"/>
            <w:r w:rsidRPr="003424FE">
              <w:rPr>
                <w:lang w:val="en-US"/>
              </w:rPr>
              <w:t>/</w:t>
            </w:r>
            <w:proofErr w:type="spellStart"/>
            <w:r w:rsidRPr="003424FE">
              <w:rPr>
                <w:lang w:val="en-US"/>
              </w:rPr>
              <w:t>globalAssetId</w:t>
            </w:r>
            <w:proofErr w:type="spellEnd"/>
            <w:r w:rsidRPr="003424FE">
              <w:rPr>
                <w:lang w:val="en-US"/>
              </w:rPr>
              <w:t xml:space="preserve"> either is a reference to an Asset object or a global reference.</w:t>
            </w:r>
          </w:p>
        </w:tc>
      </w:tr>
      <w:tr w:rsidR="00C96724" w:rsidRPr="00D52619" w14:paraId="5A70666F" w14:textId="77777777" w:rsidTr="004F3328">
        <w:tc>
          <w:tcPr>
            <w:tcW w:w="582" w:type="dxa"/>
          </w:tcPr>
          <w:p w14:paraId="1DB4A7CB" w14:textId="77777777" w:rsidR="00C96724" w:rsidRPr="003424FE" w:rsidRDefault="00C96724" w:rsidP="004F3328">
            <w:pPr>
              <w:rPr>
                <w:lang w:val="en-US"/>
              </w:rPr>
            </w:pPr>
          </w:p>
        </w:tc>
        <w:tc>
          <w:tcPr>
            <w:tcW w:w="1231" w:type="dxa"/>
          </w:tcPr>
          <w:p w14:paraId="3695C940" w14:textId="77777777" w:rsidR="00C96724" w:rsidRPr="00D809AD" w:rsidRDefault="00C96724" w:rsidP="004F3328">
            <w:r w:rsidRPr="00A609A2">
              <w:t>AASd-026</w:t>
            </w:r>
          </w:p>
        </w:tc>
        <w:tc>
          <w:tcPr>
            <w:tcW w:w="1584" w:type="dxa"/>
          </w:tcPr>
          <w:p w14:paraId="2B566010" w14:textId="77777777" w:rsidR="00C96724" w:rsidRDefault="00C96724" w:rsidP="004F3328">
            <w:proofErr w:type="spellStart"/>
            <w:r>
              <w:t>Removed</w:t>
            </w:r>
            <w:proofErr w:type="spellEnd"/>
          </w:p>
        </w:tc>
        <w:tc>
          <w:tcPr>
            <w:tcW w:w="6547" w:type="dxa"/>
          </w:tcPr>
          <w:p w14:paraId="2BB0080D" w14:textId="77777777" w:rsidR="00C96724" w:rsidRPr="003424FE" w:rsidRDefault="00C96724" w:rsidP="004F3328">
            <w:pPr>
              <w:rPr>
                <w:lang w:val="en-US"/>
              </w:rPr>
            </w:pPr>
            <w:proofErr w:type="spellStart"/>
            <w:r w:rsidRPr="003424FE">
              <w:rPr>
                <w:lang w:val="en-US"/>
              </w:rPr>
              <w:t>SubmodelElementCollection</w:t>
            </w:r>
            <w:proofErr w:type="spellEnd"/>
            <w:r w:rsidRPr="003424FE">
              <w:rPr>
                <w:lang w:val="en-US"/>
              </w:rPr>
              <w:t xml:space="preserve"> was split into </w:t>
            </w:r>
            <w:proofErr w:type="spellStart"/>
            <w:r w:rsidRPr="003424FE">
              <w:rPr>
                <w:lang w:val="en-US"/>
              </w:rPr>
              <w:t>SubmodelElementList</w:t>
            </w:r>
            <w:proofErr w:type="spellEnd"/>
            <w:r w:rsidRPr="003424FE">
              <w:rPr>
                <w:lang w:val="en-US"/>
              </w:rPr>
              <w:t xml:space="preserve"> and </w:t>
            </w:r>
            <w:proofErr w:type="spellStart"/>
            <w:r w:rsidRPr="003424FE">
              <w:rPr>
                <w:lang w:val="en-US"/>
              </w:rPr>
              <w:t>SubmodelElementRecord</w:t>
            </w:r>
            <w:proofErr w:type="spellEnd"/>
            <w:r w:rsidRPr="003424FE">
              <w:rPr>
                <w:lang w:val="en-US"/>
              </w:rPr>
              <w:t xml:space="preserve">. No attribute </w:t>
            </w:r>
            <w:proofErr w:type="spellStart"/>
            <w:r w:rsidRPr="003424FE">
              <w:rPr>
                <w:lang w:val="en-US"/>
              </w:rPr>
              <w:t>allowDuplicates</w:t>
            </w:r>
            <w:proofErr w:type="spellEnd"/>
            <w:r w:rsidRPr="003424FE">
              <w:rPr>
                <w:lang w:val="en-US"/>
              </w:rPr>
              <w:t xml:space="preserve"> any longer.</w:t>
            </w:r>
          </w:p>
          <w:p w14:paraId="1B31A414" w14:textId="77777777" w:rsidR="00C96724" w:rsidRPr="003424FE" w:rsidRDefault="00C96724" w:rsidP="004F3328">
            <w:pPr>
              <w:rPr>
                <w:lang w:val="en-US"/>
              </w:rPr>
            </w:pPr>
            <w:r w:rsidRPr="003424FE">
              <w:rPr>
                <w:lang w:val="en-US"/>
              </w:rPr>
              <w:t xml:space="preserve">Constraint AASd-026: If </w:t>
            </w:r>
            <w:proofErr w:type="spellStart"/>
            <w:r w:rsidRPr="003424FE">
              <w:rPr>
                <w:lang w:val="en-US"/>
              </w:rPr>
              <w:t>allowDuplicates</w:t>
            </w:r>
            <w:proofErr w:type="spellEnd"/>
            <w:r w:rsidRPr="003424FE">
              <w:rPr>
                <w:lang w:val="en-US"/>
              </w:rPr>
              <w:t xml:space="preserve">==false then it is not allowed that the collection contains several elements with the same semantics (i.e. the same </w:t>
            </w:r>
            <w:proofErr w:type="spellStart"/>
            <w:r w:rsidRPr="003424FE">
              <w:rPr>
                <w:lang w:val="en-US"/>
              </w:rPr>
              <w:t>semanticId</w:t>
            </w:r>
            <w:proofErr w:type="spellEnd"/>
            <w:r w:rsidRPr="003424FE">
              <w:rPr>
                <w:lang w:val="en-US"/>
              </w:rPr>
              <w:t>).</w:t>
            </w:r>
          </w:p>
        </w:tc>
      </w:tr>
      <w:tr w:rsidR="00C96724" w:rsidRPr="00D52619" w14:paraId="7F606845" w14:textId="77777777" w:rsidTr="004F3328">
        <w:tc>
          <w:tcPr>
            <w:tcW w:w="582" w:type="dxa"/>
          </w:tcPr>
          <w:p w14:paraId="2516A1FE" w14:textId="77777777" w:rsidR="00C96724" w:rsidRPr="00A819DF" w:rsidRDefault="00C96724" w:rsidP="004F3328">
            <w:r>
              <w:t>x</w:t>
            </w:r>
          </w:p>
        </w:tc>
        <w:tc>
          <w:tcPr>
            <w:tcW w:w="1231" w:type="dxa"/>
          </w:tcPr>
          <w:p w14:paraId="705155CD" w14:textId="77777777" w:rsidR="00C96724" w:rsidRPr="004666FF" w:rsidRDefault="00C96724" w:rsidP="004F3328">
            <w:r w:rsidRPr="00D809AD">
              <w:t>AASd-027</w:t>
            </w:r>
          </w:p>
        </w:tc>
        <w:tc>
          <w:tcPr>
            <w:tcW w:w="1584" w:type="dxa"/>
          </w:tcPr>
          <w:p w14:paraId="7B559314" w14:textId="77777777" w:rsidR="00C96724" w:rsidRDefault="00C96724" w:rsidP="004F3328">
            <w:r>
              <w:t>New</w:t>
            </w:r>
          </w:p>
        </w:tc>
        <w:tc>
          <w:tcPr>
            <w:tcW w:w="6547" w:type="dxa"/>
          </w:tcPr>
          <w:p w14:paraId="1CF85EFA" w14:textId="77777777" w:rsidR="00C96724" w:rsidRPr="003424FE" w:rsidRDefault="00C96724" w:rsidP="004F3328">
            <w:pPr>
              <w:rPr>
                <w:lang w:val="en-US"/>
              </w:rPr>
            </w:pPr>
            <w:r w:rsidRPr="003424FE">
              <w:rPr>
                <w:lang w:val="en-US"/>
              </w:rPr>
              <w:t xml:space="preserve">Constraint AASd-027: </w:t>
            </w:r>
            <w:proofErr w:type="spellStart"/>
            <w:r w:rsidRPr="003424FE">
              <w:rPr>
                <w:i/>
                <w:iCs/>
                <w:lang w:val="en-US"/>
              </w:rPr>
              <w:t>idShort</w:t>
            </w:r>
            <w:proofErr w:type="spellEnd"/>
            <w:r w:rsidRPr="003424FE">
              <w:rPr>
                <w:lang w:val="en-US"/>
              </w:rPr>
              <w:t xml:space="preserve"> of </w:t>
            </w:r>
            <w:proofErr w:type="spellStart"/>
            <w:r w:rsidRPr="003424FE">
              <w:rPr>
                <w:i/>
                <w:iCs/>
                <w:lang w:val="en-US"/>
              </w:rPr>
              <w:t>Referables</w:t>
            </w:r>
            <w:proofErr w:type="spellEnd"/>
            <w:r w:rsidRPr="003424FE">
              <w:rPr>
                <w:lang w:val="en-US"/>
              </w:rPr>
              <w:t xml:space="preserve"> shall have a maximum length of 128 characters.</w:t>
            </w:r>
          </w:p>
        </w:tc>
      </w:tr>
      <w:tr w:rsidR="00C96724" w:rsidRPr="00D52619" w14:paraId="2A494EBD" w14:textId="77777777" w:rsidTr="004F3328">
        <w:tc>
          <w:tcPr>
            <w:tcW w:w="582" w:type="dxa"/>
          </w:tcPr>
          <w:p w14:paraId="308D1BE6" w14:textId="77777777" w:rsidR="00C96724" w:rsidRPr="003424FE" w:rsidRDefault="00C96724" w:rsidP="004F3328">
            <w:pPr>
              <w:rPr>
                <w:lang w:val="en-US"/>
              </w:rPr>
            </w:pPr>
          </w:p>
        </w:tc>
        <w:tc>
          <w:tcPr>
            <w:tcW w:w="1231" w:type="dxa"/>
          </w:tcPr>
          <w:p w14:paraId="307411B6" w14:textId="77777777" w:rsidR="00C96724" w:rsidRPr="00496949" w:rsidRDefault="00C96724" w:rsidP="004F3328">
            <w:r w:rsidRPr="00496949">
              <w:t>AASd-050</w:t>
            </w:r>
          </w:p>
        </w:tc>
        <w:tc>
          <w:tcPr>
            <w:tcW w:w="1584" w:type="dxa"/>
          </w:tcPr>
          <w:p w14:paraId="6FD82DB5" w14:textId="77777777" w:rsidR="00C96724" w:rsidRPr="00496949" w:rsidRDefault="00C96724" w:rsidP="004F3328">
            <w:r w:rsidRPr="00496949">
              <w:t>Update</w:t>
            </w:r>
          </w:p>
        </w:tc>
        <w:tc>
          <w:tcPr>
            <w:tcW w:w="6547" w:type="dxa"/>
          </w:tcPr>
          <w:p w14:paraId="535E7A9B" w14:textId="77777777" w:rsidR="00C96724" w:rsidRPr="003424FE" w:rsidRDefault="00C96724" w:rsidP="004F3328">
            <w:pPr>
              <w:spacing w:after="0" w:line="240" w:lineRule="auto"/>
              <w:rPr>
                <w:lang w:val="en-US"/>
              </w:rPr>
            </w:pPr>
            <w:r w:rsidRPr="003424FE">
              <w:rPr>
                <w:lang w:val="en-US"/>
              </w:rPr>
              <w:t xml:space="preserve">Version information in data specification ID updated to /3/0/RC02. </w:t>
            </w:r>
            <w:proofErr w:type="spellStart"/>
            <w:r w:rsidRPr="003424FE">
              <w:rPr>
                <w:lang w:val="en-US"/>
              </w:rPr>
              <w:t>hasDataSpecification</w:t>
            </w:r>
            <w:proofErr w:type="spellEnd"/>
            <w:r w:rsidRPr="003424FE">
              <w:rPr>
                <w:lang w:val="en-US"/>
              </w:rPr>
              <w:t xml:space="preserve"> corrected to </w:t>
            </w:r>
            <w:proofErr w:type="spellStart"/>
            <w:r w:rsidRPr="003424FE">
              <w:rPr>
                <w:lang w:val="en-US"/>
              </w:rPr>
              <w:t>HasDataSpecification</w:t>
            </w:r>
            <w:proofErr w:type="spellEnd"/>
          </w:p>
          <w:p w14:paraId="6A925DE7" w14:textId="77777777" w:rsidR="00C96724" w:rsidRPr="003424FE" w:rsidRDefault="00C96724" w:rsidP="004F3328">
            <w:pPr>
              <w:spacing w:after="0" w:line="240" w:lineRule="auto"/>
              <w:rPr>
                <w:lang w:val="en-US"/>
              </w:rPr>
            </w:pPr>
          </w:p>
          <w:p w14:paraId="0C295FB5" w14:textId="77777777" w:rsidR="00C96724" w:rsidRPr="003424FE" w:rsidRDefault="00C96724" w:rsidP="004F3328">
            <w:pPr>
              <w:spacing w:after="0" w:line="240" w:lineRule="auto"/>
              <w:rPr>
                <w:lang w:val="en-US"/>
              </w:rPr>
            </w:pPr>
            <w:r w:rsidRPr="003424FE">
              <w:rPr>
                <w:lang w:val="en-US"/>
              </w:rPr>
              <w:t xml:space="preserve">Constraint AASd-050:  If the </w:t>
            </w:r>
            <w:proofErr w:type="spellStart"/>
            <w:r w:rsidRPr="003424FE">
              <w:rPr>
                <w:i/>
                <w:iCs/>
                <w:lang w:val="en-US"/>
              </w:rPr>
              <w:t>DataSpecificationContent</w:t>
            </w:r>
            <w:proofErr w:type="spellEnd"/>
            <w:r w:rsidRPr="003424FE">
              <w:rPr>
                <w:lang w:val="en-US"/>
              </w:rPr>
              <w:t xml:space="preserve"> DataSpecificationIEC61360 is used for an element then the value of </w:t>
            </w:r>
            <w:proofErr w:type="spellStart"/>
            <w:r w:rsidRPr="003424FE">
              <w:rPr>
                <w:lang w:val="en-US"/>
              </w:rPr>
              <w:t>H</w:t>
            </w:r>
            <w:r w:rsidRPr="003424FE">
              <w:rPr>
                <w:i/>
                <w:iCs/>
                <w:lang w:val="en-US"/>
              </w:rPr>
              <w:t>asDataSpecification</w:t>
            </w:r>
            <w:proofErr w:type="spellEnd"/>
            <w:r w:rsidRPr="003424FE">
              <w:rPr>
                <w:i/>
                <w:iCs/>
                <w:lang w:val="en-US"/>
              </w:rPr>
              <w:t>/</w:t>
            </w:r>
            <w:proofErr w:type="spellStart"/>
            <w:r w:rsidRPr="003424FE">
              <w:rPr>
                <w:i/>
                <w:iCs/>
                <w:lang w:val="en-US"/>
              </w:rPr>
              <w:t>dataSpecification</w:t>
            </w:r>
            <w:proofErr w:type="spellEnd"/>
            <w:r w:rsidRPr="003424FE">
              <w:rPr>
                <w:lang w:val="en-US"/>
              </w:rPr>
              <w:t xml:space="preserve"> shall contain the global reference to the IRI of the corresponding data specification template </w:t>
            </w:r>
            <w:r w:rsidRPr="003424FE">
              <w:rPr>
                <w:i/>
                <w:iCs/>
                <w:lang w:val="en-US"/>
              </w:rPr>
              <w:t>https://admin-shell.io/DataSpecificationTemplates/DataSpecificationIEC61360/3/0/RC02</w:t>
            </w:r>
            <w:r w:rsidRPr="003424FE">
              <w:rPr>
                <w:lang w:val="en-US"/>
              </w:rPr>
              <w:t>.</w:t>
            </w:r>
          </w:p>
        </w:tc>
      </w:tr>
      <w:tr w:rsidR="00C96724" w:rsidRPr="00D52619" w14:paraId="2DBBFAFC" w14:textId="77777777" w:rsidTr="004F3328">
        <w:tc>
          <w:tcPr>
            <w:tcW w:w="582" w:type="dxa"/>
          </w:tcPr>
          <w:p w14:paraId="595E7409" w14:textId="77777777" w:rsidR="00C96724" w:rsidRDefault="00C96724" w:rsidP="004F3328">
            <w:r>
              <w:t>(x)</w:t>
            </w:r>
          </w:p>
        </w:tc>
        <w:tc>
          <w:tcPr>
            <w:tcW w:w="1231" w:type="dxa"/>
          </w:tcPr>
          <w:p w14:paraId="17967322" w14:textId="77777777" w:rsidR="00C96724" w:rsidRDefault="00C96724" w:rsidP="004F3328">
            <w:r>
              <w:t>AASd-050b</w:t>
            </w:r>
          </w:p>
        </w:tc>
        <w:tc>
          <w:tcPr>
            <w:tcW w:w="1584" w:type="dxa"/>
          </w:tcPr>
          <w:p w14:paraId="01CBAE7B" w14:textId="77777777" w:rsidR="00C96724" w:rsidRDefault="00C96724" w:rsidP="004F3328">
            <w:r>
              <w:t>New</w:t>
            </w:r>
          </w:p>
        </w:tc>
        <w:tc>
          <w:tcPr>
            <w:tcW w:w="6547" w:type="dxa"/>
          </w:tcPr>
          <w:p w14:paraId="7DF150F6" w14:textId="77777777" w:rsidR="00C96724" w:rsidRPr="003424FE" w:rsidRDefault="00C96724" w:rsidP="004F3328">
            <w:pPr>
              <w:spacing w:after="0" w:line="240" w:lineRule="auto"/>
              <w:rPr>
                <w:lang w:val="en-US"/>
              </w:rPr>
            </w:pPr>
            <w:r w:rsidRPr="003424FE">
              <w:rPr>
                <w:lang w:val="en-US"/>
              </w:rPr>
              <w:t xml:space="preserve">Constraint AASd-050b:  If the </w:t>
            </w:r>
            <w:proofErr w:type="spellStart"/>
            <w:r w:rsidRPr="003424FE">
              <w:rPr>
                <w:lang w:val="en-US"/>
              </w:rPr>
              <w:t>DataSpecificationContent</w:t>
            </w:r>
            <w:proofErr w:type="spellEnd"/>
            <w:r w:rsidRPr="003424FE">
              <w:rPr>
                <w:lang w:val="en-US"/>
              </w:rPr>
              <w:t xml:space="preserve"> </w:t>
            </w:r>
            <w:proofErr w:type="spellStart"/>
            <w:r w:rsidRPr="003424FE">
              <w:rPr>
                <w:lang w:val="en-US"/>
              </w:rPr>
              <w:t>DataSpecificationPhysicalUnit</w:t>
            </w:r>
            <w:proofErr w:type="spellEnd"/>
            <w:r w:rsidRPr="003424FE">
              <w:rPr>
                <w:lang w:val="en-US"/>
              </w:rPr>
              <w:t xml:space="preserve"> is used for an element then the value of </w:t>
            </w:r>
            <w:proofErr w:type="spellStart"/>
            <w:r w:rsidRPr="003424FE">
              <w:rPr>
                <w:lang w:val="en-US"/>
              </w:rPr>
              <w:t>HasDataSpecification</w:t>
            </w:r>
            <w:proofErr w:type="spellEnd"/>
            <w:r w:rsidRPr="003424FE">
              <w:rPr>
                <w:lang w:val="en-US"/>
              </w:rPr>
              <w:t>/</w:t>
            </w:r>
            <w:proofErr w:type="spellStart"/>
            <w:r w:rsidRPr="003424FE">
              <w:rPr>
                <w:lang w:val="en-US"/>
              </w:rPr>
              <w:t>dataSpecification</w:t>
            </w:r>
            <w:proofErr w:type="spellEnd"/>
            <w:r w:rsidRPr="003424FE">
              <w:rPr>
                <w:lang w:val="en-US"/>
              </w:rPr>
              <w:t xml:space="preserve"> shall contain the global reference to the IRI of the corresponding data specification template https://admin-shell.io/DataSpecificationTemplates/DataSpecificationPhysicalUnit0/3/0/RC02.</w:t>
            </w:r>
          </w:p>
        </w:tc>
      </w:tr>
      <w:tr w:rsidR="00C96724" w:rsidRPr="00D52619" w14:paraId="5497D131" w14:textId="77777777" w:rsidTr="004F3328">
        <w:tc>
          <w:tcPr>
            <w:tcW w:w="582" w:type="dxa"/>
          </w:tcPr>
          <w:p w14:paraId="1F986BA4" w14:textId="77777777" w:rsidR="00C96724" w:rsidRPr="003424FE" w:rsidRDefault="00C96724" w:rsidP="004F3328">
            <w:pPr>
              <w:rPr>
                <w:lang w:val="en-US"/>
              </w:rPr>
            </w:pPr>
          </w:p>
        </w:tc>
        <w:tc>
          <w:tcPr>
            <w:tcW w:w="1231" w:type="dxa"/>
          </w:tcPr>
          <w:p w14:paraId="3566411B" w14:textId="77777777" w:rsidR="00C96724" w:rsidRPr="00BE3BF6" w:rsidRDefault="00C96724" w:rsidP="004F3328">
            <w:r w:rsidRPr="00BE3BF6">
              <w:t>AASd-052a</w:t>
            </w:r>
          </w:p>
        </w:tc>
        <w:tc>
          <w:tcPr>
            <w:tcW w:w="1584" w:type="dxa"/>
          </w:tcPr>
          <w:p w14:paraId="2EDC6A13" w14:textId="77777777" w:rsidR="00C96724" w:rsidRPr="00BE3BF6" w:rsidRDefault="00C96724" w:rsidP="004F3328">
            <w:proofErr w:type="spellStart"/>
            <w:r w:rsidRPr="00BE3BF6">
              <w:t>Removed</w:t>
            </w:r>
            <w:proofErr w:type="spellEnd"/>
          </w:p>
        </w:tc>
        <w:tc>
          <w:tcPr>
            <w:tcW w:w="6547" w:type="dxa"/>
          </w:tcPr>
          <w:p w14:paraId="58DE1665" w14:textId="77777777" w:rsidR="00C96724" w:rsidRPr="003424FE" w:rsidRDefault="00C96724" w:rsidP="004F3328">
            <w:pPr>
              <w:rPr>
                <w:lang w:val="en-US"/>
              </w:rPr>
            </w:pPr>
            <w:r w:rsidRPr="003424FE">
              <w:rPr>
                <w:lang w:val="en-US"/>
              </w:rPr>
              <w:t xml:space="preserve">removed, still recommended; would be renamed to </w:t>
            </w:r>
            <w:proofErr w:type="spellStart"/>
            <w:r w:rsidRPr="003424FE">
              <w:rPr>
                <w:lang w:val="en-US"/>
              </w:rPr>
              <w:t>AASc</w:t>
            </w:r>
            <w:proofErr w:type="spellEnd"/>
            <w:r w:rsidRPr="003424FE">
              <w:rPr>
                <w:lang w:val="en-US"/>
              </w:rPr>
              <w:t xml:space="preserve"> if still needed </w:t>
            </w:r>
          </w:p>
          <w:p w14:paraId="5B0E0312" w14:textId="77777777" w:rsidR="00C96724" w:rsidRPr="003424FE" w:rsidRDefault="00C96724" w:rsidP="004F3328">
            <w:pPr>
              <w:pStyle w:val="Constraint"/>
              <w:framePr w:wrap="auto" w:vAnchor="margin" w:yAlign="inline"/>
              <w:rPr>
                <w:lang w:val="en-US"/>
              </w:rPr>
            </w:pPr>
          </w:p>
          <w:p w14:paraId="4398B656" w14:textId="77777777" w:rsidR="00C96724" w:rsidRPr="003424FE" w:rsidRDefault="00C96724" w:rsidP="004F3328">
            <w:pPr>
              <w:spacing w:after="0" w:line="240" w:lineRule="auto"/>
              <w:rPr>
                <w:lang w:val="en-US"/>
              </w:rPr>
            </w:pPr>
            <w:r w:rsidRPr="003424FE">
              <w:rPr>
                <w:lang w:val="en-US"/>
              </w:rPr>
              <w:t xml:space="preserve">Constraint AASd-052a: If the </w:t>
            </w:r>
            <w:proofErr w:type="spellStart"/>
            <w:r w:rsidRPr="003424FE">
              <w:rPr>
                <w:lang w:val="en-US"/>
              </w:rPr>
              <w:t>semanticId</w:t>
            </w:r>
            <w:proofErr w:type="spellEnd"/>
            <w:r w:rsidRPr="003424FE">
              <w:rPr>
                <w:lang w:val="en-US"/>
              </w:rPr>
              <w:t xml:space="preserve"> of a Property references a </w:t>
            </w:r>
            <w:proofErr w:type="spellStart"/>
            <w:r w:rsidRPr="003424FE">
              <w:rPr>
                <w:lang w:val="en-US"/>
              </w:rPr>
              <w:t>ConceptDescription</w:t>
            </w:r>
            <w:proofErr w:type="spellEnd"/>
            <w:r w:rsidRPr="003424FE">
              <w:rPr>
                <w:lang w:val="en-US"/>
              </w:rPr>
              <w:t xml:space="preserve"> then the </w:t>
            </w:r>
            <w:proofErr w:type="spellStart"/>
            <w:r w:rsidRPr="003424FE">
              <w:rPr>
                <w:lang w:val="en-US"/>
              </w:rPr>
              <w:t>ConceptDescription</w:t>
            </w:r>
            <w:proofErr w:type="spellEnd"/>
            <w:r w:rsidRPr="003424FE">
              <w:rPr>
                <w:lang w:val="en-US"/>
              </w:rPr>
              <w:t>/category shall be one of  following values: VALUE, PROPERTY.</w:t>
            </w:r>
          </w:p>
        </w:tc>
      </w:tr>
      <w:tr w:rsidR="00C96724" w:rsidRPr="00D52619" w14:paraId="48B1E12B" w14:textId="77777777" w:rsidTr="004F3328">
        <w:tc>
          <w:tcPr>
            <w:tcW w:w="582" w:type="dxa"/>
          </w:tcPr>
          <w:p w14:paraId="5F41175F" w14:textId="77777777" w:rsidR="00C96724" w:rsidRPr="003424FE" w:rsidRDefault="00C96724" w:rsidP="004F3328">
            <w:pPr>
              <w:rPr>
                <w:lang w:val="en-US"/>
              </w:rPr>
            </w:pPr>
          </w:p>
        </w:tc>
        <w:tc>
          <w:tcPr>
            <w:tcW w:w="1231" w:type="dxa"/>
          </w:tcPr>
          <w:p w14:paraId="5F2A77CB" w14:textId="77777777" w:rsidR="00C96724" w:rsidRPr="00BE3BF6" w:rsidRDefault="00C96724" w:rsidP="004F3328">
            <w:r w:rsidRPr="00BE3BF6">
              <w:t>AASd-052b</w:t>
            </w:r>
          </w:p>
        </w:tc>
        <w:tc>
          <w:tcPr>
            <w:tcW w:w="1584" w:type="dxa"/>
          </w:tcPr>
          <w:p w14:paraId="7B42903E" w14:textId="77777777" w:rsidR="00C96724" w:rsidRPr="00BE3BF6" w:rsidRDefault="00C96724" w:rsidP="004F3328">
            <w:proofErr w:type="spellStart"/>
            <w:r w:rsidRPr="00BE3BF6">
              <w:t>Removed</w:t>
            </w:r>
            <w:proofErr w:type="spellEnd"/>
          </w:p>
        </w:tc>
        <w:tc>
          <w:tcPr>
            <w:tcW w:w="6547" w:type="dxa"/>
          </w:tcPr>
          <w:p w14:paraId="43A49123" w14:textId="77777777" w:rsidR="00C96724" w:rsidRPr="003424FE" w:rsidRDefault="00C96724" w:rsidP="004F3328">
            <w:pPr>
              <w:rPr>
                <w:lang w:val="en-US"/>
              </w:rPr>
            </w:pPr>
            <w:r w:rsidRPr="003424FE">
              <w:rPr>
                <w:lang w:val="en-US"/>
              </w:rPr>
              <w:t xml:space="preserve">removed, still recommended; would be renamed to </w:t>
            </w:r>
            <w:proofErr w:type="spellStart"/>
            <w:r w:rsidRPr="003424FE">
              <w:rPr>
                <w:lang w:val="en-US"/>
              </w:rPr>
              <w:t>AASc</w:t>
            </w:r>
            <w:proofErr w:type="spellEnd"/>
            <w:r w:rsidRPr="003424FE">
              <w:rPr>
                <w:lang w:val="en-US"/>
              </w:rPr>
              <w:t xml:space="preserve"> if still needed </w:t>
            </w:r>
          </w:p>
          <w:p w14:paraId="1B60B3E0" w14:textId="77777777" w:rsidR="00C96724" w:rsidRPr="003424FE" w:rsidRDefault="00C96724" w:rsidP="004F3328">
            <w:pPr>
              <w:pStyle w:val="Constraint"/>
              <w:framePr w:wrap="auto" w:vAnchor="margin" w:yAlign="inline"/>
              <w:rPr>
                <w:lang w:val="en-US"/>
              </w:rPr>
            </w:pPr>
          </w:p>
          <w:p w14:paraId="67E148C7" w14:textId="77777777" w:rsidR="00C96724" w:rsidRPr="003424FE" w:rsidRDefault="00C96724" w:rsidP="004F3328">
            <w:pPr>
              <w:spacing w:after="0" w:line="240" w:lineRule="auto"/>
              <w:rPr>
                <w:lang w:val="en-US"/>
              </w:rPr>
            </w:pPr>
            <w:r w:rsidRPr="003424FE">
              <w:rPr>
                <w:lang w:val="en-US"/>
              </w:rPr>
              <w:t xml:space="preserve">Constraint AASd-052b: If the </w:t>
            </w:r>
            <w:proofErr w:type="spellStart"/>
            <w:r w:rsidRPr="003424FE">
              <w:rPr>
                <w:lang w:val="en-US"/>
              </w:rPr>
              <w:t>semanticId</w:t>
            </w:r>
            <w:proofErr w:type="spellEnd"/>
            <w:r w:rsidRPr="003424FE">
              <w:rPr>
                <w:lang w:val="en-US"/>
              </w:rPr>
              <w:t xml:space="preserve"> of a </w:t>
            </w:r>
            <w:proofErr w:type="spellStart"/>
            <w:r w:rsidRPr="003424FE">
              <w:rPr>
                <w:lang w:val="en-US"/>
              </w:rPr>
              <w:t>MultiLanguageProperty</w:t>
            </w:r>
            <w:proofErr w:type="spellEnd"/>
            <w:r w:rsidRPr="003424FE">
              <w:rPr>
                <w:lang w:val="en-US"/>
              </w:rPr>
              <w:t xml:space="preserve"> references a </w:t>
            </w:r>
            <w:proofErr w:type="spellStart"/>
            <w:r w:rsidRPr="003424FE">
              <w:rPr>
                <w:lang w:val="en-US"/>
              </w:rPr>
              <w:t>ConceptDescription</w:t>
            </w:r>
            <w:proofErr w:type="spellEnd"/>
            <w:r w:rsidRPr="003424FE">
              <w:rPr>
                <w:lang w:val="en-US"/>
              </w:rPr>
              <w:t xml:space="preserve"> then the </w:t>
            </w:r>
            <w:proofErr w:type="spellStart"/>
            <w:r w:rsidRPr="003424FE">
              <w:rPr>
                <w:lang w:val="en-US"/>
              </w:rPr>
              <w:t>ConceptDescription</w:t>
            </w:r>
            <w:proofErr w:type="spellEnd"/>
            <w:r w:rsidRPr="003424FE">
              <w:rPr>
                <w:lang w:val="en-US"/>
              </w:rPr>
              <w:t>/category shall be one of  following values: PROPERTY.</w:t>
            </w:r>
          </w:p>
        </w:tc>
      </w:tr>
      <w:tr w:rsidR="00C96724" w:rsidRPr="00D52619" w14:paraId="3F45722F" w14:textId="77777777" w:rsidTr="004F3328">
        <w:tc>
          <w:tcPr>
            <w:tcW w:w="582" w:type="dxa"/>
          </w:tcPr>
          <w:p w14:paraId="6B181785" w14:textId="77777777" w:rsidR="00C96724" w:rsidRPr="003424FE" w:rsidRDefault="00C96724" w:rsidP="004F3328">
            <w:pPr>
              <w:rPr>
                <w:lang w:val="en-US"/>
              </w:rPr>
            </w:pPr>
          </w:p>
        </w:tc>
        <w:tc>
          <w:tcPr>
            <w:tcW w:w="1231" w:type="dxa"/>
          </w:tcPr>
          <w:p w14:paraId="164B2E8C" w14:textId="77777777" w:rsidR="00C96724" w:rsidRPr="00BE3BF6" w:rsidRDefault="00C96724" w:rsidP="004F3328">
            <w:r w:rsidRPr="00BE3BF6">
              <w:t>AASd-053</w:t>
            </w:r>
          </w:p>
        </w:tc>
        <w:tc>
          <w:tcPr>
            <w:tcW w:w="1584" w:type="dxa"/>
          </w:tcPr>
          <w:p w14:paraId="5D45739E" w14:textId="77777777" w:rsidR="00C96724" w:rsidRPr="00BE3BF6" w:rsidRDefault="00C96724" w:rsidP="004F3328">
            <w:proofErr w:type="spellStart"/>
            <w:r w:rsidRPr="00BE3BF6">
              <w:t>Removed</w:t>
            </w:r>
            <w:proofErr w:type="spellEnd"/>
          </w:p>
        </w:tc>
        <w:tc>
          <w:tcPr>
            <w:tcW w:w="6547" w:type="dxa"/>
          </w:tcPr>
          <w:p w14:paraId="4C716E88" w14:textId="77777777" w:rsidR="00C96724" w:rsidRPr="003424FE" w:rsidRDefault="00C96724" w:rsidP="004F3328">
            <w:pPr>
              <w:rPr>
                <w:lang w:val="en-US"/>
              </w:rPr>
            </w:pPr>
            <w:r w:rsidRPr="003424FE">
              <w:rPr>
                <w:lang w:val="en-US"/>
              </w:rPr>
              <w:t xml:space="preserve">removed, still recommended; would be renamed to </w:t>
            </w:r>
            <w:proofErr w:type="spellStart"/>
            <w:r w:rsidRPr="003424FE">
              <w:rPr>
                <w:lang w:val="en-US"/>
              </w:rPr>
              <w:t>AASc</w:t>
            </w:r>
            <w:proofErr w:type="spellEnd"/>
            <w:r w:rsidRPr="003424FE">
              <w:rPr>
                <w:lang w:val="en-US"/>
              </w:rPr>
              <w:t xml:space="preserve"> if still needed </w:t>
            </w:r>
          </w:p>
          <w:p w14:paraId="36AA3418" w14:textId="77777777" w:rsidR="00C96724" w:rsidRPr="003424FE" w:rsidRDefault="00C96724" w:rsidP="004F3328">
            <w:pPr>
              <w:pStyle w:val="Constraint"/>
              <w:framePr w:wrap="auto" w:vAnchor="margin" w:yAlign="inline"/>
              <w:rPr>
                <w:lang w:val="en-US"/>
              </w:rPr>
            </w:pPr>
          </w:p>
          <w:p w14:paraId="3A9D4AA5" w14:textId="77777777" w:rsidR="00C96724" w:rsidRPr="003424FE" w:rsidRDefault="00C96724" w:rsidP="004F3328">
            <w:pPr>
              <w:spacing w:after="0" w:line="240" w:lineRule="auto"/>
              <w:rPr>
                <w:lang w:val="en-US"/>
              </w:rPr>
            </w:pPr>
            <w:r w:rsidRPr="003424FE">
              <w:rPr>
                <w:lang w:val="en-US"/>
              </w:rPr>
              <w:t xml:space="preserve">Constraint AASd-053: If the </w:t>
            </w:r>
            <w:proofErr w:type="spellStart"/>
            <w:r w:rsidRPr="003424FE">
              <w:rPr>
                <w:lang w:val="en-US"/>
              </w:rPr>
              <w:t>semanticId</w:t>
            </w:r>
            <w:proofErr w:type="spellEnd"/>
            <w:r w:rsidRPr="003424FE">
              <w:rPr>
                <w:lang w:val="en-US"/>
              </w:rPr>
              <w:t xml:space="preserve"> of a Range </w:t>
            </w:r>
            <w:proofErr w:type="spellStart"/>
            <w:r w:rsidRPr="003424FE">
              <w:rPr>
                <w:lang w:val="en-US"/>
              </w:rPr>
              <w:t>submodel</w:t>
            </w:r>
            <w:proofErr w:type="spellEnd"/>
            <w:r w:rsidRPr="003424FE">
              <w:rPr>
                <w:lang w:val="en-US"/>
              </w:rPr>
              <w:t xml:space="preserve"> element references a </w:t>
            </w:r>
            <w:proofErr w:type="spellStart"/>
            <w:r w:rsidRPr="003424FE">
              <w:rPr>
                <w:lang w:val="en-US"/>
              </w:rPr>
              <w:t>ConceptDescription</w:t>
            </w:r>
            <w:proofErr w:type="spellEnd"/>
            <w:r w:rsidRPr="003424FE">
              <w:rPr>
                <w:lang w:val="en-US"/>
              </w:rPr>
              <w:t xml:space="preserve"> then the </w:t>
            </w:r>
            <w:proofErr w:type="spellStart"/>
            <w:r w:rsidRPr="003424FE">
              <w:rPr>
                <w:lang w:val="en-US"/>
              </w:rPr>
              <w:t>ConceptDescription</w:t>
            </w:r>
            <w:proofErr w:type="spellEnd"/>
            <w:r w:rsidRPr="003424FE">
              <w:rPr>
                <w:lang w:val="en-US"/>
              </w:rPr>
              <w:t>/category shall be one of  following values: PROPERTY.</w:t>
            </w:r>
          </w:p>
        </w:tc>
      </w:tr>
      <w:tr w:rsidR="00C96724" w:rsidRPr="00D52619" w14:paraId="530B2281" w14:textId="77777777" w:rsidTr="004F3328">
        <w:tc>
          <w:tcPr>
            <w:tcW w:w="582" w:type="dxa"/>
          </w:tcPr>
          <w:p w14:paraId="663A5189" w14:textId="77777777" w:rsidR="00C96724" w:rsidRPr="003424FE" w:rsidRDefault="00C96724" w:rsidP="004F3328">
            <w:pPr>
              <w:rPr>
                <w:lang w:val="en-US"/>
              </w:rPr>
            </w:pPr>
          </w:p>
        </w:tc>
        <w:tc>
          <w:tcPr>
            <w:tcW w:w="1231" w:type="dxa"/>
          </w:tcPr>
          <w:p w14:paraId="6656D427" w14:textId="77777777" w:rsidR="00C96724" w:rsidRPr="00BE3BF6" w:rsidRDefault="00C96724" w:rsidP="004F3328">
            <w:r w:rsidRPr="00BE3BF6">
              <w:t>AASd-054</w:t>
            </w:r>
          </w:p>
        </w:tc>
        <w:tc>
          <w:tcPr>
            <w:tcW w:w="1584" w:type="dxa"/>
          </w:tcPr>
          <w:p w14:paraId="2C15BEC6" w14:textId="77777777" w:rsidR="00C96724" w:rsidRPr="00BE3BF6" w:rsidRDefault="00C96724" w:rsidP="004F3328">
            <w:proofErr w:type="spellStart"/>
            <w:r w:rsidRPr="00BE3BF6">
              <w:t>Removed</w:t>
            </w:r>
            <w:proofErr w:type="spellEnd"/>
          </w:p>
        </w:tc>
        <w:tc>
          <w:tcPr>
            <w:tcW w:w="6547" w:type="dxa"/>
          </w:tcPr>
          <w:p w14:paraId="59448D44" w14:textId="77777777" w:rsidR="00C96724" w:rsidRPr="003424FE" w:rsidRDefault="00C96724" w:rsidP="004F3328">
            <w:pPr>
              <w:rPr>
                <w:lang w:val="en-US"/>
              </w:rPr>
            </w:pPr>
            <w:r w:rsidRPr="003424FE">
              <w:rPr>
                <w:lang w:val="en-US"/>
              </w:rPr>
              <w:t xml:space="preserve">removed, still recommended; would be renamed to </w:t>
            </w:r>
            <w:proofErr w:type="spellStart"/>
            <w:r w:rsidRPr="003424FE">
              <w:rPr>
                <w:lang w:val="en-US"/>
              </w:rPr>
              <w:t>AASc</w:t>
            </w:r>
            <w:proofErr w:type="spellEnd"/>
            <w:r w:rsidRPr="003424FE">
              <w:rPr>
                <w:lang w:val="en-US"/>
              </w:rPr>
              <w:t xml:space="preserve"> if still needed </w:t>
            </w:r>
          </w:p>
          <w:p w14:paraId="35EC53A7" w14:textId="77777777" w:rsidR="00C96724" w:rsidRPr="003424FE" w:rsidRDefault="00C96724" w:rsidP="004F3328">
            <w:pPr>
              <w:pStyle w:val="Constraint"/>
              <w:framePr w:wrap="auto" w:vAnchor="margin" w:yAlign="inline"/>
              <w:rPr>
                <w:lang w:val="en-US"/>
              </w:rPr>
            </w:pPr>
          </w:p>
          <w:p w14:paraId="4652015D" w14:textId="77777777" w:rsidR="00C96724" w:rsidRPr="003424FE" w:rsidRDefault="00C96724" w:rsidP="004F3328">
            <w:pPr>
              <w:spacing w:after="0" w:line="240" w:lineRule="auto"/>
              <w:rPr>
                <w:lang w:val="en-US"/>
              </w:rPr>
            </w:pPr>
            <w:r w:rsidRPr="003424FE">
              <w:rPr>
                <w:lang w:val="en-US"/>
              </w:rPr>
              <w:t xml:space="preserve">Constraint AASd-054: If the </w:t>
            </w:r>
            <w:proofErr w:type="spellStart"/>
            <w:r w:rsidRPr="003424FE">
              <w:rPr>
                <w:lang w:val="en-US"/>
              </w:rPr>
              <w:t>semanticId</w:t>
            </w:r>
            <w:proofErr w:type="spellEnd"/>
            <w:r w:rsidRPr="003424FE">
              <w:rPr>
                <w:lang w:val="en-US"/>
              </w:rPr>
              <w:t xml:space="preserve"> of a </w:t>
            </w:r>
            <w:proofErr w:type="spellStart"/>
            <w:r w:rsidRPr="003424FE">
              <w:rPr>
                <w:lang w:val="en-US"/>
              </w:rPr>
              <w:t>ReferenceElement</w:t>
            </w:r>
            <w:proofErr w:type="spellEnd"/>
            <w:r w:rsidRPr="003424FE">
              <w:rPr>
                <w:lang w:val="en-US"/>
              </w:rPr>
              <w:t xml:space="preserve"> </w:t>
            </w:r>
            <w:proofErr w:type="spellStart"/>
            <w:r w:rsidRPr="003424FE">
              <w:rPr>
                <w:lang w:val="en-US"/>
              </w:rPr>
              <w:t>submodel</w:t>
            </w:r>
            <w:proofErr w:type="spellEnd"/>
            <w:r w:rsidRPr="003424FE">
              <w:rPr>
                <w:lang w:val="en-US"/>
              </w:rPr>
              <w:t xml:space="preserve"> element references a </w:t>
            </w:r>
            <w:proofErr w:type="spellStart"/>
            <w:r w:rsidRPr="003424FE">
              <w:rPr>
                <w:lang w:val="en-US"/>
              </w:rPr>
              <w:t>ConceptDescription</w:t>
            </w:r>
            <w:proofErr w:type="spellEnd"/>
            <w:r w:rsidRPr="003424FE">
              <w:rPr>
                <w:lang w:val="en-US"/>
              </w:rPr>
              <w:t xml:space="preserve"> then the </w:t>
            </w:r>
            <w:proofErr w:type="spellStart"/>
            <w:r w:rsidRPr="003424FE">
              <w:rPr>
                <w:lang w:val="en-US"/>
              </w:rPr>
              <w:t>ConceptDescription</w:t>
            </w:r>
            <w:proofErr w:type="spellEnd"/>
            <w:r w:rsidRPr="003424FE">
              <w:rPr>
                <w:lang w:val="en-US"/>
              </w:rPr>
              <w:t>/category shall be one of  following values: REFERENCE.</w:t>
            </w:r>
          </w:p>
        </w:tc>
      </w:tr>
      <w:tr w:rsidR="00C96724" w:rsidRPr="00D52619" w14:paraId="77A9407F" w14:textId="77777777" w:rsidTr="004F3328">
        <w:tc>
          <w:tcPr>
            <w:tcW w:w="582" w:type="dxa"/>
          </w:tcPr>
          <w:p w14:paraId="6D3780E8" w14:textId="77777777" w:rsidR="00C96724" w:rsidRPr="003424FE" w:rsidRDefault="00C96724" w:rsidP="004F3328">
            <w:pPr>
              <w:rPr>
                <w:lang w:val="en-US"/>
              </w:rPr>
            </w:pPr>
          </w:p>
        </w:tc>
        <w:tc>
          <w:tcPr>
            <w:tcW w:w="1231" w:type="dxa"/>
          </w:tcPr>
          <w:p w14:paraId="05594084" w14:textId="77777777" w:rsidR="00C96724" w:rsidRPr="00BE3BF6" w:rsidRDefault="00C96724" w:rsidP="004F3328">
            <w:r w:rsidRPr="00BE3BF6">
              <w:t>AASd-055</w:t>
            </w:r>
          </w:p>
        </w:tc>
        <w:tc>
          <w:tcPr>
            <w:tcW w:w="1584" w:type="dxa"/>
          </w:tcPr>
          <w:p w14:paraId="4C0CC1B9" w14:textId="77777777" w:rsidR="00C96724" w:rsidRPr="00BE3BF6" w:rsidRDefault="00C96724" w:rsidP="004F3328">
            <w:proofErr w:type="spellStart"/>
            <w:r w:rsidRPr="00BE3BF6">
              <w:t>Removed</w:t>
            </w:r>
            <w:proofErr w:type="spellEnd"/>
          </w:p>
        </w:tc>
        <w:tc>
          <w:tcPr>
            <w:tcW w:w="6547" w:type="dxa"/>
          </w:tcPr>
          <w:p w14:paraId="2070B1C6" w14:textId="77777777" w:rsidR="00C96724" w:rsidRPr="003424FE" w:rsidRDefault="00C96724" w:rsidP="004F3328">
            <w:pPr>
              <w:rPr>
                <w:lang w:val="en-US"/>
              </w:rPr>
            </w:pPr>
            <w:r w:rsidRPr="003424FE">
              <w:rPr>
                <w:lang w:val="en-US"/>
              </w:rPr>
              <w:t xml:space="preserve">removed, still recommended; would be renamed to </w:t>
            </w:r>
            <w:proofErr w:type="spellStart"/>
            <w:r w:rsidRPr="003424FE">
              <w:rPr>
                <w:lang w:val="en-US"/>
              </w:rPr>
              <w:t>AASc</w:t>
            </w:r>
            <w:proofErr w:type="spellEnd"/>
            <w:r w:rsidRPr="003424FE">
              <w:rPr>
                <w:lang w:val="en-US"/>
              </w:rPr>
              <w:t xml:space="preserve"> if still needed </w:t>
            </w:r>
          </w:p>
          <w:p w14:paraId="1E60AB0F" w14:textId="77777777" w:rsidR="00C96724" w:rsidRPr="003424FE" w:rsidRDefault="00C96724" w:rsidP="004F3328">
            <w:pPr>
              <w:pStyle w:val="Constraint"/>
              <w:framePr w:wrap="auto" w:vAnchor="margin" w:yAlign="inline"/>
              <w:rPr>
                <w:lang w:val="en-US"/>
              </w:rPr>
            </w:pPr>
          </w:p>
          <w:p w14:paraId="7D8F25C7" w14:textId="77777777" w:rsidR="00C96724" w:rsidRPr="003424FE" w:rsidRDefault="00C96724" w:rsidP="004F3328">
            <w:pPr>
              <w:spacing w:after="0" w:line="240" w:lineRule="auto"/>
              <w:rPr>
                <w:lang w:val="en-US"/>
              </w:rPr>
            </w:pPr>
            <w:r w:rsidRPr="003424FE">
              <w:rPr>
                <w:lang w:val="en-US"/>
              </w:rPr>
              <w:t xml:space="preserve">Constraint AASd-055: If the </w:t>
            </w:r>
            <w:proofErr w:type="spellStart"/>
            <w:r w:rsidRPr="003424FE">
              <w:rPr>
                <w:lang w:val="en-US"/>
              </w:rPr>
              <w:t>semanticId</w:t>
            </w:r>
            <w:proofErr w:type="spellEnd"/>
            <w:r w:rsidRPr="003424FE">
              <w:rPr>
                <w:lang w:val="en-US"/>
              </w:rPr>
              <w:t xml:space="preserve"> of a </w:t>
            </w:r>
            <w:proofErr w:type="spellStart"/>
            <w:r w:rsidRPr="003424FE">
              <w:rPr>
                <w:lang w:val="en-US"/>
              </w:rPr>
              <w:t>RelationshipElement</w:t>
            </w:r>
            <w:proofErr w:type="spellEnd"/>
            <w:r w:rsidRPr="003424FE">
              <w:rPr>
                <w:lang w:val="en-US"/>
              </w:rPr>
              <w:t xml:space="preserve"> or an </w:t>
            </w:r>
            <w:proofErr w:type="spellStart"/>
            <w:r w:rsidRPr="003424FE">
              <w:rPr>
                <w:lang w:val="en-US"/>
              </w:rPr>
              <w:t>AnnotatedRelationshipElement</w:t>
            </w:r>
            <w:proofErr w:type="spellEnd"/>
            <w:r w:rsidRPr="003424FE">
              <w:rPr>
                <w:lang w:val="en-US"/>
              </w:rPr>
              <w:t xml:space="preserve"> </w:t>
            </w:r>
            <w:proofErr w:type="spellStart"/>
            <w:r w:rsidRPr="003424FE">
              <w:rPr>
                <w:lang w:val="en-US"/>
              </w:rPr>
              <w:t>submodel</w:t>
            </w:r>
            <w:proofErr w:type="spellEnd"/>
            <w:r w:rsidRPr="003424FE">
              <w:rPr>
                <w:lang w:val="en-US"/>
              </w:rPr>
              <w:t xml:space="preserve"> element references a </w:t>
            </w:r>
            <w:proofErr w:type="spellStart"/>
            <w:r w:rsidRPr="003424FE">
              <w:rPr>
                <w:lang w:val="en-US"/>
              </w:rPr>
              <w:lastRenderedPageBreak/>
              <w:t>ConceptDescription</w:t>
            </w:r>
            <w:proofErr w:type="spellEnd"/>
            <w:r w:rsidRPr="003424FE">
              <w:rPr>
                <w:lang w:val="en-US"/>
              </w:rPr>
              <w:t xml:space="preserve"> then the </w:t>
            </w:r>
            <w:proofErr w:type="spellStart"/>
            <w:r w:rsidRPr="003424FE">
              <w:rPr>
                <w:lang w:val="en-US"/>
              </w:rPr>
              <w:t>ConceptDescription</w:t>
            </w:r>
            <w:proofErr w:type="spellEnd"/>
            <w:r w:rsidRPr="003424FE">
              <w:rPr>
                <w:lang w:val="en-US"/>
              </w:rPr>
              <w:t>/category shall be one of  following values: RELATIONSHIP.</w:t>
            </w:r>
          </w:p>
        </w:tc>
      </w:tr>
      <w:tr w:rsidR="00C96724" w:rsidRPr="00D52619" w14:paraId="062EE5F7" w14:textId="77777777" w:rsidTr="004F3328">
        <w:tc>
          <w:tcPr>
            <w:tcW w:w="582" w:type="dxa"/>
          </w:tcPr>
          <w:p w14:paraId="331C360F" w14:textId="77777777" w:rsidR="00C96724" w:rsidRPr="003424FE" w:rsidRDefault="00C96724" w:rsidP="004F3328">
            <w:pPr>
              <w:rPr>
                <w:lang w:val="en-US"/>
              </w:rPr>
            </w:pPr>
          </w:p>
        </w:tc>
        <w:tc>
          <w:tcPr>
            <w:tcW w:w="1231" w:type="dxa"/>
          </w:tcPr>
          <w:p w14:paraId="5C52A2E8" w14:textId="77777777" w:rsidR="00C96724" w:rsidRPr="00BE3BF6" w:rsidRDefault="00C96724" w:rsidP="004F3328">
            <w:r w:rsidRPr="00BE3BF6">
              <w:t>AASd-056</w:t>
            </w:r>
          </w:p>
        </w:tc>
        <w:tc>
          <w:tcPr>
            <w:tcW w:w="1584" w:type="dxa"/>
          </w:tcPr>
          <w:p w14:paraId="694086BB" w14:textId="77777777" w:rsidR="00C96724" w:rsidRPr="00BE3BF6" w:rsidRDefault="00C96724" w:rsidP="004F3328">
            <w:proofErr w:type="spellStart"/>
            <w:r w:rsidRPr="00BE3BF6">
              <w:t>Removed</w:t>
            </w:r>
            <w:proofErr w:type="spellEnd"/>
          </w:p>
        </w:tc>
        <w:tc>
          <w:tcPr>
            <w:tcW w:w="6547" w:type="dxa"/>
          </w:tcPr>
          <w:p w14:paraId="6B7D95B6" w14:textId="77777777" w:rsidR="00C96724" w:rsidRPr="003424FE" w:rsidRDefault="00C96724" w:rsidP="004F3328">
            <w:pPr>
              <w:rPr>
                <w:lang w:val="en-US"/>
              </w:rPr>
            </w:pPr>
            <w:r w:rsidRPr="003424FE">
              <w:rPr>
                <w:lang w:val="en-US"/>
              </w:rPr>
              <w:t xml:space="preserve">removed, still recommended; would be renamed to </w:t>
            </w:r>
            <w:proofErr w:type="spellStart"/>
            <w:r w:rsidRPr="003424FE">
              <w:rPr>
                <w:lang w:val="en-US"/>
              </w:rPr>
              <w:t>AASc</w:t>
            </w:r>
            <w:proofErr w:type="spellEnd"/>
            <w:r w:rsidRPr="003424FE">
              <w:rPr>
                <w:lang w:val="en-US"/>
              </w:rPr>
              <w:t xml:space="preserve"> if still needed </w:t>
            </w:r>
          </w:p>
          <w:p w14:paraId="4BE568E5" w14:textId="77777777" w:rsidR="00C96724" w:rsidRPr="003424FE" w:rsidRDefault="00C96724" w:rsidP="004F3328">
            <w:pPr>
              <w:pStyle w:val="Constraint"/>
              <w:framePr w:wrap="auto" w:vAnchor="margin" w:yAlign="inline"/>
              <w:rPr>
                <w:lang w:val="en-US"/>
              </w:rPr>
            </w:pPr>
          </w:p>
          <w:p w14:paraId="3AF5E3BF" w14:textId="77777777" w:rsidR="00C96724" w:rsidRPr="003424FE" w:rsidRDefault="00C96724" w:rsidP="004F3328">
            <w:pPr>
              <w:spacing w:after="0" w:line="240" w:lineRule="auto"/>
              <w:rPr>
                <w:lang w:val="en-US"/>
              </w:rPr>
            </w:pPr>
            <w:r w:rsidRPr="003424FE">
              <w:rPr>
                <w:lang w:val="en-US"/>
              </w:rPr>
              <w:t xml:space="preserve">Constraint AASd-056: If the </w:t>
            </w:r>
            <w:proofErr w:type="spellStart"/>
            <w:r w:rsidRPr="003424FE">
              <w:rPr>
                <w:lang w:val="en-US"/>
              </w:rPr>
              <w:t>semanticId</w:t>
            </w:r>
            <w:proofErr w:type="spellEnd"/>
            <w:r w:rsidRPr="003424FE">
              <w:rPr>
                <w:lang w:val="en-US"/>
              </w:rPr>
              <w:t xml:space="preserve"> of </w:t>
            </w:r>
            <w:proofErr w:type="spellStart"/>
            <w:r w:rsidRPr="003424FE">
              <w:rPr>
                <w:lang w:val="en-US"/>
              </w:rPr>
              <w:t>a</w:t>
            </w:r>
            <w:proofErr w:type="spellEnd"/>
            <w:r w:rsidRPr="003424FE">
              <w:rPr>
                <w:lang w:val="en-US"/>
              </w:rPr>
              <w:t xml:space="preserve"> Entity </w:t>
            </w:r>
            <w:proofErr w:type="spellStart"/>
            <w:r w:rsidRPr="003424FE">
              <w:rPr>
                <w:lang w:val="en-US"/>
              </w:rPr>
              <w:t>submodel</w:t>
            </w:r>
            <w:proofErr w:type="spellEnd"/>
            <w:r w:rsidRPr="003424FE">
              <w:rPr>
                <w:lang w:val="en-US"/>
              </w:rPr>
              <w:t xml:space="preserve"> element references a </w:t>
            </w:r>
            <w:proofErr w:type="spellStart"/>
            <w:r w:rsidRPr="003424FE">
              <w:rPr>
                <w:lang w:val="en-US"/>
              </w:rPr>
              <w:t>ConceptDescription</w:t>
            </w:r>
            <w:proofErr w:type="spellEnd"/>
            <w:r w:rsidRPr="003424FE">
              <w:rPr>
                <w:lang w:val="en-US"/>
              </w:rPr>
              <w:t xml:space="preserve"> then the </w:t>
            </w:r>
            <w:proofErr w:type="spellStart"/>
            <w:r w:rsidRPr="003424FE">
              <w:rPr>
                <w:lang w:val="en-US"/>
              </w:rPr>
              <w:t>ConceptDescription</w:t>
            </w:r>
            <w:proofErr w:type="spellEnd"/>
            <w:r w:rsidRPr="003424FE">
              <w:rPr>
                <w:lang w:val="en-US"/>
              </w:rPr>
              <w:t xml:space="preserve">/category shall be one of  following values: ENTITY. The </w:t>
            </w:r>
            <w:proofErr w:type="spellStart"/>
            <w:r w:rsidRPr="003424FE">
              <w:rPr>
                <w:lang w:val="en-US"/>
              </w:rPr>
              <w:t>ConceptDescription</w:t>
            </w:r>
            <w:proofErr w:type="spellEnd"/>
            <w:r w:rsidRPr="003424FE">
              <w:rPr>
                <w:lang w:val="en-US"/>
              </w:rPr>
              <w:t xml:space="preserve"> describes the elements assigned to the entity via Entity/statement.</w:t>
            </w:r>
          </w:p>
        </w:tc>
      </w:tr>
      <w:tr w:rsidR="00C96724" w:rsidRPr="00D52619" w14:paraId="13883DB4" w14:textId="77777777" w:rsidTr="004F3328">
        <w:tc>
          <w:tcPr>
            <w:tcW w:w="582" w:type="dxa"/>
          </w:tcPr>
          <w:p w14:paraId="5038E476" w14:textId="77777777" w:rsidR="00C96724" w:rsidRPr="003424FE" w:rsidRDefault="00C96724" w:rsidP="004F3328">
            <w:pPr>
              <w:rPr>
                <w:lang w:val="en-US"/>
              </w:rPr>
            </w:pPr>
          </w:p>
        </w:tc>
        <w:tc>
          <w:tcPr>
            <w:tcW w:w="1231" w:type="dxa"/>
          </w:tcPr>
          <w:p w14:paraId="31A15165" w14:textId="77777777" w:rsidR="00C96724" w:rsidRPr="00BE3BF6" w:rsidRDefault="00C96724" w:rsidP="004F3328">
            <w:r w:rsidRPr="00BE3BF6">
              <w:t>AASd-057</w:t>
            </w:r>
          </w:p>
        </w:tc>
        <w:tc>
          <w:tcPr>
            <w:tcW w:w="1584" w:type="dxa"/>
          </w:tcPr>
          <w:p w14:paraId="14BC50F5" w14:textId="77777777" w:rsidR="00C96724" w:rsidRPr="00BE3BF6" w:rsidRDefault="00C96724" w:rsidP="004F3328">
            <w:proofErr w:type="spellStart"/>
            <w:r w:rsidRPr="00BE3BF6">
              <w:t>Removed</w:t>
            </w:r>
            <w:proofErr w:type="spellEnd"/>
          </w:p>
        </w:tc>
        <w:tc>
          <w:tcPr>
            <w:tcW w:w="6547" w:type="dxa"/>
          </w:tcPr>
          <w:p w14:paraId="177A8280" w14:textId="77777777" w:rsidR="00C96724" w:rsidRPr="003424FE" w:rsidRDefault="00C96724" w:rsidP="004F3328">
            <w:pPr>
              <w:rPr>
                <w:lang w:val="en-US"/>
              </w:rPr>
            </w:pPr>
            <w:r w:rsidRPr="003424FE">
              <w:rPr>
                <w:lang w:val="en-US"/>
              </w:rPr>
              <w:t xml:space="preserve">removed, still recommended; would be renamed to </w:t>
            </w:r>
            <w:proofErr w:type="spellStart"/>
            <w:r w:rsidRPr="003424FE">
              <w:rPr>
                <w:lang w:val="en-US"/>
              </w:rPr>
              <w:t>AASc</w:t>
            </w:r>
            <w:proofErr w:type="spellEnd"/>
            <w:r w:rsidRPr="003424FE">
              <w:rPr>
                <w:lang w:val="en-US"/>
              </w:rPr>
              <w:t xml:space="preserve"> if still needed </w:t>
            </w:r>
          </w:p>
          <w:p w14:paraId="51ED2484" w14:textId="77777777" w:rsidR="00C96724" w:rsidRPr="003424FE" w:rsidRDefault="00C96724" w:rsidP="004F3328">
            <w:pPr>
              <w:pStyle w:val="Constraint"/>
              <w:framePr w:wrap="auto" w:vAnchor="margin" w:yAlign="inline"/>
              <w:rPr>
                <w:lang w:val="en-US"/>
              </w:rPr>
            </w:pPr>
          </w:p>
          <w:p w14:paraId="119EC8C1" w14:textId="77777777" w:rsidR="00C96724" w:rsidRPr="003424FE" w:rsidRDefault="00C96724" w:rsidP="004F3328">
            <w:pPr>
              <w:spacing w:after="0" w:line="240" w:lineRule="auto"/>
              <w:rPr>
                <w:lang w:val="en-US"/>
              </w:rPr>
            </w:pPr>
            <w:r w:rsidRPr="003424FE">
              <w:rPr>
                <w:lang w:val="en-US"/>
              </w:rPr>
              <w:t xml:space="preserve">Constraint AASd-057: The </w:t>
            </w:r>
            <w:proofErr w:type="spellStart"/>
            <w:r w:rsidRPr="003424FE">
              <w:rPr>
                <w:lang w:val="en-US"/>
              </w:rPr>
              <w:t>semanticId</w:t>
            </w:r>
            <w:proofErr w:type="spellEnd"/>
            <w:r w:rsidRPr="003424FE">
              <w:rPr>
                <w:lang w:val="en-US"/>
              </w:rPr>
              <w:t xml:space="preserve"> of a File or Blob </w:t>
            </w:r>
            <w:proofErr w:type="spellStart"/>
            <w:r w:rsidRPr="003424FE">
              <w:rPr>
                <w:lang w:val="en-US"/>
              </w:rPr>
              <w:t>submodel</w:t>
            </w:r>
            <w:proofErr w:type="spellEnd"/>
            <w:r w:rsidRPr="003424FE">
              <w:rPr>
                <w:lang w:val="en-US"/>
              </w:rPr>
              <w:t xml:space="preserve"> element shall only reference a </w:t>
            </w:r>
            <w:proofErr w:type="spellStart"/>
            <w:r w:rsidRPr="003424FE">
              <w:rPr>
                <w:lang w:val="en-US"/>
              </w:rPr>
              <w:t>ConceptDescription</w:t>
            </w:r>
            <w:proofErr w:type="spellEnd"/>
            <w:r w:rsidRPr="003424FE">
              <w:rPr>
                <w:lang w:val="en-US"/>
              </w:rPr>
              <w:t xml:space="preserve"> with the category DOCUMENT.</w:t>
            </w:r>
          </w:p>
        </w:tc>
      </w:tr>
      <w:tr w:rsidR="00C96724" w:rsidRPr="00D52619" w14:paraId="4F415350" w14:textId="77777777" w:rsidTr="004F3328">
        <w:tc>
          <w:tcPr>
            <w:tcW w:w="582" w:type="dxa"/>
          </w:tcPr>
          <w:p w14:paraId="6CB3CE99" w14:textId="77777777" w:rsidR="00C96724" w:rsidRPr="003424FE" w:rsidRDefault="00C96724" w:rsidP="004F3328">
            <w:pPr>
              <w:rPr>
                <w:lang w:val="en-US"/>
              </w:rPr>
            </w:pPr>
          </w:p>
        </w:tc>
        <w:tc>
          <w:tcPr>
            <w:tcW w:w="1231" w:type="dxa"/>
          </w:tcPr>
          <w:p w14:paraId="4909A3DD" w14:textId="77777777" w:rsidR="00C96724" w:rsidRPr="00BE3BF6" w:rsidRDefault="00C96724" w:rsidP="004F3328">
            <w:r w:rsidRPr="00BE3BF6">
              <w:t>AASd-058</w:t>
            </w:r>
          </w:p>
        </w:tc>
        <w:tc>
          <w:tcPr>
            <w:tcW w:w="1584" w:type="dxa"/>
          </w:tcPr>
          <w:p w14:paraId="11E03EDD" w14:textId="77777777" w:rsidR="00C96724" w:rsidRPr="00BE3BF6" w:rsidRDefault="00C96724" w:rsidP="004F3328">
            <w:proofErr w:type="spellStart"/>
            <w:r w:rsidRPr="00BE3BF6">
              <w:t>Removed</w:t>
            </w:r>
            <w:proofErr w:type="spellEnd"/>
          </w:p>
        </w:tc>
        <w:tc>
          <w:tcPr>
            <w:tcW w:w="6547" w:type="dxa"/>
          </w:tcPr>
          <w:p w14:paraId="62D85523" w14:textId="77777777" w:rsidR="00C96724" w:rsidRPr="003424FE" w:rsidRDefault="00C96724" w:rsidP="004F3328">
            <w:pPr>
              <w:rPr>
                <w:lang w:val="en-US"/>
              </w:rPr>
            </w:pPr>
            <w:r w:rsidRPr="003424FE">
              <w:rPr>
                <w:lang w:val="en-US"/>
              </w:rPr>
              <w:t xml:space="preserve">removed, still recommended; would be renamed to </w:t>
            </w:r>
            <w:proofErr w:type="spellStart"/>
            <w:r w:rsidRPr="003424FE">
              <w:rPr>
                <w:lang w:val="en-US"/>
              </w:rPr>
              <w:t>AASc</w:t>
            </w:r>
            <w:proofErr w:type="spellEnd"/>
            <w:r w:rsidRPr="003424FE">
              <w:rPr>
                <w:lang w:val="en-US"/>
              </w:rPr>
              <w:t xml:space="preserve"> if still needed </w:t>
            </w:r>
          </w:p>
          <w:p w14:paraId="20470A0A" w14:textId="77777777" w:rsidR="00C96724" w:rsidRPr="003424FE" w:rsidRDefault="00C96724" w:rsidP="004F3328">
            <w:pPr>
              <w:pStyle w:val="Constraint"/>
              <w:framePr w:wrap="auto" w:vAnchor="margin" w:yAlign="inline"/>
              <w:rPr>
                <w:lang w:val="en-US"/>
              </w:rPr>
            </w:pPr>
          </w:p>
          <w:p w14:paraId="6058F1CE" w14:textId="77777777" w:rsidR="00C96724" w:rsidRPr="003424FE" w:rsidRDefault="00C96724" w:rsidP="004F3328">
            <w:pPr>
              <w:spacing w:after="0" w:line="240" w:lineRule="auto"/>
              <w:rPr>
                <w:lang w:val="en-US"/>
              </w:rPr>
            </w:pPr>
            <w:r w:rsidRPr="003424FE">
              <w:rPr>
                <w:lang w:val="en-US"/>
              </w:rPr>
              <w:t xml:space="preserve">Constraint AASd-058: The </w:t>
            </w:r>
            <w:proofErr w:type="spellStart"/>
            <w:r w:rsidRPr="003424FE">
              <w:rPr>
                <w:lang w:val="en-US"/>
              </w:rPr>
              <w:t>semanticId</w:t>
            </w:r>
            <w:proofErr w:type="spellEnd"/>
            <w:r w:rsidRPr="003424FE">
              <w:rPr>
                <w:lang w:val="en-US"/>
              </w:rPr>
              <w:t xml:space="preserve"> of a Capability </w:t>
            </w:r>
            <w:proofErr w:type="spellStart"/>
            <w:r w:rsidRPr="003424FE">
              <w:rPr>
                <w:lang w:val="en-US"/>
              </w:rPr>
              <w:t>submodel</w:t>
            </w:r>
            <w:proofErr w:type="spellEnd"/>
            <w:r w:rsidRPr="003424FE">
              <w:rPr>
                <w:lang w:val="en-US"/>
              </w:rPr>
              <w:t xml:space="preserve"> element shall only reference a </w:t>
            </w:r>
            <w:proofErr w:type="spellStart"/>
            <w:r w:rsidRPr="003424FE">
              <w:rPr>
                <w:lang w:val="en-US"/>
              </w:rPr>
              <w:t>ConceptDescription</w:t>
            </w:r>
            <w:proofErr w:type="spellEnd"/>
            <w:r w:rsidRPr="003424FE">
              <w:rPr>
                <w:lang w:val="en-US"/>
              </w:rPr>
              <w:t xml:space="preserve"> with the category CAPABILITY.</w:t>
            </w:r>
          </w:p>
        </w:tc>
      </w:tr>
      <w:tr w:rsidR="00C96724" w:rsidRPr="00D52619" w14:paraId="40C97954" w14:textId="77777777" w:rsidTr="004F3328">
        <w:tc>
          <w:tcPr>
            <w:tcW w:w="582" w:type="dxa"/>
          </w:tcPr>
          <w:p w14:paraId="1825F7FC" w14:textId="77777777" w:rsidR="00C96724" w:rsidRPr="003424FE" w:rsidRDefault="00C96724" w:rsidP="004F3328">
            <w:pPr>
              <w:rPr>
                <w:lang w:val="en-US"/>
              </w:rPr>
            </w:pPr>
          </w:p>
        </w:tc>
        <w:tc>
          <w:tcPr>
            <w:tcW w:w="1231" w:type="dxa"/>
          </w:tcPr>
          <w:p w14:paraId="03A742D0" w14:textId="77777777" w:rsidR="00C96724" w:rsidRPr="00BE3BF6" w:rsidRDefault="00C96724" w:rsidP="004F3328">
            <w:r w:rsidRPr="00BE3BF6">
              <w:t>AASd-059</w:t>
            </w:r>
          </w:p>
        </w:tc>
        <w:tc>
          <w:tcPr>
            <w:tcW w:w="1584" w:type="dxa"/>
          </w:tcPr>
          <w:p w14:paraId="42BAC4E2" w14:textId="77777777" w:rsidR="00C96724" w:rsidRPr="00BE3BF6" w:rsidRDefault="00C96724" w:rsidP="004F3328">
            <w:proofErr w:type="spellStart"/>
            <w:r w:rsidRPr="00BE3BF6">
              <w:t>Removed</w:t>
            </w:r>
            <w:proofErr w:type="spellEnd"/>
          </w:p>
        </w:tc>
        <w:tc>
          <w:tcPr>
            <w:tcW w:w="6547" w:type="dxa"/>
          </w:tcPr>
          <w:p w14:paraId="121FE919" w14:textId="77777777" w:rsidR="00C96724" w:rsidRPr="003424FE" w:rsidRDefault="00C96724" w:rsidP="004F3328">
            <w:pPr>
              <w:rPr>
                <w:lang w:val="en-US"/>
              </w:rPr>
            </w:pPr>
            <w:r w:rsidRPr="003424FE">
              <w:rPr>
                <w:lang w:val="en-US"/>
              </w:rPr>
              <w:t xml:space="preserve"> removed, still recommended; would be renamed to </w:t>
            </w:r>
            <w:proofErr w:type="spellStart"/>
            <w:r w:rsidRPr="003424FE">
              <w:rPr>
                <w:lang w:val="en-US"/>
              </w:rPr>
              <w:t>AASc</w:t>
            </w:r>
            <w:proofErr w:type="spellEnd"/>
            <w:r w:rsidRPr="003424FE">
              <w:rPr>
                <w:lang w:val="en-US"/>
              </w:rPr>
              <w:t xml:space="preserve"> if still needed </w:t>
            </w:r>
          </w:p>
          <w:p w14:paraId="6D3E1322" w14:textId="77777777" w:rsidR="00C96724" w:rsidRPr="003424FE" w:rsidRDefault="00C96724" w:rsidP="004F3328">
            <w:pPr>
              <w:rPr>
                <w:lang w:val="en-US"/>
              </w:rPr>
            </w:pPr>
          </w:p>
          <w:p w14:paraId="01710241" w14:textId="77777777" w:rsidR="00C96724" w:rsidRPr="003424FE" w:rsidRDefault="00C96724" w:rsidP="004F3328">
            <w:pPr>
              <w:spacing w:after="0" w:line="240" w:lineRule="auto"/>
              <w:rPr>
                <w:lang w:val="en-US"/>
              </w:rPr>
            </w:pPr>
          </w:p>
          <w:p w14:paraId="677037AD" w14:textId="77777777" w:rsidR="00C96724" w:rsidRPr="003424FE" w:rsidRDefault="00C96724" w:rsidP="004F3328">
            <w:pPr>
              <w:spacing w:after="0" w:line="240" w:lineRule="auto"/>
              <w:rPr>
                <w:lang w:val="en-US"/>
              </w:rPr>
            </w:pPr>
            <w:proofErr w:type="spellStart"/>
            <w:r w:rsidRPr="003424FE">
              <w:rPr>
                <w:lang w:val="en-US"/>
              </w:rPr>
              <w:t>SubmodelElementCollection</w:t>
            </w:r>
            <w:proofErr w:type="spellEnd"/>
            <w:r w:rsidRPr="003424FE">
              <w:rPr>
                <w:lang w:val="en-US"/>
              </w:rPr>
              <w:t xml:space="preserve"> was split into </w:t>
            </w:r>
            <w:proofErr w:type="spellStart"/>
            <w:r w:rsidRPr="003424FE">
              <w:rPr>
                <w:lang w:val="en-US"/>
              </w:rPr>
              <w:t>SubmodelElementList</w:t>
            </w:r>
            <w:proofErr w:type="spellEnd"/>
            <w:r w:rsidRPr="003424FE">
              <w:rPr>
                <w:lang w:val="en-US"/>
              </w:rPr>
              <w:t xml:space="preserve"> and </w:t>
            </w:r>
            <w:proofErr w:type="spellStart"/>
            <w:r w:rsidRPr="003424FE">
              <w:rPr>
                <w:lang w:val="en-US"/>
              </w:rPr>
              <w:t>SubmodelElementCollection</w:t>
            </w:r>
            <w:proofErr w:type="spellEnd"/>
            <w:r w:rsidRPr="003424FE">
              <w:rPr>
                <w:lang w:val="en-US"/>
              </w:rPr>
              <w:t>. AASd-092 and AASd-093 contain it.</w:t>
            </w:r>
          </w:p>
          <w:p w14:paraId="5714CD4D" w14:textId="77777777" w:rsidR="00C96724" w:rsidRPr="003424FE" w:rsidRDefault="00C96724" w:rsidP="004F3328">
            <w:pPr>
              <w:rPr>
                <w:lang w:val="en-US"/>
              </w:rPr>
            </w:pPr>
          </w:p>
          <w:p w14:paraId="5414E607" w14:textId="77777777" w:rsidR="00C96724" w:rsidRPr="003424FE" w:rsidRDefault="00C96724" w:rsidP="004F3328">
            <w:pPr>
              <w:rPr>
                <w:lang w:val="en-US"/>
              </w:rPr>
            </w:pPr>
            <w:r w:rsidRPr="003424FE">
              <w:rPr>
                <w:lang w:val="en-US"/>
              </w:rPr>
              <w:t xml:space="preserve">Constraint AASd-059: If the </w:t>
            </w:r>
            <w:proofErr w:type="spellStart"/>
            <w:r w:rsidRPr="003424FE">
              <w:rPr>
                <w:lang w:val="en-US"/>
              </w:rPr>
              <w:t>semanticId</w:t>
            </w:r>
            <w:proofErr w:type="spellEnd"/>
            <w:r w:rsidRPr="003424FE">
              <w:rPr>
                <w:lang w:val="en-US"/>
              </w:rPr>
              <w:t xml:space="preserve"> of a </w:t>
            </w:r>
            <w:proofErr w:type="spellStart"/>
            <w:r w:rsidRPr="003424FE">
              <w:rPr>
                <w:lang w:val="en-US"/>
              </w:rPr>
              <w:t>SubmodelElementCollection</w:t>
            </w:r>
            <w:proofErr w:type="spellEnd"/>
            <w:r w:rsidRPr="003424FE">
              <w:rPr>
                <w:lang w:val="en-US"/>
              </w:rPr>
              <w:t xml:space="preserve"> references a </w:t>
            </w:r>
            <w:proofErr w:type="spellStart"/>
            <w:r w:rsidRPr="003424FE">
              <w:rPr>
                <w:lang w:val="en-US"/>
              </w:rPr>
              <w:t>ConceptDescription</w:t>
            </w:r>
            <w:proofErr w:type="spellEnd"/>
            <w:r w:rsidRPr="003424FE">
              <w:rPr>
                <w:lang w:val="en-US"/>
              </w:rPr>
              <w:t xml:space="preserve"> then the category of the </w:t>
            </w:r>
            <w:proofErr w:type="spellStart"/>
            <w:r w:rsidRPr="003424FE">
              <w:rPr>
                <w:lang w:val="en-US"/>
              </w:rPr>
              <w:t>ConceptDescription</w:t>
            </w:r>
            <w:proofErr w:type="spellEnd"/>
            <w:r w:rsidRPr="003424FE">
              <w:rPr>
                <w:lang w:val="en-US"/>
              </w:rPr>
              <w:t xml:space="preserve"> shall be </w:t>
            </w:r>
            <w:r w:rsidRPr="003424FE">
              <w:rPr>
                <w:strike/>
                <w:lang w:val="en-US"/>
              </w:rPr>
              <w:t>COLLECTION or</w:t>
            </w:r>
            <w:r w:rsidRPr="003424FE">
              <w:rPr>
                <w:lang w:val="en-US"/>
              </w:rPr>
              <w:t xml:space="preserve"> ENTITY.</w:t>
            </w:r>
          </w:p>
        </w:tc>
      </w:tr>
      <w:tr w:rsidR="00C96724" w:rsidRPr="00D52619" w14:paraId="126B8C73" w14:textId="77777777" w:rsidTr="004F3328">
        <w:tc>
          <w:tcPr>
            <w:tcW w:w="582" w:type="dxa"/>
          </w:tcPr>
          <w:p w14:paraId="0C405CBE" w14:textId="77777777" w:rsidR="00C96724" w:rsidRPr="003424FE" w:rsidRDefault="00C96724" w:rsidP="004F3328">
            <w:pPr>
              <w:rPr>
                <w:lang w:val="en-US"/>
              </w:rPr>
            </w:pPr>
          </w:p>
        </w:tc>
        <w:tc>
          <w:tcPr>
            <w:tcW w:w="1231" w:type="dxa"/>
          </w:tcPr>
          <w:p w14:paraId="1C32949B" w14:textId="77777777" w:rsidR="00C96724" w:rsidRPr="00BE3BF6" w:rsidRDefault="00C96724" w:rsidP="004F3328">
            <w:r w:rsidRPr="00BE3BF6">
              <w:t>AASd-060</w:t>
            </w:r>
          </w:p>
        </w:tc>
        <w:tc>
          <w:tcPr>
            <w:tcW w:w="1584" w:type="dxa"/>
          </w:tcPr>
          <w:p w14:paraId="5B7BBEE5" w14:textId="77777777" w:rsidR="00C96724" w:rsidRPr="00BE3BF6" w:rsidRDefault="00C96724" w:rsidP="004F3328">
            <w:proofErr w:type="spellStart"/>
            <w:r w:rsidRPr="00BE3BF6">
              <w:t>Removed</w:t>
            </w:r>
            <w:proofErr w:type="spellEnd"/>
          </w:p>
        </w:tc>
        <w:tc>
          <w:tcPr>
            <w:tcW w:w="6547" w:type="dxa"/>
          </w:tcPr>
          <w:p w14:paraId="3557470F" w14:textId="77777777" w:rsidR="00C96724" w:rsidRPr="003424FE" w:rsidRDefault="00C96724" w:rsidP="004F3328">
            <w:pPr>
              <w:rPr>
                <w:lang w:val="en-US"/>
              </w:rPr>
            </w:pPr>
            <w:r w:rsidRPr="003424FE">
              <w:rPr>
                <w:lang w:val="en-US"/>
              </w:rPr>
              <w:t xml:space="preserve">removed, still recommended; would be renamed to </w:t>
            </w:r>
            <w:proofErr w:type="spellStart"/>
            <w:r w:rsidRPr="003424FE">
              <w:rPr>
                <w:lang w:val="en-US"/>
              </w:rPr>
              <w:t>AASc</w:t>
            </w:r>
            <w:proofErr w:type="spellEnd"/>
            <w:r w:rsidRPr="003424FE">
              <w:rPr>
                <w:lang w:val="en-US"/>
              </w:rPr>
              <w:t xml:space="preserve"> if still needed </w:t>
            </w:r>
          </w:p>
          <w:p w14:paraId="704DEB8E" w14:textId="77777777" w:rsidR="00C96724" w:rsidRPr="003424FE" w:rsidRDefault="00C96724" w:rsidP="004F3328">
            <w:pPr>
              <w:pStyle w:val="Constraint"/>
              <w:framePr w:wrap="auto" w:vAnchor="margin" w:yAlign="inline"/>
              <w:rPr>
                <w:lang w:val="en-US"/>
              </w:rPr>
            </w:pPr>
          </w:p>
          <w:p w14:paraId="78529002" w14:textId="77777777" w:rsidR="00C96724" w:rsidRPr="003424FE" w:rsidRDefault="00C96724" w:rsidP="004F3328">
            <w:pPr>
              <w:rPr>
                <w:lang w:val="en-US"/>
              </w:rPr>
            </w:pPr>
            <w:r w:rsidRPr="003424FE">
              <w:rPr>
                <w:lang w:val="en-US"/>
              </w:rPr>
              <w:t xml:space="preserve">Constraint AASd-060: If the </w:t>
            </w:r>
            <w:proofErr w:type="spellStart"/>
            <w:r w:rsidRPr="003424FE">
              <w:rPr>
                <w:lang w:val="en-US"/>
              </w:rPr>
              <w:t>semanticId</w:t>
            </w:r>
            <w:proofErr w:type="spellEnd"/>
            <w:r w:rsidRPr="003424FE">
              <w:rPr>
                <w:lang w:val="en-US"/>
              </w:rPr>
              <w:t xml:space="preserve"> of </w:t>
            </w:r>
            <w:proofErr w:type="spellStart"/>
            <w:r w:rsidRPr="003424FE">
              <w:rPr>
                <w:lang w:val="en-US"/>
              </w:rPr>
              <w:t>a</w:t>
            </w:r>
            <w:proofErr w:type="spellEnd"/>
            <w:r w:rsidRPr="003424FE">
              <w:rPr>
                <w:lang w:val="en-US"/>
              </w:rPr>
              <w:t xml:space="preserve"> Operation </w:t>
            </w:r>
            <w:proofErr w:type="spellStart"/>
            <w:r w:rsidRPr="003424FE">
              <w:rPr>
                <w:lang w:val="en-US"/>
              </w:rPr>
              <w:t>submodel</w:t>
            </w:r>
            <w:proofErr w:type="spellEnd"/>
            <w:r w:rsidRPr="003424FE">
              <w:rPr>
                <w:lang w:val="en-US"/>
              </w:rPr>
              <w:t xml:space="preserve"> element references a </w:t>
            </w:r>
            <w:proofErr w:type="spellStart"/>
            <w:r w:rsidRPr="003424FE">
              <w:rPr>
                <w:lang w:val="en-US"/>
              </w:rPr>
              <w:t>ConceptDescription</w:t>
            </w:r>
            <w:proofErr w:type="spellEnd"/>
            <w:r w:rsidRPr="003424FE">
              <w:rPr>
                <w:lang w:val="en-US"/>
              </w:rPr>
              <w:t xml:space="preserve"> then the category of the </w:t>
            </w:r>
            <w:proofErr w:type="spellStart"/>
            <w:r w:rsidRPr="003424FE">
              <w:rPr>
                <w:lang w:val="en-US"/>
              </w:rPr>
              <w:t>ConceptDescription</w:t>
            </w:r>
            <w:proofErr w:type="spellEnd"/>
            <w:r w:rsidRPr="003424FE">
              <w:rPr>
                <w:lang w:val="en-US"/>
              </w:rPr>
              <w:t xml:space="preserve"> shall be one of the following values: FUNCTION.</w:t>
            </w:r>
          </w:p>
        </w:tc>
      </w:tr>
      <w:tr w:rsidR="00C96724" w:rsidRPr="00D52619" w14:paraId="20CDA401" w14:textId="77777777" w:rsidTr="004F3328">
        <w:tc>
          <w:tcPr>
            <w:tcW w:w="582" w:type="dxa"/>
          </w:tcPr>
          <w:p w14:paraId="42F7C4A9" w14:textId="77777777" w:rsidR="00C96724" w:rsidRPr="003424FE" w:rsidRDefault="00C96724" w:rsidP="004F3328">
            <w:pPr>
              <w:rPr>
                <w:lang w:val="en-US"/>
              </w:rPr>
            </w:pPr>
          </w:p>
        </w:tc>
        <w:tc>
          <w:tcPr>
            <w:tcW w:w="1231" w:type="dxa"/>
          </w:tcPr>
          <w:p w14:paraId="364059AB" w14:textId="77777777" w:rsidR="00C96724" w:rsidRPr="00BE3BF6" w:rsidRDefault="00C96724" w:rsidP="004F3328">
            <w:r w:rsidRPr="00BE3BF6">
              <w:t>AASd-061</w:t>
            </w:r>
          </w:p>
        </w:tc>
        <w:tc>
          <w:tcPr>
            <w:tcW w:w="1584" w:type="dxa"/>
          </w:tcPr>
          <w:p w14:paraId="5DBCB987" w14:textId="77777777" w:rsidR="00C96724" w:rsidRPr="00BE3BF6" w:rsidRDefault="00C96724" w:rsidP="004F3328">
            <w:proofErr w:type="spellStart"/>
            <w:r w:rsidRPr="00BE3BF6">
              <w:t>Removed</w:t>
            </w:r>
            <w:proofErr w:type="spellEnd"/>
          </w:p>
        </w:tc>
        <w:tc>
          <w:tcPr>
            <w:tcW w:w="6547" w:type="dxa"/>
          </w:tcPr>
          <w:p w14:paraId="2C266A07" w14:textId="77777777" w:rsidR="00C96724" w:rsidRPr="003424FE" w:rsidRDefault="00C96724" w:rsidP="004F3328">
            <w:pPr>
              <w:rPr>
                <w:lang w:val="en-US"/>
              </w:rPr>
            </w:pPr>
            <w:r w:rsidRPr="003424FE">
              <w:rPr>
                <w:lang w:val="en-US"/>
              </w:rPr>
              <w:t xml:space="preserve">removed, still recommended; would be renamed to </w:t>
            </w:r>
            <w:proofErr w:type="spellStart"/>
            <w:r w:rsidRPr="003424FE">
              <w:rPr>
                <w:lang w:val="en-US"/>
              </w:rPr>
              <w:t>AASc</w:t>
            </w:r>
            <w:proofErr w:type="spellEnd"/>
            <w:r w:rsidRPr="003424FE">
              <w:rPr>
                <w:lang w:val="en-US"/>
              </w:rPr>
              <w:t xml:space="preserve"> if still needed </w:t>
            </w:r>
          </w:p>
          <w:p w14:paraId="58BE5D4B" w14:textId="77777777" w:rsidR="00C96724" w:rsidRPr="003424FE" w:rsidRDefault="00C96724" w:rsidP="004F3328">
            <w:pPr>
              <w:pStyle w:val="Constraint"/>
              <w:framePr w:wrap="auto" w:vAnchor="margin" w:yAlign="inline"/>
              <w:rPr>
                <w:lang w:val="en-US"/>
              </w:rPr>
            </w:pPr>
          </w:p>
          <w:p w14:paraId="1A0DDC6B" w14:textId="77777777" w:rsidR="00C96724" w:rsidRPr="003424FE" w:rsidRDefault="00C96724" w:rsidP="004F3328">
            <w:pPr>
              <w:rPr>
                <w:lang w:val="en-US"/>
              </w:rPr>
            </w:pPr>
            <w:r w:rsidRPr="003424FE">
              <w:rPr>
                <w:lang w:val="en-US"/>
              </w:rPr>
              <w:t xml:space="preserve">Constraint AASd-061: If the </w:t>
            </w:r>
            <w:proofErr w:type="spellStart"/>
            <w:r w:rsidRPr="003424FE">
              <w:rPr>
                <w:lang w:val="en-US"/>
              </w:rPr>
              <w:t>semanticId</w:t>
            </w:r>
            <w:proofErr w:type="spellEnd"/>
            <w:r w:rsidRPr="003424FE">
              <w:rPr>
                <w:lang w:val="en-US"/>
              </w:rPr>
              <w:t xml:space="preserve"> of </w:t>
            </w:r>
            <w:proofErr w:type="spellStart"/>
            <w:r w:rsidRPr="003424FE">
              <w:rPr>
                <w:lang w:val="en-US"/>
              </w:rPr>
              <w:t>a</w:t>
            </w:r>
            <w:proofErr w:type="spellEnd"/>
            <w:r w:rsidRPr="003424FE">
              <w:rPr>
                <w:lang w:val="en-US"/>
              </w:rPr>
              <w:t xml:space="preserve"> Event </w:t>
            </w:r>
            <w:proofErr w:type="spellStart"/>
            <w:r w:rsidRPr="003424FE">
              <w:rPr>
                <w:lang w:val="en-US"/>
              </w:rPr>
              <w:t>submodel</w:t>
            </w:r>
            <w:proofErr w:type="spellEnd"/>
            <w:r w:rsidRPr="003424FE">
              <w:rPr>
                <w:lang w:val="en-US"/>
              </w:rPr>
              <w:t xml:space="preserve"> element references a </w:t>
            </w:r>
            <w:proofErr w:type="spellStart"/>
            <w:r w:rsidRPr="003424FE">
              <w:rPr>
                <w:lang w:val="en-US"/>
              </w:rPr>
              <w:t>ConceptDescription</w:t>
            </w:r>
            <w:proofErr w:type="spellEnd"/>
            <w:r w:rsidRPr="003424FE">
              <w:rPr>
                <w:lang w:val="en-US"/>
              </w:rPr>
              <w:t xml:space="preserve"> then the category of the </w:t>
            </w:r>
            <w:proofErr w:type="spellStart"/>
            <w:r w:rsidRPr="003424FE">
              <w:rPr>
                <w:lang w:val="en-US"/>
              </w:rPr>
              <w:t>ConceptDescription</w:t>
            </w:r>
            <w:proofErr w:type="spellEnd"/>
            <w:r w:rsidRPr="003424FE">
              <w:rPr>
                <w:lang w:val="en-US"/>
              </w:rPr>
              <w:t xml:space="preserve"> shall be one of the following values: EVENT.</w:t>
            </w:r>
          </w:p>
        </w:tc>
      </w:tr>
      <w:tr w:rsidR="00C96724" w:rsidRPr="00D52619" w14:paraId="6DB5462A" w14:textId="77777777" w:rsidTr="004F3328">
        <w:tc>
          <w:tcPr>
            <w:tcW w:w="582" w:type="dxa"/>
          </w:tcPr>
          <w:p w14:paraId="0C197782" w14:textId="77777777" w:rsidR="00C96724" w:rsidRPr="003424FE" w:rsidRDefault="00C96724" w:rsidP="004F3328">
            <w:pPr>
              <w:rPr>
                <w:lang w:val="en-US"/>
              </w:rPr>
            </w:pPr>
          </w:p>
        </w:tc>
        <w:tc>
          <w:tcPr>
            <w:tcW w:w="1231" w:type="dxa"/>
          </w:tcPr>
          <w:p w14:paraId="480A7218" w14:textId="77777777" w:rsidR="00C96724" w:rsidRPr="00BE3BF6" w:rsidRDefault="00C96724" w:rsidP="004F3328">
            <w:r w:rsidRPr="00BE3BF6">
              <w:t>AASd-062</w:t>
            </w:r>
          </w:p>
        </w:tc>
        <w:tc>
          <w:tcPr>
            <w:tcW w:w="1584" w:type="dxa"/>
          </w:tcPr>
          <w:p w14:paraId="53C7E194" w14:textId="77777777" w:rsidR="00C96724" w:rsidRPr="00BE3BF6" w:rsidRDefault="00C96724" w:rsidP="004F3328">
            <w:proofErr w:type="spellStart"/>
            <w:r w:rsidRPr="00BE3BF6">
              <w:t>Removed</w:t>
            </w:r>
            <w:proofErr w:type="spellEnd"/>
          </w:p>
        </w:tc>
        <w:tc>
          <w:tcPr>
            <w:tcW w:w="6547" w:type="dxa"/>
          </w:tcPr>
          <w:p w14:paraId="3625C2F5" w14:textId="77777777" w:rsidR="00C96724" w:rsidRPr="003424FE" w:rsidRDefault="00C96724" w:rsidP="004F3328">
            <w:pPr>
              <w:rPr>
                <w:lang w:val="en-US"/>
              </w:rPr>
            </w:pPr>
            <w:r w:rsidRPr="003424FE">
              <w:rPr>
                <w:lang w:val="en-US"/>
              </w:rPr>
              <w:t xml:space="preserve">removed, still recommended; would be renamed to </w:t>
            </w:r>
            <w:proofErr w:type="spellStart"/>
            <w:r w:rsidRPr="003424FE">
              <w:rPr>
                <w:lang w:val="en-US"/>
              </w:rPr>
              <w:t>AASc</w:t>
            </w:r>
            <w:proofErr w:type="spellEnd"/>
            <w:r w:rsidRPr="003424FE">
              <w:rPr>
                <w:lang w:val="en-US"/>
              </w:rPr>
              <w:t xml:space="preserve"> if still needed </w:t>
            </w:r>
          </w:p>
          <w:p w14:paraId="61B502D3" w14:textId="77777777" w:rsidR="00C96724" w:rsidRPr="003424FE" w:rsidRDefault="00C96724" w:rsidP="004F3328">
            <w:pPr>
              <w:pStyle w:val="Constraint"/>
              <w:framePr w:wrap="auto" w:vAnchor="margin" w:yAlign="inline"/>
              <w:rPr>
                <w:lang w:val="en-US"/>
              </w:rPr>
            </w:pPr>
          </w:p>
          <w:p w14:paraId="783A3FFA" w14:textId="77777777" w:rsidR="00C96724" w:rsidRPr="003424FE" w:rsidRDefault="00C96724" w:rsidP="004F3328">
            <w:pPr>
              <w:rPr>
                <w:lang w:val="en-US"/>
              </w:rPr>
            </w:pPr>
            <w:r w:rsidRPr="003424FE">
              <w:rPr>
                <w:lang w:val="en-US"/>
              </w:rPr>
              <w:t xml:space="preserve">Constraint AASd-062: If the </w:t>
            </w:r>
            <w:proofErr w:type="spellStart"/>
            <w:r w:rsidRPr="003424FE">
              <w:rPr>
                <w:i/>
                <w:iCs/>
                <w:lang w:val="en-US"/>
              </w:rPr>
              <w:t>semanticId</w:t>
            </w:r>
            <w:proofErr w:type="spellEnd"/>
            <w:r w:rsidRPr="003424FE">
              <w:rPr>
                <w:lang w:val="en-US"/>
              </w:rPr>
              <w:t xml:space="preserve"> of a </w:t>
            </w:r>
            <w:r w:rsidRPr="003424FE">
              <w:rPr>
                <w:i/>
                <w:iCs/>
                <w:lang w:val="en-US"/>
              </w:rPr>
              <w:t>Property</w:t>
            </w:r>
            <w:r w:rsidRPr="003424FE">
              <w:rPr>
                <w:lang w:val="en-US"/>
              </w:rPr>
              <w:t xml:space="preserve"> references a </w:t>
            </w:r>
            <w:proofErr w:type="spellStart"/>
            <w:r w:rsidRPr="003424FE">
              <w:rPr>
                <w:i/>
                <w:iCs/>
                <w:lang w:val="en-US"/>
              </w:rPr>
              <w:t>ConceptDescription</w:t>
            </w:r>
            <w:proofErr w:type="spellEnd"/>
            <w:r w:rsidRPr="003424FE">
              <w:rPr>
                <w:lang w:val="en-US"/>
              </w:rPr>
              <w:t xml:space="preserve"> then the </w:t>
            </w:r>
            <w:proofErr w:type="spellStart"/>
            <w:r w:rsidRPr="003424FE">
              <w:rPr>
                <w:i/>
                <w:iCs/>
                <w:lang w:val="en-US"/>
              </w:rPr>
              <w:t>ConceptDescription</w:t>
            </w:r>
            <w:proofErr w:type="spellEnd"/>
            <w:r w:rsidRPr="003424FE">
              <w:rPr>
                <w:i/>
                <w:iCs/>
                <w:lang w:val="en-US"/>
              </w:rPr>
              <w:t>/category</w:t>
            </w:r>
            <w:r w:rsidRPr="003424FE">
              <w:rPr>
                <w:lang w:val="en-US"/>
              </w:rPr>
              <w:t xml:space="preserve"> shall be one of  following values: APPLICATION_CLASS.</w:t>
            </w:r>
          </w:p>
        </w:tc>
      </w:tr>
      <w:tr w:rsidR="00C96724" w:rsidRPr="00D52619" w14:paraId="5B86CCF8" w14:textId="77777777" w:rsidTr="004F3328">
        <w:tc>
          <w:tcPr>
            <w:tcW w:w="582" w:type="dxa"/>
          </w:tcPr>
          <w:p w14:paraId="5E51AC45" w14:textId="77777777" w:rsidR="00C96724" w:rsidRPr="003424FE" w:rsidRDefault="00C96724" w:rsidP="004F3328">
            <w:pPr>
              <w:rPr>
                <w:lang w:val="en-US"/>
              </w:rPr>
            </w:pPr>
          </w:p>
        </w:tc>
        <w:tc>
          <w:tcPr>
            <w:tcW w:w="1231" w:type="dxa"/>
          </w:tcPr>
          <w:p w14:paraId="7E4ACC5F" w14:textId="77777777" w:rsidR="00C96724" w:rsidRPr="00BE3BF6" w:rsidRDefault="00C96724" w:rsidP="004F3328">
            <w:r w:rsidRPr="00BE3BF6">
              <w:t>AASd-063</w:t>
            </w:r>
          </w:p>
        </w:tc>
        <w:tc>
          <w:tcPr>
            <w:tcW w:w="1584" w:type="dxa"/>
          </w:tcPr>
          <w:p w14:paraId="168F5BA4" w14:textId="77777777" w:rsidR="00C96724" w:rsidRPr="00BE3BF6" w:rsidRDefault="00C96724" w:rsidP="004F3328">
            <w:proofErr w:type="spellStart"/>
            <w:r w:rsidRPr="00BE3BF6">
              <w:t>Removed</w:t>
            </w:r>
            <w:proofErr w:type="spellEnd"/>
          </w:p>
        </w:tc>
        <w:tc>
          <w:tcPr>
            <w:tcW w:w="6547" w:type="dxa"/>
          </w:tcPr>
          <w:p w14:paraId="14BB5143" w14:textId="77777777" w:rsidR="00C96724" w:rsidRPr="003424FE" w:rsidRDefault="00C96724" w:rsidP="004F3328">
            <w:pPr>
              <w:rPr>
                <w:lang w:val="en-US"/>
              </w:rPr>
            </w:pPr>
            <w:r w:rsidRPr="003424FE">
              <w:rPr>
                <w:lang w:val="en-US"/>
              </w:rPr>
              <w:t xml:space="preserve">removed, still recommended; would be renamed to </w:t>
            </w:r>
            <w:proofErr w:type="spellStart"/>
            <w:r w:rsidRPr="003424FE">
              <w:rPr>
                <w:lang w:val="en-US"/>
              </w:rPr>
              <w:t>AASc</w:t>
            </w:r>
            <w:proofErr w:type="spellEnd"/>
            <w:r w:rsidRPr="003424FE">
              <w:rPr>
                <w:lang w:val="en-US"/>
              </w:rPr>
              <w:t xml:space="preserve"> if still needed </w:t>
            </w:r>
          </w:p>
          <w:p w14:paraId="71293108" w14:textId="77777777" w:rsidR="00C96724" w:rsidRPr="003424FE" w:rsidRDefault="00C96724" w:rsidP="004F3328">
            <w:pPr>
              <w:pStyle w:val="Constraint"/>
              <w:framePr w:wrap="auto" w:vAnchor="margin" w:yAlign="inline"/>
              <w:rPr>
                <w:lang w:val="en-US"/>
              </w:rPr>
            </w:pPr>
          </w:p>
          <w:p w14:paraId="544AFADD" w14:textId="77777777" w:rsidR="00C96724" w:rsidRPr="003424FE" w:rsidRDefault="00C96724" w:rsidP="004F3328">
            <w:pPr>
              <w:rPr>
                <w:lang w:val="en-US"/>
              </w:rPr>
            </w:pPr>
            <w:r w:rsidRPr="003424FE">
              <w:rPr>
                <w:lang w:val="en-US"/>
              </w:rPr>
              <w:lastRenderedPageBreak/>
              <w:t xml:space="preserve">Constraint AASd-063: If the </w:t>
            </w:r>
            <w:proofErr w:type="spellStart"/>
            <w:r w:rsidRPr="003424FE">
              <w:rPr>
                <w:lang w:val="en-US"/>
              </w:rPr>
              <w:t>semanticId</w:t>
            </w:r>
            <w:proofErr w:type="spellEnd"/>
            <w:r w:rsidRPr="003424FE">
              <w:rPr>
                <w:lang w:val="en-US"/>
              </w:rPr>
              <w:t xml:space="preserve"> of a Qualifier references a </w:t>
            </w:r>
            <w:proofErr w:type="spellStart"/>
            <w:r w:rsidRPr="003424FE">
              <w:rPr>
                <w:lang w:val="en-US"/>
              </w:rPr>
              <w:t>ConceptDescription</w:t>
            </w:r>
            <w:proofErr w:type="spellEnd"/>
            <w:r w:rsidRPr="003424FE">
              <w:rPr>
                <w:lang w:val="en-US"/>
              </w:rPr>
              <w:t xml:space="preserve"> then the </w:t>
            </w:r>
            <w:proofErr w:type="spellStart"/>
            <w:r w:rsidRPr="003424FE">
              <w:rPr>
                <w:lang w:val="en-US"/>
              </w:rPr>
              <w:t>ConceptDescription</w:t>
            </w:r>
            <w:proofErr w:type="spellEnd"/>
            <w:r w:rsidRPr="003424FE">
              <w:rPr>
                <w:lang w:val="en-US"/>
              </w:rPr>
              <w:t>/category shall be one of  following values: QUALIFIER.</w:t>
            </w:r>
          </w:p>
        </w:tc>
      </w:tr>
      <w:tr w:rsidR="00C96724" w:rsidRPr="00D52619" w14:paraId="7959685A" w14:textId="77777777" w:rsidTr="004F3328">
        <w:tc>
          <w:tcPr>
            <w:tcW w:w="582" w:type="dxa"/>
          </w:tcPr>
          <w:p w14:paraId="5D723A62" w14:textId="77777777" w:rsidR="00C96724" w:rsidRPr="003424FE" w:rsidRDefault="00C96724" w:rsidP="004F3328">
            <w:pPr>
              <w:rPr>
                <w:lang w:val="en-US"/>
              </w:rPr>
            </w:pPr>
          </w:p>
        </w:tc>
        <w:tc>
          <w:tcPr>
            <w:tcW w:w="1231" w:type="dxa"/>
          </w:tcPr>
          <w:p w14:paraId="023697D9" w14:textId="77777777" w:rsidR="00C96724" w:rsidRPr="00BE3BF6" w:rsidRDefault="00C96724" w:rsidP="004F3328">
            <w:r w:rsidRPr="00BE3BF6">
              <w:t>AASd-064</w:t>
            </w:r>
          </w:p>
        </w:tc>
        <w:tc>
          <w:tcPr>
            <w:tcW w:w="1584" w:type="dxa"/>
          </w:tcPr>
          <w:p w14:paraId="036C15EF" w14:textId="77777777" w:rsidR="00C96724" w:rsidRPr="00BE3BF6" w:rsidRDefault="00C96724" w:rsidP="004F3328">
            <w:proofErr w:type="spellStart"/>
            <w:r w:rsidRPr="00BE3BF6">
              <w:t>Removed</w:t>
            </w:r>
            <w:proofErr w:type="spellEnd"/>
          </w:p>
        </w:tc>
        <w:tc>
          <w:tcPr>
            <w:tcW w:w="6547" w:type="dxa"/>
          </w:tcPr>
          <w:p w14:paraId="64922AD8" w14:textId="77777777" w:rsidR="00C96724" w:rsidRPr="003424FE" w:rsidRDefault="00C96724" w:rsidP="004F3328">
            <w:pPr>
              <w:rPr>
                <w:lang w:val="en-US"/>
              </w:rPr>
            </w:pPr>
            <w:r w:rsidRPr="003424FE">
              <w:rPr>
                <w:lang w:val="en-US"/>
              </w:rPr>
              <w:t>Removed because there are not VIEWs any longer</w:t>
            </w:r>
          </w:p>
          <w:p w14:paraId="56829A11" w14:textId="77777777" w:rsidR="00C96724" w:rsidRPr="003424FE" w:rsidRDefault="00C96724" w:rsidP="004F3328">
            <w:pPr>
              <w:pStyle w:val="Constraint"/>
              <w:framePr w:wrap="auto" w:vAnchor="margin" w:yAlign="inline"/>
              <w:rPr>
                <w:lang w:val="en-US"/>
              </w:rPr>
            </w:pPr>
          </w:p>
          <w:p w14:paraId="6B5D6786" w14:textId="77777777" w:rsidR="00C96724" w:rsidRPr="003424FE" w:rsidRDefault="00C96724" w:rsidP="004F3328">
            <w:pPr>
              <w:rPr>
                <w:lang w:val="en-US"/>
              </w:rPr>
            </w:pPr>
            <w:r w:rsidRPr="003424FE">
              <w:rPr>
                <w:lang w:val="en-US"/>
              </w:rPr>
              <w:t xml:space="preserve">Constraint AASd-064: If the </w:t>
            </w:r>
            <w:proofErr w:type="spellStart"/>
            <w:r w:rsidRPr="003424FE">
              <w:rPr>
                <w:i/>
                <w:iCs/>
                <w:lang w:val="en-US"/>
              </w:rPr>
              <w:t>semanticId</w:t>
            </w:r>
            <w:proofErr w:type="spellEnd"/>
            <w:r w:rsidRPr="003424FE">
              <w:rPr>
                <w:lang w:val="en-US"/>
              </w:rPr>
              <w:t xml:space="preserve"> of a </w:t>
            </w:r>
            <w:r w:rsidRPr="003424FE">
              <w:rPr>
                <w:i/>
                <w:iCs/>
                <w:lang w:val="en-US"/>
              </w:rPr>
              <w:t>View</w:t>
            </w:r>
            <w:r w:rsidRPr="003424FE">
              <w:rPr>
                <w:lang w:val="en-US"/>
              </w:rPr>
              <w:t xml:space="preserve"> references a </w:t>
            </w:r>
            <w:proofErr w:type="spellStart"/>
            <w:r w:rsidRPr="003424FE">
              <w:rPr>
                <w:i/>
                <w:iCs/>
                <w:lang w:val="en-US"/>
              </w:rPr>
              <w:t>ConceptDescription</w:t>
            </w:r>
            <w:proofErr w:type="spellEnd"/>
            <w:r w:rsidRPr="003424FE">
              <w:rPr>
                <w:lang w:val="en-US"/>
              </w:rPr>
              <w:t xml:space="preserve"> then the category of the </w:t>
            </w:r>
            <w:proofErr w:type="spellStart"/>
            <w:r w:rsidRPr="003424FE">
              <w:rPr>
                <w:i/>
                <w:iCs/>
                <w:lang w:val="en-US"/>
              </w:rPr>
              <w:t>ConceptDescription</w:t>
            </w:r>
            <w:proofErr w:type="spellEnd"/>
            <w:r w:rsidRPr="003424FE">
              <w:rPr>
                <w:lang w:val="en-US"/>
              </w:rPr>
              <w:t xml:space="preserve"> shall be </w:t>
            </w:r>
            <w:r w:rsidRPr="003424FE">
              <w:rPr>
                <w:i/>
                <w:iCs/>
                <w:lang w:val="en-US"/>
              </w:rPr>
              <w:t>VIEW</w:t>
            </w:r>
            <w:r w:rsidRPr="003424FE">
              <w:rPr>
                <w:u w:val="single"/>
                <w:lang w:val="en-US"/>
              </w:rPr>
              <w:t>.</w:t>
            </w:r>
          </w:p>
        </w:tc>
      </w:tr>
      <w:tr w:rsidR="00C96724" w:rsidRPr="00D52619" w14:paraId="4C12A1D1" w14:textId="77777777" w:rsidTr="004F3328">
        <w:tc>
          <w:tcPr>
            <w:tcW w:w="582" w:type="dxa"/>
          </w:tcPr>
          <w:p w14:paraId="76053B74" w14:textId="77777777" w:rsidR="00C96724" w:rsidRPr="003424FE" w:rsidRDefault="00C96724" w:rsidP="004F3328">
            <w:pPr>
              <w:rPr>
                <w:lang w:val="en-US"/>
              </w:rPr>
            </w:pPr>
          </w:p>
        </w:tc>
        <w:tc>
          <w:tcPr>
            <w:tcW w:w="1231" w:type="dxa"/>
          </w:tcPr>
          <w:p w14:paraId="41C6CD99" w14:textId="77777777" w:rsidR="00C96724" w:rsidRPr="00BE3BF6" w:rsidRDefault="00C96724" w:rsidP="004F3328">
            <w:r w:rsidRPr="00BE3BF6">
              <w:t>AASd-065</w:t>
            </w:r>
          </w:p>
        </w:tc>
        <w:tc>
          <w:tcPr>
            <w:tcW w:w="1584" w:type="dxa"/>
          </w:tcPr>
          <w:p w14:paraId="02CA3530" w14:textId="77777777" w:rsidR="00C96724" w:rsidRPr="00BE3BF6" w:rsidRDefault="00C96724" w:rsidP="004F3328">
            <w:proofErr w:type="spellStart"/>
            <w:r w:rsidRPr="00BE3BF6">
              <w:t>Removed</w:t>
            </w:r>
            <w:proofErr w:type="spellEnd"/>
          </w:p>
        </w:tc>
        <w:tc>
          <w:tcPr>
            <w:tcW w:w="6547" w:type="dxa"/>
          </w:tcPr>
          <w:p w14:paraId="2267144F" w14:textId="77777777" w:rsidR="00C96724" w:rsidRPr="003424FE" w:rsidRDefault="00C96724" w:rsidP="004F3328">
            <w:pPr>
              <w:rPr>
                <w:lang w:val="en-US"/>
              </w:rPr>
            </w:pPr>
            <w:r w:rsidRPr="003424FE">
              <w:rPr>
                <w:lang w:val="en-US"/>
              </w:rPr>
              <w:t xml:space="preserve">removed, still recommended; would be renamed to </w:t>
            </w:r>
            <w:proofErr w:type="spellStart"/>
            <w:r w:rsidRPr="003424FE">
              <w:rPr>
                <w:lang w:val="en-US"/>
              </w:rPr>
              <w:t>AASc</w:t>
            </w:r>
            <w:proofErr w:type="spellEnd"/>
            <w:r w:rsidRPr="003424FE">
              <w:rPr>
                <w:lang w:val="en-US"/>
              </w:rPr>
              <w:t xml:space="preserve"> if still needed </w:t>
            </w:r>
          </w:p>
          <w:p w14:paraId="6782D212" w14:textId="77777777" w:rsidR="00C96724" w:rsidRPr="003424FE" w:rsidRDefault="00C96724" w:rsidP="004F3328">
            <w:pPr>
              <w:rPr>
                <w:lang w:val="en-US"/>
              </w:rPr>
            </w:pPr>
          </w:p>
          <w:p w14:paraId="20C1F64D" w14:textId="77777777" w:rsidR="00C96724" w:rsidRPr="003424FE" w:rsidRDefault="00C96724" w:rsidP="004F3328">
            <w:pPr>
              <w:rPr>
                <w:lang w:val="en-US"/>
              </w:rPr>
            </w:pPr>
            <w:r w:rsidRPr="003424FE">
              <w:rPr>
                <w:lang w:val="en-US"/>
              </w:rPr>
              <w:t xml:space="preserve">Constraint AASd-065: If the </w:t>
            </w:r>
            <w:proofErr w:type="spellStart"/>
            <w:r w:rsidRPr="003424FE">
              <w:rPr>
                <w:lang w:val="en-US"/>
              </w:rPr>
              <w:t>semanticId</w:t>
            </w:r>
            <w:proofErr w:type="spellEnd"/>
            <w:r w:rsidRPr="003424FE">
              <w:rPr>
                <w:lang w:val="en-US"/>
              </w:rPr>
              <w:t xml:space="preserve"> of a Property or </w:t>
            </w:r>
            <w:proofErr w:type="spellStart"/>
            <w:r w:rsidRPr="003424FE">
              <w:rPr>
                <w:lang w:val="en-US"/>
              </w:rPr>
              <w:t>MultiLanguageProperty</w:t>
            </w:r>
            <w:proofErr w:type="spellEnd"/>
            <w:r w:rsidRPr="003424FE">
              <w:rPr>
                <w:lang w:val="en-US"/>
              </w:rPr>
              <w:t xml:space="preserve"> references a </w:t>
            </w:r>
            <w:proofErr w:type="spellStart"/>
            <w:r w:rsidRPr="003424FE">
              <w:rPr>
                <w:lang w:val="en-US"/>
              </w:rPr>
              <w:t>ConceptDescription</w:t>
            </w:r>
            <w:proofErr w:type="spellEnd"/>
            <w:r w:rsidRPr="003424FE">
              <w:rPr>
                <w:lang w:val="en-US"/>
              </w:rPr>
              <w:t xml:space="preserve"> with the  category VALUE then the value of the property is identical to  DataSpecificationIEC61360/value and the </w:t>
            </w:r>
            <w:proofErr w:type="spellStart"/>
            <w:r w:rsidRPr="003424FE">
              <w:rPr>
                <w:lang w:val="en-US"/>
              </w:rPr>
              <w:t>valueId</w:t>
            </w:r>
            <w:proofErr w:type="spellEnd"/>
            <w:r w:rsidRPr="003424FE">
              <w:rPr>
                <w:lang w:val="en-US"/>
              </w:rPr>
              <w:t xml:space="preserve"> of the property is identical to DataSpecificationIEC61360/</w:t>
            </w:r>
            <w:proofErr w:type="spellStart"/>
            <w:r w:rsidRPr="003424FE">
              <w:rPr>
                <w:lang w:val="en-US"/>
              </w:rPr>
              <w:t>valueId</w:t>
            </w:r>
            <w:proofErr w:type="spellEnd"/>
            <w:r w:rsidRPr="003424FE">
              <w:rPr>
                <w:lang w:val="en-US"/>
              </w:rPr>
              <w:t>.</w:t>
            </w:r>
          </w:p>
        </w:tc>
      </w:tr>
      <w:tr w:rsidR="00C96724" w:rsidRPr="00D52619" w14:paraId="48EE6D71" w14:textId="77777777" w:rsidTr="004F3328">
        <w:tc>
          <w:tcPr>
            <w:tcW w:w="582" w:type="dxa"/>
          </w:tcPr>
          <w:p w14:paraId="01D6B176" w14:textId="77777777" w:rsidR="00C96724" w:rsidRPr="003424FE" w:rsidRDefault="00C96724" w:rsidP="004F3328">
            <w:pPr>
              <w:rPr>
                <w:highlight w:val="green"/>
                <w:lang w:val="en-US"/>
              </w:rPr>
            </w:pPr>
          </w:p>
        </w:tc>
        <w:tc>
          <w:tcPr>
            <w:tcW w:w="1231" w:type="dxa"/>
          </w:tcPr>
          <w:p w14:paraId="2462A9E0" w14:textId="77777777" w:rsidR="00C96724" w:rsidRPr="00BE3BF6" w:rsidRDefault="00C96724" w:rsidP="004F3328">
            <w:r w:rsidRPr="00BE3BF6">
              <w:t>AASd-066</w:t>
            </w:r>
          </w:p>
        </w:tc>
        <w:tc>
          <w:tcPr>
            <w:tcW w:w="1584" w:type="dxa"/>
          </w:tcPr>
          <w:p w14:paraId="781BBE15" w14:textId="77777777" w:rsidR="00C96724" w:rsidRPr="00BE3BF6" w:rsidRDefault="00C96724" w:rsidP="004F3328">
            <w:proofErr w:type="spellStart"/>
            <w:r w:rsidRPr="00BE3BF6">
              <w:t>Removed</w:t>
            </w:r>
            <w:proofErr w:type="spellEnd"/>
          </w:p>
        </w:tc>
        <w:tc>
          <w:tcPr>
            <w:tcW w:w="6547" w:type="dxa"/>
          </w:tcPr>
          <w:p w14:paraId="5B5815F3" w14:textId="77777777" w:rsidR="00C96724" w:rsidRPr="003424FE" w:rsidRDefault="00C96724" w:rsidP="004F3328">
            <w:pPr>
              <w:rPr>
                <w:lang w:val="en-US"/>
              </w:rPr>
            </w:pPr>
            <w:r w:rsidRPr="003424FE">
              <w:rPr>
                <w:lang w:val="en-US"/>
              </w:rPr>
              <w:t xml:space="preserve">removed, still recommended; would be renamed to </w:t>
            </w:r>
            <w:proofErr w:type="spellStart"/>
            <w:r w:rsidRPr="003424FE">
              <w:rPr>
                <w:lang w:val="en-US"/>
              </w:rPr>
              <w:t>AASc</w:t>
            </w:r>
            <w:proofErr w:type="spellEnd"/>
            <w:r w:rsidRPr="003424FE">
              <w:rPr>
                <w:lang w:val="en-US"/>
              </w:rPr>
              <w:t xml:space="preserve"> if still needed </w:t>
            </w:r>
          </w:p>
          <w:p w14:paraId="5D4F01E3" w14:textId="77777777" w:rsidR="00C96724" w:rsidRPr="003424FE" w:rsidRDefault="00C96724" w:rsidP="004F3328">
            <w:pPr>
              <w:rPr>
                <w:lang w:val="en-US"/>
              </w:rPr>
            </w:pPr>
            <w:r w:rsidRPr="003424FE">
              <w:rPr>
                <w:lang w:val="en-US"/>
              </w:rPr>
              <w:t xml:space="preserve">Update because of renaming of </w:t>
            </w:r>
            <w:proofErr w:type="spellStart"/>
            <w:r w:rsidRPr="003424FE">
              <w:rPr>
                <w:lang w:val="en-US"/>
              </w:rPr>
              <w:t>ValueReferencePairType</w:t>
            </w:r>
            <w:proofErr w:type="spellEnd"/>
            <w:r w:rsidRPr="003424FE">
              <w:rPr>
                <w:lang w:val="en-US"/>
              </w:rPr>
              <w:t xml:space="preserve"> into </w:t>
            </w:r>
            <w:proofErr w:type="spellStart"/>
            <w:r w:rsidRPr="003424FE">
              <w:rPr>
                <w:lang w:val="en-US"/>
              </w:rPr>
              <w:t>ValueReferencePair</w:t>
            </w:r>
            <w:proofErr w:type="spellEnd"/>
          </w:p>
          <w:p w14:paraId="3B084FE9" w14:textId="77777777" w:rsidR="00C96724" w:rsidRPr="003424FE" w:rsidRDefault="00C96724" w:rsidP="004F3328">
            <w:pPr>
              <w:rPr>
                <w:u w:val="single"/>
                <w:lang w:val="en-US"/>
              </w:rPr>
            </w:pPr>
            <w:r w:rsidRPr="003424FE">
              <w:rPr>
                <w:lang w:val="en-US"/>
              </w:rPr>
              <w:t xml:space="preserve">Constraint AASd-066: If the </w:t>
            </w:r>
            <w:proofErr w:type="spellStart"/>
            <w:r w:rsidRPr="003424FE">
              <w:rPr>
                <w:lang w:val="en-US"/>
              </w:rPr>
              <w:t>semanticId</w:t>
            </w:r>
            <w:proofErr w:type="spellEnd"/>
            <w:r w:rsidRPr="003424FE">
              <w:rPr>
                <w:lang w:val="en-US"/>
              </w:rPr>
              <w:t xml:space="preserve"> of a Property or </w:t>
            </w:r>
            <w:proofErr w:type="spellStart"/>
            <w:r w:rsidRPr="003424FE">
              <w:rPr>
                <w:lang w:val="en-US"/>
              </w:rPr>
              <w:t>MultiLanguageProperty</w:t>
            </w:r>
            <w:proofErr w:type="spellEnd"/>
            <w:r w:rsidRPr="003424FE">
              <w:rPr>
                <w:lang w:val="en-US"/>
              </w:rPr>
              <w:t xml:space="preserve"> references a </w:t>
            </w:r>
            <w:proofErr w:type="spellStart"/>
            <w:r w:rsidRPr="003424FE">
              <w:rPr>
                <w:lang w:val="en-US"/>
              </w:rPr>
              <w:t>ConceptDescription</w:t>
            </w:r>
            <w:proofErr w:type="spellEnd"/>
            <w:r w:rsidRPr="003424FE">
              <w:rPr>
                <w:lang w:val="en-US"/>
              </w:rPr>
              <w:t xml:space="preserve"> with the  category PROPERTY and DataSpecificationIEC61360/</w:t>
            </w:r>
            <w:proofErr w:type="spellStart"/>
            <w:r w:rsidRPr="003424FE">
              <w:rPr>
                <w:lang w:val="en-US"/>
              </w:rPr>
              <w:t>valueList</w:t>
            </w:r>
            <w:proofErr w:type="spellEnd"/>
            <w:r w:rsidRPr="003424FE">
              <w:rPr>
                <w:lang w:val="en-US"/>
              </w:rPr>
              <w:t xml:space="preserve"> is defined the value and </w:t>
            </w:r>
            <w:proofErr w:type="spellStart"/>
            <w:r w:rsidRPr="003424FE">
              <w:rPr>
                <w:lang w:val="en-US"/>
              </w:rPr>
              <w:t>valueId</w:t>
            </w:r>
            <w:proofErr w:type="spellEnd"/>
            <w:r w:rsidRPr="003424FE">
              <w:rPr>
                <w:lang w:val="en-US"/>
              </w:rPr>
              <w:t xml:space="preserve"> of the property is identical to one of the value reference pair types references in the value list, i.e. </w:t>
            </w:r>
            <w:proofErr w:type="spellStart"/>
            <w:r w:rsidRPr="003424FE">
              <w:rPr>
                <w:lang w:val="en-US"/>
              </w:rPr>
              <w:t>ValueReferencePair</w:t>
            </w:r>
            <w:proofErr w:type="spellEnd"/>
            <w:r w:rsidRPr="003424FE">
              <w:rPr>
                <w:lang w:val="en-US"/>
              </w:rPr>
              <w:t xml:space="preserve">/value or </w:t>
            </w:r>
            <w:proofErr w:type="spellStart"/>
            <w:r w:rsidRPr="003424FE">
              <w:rPr>
                <w:lang w:val="en-US"/>
              </w:rPr>
              <w:t>ValueReferencePair</w:t>
            </w:r>
            <w:proofErr w:type="spellEnd"/>
            <w:r w:rsidRPr="003424FE">
              <w:rPr>
                <w:lang w:val="en-US"/>
              </w:rPr>
              <w:t>/</w:t>
            </w:r>
            <w:proofErr w:type="spellStart"/>
            <w:r w:rsidRPr="003424FE">
              <w:rPr>
                <w:lang w:val="en-US"/>
              </w:rPr>
              <w:t>valueId</w:t>
            </w:r>
            <w:proofErr w:type="spellEnd"/>
            <w:r w:rsidRPr="003424FE">
              <w:rPr>
                <w:lang w:val="en-US"/>
              </w:rPr>
              <w:t>, resp.</w:t>
            </w:r>
          </w:p>
        </w:tc>
      </w:tr>
      <w:tr w:rsidR="00C96724" w:rsidRPr="00D52619" w14:paraId="461DA232" w14:textId="77777777" w:rsidTr="004F3328">
        <w:tc>
          <w:tcPr>
            <w:tcW w:w="582" w:type="dxa"/>
          </w:tcPr>
          <w:p w14:paraId="7DE9730C" w14:textId="77777777" w:rsidR="00C96724" w:rsidRPr="003424FE" w:rsidRDefault="00C96724" w:rsidP="004F3328">
            <w:pPr>
              <w:rPr>
                <w:lang w:val="en-US"/>
              </w:rPr>
            </w:pPr>
          </w:p>
        </w:tc>
        <w:tc>
          <w:tcPr>
            <w:tcW w:w="1231" w:type="dxa"/>
          </w:tcPr>
          <w:p w14:paraId="7FEF7BE1" w14:textId="77777777" w:rsidR="00C96724" w:rsidRPr="00BE3BF6" w:rsidRDefault="00C96724" w:rsidP="004F3328">
            <w:r w:rsidRPr="00BE3BF6">
              <w:t>AASd-067</w:t>
            </w:r>
          </w:p>
        </w:tc>
        <w:tc>
          <w:tcPr>
            <w:tcW w:w="1584" w:type="dxa"/>
          </w:tcPr>
          <w:p w14:paraId="217075EE" w14:textId="77777777" w:rsidR="00C96724" w:rsidRPr="00BE3BF6" w:rsidRDefault="00C96724" w:rsidP="004F3328">
            <w:proofErr w:type="spellStart"/>
            <w:r w:rsidRPr="00BE3BF6">
              <w:t>Removed</w:t>
            </w:r>
            <w:proofErr w:type="spellEnd"/>
          </w:p>
        </w:tc>
        <w:tc>
          <w:tcPr>
            <w:tcW w:w="6547" w:type="dxa"/>
          </w:tcPr>
          <w:p w14:paraId="7268E36E" w14:textId="77777777" w:rsidR="00C96724" w:rsidRPr="003424FE" w:rsidRDefault="00C96724" w:rsidP="004F3328">
            <w:pPr>
              <w:rPr>
                <w:lang w:val="en-US"/>
              </w:rPr>
            </w:pPr>
            <w:r w:rsidRPr="003424FE">
              <w:rPr>
                <w:lang w:val="en-US"/>
              </w:rPr>
              <w:t xml:space="preserve">removed, still recommended; would be renamed to </w:t>
            </w:r>
            <w:proofErr w:type="spellStart"/>
            <w:r w:rsidRPr="003424FE">
              <w:rPr>
                <w:lang w:val="en-US"/>
              </w:rPr>
              <w:t>AASc</w:t>
            </w:r>
            <w:proofErr w:type="spellEnd"/>
            <w:r w:rsidRPr="003424FE">
              <w:rPr>
                <w:lang w:val="en-US"/>
              </w:rPr>
              <w:t xml:space="preserve"> if still needed </w:t>
            </w:r>
          </w:p>
          <w:p w14:paraId="3CE9E71A" w14:textId="77777777" w:rsidR="00C96724" w:rsidRPr="003424FE" w:rsidRDefault="00C96724" w:rsidP="004F3328">
            <w:pPr>
              <w:pStyle w:val="Constraint"/>
              <w:framePr w:wrap="auto" w:vAnchor="margin" w:yAlign="inline"/>
              <w:rPr>
                <w:lang w:val="en-US"/>
              </w:rPr>
            </w:pPr>
          </w:p>
          <w:p w14:paraId="745398E6" w14:textId="77777777" w:rsidR="00C96724" w:rsidRPr="003424FE" w:rsidRDefault="00C96724" w:rsidP="004F3328">
            <w:pPr>
              <w:pStyle w:val="Constraint"/>
              <w:framePr w:wrap="auto" w:vAnchor="margin" w:yAlign="inline"/>
              <w:rPr>
                <w:lang w:val="en-US"/>
              </w:rPr>
            </w:pPr>
            <w:r w:rsidRPr="003424FE">
              <w:rPr>
                <w:lang w:val="en-US"/>
              </w:rPr>
              <w:t xml:space="preserve">Constraint AASd-067: If the </w:t>
            </w:r>
            <w:proofErr w:type="spellStart"/>
            <w:r w:rsidRPr="003424FE">
              <w:rPr>
                <w:lang w:val="en-US"/>
              </w:rPr>
              <w:t>semanticId</w:t>
            </w:r>
            <w:proofErr w:type="spellEnd"/>
            <w:r w:rsidRPr="003424FE">
              <w:rPr>
                <w:lang w:val="en-US"/>
              </w:rPr>
              <w:t xml:space="preserve"> of a </w:t>
            </w:r>
            <w:proofErr w:type="spellStart"/>
            <w:r w:rsidRPr="003424FE">
              <w:rPr>
                <w:lang w:val="en-US"/>
              </w:rPr>
              <w:t>MultiLanguageProperty</w:t>
            </w:r>
            <w:proofErr w:type="spellEnd"/>
            <w:r w:rsidRPr="003424FE">
              <w:rPr>
                <w:lang w:val="en-US"/>
              </w:rPr>
              <w:t xml:space="preserve"> references a </w:t>
            </w:r>
            <w:proofErr w:type="spellStart"/>
            <w:r w:rsidRPr="003424FE">
              <w:rPr>
                <w:lang w:val="en-US"/>
              </w:rPr>
              <w:t>ConceptDescription</w:t>
            </w:r>
            <w:proofErr w:type="spellEnd"/>
            <w:r w:rsidRPr="003424FE">
              <w:rPr>
                <w:lang w:val="en-US"/>
              </w:rPr>
              <w:t xml:space="preserve"> then DataSpecificationIEC61360/</w:t>
            </w:r>
            <w:proofErr w:type="spellStart"/>
            <w:r w:rsidRPr="003424FE">
              <w:rPr>
                <w:lang w:val="en-US"/>
              </w:rPr>
              <w:t>dataType</w:t>
            </w:r>
            <w:proofErr w:type="spellEnd"/>
            <w:r w:rsidRPr="003424FE">
              <w:rPr>
                <w:lang w:val="en-US"/>
              </w:rPr>
              <w:t xml:space="preserve"> shall be STRING_TRANSLATABLE.</w:t>
            </w:r>
          </w:p>
        </w:tc>
      </w:tr>
      <w:tr w:rsidR="00C96724" w:rsidRPr="00D52619" w14:paraId="27F26249" w14:textId="77777777" w:rsidTr="004F3328">
        <w:tc>
          <w:tcPr>
            <w:tcW w:w="582" w:type="dxa"/>
          </w:tcPr>
          <w:p w14:paraId="79E42EB4" w14:textId="77777777" w:rsidR="00C96724" w:rsidRPr="003424FE" w:rsidRDefault="00C96724" w:rsidP="004F3328">
            <w:pPr>
              <w:rPr>
                <w:lang w:val="en-US"/>
              </w:rPr>
            </w:pPr>
          </w:p>
        </w:tc>
        <w:tc>
          <w:tcPr>
            <w:tcW w:w="1231" w:type="dxa"/>
          </w:tcPr>
          <w:p w14:paraId="41E0A7BA" w14:textId="77777777" w:rsidR="00C96724" w:rsidRPr="00BE3BF6" w:rsidRDefault="00C96724" w:rsidP="004F3328">
            <w:r w:rsidRPr="00BE3BF6">
              <w:t>AASd-068</w:t>
            </w:r>
          </w:p>
        </w:tc>
        <w:tc>
          <w:tcPr>
            <w:tcW w:w="1584" w:type="dxa"/>
          </w:tcPr>
          <w:p w14:paraId="628F599E" w14:textId="77777777" w:rsidR="00C96724" w:rsidRPr="00BE3BF6" w:rsidRDefault="00C96724" w:rsidP="004F3328">
            <w:proofErr w:type="spellStart"/>
            <w:r w:rsidRPr="00BE3BF6">
              <w:t>Removed</w:t>
            </w:r>
            <w:proofErr w:type="spellEnd"/>
          </w:p>
        </w:tc>
        <w:tc>
          <w:tcPr>
            <w:tcW w:w="6547" w:type="dxa"/>
          </w:tcPr>
          <w:p w14:paraId="306DF471" w14:textId="77777777" w:rsidR="00C96724" w:rsidRPr="003424FE" w:rsidRDefault="00C96724" w:rsidP="004F3328">
            <w:pPr>
              <w:rPr>
                <w:lang w:val="en-US"/>
              </w:rPr>
            </w:pPr>
            <w:r w:rsidRPr="003424FE">
              <w:rPr>
                <w:lang w:val="en-US"/>
              </w:rPr>
              <w:t xml:space="preserve">removed, still recommended; would be renamed to </w:t>
            </w:r>
            <w:proofErr w:type="spellStart"/>
            <w:r w:rsidRPr="003424FE">
              <w:rPr>
                <w:lang w:val="en-US"/>
              </w:rPr>
              <w:t>AASc</w:t>
            </w:r>
            <w:proofErr w:type="spellEnd"/>
            <w:r w:rsidRPr="003424FE">
              <w:rPr>
                <w:lang w:val="en-US"/>
              </w:rPr>
              <w:t xml:space="preserve"> if still needed </w:t>
            </w:r>
          </w:p>
          <w:p w14:paraId="05475810" w14:textId="77777777" w:rsidR="00C96724" w:rsidRPr="003424FE" w:rsidRDefault="00C96724" w:rsidP="004F3328">
            <w:pPr>
              <w:pStyle w:val="Constraint"/>
              <w:framePr w:wrap="auto" w:vAnchor="margin" w:yAlign="inline"/>
              <w:rPr>
                <w:lang w:val="en-US"/>
              </w:rPr>
            </w:pPr>
          </w:p>
          <w:p w14:paraId="1D0A1C74" w14:textId="77777777" w:rsidR="00C96724" w:rsidRPr="003424FE" w:rsidRDefault="00C96724" w:rsidP="004F3328">
            <w:pPr>
              <w:pStyle w:val="Constraint"/>
              <w:framePr w:wrap="auto" w:vAnchor="margin" w:yAlign="inline"/>
              <w:rPr>
                <w:lang w:val="en-US"/>
              </w:rPr>
            </w:pPr>
            <w:r w:rsidRPr="003424FE">
              <w:rPr>
                <w:lang w:val="en-US"/>
              </w:rPr>
              <w:t xml:space="preserve">Constraint AASd-068: If the </w:t>
            </w:r>
            <w:proofErr w:type="spellStart"/>
            <w:r w:rsidRPr="003424FE">
              <w:rPr>
                <w:lang w:val="en-US"/>
              </w:rPr>
              <w:t>semanticId</w:t>
            </w:r>
            <w:proofErr w:type="spellEnd"/>
            <w:r w:rsidRPr="003424FE">
              <w:rPr>
                <w:lang w:val="en-US"/>
              </w:rPr>
              <w:t xml:space="preserve"> of a Range </w:t>
            </w:r>
            <w:proofErr w:type="spellStart"/>
            <w:r w:rsidRPr="003424FE">
              <w:rPr>
                <w:lang w:val="en-US"/>
              </w:rPr>
              <w:t>submodel</w:t>
            </w:r>
            <w:proofErr w:type="spellEnd"/>
            <w:r w:rsidRPr="003424FE">
              <w:rPr>
                <w:lang w:val="en-US"/>
              </w:rPr>
              <w:t xml:space="preserve"> element references a </w:t>
            </w:r>
            <w:proofErr w:type="spellStart"/>
            <w:r w:rsidRPr="003424FE">
              <w:rPr>
                <w:lang w:val="en-US"/>
              </w:rPr>
              <w:t>ConceptDescription</w:t>
            </w:r>
            <w:proofErr w:type="spellEnd"/>
            <w:r w:rsidRPr="003424FE">
              <w:rPr>
                <w:lang w:val="en-US"/>
              </w:rPr>
              <w:t xml:space="preserve"> then DataSpecificationIEC61360/</w:t>
            </w:r>
            <w:proofErr w:type="spellStart"/>
            <w:r w:rsidRPr="003424FE">
              <w:rPr>
                <w:lang w:val="en-US"/>
              </w:rPr>
              <w:t>dataType</w:t>
            </w:r>
            <w:proofErr w:type="spellEnd"/>
            <w:r w:rsidRPr="003424FE">
              <w:rPr>
                <w:lang w:val="en-US"/>
              </w:rPr>
              <w:t xml:space="preserve"> shall be a numerical one, i.e. REAL_* or RATIONAL_*.</w:t>
            </w:r>
          </w:p>
        </w:tc>
      </w:tr>
      <w:tr w:rsidR="00C96724" w:rsidRPr="00D52619" w14:paraId="45083DBB" w14:textId="77777777" w:rsidTr="004F3328">
        <w:tc>
          <w:tcPr>
            <w:tcW w:w="582" w:type="dxa"/>
          </w:tcPr>
          <w:p w14:paraId="18B163B0" w14:textId="77777777" w:rsidR="00C96724" w:rsidRPr="003424FE" w:rsidRDefault="00C96724" w:rsidP="004F3328">
            <w:pPr>
              <w:rPr>
                <w:lang w:val="en-US"/>
              </w:rPr>
            </w:pPr>
          </w:p>
        </w:tc>
        <w:tc>
          <w:tcPr>
            <w:tcW w:w="1231" w:type="dxa"/>
          </w:tcPr>
          <w:p w14:paraId="684A1041" w14:textId="77777777" w:rsidR="00C96724" w:rsidRPr="00BE3BF6" w:rsidRDefault="00C96724" w:rsidP="004F3328">
            <w:r w:rsidRPr="00BE3BF6">
              <w:t>AASd-069</w:t>
            </w:r>
          </w:p>
        </w:tc>
        <w:tc>
          <w:tcPr>
            <w:tcW w:w="1584" w:type="dxa"/>
          </w:tcPr>
          <w:p w14:paraId="7C5E8C17" w14:textId="77777777" w:rsidR="00C96724" w:rsidRPr="00BE3BF6" w:rsidRDefault="00C96724" w:rsidP="004F3328">
            <w:proofErr w:type="spellStart"/>
            <w:r w:rsidRPr="00BE3BF6">
              <w:t>Removed</w:t>
            </w:r>
            <w:proofErr w:type="spellEnd"/>
          </w:p>
        </w:tc>
        <w:tc>
          <w:tcPr>
            <w:tcW w:w="6547" w:type="dxa"/>
          </w:tcPr>
          <w:p w14:paraId="52313F92" w14:textId="77777777" w:rsidR="00C96724" w:rsidRPr="003424FE" w:rsidRDefault="00C96724" w:rsidP="004F3328">
            <w:pPr>
              <w:rPr>
                <w:lang w:val="en-US"/>
              </w:rPr>
            </w:pPr>
            <w:r w:rsidRPr="003424FE">
              <w:rPr>
                <w:lang w:val="en-US"/>
              </w:rPr>
              <w:t xml:space="preserve">removed, still recommended; would be renamed to </w:t>
            </w:r>
            <w:proofErr w:type="spellStart"/>
            <w:r w:rsidRPr="003424FE">
              <w:rPr>
                <w:lang w:val="en-US"/>
              </w:rPr>
              <w:t>AASc</w:t>
            </w:r>
            <w:proofErr w:type="spellEnd"/>
            <w:r w:rsidRPr="003424FE">
              <w:rPr>
                <w:lang w:val="en-US"/>
              </w:rPr>
              <w:t xml:space="preserve"> if still needed </w:t>
            </w:r>
          </w:p>
          <w:p w14:paraId="4660AF90" w14:textId="77777777" w:rsidR="00C96724" w:rsidRPr="003424FE" w:rsidRDefault="00C96724" w:rsidP="004F3328">
            <w:pPr>
              <w:pStyle w:val="Constraint"/>
              <w:framePr w:wrap="auto" w:vAnchor="margin" w:yAlign="inline"/>
              <w:rPr>
                <w:lang w:val="en-US"/>
              </w:rPr>
            </w:pPr>
          </w:p>
          <w:p w14:paraId="063BF3E5" w14:textId="77777777" w:rsidR="00C96724" w:rsidRPr="003424FE" w:rsidRDefault="00C96724" w:rsidP="004F3328">
            <w:pPr>
              <w:pStyle w:val="Constraint"/>
              <w:framePr w:wrap="auto" w:vAnchor="margin" w:yAlign="inline"/>
              <w:rPr>
                <w:lang w:val="en-US"/>
              </w:rPr>
            </w:pPr>
            <w:r w:rsidRPr="003424FE">
              <w:rPr>
                <w:lang w:val="en-US"/>
              </w:rPr>
              <w:t xml:space="preserve">Constraint AASd-069: If the </w:t>
            </w:r>
            <w:proofErr w:type="spellStart"/>
            <w:r w:rsidRPr="003424FE">
              <w:rPr>
                <w:lang w:val="en-US"/>
              </w:rPr>
              <w:t>semanticId</w:t>
            </w:r>
            <w:proofErr w:type="spellEnd"/>
            <w:r w:rsidRPr="003424FE">
              <w:rPr>
                <w:lang w:val="en-US"/>
              </w:rPr>
              <w:t xml:space="preserve"> of a  Range references a </w:t>
            </w:r>
            <w:proofErr w:type="spellStart"/>
            <w:r w:rsidRPr="003424FE">
              <w:rPr>
                <w:lang w:val="en-US"/>
              </w:rPr>
              <w:t>ConceptDescription</w:t>
            </w:r>
            <w:proofErr w:type="spellEnd"/>
            <w:r w:rsidRPr="003424FE">
              <w:rPr>
                <w:lang w:val="en-US"/>
              </w:rPr>
              <w:t xml:space="preserve"> then DataSpecificationIEC61360/</w:t>
            </w:r>
            <w:proofErr w:type="spellStart"/>
            <w:r w:rsidRPr="003424FE">
              <w:rPr>
                <w:lang w:val="en-US"/>
              </w:rPr>
              <w:t>levelType</w:t>
            </w:r>
            <w:proofErr w:type="spellEnd"/>
            <w:r w:rsidRPr="003424FE">
              <w:rPr>
                <w:lang w:val="en-US"/>
              </w:rPr>
              <w:t xml:space="preserve"> shall be identical to the set {Min, Max}.</w:t>
            </w:r>
          </w:p>
        </w:tc>
      </w:tr>
      <w:tr w:rsidR="00C96724" w14:paraId="1C88F9B8" w14:textId="77777777" w:rsidTr="004F3328">
        <w:tc>
          <w:tcPr>
            <w:tcW w:w="582" w:type="dxa"/>
          </w:tcPr>
          <w:p w14:paraId="683508D8" w14:textId="77777777" w:rsidR="00C96724" w:rsidRPr="002E057D" w:rsidRDefault="00C96724" w:rsidP="004F3328">
            <w:r>
              <w:t>(x)</w:t>
            </w:r>
          </w:p>
        </w:tc>
        <w:tc>
          <w:tcPr>
            <w:tcW w:w="1231" w:type="dxa"/>
          </w:tcPr>
          <w:p w14:paraId="55A14579" w14:textId="77777777" w:rsidR="00C96724" w:rsidRPr="009C54B5" w:rsidRDefault="00C96724" w:rsidP="004F3328">
            <w:r w:rsidRPr="009C54B5">
              <w:t>AASd-070</w:t>
            </w:r>
          </w:p>
        </w:tc>
        <w:tc>
          <w:tcPr>
            <w:tcW w:w="1584" w:type="dxa"/>
          </w:tcPr>
          <w:p w14:paraId="26F3083A" w14:textId="77777777" w:rsidR="00C96724" w:rsidRPr="009C54B5" w:rsidRDefault="00C96724" w:rsidP="004F3328">
            <w:proofErr w:type="spellStart"/>
            <w:r w:rsidRPr="009C54B5">
              <w:t>Renamed</w:t>
            </w:r>
            <w:proofErr w:type="spellEnd"/>
          </w:p>
        </w:tc>
        <w:tc>
          <w:tcPr>
            <w:tcW w:w="6547" w:type="dxa"/>
          </w:tcPr>
          <w:p w14:paraId="548F67AB" w14:textId="77777777" w:rsidR="00C96724" w:rsidRPr="009C54B5" w:rsidRDefault="00C96724" w:rsidP="004F3328">
            <w:pPr>
              <w:pStyle w:val="Constraint"/>
              <w:framePr w:wrap="auto" w:vAnchor="margin" w:yAlign="inline"/>
            </w:pPr>
            <w:proofErr w:type="spellStart"/>
            <w:r w:rsidRPr="009C54B5">
              <w:t>Now</w:t>
            </w:r>
            <w:proofErr w:type="spellEnd"/>
            <w:r w:rsidRPr="009C54B5">
              <w:t xml:space="preserve"> AASc-004.</w:t>
            </w:r>
          </w:p>
        </w:tc>
      </w:tr>
      <w:tr w:rsidR="00C96724" w14:paraId="3C16F9D5" w14:textId="77777777" w:rsidTr="004F3328">
        <w:tc>
          <w:tcPr>
            <w:tcW w:w="582" w:type="dxa"/>
          </w:tcPr>
          <w:p w14:paraId="4DE0BF37" w14:textId="77777777" w:rsidR="00C96724" w:rsidRPr="002E057D" w:rsidRDefault="00C96724" w:rsidP="004F3328">
            <w:r>
              <w:lastRenderedPageBreak/>
              <w:t>(x)</w:t>
            </w:r>
          </w:p>
        </w:tc>
        <w:tc>
          <w:tcPr>
            <w:tcW w:w="1231" w:type="dxa"/>
          </w:tcPr>
          <w:p w14:paraId="421483BC" w14:textId="77777777" w:rsidR="00C96724" w:rsidRPr="009C54B5" w:rsidRDefault="00C96724" w:rsidP="004F3328">
            <w:r w:rsidRPr="009C54B5">
              <w:t>AASd-071</w:t>
            </w:r>
          </w:p>
        </w:tc>
        <w:tc>
          <w:tcPr>
            <w:tcW w:w="1584" w:type="dxa"/>
          </w:tcPr>
          <w:p w14:paraId="280EAC93" w14:textId="77777777" w:rsidR="00C96724" w:rsidRPr="009C54B5" w:rsidRDefault="00C96724" w:rsidP="004F3328">
            <w:proofErr w:type="spellStart"/>
            <w:r w:rsidRPr="009C54B5">
              <w:t>Renamed</w:t>
            </w:r>
            <w:proofErr w:type="spellEnd"/>
          </w:p>
        </w:tc>
        <w:tc>
          <w:tcPr>
            <w:tcW w:w="6547" w:type="dxa"/>
          </w:tcPr>
          <w:p w14:paraId="55FF3EBF" w14:textId="77777777" w:rsidR="00C96724" w:rsidRPr="009C54B5" w:rsidRDefault="00C96724" w:rsidP="004F3328">
            <w:pPr>
              <w:pStyle w:val="Constraint"/>
              <w:framePr w:wrap="auto" w:vAnchor="margin" w:yAlign="inline"/>
            </w:pPr>
            <w:proofErr w:type="spellStart"/>
            <w:r w:rsidRPr="009C54B5">
              <w:t>Now</w:t>
            </w:r>
            <w:proofErr w:type="spellEnd"/>
            <w:r w:rsidRPr="009C54B5">
              <w:t xml:space="preserve"> AASc-005</w:t>
            </w:r>
          </w:p>
        </w:tc>
      </w:tr>
      <w:tr w:rsidR="00C96724" w14:paraId="38BE0470" w14:textId="77777777" w:rsidTr="004F3328">
        <w:tc>
          <w:tcPr>
            <w:tcW w:w="582" w:type="dxa"/>
          </w:tcPr>
          <w:p w14:paraId="587B2F0D" w14:textId="77777777" w:rsidR="00C96724" w:rsidRPr="002E057D" w:rsidRDefault="00C96724" w:rsidP="004F3328">
            <w:r>
              <w:t>(x)</w:t>
            </w:r>
          </w:p>
        </w:tc>
        <w:tc>
          <w:tcPr>
            <w:tcW w:w="1231" w:type="dxa"/>
          </w:tcPr>
          <w:p w14:paraId="08C8FB4A" w14:textId="77777777" w:rsidR="00C96724" w:rsidRPr="009C54B5" w:rsidRDefault="00C96724" w:rsidP="004F3328">
            <w:r w:rsidRPr="009C54B5">
              <w:t>AASd-072</w:t>
            </w:r>
          </w:p>
        </w:tc>
        <w:tc>
          <w:tcPr>
            <w:tcW w:w="1584" w:type="dxa"/>
          </w:tcPr>
          <w:p w14:paraId="215CF923" w14:textId="77777777" w:rsidR="00C96724" w:rsidRPr="009C54B5" w:rsidRDefault="00C96724" w:rsidP="004F3328">
            <w:proofErr w:type="spellStart"/>
            <w:r w:rsidRPr="009C54B5">
              <w:t>Renamed</w:t>
            </w:r>
            <w:proofErr w:type="spellEnd"/>
          </w:p>
        </w:tc>
        <w:tc>
          <w:tcPr>
            <w:tcW w:w="6547" w:type="dxa"/>
          </w:tcPr>
          <w:p w14:paraId="06CE707C" w14:textId="77777777" w:rsidR="00C96724" w:rsidRPr="009C54B5" w:rsidRDefault="00C96724" w:rsidP="004F3328">
            <w:pPr>
              <w:pStyle w:val="Constraint"/>
              <w:framePr w:wrap="auto" w:vAnchor="margin" w:yAlign="inline"/>
            </w:pPr>
            <w:proofErr w:type="spellStart"/>
            <w:r w:rsidRPr="009C54B5">
              <w:t>Now</w:t>
            </w:r>
            <w:proofErr w:type="spellEnd"/>
            <w:r w:rsidRPr="009C54B5">
              <w:t xml:space="preserve"> AASc-006.</w:t>
            </w:r>
          </w:p>
        </w:tc>
      </w:tr>
      <w:tr w:rsidR="00C96724" w14:paraId="5054FF2F" w14:textId="77777777" w:rsidTr="004F3328">
        <w:tc>
          <w:tcPr>
            <w:tcW w:w="582" w:type="dxa"/>
          </w:tcPr>
          <w:p w14:paraId="6CBD09C9" w14:textId="77777777" w:rsidR="00C96724" w:rsidRPr="002E057D" w:rsidRDefault="00C96724" w:rsidP="004F3328">
            <w:r>
              <w:t>(x)</w:t>
            </w:r>
          </w:p>
        </w:tc>
        <w:tc>
          <w:tcPr>
            <w:tcW w:w="1231" w:type="dxa"/>
          </w:tcPr>
          <w:p w14:paraId="2B2D60B4" w14:textId="77777777" w:rsidR="00C96724" w:rsidRPr="009C54B5" w:rsidRDefault="00C96724" w:rsidP="004F3328">
            <w:r w:rsidRPr="009C54B5">
              <w:t>AASd-073</w:t>
            </w:r>
          </w:p>
        </w:tc>
        <w:tc>
          <w:tcPr>
            <w:tcW w:w="1584" w:type="dxa"/>
          </w:tcPr>
          <w:p w14:paraId="06E39676" w14:textId="77777777" w:rsidR="00C96724" w:rsidRPr="009C54B5" w:rsidRDefault="00C96724" w:rsidP="004F3328">
            <w:proofErr w:type="spellStart"/>
            <w:r w:rsidRPr="009C54B5">
              <w:t>Renamed</w:t>
            </w:r>
            <w:proofErr w:type="spellEnd"/>
          </w:p>
        </w:tc>
        <w:tc>
          <w:tcPr>
            <w:tcW w:w="6547" w:type="dxa"/>
          </w:tcPr>
          <w:p w14:paraId="640FE1C4" w14:textId="77777777" w:rsidR="00C96724" w:rsidRPr="009C54B5" w:rsidRDefault="00C96724" w:rsidP="004F3328">
            <w:pPr>
              <w:pStyle w:val="Constraint"/>
              <w:framePr w:wrap="auto" w:vAnchor="margin" w:yAlign="inline"/>
            </w:pPr>
            <w:proofErr w:type="spellStart"/>
            <w:r w:rsidRPr="009C54B5">
              <w:t>Now</w:t>
            </w:r>
            <w:proofErr w:type="spellEnd"/>
            <w:r w:rsidRPr="009C54B5">
              <w:t xml:space="preserve"> AASc-007</w:t>
            </w:r>
          </w:p>
        </w:tc>
      </w:tr>
      <w:tr w:rsidR="00C96724" w14:paraId="27EF7384" w14:textId="77777777" w:rsidTr="004F3328">
        <w:tc>
          <w:tcPr>
            <w:tcW w:w="582" w:type="dxa"/>
          </w:tcPr>
          <w:p w14:paraId="67CE85E3" w14:textId="77777777" w:rsidR="00C96724" w:rsidRPr="002E057D" w:rsidRDefault="00C96724" w:rsidP="004F3328">
            <w:r>
              <w:t>(x)</w:t>
            </w:r>
          </w:p>
        </w:tc>
        <w:tc>
          <w:tcPr>
            <w:tcW w:w="1231" w:type="dxa"/>
          </w:tcPr>
          <w:p w14:paraId="78F3512B" w14:textId="77777777" w:rsidR="00C96724" w:rsidRPr="009C54B5" w:rsidRDefault="00C96724" w:rsidP="004F3328">
            <w:r w:rsidRPr="009C54B5">
              <w:t>AASd-074</w:t>
            </w:r>
          </w:p>
        </w:tc>
        <w:tc>
          <w:tcPr>
            <w:tcW w:w="1584" w:type="dxa"/>
          </w:tcPr>
          <w:p w14:paraId="297DDA8E" w14:textId="77777777" w:rsidR="00C96724" w:rsidRPr="009C54B5" w:rsidRDefault="00C96724" w:rsidP="004F3328">
            <w:proofErr w:type="spellStart"/>
            <w:r w:rsidRPr="009C54B5">
              <w:t>Renamed</w:t>
            </w:r>
            <w:proofErr w:type="spellEnd"/>
          </w:p>
        </w:tc>
        <w:tc>
          <w:tcPr>
            <w:tcW w:w="6547" w:type="dxa"/>
          </w:tcPr>
          <w:p w14:paraId="5C363DD8" w14:textId="77777777" w:rsidR="00C96724" w:rsidRPr="009C54B5" w:rsidRDefault="00C96724" w:rsidP="004F3328">
            <w:pPr>
              <w:pStyle w:val="Constraint"/>
              <w:framePr w:wrap="auto" w:vAnchor="margin" w:yAlign="inline"/>
            </w:pPr>
            <w:proofErr w:type="spellStart"/>
            <w:r w:rsidRPr="009C54B5">
              <w:t>Now</w:t>
            </w:r>
            <w:proofErr w:type="spellEnd"/>
            <w:r w:rsidRPr="009C54B5">
              <w:t xml:space="preserve"> AASc-008</w:t>
            </w:r>
          </w:p>
        </w:tc>
      </w:tr>
      <w:tr w:rsidR="00C96724" w:rsidRPr="00D52619" w14:paraId="68011E7E" w14:textId="77777777" w:rsidTr="004F3328">
        <w:tc>
          <w:tcPr>
            <w:tcW w:w="582" w:type="dxa"/>
          </w:tcPr>
          <w:p w14:paraId="282F65F2" w14:textId="77777777" w:rsidR="00C96724" w:rsidRPr="009C54B5" w:rsidRDefault="00C96724" w:rsidP="004F3328"/>
        </w:tc>
        <w:tc>
          <w:tcPr>
            <w:tcW w:w="1231" w:type="dxa"/>
          </w:tcPr>
          <w:p w14:paraId="3D66CA55" w14:textId="77777777" w:rsidR="00C96724" w:rsidRPr="009C54B5" w:rsidRDefault="00C96724" w:rsidP="004F3328">
            <w:r w:rsidRPr="009C54B5">
              <w:t>AASd-075</w:t>
            </w:r>
          </w:p>
        </w:tc>
        <w:tc>
          <w:tcPr>
            <w:tcW w:w="1584" w:type="dxa"/>
          </w:tcPr>
          <w:p w14:paraId="2B6CFB6B" w14:textId="77777777" w:rsidR="00C96724" w:rsidRPr="009C54B5" w:rsidRDefault="00C96724" w:rsidP="004F3328">
            <w:proofErr w:type="spellStart"/>
            <w:r w:rsidRPr="009C54B5">
              <w:t>Removed</w:t>
            </w:r>
            <w:proofErr w:type="spellEnd"/>
          </w:p>
        </w:tc>
        <w:tc>
          <w:tcPr>
            <w:tcW w:w="6547" w:type="dxa"/>
          </w:tcPr>
          <w:p w14:paraId="0EF5F7DD" w14:textId="19E7A8A4" w:rsidR="00C96724" w:rsidRPr="003424FE" w:rsidRDefault="00C96724" w:rsidP="004F3328">
            <w:pPr>
              <w:pStyle w:val="Constraint"/>
              <w:framePr w:wrap="auto" w:vAnchor="margin" w:yAlign="inline"/>
              <w:rPr>
                <w:lang w:val="en-US"/>
              </w:rPr>
            </w:pPr>
            <w:r w:rsidRPr="003424FE">
              <w:rPr>
                <w:lang w:val="en-US"/>
              </w:rPr>
              <w:t>Content now documented as separate constraints</w:t>
            </w:r>
          </w:p>
          <w:p w14:paraId="0D329169" w14:textId="77777777" w:rsidR="00C96724" w:rsidRPr="003424FE" w:rsidRDefault="00C96724" w:rsidP="004F3328">
            <w:pPr>
              <w:rPr>
                <w:lang w:val="en-US"/>
              </w:rPr>
            </w:pPr>
            <w:r w:rsidRPr="003424FE">
              <w:rPr>
                <w:lang w:val="en-US"/>
              </w:rPr>
              <w:t xml:space="preserve">Constraint AASd-075: For all </w:t>
            </w:r>
            <w:proofErr w:type="spellStart"/>
            <w:r w:rsidRPr="003424FE">
              <w:rPr>
                <w:lang w:val="en-US"/>
              </w:rPr>
              <w:t>ConceptDescriptions</w:t>
            </w:r>
            <w:proofErr w:type="spellEnd"/>
            <w:r w:rsidRPr="003424FE">
              <w:rPr>
                <w:lang w:val="en-US"/>
              </w:rPr>
              <w:t xml:space="preserve"> using data specification template IEC61360 (http://admin-shell.io/DataSpecificationTemplates/DataSpecificationIEC61360/2/0) values for the attributes not being marked as mandatory or optional in tables</w:t>
            </w:r>
            <w:r>
              <w:rPr>
                <w:lang w:val="en-US"/>
              </w:rPr>
              <w:t xml:space="preserve"> </w:t>
            </w:r>
            <w:r w:rsidRPr="003424FE">
              <w:rPr>
                <w:lang w:val="en-US"/>
              </w:rPr>
              <w:t>depending on its category are ignored and handled as undefined.</w:t>
            </w:r>
          </w:p>
        </w:tc>
      </w:tr>
      <w:tr w:rsidR="00C96724" w:rsidRPr="00D52619" w14:paraId="5C76C0DD" w14:textId="77777777" w:rsidTr="004F3328">
        <w:tc>
          <w:tcPr>
            <w:tcW w:w="582" w:type="dxa"/>
          </w:tcPr>
          <w:p w14:paraId="0DFBAE34" w14:textId="77777777" w:rsidR="00C96724" w:rsidRPr="003424FE" w:rsidRDefault="00C96724" w:rsidP="004F3328">
            <w:pPr>
              <w:rPr>
                <w:lang w:val="en-US"/>
              </w:rPr>
            </w:pPr>
          </w:p>
        </w:tc>
        <w:tc>
          <w:tcPr>
            <w:tcW w:w="1231" w:type="dxa"/>
          </w:tcPr>
          <w:p w14:paraId="0B56BFFC" w14:textId="77777777" w:rsidR="00C96724" w:rsidRPr="009C54B5" w:rsidRDefault="00C96724" w:rsidP="004F3328">
            <w:r w:rsidRPr="009C54B5">
              <w:t>AASd-076</w:t>
            </w:r>
          </w:p>
        </w:tc>
        <w:tc>
          <w:tcPr>
            <w:tcW w:w="1584" w:type="dxa"/>
          </w:tcPr>
          <w:p w14:paraId="1A0FD7C7" w14:textId="77777777" w:rsidR="00C96724" w:rsidRPr="009C54B5" w:rsidRDefault="00C96724" w:rsidP="004F3328">
            <w:proofErr w:type="spellStart"/>
            <w:r w:rsidRPr="009C54B5">
              <w:t>Removed</w:t>
            </w:r>
            <w:proofErr w:type="spellEnd"/>
          </w:p>
        </w:tc>
        <w:tc>
          <w:tcPr>
            <w:tcW w:w="6547" w:type="dxa"/>
          </w:tcPr>
          <w:p w14:paraId="6CD5ADBB" w14:textId="77777777" w:rsidR="00C96724" w:rsidRPr="006C5C0E" w:rsidRDefault="00C96724" w:rsidP="004F3328">
            <w:pPr>
              <w:pStyle w:val="Constraint"/>
              <w:framePr w:wrap="auto" w:vAnchor="margin" w:yAlign="inline"/>
              <w:rPr>
                <w:lang w:val="en-US"/>
              </w:rPr>
            </w:pPr>
            <w:r w:rsidRPr="006C5C0E">
              <w:rPr>
                <w:lang w:val="en-US"/>
              </w:rPr>
              <w:t>Substituted by AASc-002. Simplified, no reference to concept description</w:t>
            </w:r>
          </w:p>
        </w:tc>
      </w:tr>
      <w:tr w:rsidR="00C96724" w:rsidRPr="00D52619" w14:paraId="2591472C" w14:textId="77777777" w:rsidTr="004F3328">
        <w:tc>
          <w:tcPr>
            <w:tcW w:w="582" w:type="dxa"/>
          </w:tcPr>
          <w:p w14:paraId="52D1C7B5" w14:textId="77777777" w:rsidR="00C96724" w:rsidRPr="006C5C0E" w:rsidRDefault="00C96724" w:rsidP="004F3328">
            <w:pPr>
              <w:rPr>
                <w:lang w:val="en-US"/>
              </w:rPr>
            </w:pPr>
          </w:p>
        </w:tc>
        <w:tc>
          <w:tcPr>
            <w:tcW w:w="1231" w:type="dxa"/>
          </w:tcPr>
          <w:p w14:paraId="54E75A65" w14:textId="77777777" w:rsidR="00C96724" w:rsidRPr="00BE3BF6" w:rsidRDefault="00C96724" w:rsidP="004F3328">
            <w:r w:rsidRPr="00BE3BF6">
              <w:t>AASd-080</w:t>
            </w:r>
          </w:p>
        </w:tc>
        <w:tc>
          <w:tcPr>
            <w:tcW w:w="1584" w:type="dxa"/>
          </w:tcPr>
          <w:p w14:paraId="4A83C742" w14:textId="77777777" w:rsidR="00C96724" w:rsidRPr="00BE3BF6" w:rsidRDefault="00C96724" w:rsidP="004F3328">
            <w:proofErr w:type="spellStart"/>
            <w:r w:rsidRPr="00BE3BF6">
              <w:t>Removed</w:t>
            </w:r>
            <w:proofErr w:type="spellEnd"/>
          </w:p>
        </w:tc>
        <w:tc>
          <w:tcPr>
            <w:tcW w:w="6547" w:type="dxa"/>
          </w:tcPr>
          <w:p w14:paraId="3C7FFE67" w14:textId="77777777" w:rsidR="00C96724" w:rsidRPr="006C5C0E" w:rsidRDefault="00C96724" w:rsidP="004F3328">
            <w:pPr>
              <w:pStyle w:val="Constraint"/>
              <w:framePr w:wrap="auto" w:vAnchor="margin" w:yAlign="inline"/>
              <w:rPr>
                <w:lang w:val="en-US"/>
              </w:rPr>
            </w:pPr>
            <w:r w:rsidRPr="006C5C0E">
              <w:rPr>
                <w:lang w:val="en-US"/>
              </w:rPr>
              <w:t xml:space="preserve">No </w:t>
            </w:r>
            <w:r w:rsidRPr="006C5C0E">
              <w:rPr>
                <w:i/>
                <w:iCs/>
                <w:lang w:val="en-US"/>
              </w:rPr>
              <w:t>Key/type</w:t>
            </w:r>
            <w:r w:rsidRPr="006C5C0E">
              <w:rPr>
                <w:lang w:val="en-US"/>
              </w:rPr>
              <w:t xml:space="preserve"> </w:t>
            </w:r>
            <w:proofErr w:type="spellStart"/>
            <w:r w:rsidRPr="006C5C0E">
              <w:rPr>
                <w:lang w:val="en-US"/>
              </w:rPr>
              <w:t>GlobalReference</w:t>
            </w:r>
            <w:proofErr w:type="spellEnd"/>
            <w:r w:rsidRPr="006C5C0E">
              <w:rPr>
                <w:lang w:val="en-US"/>
              </w:rPr>
              <w:t xml:space="preserve"> any longer</w:t>
            </w:r>
          </w:p>
          <w:p w14:paraId="154F7D94" w14:textId="77777777" w:rsidR="00C96724" w:rsidRPr="006C5C0E" w:rsidRDefault="00C96724" w:rsidP="004F3328">
            <w:pPr>
              <w:pStyle w:val="Constraint"/>
              <w:framePr w:wrap="auto" w:vAnchor="margin" w:yAlign="inline"/>
              <w:rPr>
                <w:lang w:val="en-US"/>
              </w:rPr>
            </w:pPr>
            <w:r w:rsidRPr="006C5C0E">
              <w:rPr>
                <w:u w:val="single"/>
                <w:lang w:val="en-US"/>
              </w:rPr>
              <w:t>Constraint AASd-080:</w:t>
            </w:r>
            <w:r w:rsidRPr="006C5C0E">
              <w:rPr>
                <w:lang w:val="en-US"/>
              </w:rPr>
              <w:t xml:space="preserve"> In case </w:t>
            </w:r>
            <w:r w:rsidRPr="006C5C0E">
              <w:rPr>
                <w:i/>
                <w:lang w:val="en-US"/>
              </w:rPr>
              <w:t>Key/type</w:t>
            </w:r>
            <w:r w:rsidRPr="006C5C0E">
              <w:rPr>
                <w:lang w:val="en-US"/>
              </w:rPr>
              <w:t xml:space="preserve"> == </w:t>
            </w:r>
            <w:proofErr w:type="spellStart"/>
            <w:r w:rsidRPr="006C5C0E">
              <w:rPr>
                <w:i/>
                <w:lang w:val="en-US"/>
              </w:rPr>
              <w:t>GlobalReference</w:t>
            </w:r>
            <w:proofErr w:type="spellEnd"/>
            <w:r w:rsidRPr="006C5C0E">
              <w:rPr>
                <w:lang w:val="en-US"/>
              </w:rPr>
              <w:t xml:space="preserve"> </w:t>
            </w:r>
            <w:proofErr w:type="spellStart"/>
            <w:r w:rsidRPr="006C5C0E">
              <w:rPr>
                <w:i/>
                <w:lang w:val="en-US"/>
              </w:rPr>
              <w:t>idType</w:t>
            </w:r>
            <w:proofErr w:type="spellEnd"/>
            <w:r w:rsidRPr="006C5C0E">
              <w:rPr>
                <w:lang w:val="en-US"/>
              </w:rPr>
              <w:t xml:space="preserve"> shall not be any </w:t>
            </w:r>
            <w:proofErr w:type="spellStart"/>
            <w:r w:rsidRPr="006C5C0E">
              <w:rPr>
                <w:lang w:val="en-US"/>
              </w:rPr>
              <w:t>LocalKeyType</w:t>
            </w:r>
            <w:proofErr w:type="spellEnd"/>
            <w:r w:rsidRPr="006C5C0E">
              <w:rPr>
                <w:lang w:val="en-US"/>
              </w:rPr>
              <w:t xml:space="preserve"> (</w:t>
            </w:r>
            <w:proofErr w:type="spellStart"/>
            <w:r w:rsidRPr="006C5C0E">
              <w:rPr>
                <w:i/>
                <w:lang w:val="en-US"/>
              </w:rPr>
              <w:t>IdShort</w:t>
            </w:r>
            <w:proofErr w:type="spellEnd"/>
            <w:r w:rsidRPr="006C5C0E">
              <w:rPr>
                <w:i/>
                <w:lang w:val="en-US"/>
              </w:rPr>
              <w:t xml:space="preserve">, </w:t>
            </w:r>
            <w:proofErr w:type="spellStart"/>
            <w:r w:rsidRPr="006C5C0E">
              <w:rPr>
                <w:i/>
                <w:lang w:val="en-US"/>
              </w:rPr>
              <w:t>FragmentId</w:t>
            </w:r>
            <w:proofErr w:type="spellEnd"/>
            <w:r w:rsidRPr="006C5C0E">
              <w:rPr>
                <w:i/>
                <w:lang w:val="en-US"/>
              </w:rPr>
              <w:t>).</w:t>
            </w:r>
          </w:p>
        </w:tc>
      </w:tr>
      <w:tr w:rsidR="00C96724" w:rsidRPr="00D52619" w14:paraId="2738E1F8" w14:textId="77777777" w:rsidTr="004F3328">
        <w:tc>
          <w:tcPr>
            <w:tcW w:w="582" w:type="dxa"/>
          </w:tcPr>
          <w:p w14:paraId="5164237F" w14:textId="77777777" w:rsidR="00C96724" w:rsidRPr="006C5C0E" w:rsidRDefault="00C96724" w:rsidP="004F3328">
            <w:pPr>
              <w:rPr>
                <w:lang w:val="en-US"/>
              </w:rPr>
            </w:pPr>
          </w:p>
        </w:tc>
        <w:tc>
          <w:tcPr>
            <w:tcW w:w="1231" w:type="dxa"/>
          </w:tcPr>
          <w:p w14:paraId="09B2A80A" w14:textId="77777777" w:rsidR="00C96724" w:rsidRPr="00BE3BF6" w:rsidRDefault="00C96724" w:rsidP="004F3328">
            <w:r w:rsidRPr="00BE3BF6">
              <w:t>AASd-081</w:t>
            </w:r>
          </w:p>
        </w:tc>
        <w:tc>
          <w:tcPr>
            <w:tcW w:w="1584" w:type="dxa"/>
          </w:tcPr>
          <w:p w14:paraId="25E54680" w14:textId="77777777" w:rsidR="00C96724" w:rsidRPr="00BE3BF6" w:rsidRDefault="00C96724" w:rsidP="004F3328">
            <w:proofErr w:type="spellStart"/>
            <w:r w:rsidRPr="00BE3BF6">
              <w:t>Removed</w:t>
            </w:r>
            <w:proofErr w:type="spellEnd"/>
          </w:p>
        </w:tc>
        <w:tc>
          <w:tcPr>
            <w:tcW w:w="6547" w:type="dxa"/>
          </w:tcPr>
          <w:p w14:paraId="67CE5F2F" w14:textId="77777777" w:rsidR="00C96724" w:rsidRPr="006C5C0E" w:rsidRDefault="00C96724" w:rsidP="004F3328">
            <w:pPr>
              <w:pStyle w:val="Constraint"/>
              <w:framePr w:wrap="auto" w:vAnchor="margin" w:yAlign="inline"/>
              <w:rPr>
                <w:lang w:val="en-US"/>
              </w:rPr>
            </w:pPr>
            <w:r w:rsidRPr="006C5C0E">
              <w:rPr>
                <w:lang w:val="en-US"/>
              </w:rPr>
              <w:t xml:space="preserve">No </w:t>
            </w:r>
            <w:r w:rsidRPr="006C5C0E">
              <w:rPr>
                <w:i/>
                <w:iCs/>
                <w:lang w:val="en-US"/>
              </w:rPr>
              <w:t>Key/</w:t>
            </w:r>
            <w:proofErr w:type="spellStart"/>
            <w:r w:rsidRPr="006C5C0E">
              <w:rPr>
                <w:i/>
                <w:iCs/>
                <w:lang w:val="en-US"/>
              </w:rPr>
              <w:t>idType</w:t>
            </w:r>
            <w:proofErr w:type="spellEnd"/>
            <w:r w:rsidRPr="006C5C0E">
              <w:rPr>
                <w:lang w:val="en-US"/>
              </w:rPr>
              <w:t xml:space="preserve"> any longer</w:t>
            </w:r>
          </w:p>
          <w:p w14:paraId="7326813C" w14:textId="77777777" w:rsidR="00C96724" w:rsidRPr="006C5C0E" w:rsidRDefault="00C96724" w:rsidP="004F3328">
            <w:pPr>
              <w:rPr>
                <w:lang w:val="en-US"/>
              </w:rPr>
            </w:pPr>
            <w:r w:rsidRPr="006C5C0E">
              <w:rPr>
                <w:u w:val="single"/>
                <w:lang w:val="en-US"/>
              </w:rPr>
              <w:t>Constraint AASd-081:</w:t>
            </w:r>
            <w:r w:rsidRPr="006C5C0E">
              <w:rPr>
                <w:lang w:val="en-US"/>
              </w:rPr>
              <w:t xml:space="preserve"> In case </w:t>
            </w:r>
            <w:r w:rsidRPr="006C5C0E">
              <w:rPr>
                <w:iCs/>
                <w:lang w:val="en-US"/>
              </w:rPr>
              <w:t>Key/type</w:t>
            </w:r>
            <w:r w:rsidRPr="006C5C0E">
              <w:rPr>
                <w:lang w:val="en-US"/>
              </w:rPr>
              <w:t>==</w:t>
            </w:r>
            <w:proofErr w:type="spellStart"/>
            <w:r w:rsidRPr="006C5C0E">
              <w:rPr>
                <w:iCs/>
                <w:lang w:val="en-US"/>
              </w:rPr>
              <w:t>AssetAdministrationShell</w:t>
            </w:r>
            <w:proofErr w:type="spellEnd"/>
            <w:r w:rsidRPr="006C5C0E">
              <w:rPr>
                <w:lang w:val="en-US"/>
              </w:rPr>
              <w:t xml:space="preserve"> </w:t>
            </w:r>
            <w:r w:rsidRPr="006C5C0E">
              <w:rPr>
                <w:iCs/>
                <w:lang w:val="en-US"/>
              </w:rPr>
              <w:t>Key/</w:t>
            </w:r>
            <w:proofErr w:type="spellStart"/>
            <w:r w:rsidRPr="006C5C0E">
              <w:rPr>
                <w:iCs/>
                <w:lang w:val="en-US"/>
              </w:rPr>
              <w:t>idType</w:t>
            </w:r>
            <w:proofErr w:type="spellEnd"/>
            <w:r w:rsidRPr="006C5C0E">
              <w:rPr>
                <w:lang w:val="en-US"/>
              </w:rPr>
              <w:t xml:space="preserve"> shall not be any  </w:t>
            </w:r>
            <w:proofErr w:type="spellStart"/>
            <w:r w:rsidRPr="006C5C0E">
              <w:rPr>
                <w:iCs/>
                <w:lang w:val="en-US"/>
              </w:rPr>
              <w:t>LocalKeyType</w:t>
            </w:r>
            <w:proofErr w:type="spellEnd"/>
            <w:r w:rsidRPr="006C5C0E">
              <w:rPr>
                <w:iCs/>
                <w:lang w:val="en-US"/>
              </w:rPr>
              <w:t xml:space="preserve"> </w:t>
            </w:r>
            <w:r w:rsidRPr="006C5C0E">
              <w:rPr>
                <w:lang w:val="en-US"/>
              </w:rPr>
              <w:t>(</w:t>
            </w:r>
            <w:proofErr w:type="spellStart"/>
            <w:r w:rsidRPr="006C5C0E">
              <w:rPr>
                <w:lang w:val="en-US"/>
              </w:rPr>
              <w:t>IdShort</w:t>
            </w:r>
            <w:proofErr w:type="spellEnd"/>
            <w:r w:rsidRPr="006C5C0E">
              <w:rPr>
                <w:lang w:val="en-US"/>
              </w:rPr>
              <w:t xml:space="preserve">, </w:t>
            </w:r>
            <w:proofErr w:type="spellStart"/>
            <w:r w:rsidRPr="006C5C0E">
              <w:rPr>
                <w:lang w:val="en-US"/>
              </w:rPr>
              <w:t>FragmentId</w:t>
            </w:r>
            <w:proofErr w:type="spellEnd"/>
            <w:r w:rsidRPr="006C5C0E">
              <w:rPr>
                <w:lang w:val="en-US"/>
              </w:rPr>
              <w:t>).</w:t>
            </w:r>
          </w:p>
        </w:tc>
      </w:tr>
      <w:tr w:rsidR="00C96724" w14:paraId="2FDA399D" w14:textId="77777777" w:rsidTr="004F3328">
        <w:tc>
          <w:tcPr>
            <w:tcW w:w="582" w:type="dxa"/>
          </w:tcPr>
          <w:p w14:paraId="4C41B4A5" w14:textId="77777777" w:rsidR="00C96724" w:rsidRPr="006C5C0E" w:rsidRDefault="00C96724" w:rsidP="004F3328">
            <w:pPr>
              <w:rPr>
                <w:lang w:val="en-US"/>
              </w:rPr>
            </w:pPr>
          </w:p>
        </w:tc>
        <w:tc>
          <w:tcPr>
            <w:tcW w:w="1231" w:type="dxa"/>
          </w:tcPr>
          <w:p w14:paraId="0FBBF7B5" w14:textId="77777777" w:rsidR="00C96724" w:rsidRPr="00BE3BF6" w:rsidRDefault="00C96724" w:rsidP="004F3328">
            <w:r w:rsidRPr="00BE3BF6">
              <w:t>AASd-090</w:t>
            </w:r>
          </w:p>
        </w:tc>
        <w:tc>
          <w:tcPr>
            <w:tcW w:w="1584" w:type="dxa"/>
          </w:tcPr>
          <w:p w14:paraId="391AA575" w14:textId="77777777" w:rsidR="00C96724" w:rsidRPr="00BE3BF6" w:rsidRDefault="00C96724" w:rsidP="004F3328">
            <w:r w:rsidRPr="00BE3BF6">
              <w:t>Update</w:t>
            </w:r>
          </w:p>
        </w:tc>
        <w:tc>
          <w:tcPr>
            <w:tcW w:w="6547" w:type="dxa"/>
          </w:tcPr>
          <w:p w14:paraId="4E4A5704" w14:textId="77777777" w:rsidR="00C96724" w:rsidRPr="006C5C0E" w:rsidRDefault="00C96724" w:rsidP="004F3328">
            <w:pPr>
              <w:rPr>
                <w:lang w:val="en-US"/>
              </w:rPr>
            </w:pPr>
            <w:r w:rsidRPr="006C5C0E">
              <w:rPr>
                <w:lang w:val="en-US"/>
              </w:rPr>
              <w:t>Exception: File and Blob data elements removed. Reformulated.</w:t>
            </w:r>
          </w:p>
          <w:p w14:paraId="14F9024E" w14:textId="77777777" w:rsidR="00C96724" w:rsidRPr="00BE3BF6" w:rsidRDefault="00C96724" w:rsidP="004F3328">
            <w:r w:rsidRPr="006C5C0E">
              <w:rPr>
                <w:lang w:val="en-US"/>
              </w:rPr>
              <w:t xml:space="preserve">Constraint AASd-090: For data elements category (inherited by Referable) shall be one of the following values: CONSTANT, PARAMETER or VARIABLE. </w:t>
            </w:r>
            <w:r w:rsidRPr="00BE3BF6">
              <w:t>Default: VARIABLE</w:t>
            </w:r>
          </w:p>
        </w:tc>
      </w:tr>
      <w:tr w:rsidR="00C96724" w:rsidRPr="00D52619" w14:paraId="78CBB79D" w14:textId="77777777" w:rsidTr="004F3328">
        <w:tc>
          <w:tcPr>
            <w:tcW w:w="582" w:type="dxa"/>
          </w:tcPr>
          <w:p w14:paraId="61E0F641" w14:textId="77777777" w:rsidR="00C96724" w:rsidRPr="00BE3BF6" w:rsidRDefault="00C96724" w:rsidP="004F3328"/>
        </w:tc>
        <w:tc>
          <w:tcPr>
            <w:tcW w:w="1231" w:type="dxa"/>
          </w:tcPr>
          <w:p w14:paraId="0E53FAA0" w14:textId="77777777" w:rsidR="00C96724" w:rsidRPr="00BE3BF6" w:rsidRDefault="00C96724" w:rsidP="004F3328">
            <w:r w:rsidRPr="00BE3BF6">
              <w:t>AASd-092</w:t>
            </w:r>
          </w:p>
        </w:tc>
        <w:tc>
          <w:tcPr>
            <w:tcW w:w="1584" w:type="dxa"/>
          </w:tcPr>
          <w:p w14:paraId="46C28BE4" w14:textId="77777777" w:rsidR="00C96724" w:rsidRPr="00BE3BF6" w:rsidRDefault="00C96724" w:rsidP="004F3328">
            <w:proofErr w:type="spellStart"/>
            <w:r w:rsidRPr="00BE3BF6">
              <w:t>Removed</w:t>
            </w:r>
            <w:proofErr w:type="spellEnd"/>
          </w:p>
        </w:tc>
        <w:tc>
          <w:tcPr>
            <w:tcW w:w="6547" w:type="dxa"/>
          </w:tcPr>
          <w:p w14:paraId="307D7369" w14:textId="77777777" w:rsidR="00C96724" w:rsidRPr="006C5C0E" w:rsidRDefault="00C96724" w:rsidP="004F3328">
            <w:pPr>
              <w:rPr>
                <w:lang w:val="en-US"/>
              </w:rPr>
            </w:pPr>
            <w:r w:rsidRPr="006C5C0E">
              <w:rPr>
                <w:lang w:val="en-US"/>
              </w:rPr>
              <w:t xml:space="preserve">removed, still recommended; would be renamed to </w:t>
            </w:r>
            <w:proofErr w:type="spellStart"/>
            <w:r w:rsidRPr="006C5C0E">
              <w:rPr>
                <w:lang w:val="en-US"/>
              </w:rPr>
              <w:t>AASc</w:t>
            </w:r>
            <w:proofErr w:type="spellEnd"/>
            <w:r w:rsidRPr="006C5C0E">
              <w:rPr>
                <w:lang w:val="en-US"/>
              </w:rPr>
              <w:t xml:space="preserve"> and updated  if still needed </w:t>
            </w:r>
          </w:p>
          <w:p w14:paraId="57C144DB" w14:textId="77777777" w:rsidR="00C96724" w:rsidRPr="006C5C0E" w:rsidRDefault="00C96724" w:rsidP="004F3328">
            <w:pPr>
              <w:rPr>
                <w:lang w:val="en-US"/>
              </w:rPr>
            </w:pPr>
          </w:p>
          <w:p w14:paraId="2C7B6ADD" w14:textId="77777777" w:rsidR="00C96724" w:rsidRPr="006C5C0E" w:rsidRDefault="00C96724" w:rsidP="004F3328">
            <w:pPr>
              <w:rPr>
                <w:lang w:val="en-US"/>
              </w:rPr>
            </w:pPr>
            <w:proofErr w:type="spellStart"/>
            <w:r w:rsidRPr="006C5C0E">
              <w:rPr>
                <w:lang w:val="en-US"/>
              </w:rPr>
              <w:t>SubmodelElementCollection</w:t>
            </w:r>
            <w:proofErr w:type="spellEnd"/>
            <w:r w:rsidRPr="006C5C0E">
              <w:rPr>
                <w:lang w:val="en-US"/>
              </w:rPr>
              <w:t xml:space="preserve"> was split into </w:t>
            </w:r>
            <w:proofErr w:type="spellStart"/>
            <w:r w:rsidRPr="006C5C0E">
              <w:rPr>
                <w:lang w:val="en-US"/>
              </w:rPr>
              <w:t>SubmodelElementList</w:t>
            </w:r>
            <w:proofErr w:type="spellEnd"/>
            <w:r w:rsidRPr="006C5C0E">
              <w:rPr>
                <w:lang w:val="en-US"/>
              </w:rPr>
              <w:t xml:space="preserve"> and </w:t>
            </w:r>
            <w:proofErr w:type="spellStart"/>
            <w:r w:rsidRPr="006C5C0E">
              <w:rPr>
                <w:lang w:val="en-US"/>
              </w:rPr>
              <w:t>SubmodelElementCollection</w:t>
            </w:r>
            <w:proofErr w:type="spellEnd"/>
            <w:r w:rsidRPr="006C5C0E">
              <w:rPr>
                <w:lang w:val="en-US"/>
              </w:rPr>
              <w:t xml:space="preserve"> (here: </w:t>
            </w:r>
            <w:proofErr w:type="spellStart"/>
            <w:r w:rsidRPr="006C5C0E">
              <w:rPr>
                <w:lang w:val="en-US"/>
              </w:rPr>
              <w:t>SubmodelElementCollection</w:t>
            </w:r>
            <w:proofErr w:type="spellEnd"/>
            <w:r w:rsidRPr="006C5C0E">
              <w:rPr>
                <w:lang w:val="en-US"/>
              </w:rPr>
              <w:t>)</w:t>
            </w:r>
          </w:p>
          <w:p w14:paraId="15BF69F1" w14:textId="77777777" w:rsidR="00C96724" w:rsidRPr="006C5C0E" w:rsidRDefault="00C96724" w:rsidP="004F3328">
            <w:pPr>
              <w:spacing w:after="0" w:line="240" w:lineRule="auto"/>
              <w:rPr>
                <w:lang w:val="en-US"/>
              </w:rPr>
            </w:pPr>
          </w:p>
          <w:p w14:paraId="6B500B3B" w14:textId="77777777" w:rsidR="00C96724" w:rsidRPr="006C5C0E" w:rsidRDefault="00C96724" w:rsidP="004F3328">
            <w:pPr>
              <w:spacing w:after="0" w:line="240" w:lineRule="auto"/>
              <w:rPr>
                <w:lang w:val="en-US"/>
              </w:rPr>
            </w:pPr>
            <w:r w:rsidRPr="006C5C0E">
              <w:rPr>
                <w:lang w:val="en-US"/>
              </w:rPr>
              <w:t xml:space="preserve">Constraint AASd-092: If the </w:t>
            </w:r>
            <w:proofErr w:type="spellStart"/>
            <w:r w:rsidRPr="006C5C0E">
              <w:rPr>
                <w:lang w:val="en-US"/>
              </w:rPr>
              <w:t>semanticId</w:t>
            </w:r>
            <w:proofErr w:type="spellEnd"/>
            <w:r w:rsidRPr="006C5C0E">
              <w:rPr>
                <w:lang w:val="en-US"/>
              </w:rPr>
              <w:t xml:space="preserve"> of a </w:t>
            </w:r>
            <w:proofErr w:type="spellStart"/>
            <w:r w:rsidRPr="006C5C0E">
              <w:rPr>
                <w:lang w:val="en-US"/>
              </w:rPr>
              <w:t>SubmodelElementCollection</w:t>
            </w:r>
            <w:proofErr w:type="spellEnd"/>
            <w:r w:rsidRPr="006C5C0E">
              <w:rPr>
                <w:lang w:val="en-US"/>
              </w:rPr>
              <w:t xml:space="preserve"> with </w:t>
            </w:r>
            <w:proofErr w:type="spellStart"/>
            <w:r w:rsidRPr="006C5C0E">
              <w:rPr>
                <w:lang w:val="en-US"/>
              </w:rPr>
              <w:t>SubmodelElementCollection</w:t>
            </w:r>
            <w:proofErr w:type="spellEnd"/>
            <w:r w:rsidRPr="006C5C0E">
              <w:rPr>
                <w:lang w:val="en-US"/>
              </w:rPr>
              <w:t>/</w:t>
            </w:r>
            <w:proofErr w:type="spellStart"/>
            <w:r w:rsidRPr="006C5C0E">
              <w:rPr>
                <w:lang w:val="en-US"/>
              </w:rPr>
              <w:t>allowDuplicates</w:t>
            </w:r>
            <w:proofErr w:type="spellEnd"/>
            <w:r w:rsidRPr="006C5C0E">
              <w:rPr>
                <w:lang w:val="en-US"/>
              </w:rPr>
              <w:t xml:space="preserve"> == false references a </w:t>
            </w:r>
            <w:proofErr w:type="spellStart"/>
            <w:r w:rsidRPr="006C5C0E">
              <w:rPr>
                <w:lang w:val="en-US"/>
              </w:rPr>
              <w:t>ConceptDescription</w:t>
            </w:r>
            <w:proofErr w:type="spellEnd"/>
            <w:r w:rsidRPr="006C5C0E">
              <w:rPr>
                <w:lang w:val="en-US"/>
              </w:rPr>
              <w:t xml:space="preserve"> then the </w:t>
            </w:r>
            <w:proofErr w:type="spellStart"/>
            <w:r w:rsidRPr="006C5C0E">
              <w:rPr>
                <w:lang w:val="en-US"/>
              </w:rPr>
              <w:t>ConceptDescription</w:t>
            </w:r>
            <w:proofErr w:type="spellEnd"/>
            <w:r w:rsidRPr="006C5C0E">
              <w:rPr>
                <w:lang w:val="en-US"/>
              </w:rPr>
              <w:t>/category shall be ENTITY.</w:t>
            </w:r>
          </w:p>
        </w:tc>
      </w:tr>
      <w:tr w:rsidR="00C96724" w:rsidRPr="00D52619" w14:paraId="31F4AE4B" w14:textId="77777777" w:rsidTr="004F3328">
        <w:tc>
          <w:tcPr>
            <w:tcW w:w="582" w:type="dxa"/>
          </w:tcPr>
          <w:p w14:paraId="3A4FF281" w14:textId="77777777" w:rsidR="00C96724" w:rsidRPr="006C5C0E" w:rsidRDefault="00C96724" w:rsidP="004F3328">
            <w:pPr>
              <w:rPr>
                <w:lang w:val="en-US"/>
              </w:rPr>
            </w:pPr>
          </w:p>
        </w:tc>
        <w:tc>
          <w:tcPr>
            <w:tcW w:w="1231" w:type="dxa"/>
          </w:tcPr>
          <w:p w14:paraId="28170B11" w14:textId="77777777" w:rsidR="00C96724" w:rsidRPr="00BE3BF6" w:rsidRDefault="00C96724" w:rsidP="004F3328">
            <w:r w:rsidRPr="00BE3BF6">
              <w:t>AASd-093</w:t>
            </w:r>
          </w:p>
        </w:tc>
        <w:tc>
          <w:tcPr>
            <w:tcW w:w="1584" w:type="dxa"/>
          </w:tcPr>
          <w:p w14:paraId="17105A9A" w14:textId="77777777" w:rsidR="00C96724" w:rsidRPr="00BE3BF6" w:rsidRDefault="00C96724" w:rsidP="004F3328">
            <w:proofErr w:type="spellStart"/>
            <w:r w:rsidRPr="00BE3BF6">
              <w:t>Removed</w:t>
            </w:r>
            <w:proofErr w:type="spellEnd"/>
          </w:p>
        </w:tc>
        <w:tc>
          <w:tcPr>
            <w:tcW w:w="6547" w:type="dxa"/>
          </w:tcPr>
          <w:p w14:paraId="69708E19" w14:textId="77777777" w:rsidR="00C96724" w:rsidRPr="00845EB7" w:rsidRDefault="00C96724" w:rsidP="004F3328">
            <w:pPr>
              <w:rPr>
                <w:lang w:val="en-US"/>
              </w:rPr>
            </w:pPr>
            <w:r w:rsidRPr="00845EB7">
              <w:rPr>
                <w:lang w:val="en-US"/>
              </w:rPr>
              <w:t xml:space="preserve">removed, still recommended; would be renamed to </w:t>
            </w:r>
            <w:proofErr w:type="spellStart"/>
            <w:r w:rsidRPr="00845EB7">
              <w:rPr>
                <w:lang w:val="en-US"/>
              </w:rPr>
              <w:t>AASc</w:t>
            </w:r>
            <w:proofErr w:type="spellEnd"/>
            <w:r w:rsidRPr="00845EB7">
              <w:rPr>
                <w:lang w:val="en-US"/>
              </w:rPr>
              <w:t xml:space="preserve"> and updated  if still needed </w:t>
            </w:r>
          </w:p>
          <w:p w14:paraId="1E085237" w14:textId="77777777" w:rsidR="00C96724" w:rsidRPr="00845EB7" w:rsidRDefault="00C96724" w:rsidP="004F3328">
            <w:pPr>
              <w:spacing w:after="0" w:line="240" w:lineRule="auto"/>
              <w:rPr>
                <w:lang w:val="en-US"/>
              </w:rPr>
            </w:pPr>
          </w:p>
          <w:p w14:paraId="4046C87E" w14:textId="77777777" w:rsidR="00C96724" w:rsidRPr="00845EB7" w:rsidRDefault="00C96724" w:rsidP="004F3328">
            <w:pPr>
              <w:spacing w:after="0" w:line="240" w:lineRule="auto"/>
              <w:rPr>
                <w:lang w:val="en-US"/>
              </w:rPr>
            </w:pPr>
            <w:proofErr w:type="spellStart"/>
            <w:r w:rsidRPr="00845EB7">
              <w:rPr>
                <w:lang w:val="en-US"/>
              </w:rPr>
              <w:t>SubmodelElementCollection</w:t>
            </w:r>
            <w:proofErr w:type="spellEnd"/>
            <w:r w:rsidRPr="00845EB7">
              <w:rPr>
                <w:lang w:val="en-US"/>
              </w:rPr>
              <w:t xml:space="preserve"> was split into </w:t>
            </w:r>
            <w:proofErr w:type="spellStart"/>
            <w:r w:rsidRPr="00845EB7">
              <w:rPr>
                <w:lang w:val="en-US"/>
              </w:rPr>
              <w:t>SubmodelElementList</w:t>
            </w:r>
            <w:proofErr w:type="spellEnd"/>
            <w:r w:rsidRPr="00845EB7">
              <w:rPr>
                <w:lang w:val="en-US"/>
              </w:rPr>
              <w:t xml:space="preserve"> and </w:t>
            </w:r>
            <w:proofErr w:type="spellStart"/>
            <w:r w:rsidRPr="00845EB7">
              <w:rPr>
                <w:lang w:val="en-US"/>
              </w:rPr>
              <w:t>SubmodelElementStruct</w:t>
            </w:r>
            <w:proofErr w:type="spellEnd"/>
            <w:r w:rsidRPr="00845EB7">
              <w:rPr>
                <w:lang w:val="en-US"/>
              </w:rPr>
              <w:t xml:space="preserve"> (here: </w:t>
            </w:r>
            <w:proofErr w:type="spellStart"/>
            <w:r w:rsidRPr="00845EB7">
              <w:rPr>
                <w:lang w:val="en-US"/>
              </w:rPr>
              <w:t>SubmodelElementList</w:t>
            </w:r>
            <w:proofErr w:type="spellEnd"/>
            <w:r w:rsidRPr="00845EB7">
              <w:rPr>
                <w:lang w:val="en-US"/>
              </w:rPr>
              <w:t>)</w:t>
            </w:r>
          </w:p>
          <w:p w14:paraId="768672AC" w14:textId="77777777" w:rsidR="00C96724" w:rsidRPr="00845EB7" w:rsidRDefault="00C96724" w:rsidP="004F3328">
            <w:pPr>
              <w:spacing w:after="0" w:line="240" w:lineRule="auto"/>
              <w:rPr>
                <w:lang w:val="en-US"/>
              </w:rPr>
            </w:pPr>
          </w:p>
          <w:p w14:paraId="1EEA15B7" w14:textId="77777777" w:rsidR="00C96724" w:rsidRPr="00845EB7" w:rsidRDefault="00C96724" w:rsidP="004F3328">
            <w:pPr>
              <w:spacing w:after="0" w:line="240" w:lineRule="auto"/>
              <w:rPr>
                <w:lang w:val="en-US"/>
              </w:rPr>
            </w:pPr>
            <w:r w:rsidRPr="00845EB7">
              <w:rPr>
                <w:lang w:val="en-US"/>
              </w:rPr>
              <w:t xml:space="preserve">Constraint AASd-093: If the </w:t>
            </w:r>
            <w:proofErr w:type="spellStart"/>
            <w:r w:rsidRPr="00845EB7">
              <w:rPr>
                <w:lang w:val="en-US"/>
              </w:rPr>
              <w:t>semanticId</w:t>
            </w:r>
            <w:proofErr w:type="spellEnd"/>
            <w:r w:rsidRPr="00845EB7">
              <w:rPr>
                <w:lang w:val="en-US"/>
              </w:rPr>
              <w:t xml:space="preserve"> of a </w:t>
            </w:r>
            <w:proofErr w:type="spellStart"/>
            <w:r w:rsidRPr="00845EB7">
              <w:rPr>
                <w:lang w:val="en-US"/>
              </w:rPr>
              <w:t>SubmodelElementCollection</w:t>
            </w:r>
            <w:proofErr w:type="spellEnd"/>
            <w:r w:rsidRPr="00845EB7">
              <w:rPr>
                <w:lang w:val="en-US"/>
              </w:rPr>
              <w:t xml:space="preserve"> with </w:t>
            </w:r>
            <w:proofErr w:type="spellStart"/>
            <w:r w:rsidRPr="00845EB7">
              <w:rPr>
                <w:lang w:val="en-US"/>
              </w:rPr>
              <w:t>SubmodelElementCollection</w:t>
            </w:r>
            <w:proofErr w:type="spellEnd"/>
            <w:r w:rsidRPr="00845EB7">
              <w:rPr>
                <w:lang w:val="en-US"/>
              </w:rPr>
              <w:t>/</w:t>
            </w:r>
            <w:proofErr w:type="spellStart"/>
            <w:r w:rsidRPr="00845EB7">
              <w:rPr>
                <w:lang w:val="en-US"/>
              </w:rPr>
              <w:t>allowDuplicates</w:t>
            </w:r>
            <w:proofErr w:type="spellEnd"/>
            <w:r w:rsidRPr="00845EB7">
              <w:rPr>
                <w:lang w:val="en-US"/>
              </w:rPr>
              <w:t xml:space="preserve"> == true references a </w:t>
            </w:r>
            <w:proofErr w:type="spellStart"/>
            <w:r w:rsidRPr="00845EB7">
              <w:rPr>
                <w:lang w:val="en-US"/>
              </w:rPr>
              <w:t>ConceptDescription</w:t>
            </w:r>
            <w:proofErr w:type="spellEnd"/>
            <w:r w:rsidRPr="00845EB7">
              <w:rPr>
                <w:lang w:val="en-US"/>
              </w:rPr>
              <w:t xml:space="preserve"> then the </w:t>
            </w:r>
            <w:proofErr w:type="spellStart"/>
            <w:r w:rsidRPr="00845EB7">
              <w:rPr>
                <w:lang w:val="en-US"/>
              </w:rPr>
              <w:t>ConceptDescription</w:t>
            </w:r>
            <w:proofErr w:type="spellEnd"/>
            <w:r w:rsidRPr="00845EB7">
              <w:rPr>
                <w:lang w:val="en-US"/>
              </w:rPr>
              <w:t>/category shall be COLLECTION.</w:t>
            </w:r>
          </w:p>
          <w:p w14:paraId="154FD03F" w14:textId="77777777" w:rsidR="00C96724" w:rsidRPr="00845EB7" w:rsidRDefault="00C96724" w:rsidP="004F3328">
            <w:pPr>
              <w:spacing w:after="0" w:line="240" w:lineRule="auto"/>
              <w:rPr>
                <w:lang w:val="en-US"/>
              </w:rPr>
            </w:pPr>
          </w:p>
        </w:tc>
      </w:tr>
      <w:tr w:rsidR="00C96724" w:rsidRPr="00D52619" w14:paraId="1D360FD5" w14:textId="77777777" w:rsidTr="004F3328">
        <w:trPr>
          <w:trHeight w:val="58"/>
        </w:trPr>
        <w:tc>
          <w:tcPr>
            <w:tcW w:w="582" w:type="dxa"/>
          </w:tcPr>
          <w:p w14:paraId="12CF4FEF" w14:textId="77777777" w:rsidR="00C96724" w:rsidRPr="006C5C0E" w:rsidRDefault="00C96724" w:rsidP="004F3328">
            <w:pPr>
              <w:rPr>
                <w:lang w:val="en-US"/>
              </w:rPr>
            </w:pPr>
          </w:p>
        </w:tc>
        <w:tc>
          <w:tcPr>
            <w:tcW w:w="1231" w:type="dxa"/>
          </w:tcPr>
          <w:p w14:paraId="363A51C0" w14:textId="77777777" w:rsidR="00C96724" w:rsidRPr="00C50D60" w:rsidRDefault="00C96724" w:rsidP="004F3328">
            <w:r w:rsidRPr="000E4B6C">
              <w:t>AASd-107</w:t>
            </w:r>
          </w:p>
        </w:tc>
        <w:tc>
          <w:tcPr>
            <w:tcW w:w="1584" w:type="dxa"/>
          </w:tcPr>
          <w:p w14:paraId="765F08FD" w14:textId="77777777" w:rsidR="00C96724" w:rsidRPr="00C50D60" w:rsidRDefault="00C96724" w:rsidP="004F3328">
            <w:r w:rsidRPr="00C50D60">
              <w:t>New</w:t>
            </w:r>
          </w:p>
        </w:tc>
        <w:tc>
          <w:tcPr>
            <w:tcW w:w="6547" w:type="dxa"/>
          </w:tcPr>
          <w:p w14:paraId="36E8D4BC" w14:textId="77777777" w:rsidR="00C96724" w:rsidRPr="00845EB7" w:rsidRDefault="00C96724" w:rsidP="004F3328">
            <w:pPr>
              <w:rPr>
                <w:lang w:val="en-US"/>
              </w:rPr>
            </w:pPr>
            <w:r w:rsidRPr="00845EB7">
              <w:rPr>
                <w:lang w:val="en-US"/>
              </w:rPr>
              <w:t xml:space="preserve">Constraint AASd-107: If a first level child element in a </w:t>
            </w:r>
            <w:proofErr w:type="spellStart"/>
            <w:r w:rsidRPr="00845EB7">
              <w:rPr>
                <w:lang w:val="en-US"/>
              </w:rPr>
              <w:t>SubmodelElementList</w:t>
            </w:r>
            <w:proofErr w:type="spellEnd"/>
            <w:r w:rsidRPr="00845EB7">
              <w:rPr>
                <w:lang w:val="en-US"/>
              </w:rPr>
              <w:t xml:space="preserve"> has a </w:t>
            </w:r>
            <w:proofErr w:type="spellStart"/>
            <w:r w:rsidRPr="00845EB7">
              <w:rPr>
                <w:lang w:val="en-US"/>
              </w:rPr>
              <w:t>semanticId</w:t>
            </w:r>
            <w:proofErr w:type="spellEnd"/>
            <w:r w:rsidRPr="00845EB7">
              <w:rPr>
                <w:lang w:val="en-US"/>
              </w:rPr>
              <w:t xml:space="preserve"> it shall be identical to </w:t>
            </w:r>
            <w:proofErr w:type="spellStart"/>
            <w:r w:rsidRPr="00845EB7">
              <w:rPr>
                <w:lang w:val="en-US"/>
              </w:rPr>
              <w:t>SubmodelElementList</w:t>
            </w:r>
            <w:proofErr w:type="spellEnd"/>
            <w:r w:rsidRPr="00845EB7">
              <w:rPr>
                <w:lang w:val="en-US"/>
              </w:rPr>
              <w:t>/</w:t>
            </w:r>
            <w:proofErr w:type="spellStart"/>
            <w:r w:rsidRPr="00845EB7">
              <w:rPr>
                <w:lang w:val="en-US"/>
              </w:rPr>
              <w:t>semanticIdListElement</w:t>
            </w:r>
            <w:proofErr w:type="spellEnd"/>
            <w:r w:rsidRPr="00845EB7">
              <w:rPr>
                <w:lang w:val="en-US"/>
              </w:rPr>
              <w:t xml:space="preserve">. </w:t>
            </w:r>
          </w:p>
        </w:tc>
      </w:tr>
      <w:tr w:rsidR="00C96724" w:rsidRPr="00D52619" w14:paraId="5CFAE84C" w14:textId="77777777" w:rsidTr="004F3328">
        <w:trPr>
          <w:trHeight w:val="58"/>
        </w:trPr>
        <w:tc>
          <w:tcPr>
            <w:tcW w:w="582" w:type="dxa"/>
          </w:tcPr>
          <w:p w14:paraId="3E0A288F" w14:textId="77777777" w:rsidR="00C96724" w:rsidRPr="006C5C0E" w:rsidRDefault="00C96724" w:rsidP="004F3328">
            <w:pPr>
              <w:rPr>
                <w:lang w:val="en-US"/>
              </w:rPr>
            </w:pPr>
          </w:p>
        </w:tc>
        <w:tc>
          <w:tcPr>
            <w:tcW w:w="1231" w:type="dxa"/>
          </w:tcPr>
          <w:p w14:paraId="26C2C90C" w14:textId="77777777" w:rsidR="00C96724" w:rsidRPr="000E4B6C" w:rsidRDefault="00C96724" w:rsidP="004F3328">
            <w:r w:rsidRPr="000E4B6C">
              <w:t>AASd-108</w:t>
            </w:r>
          </w:p>
        </w:tc>
        <w:tc>
          <w:tcPr>
            <w:tcW w:w="1584" w:type="dxa"/>
          </w:tcPr>
          <w:p w14:paraId="19A795B2" w14:textId="77777777" w:rsidR="00C96724" w:rsidRPr="00C50D60" w:rsidRDefault="00C96724" w:rsidP="004F3328">
            <w:r w:rsidRPr="00C50D60">
              <w:t>New</w:t>
            </w:r>
          </w:p>
        </w:tc>
        <w:tc>
          <w:tcPr>
            <w:tcW w:w="6547" w:type="dxa"/>
          </w:tcPr>
          <w:p w14:paraId="4D269A51" w14:textId="77777777" w:rsidR="00C96724" w:rsidRPr="00845EB7" w:rsidRDefault="00C96724" w:rsidP="004F3328">
            <w:pPr>
              <w:rPr>
                <w:lang w:val="en-US"/>
              </w:rPr>
            </w:pPr>
            <w:r w:rsidRPr="00845EB7">
              <w:rPr>
                <w:lang w:val="en-US"/>
              </w:rPr>
              <w:t xml:space="preserve">Constraint AASd-108: All first level child elements in a </w:t>
            </w:r>
            <w:proofErr w:type="spellStart"/>
            <w:r w:rsidRPr="00845EB7">
              <w:rPr>
                <w:lang w:val="en-US"/>
              </w:rPr>
              <w:t>SubmodelElementList</w:t>
            </w:r>
            <w:proofErr w:type="spellEnd"/>
            <w:r w:rsidRPr="00845EB7">
              <w:rPr>
                <w:lang w:val="en-US"/>
              </w:rPr>
              <w:t xml:space="preserve"> shall have the same </w:t>
            </w:r>
            <w:proofErr w:type="spellStart"/>
            <w:r w:rsidRPr="00845EB7">
              <w:rPr>
                <w:lang w:val="en-US"/>
              </w:rPr>
              <w:t>submodel</w:t>
            </w:r>
            <w:proofErr w:type="spellEnd"/>
            <w:r w:rsidRPr="00845EB7">
              <w:rPr>
                <w:lang w:val="en-US"/>
              </w:rPr>
              <w:t xml:space="preserve"> element type as specified in </w:t>
            </w:r>
            <w:proofErr w:type="spellStart"/>
            <w:r w:rsidRPr="00845EB7">
              <w:rPr>
                <w:lang w:val="en-US"/>
              </w:rPr>
              <w:t>SubmodelElementList</w:t>
            </w:r>
            <w:proofErr w:type="spellEnd"/>
            <w:r w:rsidRPr="00845EB7">
              <w:rPr>
                <w:lang w:val="en-US"/>
              </w:rPr>
              <w:t>/</w:t>
            </w:r>
            <w:proofErr w:type="spellStart"/>
            <w:r w:rsidRPr="00845EB7">
              <w:rPr>
                <w:lang w:val="en-US"/>
              </w:rPr>
              <w:t>typeValueListElement</w:t>
            </w:r>
            <w:proofErr w:type="spellEnd"/>
            <w:r w:rsidRPr="00845EB7">
              <w:rPr>
                <w:lang w:val="en-US"/>
              </w:rPr>
              <w:t>.</w:t>
            </w:r>
          </w:p>
        </w:tc>
      </w:tr>
      <w:tr w:rsidR="00C96724" w:rsidRPr="00D52619" w14:paraId="507318A8" w14:textId="77777777" w:rsidTr="004F3328">
        <w:trPr>
          <w:trHeight w:val="58"/>
        </w:trPr>
        <w:tc>
          <w:tcPr>
            <w:tcW w:w="582" w:type="dxa"/>
          </w:tcPr>
          <w:p w14:paraId="20AE8168" w14:textId="77777777" w:rsidR="00C96724" w:rsidRPr="006C5C0E" w:rsidRDefault="00C96724" w:rsidP="004F3328">
            <w:pPr>
              <w:rPr>
                <w:lang w:val="en-US"/>
              </w:rPr>
            </w:pPr>
          </w:p>
        </w:tc>
        <w:tc>
          <w:tcPr>
            <w:tcW w:w="1231" w:type="dxa"/>
          </w:tcPr>
          <w:p w14:paraId="61A7256E" w14:textId="77777777" w:rsidR="00C96724" w:rsidRPr="00C50D60" w:rsidRDefault="00C96724" w:rsidP="004F3328">
            <w:r>
              <w:t>AASd-109</w:t>
            </w:r>
          </w:p>
        </w:tc>
        <w:tc>
          <w:tcPr>
            <w:tcW w:w="1584" w:type="dxa"/>
          </w:tcPr>
          <w:p w14:paraId="6453E512" w14:textId="77777777" w:rsidR="00C96724" w:rsidRPr="00C50D60" w:rsidRDefault="00C96724" w:rsidP="004F3328">
            <w:r>
              <w:t>New</w:t>
            </w:r>
          </w:p>
        </w:tc>
        <w:tc>
          <w:tcPr>
            <w:tcW w:w="6547" w:type="dxa"/>
          </w:tcPr>
          <w:p w14:paraId="0187C3E7" w14:textId="77777777" w:rsidR="00C96724" w:rsidRPr="00845EB7" w:rsidRDefault="00C96724" w:rsidP="004F3328">
            <w:pPr>
              <w:rPr>
                <w:lang w:val="en-US"/>
              </w:rPr>
            </w:pPr>
            <w:r w:rsidRPr="00845EB7">
              <w:rPr>
                <w:lang w:val="en-US"/>
              </w:rPr>
              <w:t xml:space="preserve">Constraint AASd-109: If </w:t>
            </w:r>
            <w:proofErr w:type="spellStart"/>
            <w:r w:rsidRPr="00845EB7">
              <w:rPr>
                <w:lang w:val="en-US"/>
              </w:rPr>
              <w:t>SubmodelElementList</w:t>
            </w:r>
            <w:proofErr w:type="spellEnd"/>
            <w:r w:rsidRPr="00845EB7">
              <w:rPr>
                <w:lang w:val="en-US"/>
              </w:rPr>
              <w:t>/</w:t>
            </w:r>
            <w:proofErr w:type="spellStart"/>
            <w:r w:rsidRPr="00845EB7">
              <w:rPr>
                <w:lang w:val="en-US"/>
              </w:rPr>
              <w:t>typeValueListElement</w:t>
            </w:r>
            <w:proofErr w:type="spellEnd"/>
            <w:r w:rsidRPr="00845EB7">
              <w:rPr>
                <w:lang w:val="en-US"/>
              </w:rPr>
              <w:t xml:space="preserve"> equal to Property or Range </w:t>
            </w:r>
            <w:proofErr w:type="spellStart"/>
            <w:r w:rsidRPr="00845EB7">
              <w:rPr>
                <w:lang w:val="en-US"/>
              </w:rPr>
              <w:t>SubmodelElementList</w:t>
            </w:r>
            <w:proofErr w:type="spellEnd"/>
            <w:r w:rsidRPr="00845EB7">
              <w:rPr>
                <w:lang w:val="en-US"/>
              </w:rPr>
              <w:t>/</w:t>
            </w:r>
            <w:proofErr w:type="spellStart"/>
            <w:r w:rsidRPr="00845EB7">
              <w:rPr>
                <w:lang w:val="en-US"/>
              </w:rPr>
              <w:t>valueTypeListElement</w:t>
            </w:r>
            <w:proofErr w:type="spellEnd"/>
            <w:r w:rsidRPr="00845EB7">
              <w:rPr>
                <w:lang w:val="en-US"/>
              </w:rPr>
              <w:t xml:space="preserve"> shall be set and all first level child elements in the </w:t>
            </w:r>
            <w:proofErr w:type="spellStart"/>
            <w:r w:rsidRPr="00845EB7">
              <w:rPr>
                <w:lang w:val="en-US"/>
              </w:rPr>
              <w:t>SubmodelElementList</w:t>
            </w:r>
            <w:proofErr w:type="spellEnd"/>
            <w:r w:rsidRPr="00845EB7">
              <w:rPr>
                <w:lang w:val="en-US"/>
              </w:rPr>
              <w:t xml:space="preserve"> shall have the </w:t>
            </w:r>
            <w:proofErr w:type="spellStart"/>
            <w:r w:rsidRPr="00845EB7">
              <w:rPr>
                <w:lang w:val="en-US"/>
              </w:rPr>
              <w:t>the</w:t>
            </w:r>
            <w:proofErr w:type="spellEnd"/>
            <w:r w:rsidRPr="00845EB7">
              <w:rPr>
                <w:lang w:val="en-US"/>
              </w:rPr>
              <w:t xml:space="preserve"> value type as specified in </w:t>
            </w:r>
            <w:proofErr w:type="spellStart"/>
            <w:r w:rsidRPr="00845EB7">
              <w:rPr>
                <w:lang w:val="en-US"/>
              </w:rPr>
              <w:t>SubmodelElementList</w:t>
            </w:r>
            <w:proofErr w:type="spellEnd"/>
            <w:r w:rsidRPr="00845EB7">
              <w:rPr>
                <w:lang w:val="en-US"/>
              </w:rPr>
              <w:t>/</w:t>
            </w:r>
            <w:proofErr w:type="spellStart"/>
            <w:r w:rsidRPr="00845EB7">
              <w:rPr>
                <w:lang w:val="en-US"/>
              </w:rPr>
              <w:t>valueTypeListElement</w:t>
            </w:r>
            <w:proofErr w:type="spellEnd"/>
            <w:r w:rsidRPr="00845EB7">
              <w:rPr>
                <w:lang w:val="en-US"/>
              </w:rPr>
              <w:t>.</w:t>
            </w:r>
          </w:p>
        </w:tc>
      </w:tr>
      <w:tr w:rsidR="00C96724" w:rsidRPr="00D52619" w14:paraId="1801932F" w14:textId="77777777" w:rsidTr="004F3328">
        <w:trPr>
          <w:trHeight w:val="58"/>
        </w:trPr>
        <w:tc>
          <w:tcPr>
            <w:tcW w:w="582" w:type="dxa"/>
          </w:tcPr>
          <w:p w14:paraId="6A85D785" w14:textId="77777777" w:rsidR="00C96724" w:rsidRPr="006C5C0E" w:rsidRDefault="00C96724" w:rsidP="004F3328">
            <w:pPr>
              <w:rPr>
                <w:lang w:val="en-US"/>
              </w:rPr>
            </w:pPr>
          </w:p>
        </w:tc>
        <w:tc>
          <w:tcPr>
            <w:tcW w:w="1231" w:type="dxa"/>
          </w:tcPr>
          <w:p w14:paraId="2BAA039A" w14:textId="77777777" w:rsidR="00C96724" w:rsidRDefault="00C96724" w:rsidP="004F3328">
            <w:r>
              <w:t>AASd-114</w:t>
            </w:r>
          </w:p>
        </w:tc>
        <w:tc>
          <w:tcPr>
            <w:tcW w:w="1584" w:type="dxa"/>
          </w:tcPr>
          <w:p w14:paraId="3458EF35" w14:textId="77777777" w:rsidR="00C96724" w:rsidRDefault="00C96724" w:rsidP="004F3328">
            <w:r>
              <w:t>New</w:t>
            </w:r>
          </w:p>
        </w:tc>
        <w:tc>
          <w:tcPr>
            <w:tcW w:w="6547" w:type="dxa"/>
          </w:tcPr>
          <w:p w14:paraId="52DD89F0" w14:textId="77777777" w:rsidR="00C96724" w:rsidRPr="00845EB7" w:rsidRDefault="00C96724" w:rsidP="004F3328">
            <w:pPr>
              <w:pStyle w:val="Constraint"/>
              <w:framePr w:wrap="auto" w:vAnchor="margin" w:yAlign="inline"/>
              <w:rPr>
                <w:lang w:val="en-US"/>
              </w:rPr>
            </w:pPr>
            <w:r w:rsidRPr="00845EB7">
              <w:rPr>
                <w:lang w:val="en-US"/>
              </w:rPr>
              <w:t xml:space="preserve">Constraint AASd-114: If two first level child elements in a </w:t>
            </w:r>
            <w:proofErr w:type="spellStart"/>
            <w:r w:rsidRPr="00845EB7">
              <w:rPr>
                <w:lang w:val="en-US"/>
              </w:rPr>
              <w:t>SubmodelElementList</w:t>
            </w:r>
            <w:proofErr w:type="spellEnd"/>
            <w:r w:rsidRPr="00845EB7">
              <w:rPr>
                <w:lang w:val="en-US"/>
              </w:rPr>
              <w:t xml:space="preserve"> have a </w:t>
            </w:r>
            <w:proofErr w:type="spellStart"/>
            <w:r w:rsidRPr="00845EB7">
              <w:rPr>
                <w:lang w:val="en-US"/>
              </w:rPr>
              <w:t>semanticId</w:t>
            </w:r>
            <w:proofErr w:type="spellEnd"/>
            <w:r w:rsidRPr="00845EB7">
              <w:rPr>
                <w:lang w:val="en-US"/>
              </w:rPr>
              <w:t xml:space="preserve"> then they shall be identical.</w:t>
            </w:r>
          </w:p>
        </w:tc>
      </w:tr>
      <w:tr w:rsidR="00C96724" w:rsidRPr="00D52619" w14:paraId="41950F0A" w14:textId="77777777" w:rsidTr="004F3328">
        <w:trPr>
          <w:trHeight w:val="58"/>
        </w:trPr>
        <w:tc>
          <w:tcPr>
            <w:tcW w:w="582" w:type="dxa"/>
          </w:tcPr>
          <w:p w14:paraId="0F782122" w14:textId="77777777" w:rsidR="00C96724" w:rsidRPr="006C5C0E" w:rsidRDefault="00C96724" w:rsidP="004F3328">
            <w:pPr>
              <w:rPr>
                <w:lang w:val="en-US"/>
              </w:rPr>
            </w:pPr>
          </w:p>
        </w:tc>
        <w:tc>
          <w:tcPr>
            <w:tcW w:w="1231" w:type="dxa"/>
          </w:tcPr>
          <w:p w14:paraId="0E9BCB87" w14:textId="77777777" w:rsidR="00C96724" w:rsidRDefault="00C96724" w:rsidP="004F3328">
            <w:r>
              <w:t>AASd-115</w:t>
            </w:r>
          </w:p>
        </w:tc>
        <w:tc>
          <w:tcPr>
            <w:tcW w:w="1584" w:type="dxa"/>
          </w:tcPr>
          <w:p w14:paraId="09DBBA09" w14:textId="77777777" w:rsidR="00C96724" w:rsidRDefault="00C96724" w:rsidP="004F3328">
            <w:r>
              <w:t>New</w:t>
            </w:r>
          </w:p>
        </w:tc>
        <w:tc>
          <w:tcPr>
            <w:tcW w:w="6547" w:type="dxa"/>
          </w:tcPr>
          <w:p w14:paraId="4D7CA364" w14:textId="77777777" w:rsidR="00C96724" w:rsidRPr="00845EB7" w:rsidRDefault="00C96724" w:rsidP="004F3328">
            <w:pPr>
              <w:pStyle w:val="Constraint"/>
              <w:framePr w:wrap="auto" w:vAnchor="margin" w:yAlign="inline"/>
              <w:rPr>
                <w:lang w:val="en-US"/>
              </w:rPr>
            </w:pPr>
            <w:r w:rsidRPr="00845EB7">
              <w:rPr>
                <w:lang w:val="en-US"/>
              </w:rPr>
              <w:t xml:space="preserve">Constraint AASd-115: If a first level child element in a </w:t>
            </w:r>
            <w:proofErr w:type="spellStart"/>
            <w:r w:rsidRPr="00845EB7">
              <w:rPr>
                <w:lang w:val="en-US"/>
              </w:rPr>
              <w:t>SubmodelElementList</w:t>
            </w:r>
            <w:proofErr w:type="spellEnd"/>
            <w:r w:rsidRPr="00845EB7">
              <w:rPr>
                <w:lang w:val="en-US"/>
              </w:rPr>
              <w:t xml:space="preserve"> does not specify a </w:t>
            </w:r>
            <w:proofErr w:type="spellStart"/>
            <w:r w:rsidRPr="00845EB7">
              <w:rPr>
                <w:lang w:val="en-US"/>
              </w:rPr>
              <w:t>semanticId</w:t>
            </w:r>
            <w:proofErr w:type="spellEnd"/>
            <w:r w:rsidRPr="00845EB7">
              <w:rPr>
                <w:lang w:val="en-US"/>
              </w:rPr>
              <w:t xml:space="preserve"> then the value is assumed to be identical to </w:t>
            </w:r>
            <w:proofErr w:type="spellStart"/>
            <w:r w:rsidRPr="00845EB7">
              <w:rPr>
                <w:lang w:val="en-US"/>
              </w:rPr>
              <w:t>SubmodelElementList</w:t>
            </w:r>
            <w:proofErr w:type="spellEnd"/>
            <w:r w:rsidRPr="00845EB7">
              <w:rPr>
                <w:lang w:val="en-US"/>
              </w:rPr>
              <w:t>/</w:t>
            </w:r>
            <w:proofErr w:type="spellStart"/>
            <w:r w:rsidRPr="00845EB7">
              <w:rPr>
                <w:lang w:val="en-US"/>
              </w:rPr>
              <w:t>semanticIdListElement</w:t>
            </w:r>
            <w:proofErr w:type="spellEnd"/>
            <w:r w:rsidRPr="00845EB7">
              <w:rPr>
                <w:lang w:val="en-US"/>
              </w:rPr>
              <w:t>.</w:t>
            </w:r>
          </w:p>
        </w:tc>
      </w:tr>
      <w:tr w:rsidR="00C96724" w:rsidRPr="00D52619" w14:paraId="7A3B4279" w14:textId="77777777" w:rsidTr="004F3328">
        <w:trPr>
          <w:trHeight w:val="58"/>
        </w:trPr>
        <w:tc>
          <w:tcPr>
            <w:tcW w:w="582" w:type="dxa"/>
          </w:tcPr>
          <w:p w14:paraId="0E6ED910" w14:textId="77777777" w:rsidR="00C96724" w:rsidRPr="00845EB7" w:rsidRDefault="00C96724" w:rsidP="004F3328">
            <w:pPr>
              <w:rPr>
                <w:lang w:val="en-US"/>
              </w:rPr>
            </w:pPr>
          </w:p>
        </w:tc>
        <w:tc>
          <w:tcPr>
            <w:tcW w:w="1231" w:type="dxa"/>
          </w:tcPr>
          <w:p w14:paraId="4D89F9E7" w14:textId="77777777" w:rsidR="00C96724" w:rsidRDefault="00C96724" w:rsidP="004F3328">
            <w:pPr>
              <w:spacing w:after="0" w:line="240" w:lineRule="auto"/>
            </w:pPr>
            <w:r>
              <w:t>AASd-116</w:t>
            </w:r>
          </w:p>
        </w:tc>
        <w:tc>
          <w:tcPr>
            <w:tcW w:w="1584" w:type="dxa"/>
          </w:tcPr>
          <w:p w14:paraId="4144EA82" w14:textId="77777777" w:rsidR="00C96724" w:rsidRDefault="00C96724" w:rsidP="004F3328">
            <w:r>
              <w:t>New</w:t>
            </w:r>
          </w:p>
        </w:tc>
        <w:tc>
          <w:tcPr>
            <w:tcW w:w="6547" w:type="dxa"/>
          </w:tcPr>
          <w:p w14:paraId="0BE56408" w14:textId="77777777" w:rsidR="00C96724" w:rsidRPr="00845EB7" w:rsidRDefault="00C96724" w:rsidP="004F3328">
            <w:pPr>
              <w:rPr>
                <w:lang w:val="en-US"/>
              </w:rPr>
            </w:pPr>
            <w:r w:rsidRPr="00845EB7">
              <w:rPr>
                <w:lang w:val="en-US"/>
              </w:rPr>
              <w:t>Constraint AASd-116: "</w:t>
            </w:r>
            <w:proofErr w:type="spellStart"/>
            <w:r w:rsidRPr="00845EB7">
              <w:rPr>
                <w:lang w:val="en-US"/>
              </w:rPr>
              <w:t>globalAssetId</w:t>
            </w:r>
            <w:proofErr w:type="spellEnd"/>
            <w:r w:rsidRPr="00845EB7">
              <w:rPr>
                <w:lang w:val="en-US"/>
              </w:rPr>
              <w:t xml:space="preserve">" (case-insensitive) is a reserved key. If used as value for </w:t>
            </w:r>
            <w:proofErr w:type="spellStart"/>
            <w:r w:rsidRPr="00845EB7">
              <w:rPr>
                <w:lang w:val="en-US"/>
              </w:rPr>
              <w:t>SpecificAssetId</w:t>
            </w:r>
            <w:proofErr w:type="spellEnd"/>
            <w:r w:rsidRPr="00845EB7">
              <w:rPr>
                <w:lang w:val="en-US"/>
              </w:rPr>
              <w:t xml:space="preserve">/name </w:t>
            </w:r>
            <w:proofErr w:type="spellStart"/>
            <w:r w:rsidRPr="00845EB7">
              <w:rPr>
                <w:lang w:val="en-US"/>
              </w:rPr>
              <w:t>IdentifierKeyValuePair</w:t>
            </w:r>
            <w:proofErr w:type="spellEnd"/>
            <w:r w:rsidRPr="00845EB7">
              <w:rPr>
                <w:lang w:val="en-US"/>
              </w:rPr>
              <w:t xml:space="preserve">/value shall be identical to </w:t>
            </w:r>
            <w:proofErr w:type="spellStart"/>
            <w:r w:rsidRPr="00845EB7">
              <w:rPr>
                <w:lang w:val="en-US"/>
              </w:rPr>
              <w:t>AssetInformation</w:t>
            </w:r>
            <w:proofErr w:type="spellEnd"/>
            <w:r w:rsidRPr="00845EB7">
              <w:rPr>
                <w:lang w:val="en-US"/>
              </w:rPr>
              <w:t>/</w:t>
            </w:r>
            <w:proofErr w:type="spellStart"/>
            <w:r w:rsidRPr="00845EB7">
              <w:rPr>
                <w:lang w:val="en-US"/>
              </w:rPr>
              <w:t>globalAssetId</w:t>
            </w:r>
            <w:proofErr w:type="spellEnd"/>
            <w:r w:rsidRPr="00845EB7">
              <w:rPr>
                <w:lang w:val="en-US"/>
              </w:rPr>
              <w:t>.</w:t>
            </w:r>
            <w:r w:rsidRPr="00845EB7" w:rsidDel="00B8798F">
              <w:rPr>
                <w:lang w:val="en-US"/>
              </w:rPr>
              <w:t xml:space="preserve"> </w:t>
            </w:r>
          </w:p>
        </w:tc>
      </w:tr>
      <w:tr w:rsidR="00C96724" w:rsidRPr="00D52619" w14:paraId="21F81B3D" w14:textId="77777777" w:rsidTr="004F3328">
        <w:trPr>
          <w:trHeight w:val="58"/>
        </w:trPr>
        <w:tc>
          <w:tcPr>
            <w:tcW w:w="582" w:type="dxa"/>
          </w:tcPr>
          <w:p w14:paraId="4E72054E" w14:textId="77777777" w:rsidR="00C96724" w:rsidRPr="00845EB7" w:rsidRDefault="00C96724" w:rsidP="004F3328">
            <w:pPr>
              <w:rPr>
                <w:lang w:val="en-US"/>
              </w:rPr>
            </w:pPr>
          </w:p>
        </w:tc>
        <w:tc>
          <w:tcPr>
            <w:tcW w:w="1231" w:type="dxa"/>
          </w:tcPr>
          <w:p w14:paraId="07426A2A" w14:textId="77777777" w:rsidR="00C96724" w:rsidRDefault="00C96724" w:rsidP="004F3328">
            <w:pPr>
              <w:spacing w:after="0" w:line="240" w:lineRule="auto"/>
            </w:pPr>
            <w:r>
              <w:t>AASd-117</w:t>
            </w:r>
          </w:p>
        </w:tc>
        <w:tc>
          <w:tcPr>
            <w:tcW w:w="1584" w:type="dxa"/>
          </w:tcPr>
          <w:p w14:paraId="19EF8528" w14:textId="77777777" w:rsidR="00C96724" w:rsidRDefault="00C96724" w:rsidP="004F3328">
            <w:r>
              <w:t>New</w:t>
            </w:r>
          </w:p>
        </w:tc>
        <w:tc>
          <w:tcPr>
            <w:tcW w:w="6547" w:type="dxa"/>
          </w:tcPr>
          <w:p w14:paraId="14D41657" w14:textId="77777777" w:rsidR="00C96724" w:rsidRPr="00845EB7" w:rsidRDefault="00C96724" w:rsidP="004F3328">
            <w:pPr>
              <w:pStyle w:val="Constraint"/>
              <w:framePr w:wrap="auto" w:vAnchor="margin" w:yAlign="inline"/>
              <w:rPr>
                <w:lang w:val="en-US"/>
              </w:rPr>
            </w:pPr>
            <w:r w:rsidRPr="00845EB7">
              <w:rPr>
                <w:lang w:val="en-US"/>
              </w:rPr>
              <w:t>Needed because Referable/</w:t>
            </w:r>
            <w:proofErr w:type="spellStart"/>
            <w:r w:rsidRPr="00845EB7">
              <w:rPr>
                <w:lang w:val="en-US"/>
              </w:rPr>
              <w:t>idShort</w:t>
            </w:r>
            <w:proofErr w:type="spellEnd"/>
            <w:r w:rsidRPr="00845EB7">
              <w:rPr>
                <w:lang w:val="en-US"/>
              </w:rPr>
              <w:t xml:space="preserve"> now optional</w:t>
            </w:r>
          </w:p>
          <w:p w14:paraId="2769D409" w14:textId="77777777" w:rsidR="00C96724" w:rsidRPr="00845EB7" w:rsidRDefault="00C96724" w:rsidP="004F3328">
            <w:pPr>
              <w:pStyle w:val="Constraint"/>
              <w:framePr w:wrap="auto" w:vAnchor="margin" w:yAlign="inline"/>
              <w:rPr>
                <w:lang w:val="en-US"/>
              </w:rPr>
            </w:pPr>
            <w:r w:rsidRPr="00845EB7">
              <w:rPr>
                <w:lang w:val="en-US"/>
              </w:rPr>
              <w:t xml:space="preserve">Constraint AASd-117: </w:t>
            </w:r>
            <w:proofErr w:type="spellStart"/>
            <w:r w:rsidRPr="00845EB7">
              <w:rPr>
                <w:lang w:val="en-US"/>
              </w:rPr>
              <w:t>idShort</w:t>
            </w:r>
            <w:proofErr w:type="spellEnd"/>
            <w:r w:rsidRPr="00845EB7">
              <w:rPr>
                <w:lang w:val="en-US"/>
              </w:rPr>
              <w:t xml:space="preserve"> of non-identifiable </w:t>
            </w:r>
            <w:proofErr w:type="spellStart"/>
            <w:r w:rsidRPr="00845EB7">
              <w:rPr>
                <w:lang w:val="en-US"/>
              </w:rPr>
              <w:t>Referables</w:t>
            </w:r>
            <w:proofErr w:type="spellEnd"/>
            <w:r w:rsidRPr="00845EB7">
              <w:rPr>
                <w:lang w:val="en-US"/>
              </w:rPr>
              <w:t xml:space="preserve"> not equal to </w:t>
            </w:r>
            <w:proofErr w:type="spellStart"/>
            <w:r w:rsidRPr="00845EB7">
              <w:rPr>
                <w:lang w:val="en-US"/>
              </w:rPr>
              <w:t>SubmodelElementList</w:t>
            </w:r>
            <w:proofErr w:type="spellEnd"/>
            <w:r w:rsidRPr="00845EB7">
              <w:rPr>
                <w:lang w:val="en-US"/>
              </w:rPr>
              <w:t xml:space="preserve"> shall be specified (i.e. </w:t>
            </w:r>
            <w:proofErr w:type="spellStart"/>
            <w:r w:rsidRPr="00845EB7">
              <w:rPr>
                <w:lang w:val="en-US"/>
              </w:rPr>
              <w:t>idShort</w:t>
            </w:r>
            <w:proofErr w:type="spellEnd"/>
            <w:r w:rsidRPr="00845EB7">
              <w:rPr>
                <w:lang w:val="en-US"/>
              </w:rPr>
              <w:t xml:space="preserve"> is mandatory for all </w:t>
            </w:r>
            <w:proofErr w:type="spellStart"/>
            <w:r w:rsidRPr="00845EB7">
              <w:rPr>
                <w:lang w:val="en-US"/>
              </w:rPr>
              <w:t>Referables</w:t>
            </w:r>
            <w:proofErr w:type="spellEnd"/>
            <w:r w:rsidRPr="00845EB7">
              <w:rPr>
                <w:lang w:val="en-US"/>
              </w:rPr>
              <w:t xml:space="preserve"> except for </w:t>
            </w:r>
            <w:proofErr w:type="spellStart"/>
            <w:r w:rsidRPr="00845EB7">
              <w:rPr>
                <w:lang w:val="en-US"/>
              </w:rPr>
              <w:t>SubmodelElementLists</w:t>
            </w:r>
            <w:proofErr w:type="spellEnd"/>
            <w:r w:rsidRPr="00845EB7">
              <w:rPr>
                <w:lang w:val="en-US"/>
              </w:rPr>
              <w:t xml:space="preserve"> and all </w:t>
            </w:r>
            <w:proofErr w:type="spellStart"/>
            <w:r w:rsidRPr="00845EB7">
              <w:rPr>
                <w:lang w:val="en-US"/>
              </w:rPr>
              <w:t>Identifiables</w:t>
            </w:r>
            <w:proofErr w:type="spellEnd"/>
            <w:r w:rsidRPr="00845EB7">
              <w:rPr>
                <w:lang w:val="en-US"/>
              </w:rPr>
              <w:t>).</w:t>
            </w:r>
          </w:p>
        </w:tc>
      </w:tr>
      <w:tr w:rsidR="00C96724" w:rsidRPr="00D52619" w14:paraId="750E50BA" w14:textId="77777777" w:rsidTr="004F3328">
        <w:trPr>
          <w:trHeight w:val="58"/>
        </w:trPr>
        <w:tc>
          <w:tcPr>
            <w:tcW w:w="582" w:type="dxa"/>
          </w:tcPr>
          <w:p w14:paraId="4639AEF4" w14:textId="77777777" w:rsidR="00C96724" w:rsidRPr="00845EB7" w:rsidRDefault="00C96724" w:rsidP="004F3328">
            <w:pPr>
              <w:rPr>
                <w:lang w:val="en-US"/>
              </w:rPr>
            </w:pPr>
          </w:p>
        </w:tc>
        <w:tc>
          <w:tcPr>
            <w:tcW w:w="1231" w:type="dxa"/>
          </w:tcPr>
          <w:p w14:paraId="2DF99E88" w14:textId="77777777" w:rsidR="00C96724" w:rsidRDefault="00C96724" w:rsidP="004F3328">
            <w:pPr>
              <w:spacing w:after="0" w:line="240" w:lineRule="auto"/>
            </w:pPr>
            <w:r>
              <w:t>AASd-118</w:t>
            </w:r>
          </w:p>
        </w:tc>
        <w:tc>
          <w:tcPr>
            <w:tcW w:w="1584" w:type="dxa"/>
          </w:tcPr>
          <w:p w14:paraId="5C43A3B7" w14:textId="77777777" w:rsidR="00C96724" w:rsidRDefault="00C96724" w:rsidP="004F3328">
            <w:r>
              <w:t>New</w:t>
            </w:r>
          </w:p>
        </w:tc>
        <w:tc>
          <w:tcPr>
            <w:tcW w:w="6547" w:type="dxa"/>
          </w:tcPr>
          <w:p w14:paraId="29EC9B4B" w14:textId="77777777" w:rsidR="00C96724" w:rsidRPr="00845EB7" w:rsidRDefault="00C96724" w:rsidP="004F3328">
            <w:pPr>
              <w:pStyle w:val="Constraint"/>
              <w:framePr w:wrap="auto" w:vAnchor="margin" w:yAlign="inline"/>
              <w:rPr>
                <w:lang w:val="en-US"/>
              </w:rPr>
            </w:pPr>
            <w:r w:rsidRPr="00845EB7">
              <w:rPr>
                <w:lang w:val="en-US"/>
              </w:rPr>
              <w:t>Constraint AASd-118: If there is a supplemental semantic ID (</w:t>
            </w:r>
            <w:proofErr w:type="spellStart"/>
            <w:r w:rsidRPr="00845EB7">
              <w:rPr>
                <w:lang w:val="en-US"/>
              </w:rPr>
              <w:t>HasSemantics</w:t>
            </w:r>
            <w:proofErr w:type="spellEnd"/>
            <w:r w:rsidRPr="00845EB7">
              <w:rPr>
                <w:lang w:val="en-US"/>
              </w:rPr>
              <w:t>/</w:t>
            </w:r>
            <w:proofErr w:type="spellStart"/>
            <w:r w:rsidRPr="00845EB7">
              <w:rPr>
                <w:lang w:val="en-US"/>
              </w:rPr>
              <w:t>supplementalSemanticId</w:t>
            </w:r>
            <w:proofErr w:type="spellEnd"/>
            <w:r w:rsidRPr="00845EB7">
              <w:rPr>
                <w:lang w:val="en-US"/>
              </w:rPr>
              <w:t>) defined then there shall be also a main semantic ID (</w:t>
            </w:r>
            <w:proofErr w:type="spellStart"/>
            <w:r w:rsidRPr="00845EB7">
              <w:rPr>
                <w:lang w:val="en-US"/>
              </w:rPr>
              <w:t>HasSemantics</w:t>
            </w:r>
            <w:proofErr w:type="spellEnd"/>
            <w:r w:rsidRPr="00845EB7">
              <w:rPr>
                <w:lang w:val="en-US"/>
              </w:rPr>
              <w:t>/</w:t>
            </w:r>
            <w:proofErr w:type="spellStart"/>
            <w:r w:rsidRPr="00845EB7">
              <w:rPr>
                <w:lang w:val="en-US"/>
              </w:rPr>
              <w:t>semanticId</w:t>
            </w:r>
            <w:proofErr w:type="spellEnd"/>
            <w:r w:rsidRPr="00845EB7">
              <w:rPr>
                <w:lang w:val="en-US"/>
              </w:rPr>
              <w:t>).</w:t>
            </w:r>
          </w:p>
        </w:tc>
      </w:tr>
      <w:tr w:rsidR="00C96724" w:rsidRPr="00D52619" w14:paraId="5F21CBBE" w14:textId="77777777" w:rsidTr="004F3328">
        <w:trPr>
          <w:trHeight w:val="58"/>
        </w:trPr>
        <w:tc>
          <w:tcPr>
            <w:tcW w:w="582" w:type="dxa"/>
          </w:tcPr>
          <w:p w14:paraId="413BF086" w14:textId="77777777" w:rsidR="00C96724" w:rsidRPr="00845EB7" w:rsidRDefault="00C96724" w:rsidP="004F3328">
            <w:pPr>
              <w:rPr>
                <w:lang w:val="en-US"/>
              </w:rPr>
            </w:pPr>
          </w:p>
        </w:tc>
        <w:tc>
          <w:tcPr>
            <w:tcW w:w="1231" w:type="dxa"/>
          </w:tcPr>
          <w:p w14:paraId="33870F62" w14:textId="77777777" w:rsidR="00C96724" w:rsidRDefault="00C96724" w:rsidP="004F3328">
            <w:pPr>
              <w:spacing w:after="0" w:line="240" w:lineRule="auto"/>
            </w:pPr>
            <w:r>
              <w:t>AASd-119</w:t>
            </w:r>
          </w:p>
        </w:tc>
        <w:tc>
          <w:tcPr>
            <w:tcW w:w="1584" w:type="dxa"/>
          </w:tcPr>
          <w:p w14:paraId="5F66001C" w14:textId="77777777" w:rsidR="00C96724" w:rsidRDefault="00C96724" w:rsidP="004F3328">
            <w:r>
              <w:t>New</w:t>
            </w:r>
          </w:p>
        </w:tc>
        <w:tc>
          <w:tcPr>
            <w:tcW w:w="6547" w:type="dxa"/>
          </w:tcPr>
          <w:p w14:paraId="671F2662" w14:textId="77777777" w:rsidR="00C96724" w:rsidRPr="00845EB7" w:rsidRDefault="00C96724" w:rsidP="004F3328">
            <w:pPr>
              <w:pStyle w:val="Constraint"/>
              <w:framePr w:wrap="auto" w:vAnchor="margin" w:yAlign="inline"/>
              <w:rPr>
                <w:lang w:val="en-US"/>
              </w:rPr>
            </w:pPr>
            <w:r w:rsidRPr="00845EB7">
              <w:rPr>
                <w:lang w:val="en-US"/>
              </w:rPr>
              <w:t>New Qualifier/kind attribute</w:t>
            </w:r>
          </w:p>
          <w:p w14:paraId="3110733D" w14:textId="77777777" w:rsidR="00C96724" w:rsidRPr="00845EB7" w:rsidRDefault="00C96724" w:rsidP="004F3328">
            <w:pPr>
              <w:pStyle w:val="Constraint"/>
              <w:framePr w:wrap="auto" w:vAnchor="margin" w:yAlign="inline"/>
              <w:rPr>
                <w:lang w:val="en-US"/>
              </w:rPr>
            </w:pPr>
            <w:r w:rsidRPr="00845EB7">
              <w:rPr>
                <w:lang w:val="en-US"/>
              </w:rPr>
              <w:t xml:space="preserve">Constraint AASd-119: If any Qualifier/kind value of a Qualifiable/qualifier is equal to </w:t>
            </w:r>
            <w:proofErr w:type="spellStart"/>
            <w:r w:rsidRPr="00845EB7">
              <w:rPr>
                <w:lang w:val="en-US"/>
              </w:rPr>
              <w:t>TemplateQualifier</w:t>
            </w:r>
            <w:proofErr w:type="spellEnd"/>
            <w:r w:rsidRPr="00845EB7">
              <w:rPr>
                <w:lang w:val="en-US"/>
              </w:rPr>
              <w:t xml:space="preserve"> and the qualified element inherits from "</w:t>
            </w:r>
            <w:proofErr w:type="spellStart"/>
            <w:r w:rsidRPr="00845EB7">
              <w:rPr>
                <w:lang w:val="en-US"/>
              </w:rPr>
              <w:t>hasKind</w:t>
            </w:r>
            <w:proofErr w:type="spellEnd"/>
            <w:r w:rsidRPr="00845EB7">
              <w:rPr>
                <w:lang w:val="en-US"/>
              </w:rPr>
              <w:t>" then the qualified element shall be of kind Template (</w:t>
            </w:r>
            <w:proofErr w:type="spellStart"/>
            <w:r w:rsidRPr="00845EB7">
              <w:rPr>
                <w:lang w:val="en-US"/>
              </w:rPr>
              <w:t>HasKind</w:t>
            </w:r>
            <w:proofErr w:type="spellEnd"/>
            <w:r w:rsidRPr="00845EB7">
              <w:rPr>
                <w:lang w:val="en-US"/>
              </w:rPr>
              <w:t>/kind = "Template").</w:t>
            </w:r>
          </w:p>
        </w:tc>
      </w:tr>
      <w:tr w:rsidR="00C96724" w:rsidRPr="00D52619" w14:paraId="047AD327" w14:textId="77777777" w:rsidTr="004F3328">
        <w:trPr>
          <w:trHeight w:val="58"/>
        </w:trPr>
        <w:tc>
          <w:tcPr>
            <w:tcW w:w="582" w:type="dxa"/>
          </w:tcPr>
          <w:p w14:paraId="2E921709" w14:textId="77777777" w:rsidR="00C96724" w:rsidRPr="00845EB7" w:rsidRDefault="00C96724" w:rsidP="004F3328">
            <w:pPr>
              <w:rPr>
                <w:lang w:val="en-US"/>
              </w:rPr>
            </w:pPr>
          </w:p>
        </w:tc>
        <w:tc>
          <w:tcPr>
            <w:tcW w:w="1231" w:type="dxa"/>
          </w:tcPr>
          <w:p w14:paraId="358A7409" w14:textId="77777777" w:rsidR="00C96724" w:rsidRDefault="00C96724" w:rsidP="004F3328">
            <w:pPr>
              <w:spacing w:after="0" w:line="240" w:lineRule="auto"/>
            </w:pPr>
            <w:r>
              <w:t>AASd-120</w:t>
            </w:r>
          </w:p>
        </w:tc>
        <w:tc>
          <w:tcPr>
            <w:tcW w:w="1584" w:type="dxa"/>
          </w:tcPr>
          <w:p w14:paraId="1B9246DA" w14:textId="77777777" w:rsidR="00C96724" w:rsidRDefault="00C96724" w:rsidP="004F3328">
            <w:r>
              <w:t>New</w:t>
            </w:r>
          </w:p>
        </w:tc>
        <w:tc>
          <w:tcPr>
            <w:tcW w:w="6547" w:type="dxa"/>
          </w:tcPr>
          <w:p w14:paraId="55B4DAE8" w14:textId="77777777" w:rsidR="00C96724" w:rsidRPr="00845EB7" w:rsidRDefault="00C96724" w:rsidP="004F3328">
            <w:pPr>
              <w:pStyle w:val="Constraint"/>
              <w:framePr w:wrap="auto" w:vAnchor="margin" w:yAlign="inline"/>
              <w:rPr>
                <w:lang w:val="en-US"/>
              </w:rPr>
            </w:pPr>
            <w:r w:rsidRPr="00845EB7">
              <w:rPr>
                <w:lang w:val="en-US"/>
              </w:rPr>
              <w:t xml:space="preserve">For new </w:t>
            </w:r>
            <w:proofErr w:type="spellStart"/>
            <w:r w:rsidRPr="00845EB7">
              <w:rPr>
                <w:lang w:val="en-US"/>
              </w:rPr>
              <w:t>submodel</w:t>
            </w:r>
            <w:proofErr w:type="spellEnd"/>
            <w:r w:rsidRPr="00845EB7">
              <w:rPr>
                <w:lang w:val="en-US"/>
              </w:rPr>
              <w:t xml:space="preserve"> element </w:t>
            </w:r>
            <w:proofErr w:type="spellStart"/>
            <w:r w:rsidRPr="00845EB7">
              <w:rPr>
                <w:lang w:val="en-US"/>
              </w:rPr>
              <w:t>SubmodelElementList</w:t>
            </w:r>
            <w:proofErr w:type="spellEnd"/>
          </w:p>
          <w:p w14:paraId="163EDB96" w14:textId="77777777" w:rsidR="00C96724" w:rsidRPr="00845EB7" w:rsidRDefault="00C96724" w:rsidP="004F3328">
            <w:pPr>
              <w:pStyle w:val="Constraint"/>
              <w:framePr w:wrap="auto" w:vAnchor="margin" w:yAlign="inline"/>
              <w:rPr>
                <w:lang w:val="en-US"/>
              </w:rPr>
            </w:pPr>
            <w:r w:rsidRPr="00845EB7">
              <w:rPr>
                <w:lang w:val="en-US"/>
              </w:rPr>
              <w:t xml:space="preserve">Constraint AASD-120: </w:t>
            </w:r>
            <w:proofErr w:type="spellStart"/>
            <w:r w:rsidRPr="00845EB7">
              <w:rPr>
                <w:lang w:val="en-US"/>
              </w:rPr>
              <w:t>idShort</w:t>
            </w:r>
            <w:proofErr w:type="spellEnd"/>
            <w:r w:rsidRPr="00845EB7">
              <w:rPr>
                <w:lang w:val="en-US"/>
              </w:rPr>
              <w:t xml:space="preserve"> of </w:t>
            </w:r>
            <w:proofErr w:type="spellStart"/>
            <w:r w:rsidRPr="00845EB7">
              <w:rPr>
                <w:lang w:val="en-US"/>
              </w:rPr>
              <w:t>submodel</w:t>
            </w:r>
            <w:proofErr w:type="spellEnd"/>
            <w:r w:rsidRPr="00845EB7">
              <w:rPr>
                <w:lang w:val="en-US"/>
              </w:rPr>
              <w:t xml:space="preserve"> elements within a  </w:t>
            </w:r>
            <w:proofErr w:type="spellStart"/>
            <w:r w:rsidRPr="00845EB7">
              <w:rPr>
                <w:lang w:val="en-US"/>
              </w:rPr>
              <w:t>SubmodelElementList</w:t>
            </w:r>
            <w:proofErr w:type="spellEnd"/>
            <w:r w:rsidRPr="00845EB7">
              <w:rPr>
                <w:lang w:val="en-US"/>
              </w:rPr>
              <w:t xml:space="preserve"> shall not be specified.</w:t>
            </w:r>
          </w:p>
        </w:tc>
      </w:tr>
      <w:tr w:rsidR="00C96724" w:rsidRPr="00D52619" w14:paraId="32D6CCCC" w14:textId="77777777" w:rsidTr="004F3328">
        <w:trPr>
          <w:trHeight w:val="58"/>
        </w:trPr>
        <w:tc>
          <w:tcPr>
            <w:tcW w:w="582" w:type="dxa"/>
          </w:tcPr>
          <w:p w14:paraId="7703217B" w14:textId="77777777" w:rsidR="00C96724" w:rsidRPr="00845EB7" w:rsidRDefault="00C96724" w:rsidP="004F3328">
            <w:pPr>
              <w:rPr>
                <w:lang w:val="en-US"/>
              </w:rPr>
            </w:pPr>
          </w:p>
        </w:tc>
        <w:tc>
          <w:tcPr>
            <w:tcW w:w="1231" w:type="dxa"/>
          </w:tcPr>
          <w:p w14:paraId="4E28733A" w14:textId="77777777" w:rsidR="00C96724" w:rsidRDefault="00C96724" w:rsidP="004F3328">
            <w:pPr>
              <w:spacing w:after="0" w:line="240" w:lineRule="auto"/>
            </w:pPr>
            <w:r>
              <w:t>AASd-121</w:t>
            </w:r>
          </w:p>
        </w:tc>
        <w:tc>
          <w:tcPr>
            <w:tcW w:w="1584" w:type="dxa"/>
          </w:tcPr>
          <w:p w14:paraId="00D9688B" w14:textId="77777777" w:rsidR="00C96724" w:rsidRDefault="00C96724" w:rsidP="004F3328">
            <w:r>
              <w:t>New</w:t>
            </w:r>
          </w:p>
        </w:tc>
        <w:tc>
          <w:tcPr>
            <w:tcW w:w="6547" w:type="dxa"/>
          </w:tcPr>
          <w:p w14:paraId="2F8C4243" w14:textId="77777777" w:rsidR="00C96724" w:rsidRPr="00845EB7" w:rsidRDefault="00C96724" w:rsidP="004F3328">
            <w:pPr>
              <w:pStyle w:val="Constraint"/>
              <w:framePr w:wrap="auto" w:vAnchor="margin" w:yAlign="inline"/>
              <w:rPr>
                <w:lang w:val="en-US"/>
              </w:rPr>
            </w:pPr>
            <w:r w:rsidRPr="00845EB7">
              <w:rPr>
                <w:lang w:val="en-US"/>
              </w:rPr>
              <w:t xml:space="preserve">Constraint AASd-121: For References the type of the first key of Reference/keys shall be one of </w:t>
            </w:r>
            <w:proofErr w:type="spellStart"/>
            <w:r w:rsidRPr="00845EB7">
              <w:rPr>
                <w:lang w:val="en-US"/>
              </w:rPr>
              <w:t>GloballyIdentifiables</w:t>
            </w:r>
            <w:proofErr w:type="spellEnd"/>
            <w:r w:rsidRPr="00845EB7">
              <w:rPr>
                <w:lang w:val="en-US"/>
              </w:rPr>
              <w:t>.</w:t>
            </w:r>
          </w:p>
        </w:tc>
      </w:tr>
      <w:tr w:rsidR="00C96724" w:rsidRPr="00D52619" w14:paraId="6CE38D45" w14:textId="77777777" w:rsidTr="004F3328">
        <w:trPr>
          <w:trHeight w:val="58"/>
        </w:trPr>
        <w:tc>
          <w:tcPr>
            <w:tcW w:w="582" w:type="dxa"/>
          </w:tcPr>
          <w:p w14:paraId="757B85E3" w14:textId="77777777" w:rsidR="00C96724" w:rsidRPr="00845EB7" w:rsidRDefault="00C96724" w:rsidP="004F3328">
            <w:pPr>
              <w:rPr>
                <w:lang w:val="en-US"/>
              </w:rPr>
            </w:pPr>
          </w:p>
        </w:tc>
        <w:tc>
          <w:tcPr>
            <w:tcW w:w="1231" w:type="dxa"/>
          </w:tcPr>
          <w:p w14:paraId="1ECC3A82" w14:textId="77777777" w:rsidR="00C96724" w:rsidRDefault="00C96724" w:rsidP="004F3328">
            <w:pPr>
              <w:spacing w:after="0" w:line="240" w:lineRule="auto"/>
            </w:pPr>
            <w:r>
              <w:t>AASd-122</w:t>
            </w:r>
          </w:p>
        </w:tc>
        <w:tc>
          <w:tcPr>
            <w:tcW w:w="1584" w:type="dxa"/>
          </w:tcPr>
          <w:p w14:paraId="1BED51CA" w14:textId="77777777" w:rsidR="00C96724" w:rsidRDefault="00C96724" w:rsidP="004F3328">
            <w:r>
              <w:t>New</w:t>
            </w:r>
          </w:p>
        </w:tc>
        <w:tc>
          <w:tcPr>
            <w:tcW w:w="6547" w:type="dxa"/>
          </w:tcPr>
          <w:p w14:paraId="7A676D93" w14:textId="77777777" w:rsidR="00C96724" w:rsidRPr="00845EB7" w:rsidRDefault="00C96724" w:rsidP="004F3328">
            <w:pPr>
              <w:pStyle w:val="Constraint"/>
              <w:framePr w:wrap="auto" w:vAnchor="margin" w:yAlign="inline"/>
              <w:rPr>
                <w:lang w:val="en-US"/>
              </w:rPr>
            </w:pPr>
            <w:r w:rsidRPr="00845EB7">
              <w:rPr>
                <w:lang w:val="en-US"/>
              </w:rPr>
              <w:t xml:space="preserve">Constraint AASd-122: For global  references, i.e. References with Reference/type = </w:t>
            </w:r>
            <w:proofErr w:type="spellStart"/>
            <w:r w:rsidRPr="00845EB7">
              <w:rPr>
                <w:lang w:val="en-US"/>
              </w:rPr>
              <w:t>GlobalReference</w:t>
            </w:r>
            <w:proofErr w:type="spellEnd"/>
            <w:r w:rsidRPr="00845EB7">
              <w:rPr>
                <w:lang w:val="en-US"/>
              </w:rPr>
              <w:t xml:space="preserve">, the type of the first key of Reference/keys shall be one of </w:t>
            </w:r>
            <w:proofErr w:type="spellStart"/>
            <w:r w:rsidRPr="00845EB7">
              <w:rPr>
                <w:lang w:val="en-US"/>
              </w:rPr>
              <w:t>GenericGloballyIdentifiables</w:t>
            </w:r>
            <w:proofErr w:type="spellEnd"/>
            <w:r w:rsidRPr="00845EB7">
              <w:rPr>
                <w:lang w:val="en-US"/>
              </w:rPr>
              <w:t>.</w:t>
            </w:r>
          </w:p>
        </w:tc>
      </w:tr>
      <w:tr w:rsidR="00C96724" w:rsidRPr="00D52619" w14:paraId="5B879C1A" w14:textId="77777777" w:rsidTr="004F3328">
        <w:trPr>
          <w:trHeight w:val="58"/>
        </w:trPr>
        <w:tc>
          <w:tcPr>
            <w:tcW w:w="582" w:type="dxa"/>
          </w:tcPr>
          <w:p w14:paraId="70AF8D6B" w14:textId="77777777" w:rsidR="00C96724" w:rsidRPr="00845EB7" w:rsidRDefault="00C96724" w:rsidP="004F3328">
            <w:pPr>
              <w:rPr>
                <w:lang w:val="en-US"/>
              </w:rPr>
            </w:pPr>
          </w:p>
        </w:tc>
        <w:tc>
          <w:tcPr>
            <w:tcW w:w="1231" w:type="dxa"/>
          </w:tcPr>
          <w:p w14:paraId="19D13DBB" w14:textId="77777777" w:rsidR="00C96724" w:rsidRDefault="00C96724" w:rsidP="004F3328">
            <w:pPr>
              <w:spacing w:after="0" w:line="240" w:lineRule="auto"/>
            </w:pPr>
            <w:r>
              <w:t>AASd-123</w:t>
            </w:r>
          </w:p>
        </w:tc>
        <w:tc>
          <w:tcPr>
            <w:tcW w:w="1584" w:type="dxa"/>
          </w:tcPr>
          <w:p w14:paraId="0B39EC27" w14:textId="77777777" w:rsidR="00C96724" w:rsidRDefault="00C96724" w:rsidP="004F3328">
            <w:r>
              <w:t>New</w:t>
            </w:r>
          </w:p>
        </w:tc>
        <w:tc>
          <w:tcPr>
            <w:tcW w:w="6547" w:type="dxa"/>
          </w:tcPr>
          <w:p w14:paraId="48255701" w14:textId="77777777" w:rsidR="00C96724" w:rsidRPr="00845EB7" w:rsidRDefault="00C96724" w:rsidP="004F3328">
            <w:pPr>
              <w:pStyle w:val="Constraint"/>
              <w:framePr w:wrap="auto" w:vAnchor="margin" w:yAlign="inline"/>
              <w:rPr>
                <w:lang w:val="en-US"/>
              </w:rPr>
            </w:pPr>
            <w:r w:rsidRPr="00845EB7">
              <w:rPr>
                <w:lang w:val="en-US"/>
              </w:rPr>
              <w:t xml:space="preserve">Constraint AASd-123: For model references, i.e. References with Reference/type = </w:t>
            </w:r>
            <w:proofErr w:type="spellStart"/>
            <w:r w:rsidRPr="00845EB7">
              <w:rPr>
                <w:lang w:val="en-US"/>
              </w:rPr>
              <w:t>ModelReference</w:t>
            </w:r>
            <w:proofErr w:type="spellEnd"/>
            <w:r w:rsidRPr="00845EB7">
              <w:rPr>
                <w:lang w:val="en-US"/>
              </w:rPr>
              <w:t xml:space="preserve">,  the type of the first key  of Reference/keys shall be one of </w:t>
            </w:r>
            <w:proofErr w:type="spellStart"/>
            <w:r w:rsidRPr="00845EB7">
              <w:rPr>
                <w:lang w:val="en-US"/>
              </w:rPr>
              <w:t>AasIdentifiables</w:t>
            </w:r>
            <w:proofErr w:type="spellEnd"/>
            <w:r w:rsidRPr="00845EB7">
              <w:rPr>
                <w:lang w:val="en-US"/>
              </w:rPr>
              <w:t>.</w:t>
            </w:r>
          </w:p>
        </w:tc>
      </w:tr>
      <w:tr w:rsidR="00C96724" w:rsidRPr="00D52619" w14:paraId="344A60EA" w14:textId="77777777" w:rsidTr="004F3328">
        <w:trPr>
          <w:trHeight w:val="58"/>
        </w:trPr>
        <w:tc>
          <w:tcPr>
            <w:tcW w:w="582" w:type="dxa"/>
          </w:tcPr>
          <w:p w14:paraId="7C7C6A02" w14:textId="77777777" w:rsidR="00C96724" w:rsidRPr="00845EB7" w:rsidRDefault="00C96724" w:rsidP="004F3328">
            <w:pPr>
              <w:rPr>
                <w:lang w:val="en-US"/>
              </w:rPr>
            </w:pPr>
          </w:p>
        </w:tc>
        <w:tc>
          <w:tcPr>
            <w:tcW w:w="1231" w:type="dxa"/>
          </w:tcPr>
          <w:p w14:paraId="4BFBC364" w14:textId="77777777" w:rsidR="00C96724" w:rsidRDefault="00C96724" w:rsidP="004F3328">
            <w:pPr>
              <w:spacing w:after="0" w:line="240" w:lineRule="auto"/>
            </w:pPr>
            <w:r>
              <w:t>AASd-124</w:t>
            </w:r>
          </w:p>
        </w:tc>
        <w:tc>
          <w:tcPr>
            <w:tcW w:w="1584" w:type="dxa"/>
          </w:tcPr>
          <w:p w14:paraId="1483A620" w14:textId="77777777" w:rsidR="00C96724" w:rsidRDefault="00C96724" w:rsidP="004F3328">
            <w:r>
              <w:t>New</w:t>
            </w:r>
          </w:p>
        </w:tc>
        <w:tc>
          <w:tcPr>
            <w:tcW w:w="6547" w:type="dxa"/>
          </w:tcPr>
          <w:p w14:paraId="1988E874" w14:textId="77777777" w:rsidR="00C96724" w:rsidRPr="00845EB7" w:rsidRDefault="00C96724" w:rsidP="004F3328">
            <w:pPr>
              <w:pStyle w:val="Constraint"/>
              <w:framePr w:wrap="auto" w:vAnchor="margin" w:yAlign="inline"/>
              <w:rPr>
                <w:lang w:val="en-US"/>
              </w:rPr>
            </w:pPr>
            <w:r w:rsidRPr="00845EB7">
              <w:rPr>
                <w:lang w:val="en-US"/>
              </w:rPr>
              <w:t xml:space="preserve">Constraint AASd-124: For global references,  i.e. References with Reference/type = </w:t>
            </w:r>
            <w:proofErr w:type="spellStart"/>
            <w:r w:rsidRPr="00845EB7">
              <w:rPr>
                <w:lang w:val="en-US"/>
              </w:rPr>
              <w:t>GlobalReference</w:t>
            </w:r>
            <w:proofErr w:type="spellEnd"/>
            <w:r w:rsidRPr="00845EB7">
              <w:rPr>
                <w:lang w:val="en-US"/>
              </w:rPr>
              <w:t xml:space="preserve">, the last key of Reference/keys shall </w:t>
            </w:r>
            <w:r w:rsidRPr="00845EB7">
              <w:rPr>
                <w:lang w:val="en-US"/>
              </w:rPr>
              <w:lastRenderedPageBreak/>
              <w:t xml:space="preserve">be either one of </w:t>
            </w:r>
            <w:proofErr w:type="spellStart"/>
            <w:r w:rsidRPr="00845EB7">
              <w:rPr>
                <w:lang w:val="en-US"/>
              </w:rPr>
              <w:t>GenericGloballyIdentifiables</w:t>
            </w:r>
            <w:proofErr w:type="spellEnd"/>
            <w:r w:rsidRPr="00845EB7">
              <w:rPr>
                <w:lang w:val="en-US"/>
              </w:rPr>
              <w:t xml:space="preserve"> or one of </w:t>
            </w:r>
            <w:proofErr w:type="spellStart"/>
            <w:r w:rsidRPr="00845EB7">
              <w:rPr>
                <w:lang w:val="en-US"/>
              </w:rPr>
              <w:t>GenericFragmentKeys</w:t>
            </w:r>
            <w:proofErr w:type="spellEnd"/>
            <w:r w:rsidRPr="00845EB7">
              <w:rPr>
                <w:lang w:val="en-US"/>
              </w:rPr>
              <w:t>.</w:t>
            </w:r>
          </w:p>
        </w:tc>
      </w:tr>
      <w:tr w:rsidR="00C96724" w:rsidRPr="00D52619" w14:paraId="13EC282A" w14:textId="77777777" w:rsidTr="004F3328">
        <w:trPr>
          <w:trHeight w:val="58"/>
        </w:trPr>
        <w:tc>
          <w:tcPr>
            <w:tcW w:w="582" w:type="dxa"/>
          </w:tcPr>
          <w:p w14:paraId="2474C262" w14:textId="77777777" w:rsidR="00C96724" w:rsidRPr="00845EB7" w:rsidRDefault="00C96724" w:rsidP="004F3328">
            <w:pPr>
              <w:rPr>
                <w:lang w:val="en-US"/>
              </w:rPr>
            </w:pPr>
          </w:p>
        </w:tc>
        <w:tc>
          <w:tcPr>
            <w:tcW w:w="1231" w:type="dxa"/>
          </w:tcPr>
          <w:p w14:paraId="2E51E71E" w14:textId="77777777" w:rsidR="00C96724" w:rsidRDefault="00C96724" w:rsidP="004F3328">
            <w:pPr>
              <w:spacing w:after="0" w:line="240" w:lineRule="auto"/>
            </w:pPr>
            <w:r>
              <w:t>AASd-125</w:t>
            </w:r>
          </w:p>
        </w:tc>
        <w:tc>
          <w:tcPr>
            <w:tcW w:w="1584" w:type="dxa"/>
          </w:tcPr>
          <w:p w14:paraId="171C489C" w14:textId="77777777" w:rsidR="00C96724" w:rsidRDefault="00C96724" w:rsidP="004F3328">
            <w:r>
              <w:t>New</w:t>
            </w:r>
          </w:p>
        </w:tc>
        <w:tc>
          <w:tcPr>
            <w:tcW w:w="6547" w:type="dxa"/>
          </w:tcPr>
          <w:p w14:paraId="331A52ED" w14:textId="77777777" w:rsidR="00C96724" w:rsidRPr="00845EB7" w:rsidRDefault="00C96724" w:rsidP="004F3328">
            <w:pPr>
              <w:pStyle w:val="Constraint"/>
              <w:framePr w:wrap="auto" w:vAnchor="margin" w:yAlign="inline"/>
              <w:rPr>
                <w:lang w:val="en-US"/>
              </w:rPr>
            </w:pPr>
            <w:r w:rsidRPr="00845EB7">
              <w:rPr>
                <w:lang w:val="en-US"/>
              </w:rPr>
              <w:t xml:space="preserve">Constraint AASd-125: For model references, i.e. References with Reference/type = </w:t>
            </w:r>
            <w:proofErr w:type="spellStart"/>
            <w:r w:rsidRPr="00845EB7">
              <w:rPr>
                <w:lang w:val="en-US"/>
              </w:rPr>
              <w:t>ModelReference</w:t>
            </w:r>
            <w:proofErr w:type="spellEnd"/>
            <w:r w:rsidRPr="00845EB7">
              <w:rPr>
                <w:lang w:val="en-US"/>
              </w:rPr>
              <w:t xml:space="preserve">, with more than one key in Reference/keys the type of the keys following the first key of Reference/keys shall be one of </w:t>
            </w:r>
            <w:proofErr w:type="spellStart"/>
            <w:r w:rsidRPr="00845EB7">
              <w:rPr>
                <w:lang w:val="en-US"/>
              </w:rPr>
              <w:t>FragmentKeys</w:t>
            </w:r>
            <w:proofErr w:type="spellEnd"/>
            <w:r w:rsidRPr="00845EB7">
              <w:rPr>
                <w:lang w:val="en-US"/>
              </w:rPr>
              <w:t>.</w:t>
            </w:r>
          </w:p>
        </w:tc>
      </w:tr>
      <w:tr w:rsidR="00C96724" w:rsidRPr="00D52619" w14:paraId="2AA3F710" w14:textId="77777777" w:rsidTr="004F3328">
        <w:trPr>
          <w:trHeight w:val="58"/>
        </w:trPr>
        <w:tc>
          <w:tcPr>
            <w:tcW w:w="582" w:type="dxa"/>
          </w:tcPr>
          <w:p w14:paraId="65CD9378" w14:textId="77777777" w:rsidR="00C96724" w:rsidRPr="00845EB7" w:rsidRDefault="00C96724" w:rsidP="004F3328">
            <w:pPr>
              <w:rPr>
                <w:lang w:val="en-US"/>
              </w:rPr>
            </w:pPr>
          </w:p>
        </w:tc>
        <w:tc>
          <w:tcPr>
            <w:tcW w:w="1231" w:type="dxa"/>
          </w:tcPr>
          <w:p w14:paraId="1A9F55FC" w14:textId="77777777" w:rsidR="00C96724" w:rsidRDefault="00C96724" w:rsidP="004F3328">
            <w:pPr>
              <w:spacing w:after="0" w:line="240" w:lineRule="auto"/>
            </w:pPr>
            <w:r>
              <w:t>AASd-126</w:t>
            </w:r>
          </w:p>
        </w:tc>
        <w:tc>
          <w:tcPr>
            <w:tcW w:w="1584" w:type="dxa"/>
          </w:tcPr>
          <w:p w14:paraId="6DB273E5" w14:textId="77777777" w:rsidR="00C96724" w:rsidRDefault="00C96724" w:rsidP="004F3328">
            <w:r>
              <w:t>New</w:t>
            </w:r>
          </w:p>
        </w:tc>
        <w:tc>
          <w:tcPr>
            <w:tcW w:w="6547" w:type="dxa"/>
          </w:tcPr>
          <w:p w14:paraId="7214FFBD" w14:textId="77777777" w:rsidR="00C96724" w:rsidRPr="00845EB7" w:rsidRDefault="00C96724" w:rsidP="004F3328">
            <w:pPr>
              <w:pStyle w:val="Constraint"/>
              <w:framePr w:wrap="auto" w:vAnchor="margin" w:yAlign="inline"/>
              <w:rPr>
                <w:lang w:val="en-US"/>
              </w:rPr>
            </w:pPr>
            <w:r w:rsidRPr="00845EB7">
              <w:rPr>
                <w:lang w:val="en-US"/>
              </w:rPr>
              <w:t xml:space="preserve">Constraint AASd-126: For model references, i.e. References with Reference/type = </w:t>
            </w:r>
            <w:proofErr w:type="spellStart"/>
            <w:r w:rsidRPr="00845EB7">
              <w:rPr>
                <w:lang w:val="en-US"/>
              </w:rPr>
              <w:t>ModelReference</w:t>
            </w:r>
            <w:proofErr w:type="spellEnd"/>
            <w:r w:rsidRPr="00845EB7">
              <w:rPr>
                <w:lang w:val="en-US"/>
              </w:rPr>
              <w:t xml:space="preserve">, with more than one key in Reference/keys the type of the last Key in the reference key chain may be one of </w:t>
            </w:r>
            <w:proofErr w:type="spellStart"/>
            <w:r w:rsidRPr="00845EB7">
              <w:rPr>
                <w:lang w:val="en-US"/>
              </w:rPr>
              <w:t>GenericFragmentKeys</w:t>
            </w:r>
            <w:proofErr w:type="spellEnd"/>
            <w:r w:rsidRPr="00845EB7">
              <w:rPr>
                <w:lang w:val="en-US"/>
              </w:rPr>
              <w:t xml:space="preserve"> or no key at all shall have a value out of </w:t>
            </w:r>
            <w:proofErr w:type="spellStart"/>
            <w:r w:rsidRPr="00845EB7">
              <w:rPr>
                <w:lang w:val="en-US"/>
              </w:rPr>
              <w:t>GenericFragmentKey</w:t>
            </w:r>
            <w:proofErr w:type="spellEnd"/>
            <w:r w:rsidRPr="00845EB7">
              <w:rPr>
                <w:lang w:val="en-US"/>
              </w:rPr>
              <w:t>.</w:t>
            </w:r>
          </w:p>
        </w:tc>
      </w:tr>
      <w:tr w:rsidR="00C96724" w:rsidRPr="00D52619" w14:paraId="627CCF42" w14:textId="77777777" w:rsidTr="004F3328">
        <w:trPr>
          <w:trHeight w:val="58"/>
        </w:trPr>
        <w:tc>
          <w:tcPr>
            <w:tcW w:w="582" w:type="dxa"/>
          </w:tcPr>
          <w:p w14:paraId="6F49EEF6" w14:textId="77777777" w:rsidR="00C96724" w:rsidRPr="00845EB7" w:rsidRDefault="00C96724" w:rsidP="004F3328">
            <w:pPr>
              <w:rPr>
                <w:lang w:val="en-US"/>
              </w:rPr>
            </w:pPr>
          </w:p>
        </w:tc>
        <w:tc>
          <w:tcPr>
            <w:tcW w:w="1231" w:type="dxa"/>
          </w:tcPr>
          <w:p w14:paraId="02613E85" w14:textId="77777777" w:rsidR="00C96724" w:rsidRDefault="00C96724" w:rsidP="004F3328">
            <w:pPr>
              <w:spacing w:after="0" w:line="240" w:lineRule="auto"/>
            </w:pPr>
            <w:r>
              <w:t>AASd-127</w:t>
            </w:r>
          </w:p>
        </w:tc>
        <w:tc>
          <w:tcPr>
            <w:tcW w:w="1584" w:type="dxa"/>
          </w:tcPr>
          <w:p w14:paraId="67A81E33" w14:textId="77777777" w:rsidR="00C96724" w:rsidRDefault="00C96724" w:rsidP="004F3328">
            <w:r>
              <w:t>New</w:t>
            </w:r>
          </w:p>
        </w:tc>
        <w:tc>
          <w:tcPr>
            <w:tcW w:w="6547" w:type="dxa"/>
          </w:tcPr>
          <w:p w14:paraId="379B78FA" w14:textId="77777777" w:rsidR="00C96724" w:rsidRPr="00845EB7" w:rsidRDefault="00C96724" w:rsidP="004F3328">
            <w:pPr>
              <w:pStyle w:val="Constraint"/>
              <w:framePr w:wrap="auto" w:vAnchor="margin" w:yAlign="inline"/>
              <w:rPr>
                <w:lang w:val="en-US"/>
              </w:rPr>
            </w:pPr>
            <w:r w:rsidRPr="00845EB7">
              <w:rPr>
                <w:lang w:val="en-US"/>
              </w:rPr>
              <w:t xml:space="preserve">Constraint AASd-127:  For model references, i.e. References with Reference/type = </w:t>
            </w:r>
            <w:proofErr w:type="spellStart"/>
            <w:r w:rsidRPr="00845EB7">
              <w:rPr>
                <w:lang w:val="en-US"/>
              </w:rPr>
              <w:t>ModelReference</w:t>
            </w:r>
            <w:proofErr w:type="spellEnd"/>
            <w:r w:rsidRPr="00845EB7">
              <w:rPr>
                <w:lang w:val="en-US"/>
              </w:rPr>
              <w:t xml:space="preserve">, with more than one key in   Reference/keys  a key with type </w:t>
            </w:r>
            <w:proofErr w:type="spellStart"/>
            <w:r w:rsidRPr="00845EB7">
              <w:rPr>
                <w:lang w:val="en-US"/>
              </w:rPr>
              <w:t>FragmentReference</w:t>
            </w:r>
            <w:proofErr w:type="spellEnd"/>
            <w:r w:rsidRPr="00845EB7">
              <w:rPr>
                <w:lang w:val="en-US"/>
              </w:rPr>
              <w:t xml:space="preserve"> shall be </w:t>
            </w:r>
            <w:proofErr w:type="spellStart"/>
            <w:r w:rsidRPr="00845EB7">
              <w:rPr>
                <w:lang w:val="en-US"/>
              </w:rPr>
              <w:t>preceeded</w:t>
            </w:r>
            <w:proofErr w:type="spellEnd"/>
            <w:r w:rsidRPr="00845EB7">
              <w:rPr>
                <w:lang w:val="en-US"/>
              </w:rPr>
              <w:t xml:space="preserve"> by a key with type File or Blob. All other AAS fragments, i.e. type values out of </w:t>
            </w:r>
            <w:proofErr w:type="spellStart"/>
            <w:r w:rsidRPr="00845EB7">
              <w:rPr>
                <w:lang w:val="en-US"/>
              </w:rPr>
              <w:t>AasSubmodelElements</w:t>
            </w:r>
            <w:proofErr w:type="spellEnd"/>
            <w:r w:rsidRPr="00845EB7">
              <w:rPr>
                <w:lang w:val="en-US"/>
              </w:rPr>
              <w:t>, do not support fragments.</w:t>
            </w:r>
          </w:p>
        </w:tc>
      </w:tr>
      <w:tr w:rsidR="00C96724" w:rsidRPr="00D52619" w14:paraId="724EDC2D" w14:textId="77777777" w:rsidTr="004F3328">
        <w:trPr>
          <w:trHeight w:val="58"/>
        </w:trPr>
        <w:tc>
          <w:tcPr>
            <w:tcW w:w="582" w:type="dxa"/>
          </w:tcPr>
          <w:p w14:paraId="6927F8E8" w14:textId="77777777" w:rsidR="00C96724" w:rsidRPr="00845EB7" w:rsidRDefault="00C96724" w:rsidP="004F3328">
            <w:pPr>
              <w:rPr>
                <w:lang w:val="en-US"/>
              </w:rPr>
            </w:pPr>
          </w:p>
        </w:tc>
        <w:tc>
          <w:tcPr>
            <w:tcW w:w="1231" w:type="dxa"/>
          </w:tcPr>
          <w:p w14:paraId="3D84C5A2" w14:textId="77777777" w:rsidR="00C96724" w:rsidRDefault="00C96724" w:rsidP="004F3328">
            <w:pPr>
              <w:spacing w:after="0" w:line="240" w:lineRule="auto"/>
            </w:pPr>
            <w:r>
              <w:t>AAS-128</w:t>
            </w:r>
          </w:p>
        </w:tc>
        <w:tc>
          <w:tcPr>
            <w:tcW w:w="1584" w:type="dxa"/>
          </w:tcPr>
          <w:p w14:paraId="299E9A2A" w14:textId="77777777" w:rsidR="00C96724" w:rsidRDefault="00C96724" w:rsidP="004F3328">
            <w:r>
              <w:t>New</w:t>
            </w:r>
          </w:p>
        </w:tc>
        <w:tc>
          <w:tcPr>
            <w:tcW w:w="6547" w:type="dxa"/>
          </w:tcPr>
          <w:p w14:paraId="448D0D95" w14:textId="77777777" w:rsidR="00C96724" w:rsidRPr="00845EB7" w:rsidRDefault="00C96724" w:rsidP="004F3328">
            <w:pPr>
              <w:pStyle w:val="Constraint"/>
              <w:framePr w:wrap="auto" w:vAnchor="margin" w:yAlign="inline"/>
              <w:rPr>
                <w:lang w:val="en-US"/>
              </w:rPr>
            </w:pPr>
            <w:r w:rsidRPr="00845EB7">
              <w:rPr>
                <w:lang w:val="en-US"/>
              </w:rPr>
              <w:t xml:space="preserve">Constraint AASd-128:  For model references, i.e. References with Reference/type = </w:t>
            </w:r>
            <w:proofErr w:type="spellStart"/>
            <w:r w:rsidRPr="00845EB7">
              <w:rPr>
                <w:lang w:val="en-US"/>
              </w:rPr>
              <w:t>ModelReference</w:t>
            </w:r>
            <w:proofErr w:type="spellEnd"/>
            <w:r w:rsidRPr="00845EB7">
              <w:rPr>
                <w:lang w:val="en-US"/>
              </w:rPr>
              <w:t xml:space="preserve">, the Key/value of a Key </w:t>
            </w:r>
            <w:proofErr w:type="spellStart"/>
            <w:r w:rsidRPr="00845EB7">
              <w:rPr>
                <w:lang w:val="en-US"/>
              </w:rPr>
              <w:t>preceeded</w:t>
            </w:r>
            <w:proofErr w:type="spellEnd"/>
            <w:r w:rsidRPr="00845EB7">
              <w:rPr>
                <w:lang w:val="en-US"/>
              </w:rPr>
              <w:t xml:space="preserve"> by a Key with Key/type=</w:t>
            </w:r>
            <w:proofErr w:type="spellStart"/>
            <w:r w:rsidRPr="00845EB7">
              <w:rPr>
                <w:lang w:val="en-US"/>
              </w:rPr>
              <w:t>SubmodelElementList</w:t>
            </w:r>
            <w:proofErr w:type="spellEnd"/>
            <w:r w:rsidRPr="00845EB7">
              <w:rPr>
                <w:lang w:val="en-US"/>
              </w:rPr>
              <w:t xml:space="preserve"> is an integer number denoting the position in the array of the </w:t>
            </w:r>
            <w:proofErr w:type="spellStart"/>
            <w:r w:rsidRPr="00845EB7">
              <w:rPr>
                <w:lang w:val="en-US"/>
              </w:rPr>
              <w:t>submodel</w:t>
            </w:r>
            <w:proofErr w:type="spellEnd"/>
            <w:r w:rsidRPr="00845EB7">
              <w:rPr>
                <w:lang w:val="en-US"/>
              </w:rPr>
              <w:t xml:space="preserve"> element list.</w:t>
            </w:r>
          </w:p>
        </w:tc>
      </w:tr>
    </w:tbl>
    <w:p w14:paraId="52FE56D4" w14:textId="73299DD1" w:rsidR="002A5CB3" w:rsidRPr="00373A9F" w:rsidRDefault="002A5CB3" w:rsidP="007D2635">
      <w:pPr>
        <w:pStyle w:val="Anhang3"/>
      </w:pPr>
      <w:bookmarkStart w:id="5526" w:name="_Toc125227977"/>
      <w:bookmarkStart w:id="5527" w:name="_Toc125537764"/>
      <w:r w:rsidRPr="00373A9F">
        <w:t xml:space="preserve">Metamodel Changes V3.0RC02 </w:t>
      </w:r>
      <w:r w:rsidR="008F3410" w:rsidRPr="00373A9F">
        <w:t xml:space="preserve">vs. V3.0RC01 </w:t>
      </w:r>
      <w:r w:rsidRPr="00373A9F">
        <w:t>– Data Specification IEC61360</w:t>
      </w:r>
      <w:bookmarkEnd w:id="5525"/>
      <w:bookmarkEnd w:id="5526"/>
      <w:bookmarkEnd w:id="5527"/>
    </w:p>
    <w:p w14:paraId="2E4B592A" w14:textId="328B8E13" w:rsidR="002A5CB3" w:rsidRPr="00CE25AF" w:rsidRDefault="002A5CB3" w:rsidP="00110904">
      <w:pPr>
        <w:pStyle w:val="Caption"/>
      </w:pPr>
      <w:bookmarkStart w:id="5528" w:name="_Toc125537806"/>
      <w:r w:rsidRPr="00CE25AF">
        <w:t xml:space="preserve">Table </w:t>
      </w:r>
      <w:r w:rsidR="00802DAD" w:rsidRPr="00CE25AF">
        <w:fldChar w:fldCharType="begin"/>
      </w:r>
      <w:r w:rsidR="00802DAD" w:rsidRPr="00CE25AF">
        <w:instrText xml:space="preserve"> SEQ Table \* ARABIC </w:instrText>
      </w:r>
      <w:r w:rsidR="00802DAD" w:rsidRPr="00CE25AF">
        <w:fldChar w:fldCharType="separate"/>
      </w:r>
      <w:r w:rsidR="00F511DE">
        <w:rPr>
          <w:noProof/>
        </w:rPr>
        <w:t>31</w:t>
      </w:r>
      <w:r w:rsidR="00802DAD" w:rsidRPr="00CE25AF">
        <w:fldChar w:fldCharType="end"/>
      </w:r>
      <w:r w:rsidRPr="00CE25AF">
        <w:t xml:space="preserve"> Changes </w:t>
      </w:r>
      <w:proofErr w:type="spellStart"/>
      <w:r w:rsidRPr="00CE25AF">
        <w:t>w.r.t.</w:t>
      </w:r>
      <w:proofErr w:type="spellEnd"/>
      <w:r w:rsidRPr="00CE25AF">
        <w:t xml:space="preserve"> Data Specification IEC61360</w:t>
      </w:r>
      <w:bookmarkEnd w:id="5528"/>
    </w:p>
    <w:tbl>
      <w:tblPr>
        <w:tblStyle w:val="TableGrid"/>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37"/>
        <w:gridCol w:w="4483"/>
        <w:gridCol w:w="4209"/>
      </w:tblGrid>
      <w:tr w:rsidR="003E6DF3" w:rsidRPr="00877316" w14:paraId="1D77C5BA" w14:textId="77777777" w:rsidTr="00D255DF">
        <w:trPr>
          <w:tblHeader/>
        </w:trPr>
        <w:tc>
          <w:tcPr>
            <w:tcW w:w="937" w:type="dxa"/>
          </w:tcPr>
          <w:p w14:paraId="08767F95" w14:textId="77777777" w:rsidR="003E6DF3" w:rsidRPr="00A54268" w:rsidRDefault="003E6DF3" w:rsidP="00D255DF">
            <w:pPr>
              <w:keepNext/>
              <w:keepLines/>
              <w:rPr>
                <w:lang w:val="en-US"/>
              </w:rPr>
            </w:pPr>
            <w:proofErr w:type="spellStart"/>
            <w:r w:rsidRPr="00A54268">
              <w:rPr>
                <w:b/>
                <w:lang w:val="en-US"/>
              </w:rPr>
              <w:t>nc</w:t>
            </w:r>
            <w:proofErr w:type="spellEnd"/>
          </w:p>
        </w:tc>
        <w:tc>
          <w:tcPr>
            <w:tcW w:w="4483" w:type="dxa"/>
          </w:tcPr>
          <w:p w14:paraId="45091E2B" w14:textId="77777777" w:rsidR="003E6DF3" w:rsidRPr="00A54268" w:rsidRDefault="003E6DF3" w:rsidP="00D255DF">
            <w:pPr>
              <w:keepNext/>
              <w:keepLines/>
              <w:rPr>
                <w:lang w:val="en-US"/>
              </w:rPr>
            </w:pPr>
            <w:r w:rsidRPr="00A54268">
              <w:rPr>
                <w:b/>
                <w:lang w:val="en-US"/>
              </w:rPr>
              <w:t xml:space="preserve">V3.0RC02 Change </w:t>
            </w:r>
            <w:proofErr w:type="spellStart"/>
            <w:r w:rsidRPr="00A54268">
              <w:rPr>
                <w:b/>
                <w:lang w:val="en-US"/>
              </w:rPr>
              <w:t>w.r.t.</w:t>
            </w:r>
            <w:proofErr w:type="spellEnd"/>
            <w:r w:rsidRPr="00A54268">
              <w:rPr>
                <w:b/>
                <w:lang w:val="en-US"/>
              </w:rPr>
              <w:t xml:space="preserve"> V3.0RC01</w:t>
            </w:r>
          </w:p>
        </w:tc>
        <w:tc>
          <w:tcPr>
            <w:tcW w:w="4209" w:type="dxa"/>
          </w:tcPr>
          <w:p w14:paraId="09D72374" w14:textId="77777777" w:rsidR="003E6DF3" w:rsidRPr="00A54268" w:rsidRDefault="003E6DF3" w:rsidP="00D255DF">
            <w:pPr>
              <w:keepNext/>
              <w:keepLines/>
              <w:rPr>
                <w:lang w:val="en-US"/>
              </w:rPr>
            </w:pPr>
            <w:r w:rsidRPr="00A54268">
              <w:rPr>
                <w:b/>
                <w:lang w:val="en-US"/>
              </w:rPr>
              <w:t>Comment</w:t>
            </w:r>
          </w:p>
        </w:tc>
      </w:tr>
      <w:tr w:rsidR="003E6DF3" w:rsidRPr="00C96724" w14:paraId="4C2C5FE3" w14:textId="77777777" w:rsidTr="00D255DF">
        <w:tc>
          <w:tcPr>
            <w:tcW w:w="937" w:type="dxa"/>
            <w:vAlign w:val="center"/>
          </w:tcPr>
          <w:p w14:paraId="16E926F9" w14:textId="77777777" w:rsidR="003E6DF3" w:rsidRPr="00A54268" w:rsidRDefault="003E6DF3" w:rsidP="00D255DF">
            <w:pPr>
              <w:rPr>
                <w:lang w:val="en-US"/>
              </w:rPr>
            </w:pPr>
          </w:p>
        </w:tc>
        <w:tc>
          <w:tcPr>
            <w:tcW w:w="4483" w:type="dxa"/>
            <w:vAlign w:val="center"/>
          </w:tcPr>
          <w:p w14:paraId="0988CCFE" w14:textId="77777777" w:rsidR="003E6DF3" w:rsidRPr="00A54268" w:rsidRDefault="003E6DF3" w:rsidP="00D255DF">
            <w:pPr>
              <w:rPr>
                <w:lang w:val="en-US"/>
              </w:rPr>
            </w:pPr>
            <w:proofErr w:type="spellStart"/>
            <w:r w:rsidRPr="00A54268">
              <w:rPr>
                <w:lang w:val="en-US"/>
              </w:rPr>
              <w:t>DataSpecification</w:t>
            </w:r>
            <w:proofErr w:type="spellEnd"/>
          </w:p>
        </w:tc>
        <w:tc>
          <w:tcPr>
            <w:tcW w:w="4209" w:type="dxa"/>
            <w:vAlign w:val="center"/>
          </w:tcPr>
          <w:p w14:paraId="602CD808" w14:textId="22A3AF7D" w:rsidR="003E6DF3" w:rsidRPr="00877316" w:rsidRDefault="003E6DF3" w:rsidP="00D255DF">
            <w:pPr>
              <w:rPr>
                <w:lang w:val="en-US"/>
              </w:rPr>
            </w:pPr>
            <w:r w:rsidRPr="00877316">
              <w:rPr>
                <w:lang w:val="en-US"/>
              </w:rPr>
              <w:t xml:space="preserve">Stereotype &lt;&lt;Template&gt;&gt; added + does not inherit from </w:t>
            </w:r>
            <w:r w:rsidR="002A5CB3" w:rsidRPr="00845EB7">
              <w:rPr>
                <w:lang w:val="en-US"/>
              </w:rPr>
              <w:t>Identifiable</w:t>
            </w:r>
            <w:r w:rsidRPr="00877316">
              <w:rPr>
                <w:lang w:val="en-US"/>
              </w:rPr>
              <w:t xml:space="preserve"> any longer because </w:t>
            </w:r>
            <w:r w:rsidR="002A5CB3" w:rsidRPr="00845EB7">
              <w:rPr>
                <w:lang w:val="en-US"/>
              </w:rPr>
              <w:t>Data Specification</w:t>
            </w:r>
            <w:r w:rsidRPr="00877316">
              <w:rPr>
                <w:lang w:val="en-US"/>
              </w:rPr>
              <w:t xml:space="preserve"> are handled differently</w:t>
            </w:r>
          </w:p>
          <w:p w14:paraId="336887BE" w14:textId="0DE07E4A" w:rsidR="003E6DF3" w:rsidRPr="00877316" w:rsidRDefault="003E6DF3" w:rsidP="00D255DF">
            <w:pPr>
              <w:rPr>
                <w:lang w:val="en-US"/>
              </w:rPr>
            </w:pPr>
            <w:r w:rsidRPr="00877316">
              <w:rPr>
                <w:lang w:val="en-US"/>
              </w:rPr>
              <w:t xml:space="preserve">Some attributes are added to </w:t>
            </w:r>
            <w:proofErr w:type="spellStart"/>
            <w:r w:rsidRPr="00877316">
              <w:rPr>
                <w:lang w:val="en-US"/>
              </w:rPr>
              <w:t>DataSpecification</w:t>
            </w:r>
            <w:proofErr w:type="spellEnd"/>
            <w:r w:rsidRPr="00877316">
              <w:rPr>
                <w:lang w:val="en-US"/>
              </w:rPr>
              <w:t xml:space="preserve"> as new attributes like id, administration and description</w:t>
            </w:r>
          </w:p>
        </w:tc>
      </w:tr>
      <w:tr w:rsidR="003E6DF3" w:rsidRPr="00C96724" w14:paraId="3F679216" w14:textId="77777777" w:rsidTr="00D255DF">
        <w:tc>
          <w:tcPr>
            <w:tcW w:w="937" w:type="dxa"/>
            <w:vAlign w:val="center"/>
          </w:tcPr>
          <w:p w14:paraId="5D675577" w14:textId="77777777" w:rsidR="003E6DF3" w:rsidRPr="00877316" w:rsidRDefault="003E6DF3" w:rsidP="00D255DF">
            <w:pPr>
              <w:rPr>
                <w:lang w:val="en-US"/>
              </w:rPr>
            </w:pPr>
          </w:p>
        </w:tc>
        <w:tc>
          <w:tcPr>
            <w:tcW w:w="4483" w:type="dxa"/>
            <w:vAlign w:val="center"/>
          </w:tcPr>
          <w:p w14:paraId="60469371" w14:textId="77777777" w:rsidR="003E6DF3" w:rsidRPr="00A54268" w:rsidRDefault="003E6DF3" w:rsidP="00D255DF">
            <w:pPr>
              <w:rPr>
                <w:lang w:val="en-US"/>
              </w:rPr>
            </w:pPr>
            <w:proofErr w:type="spellStart"/>
            <w:r w:rsidRPr="00A54268">
              <w:rPr>
                <w:lang w:val="en-US"/>
              </w:rPr>
              <w:t>DataSpecification</w:t>
            </w:r>
            <w:proofErr w:type="spellEnd"/>
            <w:r w:rsidRPr="00A54268">
              <w:rPr>
                <w:lang w:val="en-US"/>
              </w:rPr>
              <w:t>/category</w:t>
            </w:r>
          </w:p>
        </w:tc>
        <w:tc>
          <w:tcPr>
            <w:tcW w:w="4209" w:type="dxa"/>
            <w:vAlign w:val="center"/>
          </w:tcPr>
          <w:p w14:paraId="0E932E65" w14:textId="20BB5E1E" w:rsidR="003E6DF3" w:rsidRPr="00877316" w:rsidRDefault="003E6DF3" w:rsidP="00D255DF">
            <w:pPr>
              <w:rPr>
                <w:lang w:val="en-US"/>
              </w:rPr>
            </w:pPr>
            <w:r w:rsidRPr="00877316">
              <w:rPr>
                <w:lang w:val="en-US"/>
              </w:rPr>
              <w:t xml:space="preserve">Removed, was inherited before by </w:t>
            </w:r>
            <w:r w:rsidR="002A5CB3" w:rsidRPr="00845EB7">
              <w:rPr>
                <w:lang w:val="en-US"/>
              </w:rPr>
              <w:t>Identifiable</w:t>
            </w:r>
          </w:p>
        </w:tc>
      </w:tr>
      <w:tr w:rsidR="003E6DF3" w:rsidRPr="00C96724" w14:paraId="3BC580F4" w14:textId="77777777" w:rsidTr="00D255DF">
        <w:tc>
          <w:tcPr>
            <w:tcW w:w="937" w:type="dxa"/>
            <w:vAlign w:val="center"/>
          </w:tcPr>
          <w:p w14:paraId="035C3515" w14:textId="77777777" w:rsidR="003E6DF3" w:rsidRPr="00877316" w:rsidRDefault="003E6DF3" w:rsidP="00D255DF">
            <w:pPr>
              <w:rPr>
                <w:lang w:val="en-US"/>
              </w:rPr>
            </w:pPr>
          </w:p>
        </w:tc>
        <w:tc>
          <w:tcPr>
            <w:tcW w:w="4483" w:type="dxa"/>
            <w:vAlign w:val="center"/>
          </w:tcPr>
          <w:p w14:paraId="036D0701" w14:textId="77777777" w:rsidR="003E6DF3" w:rsidRPr="00A54268" w:rsidRDefault="003E6DF3" w:rsidP="00D255DF">
            <w:pPr>
              <w:rPr>
                <w:lang w:val="en-US"/>
              </w:rPr>
            </w:pPr>
            <w:proofErr w:type="spellStart"/>
            <w:r w:rsidRPr="00A54268">
              <w:rPr>
                <w:lang w:val="en-US"/>
              </w:rPr>
              <w:t>DataSpecification</w:t>
            </w:r>
            <w:proofErr w:type="spellEnd"/>
            <w:r w:rsidRPr="00A54268">
              <w:rPr>
                <w:lang w:val="en-US"/>
              </w:rPr>
              <w:t>/</w:t>
            </w:r>
            <w:proofErr w:type="spellStart"/>
            <w:r w:rsidRPr="00A54268">
              <w:rPr>
                <w:lang w:val="en-US"/>
              </w:rPr>
              <w:t>displayName</w:t>
            </w:r>
            <w:proofErr w:type="spellEnd"/>
          </w:p>
        </w:tc>
        <w:tc>
          <w:tcPr>
            <w:tcW w:w="4209" w:type="dxa"/>
            <w:vAlign w:val="center"/>
          </w:tcPr>
          <w:p w14:paraId="08B25076" w14:textId="10359A76" w:rsidR="003E6DF3" w:rsidRPr="00877316" w:rsidRDefault="003E6DF3" w:rsidP="00D255DF">
            <w:pPr>
              <w:rPr>
                <w:lang w:val="en-US"/>
              </w:rPr>
            </w:pPr>
            <w:r w:rsidRPr="00877316">
              <w:rPr>
                <w:lang w:val="en-US"/>
              </w:rPr>
              <w:t xml:space="preserve">Removed, was inherited before by </w:t>
            </w:r>
            <w:r w:rsidR="002A5CB3" w:rsidRPr="00845EB7">
              <w:rPr>
                <w:lang w:val="en-US"/>
              </w:rPr>
              <w:t>Identifiable</w:t>
            </w:r>
          </w:p>
        </w:tc>
      </w:tr>
      <w:tr w:rsidR="003E6DF3" w:rsidRPr="00C96724" w14:paraId="210C1D7F" w14:textId="77777777" w:rsidTr="00D255DF">
        <w:tc>
          <w:tcPr>
            <w:tcW w:w="937" w:type="dxa"/>
            <w:vAlign w:val="center"/>
          </w:tcPr>
          <w:p w14:paraId="22F0F26D" w14:textId="77777777" w:rsidR="003E6DF3" w:rsidRPr="00877316" w:rsidRDefault="003E6DF3" w:rsidP="00D255DF">
            <w:pPr>
              <w:rPr>
                <w:lang w:val="en-US"/>
              </w:rPr>
            </w:pPr>
          </w:p>
        </w:tc>
        <w:tc>
          <w:tcPr>
            <w:tcW w:w="4483" w:type="dxa"/>
            <w:vAlign w:val="center"/>
          </w:tcPr>
          <w:p w14:paraId="1090F4A6" w14:textId="77777777" w:rsidR="003E6DF3" w:rsidRPr="00A54268" w:rsidRDefault="003E6DF3" w:rsidP="00D255DF">
            <w:pPr>
              <w:rPr>
                <w:lang w:val="en-US"/>
              </w:rPr>
            </w:pPr>
            <w:proofErr w:type="spellStart"/>
            <w:r w:rsidRPr="00A54268">
              <w:rPr>
                <w:lang w:val="en-US"/>
              </w:rPr>
              <w:t>DataSpecification</w:t>
            </w:r>
            <w:proofErr w:type="spellEnd"/>
            <w:r w:rsidRPr="00A54268">
              <w:rPr>
                <w:lang w:val="en-US"/>
              </w:rPr>
              <w:t>/</w:t>
            </w:r>
            <w:proofErr w:type="spellStart"/>
            <w:r w:rsidRPr="00A54268">
              <w:rPr>
                <w:lang w:val="en-US"/>
              </w:rPr>
              <w:t>idShort</w:t>
            </w:r>
            <w:proofErr w:type="spellEnd"/>
          </w:p>
        </w:tc>
        <w:tc>
          <w:tcPr>
            <w:tcW w:w="4209" w:type="dxa"/>
            <w:vAlign w:val="center"/>
          </w:tcPr>
          <w:p w14:paraId="24064EDC" w14:textId="045D49BF" w:rsidR="003E6DF3" w:rsidRPr="00877316" w:rsidRDefault="003E6DF3" w:rsidP="00D255DF">
            <w:pPr>
              <w:rPr>
                <w:lang w:val="en-US"/>
              </w:rPr>
            </w:pPr>
            <w:r w:rsidRPr="00877316">
              <w:rPr>
                <w:lang w:val="en-US"/>
              </w:rPr>
              <w:t xml:space="preserve">Removed, was inherited before by </w:t>
            </w:r>
            <w:r w:rsidR="002A5CB3" w:rsidRPr="00845EB7">
              <w:rPr>
                <w:lang w:val="en-US"/>
              </w:rPr>
              <w:t>Identifiable</w:t>
            </w:r>
          </w:p>
        </w:tc>
      </w:tr>
      <w:tr w:rsidR="003E6DF3" w:rsidRPr="00C96724" w14:paraId="150CF859" w14:textId="77777777" w:rsidTr="00D255DF">
        <w:tc>
          <w:tcPr>
            <w:tcW w:w="937" w:type="dxa"/>
            <w:vAlign w:val="center"/>
          </w:tcPr>
          <w:p w14:paraId="68D4673A" w14:textId="77777777" w:rsidR="003E6DF3" w:rsidRPr="00877316" w:rsidRDefault="003E6DF3" w:rsidP="00D255DF">
            <w:pPr>
              <w:rPr>
                <w:lang w:val="en-US"/>
              </w:rPr>
            </w:pPr>
          </w:p>
        </w:tc>
        <w:tc>
          <w:tcPr>
            <w:tcW w:w="4483" w:type="dxa"/>
            <w:vAlign w:val="center"/>
          </w:tcPr>
          <w:p w14:paraId="378910F6" w14:textId="77777777" w:rsidR="003E6DF3" w:rsidRPr="00A54268" w:rsidRDefault="003E6DF3" w:rsidP="00D255DF">
            <w:pPr>
              <w:rPr>
                <w:lang w:val="en-US"/>
              </w:rPr>
            </w:pPr>
            <w:r w:rsidRPr="00A54268">
              <w:rPr>
                <w:lang w:val="en-US"/>
              </w:rPr>
              <w:t>DataSpecificationIEC61360/</w:t>
            </w:r>
            <w:proofErr w:type="spellStart"/>
            <w:r w:rsidRPr="00A54268">
              <w:rPr>
                <w:lang w:val="en-US"/>
              </w:rPr>
              <w:t>unitId</w:t>
            </w:r>
            <w:proofErr w:type="spellEnd"/>
          </w:p>
        </w:tc>
        <w:tc>
          <w:tcPr>
            <w:tcW w:w="4209" w:type="dxa"/>
            <w:vAlign w:val="center"/>
          </w:tcPr>
          <w:p w14:paraId="205C6EA2" w14:textId="4EC2F74B" w:rsidR="003E6DF3" w:rsidRPr="00877316" w:rsidRDefault="003E6DF3" w:rsidP="00D255DF">
            <w:pPr>
              <w:rPr>
                <w:lang w:val="en-US"/>
              </w:rPr>
            </w:pPr>
            <w:r w:rsidRPr="00877316">
              <w:rPr>
                <w:lang w:val="en-US"/>
              </w:rPr>
              <w:t xml:space="preserve">Type changes from </w:t>
            </w:r>
            <w:r w:rsidR="00CE6504" w:rsidRPr="00845EB7">
              <w:rPr>
                <w:lang w:val="en-US"/>
              </w:rPr>
              <w:t>Reference</w:t>
            </w:r>
            <w:r w:rsidRPr="00877316">
              <w:rPr>
                <w:lang w:val="en-US"/>
              </w:rPr>
              <w:t xml:space="preserve"> to </w:t>
            </w:r>
            <w:proofErr w:type="spellStart"/>
            <w:r w:rsidRPr="00877316">
              <w:rPr>
                <w:lang w:val="en-US"/>
              </w:rPr>
              <w:t>GlobalReference</w:t>
            </w:r>
            <w:proofErr w:type="spellEnd"/>
          </w:p>
        </w:tc>
      </w:tr>
      <w:tr w:rsidR="003E6DF3" w:rsidRPr="00C96724" w14:paraId="5E5053D5" w14:textId="77777777" w:rsidTr="00D255DF">
        <w:tc>
          <w:tcPr>
            <w:tcW w:w="937" w:type="dxa"/>
            <w:vAlign w:val="center"/>
          </w:tcPr>
          <w:p w14:paraId="2DA02A5A" w14:textId="77777777" w:rsidR="003E6DF3" w:rsidRPr="00A54268" w:rsidRDefault="003E6DF3" w:rsidP="00D255DF">
            <w:pPr>
              <w:rPr>
                <w:lang w:val="en-US"/>
              </w:rPr>
            </w:pPr>
            <w:r w:rsidRPr="00A54268">
              <w:rPr>
                <w:lang w:val="en-US"/>
              </w:rPr>
              <w:t>x</w:t>
            </w:r>
          </w:p>
        </w:tc>
        <w:tc>
          <w:tcPr>
            <w:tcW w:w="4483" w:type="dxa"/>
            <w:vAlign w:val="center"/>
          </w:tcPr>
          <w:p w14:paraId="74858520" w14:textId="77777777" w:rsidR="003E6DF3" w:rsidRPr="00A54268" w:rsidRDefault="003E6DF3" w:rsidP="00D255DF">
            <w:pPr>
              <w:rPr>
                <w:lang w:val="en-US"/>
              </w:rPr>
            </w:pPr>
            <w:r w:rsidRPr="00A54268">
              <w:rPr>
                <w:lang w:val="en-US"/>
              </w:rPr>
              <w:t>DataSpecificationIEC61360/value</w:t>
            </w:r>
          </w:p>
        </w:tc>
        <w:tc>
          <w:tcPr>
            <w:tcW w:w="4209" w:type="dxa"/>
            <w:vAlign w:val="center"/>
          </w:tcPr>
          <w:p w14:paraId="415112F0" w14:textId="77777777" w:rsidR="003E6DF3" w:rsidRPr="00877316" w:rsidRDefault="003E6DF3" w:rsidP="00D255DF">
            <w:pPr>
              <w:rPr>
                <w:lang w:val="en-US"/>
              </w:rPr>
            </w:pPr>
            <w:r w:rsidRPr="00877316">
              <w:rPr>
                <w:lang w:val="en-US"/>
              </w:rPr>
              <w:t xml:space="preserve">Type changed from </w:t>
            </w:r>
            <w:proofErr w:type="spellStart"/>
            <w:r w:rsidRPr="00877316">
              <w:rPr>
                <w:lang w:val="en-US"/>
              </w:rPr>
              <w:t>ValueDataType</w:t>
            </w:r>
            <w:proofErr w:type="spellEnd"/>
            <w:r w:rsidRPr="00877316">
              <w:rPr>
                <w:lang w:val="en-US"/>
              </w:rPr>
              <w:t xml:space="preserve"> to string</w:t>
            </w:r>
          </w:p>
        </w:tc>
      </w:tr>
      <w:tr w:rsidR="003E6DF3" w:rsidRPr="00C96724" w14:paraId="049DACFE" w14:textId="77777777" w:rsidTr="00D255DF">
        <w:tc>
          <w:tcPr>
            <w:tcW w:w="937" w:type="dxa"/>
            <w:vAlign w:val="center"/>
          </w:tcPr>
          <w:p w14:paraId="4AACF9A1" w14:textId="77777777" w:rsidR="003E6DF3" w:rsidRPr="00877316" w:rsidRDefault="003E6DF3" w:rsidP="00D255DF">
            <w:pPr>
              <w:rPr>
                <w:lang w:val="en-US"/>
              </w:rPr>
            </w:pPr>
          </w:p>
        </w:tc>
        <w:tc>
          <w:tcPr>
            <w:tcW w:w="4483" w:type="dxa"/>
            <w:vAlign w:val="center"/>
          </w:tcPr>
          <w:p w14:paraId="68F17ADD" w14:textId="77777777" w:rsidR="003E6DF3" w:rsidRPr="00A54268" w:rsidRDefault="003E6DF3" w:rsidP="00D255DF">
            <w:pPr>
              <w:rPr>
                <w:lang w:val="en-US"/>
              </w:rPr>
            </w:pPr>
            <w:r w:rsidRPr="00A54268">
              <w:rPr>
                <w:lang w:val="en-US"/>
              </w:rPr>
              <w:t>DataSpecificationIEC61360/</w:t>
            </w:r>
            <w:proofErr w:type="spellStart"/>
            <w:r w:rsidRPr="00A54268">
              <w:rPr>
                <w:lang w:val="en-US"/>
              </w:rPr>
              <w:t>valueId</w:t>
            </w:r>
            <w:proofErr w:type="spellEnd"/>
          </w:p>
        </w:tc>
        <w:tc>
          <w:tcPr>
            <w:tcW w:w="4209" w:type="dxa"/>
            <w:vAlign w:val="center"/>
          </w:tcPr>
          <w:p w14:paraId="13036746" w14:textId="77777777" w:rsidR="003E6DF3" w:rsidRPr="00877316" w:rsidRDefault="003E6DF3" w:rsidP="00D255DF">
            <w:pPr>
              <w:rPr>
                <w:lang w:val="en-US"/>
              </w:rPr>
            </w:pPr>
            <w:r w:rsidRPr="00877316">
              <w:rPr>
                <w:lang w:val="en-US"/>
              </w:rPr>
              <w:t xml:space="preserve">Removed, the </w:t>
            </w:r>
            <w:proofErr w:type="spellStart"/>
            <w:r w:rsidRPr="00877316">
              <w:rPr>
                <w:lang w:val="en-US"/>
              </w:rPr>
              <w:t>valueId</w:t>
            </w:r>
            <w:proofErr w:type="spellEnd"/>
            <w:r w:rsidRPr="00877316">
              <w:rPr>
                <w:lang w:val="en-US"/>
              </w:rPr>
              <w:t xml:space="preserve"> is identical to the ID of the concept description</w:t>
            </w:r>
          </w:p>
        </w:tc>
      </w:tr>
      <w:tr w:rsidR="003E6DF3" w:rsidRPr="00877316" w14:paraId="66FABF3C" w14:textId="77777777" w:rsidTr="00D255DF">
        <w:tc>
          <w:tcPr>
            <w:tcW w:w="937" w:type="dxa"/>
            <w:vAlign w:val="center"/>
          </w:tcPr>
          <w:p w14:paraId="30024778" w14:textId="77777777" w:rsidR="003E6DF3" w:rsidRPr="00877316" w:rsidRDefault="003E6DF3" w:rsidP="00D255DF">
            <w:pPr>
              <w:rPr>
                <w:lang w:val="en-US"/>
              </w:rPr>
            </w:pPr>
          </w:p>
        </w:tc>
        <w:tc>
          <w:tcPr>
            <w:tcW w:w="4483" w:type="dxa"/>
            <w:vAlign w:val="center"/>
          </w:tcPr>
          <w:p w14:paraId="627C8D19" w14:textId="77777777" w:rsidR="003E6DF3" w:rsidRPr="00A54268" w:rsidRDefault="003E6DF3" w:rsidP="00D255DF">
            <w:pPr>
              <w:rPr>
                <w:lang w:val="en-US"/>
              </w:rPr>
            </w:pPr>
            <w:proofErr w:type="spellStart"/>
            <w:r w:rsidRPr="00A54268">
              <w:rPr>
                <w:lang w:val="en-US"/>
              </w:rPr>
              <w:t>DataSpecificationContent</w:t>
            </w:r>
            <w:proofErr w:type="spellEnd"/>
          </w:p>
        </w:tc>
        <w:tc>
          <w:tcPr>
            <w:tcW w:w="4209" w:type="dxa"/>
            <w:vAlign w:val="center"/>
          </w:tcPr>
          <w:p w14:paraId="5F3DF55C" w14:textId="77777777" w:rsidR="003E6DF3" w:rsidRPr="00A54268" w:rsidRDefault="003E6DF3" w:rsidP="00D255DF">
            <w:pPr>
              <w:rPr>
                <w:lang w:val="en-US"/>
              </w:rPr>
            </w:pPr>
            <w:r w:rsidRPr="00A54268">
              <w:rPr>
                <w:lang w:val="en-US"/>
              </w:rPr>
              <w:t>Stereotype &lt;&lt;Template&gt;&gt; added</w:t>
            </w:r>
          </w:p>
        </w:tc>
      </w:tr>
      <w:tr w:rsidR="003E6DF3" w:rsidRPr="00C96724" w14:paraId="3C5F515A" w14:textId="77777777" w:rsidTr="00D255DF">
        <w:tc>
          <w:tcPr>
            <w:tcW w:w="937" w:type="dxa"/>
            <w:vAlign w:val="center"/>
          </w:tcPr>
          <w:p w14:paraId="3C874174" w14:textId="77777777" w:rsidR="003E6DF3" w:rsidRPr="00A54268" w:rsidRDefault="003E6DF3" w:rsidP="00D255DF">
            <w:pPr>
              <w:rPr>
                <w:lang w:val="en-US"/>
              </w:rPr>
            </w:pPr>
            <w:r w:rsidRPr="00A54268">
              <w:rPr>
                <w:lang w:val="en-US"/>
              </w:rPr>
              <w:t>x</w:t>
            </w:r>
          </w:p>
        </w:tc>
        <w:tc>
          <w:tcPr>
            <w:tcW w:w="4483" w:type="dxa"/>
            <w:vAlign w:val="center"/>
          </w:tcPr>
          <w:p w14:paraId="2BE6E51F" w14:textId="77777777" w:rsidR="003E6DF3" w:rsidRPr="00A54268" w:rsidRDefault="003E6DF3" w:rsidP="00D255DF">
            <w:pPr>
              <w:rPr>
                <w:lang w:val="en-US"/>
              </w:rPr>
            </w:pPr>
            <w:r w:rsidRPr="00A54268">
              <w:rPr>
                <w:lang w:val="en-US"/>
              </w:rPr>
              <w:t>DataTypeIEC61360</w:t>
            </w:r>
          </w:p>
        </w:tc>
        <w:tc>
          <w:tcPr>
            <w:tcW w:w="4209" w:type="dxa"/>
            <w:vAlign w:val="center"/>
          </w:tcPr>
          <w:p w14:paraId="53F091E7" w14:textId="041A3459" w:rsidR="003E6DF3" w:rsidRPr="00877316" w:rsidRDefault="003E6DF3" w:rsidP="00D255DF">
            <w:pPr>
              <w:rPr>
                <w:lang w:val="en-US"/>
              </w:rPr>
            </w:pPr>
            <w:r w:rsidRPr="00877316">
              <w:rPr>
                <w:lang w:val="en-US"/>
              </w:rPr>
              <w:t>Some new values were added: BLOB, FILE, HTML, IRDI; URL renamed to IRI</w:t>
            </w:r>
          </w:p>
          <w:p w14:paraId="4F1A3B3C" w14:textId="6BEC2C05" w:rsidR="003E6DF3" w:rsidRPr="00877316" w:rsidRDefault="003E6DF3" w:rsidP="00D255DF">
            <w:pPr>
              <w:rPr>
                <w:lang w:val="en-US"/>
              </w:rPr>
            </w:pPr>
            <w:r w:rsidRPr="00877316">
              <w:rPr>
                <w:lang w:val="en-US"/>
              </w:rPr>
              <w:t>See separate entries for individual changes</w:t>
            </w:r>
          </w:p>
        </w:tc>
      </w:tr>
      <w:tr w:rsidR="003E6DF3" w:rsidRPr="00877316" w14:paraId="6140DC89" w14:textId="77777777" w:rsidTr="00D255DF">
        <w:tc>
          <w:tcPr>
            <w:tcW w:w="937" w:type="dxa"/>
            <w:vAlign w:val="center"/>
          </w:tcPr>
          <w:p w14:paraId="2FC0BA65" w14:textId="77777777" w:rsidR="003E6DF3" w:rsidRPr="00A54268" w:rsidRDefault="003E6DF3" w:rsidP="00D255DF">
            <w:pPr>
              <w:rPr>
                <w:lang w:val="en-US"/>
              </w:rPr>
            </w:pPr>
            <w:r w:rsidRPr="00A54268">
              <w:rPr>
                <w:lang w:val="en-US"/>
              </w:rPr>
              <w:lastRenderedPageBreak/>
              <w:t>x</w:t>
            </w:r>
          </w:p>
        </w:tc>
        <w:tc>
          <w:tcPr>
            <w:tcW w:w="4483" w:type="dxa"/>
            <w:vAlign w:val="center"/>
          </w:tcPr>
          <w:p w14:paraId="0FBB8039" w14:textId="77777777" w:rsidR="003E6DF3" w:rsidRPr="00A54268" w:rsidRDefault="003E6DF3" w:rsidP="00D255DF">
            <w:pPr>
              <w:rPr>
                <w:lang w:val="en-US"/>
              </w:rPr>
            </w:pPr>
            <w:r w:rsidRPr="00A54268">
              <w:rPr>
                <w:lang w:val="en-US"/>
              </w:rPr>
              <w:t>DataTypeIEC61360/URL</w:t>
            </w:r>
          </w:p>
        </w:tc>
        <w:tc>
          <w:tcPr>
            <w:tcW w:w="4209" w:type="dxa"/>
            <w:vAlign w:val="center"/>
          </w:tcPr>
          <w:p w14:paraId="2732C1C8" w14:textId="77777777" w:rsidR="003E6DF3" w:rsidRPr="00A54268" w:rsidRDefault="003E6DF3" w:rsidP="00D255DF">
            <w:pPr>
              <w:rPr>
                <w:lang w:val="en-US"/>
              </w:rPr>
            </w:pPr>
            <w:r w:rsidRPr="00A54268">
              <w:rPr>
                <w:lang w:val="en-US"/>
              </w:rPr>
              <w:t>Renamed to IRI</w:t>
            </w:r>
          </w:p>
        </w:tc>
      </w:tr>
      <w:tr w:rsidR="003E6DF3" w:rsidRPr="00C96724" w14:paraId="311F1607" w14:textId="77777777" w:rsidTr="00D255DF">
        <w:tc>
          <w:tcPr>
            <w:tcW w:w="937" w:type="dxa"/>
            <w:vAlign w:val="center"/>
          </w:tcPr>
          <w:p w14:paraId="10596D88" w14:textId="77777777" w:rsidR="003E6DF3" w:rsidRPr="00A54268" w:rsidRDefault="003E6DF3" w:rsidP="00D255DF">
            <w:pPr>
              <w:rPr>
                <w:lang w:val="en-US"/>
              </w:rPr>
            </w:pPr>
            <w:r w:rsidRPr="00A54268">
              <w:rPr>
                <w:lang w:val="en-US"/>
              </w:rPr>
              <w:t> </w:t>
            </w:r>
          </w:p>
        </w:tc>
        <w:tc>
          <w:tcPr>
            <w:tcW w:w="4483" w:type="dxa"/>
            <w:vAlign w:val="center"/>
          </w:tcPr>
          <w:p w14:paraId="51CBB440" w14:textId="77777777" w:rsidR="003E6DF3" w:rsidRPr="00A54268" w:rsidRDefault="003E6DF3" w:rsidP="00D255DF">
            <w:pPr>
              <w:rPr>
                <w:lang w:val="en-US"/>
              </w:rPr>
            </w:pPr>
            <w:proofErr w:type="spellStart"/>
            <w:r w:rsidRPr="00A54268">
              <w:rPr>
                <w:lang w:val="en-US"/>
              </w:rPr>
              <w:t>ValueList</w:t>
            </w:r>
            <w:proofErr w:type="spellEnd"/>
            <w:r w:rsidRPr="00A54268">
              <w:rPr>
                <w:lang w:val="en-US"/>
              </w:rPr>
              <w:t>/</w:t>
            </w:r>
            <w:proofErr w:type="spellStart"/>
            <w:r w:rsidRPr="00A54268">
              <w:rPr>
                <w:lang w:val="en-US"/>
              </w:rPr>
              <w:t>valueReferencePairs</w:t>
            </w:r>
            <w:proofErr w:type="spellEnd"/>
          </w:p>
        </w:tc>
        <w:tc>
          <w:tcPr>
            <w:tcW w:w="4209" w:type="dxa"/>
            <w:vAlign w:val="center"/>
          </w:tcPr>
          <w:p w14:paraId="0ECEDDC9" w14:textId="77777777" w:rsidR="003E6DF3" w:rsidRPr="00877316" w:rsidRDefault="003E6DF3" w:rsidP="00D255DF">
            <w:pPr>
              <w:rPr>
                <w:lang w:val="en-US"/>
              </w:rPr>
            </w:pPr>
            <w:r w:rsidRPr="00877316">
              <w:rPr>
                <w:lang w:val="en-US"/>
              </w:rPr>
              <w:t xml:space="preserve">Bugfix, was </w:t>
            </w:r>
            <w:proofErr w:type="spellStart"/>
            <w:r w:rsidRPr="00877316">
              <w:rPr>
                <w:lang w:val="en-US"/>
              </w:rPr>
              <w:t>ValueList</w:t>
            </w:r>
            <w:proofErr w:type="spellEnd"/>
            <w:r w:rsidRPr="00877316">
              <w:rPr>
                <w:lang w:val="en-US"/>
              </w:rPr>
              <w:t>/</w:t>
            </w:r>
            <w:proofErr w:type="spellStart"/>
            <w:r w:rsidRPr="00877316">
              <w:rPr>
                <w:lang w:val="en-US"/>
              </w:rPr>
              <w:t>valueReferencePairTypes</w:t>
            </w:r>
            <w:proofErr w:type="spellEnd"/>
            <w:r w:rsidRPr="00877316">
              <w:rPr>
                <w:lang w:val="en-US"/>
              </w:rPr>
              <w:t xml:space="preserve"> before</w:t>
            </w:r>
          </w:p>
        </w:tc>
      </w:tr>
      <w:tr w:rsidR="003E6DF3" w:rsidRPr="00C96724" w14:paraId="724C7084" w14:textId="77777777" w:rsidTr="00D255DF">
        <w:tc>
          <w:tcPr>
            <w:tcW w:w="937" w:type="dxa"/>
            <w:vAlign w:val="center"/>
          </w:tcPr>
          <w:p w14:paraId="109CD241" w14:textId="77777777" w:rsidR="003E6DF3" w:rsidRPr="00A54268" w:rsidRDefault="003E6DF3" w:rsidP="00D255DF">
            <w:pPr>
              <w:rPr>
                <w:lang w:val="en-US"/>
              </w:rPr>
            </w:pPr>
            <w:r w:rsidRPr="00A54268">
              <w:rPr>
                <w:lang w:val="en-US"/>
              </w:rPr>
              <w:t>x</w:t>
            </w:r>
          </w:p>
        </w:tc>
        <w:tc>
          <w:tcPr>
            <w:tcW w:w="4483" w:type="dxa"/>
            <w:vAlign w:val="center"/>
          </w:tcPr>
          <w:p w14:paraId="6B3AB491" w14:textId="77777777" w:rsidR="003E6DF3" w:rsidRPr="00A54268" w:rsidRDefault="003E6DF3" w:rsidP="00D255DF">
            <w:pPr>
              <w:rPr>
                <w:lang w:val="en-US"/>
              </w:rPr>
            </w:pPr>
            <w:proofErr w:type="spellStart"/>
            <w:r w:rsidRPr="00A54268">
              <w:rPr>
                <w:lang w:val="en-US"/>
              </w:rPr>
              <w:t>ValueReferencePair</w:t>
            </w:r>
            <w:proofErr w:type="spellEnd"/>
            <w:r w:rsidRPr="00A54268">
              <w:rPr>
                <w:lang w:val="en-US"/>
              </w:rPr>
              <w:t>/value</w:t>
            </w:r>
          </w:p>
        </w:tc>
        <w:tc>
          <w:tcPr>
            <w:tcW w:w="4209" w:type="dxa"/>
            <w:vAlign w:val="center"/>
          </w:tcPr>
          <w:p w14:paraId="462E1E47" w14:textId="77777777" w:rsidR="003E6DF3" w:rsidRPr="00877316" w:rsidRDefault="003E6DF3" w:rsidP="00D255DF">
            <w:pPr>
              <w:rPr>
                <w:lang w:val="en-US"/>
              </w:rPr>
            </w:pPr>
            <w:r w:rsidRPr="00877316">
              <w:rPr>
                <w:lang w:val="en-US"/>
              </w:rPr>
              <w:t xml:space="preserve">Type changed from </w:t>
            </w:r>
            <w:proofErr w:type="spellStart"/>
            <w:r w:rsidRPr="00877316">
              <w:rPr>
                <w:lang w:val="en-US"/>
              </w:rPr>
              <w:t>ValueDataType</w:t>
            </w:r>
            <w:proofErr w:type="spellEnd"/>
            <w:r w:rsidRPr="00877316">
              <w:rPr>
                <w:lang w:val="en-US"/>
              </w:rPr>
              <w:t xml:space="preserve"> to string</w:t>
            </w:r>
          </w:p>
        </w:tc>
      </w:tr>
    </w:tbl>
    <w:p w14:paraId="50AD4456" w14:textId="565E44BB" w:rsidR="002A5CB3" w:rsidRPr="00CC1166" w:rsidRDefault="002A5CB3" w:rsidP="00110904">
      <w:pPr>
        <w:pStyle w:val="Caption"/>
      </w:pPr>
      <w:bookmarkStart w:id="5529" w:name="_Toc125537807"/>
      <w:r w:rsidRPr="00CC1166">
        <w:t xml:space="preserve">Table </w:t>
      </w:r>
      <w:r w:rsidR="00802DAD" w:rsidRPr="00CE25AF">
        <w:fldChar w:fldCharType="begin"/>
      </w:r>
      <w:r w:rsidR="00802DAD" w:rsidRPr="00CC1166">
        <w:instrText xml:space="preserve"> SEQ Table \* ARABIC </w:instrText>
      </w:r>
      <w:r w:rsidR="00802DAD" w:rsidRPr="00CE25AF">
        <w:fldChar w:fldCharType="separate"/>
      </w:r>
      <w:r w:rsidR="00F511DE">
        <w:rPr>
          <w:noProof/>
        </w:rPr>
        <w:t>32</w:t>
      </w:r>
      <w:r w:rsidR="00802DAD" w:rsidRPr="00CE25AF">
        <w:fldChar w:fldCharType="end"/>
      </w:r>
      <w:r w:rsidRPr="00CC1166">
        <w:t xml:space="preserve"> New Elements in Metamodel </w:t>
      </w:r>
      <w:proofErr w:type="spellStart"/>
      <w:r w:rsidRPr="00CC1166">
        <w:t>DataSpecification</w:t>
      </w:r>
      <w:proofErr w:type="spellEnd"/>
      <w:r w:rsidRPr="00CC1166">
        <w:t xml:space="preserve"> IEC61360</w:t>
      </w:r>
      <w:bookmarkEnd w:id="5529"/>
    </w:p>
    <w:tbl>
      <w:tblPr>
        <w:tblStyle w:val="TableGrid"/>
        <w:tblW w:w="963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59"/>
        <w:gridCol w:w="4281"/>
        <w:gridCol w:w="4394"/>
      </w:tblGrid>
      <w:tr w:rsidR="003E6DF3" w:rsidRPr="00877316" w14:paraId="06FC683D" w14:textId="77777777" w:rsidTr="00D255DF">
        <w:trPr>
          <w:tblHeader/>
        </w:trPr>
        <w:tc>
          <w:tcPr>
            <w:tcW w:w="959" w:type="dxa"/>
          </w:tcPr>
          <w:p w14:paraId="2F55A821" w14:textId="77777777" w:rsidR="003E6DF3" w:rsidRPr="00A54268" w:rsidDel="004C6644" w:rsidRDefault="003E6DF3" w:rsidP="00D255DF">
            <w:pPr>
              <w:rPr>
                <w:lang w:val="en-US"/>
              </w:rPr>
            </w:pPr>
            <w:proofErr w:type="spellStart"/>
            <w:r w:rsidRPr="00A54268">
              <w:rPr>
                <w:lang w:val="en-US"/>
              </w:rPr>
              <w:t>nc</w:t>
            </w:r>
            <w:proofErr w:type="spellEnd"/>
          </w:p>
        </w:tc>
        <w:tc>
          <w:tcPr>
            <w:tcW w:w="4281" w:type="dxa"/>
          </w:tcPr>
          <w:p w14:paraId="041FB87C" w14:textId="77777777" w:rsidR="003E6DF3" w:rsidRPr="00A54268" w:rsidRDefault="003E6DF3" w:rsidP="00D255DF">
            <w:pPr>
              <w:rPr>
                <w:lang w:val="en-US"/>
              </w:rPr>
            </w:pPr>
            <w:r w:rsidRPr="00A54268">
              <w:rPr>
                <w:lang w:val="en-US"/>
              </w:rPr>
              <w:t>V3.0RC02</w:t>
            </w:r>
          </w:p>
        </w:tc>
        <w:tc>
          <w:tcPr>
            <w:tcW w:w="4394" w:type="dxa"/>
          </w:tcPr>
          <w:p w14:paraId="4FF50CE4" w14:textId="77777777" w:rsidR="003E6DF3" w:rsidRPr="00A54268" w:rsidRDefault="003E6DF3" w:rsidP="00D255DF">
            <w:pPr>
              <w:rPr>
                <w:lang w:val="en-US"/>
              </w:rPr>
            </w:pPr>
            <w:r w:rsidRPr="00A54268">
              <w:rPr>
                <w:lang w:val="en-US"/>
              </w:rPr>
              <w:t>Comment</w:t>
            </w:r>
          </w:p>
        </w:tc>
      </w:tr>
      <w:tr w:rsidR="003E6DF3" w:rsidRPr="00C96724" w14:paraId="6F98FF92" w14:textId="77777777" w:rsidTr="00D255DF">
        <w:trPr>
          <w:tblHeader/>
        </w:trPr>
        <w:tc>
          <w:tcPr>
            <w:tcW w:w="959" w:type="dxa"/>
            <w:vAlign w:val="center"/>
          </w:tcPr>
          <w:p w14:paraId="1C37A4BC" w14:textId="77777777" w:rsidR="003E6DF3" w:rsidRPr="00A54268" w:rsidRDefault="003E6DF3" w:rsidP="00D255DF">
            <w:pPr>
              <w:rPr>
                <w:lang w:val="en-US"/>
              </w:rPr>
            </w:pPr>
            <w:r w:rsidRPr="00A54268">
              <w:rPr>
                <w:lang w:val="en-US"/>
              </w:rPr>
              <w:t>x</w:t>
            </w:r>
          </w:p>
        </w:tc>
        <w:tc>
          <w:tcPr>
            <w:tcW w:w="4281" w:type="dxa"/>
            <w:vAlign w:val="center"/>
          </w:tcPr>
          <w:p w14:paraId="1DB77918" w14:textId="77777777" w:rsidR="003E6DF3" w:rsidRPr="00A54268" w:rsidRDefault="003E6DF3" w:rsidP="00D255DF">
            <w:pPr>
              <w:rPr>
                <w:lang w:val="en-US"/>
              </w:rPr>
            </w:pPr>
            <w:proofErr w:type="spellStart"/>
            <w:r w:rsidRPr="00A54268">
              <w:rPr>
                <w:lang w:val="en-US"/>
              </w:rPr>
              <w:t>ValueReferencePair</w:t>
            </w:r>
            <w:proofErr w:type="spellEnd"/>
            <w:r w:rsidRPr="00A54268">
              <w:rPr>
                <w:lang w:val="en-US"/>
              </w:rPr>
              <w:t>/</w:t>
            </w:r>
            <w:proofErr w:type="spellStart"/>
            <w:r w:rsidRPr="00A54268">
              <w:rPr>
                <w:lang w:val="en-US"/>
              </w:rPr>
              <w:t>valueId</w:t>
            </w:r>
            <w:proofErr w:type="spellEnd"/>
          </w:p>
        </w:tc>
        <w:tc>
          <w:tcPr>
            <w:tcW w:w="4394" w:type="dxa"/>
            <w:vAlign w:val="center"/>
          </w:tcPr>
          <w:p w14:paraId="22AD5B6C" w14:textId="5A9E1EEE" w:rsidR="003E6DF3" w:rsidRPr="00877316" w:rsidRDefault="003E6DF3" w:rsidP="00D255DF">
            <w:pPr>
              <w:rPr>
                <w:lang w:val="en-US"/>
              </w:rPr>
            </w:pPr>
            <w:r w:rsidRPr="00877316">
              <w:rPr>
                <w:lang w:val="en-US"/>
              </w:rPr>
              <w:t xml:space="preserve">Type changed from </w:t>
            </w:r>
            <w:r w:rsidR="00EE2C8F" w:rsidRPr="00845EB7">
              <w:rPr>
                <w:lang w:val="en-US"/>
              </w:rPr>
              <w:t>Reference</w:t>
            </w:r>
            <w:r w:rsidRPr="00877316">
              <w:rPr>
                <w:lang w:val="en-US"/>
              </w:rPr>
              <w:t xml:space="preserve"> to </w:t>
            </w:r>
            <w:proofErr w:type="spellStart"/>
            <w:r w:rsidRPr="00877316">
              <w:rPr>
                <w:lang w:val="en-US"/>
              </w:rPr>
              <w:t>GlobalReference</w:t>
            </w:r>
            <w:proofErr w:type="spellEnd"/>
          </w:p>
        </w:tc>
      </w:tr>
      <w:tr w:rsidR="003E6DF3" w:rsidRPr="00C96724" w14:paraId="1FB3EB97" w14:textId="77777777" w:rsidTr="00D255DF">
        <w:trPr>
          <w:tblHeader/>
        </w:trPr>
        <w:tc>
          <w:tcPr>
            <w:tcW w:w="959" w:type="dxa"/>
            <w:vAlign w:val="center"/>
          </w:tcPr>
          <w:p w14:paraId="5B916CDD" w14:textId="77777777" w:rsidR="003E6DF3" w:rsidRPr="00877316" w:rsidRDefault="003E6DF3" w:rsidP="00D255DF">
            <w:pPr>
              <w:rPr>
                <w:lang w:val="en-US"/>
              </w:rPr>
            </w:pPr>
          </w:p>
        </w:tc>
        <w:tc>
          <w:tcPr>
            <w:tcW w:w="4281" w:type="dxa"/>
            <w:vAlign w:val="center"/>
          </w:tcPr>
          <w:p w14:paraId="750A389E" w14:textId="77777777" w:rsidR="003E6DF3" w:rsidRPr="00A54268" w:rsidRDefault="003E6DF3" w:rsidP="00D255DF">
            <w:pPr>
              <w:rPr>
                <w:lang w:val="en-US"/>
              </w:rPr>
            </w:pPr>
            <w:proofErr w:type="spellStart"/>
            <w:r w:rsidRPr="00A54268">
              <w:rPr>
                <w:lang w:val="en-US"/>
              </w:rPr>
              <w:t>DataSpecification</w:t>
            </w:r>
            <w:proofErr w:type="spellEnd"/>
            <w:r w:rsidRPr="00A54268">
              <w:rPr>
                <w:lang w:val="en-US"/>
              </w:rPr>
              <w:t>/administration</w:t>
            </w:r>
          </w:p>
        </w:tc>
        <w:tc>
          <w:tcPr>
            <w:tcW w:w="4394" w:type="dxa"/>
            <w:vAlign w:val="center"/>
          </w:tcPr>
          <w:p w14:paraId="242AF98A" w14:textId="74D660D1" w:rsidR="003E6DF3" w:rsidRPr="00877316" w:rsidRDefault="003E6DF3" w:rsidP="00D255DF">
            <w:pPr>
              <w:rPr>
                <w:lang w:val="en-US"/>
              </w:rPr>
            </w:pPr>
            <w:r w:rsidRPr="00877316">
              <w:rPr>
                <w:lang w:val="en-US"/>
              </w:rPr>
              <w:t xml:space="preserve">Was inherited before by </w:t>
            </w:r>
            <w:r w:rsidR="002A5CB3" w:rsidRPr="00845EB7">
              <w:rPr>
                <w:lang w:val="en-US"/>
              </w:rPr>
              <w:t>Identifiable</w:t>
            </w:r>
          </w:p>
        </w:tc>
      </w:tr>
      <w:tr w:rsidR="003E6DF3" w:rsidRPr="00C96724" w14:paraId="5EEAD760" w14:textId="77777777" w:rsidTr="00D255DF">
        <w:trPr>
          <w:tblHeader/>
        </w:trPr>
        <w:tc>
          <w:tcPr>
            <w:tcW w:w="959" w:type="dxa"/>
            <w:vAlign w:val="center"/>
          </w:tcPr>
          <w:p w14:paraId="5461CC22" w14:textId="77777777" w:rsidR="003E6DF3" w:rsidRPr="00877316" w:rsidRDefault="003E6DF3" w:rsidP="00D255DF">
            <w:pPr>
              <w:rPr>
                <w:lang w:val="en-US"/>
              </w:rPr>
            </w:pPr>
          </w:p>
        </w:tc>
        <w:tc>
          <w:tcPr>
            <w:tcW w:w="4281" w:type="dxa"/>
            <w:vAlign w:val="center"/>
          </w:tcPr>
          <w:p w14:paraId="46E10ABE" w14:textId="77777777" w:rsidR="003E6DF3" w:rsidRPr="00A54268" w:rsidRDefault="003E6DF3" w:rsidP="00D255DF">
            <w:pPr>
              <w:rPr>
                <w:lang w:val="en-US"/>
              </w:rPr>
            </w:pPr>
            <w:proofErr w:type="spellStart"/>
            <w:r w:rsidRPr="00A54268">
              <w:rPr>
                <w:lang w:val="en-US"/>
              </w:rPr>
              <w:t>DataSpecification</w:t>
            </w:r>
            <w:proofErr w:type="spellEnd"/>
            <w:r w:rsidRPr="00A54268">
              <w:rPr>
                <w:lang w:val="en-US"/>
              </w:rPr>
              <w:t>/id</w:t>
            </w:r>
          </w:p>
        </w:tc>
        <w:tc>
          <w:tcPr>
            <w:tcW w:w="4394" w:type="dxa"/>
            <w:vAlign w:val="center"/>
          </w:tcPr>
          <w:p w14:paraId="4266056C" w14:textId="462D9FBB" w:rsidR="003E6DF3" w:rsidRPr="00877316" w:rsidRDefault="003E6DF3" w:rsidP="00D255DF">
            <w:pPr>
              <w:rPr>
                <w:lang w:val="en-US"/>
              </w:rPr>
            </w:pPr>
            <w:r w:rsidRPr="00877316">
              <w:rPr>
                <w:lang w:val="en-US"/>
              </w:rPr>
              <w:t xml:space="preserve">Was inherited before by </w:t>
            </w:r>
            <w:r w:rsidR="002A5CB3" w:rsidRPr="00845EB7">
              <w:rPr>
                <w:lang w:val="en-US"/>
              </w:rPr>
              <w:t>Identifiable</w:t>
            </w:r>
          </w:p>
        </w:tc>
      </w:tr>
      <w:tr w:rsidR="003E6DF3" w:rsidRPr="00C96724" w14:paraId="411293CC" w14:textId="77777777" w:rsidTr="00D255DF">
        <w:trPr>
          <w:tblHeader/>
        </w:trPr>
        <w:tc>
          <w:tcPr>
            <w:tcW w:w="959" w:type="dxa"/>
            <w:vAlign w:val="center"/>
          </w:tcPr>
          <w:p w14:paraId="7255613A" w14:textId="77777777" w:rsidR="003E6DF3" w:rsidRPr="00877316" w:rsidRDefault="003E6DF3" w:rsidP="00D255DF">
            <w:pPr>
              <w:rPr>
                <w:lang w:val="en-US"/>
              </w:rPr>
            </w:pPr>
          </w:p>
        </w:tc>
        <w:tc>
          <w:tcPr>
            <w:tcW w:w="4281" w:type="dxa"/>
            <w:vAlign w:val="center"/>
          </w:tcPr>
          <w:p w14:paraId="507FE8BA" w14:textId="77777777" w:rsidR="003E6DF3" w:rsidRPr="00A54268" w:rsidRDefault="003E6DF3" w:rsidP="00D255DF">
            <w:pPr>
              <w:rPr>
                <w:lang w:val="en-US"/>
              </w:rPr>
            </w:pPr>
            <w:proofErr w:type="spellStart"/>
            <w:r w:rsidRPr="00A54268">
              <w:rPr>
                <w:lang w:val="en-US"/>
              </w:rPr>
              <w:t>DataSpecification</w:t>
            </w:r>
            <w:proofErr w:type="spellEnd"/>
            <w:r w:rsidRPr="00A54268">
              <w:rPr>
                <w:lang w:val="en-US"/>
              </w:rPr>
              <w:t>/</w:t>
            </w:r>
            <w:proofErr w:type="spellStart"/>
            <w:r w:rsidRPr="00A54268">
              <w:rPr>
                <w:lang w:val="en-US"/>
              </w:rPr>
              <w:t>desciption</w:t>
            </w:r>
            <w:proofErr w:type="spellEnd"/>
          </w:p>
        </w:tc>
        <w:tc>
          <w:tcPr>
            <w:tcW w:w="4394" w:type="dxa"/>
            <w:vAlign w:val="center"/>
          </w:tcPr>
          <w:p w14:paraId="56100EBF" w14:textId="46D350DB" w:rsidR="003E6DF3" w:rsidRPr="00877316" w:rsidRDefault="003E6DF3" w:rsidP="00D255DF">
            <w:pPr>
              <w:rPr>
                <w:lang w:val="en-US"/>
              </w:rPr>
            </w:pPr>
            <w:r w:rsidRPr="00877316">
              <w:rPr>
                <w:lang w:val="en-US"/>
              </w:rPr>
              <w:t xml:space="preserve">Was inherited before by </w:t>
            </w:r>
            <w:r w:rsidR="002A5CB3" w:rsidRPr="00845EB7">
              <w:rPr>
                <w:lang w:val="en-US"/>
              </w:rPr>
              <w:t>Identifiable</w:t>
            </w:r>
          </w:p>
        </w:tc>
      </w:tr>
      <w:tr w:rsidR="003E6DF3" w:rsidRPr="00877316" w14:paraId="40AEF006" w14:textId="77777777" w:rsidTr="00D255DF">
        <w:trPr>
          <w:tblHeader/>
        </w:trPr>
        <w:tc>
          <w:tcPr>
            <w:tcW w:w="959" w:type="dxa"/>
            <w:vAlign w:val="center"/>
          </w:tcPr>
          <w:p w14:paraId="00BCCDDC" w14:textId="77777777" w:rsidR="003E6DF3" w:rsidRPr="00877316" w:rsidRDefault="003E6DF3" w:rsidP="00D255DF">
            <w:pPr>
              <w:rPr>
                <w:lang w:val="en-US"/>
              </w:rPr>
            </w:pPr>
            <w:r w:rsidRPr="00877316">
              <w:rPr>
                <w:lang w:val="en-US"/>
              </w:rPr>
              <w:t> </w:t>
            </w:r>
          </w:p>
        </w:tc>
        <w:tc>
          <w:tcPr>
            <w:tcW w:w="4281" w:type="dxa"/>
            <w:vAlign w:val="center"/>
          </w:tcPr>
          <w:p w14:paraId="66320EBE" w14:textId="77777777" w:rsidR="003E6DF3" w:rsidRPr="00A54268" w:rsidRDefault="003E6DF3" w:rsidP="00D255DF">
            <w:pPr>
              <w:rPr>
                <w:lang w:val="en-US"/>
              </w:rPr>
            </w:pPr>
            <w:r w:rsidRPr="00A54268">
              <w:rPr>
                <w:lang w:val="en-US"/>
              </w:rPr>
              <w:t>DataTypeIEC61360/BLOB</w:t>
            </w:r>
          </w:p>
        </w:tc>
        <w:tc>
          <w:tcPr>
            <w:tcW w:w="4394" w:type="dxa"/>
            <w:vAlign w:val="center"/>
          </w:tcPr>
          <w:p w14:paraId="296C741B" w14:textId="77777777" w:rsidR="003E6DF3" w:rsidRPr="00A54268" w:rsidRDefault="003E6DF3" w:rsidP="00D255DF">
            <w:pPr>
              <w:rPr>
                <w:lang w:val="en-US"/>
              </w:rPr>
            </w:pPr>
            <w:r w:rsidRPr="00A54268">
              <w:rPr>
                <w:lang w:val="en-US"/>
              </w:rPr>
              <w:t>New value</w:t>
            </w:r>
          </w:p>
        </w:tc>
      </w:tr>
      <w:tr w:rsidR="003E6DF3" w:rsidRPr="00877316" w14:paraId="18FD412D" w14:textId="77777777" w:rsidTr="00D255DF">
        <w:trPr>
          <w:tblHeader/>
        </w:trPr>
        <w:tc>
          <w:tcPr>
            <w:tcW w:w="959" w:type="dxa"/>
            <w:vAlign w:val="center"/>
          </w:tcPr>
          <w:p w14:paraId="123AE336" w14:textId="77777777" w:rsidR="003E6DF3" w:rsidRPr="00A54268" w:rsidRDefault="003E6DF3" w:rsidP="00D255DF">
            <w:pPr>
              <w:rPr>
                <w:lang w:val="en-US"/>
              </w:rPr>
            </w:pPr>
            <w:r w:rsidRPr="00A54268">
              <w:rPr>
                <w:lang w:val="en-US"/>
              </w:rPr>
              <w:t> </w:t>
            </w:r>
          </w:p>
        </w:tc>
        <w:tc>
          <w:tcPr>
            <w:tcW w:w="4281" w:type="dxa"/>
            <w:vAlign w:val="center"/>
          </w:tcPr>
          <w:p w14:paraId="782B379A" w14:textId="77777777" w:rsidR="003E6DF3" w:rsidRPr="00A54268" w:rsidRDefault="003E6DF3" w:rsidP="00D255DF">
            <w:pPr>
              <w:rPr>
                <w:lang w:val="en-US"/>
              </w:rPr>
            </w:pPr>
            <w:r w:rsidRPr="00A54268">
              <w:rPr>
                <w:lang w:val="en-US"/>
              </w:rPr>
              <w:t>DataTypeIEC61360/FILE</w:t>
            </w:r>
          </w:p>
        </w:tc>
        <w:tc>
          <w:tcPr>
            <w:tcW w:w="4394" w:type="dxa"/>
            <w:vAlign w:val="center"/>
          </w:tcPr>
          <w:p w14:paraId="2D00F67F" w14:textId="77777777" w:rsidR="003E6DF3" w:rsidRPr="00A54268" w:rsidRDefault="003E6DF3" w:rsidP="00D255DF">
            <w:pPr>
              <w:rPr>
                <w:lang w:val="en-US"/>
              </w:rPr>
            </w:pPr>
            <w:r w:rsidRPr="00A54268">
              <w:rPr>
                <w:lang w:val="en-US"/>
              </w:rPr>
              <w:t>New value</w:t>
            </w:r>
          </w:p>
        </w:tc>
      </w:tr>
      <w:tr w:rsidR="003E6DF3" w:rsidRPr="00877316" w14:paraId="422095B4" w14:textId="77777777" w:rsidTr="00D255DF">
        <w:trPr>
          <w:tblHeader/>
        </w:trPr>
        <w:tc>
          <w:tcPr>
            <w:tcW w:w="959" w:type="dxa"/>
            <w:vAlign w:val="center"/>
          </w:tcPr>
          <w:p w14:paraId="46BA296C" w14:textId="77777777" w:rsidR="003E6DF3" w:rsidRPr="00A54268" w:rsidRDefault="003E6DF3" w:rsidP="00D255DF">
            <w:pPr>
              <w:rPr>
                <w:lang w:val="en-US"/>
              </w:rPr>
            </w:pPr>
            <w:r w:rsidRPr="00A54268">
              <w:rPr>
                <w:lang w:val="en-US"/>
              </w:rPr>
              <w:t> </w:t>
            </w:r>
          </w:p>
        </w:tc>
        <w:tc>
          <w:tcPr>
            <w:tcW w:w="4281" w:type="dxa"/>
            <w:vAlign w:val="center"/>
          </w:tcPr>
          <w:p w14:paraId="6ED3F869" w14:textId="77777777" w:rsidR="003E6DF3" w:rsidRPr="00A54268" w:rsidRDefault="003E6DF3" w:rsidP="00D255DF">
            <w:pPr>
              <w:rPr>
                <w:lang w:val="en-US"/>
              </w:rPr>
            </w:pPr>
            <w:r w:rsidRPr="00A54268">
              <w:rPr>
                <w:lang w:val="en-US"/>
              </w:rPr>
              <w:t>DataTypeIEC61360/HTML</w:t>
            </w:r>
          </w:p>
        </w:tc>
        <w:tc>
          <w:tcPr>
            <w:tcW w:w="4394" w:type="dxa"/>
            <w:vAlign w:val="center"/>
          </w:tcPr>
          <w:p w14:paraId="54EDCEBA" w14:textId="77777777" w:rsidR="003E6DF3" w:rsidRPr="00A54268" w:rsidRDefault="003E6DF3" w:rsidP="00D255DF">
            <w:pPr>
              <w:rPr>
                <w:lang w:val="en-US"/>
              </w:rPr>
            </w:pPr>
            <w:r w:rsidRPr="00A54268">
              <w:rPr>
                <w:lang w:val="en-US"/>
              </w:rPr>
              <w:t>New value</w:t>
            </w:r>
          </w:p>
        </w:tc>
      </w:tr>
      <w:tr w:rsidR="003E6DF3" w:rsidRPr="00877316" w14:paraId="5D062D49" w14:textId="77777777" w:rsidTr="00D255DF">
        <w:trPr>
          <w:tblHeader/>
        </w:trPr>
        <w:tc>
          <w:tcPr>
            <w:tcW w:w="959" w:type="dxa"/>
            <w:vAlign w:val="center"/>
          </w:tcPr>
          <w:p w14:paraId="771BF5F3" w14:textId="77777777" w:rsidR="003E6DF3" w:rsidRPr="00A54268" w:rsidRDefault="003E6DF3" w:rsidP="00D255DF">
            <w:pPr>
              <w:rPr>
                <w:lang w:val="en-US"/>
              </w:rPr>
            </w:pPr>
            <w:r w:rsidRPr="00A54268">
              <w:rPr>
                <w:lang w:val="en-US"/>
              </w:rPr>
              <w:t> </w:t>
            </w:r>
          </w:p>
        </w:tc>
        <w:tc>
          <w:tcPr>
            <w:tcW w:w="4281" w:type="dxa"/>
            <w:vAlign w:val="center"/>
          </w:tcPr>
          <w:p w14:paraId="06B76A23" w14:textId="77777777" w:rsidR="003E6DF3" w:rsidRPr="00A54268" w:rsidRDefault="003E6DF3" w:rsidP="00D255DF">
            <w:pPr>
              <w:rPr>
                <w:lang w:val="en-US"/>
              </w:rPr>
            </w:pPr>
            <w:r w:rsidRPr="00A54268">
              <w:rPr>
                <w:lang w:val="en-US"/>
              </w:rPr>
              <w:t>DataTypeIEC61360/IRDI</w:t>
            </w:r>
          </w:p>
        </w:tc>
        <w:tc>
          <w:tcPr>
            <w:tcW w:w="4394" w:type="dxa"/>
            <w:vAlign w:val="center"/>
          </w:tcPr>
          <w:p w14:paraId="456F61C2" w14:textId="77777777" w:rsidR="003E6DF3" w:rsidRPr="00A54268" w:rsidRDefault="003E6DF3" w:rsidP="00D255DF">
            <w:pPr>
              <w:rPr>
                <w:lang w:val="en-US"/>
              </w:rPr>
            </w:pPr>
            <w:r w:rsidRPr="00A54268">
              <w:rPr>
                <w:lang w:val="en-US"/>
              </w:rPr>
              <w:t>New value</w:t>
            </w:r>
          </w:p>
        </w:tc>
      </w:tr>
      <w:tr w:rsidR="003E6DF3" w:rsidRPr="00C96724" w14:paraId="56E83762" w14:textId="77777777" w:rsidTr="00D255DF">
        <w:trPr>
          <w:tblHeader/>
        </w:trPr>
        <w:tc>
          <w:tcPr>
            <w:tcW w:w="959" w:type="dxa"/>
            <w:vAlign w:val="center"/>
          </w:tcPr>
          <w:p w14:paraId="5104333E" w14:textId="77777777" w:rsidR="003E6DF3" w:rsidRPr="00A54268" w:rsidRDefault="003E6DF3" w:rsidP="00D255DF">
            <w:pPr>
              <w:rPr>
                <w:lang w:val="en-US"/>
              </w:rPr>
            </w:pPr>
            <w:r w:rsidRPr="00A54268">
              <w:rPr>
                <w:lang w:val="en-US"/>
              </w:rPr>
              <w:t> </w:t>
            </w:r>
          </w:p>
        </w:tc>
        <w:tc>
          <w:tcPr>
            <w:tcW w:w="4281" w:type="dxa"/>
            <w:vAlign w:val="center"/>
          </w:tcPr>
          <w:p w14:paraId="292EB6AE" w14:textId="77777777" w:rsidR="003E6DF3" w:rsidRPr="00A54268" w:rsidRDefault="003E6DF3" w:rsidP="00D255DF">
            <w:pPr>
              <w:rPr>
                <w:lang w:val="en-US"/>
              </w:rPr>
            </w:pPr>
            <w:r w:rsidRPr="00A54268">
              <w:rPr>
                <w:lang w:val="en-US"/>
              </w:rPr>
              <w:t>DataTypeIEC61360/IRI</w:t>
            </w:r>
          </w:p>
        </w:tc>
        <w:tc>
          <w:tcPr>
            <w:tcW w:w="4394" w:type="dxa"/>
            <w:vAlign w:val="center"/>
          </w:tcPr>
          <w:p w14:paraId="0022ECEF" w14:textId="77777777" w:rsidR="003E6DF3" w:rsidRPr="00877316" w:rsidRDefault="003E6DF3" w:rsidP="00D255DF">
            <w:pPr>
              <w:rPr>
                <w:lang w:val="en-US"/>
              </w:rPr>
            </w:pPr>
            <w:r w:rsidRPr="00877316">
              <w:rPr>
                <w:lang w:val="en-US"/>
              </w:rPr>
              <w:t xml:space="preserve">Converted </w:t>
            </w:r>
            <w:proofErr w:type="spellStart"/>
            <w:r w:rsidRPr="00877316">
              <w:rPr>
                <w:lang w:val="en-US"/>
              </w:rPr>
              <w:t>Iri</w:t>
            </w:r>
            <w:proofErr w:type="spellEnd"/>
            <w:r w:rsidRPr="00877316">
              <w:rPr>
                <w:lang w:val="en-US"/>
              </w:rPr>
              <w:t xml:space="preserve"> to CamelCase and renamed to </w:t>
            </w:r>
            <w:proofErr w:type="spellStart"/>
            <w:r w:rsidRPr="00877316">
              <w:rPr>
                <w:lang w:val="en-US"/>
              </w:rPr>
              <w:t>Iri</w:t>
            </w:r>
            <w:proofErr w:type="spellEnd"/>
            <w:r w:rsidRPr="00877316">
              <w:rPr>
                <w:lang w:val="en-US"/>
              </w:rPr>
              <w:t xml:space="preserve"> from URL</w:t>
            </w:r>
          </w:p>
        </w:tc>
      </w:tr>
    </w:tbl>
    <w:p w14:paraId="74DB6C2D" w14:textId="2BF8594F" w:rsidR="00C96724" w:rsidRPr="006C5C0E" w:rsidRDefault="00C96724" w:rsidP="00110904">
      <w:pPr>
        <w:pStyle w:val="Caption"/>
      </w:pPr>
      <w:bookmarkStart w:id="5530" w:name="_Toc125537808"/>
      <w:r w:rsidRPr="006C5C0E">
        <w:t xml:space="preserve">Table </w:t>
      </w:r>
      <w:r>
        <w:fldChar w:fldCharType="begin"/>
      </w:r>
      <w:r w:rsidRPr="006C5C0E">
        <w:instrText xml:space="preserve"> SEQ Table \* ARABIC </w:instrText>
      </w:r>
      <w:r>
        <w:fldChar w:fldCharType="separate"/>
      </w:r>
      <w:r w:rsidR="00F511DE">
        <w:rPr>
          <w:noProof/>
        </w:rPr>
        <w:t>33</w:t>
      </w:r>
      <w:r>
        <w:rPr>
          <w:noProof/>
        </w:rPr>
        <w:fldChar w:fldCharType="end"/>
      </w:r>
      <w:r w:rsidRPr="006C5C0E">
        <w:t xml:space="preserve"> New, Changed or Removed Constraints Data Specification IEC61360</w:t>
      </w:r>
      <w:bookmarkEnd w:id="5530"/>
    </w:p>
    <w:tbl>
      <w:tblPr>
        <w:tblStyle w:val="TableGrid"/>
        <w:tblW w:w="963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586"/>
        <w:gridCol w:w="1255"/>
        <w:gridCol w:w="1506"/>
        <w:gridCol w:w="6287"/>
      </w:tblGrid>
      <w:tr w:rsidR="00C96724" w14:paraId="693ED593" w14:textId="77777777" w:rsidTr="004F3328">
        <w:trPr>
          <w:tblHeader/>
        </w:trPr>
        <w:tc>
          <w:tcPr>
            <w:tcW w:w="717" w:type="dxa"/>
          </w:tcPr>
          <w:p w14:paraId="20D1E3ED" w14:textId="77777777" w:rsidR="00C96724" w:rsidRPr="00073BEA" w:rsidRDefault="00C96724" w:rsidP="004F3328">
            <w:pPr>
              <w:rPr>
                <w:b/>
              </w:rPr>
            </w:pPr>
            <w:proofErr w:type="spellStart"/>
            <w:r w:rsidRPr="005963B9">
              <w:rPr>
                <w:b/>
              </w:rPr>
              <w:t>nc</w:t>
            </w:r>
            <w:proofErr w:type="spellEnd"/>
          </w:p>
        </w:tc>
        <w:tc>
          <w:tcPr>
            <w:tcW w:w="1366" w:type="dxa"/>
          </w:tcPr>
          <w:p w14:paraId="2F21AC07" w14:textId="77777777" w:rsidR="00C96724" w:rsidRPr="00073BEA" w:rsidRDefault="00C96724" w:rsidP="004F3328">
            <w:pPr>
              <w:rPr>
                <w:b/>
              </w:rPr>
            </w:pPr>
            <w:r w:rsidRPr="00073BEA">
              <w:rPr>
                <w:b/>
              </w:rPr>
              <w:t>V</w:t>
            </w:r>
            <w:r>
              <w:rPr>
                <w:b/>
              </w:rPr>
              <w:t>3.0RC02</w:t>
            </w:r>
          </w:p>
        </w:tc>
        <w:tc>
          <w:tcPr>
            <w:tcW w:w="1427" w:type="dxa"/>
          </w:tcPr>
          <w:p w14:paraId="39D15379" w14:textId="77777777" w:rsidR="00C96724" w:rsidRPr="00073BEA" w:rsidRDefault="00C96724" w:rsidP="004F3328">
            <w:pPr>
              <w:rPr>
                <w:b/>
              </w:rPr>
            </w:pPr>
            <w:r>
              <w:rPr>
                <w:b/>
              </w:rPr>
              <w:t xml:space="preserve">New, Update, </w:t>
            </w:r>
            <w:proofErr w:type="spellStart"/>
            <w:r>
              <w:rPr>
                <w:b/>
              </w:rPr>
              <w:t>Removed</w:t>
            </w:r>
            <w:proofErr w:type="spellEnd"/>
            <w:r>
              <w:rPr>
                <w:b/>
              </w:rPr>
              <w:t xml:space="preserve">, </w:t>
            </w:r>
            <w:proofErr w:type="spellStart"/>
            <w:r>
              <w:rPr>
                <w:b/>
              </w:rPr>
              <w:t>Reformulated</w:t>
            </w:r>
            <w:proofErr w:type="spellEnd"/>
          </w:p>
        </w:tc>
        <w:tc>
          <w:tcPr>
            <w:tcW w:w="6124" w:type="dxa"/>
          </w:tcPr>
          <w:p w14:paraId="2E7C1503" w14:textId="77777777" w:rsidR="00C96724" w:rsidRPr="00073BEA" w:rsidRDefault="00C96724" w:rsidP="004F3328">
            <w:pPr>
              <w:rPr>
                <w:b/>
              </w:rPr>
            </w:pPr>
            <w:r w:rsidRPr="00073BEA">
              <w:rPr>
                <w:b/>
              </w:rPr>
              <w:t>Comment</w:t>
            </w:r>
          </w:p>
        </w:tc>
      </w:tr>
      <w:tr w:rsidR="00C96724" w:rsidRPr="00D52619" w14:paraId="1797B25E" w14:textId="77777777" w:rsidTr="004F3328">
        <w:tc>
          <w:tcPr>
            <w:tcW w:w="717" w:type="dxa"/>
          </w:tcPr>
          <w:p w14:paraId="2A945F2A" w14:textId="77777777" w:rsidR="00C96724" w:rsidRDefault="00C96724" w:rsidP="004F3328"/>
        </w:tc>
        <w:tc>
          <w:tcPr>
            <w:tcW w:w="1366" w:type="dxa"/>
          </w:tcPr>
          <w:p w14:paraId="1913A447" w14:textId="77777777" w:rsidR="00C96724" w:rsidRDefault="00C96724" w:rsidP="004F3328">
            <w:r>
              <w:t>AASc-002</w:t>
            </w:r>
          </w:p>
        </w:tc>
        <w:tc>
          <w:tcPr>
            <w:tcW w:w="1427" w:type="dxa"/>
          </w:tcPr>
          <w:p w14:paraId="2191FF5A" w14:textId="77777777" w:rsidR="00C96724" w:rsidRDefault="00C96724" w:rsidP="004F3328">
            <w:r>
              <w:t>New</w:t>
            </w:r>
          </w:p>
        </w:tc>
        <w:tc>
          <w:tcPr>
            <w:tcW w:w="6124" w:type="dxa"/>
          </w:tcPr>
          <w:p w14:paraId="78FDE513" w14:textId="77777777" w:rsidR="00C96724" w:rsidRPr="00845EB7" w:rsidRDefault="00C96724" w:rsidP="004F3328">
            <w:pPr>
              <w:pStyle w:val="Constraint"/>
              <w:framePr w:wrap="auto" w:vAnchor="margin" w:yAlign="inline"/>
              <w:rPr>
                <w:lang w:val="en-US"/>
              </w:rPr>
            </w:pPr>
            <w:r w:rsidRPr="00845EB7">
              <w:rPr>
                <w:lang w:val="en-US"/>
              </w:rPr>
              <w:t>Updated version of AASd-076, renamed to AASC-002 because applicable to data specification IEC61360</w:t>
            </w:r>
          </w:p>
          <w:p w14:paraId="3F4A11BF" w14:textId="77777777" w:rsidR="00C96724" w:rsidRPr="00845EB7" w:rsidRDefault="00C96724" w:rsidP="004F3328">
            <w:pPr>
              <w:pStyle w:val="Constraint"/>
              <w:framePr w:wrap="auto" w:vAnchor="margin" w:yAlign="inline"/>
              <w:rPr>
                <w:lang w:val="en-US"/>
              </w:rPr>
            </w:pPr>
            <w:r w:rsidRPr="00845EB7">
              <w:rPr>
                <w:lang w:val="en-US"/>
              </w:rPr>
              <w:t>Constraint AASc-002: Data¬Specification¬IEC61360-/</w:t>
            </w:r>
            <w:proofErr w:type="spellStart"/>
            <w:r w:rsidRPr="00845EB7">
              <w:rPr>
                <w:lang w:val="en-US"/>
              </w:rPr>
              <w:t>preferredName</w:t>
            </w:r>
            <w:proofErr w:type="spellEnd"/>
            <w:r w:rsidRPr="00845EB7">
              <w:rPr>
                <w:lang w:val="en-US"/>
              </w:rPr>
              <w:t xml:space="preserve"> shall be provided at least in English</w:t>
            </w:r>
          </w:p>
        </w:tc>
      </w:tr>
      <w:tr w:rsidR="00C96724" w:rsidRPr="00D52619" w14:paraId="18F5C78C" w14:textId="77777777" w:rsidTr="004F3328">
        <w:tc>
          <w:tcPr>
            <w:tcW w:w="717" w:type="dxa"/>
          </w:tcPr>
          <w:p w14:paraId="31A27BCB" w14:textId="77777777" w:rsidR="00C96724" w:rsidRDefault="00C96724" w:rsidP="004F3328">
            <w:r>
              <w:t>(x)</w:t>
            </w:r>
          </w:p>
        </w:tc>
        <w:tc>
          <w:tcPr>
            <w:tcW w:w="1366" w:type="dxa"/>
          </w:tcPr>
          <w:p w14:paraId="4173E4B3" w14:textId="77777777" w:rsidR="00C96724" w:rsidRDefault="00C96724" w:rsidP="004F3328">
            <w:r w:rsidRPr="00892521">
              <w:t>AAS</w:t>
            </w:r>
            <w:r>
              <w:t>c-003</w:t>
            </w:r>
          </w:p>
        </w:tc>
        <w:tc>
          <w:tcPr>
            <w:tcW w:w="1427" w:type="dxa"/>
          </w:tcPr>
          <w:p w14:paraId="16198B96" w14:textId="77777777" w:rsidR="00C96724" w:rsidRDefault="00C96724" w:rsidP="004F3328">
            <w:r>
              <w:t>New</w:t>
            </w:r>
          </w:p>
        </w:tc>
        <w:tc>
          <w:tcPr>
            <w:tcW w:w="6124" w:type="dxa"/>
          </w:tcPr>
          <w:p w14:paraId="6D0CA3D3" w14:textId="77777777" w:rsidR="00C96724" w:rsidRPr="00845EB7" w:rsidRDefault="00C96724" w:rsidP="004F3328">
            <w:pPr>
              <w:pStyle w:val="Constraint"/>
              <w:framePr w:wrap="auto" w:vAnchor="margin" w:yAlign="inline"/>
              <w:rPr>
                <w:lang w:val="en-US"/>
              </w:rPr>
            </w:pPr>
            <w:r w:rsidRPr="00845EB7">
              <w:rPr>
                <w:lang w:val="en-US"/>
              </w:rPr>
              <w:t xml:space="preserve">Constraint AASc-003: For a </w:t>
            </w:r>
            <w:proofErr w:type="spellStart"/>
            <w:r w:rsidRPr="00845EB7">
              <w:rPr>
                <w:lang w:val="en-US"/>
              </w:rPr>
              <w:t>ConceptDescription</w:t>
            </w:r>
            <w:proofErr w:type="spellEnd"/>
            <w:r w:rsidRPr="00845EB7">
              <w:rPr>
                <w:lang w:val="en-US"/>
              </w:rPr>
              <w:t xml:space="preserve"> with category VALUE using data specification template IEC61360 (http://admin-shell.io/DataSpecificationTemplates/DataSpecificationIEC61360/2/0) DataSpecificationIEC61360/value shall be set.  </w:t>
            </w:r>
          </w:p>
        </w:tc>
      </w:tr>
      <w:tr w:rsidR="00C96724" w:rsidRPr="00D52619" w14:paraId="7390B990" w14:textId="77777777" w:rsidTr="004F3328">
        <w:tc>
          <w:tcPr>
            <w:tcW w:w="717" w:type="dxa"/>
          </w:tcPr>
          <w:p w14:paraId="27F4FCEF" w14:textId="77777777" w:rsidR="00C96724" w:rsidRPr="002E057D" w:rsidRDefault="00C96724" w:rsidP="004F3328">
            <w:r w:rsidRPr="002E057D">
              <w:t>(x)</w:t>
            </w:r>
          </w:p>
        </w:tc>
        <w:tc>
          <w:tcPr>
            <w:tcW w:w="1366" w:type="dxa"/>
          </w:tcPr>
          <w:p w14:paraId="7C9823B4" w14:textId="77777777" w:rsidR="00C96724" w:rsidRPr="002E057D" w:rsidRDefault="00C96724" w:rsidP="004F3328">
            <w:r w:rsidRPr="002E057D">
              <w:t>AASc-004</w:t>
            </w:r>
          </w:p>
        </w:tc>
        <w:tc>
          <w:tcPr>
            <w:tcW w:w="1427" w:type="dxa"/>
          </w:tcPr>
          <w:p w14:paraId="739EAA25" w14:textId="77777777" w:rsidR="00C96724" w:rsidRPr="002E057D" w:rsidRDefault="00C96724" w:rsidP="004F3328">
            <w:r w:rsidRPr="002E057D">
              <w:t>New</w:t>
            </w:r>
          </w:p>
        </w:tc>
        <w:tc>
          <w:tcPr>
            <w:tcW w:w="6124" w:type="dxa"/>
          </w:tcPr>
          <w:p w14:paraId="28F25417" w14:textId="77777777" w:rsidR="00C96724" w:rsidRPr="00845EB7" w:rsidRDefault="00C96724" w:rsidP="004F3328">
            <w:pPr>
              <w:pStyle w:val="Constraint"/>
              <w:framePr w:wrap="auto" w:vAnchor="margin" w:yAlign="inline"/>
              <w:rPr>
                <w:lang w:val="en-US"/>
              </w:rPr>
            </w:pPr>
            <w:r w:rsidRPr="00845EB7">
              <w:rPr>
                <w:lang w:val="en-US"/>
              </w:rPr>
              <w:t xml:space="preserve">Constraint AASc-004: For a </w:t>
            </w:r>
            <w:proofErr w:type="spellStart"/>
            <w:r w:rsidRPr="00845EB7">
              <w:rPr>
                <w:lang w:val="en-US"/>
              </w:rPr>
              <w:t>ConceptDescription</w:t>
            </w:r>
            <w:proofErr w:type="spellEnd"/>
            <w:r w:rsidRPr="00845EB7">
              <w:rPr>
                <w:lang w:val="en-US"/>
              </w:rPr>
              <w:t xml:space="preserve"> with category PROPERTY or VALUE using data specification template IEC61360 (http://admin-shell.io/DataSpecificationTemplates/DataSpecificationIEC61360/2/0) -  DataSpecificationIEC61360/</w:t>
            </w:r>
            <w:proofErr w:type="spellStart"/>
            <w:r w:rsidRPr="00845EB7">
              <w:rPr>
                <w:lang w:val="en-US"/>
              </w:rPr>
              <w:t>dataType</w:t>
            </w:r>
            <w:proofErr w:type="spellEnd"/>
            <w:r w:rsidRPr="00845EB7">
              <w:rPr>
                <w:lang w:val="en-US"/>
              </w:rPr>
              <w:t xml:space="preserve"> is mandatory and shall be defined.</w:t>
            </w:r>
          </w:p>
        </w:tc>
      </w:tr>
      <w:tr w:rsidR="00C96724" w:rsidRPr="00D52619" w14:paraId="7EAA7D8C" w14:textId="77777777" w:rsidTr="004F3328">
        <w:tc>
          <w:tcPr>
            <w:tcW w:w="717" w:type="dxa"/>
          </w:tcPr>
          <w:p w14:paraId="122BC6E5" w14:textId="77777777" w:rsidR="00C96724" w:rsidRPr="002E057D" w:rsidRDefault="00C96724" w:rsidP="004F3328">
            <w:r w:rsidRPr="002E057D">
              <w:t>(x)</w:t>
            </w:r>
          </w:p>
        </w:tc>
        <w:tc>
          <w:tcPr>
            <w:tcW w:w="1366" w:type="dxa"/>
          </w:tcPr>
          <w:p w14:paraId="347A0327" w14:textId="77777777" w:rsidR="00C96724" w:rsidRPr="002E057D" w:rsidRDefault="00C96724" w:rsidP="004F3328">
            <w:r w:rsidRPr="002E057D">
              <w:t>AASc-005</w:t>
            </w:r>
          </w:p>
        </w:tc>
        <w:tc>
          <w:tcPr>
            <w:tcW w:w="1427" w:type="dxa"/>
          </w:tcPr>
          <w:p w14:paraId="47D7BF57" w14:textId="77777777" w:rsidR="00C96724" w:rsidRPr="002E057D" w:rsidRDefault="00C96724" w:rsidP="004F3328">
            <w:r w:rsidRPr="002E057D">
              <w:t>New</w:t>
            </w:r>
          </w:p>
        </w:tc>
        <w:tc>
          <w:tcPr>
            <w:tcW w:w="6124" w:type="dxa"/>
          </w:tcPr>
          <w:p w14:paraId="3AD45415" w14:textId="77777777" w:rsidR="00C96724" w:rsidRPr="00845EB7" w:rsidRDefault="00C96724" w:rsidP="004F3328">
            <w:pPr>
              <w:pStyle w:val="Constraint"/>
              <w:framePr w:wrap="auto" w:vAnchor="margin" w:yAlign="inline"/>
              <w:rPr>
                <w:lang w:val="en-US"/>
              </w:rPr>
            </w:pPr>
            <w:r w:rsidRPr="00845EB7">
              <w:rPr>
                <w:lang w:val="en-US"/>
              </w:rPr>
              <w:t xml:space="preserve">Constraint AASc-005: For a </w:t>
            </w:r>
            <w:proofErr w:type="spellStart"/>
            <w:r w:rsidRPr="00845EB7">
              <w:rPr>
                <w:lang w:val="en-US"/>
              </w:rPr>
              <w:t>ConceptDescription</w:t>
            </w:r>
            <w:proofErr w:type="spellEnd"/>
            <w:r w:rsidRPr="00845EB7">
              <w:rPr>
                <w:lang w:val="en-US"/>
              </w:rPr>
              <w:t xml:space="preserve"> with category REFERENCE using data specification template IEC61360 (http://admin-shell.io/DataSpecificationTemplates/DataSpecificationIEC61360/2/0) -  DataSpecificationIEC61360/</w:t>
            </w:r>
            <w:proofErr w:type="spellStart"/>
            <w:r w:rsidRPr="00845EB7">
              <w:rPr>
                <w:lang w:val="en-US"/>
              </w:rPr>
              <w:t>dataType</w:t>
            </w:r>
            <w:proofErr w:type="spellEnd"/>
            <w:r w:rsidRPr="00845EB7">
              <w:rPr>
                <w:lang w:val="en-US"/>
              </w:rPr>
              <w:t xml:space="preserve"> is STRING by default.</w:t>
            </w:r>
          </w:p>
        </w:tc>
      </w:tr>
      <w:tr w:rsidR="00C96724" w:rsidRPr="00D52619" w14:paraId="4757DFBC" w14:textId="77777777" w:rsidTr="004F3328">
        <w:tc>
          <w:tcPr>
            <w:tcW w:w="717" w:type="dxa"/>
          </w:tcPr>
          <w:p w14:paraId="6D9F4E7B" w14:textId="77777777" w:rsidR="00C96724" w:rsidRPr="002E057D" w:rsidRDefault="00C96724" w:rsidP="004F3328">
            <w:r w:rsidRPr="002E057D">
              <w:t>(x)</w:t>
            </w:r>
          </w:p>
        </w:tc>
        <w:tc>
          <w:tcPr>
            <w:tcW w:w="1366" w:type="dxa"/>
          </w:tcPr>
          <w:p w14:paraId="1392B0CF" w14:textId="77777777" w:rsidR="00C96724" w:rsidRPr="002E057D" w:rsidRDefault="00C96724" w:rsidP="004F3328">
            <w:r w:rsidRPr="002E057D">
              <w:t>AASc-006</w:t>
            </w:r>
          </w:p>
        </w:tc>
        <w:tc>
          <w:tcPr>
            <w:tcW w:w="1427" w:type="dxa"/>
          </w:tcPr>
          <w:p w14:paraId="7D95ACDE" w14:textId="77777777" w:rsidR="00C96724" w:rsidRPr="002E057D" w:rsidRDefault="00C96724" w:rsidP="004F3328">
            <w:r w:rsidRPr="002E057D">
              <w:t>New</w:t>
            </w:r>
          </w:p>
        </w:tc>
        <w:tc>
          <w:tcPr>
            <w:tcW w:w="6124" w:type="dxa"/>
          </w:tcPr>
          <w:p w14:paraId="7215BF46" w14:textId="77777777" w:rsidR="00C96724" w:rsidRPr="00845EB7" w:rsidRDefault="00C96724" w:rsidP="004F3328">
            <w:pPr>
              <w:pStyle w:val="Constraint"/>
              <w:framePr w:wrap="auto" w:vAnchor="margin" w:yAlign="inline"/>
              <w:rPr>
                <w:lang w:val="en-US"/>
              </w:rPr>
            </w:pPr>
            <w:r w:rsidRPr="00845EB7">
              <w:rPr>
                <w:lang w:val="en-US"/>
              </w:rPr>
              <w:t xml:space="preserve">Constraint AASc-006: For a </w:t>
            </w:r>
            <w:proofErr w:type="spellStart"/>
            <w:r w:rsidRPr="00845EB7">
              <w:rPr>
                <w:lang w:val="en-US"/>
              </w:rPr>
              <w:t>ConceptDescription</w:t>
            </w:r>
            <w:proofErr w:type="spellEnd"/>
            <w:r w:rsidRPr="00845EB7">
              <w:rPr>
                <w:lang w:val="en-US"/>
              </w:rPr>
              <w:t xml:space="preserve"> with category DOCUMENT using data specification template IEC61360 </w:t>
            </w:r>
            <w:r w:rsidRPr="00845EB7">
              <w:rPr>
                <w:lang w:val="en-US"/>
              </w:rPr>
              <w:lastRenderedPageBreak/>
              <w:t>(http://admin-shell.io/DataSpecificationTemplates/DataSpecificationIEC61360/2/0) -  DataSpecificationIEC61360/</w:t>
            </w:r>
            <w:proofErr w:type="spellStart"/>
            <w:r w:rsidRPr="00845EB7">
              <w:rPr>
                <w:lang w:val="en-US"/>
              </w:rPr>
              <w:t>dataType</w:t>
            </w:r>
            <w:proofErr w:type="spellEnd"/>
            <w:r w:rsidRPr="00845EB7">
              <w:rPr>
                <w:lang w:val="en-US"/>
              </w:rPr>
              <w:t xml:space="preserve"> shall be one of the following values: STRING or URL.</w:t>
            </w:r>
          </w:p>
        </w:tc>
      </w:tr>
      <w:tr w:rsidR="00C96724" w:rsidRPr="00D52619" w14:paraId="649F9779" w14:textId="77777777" w:rsidTr="004F3328">
        <w:tc>
          <w:tcPr>
            <w:tcW w:w="717" w:type="dxa"/>
          </w:tcPr>
          <w:p w14:paraId="112EFA27" w14:textId="77777777" w:rsidR="00C96724" w:rsidRPr="002E057D" w:rsidRDefault="00C96724" w:rsidP="004F3328">
            <w:r w:rsidRPr="002E057D">
              <w:lastRenderedPageBreak/>
              <w:t>(x)</w:t>
            </w:r>
          </w:p>
        </w:tc>
        <w:tc>
          <w:tcPr>
            <w:tcW w:w="1366" w:type="dxa"/>
          </w:tcPr>
          <w:p w14:paraId="523F6F40" w14:textId="77777777" w:rsidR="00C96724" w:rsidRPr="002E057D" w:rsidRDefault="00C96724" w:rsidP="004F3328">
            <w:r w:rsidRPr="002E057D">
              <w:t>AASc-007</w:t>
            </w:r>
          </w:p>
        </w:tc>
        <w:tc>
          <w:tcPr>
            <w:tcW w:w="1427" w:type="dxa"/>
          </w:tcPr>
          <w:p w14:paraId="669BD638" w14:textId="77777777" w:rsidR="00C96724" w:rsidRPr="002E057D" w:rsidRDefault="00C96724" w:rsidP="004F3328">
            <w:r w:rsidRPr="002E057D">
              <w:t>New</w:t>
            </w:r>
          </w:p>
        </w:tc>
        <w:tc>
          <w:tcPr>
            <w:tcW w:w="6124" w:type="dxa"/>
          </w:tcPr>
          <w:p w14:paraId="037618BC" w14:textId="77777777" w:rsidR="00C96724" w:rsidRPr="00845EB7" w:rsidRDefault="00C96724" w:rsidP="004F3328">
            <w:pPr>
              <w:pStyle w:val="Constraint"/>
              <w:framePr w:wrap="auto" w:vAnchor="margin" w:yAlign="inline"/>
              <w:rPr>
                <w:lang w:val="en-US"/>
              </w:rPr>
            </w:pPr>
            <w:r w:rsidRPr="00845EB7">
              <w:rPr>
                <w:lang w:val="en-US"/>
              </w:rPr>
              <w:t xml:space="preserve">Constraint AASc-007: For a </w:t>
            </w:r>
            <w:proofErr w:type="spellStart"/>
            <w:r w:rsidRPr="00845EB7">
              <w:rPr>
                <w:lang w:val="en-US"/>
              </w:rPr>
              <w:t>ConceptDescription</w:t>
            </w:r>
            <w:proofErr w:type="spellEnd"/>
            <w:r w:rsidRPr="00845EB7">
              <w:rPr>
                <w:lang w:val="en-US"/>
              </w:rPr>
              <w:t xml:space="preserve"> with category QUALIFIER_TYPE using data specification template IEC61360 (http://admin-shell.io/DataSpecificationTemplates/DataSpecificationIEC61360/2/0) -  DataSpecificationIEC61360/</w:t>
            </w:r>
            <w:proofErr w:type="spellStart"/>
            <w:r w:rsidRPr="00845EB7">
              <w:rPr>
                <w:lang w:val="en-US"/>
              </w:rPr>
              <w:t>dataType</w:t>
            </w:r>
            <w:proofErr w:type="spellEnd"/>
            <w:r w:rsidRPr="00845EB7">
              <w:rPr>
                <w:lang w:val="en-US"/>
              </w:rPr>
              <w:t xml:space="preserve"> is mandatory and shall be defined.</w:t>
            </w:r>
          </w:p>
        </w:tc>
      </w:tr>
      <w:tr w:rsidR="00C96724" w:rsidRPr="00D52619" w14:paraId="058BD3B0" w14:textId="77777777" w:rsidTr="004F3328">
        <w:tc>
          <w:tcPr>
            <w:tcW w:w="717" w:type="dxa"/>
          </w:tcPr>
          <w:p w14:paraId="5982D91E" w14:textId="77777777" w:rsidR="00C96724" w:rsidRPr="002E057D" w:rsidRDefault="00C96724" w:rsidP="004F3328">
            <w:r w:rsidRPr="002E057D">
              <w:t>(x)</w:t>
            </w:r>
          </w:p>
        </w:tc>
        <w:tc>
          <w:tcPr>
            <w:tcW w:w="1366" w:type="dxa"/>
          </w:tcPr>
          <w:p w14:paraId="0BD03DC7" w14:textId="77777777" w:rsidR="00C96724" w:rsidRPr="002E057D" w:rsidRDefault="00C96724" w:rsidP="004F3328">
            <w:r w:rsidRPr="002E057D">
              <w:t>AASc-008</w:t>
            </w:r>
          </w:p>
        </w:tc>
        <w:tc>
          <w:tcPr>
            <w:tcW w:w="1427" w:type="dxa"/>
          </w:tcPr>
          <w:p w14:paraId="4EDEA1A8" w14:textId="77777777" w:rsidR="00C96724" w:rsidRPr="002E057D" w:rsidRDefault="00C96724" w:rsidP="004F3328">
            <w:r w:rsidRPr="002E057D">
              <w:t>New</w:t>
            </w:r>
          </w:p>
        </w:tc>
        <w:tc>
          <w:tcPr>
            <w:tcW w:w="6124" w:type="dxa"/>
          </w:tcPr>
          <w:p w14:paraId="4DEC83DF" w14:textId="77777777" w:rsidR="00C96724" w:rsidRPr="00845EB7" w:rsidRDefault="00C96724" w:rsidP="004F3328">
            <w:pPr>
              <w:pStyle w:val="Constraint"/>
              <w:framePr w:wrap="auto" w:vAnchor="margin" w:yAlign="inline"/>
              <w:rPr>
                <w:lang w:val="en-US"/>
              </w:rPr>
            </w:pPr>
            <w:r w:rsidRPr="00845EB7">
              <w:rPr>
                <w:lang w:val="en-US"/>
              </w:rPr>
              <w:t xml:space="preserve">Constraint AASc-008: For a </w:t>
            </w:r>
            <w:proofErr w:type="spellStart"/>
            <w:r w:rsidRPr="00845EB7">
              <w:rPr>
                <w:lang w:val="en-US"/>
              </w:rPr>
              <w:t>ConceptDescriptions</w:t>
            </w:r>
            <w:proofErr w:type="spellEnd"/>
            <w:r w:rsidRPr="00845EB7">
              <w:rPr>
                <w:lang w:val="en-US"/>
              </w:rPr>
              <w:t xml:space="preserve"> except for a </w:t>
            </w:r>
            <w:proofErr w:type="spellStart"/>
            <w:r w:rsidRPr="00845EB7">
              <w:rPr>
                <w:lang w:val="en-US"/>
              </w:rPr>
              <w:t>ConceptDescription</w:t>
            </w:r>
            <w:proofErr w:type="spellEnd"/>
            <w:r w:rsidRPr="00845EB7">
              <w:rPr>
                <w:lang w:val="en-US"/>
              </w:rPr>
              <w:t xml:space="preserve"> of category VALUE using data specification template IEC61360 (http://admin-shell.io/DataSpecificationTemplates/DataSpecificationIEC61360/2/0) -  DataSpecificationIEC61360/definition is mandatory and shall be defined at least in English.</w:t>
            </w:r>
          </w:p>
        </w:tc>
      </w:tr>
      <w:tr w:rsidR="00C96724" w:rsidRPr="00D52619" w14:paraId="29EC1906" w14:textId="77777777" w:rsidTr="004F3328">
        <w:tc>
          <w:tcPr>
            <w:tcW w:w="717" w:type="dxa"/>
            <w:shd w:val="clear" w:color="auto" w:fill="FFFFFF" w:themeFill="background1"/>
          </w:tcPr>
          <w:p w14:paraId="6044B9F6" w14:textId="77777777" w:rsidR="00C96724" w:rsidRPr="002E057D" w:rsidRDefault="00C96724" w:rsidP="004F3328">
            <w:r w:rsidRPr="002E057D">
              <w:t>(x)</w:t>
            </w:r>
          </w:p>
        </w:tc>
        <w:tc>
          <w:tcPr>
            <w:tcW w:w="1366" w:type="dxa"/>
            <w:shd w:val="clear" w:color="auto" w:fill="FFFFFF" w:themeFill="background1"/>
          </w:tcPr>
          <w:p w14:paraId="479F06F5" w14:textId="77777777" w:rsidR="00C96724" w:rsidRPr="002E057D" w:rsidRDefault="00C96724" w:rsidP="004F3328">
            <w:r w:rsidRPr="002E057D">
              <w:t>AASc-009</w:t>
            </w:r>
          </w:p>
        </w:tc>
        <w:tc>
          <w:tcPr>
            <w:tcW w:w="1427" w:type="dxa"/>
            <w:shd w:val="clear" w:color="auto" w:fill="FFFFFF" w:themeFill="background1"/>
          </w:tcPr>
          <w:p w14:paraId="3ADAB0C2" w14:textId="77777777" w:rsidR="00C96724" w:rsidRPr="002E057D" w:rsidRDefault="00C96724" w:rsidP="004F3328">
            <w:r w:rsidRPr="002E057D">
              <w:t>New</w:t>
            </w:r>
          </w:p>
        </w:tc>
        <w:tc>
          <w:tcPr>
            <w:tcW w:w="6124" w:type="dxa"/>
            <w:shd w:val="clear" w:color="auto" w:fill="FFFFFF" w:themeFill="background1"/>
          </w:tcPr>
          <w:p w14:paraId="72BBCE73" w14:textId="77777777" w:rsidR="00C96724" w:rsidRPr="00845EB7" w:rsidRDefault="00C96724" w:rsidP="004F3328">
            <w:pPr>
              <w:pStyle w:val="Constraint"/>
              <w:framePr w:wrap="auto" w:vAnchor="margin" w:yAlign="inline"/>
              <w:rPr>
                <w:lang w:val="en-US"/>
              </w:rPr>
            </w:pPr>
            <w:r w:rsidRPr="00845EB7">
              <w:rPr>
                <w:lang w:val="en-US"/>
              </w:rPr>
              <w:t>Constraint AASc-009: If DataSpecificationIEC61360/</w:t>
            </w:r>
            <w:r w:rsidRPr="00845EB7">
              <w:rPr>
                <w:lang w:val="en-US"/>
              </w:rPr>
              <w:softHyphen/>
            </w:r>
            <w:proofErr w:type="spellStart"/>
            <w:r w:rsidRPr="00845EB7">
              <w:rPr>
                <w:lang w:val="en-US"/>
              </w:rPr>
              <w:t>dataType</w:t>
            </w:r>
            <w:proofErr w:type="spellEnd"/>
            <w:r w:rsidRPr="00845EB7">
              <w:rPr>
                <w:lang w:val="en-US"/>
              </w:rPr>
              <w:t xml:space="preserve"> one of: INTEGER_MEASURE, REAL_MEASURE, RATIONAL_MEASURE, INTEGER_CURRENCY, REAL_CURRENCY, then   DataSpecificationIEC61360/unit or DataSpecificationIEC61360/</w:t>
            </w:r>
            <w:proofErr w:type="spellStart"/>
            <w:r w:rsidRPr="00845EB7">
              <w:rPr>
                <w:lang w:val="en-US"/>
              </w:rPr>
              <w:t>unitId</w:t>
            </w:r>
            <w:proofErr w:type="spellEnd"/>
            <w:r w:rsidRPr="00845EB7">
              <w:rPr>
                <w:lang w:val="en-US"/>
              </w:rPr>
              <w:t xml:space="preserve"> shall be defined.</w:t>
            </w:r>
          </w:p>
        </w:tc>
      </w:tr>
      <w:tr w:rsidR="00C96724" w:rsidRPr="00D52619" w14:paraId="19E456F4" w14:textId="77777777" w:rsidTr="004F3328">
        <w:tc>
          <w:tcPr>
            <w:tcW w:w="717" w:type="dxa"/>
            <w:shd w:val="clear" w:color="auto" w:fill="FFFFFF" w:themeFill="background1"/>
          </w:tcPr>
          <w:p w14:paraId="6188CFC6" w14:textId="77777777" w:rsidR="00C96724" w:rsidRPr="002E057D" w:rsidRDefault="00C96724" w:rsidP="004F3328">
            <w:r w:rsidRPr="002E057D">
              <w:t>(x)</w:t>
            </w:r>
          </w:p>
        </w:tc>
        <w:tc>
          <w:tcPr>
            <w:tcW w:w="1366" w:type="dxa"/>
            <w:shd w:val="clear" w:color="auto" w:fill="FFFFFF" w:themeFill="background1"/>
          </w:tcPr>
          <w:p w14:paraId="5897BB8A" w14:textId="77777777" w:rsidR="00C96724" w:rsidRPr="002E057D" w:rsidRDefault="00C96724" w:rsidP="004F3328">
            <w:r w:rsidRPr="002E057D">
              <w:t>AASc-010</w:t>
            </w:r>
          </w:p>
        </w:tc>
        <w:tc>
          <w:tcPr>
            <w:tcW w:w="1427" w:type="dxa"/>
            <w:shd w:val="clear" w:color="auto" w:fill="FFFFFF" w:themeFill="background1"/>
          </w:tcPr>
          <w:p w14:paraId="50028A74" w14:textId="77777777" w:rsidR="00C96724" w:rsidRPr="002E057D" w:rsidRDefault="00C96724" w:rsidP="004F3328">
            <w:r w:rsidRPr="002E057D">
              <w:t>New</w:t>
            </w:r>
          </w:p>
        </w:tc>
        <w:tc>
          <w:tcPr>
            <w:tcW w:w="6124" w:type="dxa"/>
            <w:shd w:val="clear" w:color="auto" w:fill="FFFFFF" w:themeFill="background1"/>
          </w:tcPr>
          <w:p w14:paraId="0C865E82" w14:textId="77777777" w:rsidR="00C96724" w:rsidRPr="00845EB7" w:rsidRDefault="00C96724" w:rsidP="004F3328">
            <w:pPr>
              <w:pStyle w:val="Constraint"/>
              <w:framePr w:wrap="auto" w:vAnchor="margin" w:yAlign="inline"/>
              <w:rPr>
                <w:lang w:val="en-US"/>
              </w:rPr>
            </w:pPr>
            <w:r w:rsidRPr="00845EB7">
              <w:rPr>
                <w:lang w:val="en-US"/>
              </w:rPr>
              <w:t>Constraint AASc-010: If DataSpecificationIEC61360/value is not empty then DataSpecificationIEC61360/</w:t>
            </w:r>
            <w:proofErr w:type="spellStart"/>
            <w:r w:rsidRPr="00845EB7">
              <w:rPr>
                <w:lang w:val="en-US"/>
              </w:rPr>
              <w:t>valueList</w:t>
            </w:r>
            <w:proofErr w:type="spellEnd"/>
            <w:r w:rsidRPr="00845EB7">
              <w:rPr>
                <w:lang w:val="en-US"/>
              </w:rPr>
              <w:t xml:space="preserve"> shall be empty and vice versa</w:t>
            </w:r>
          </w:p>
        </w:tc>
      </w:tr>
    </w:tbl>
    <w:p w14:paraId="67E88B2E" w14:textId="77777777" w:rsidR="00C96724" w:rsidRPr="006C5C0E" w:rsidRDefault="00C96724" w:rsidP="00C96724">
      <w:pPr>
        <w:rPr>
          <w:lang w:val="en-US"/>
        </w:rPr>
      </w:pPr>
    </w:p>
    <w:p w14:paraId="67E4AFC3" w14:textId="266DB026" w:rsidR="008B3481" w:rsidRPr="00373A9F" w:rsidRDefault="008B3481" w:rsidP="007D2635">
      <w:pPr>
        <w:pStyle w:val="Anhang3"/>
      </w:pPr>
      <w:bookmarkStart w:id="5531" w:name="_Toc125227978"/>
      <w:bookmarkStart w:id="5532" w:name="_Toc125537765"/>
      <w:r w:rsidRPr="00373A9F">
        <w:t>Metamodel Change</w:t>
      </w:r>
      <w:r w:rsidR="002A5CB3" w:rsidRPr="00373A9F">
        <w:t>s</w:t>
      </w:r>
      <w:r w:rsidRPr="00373A9F">
        <w:t xml:space="preserve"> V3.0</w:t>
      </w:r>
      <w:r w:rsidR="00D7063C" w:rsidRPr="00373A9F">
        <w:t>RC02</w:t>
      </w:r>
      <w:r w:rsidRPr="00373A9F">
        <w:t xml:space="preserve"> </w:t>
      </w:r>
      <w:r w:rsidR="008F3410" w:rsidRPr="00373A9F">
        <w:t xml:space="preserve">vs. V3.0RC01 </w:t>
      </w:r>
      <w:r w:rsidRPr="00373A9F">
        <w:t>– Security Part</w:t>
      </w:r>
      <w:bookmarkEnd w:id="5531"/>
      <w:bookmarkEnd w:id="5532"/>
    </w:p>
    <w:p w14:paraId="032E1C81" w14:textId="3305FDDA" w:rsidR="00AE0218" w:rsidRPr="00A54268" w:rsidRDefault="00AE0218">
      <w:pPr>
        <w:keepNext/>
        <w:rPr>
          <w:lang w:val="en-US"/>
        </w:rPr>
      </w:pPr>
      <w:r w:rsidRPr="00A54268">
        <w:rPr>
          <w:lang w:val="en-US"/>
        </w:rPr>
        <w:t>Changes:</w:t>
      </w:r>
    </w:p>
    <w:p w14:paraId="694182A1" w14:textId="444B9E2C" w:rsidR="003E6DF3" w:rsidRPr="00877316" w:rsidRDefault="003E6DF3" w:rsidP="00FD7BFD">
      <w:pPr>
        <w:pStyle w:val="ListParagraph"/>
        <w:numPr>
          <w:ilvl w:val="0"/>
          <w:numId w:val="17"/>
        </w:numPr>
      </w:pPr>
      <w:r w:rsidRPr="00877316">
        <w:t>Removed, because deprecated: policy decision point, policy enforcement point, and policy information points are not part of information model but of server infrastructure hosting the Asset Administration Shells</w:t>
      </w:r>
    </w:p>
    <w:p w14:paraId="07E85610" w14:textId="113D3D19" w:rsidR="00AE0218" w:rsidRPr="00CE25AF" w:rsidRDefault="003E6DF3" w:rsidP="00FD7BFD">
      <w:pPr>
        <w:pStyle w:val="ListParagraph"/>
        <w:numPr>
          <w:ilvl w:val="0"/>
          <w:numId w:val="17"/>
        </w:numPr>
      </w:pPr>
      <w:r w:rsidRPr="00877316">
        <w:t>Removed: Certificate Handling not part of information model but of server infrastructure hosting the Asset Administration Shells</w:t>
      </w:r>
    </w:p>
    <w:p w14:paraId="143A4715" w14:textId="475BAB57" w:rsidR="008B3481" w:rsidRPr="00CE25AF" w:rsidRDefault="008B3481" w:rsidP="00110904">
      <w:pPr>
        <w:pStyle w:val="Caption"/>
      </w:pPr>
      <w:bookmarkStart w:id="5533" w:name="_Toc125537809"/>
      <w:r w:rsidRPr="00CE25AF">
        <w:t xml:space="preserve">Table </w:t>
      </w:r>
      <w:r w:rsidR="00802DAD" w:rsidRPr="00CE25AF">
        <w:fldChar w:fldCharType="begin"/>
      </w:r>
      <w:r w:rsidR="00802DAD" w:rsidRPr="00CE25AF">
        <w:instrText xml:space="preserve"> SEQ Table \* ARABIC </w:instrText>
      </w:r>
      <w:r w:rsidR="00802DAD" w:rsidRPr="00CE25AF">
        <w:fldChar w:fldCharType="separate"/>
      </w:r>
      <w:r w:rsidR="00F511DE">
        <w:rPr>
          <w:noProof/>
        </w:rPr>
        <w:t>34</w:t>
      </w:r>
      <w:r w:rsidR="00802DAD" w:rsidRPr="00CE25AF">
        <w:fldChar w:fldCharType="end"/>
      </w:r>
      <w:r w:rsidRPr="00CE25AF">
        <w:t xml:space="preserve"> Changes </w:t>
      </w:r>
      <w:proofErr w:type="spellStart"/>
      <w:r w:rsidRPr="00CE25AF">
        <w:t>w.r.t.</w:t>
      </w:r>
      <w:proofErr w:type="spellEnd"/>
      <w:r w:rsidRPr="00CE25AF">
        <w:t xml:space="preserve"> Security</w:t>
      </w:r>
      <w:bookmarkEnd w:id="5533"/>
    </w:p>
    <w:tbl>
      <w:tblPr>
        <w:tblStyle w:val="TableGrid"/>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878"/>
        <w:gridCol w:w="4752"/>
        <w:gridCol w:w="3999"/>
      </w:tblGrid>
      <w:tr w:rsidR="003E6DF3" w:rsidRPr="00877316" w14:paraId="0BB690A2" w14:textId="77777777" w:rsidTr="00D255DF">
        <w:trPr>
          <w:tblHeader/>
        </w:trPr>
        <w:tc>
          <w:tcPr>
            <w:tcW w:w="937" w:type="dxa"/>
          </w:tcPr>
          <w:p w14:paraId="7D382D34" w14:textId="77777777" w:rsidR="003E6DF3" w:rsidRPr="00A54268" w:rsidRDefault="003E6DF3" w:rsidP="00D255DF">
            <w:pPr>
              <w:keepNext/>
              <w:keepLines/>
              <w:rPr>
                <w:lang w:val="en-US"/>
              </w:rPr>
            </w:pPr>
            <w:proofErr w:type="spellStart"/>
            <w:r w:rsidRPr="00A54268">
              <w:rPr>
                <w:b/>
                <w:lang w:val="en-US"/>
              </w:rPr>
              <w:t>nc</w:t>
            </w:r>
            <w:proofErr w:type="spellEnd"/>
          </w:p>
        </w:tc>
        <w:tc>
          <w:tcPr>
            <w:tcW w:w="4483" w:type="dxa"/>
          </w:tcPr>
          <w:p w14:paraId="6F2B1DF2" w14:textId="77777777" w:rsidR="003E6DF3" w:rsidRPr="00A54268" w:rsidRDefault="003E6DF3" w:rsidP="00D255DF">
            <w:pPr>
              <w:keepNext/>
              <w:keepLines/>
              <w:rPr>
                <w:lang w:val="en-US"/>
              </w:rPr>
            </w:pPr>
            <w:r w:rsidRPr="00A54268">
              <w:rPr>
                <w:b/>
                <w:lang w:val="en-US"/>
              </w:rPr>
              <w:t xml:space="preserve">V3.0RC02 Change </w:t>
            </w:r>
            <w:proofErr w:type="spellStart"/>
            <w:r w:rsidRPr="00A54268">
              <w:rPr>
                <w:b/>
                <w:lang w:val="en-US"/>
              </w:rPr>
              <w:t>w.r.t.</w:t>
            </w:r>
            <w:proofErr w:type="spellEnd"/>
            <w:r w:rsidRPr="00A54268">
              <w:rPr>
                <w:b/>
                <w:lang w:val="en-US"/>
              </w:rPr>
              <w:t xml:space="preserve"> V3.0RC01</w:t>
            </w:r>
          </w:p>
        </w:tc>
        <w:tc>
          <w:tcPr>
            <w:tcW w:w="4209" w:type="dxa"/>
          </w:tcPr>
          <w:p w14:paraId="6428C912" w14:textId="77777777" w:rsidR="003E6DF3" w:rsidRPr="00A54268" w:rsidRDefault="003E6DF3" w:rsidP="00D255DF">
            <w:pPr>
              <w:keepNext/>
              <w:keepLines/>
              <w:rPr>
                <w:lang w:val="en-US"/>
              </w:rPr>
            </w:pPr>
            <w:r w:rsidRPr="00A54268">
              <w:rPr>
                <w:b/>
                <w:lang w:val="en-US"/>
              </w:rPr>
              <w:t>Comment</w:t>
            </w:r>
          </w:p>
        </w:tc>
      </w:tr>
      <w:tr w:rsidR="003E6DF3" w:rsidRPr="00C96724" w14:paraId="57397C12" w14:textId="77777777" w:rsidTr="00D255DF">
        <w:tc>
          <w:tcPr>
            <w:tcW w:w="937" w:type="dxa"/>
          </w:tcPr>
          <w:p w14:paraId="75D74933" w14:textId="77777777" w:rsidR="003E6DF3" w:rsidRPr="00A54268" w:rsidRDefault="003E6DF3" w:rsidP="00D255DF">
            <w:pPr>
              <w:rPr>
                <w:lang w:val="en-US"/>
              </w:rPr>
            </w:pPr>
            <w:r w:rsidRPr="00A54268">
              <w:rPr>
                <w:lang w:val="en-US"/>
              </w:rPr>
              <w:t>x</w:t>
            </w:r>
          </w:p>
        </w:tc>
        <w:tc>
          <w:tcPr>
            <w:tcW w:w="4483" w:type="dxa"/>
          </w:tcPr>
          <w:p w14:paraId="5F202C20" w14:textId="77777777" w:rsidR="003E6DF3" w:rsidRPr="00A54268" w:rsidRDefault="003E6DF3" w:rsidP="00D255DF">
            <w:pPr>
              <w:rPr>
                <w:lang w:val="en-US"/>
              </w:rPr>
            </w:pPr>
            <w:proofErr w:type="spellStart"/>
            <w:r w:rsidRPr="00A54268">
              <w:rPr>
                <w:lang w:val="en-US"/>
              </w:rPr>
              <w:t>AccessControlPolicyPoints</w:t>
            </w:r>
            <w:proofErr w:type="spellEnd"/>
            <w:r w:rsidRPr="00A54268">
              <w:rPr>
                <w:lang w:val="en-US"/>
              </w:rPr>
              <w:t>/</w:t>
            </w:r>
            <w:proofErr w:type="spellStart"/>
            <w:r w:rsidRPr="00A54268">
              <w:rPr>
                <w:lang w:val="en-US"/>
              </w:rPr>
              <w:t>policyAdministrationoint</w:t>
            </w:r>
            <w:proofErr w:type="spellEnd"/>
          </w:p>
        </w:tc>
        <w:tc>
          <w:tcPr>
            <w:tcW w:w="4209" w:type="dxa"/>
          </w:tcPr>
          <w:p w14:paraId="7049B88A" w14:textId="77777777" w:rsidR="003E6DF3" w:rsidRPr="00877316" w:rsidRDefault="003E6DF3" w:rsidP="00D255DF">
            <w:pPr>
              <w:jc w:val="left"/>
              <w:rPr>
                <w:lang w:val="en-US"/>
              </w:rPr>
            </w:pPr>
            <w:r w:rsidRPr="00877316">
              <w:rPr>
                <w:lang w:val="en-US"/>
              </w:rPr>
              <w:t xml:space="preserve">Type changed from </w:t>
            </w:r>
            <w:proofErr w:type="spellStart"/>
            <w:r w:rsidRPr="00877316">
              <w:rPr>
                <w:lang w:val="en-US"/>
              </w:rPr>
              <w:t>PolicyAdministrationPoint</w:t>
            </w:r>
            <w:proofErr w:type="spellEnd"/>
            <w:r w:rsidRPr="00877316">
              <w:rPr>
                <w:lang w:val="en-US"/>
              </w:rPr>
              <w:t xml:space="preserve"> to </w:t>
            </w:r>
            <w:proofErr w:type="spellStart"/>
            <w:r w:rsidRPr="00877316">
              <w:rPr>
                <w:lang w:val="en-US"/>
              </w:rPr>
              <w:t>AccessControl</w:t>
            </w:r>
            <w:proofErr w:type="spellEnd"/>
          </w:p>
        </w:tc>
      </w:tr>
      <w:tr w:rsidR="003E6DF3" w:rsidRPr="00877316" w14:paraId="7B9CF3C2" w14:textId="77777777" w:rsidTr="00D255DF">
        <w:tc>
          <w:tcPr>
            <w:tcW w:w="937" w:type="dxa"/>
          </w:tcPr>
          <w:p w14:paraId="535994C8" w14:textId="77777777" w:rsidR="003E6DF3" w:rsidRPr="00A54268" w:rsidRDefault="003E6DF3" w:rsidP="00D255DF">
            <w:pPr>
              <w:rPr>
                <w:lang w:val="en-US"/>
              </w:rPr>
            </w:pPr>
            <w:r w:rsidRPr="00A54268">
              <w:rPr>
                <w:lang w:val="en-US"/>
              </w:rPr>
              <w:t>x</w:t>
            </w:r>
          </w:p>
        </w:tc>
        <w:tc>
          <w:tcPr>
            <w:tcW w:w="4483" w:type="dxa"/>
          </w:tcPr>
          <w:p w14:paraId="2EAD991F" w14:textId="77777777" w:rsidR="003E6DF3" w:rsidRPr="00A54268" w:rsidRDefault="003E6DF3" w:rsidP="00D255DF">
            <w:pPr>
              <w:rPr>
                <w:lang w:val="en-US"/>
              </w:rPr>
            </w:pPr>
            <w:proofErr w:type="spellStart"/>
            <w:r w:rsidRPr="00A54268">
              <w:rPr>
                <w:lang w:val="en-US"/>
              </w:rPr>
              <w:t>AccessControlPolicyPoints</w:t>
            </w:r>
            <w:proofErr w:type="spellEnd"/>
            <w:r w:rsidRPr="00A54268">
              <w:rPr>
                <w:lang w:val="en-US"/>
              </w:rPr>
              <w:t>/</w:t>
            </w:r>
            <w:proofErr w:type="spellStart"/>
            <w:r w:rsidRPr="00A54268">
              <w:rPr>
                <w:lang w:val="en-US"/>
              </w:rPr>
              <w:t>policyDecisionPoint</w:t>
            </w:r>
            <w:proofErr w:type="spellEnd"/>
          </w:p>
        </w:tc>
        <w:tc>
          <w:tcPr>
            <w:tcW w:w="4209" w:type="dxa"/>
          </w:tcPr>
          <w:p w14:paraId="54D7F348" w14:textId="77777777" w:rsidR="003E6DF3" w:rsidRPr="00A54268" w:rsidRDefault="003E6DF3" w:rsidP="00D255DF">
            <w:pPr>
              <w:jc w:val="left"/>
              <w:rPr>
                <w:lang w:val="en-US"/>
              </w:rPr>
            </w:pPr>
            <w:r w:rsidRPr="00A54268">
              <w:rPr>
                <w:lang w:val="en-US"/>
              </w:rPr>
              <w:t>Removed</w:t>
            </w:r>
          </w:p>
        </w:tc>
      </w:tr>
      <w:tr w:rsidR="003E6DF3" w:rsidRPr="00877316" w14:paraId="6B259A18" w14:textId="77777777" w:rsidTr="00D255DF">
        <w:tc>
          <w:tcPr>
            <w:tcW w:w="937" w:type="dxa"/>
          </w:tcPr>
          <w:p w14:paraId="4F405B2D" w14:textId="77777777" w:rsidR="003E6DF3" w:rsidRPr="00A54268" w:rsidRDefault="003E6DF3" w:rsidP="00D255DF">
            <w:pPr>
              <w:rPr>
                <w:lang w:val="en-US"/>
              </w:rPr>
            </w:pPr>
            <w:r w:rsidRPr="00A54268">
              <w:rPr>
                <w:lang w:val="en-US"/>
              </w:rPr>
              <w:t>x</w:t>
            </w:r>
          </w:p>
        </w:tc>
        <w:tc>
          <w:tcPr>
            <w:tcW w:w="4483" w:type="dxa"/>
          </w:tcPr>
          <w:p w14:paraId="72F6B75E" w14:textId="77777777" w:rsidR="003E6DF3" w:rsidRPr="00A54268" w:rsidRDefault="003E6DF3" w:rsidP="00D255DF">
            <w:pPr>
              <w:rPr>
                <w:lang w:val="en-US"/>
              </w:rPr>
            </w:pPr>
            <w:proofErr w:type="spellStart"/>
            <w:r w:rsidRPr="00A54268">
              <w:rPr>
                <w:lang w:val="en-US"/>
              </w:rPr>
              <w:t>AccessControlPolicyPoints</w:t>
            </w:r>
            <w:proofErr w:type="spellEnd"/>
            <w:r w:rsidRPr="00A54268">
              <w:rPr>
                <w:lang w:val="en-US"/>
              </w:rPr>
              <w:t>/</w:t>
            </w:r>
            <w:proofErr w:type="spellStart"/>
            <w:r w:rsidRPr="00A54268">
              <w:rPr>
                <w:lang w:val="en-US"/>
              </w:rPr>
              <w:t>policyEnforcementPoint</w:t>
            </w:r>
            <w:proofErr w:type="spellEnd"/>
          </w:p>
        </w:tc>
        <w:tc>
          <w:tcPr>
            <w:tcW w:w="4209" w:type="dxa"/>
          </w:tcPr>
          <w:p w14:paraId="7DE5922C" w14:textId="77777777" w:rsidR="003E6DF3" w:rsidRPr="00A54268" w:rsidRDefault="003E6DF3" w:rsidP="00D255DF">
            <w:pPr>
              <w:jc w:val="left"/>
              <w:rPr>
                <w:lang w:val="en-US"/>
              </w:rPr>
            </w:pPr>
            <w:r w:rsidRPr="00A54268">
              <w:rPr>
                <w:lang w:val="en-US"/>
              </w:rPr>
              <w:t>Removed</w:t>
            </w:r>
          </w:p>
        </w:tc>
      </w:tr>
      <w:tr w:rsidR="003E6DF3" w:rsidRPr="00877316" w14:paraId="4206E621" w14:textId="77777777" w:rsidTr="00D255DF">
        <w:tc>
          <w:tcPr>
            <w:tcW w:w="937" w:type="dxa"/>
          </w:tcPr>
          <w:p w14:paraId="1C956B27" w14:textId="77777777" w:rsidR="003E6DF3" w:rsidRPr="00A54268" w:rsidRDefault="003E6DF3" w:rsidP="00D255DF">
            <w:pPr>
              <w:rPr>
                <w:lang w:val="en-US"/>
              </w:rPr>
            </w:pPr>
            <w:r w:rsidRPr="00A54268">
              <w:rPr>
                <w:lang w:val="en-US"/>
              </w:rPr>
              <w:t>x</w:t>
            </w:r>
          </w:p>
        </w:tc>
        <w:tc>
          <w:tcPr>
            <w:tcW w:w="4483" w:type="dxa"/>
          </w:tcPr>
          <w:p w14:paraId="2B3C8851" w14:textId="77777777" w:rsidR="003E6DF3" w:rsidRPr="00A54268" w:rsidRDefault="003E6DF3" w:rsidP="00D255DF">
            <w:pPr>
              <w:rPr>
                <w:lang w:val="en-US"/>
              </w:rPr>
            </w:pPr>
            <w:proofErr w:type="spellStart"/>
            <w:r w:rsidRPr="00A54268">
              <w:rPr>
                <w:lang w:val="en-US"/>
              </w:rPr>
              <w:t>AccessControlPolicyPoints</w:t>
            </w:r>
            <w:proofErr w:type="spellEnd"/>
            <w:r w:rsidRPr="00A54268">
              <w:rPr>
                <w:lang w:val="en-US"/>
              </w:rPr>
              <w:t>/</w:t>
            </w:r>
            <w:proofErr w:type="spellStart"/>
            <w:r w:rsidRPr="00A54268">
              <w:rPr>
                <w:lang w:val="en-US"/>
              </w:rPr>
              <w:t>policyInformationPoint</w:t>
            </w:r>
            <w:proofErr w:type="spellEnd"/>
          </w:p>
        </w:tc>
        <w:tc>
          <w:tcPr>
            <w:tcW w:w="4209" w:type="dxa"/>
          </w:tcPr>
          <w:p w14:paraId="4C465A66" w14:textId="77777777" w:rsidR="003E6DF3" w:rsidRPr="00A54268" w:rsidRDefault="003E6DF3" w:rsidP="00D255DF">
            <w:pPr>
              <w:jc w:val="left"/>
              <w:rPr>
                <w:lang w:val="en-US"/>
              </w:rPr>
            </w:pPr>
            <w:r w:rsidRPr="00A54268">
              <w:rPr>
                <w:lang w:val="en-US"/>
              </w:rPr>
              <w:t>Removed</w:t>
            </w:r>
          </w:p>
        </w:tc>
      </w:tr>
      <w:tr w:rsidR="003E6DF3" w:rsidRPr="00C96724" w14:paraId="668D557D" w14:textId="77777777" w:rsidTr="00D255DF">
        <w:tc>
          <w:tcPr>
            <w:tcW w:w="937" w:type="dxa"/>
          </w:tcPr>
          <w:p w14:paraId="1DB7491F" w14:textId="77777777" w:rsidR="003E6DF3" w:rsidRPr="00A54268" w:rsidRDefault="003E6DF3" w:rsidP="00D255DF">
            <w:pPr>
              <w:rPr>
                <w:lang w:val="en-US"/>
              </w:rPr>
            </w:pPr>
            <w:r w:rsidRPr="00A54268">
              <w:rPr>
                <w:lang w:val="en-US"/>
              </w:rPr>
              <w:t>x</w:t>
            </w:r>
          </w:p>
        </w:tc>
        <w:tc>
          <w:tcPr>
            <w:tcW w:w="4483" w:type="dxa"/>
          </w:tcPr>
          <w:p w14:paraId="1B7CE888" w14:textId="77777777" w:rsidR="003E6DF3" w:rsidRPr="00A54268" w:rsidRDefault="003E6DF3" w:rsidP="00D255DF">
            <w:pPr>
              <w:rPr>
                <w:lang w:val="en-US"/>
              </w:rPr>
            </w:pPr>
            <w:proofErr w:type="spellStart"/>
            <w:r w:rsidRPr="00A54268">
              <w:rPr>
                <w:lang w:val="en-US"/>
              </w:rPr>
              <w:t>AccessPermissionRule</w:t>
            </w:r>
            <w:proofErr w:type="spellEnd"/>
          </w:p>
        </w:tc>
        <w:tc>
          <w:tcPr>
            <w:tcW w:w="4209" w:type="dxa"/>
          </w:tcPr>
          <w:p w14:paraId="21F15AB6" w14:textId="4DA64D12" w:rsidR="003E6DF3" w:rsidRPr="00877316" w:rsidRDefault="003E6DF3" w:rsidP="00D255DF">
            <w:pPr>
              <w:jc w:val="left"/>
              <w:rPr>
                <w:lang w:val="en-US"/>
              </w:rPr>
            </w:pPr>
            <w:r w:rsidRPr="00877316">
              <w:rPr>
                <w:lang w:val="en-US"/>
              </w:rPr>
              <w:t>No longer inherits from referable</w:t>
            </w:r>
          </w:p>
          <w:p w14:paraId="4331BF86" w14:textId="4003C32D" w:rsidR="003E6DF3" w:rsidRPr="00877316" w:rsidRDefault="003E6DF3" w:rsidP="00D255DF">
            <w:pPr>
              <w:jc w:val="left"/>
              <w:rPr>
                <w:lang w:val="en-US"/>
              </w:rPr>
            </w:pPr>
            <w:r w:rsidRPr="00877316">
              <w:rPr>
                <w:lang w:val="en-US"/>
              </w:rPr>
              <w:t>No longer inherits from qualifiable</w:t>
            </w:r>
          </w:p>
        </w:tc>
      </w:tr>
      <w:tr w:rsidR="003E6DF3" w:rsidRPr="00877316" w14:paraId="7FECF5E8" w14:textId="77777777" w:rsidTr="00D255DF">
        <w:tc>
          <w:tcPr>
            <w:tcW w:w="937" w:type="dxa"/>
          </w:tcPr>
          <w:p w14:paraId="57158622" w14:textId="77777777" w:rsidR="003E6DF3" w:rsidRPr="00A54268" w:rsidRDefault="003E6DF3" w:rsidP="00D255DF">
            <w:pPr>
              <w:rPr>
                <w:lang w:val="en-US"/>
              </w:rPr>
            </w:pPr>
            <w:r w:rsidRPr="00A54268">
              <w:rPr>
                <w:lang w:val="en-US"/>
              </w:rPr>
              <w:lastRenderedPageBreak/>
              <w:t>x</w:t>
            </w:r>
          </w:p>
        </w:tc>
        <w:tc>
          <w:tcPr>
            <w:tcW w:w="4483" w:type="dxa"/>
          </w:tcPr>
          <w:p w14:paraId="6FC7AB81" w14:textId="77777777" w:rsidR="003E6DF3" w:rsidRPr="00A54268" w:rsidRDefault="003E6DF3" w:rsidP="00D255DF">
            <w:pPr>
              <w:rPr>
                <w:lang w:val="en-US"/>
              </w:rPr>
            </w:pPr>
            <w:proofErr w:type="spellStart"/>
            <w:r w:rsidRPr="00A54268">
              <w:rPr>
                <w:lang w:val="en-US"/>
              </w:rPr>
              <w:t>BlobCertificate</w:t>
            </w:r>
            <w:proofErr w:type="spellEnd"/>
          </w:p>
        </w:tc>
        <w:tc>
          <w:tcPr>
            <w:tcW w:w="4209" w:type="dxa"/>
          </w:tcPr>
          <w:p w14:paraId="5A0B55F1" w14:textId="77777777" w:rsidR="003E6DF3" w:rsidRPr="00A54268" w:rsidRDefault="003E6DF3" w:rsidP="00D255DF">
            <w:pPr>
              <w:jc w:val="left"/>
              <w:rPr>
                <w:lang w:val="en-US"/>
              </w:rPr>
            </w:pPr>
            <w:r w:rsidRPr="00A54268">
              <w:rPr>
                <w:lang w:val="en-US"/>
              </w:rPr>
              <w:t>Removed</w:t>
            </w:r>
          </w:p>
        </w:tc>
      </w:tr>
      <w:tr w:rsidR="003E6DF3" w:rsidRPr="00877316" w14:paraId="2DCCABB9" w14:textId="77777777" w:rsidTr="00D255DF">
        <w:tc>
          <w:tcPr>
            <w:tcW w:w="937" w:type="dxa"/>
          </w:tcPr>
          <w:p w14:paraId="40A2D30C" w14:textId="77777777" w:rsidR="003E6DF3" w:rsidRPr="00A54268" w:rsidRDefault="003E6DF3" w:rsidP="00D255DF">
            <w:pPr>
              <w:rPr>
                <w:lang w:val="en-US"/>
              </w:rPr>
            </w:pPr>
            <w:r w:rsidRPr="00A54268">
              <w:rPr>
                <w:lang w:val="en-US"/>
              </w:rPr>
              <w:t>x</w:t>
            </w:r>
          </w:p>
        </w:tc>
        <w:tc>
          <w:tcPr>
            <w:tcW w:w="4483" w:type="dxa"/>
          </w:tcPr>
          <w:p w14:paraId="41874050" w14:textId="77777777" w:rsidR="003E6DF3" w:rsidRPr="00A54268" w:rsidRDefault="003E6DF3" w:rsidP="00D255DF">
            <w:pPr>
              <w:rPr>
                <w:lang w:val="en-US"/>
              </w:rPr>
            </w:pPr>
            <w:r w:rsidRPr="00A54268">
              <w:rPr>
                <w:lang w:val="en-US"/>
              </w:rPr>
              <w:t>Certificate</w:t>
            </w:r>
          </w:p>
        </w:tc>
        <w:tc>
          <w:tcPr>
            <w:tcW w:w="4209" w:type="dxa"/>
          </w:tcPr>
          <w:p w14:paraId="7CBB0571" w14:textId="77777777" w:rsidR="003E6DF3" w:rsidRPr="00A54268" w:rsidRDefault="003E6DF3" w:rsidP="00D255DF">
            <w:pPr>
              <w:jc w:val="left"/>
              <w:rPr>
                <w:lang w:val="en-US"/>
              </w:rPr>
            </w:pPr>
            <w:r w:rsidRPr="00A54268">
              <w:rPr>
                <w:lang w:val="en-US"/>
              </w:rPr>
              <w:t>Removed</w:t>
            </w:r>
          </w:p>
        </w:tc>
      </w:tr>
      <w:tr w:rsidR="003E6DF3" w:rsidRPr="00C96724" w14:paraId="119D37DE" w14:textId="77777777" w:rsidTr="00D255DF">
        <w:tc>
          <w:tcPr>
            <w:tcW w:w="937" w:type="dxa"/>
          </w:tcPr>
          <w:p w14:paraId="1FE4B2CC" w14:textId="77777777" w:rsidR="003E6DF3" w:rsidRPr="00A54268" w:rsidRDefault="003E6DF3" w:rsidP="00D255DF">
            <w:pPr>
              <w:rPr>
                <w:lang w:val="en-US"/>
              </w:rPr>
            </w:pPr>
            <w:r w:rsidRPr="00A54268">
              <w:rPr>
                <w:lang w:val="en-US"/>
              </w:rPr>
              <w:t>x</w:t>
            </w:r>
          </w:p>
        </w:tc>
        <w:tc>
          <w:tcPr>
            <w:tcW w:w="4483" w:type="dxa"/>
          </w:tcPr>
          <w:p w14:paraId="23AC06BD" w14:textId="77777777" w:rsidR="003E6DF3" w:rsidRPr="00A54268" w:rsidRDefault="003E6DF3" w:rsidP="00D255DF">
            <w:pPr>
              <w:rPr>
                <w:lang w:val="en-US"/>
              </w:rPr>
            </w:pPr>
            <w:r w:rsidRPr="00A54268">
              <w:rPr>
                <w:lang w:val="en-US"/>
              </w:rPr>
              <w:t>Formula</w:t>
            </w:r>
          </w:p>
        </w:tc>
        <w:tc>
          <w:tcPr>
            <w:tcW w:w="4209" w:type="dxa"/>
          </w:tcPr>
          <w:p w14:paraId="198B5734" w14:textId="22170983" w:rsidR="003E6DF3" w:rsidRPr="00877316" w:rsidRDefault="003E6DF3" w:rsidP="00D255DF">
            <w:pPr>
              <w:jc w:val="left"/>
              <w:rPr>
                <w:lang w:val="en-US"/>
              </w:rPr>
            </w:pPr>
            <w:r w:rsidRPr="00877316">
              <w:rPr>
                <w:lang w:val="en-US"/>
              </w:rPr>
              <w:t xml:space="preserve">Now abstract class, only used in security part (no longer used in </w:t>
            </w:r>
            <w:proofErr w:type="spellStart"/>
            <w:r w:rsidR="00C96724">
              <w:rPr>
                <w:lang w:val="en-US"/>
              </w:rPr>
              <w:t>Q</w:t>
            </w:r>
            <w:r w:rsidRPr="00877316">
              <w:rPr>
                <w:lang w:val="en-US"/>
              </w:rPr>
              <w:t>ualifiables</w:t>
            </w:r>
            <w:proofErr w:type="spellEnd"/>
            <w:r w:rsidRPr="00877316">
              <w:rPr>
                <w:lang w:val="en-US"/>
              </w:rPr>
              <w:t>)</w:t>
            </w:r>
          </w:p>
        </w:tc>
      </w:tr>
      <w:tr w:rsidR="003E6DF3" w:rsidRPr="00877316" w14:paraId="6B413D9E" w14:textId="77777777" w:rsidTr="00D255DF">
        <w:tc>
          <w:tcPr>
            <w:tcW w:w="937" w:type="dxa"/>
          </w:tcPr>
          <w:p w14:paraId="5774E82F" w14:textId="77777777" w:rsidR="003E6DF3" w:rsidRPr="00A54268" w:rsidRDefault="003E6DF3" w:rsidP="00D255DF">
            <w:pPr>
              <w:rPr>
                <w:lang w:val="en-US"/>
              </w:rPr>
            </w:pPr>
            <w:r w:rsidRPr="00A54268">
              <w:rPr>
                <w:lang w:val="en-US"/>
              </w:rPr>
              <w:t>x</w:t>
            </w:r>
          </w:p>
        </w:tc>
        <w:tc>
          <w:tcPr>
            <w:tcW w:w="4483" w:type="dxa"/>
          </w:tcPr>
          <w:p w14:paraId="3AFC372E" w14:textId="77777777" w:rsidR="003E6DF3" w:rsidRPr="00A54268" w:rsidRDefault="003E6DF3" w:rsidP="00D255DF">
            <w:pPr>
              <w:rPr>
                <w:lang w:val="en-US"/>
              </w:rPr>
            </w:pPr>
            <w:r w:rsidRPr="00A54268">
              <w:rPr>
                <w:lang w:val="en-US"/>
              </w:rPr>
              <w:t>Formula/</w:t>
            </w:r>
            <w:proofErr w:type="spellStart"/>
            <w:r w:rsidRPr="00A54268">
              <w:rPr>
                <w:lang w:val="en-US"/>
              </w:rPr>
              <w:t>dependsOn</w:t>
            </w:r>
            <w:proofErr w:type="spellEnd"/>
          </w:p>
        </w:tc>
        <w:tc>
          <w:tcPr>
            <w:tcW w:w="4209" w:type="dxa"/>
          </w:tcPr>
          <w:p w14:paraId="78DDACF5" w14:textId="77777777" w:rsidR="003E6DF3" w:rsidRPr="00A54268" w:rsidRDefault="003E6DF3" w:rsidP="00D255DF">
            <w:pPr>
              <w:jc w:val="left"/>
              <w:rPr>
                <w:lang w:val="en-US"/>
              </w:rPr>
            </w:pPr>
            <w:r w:rsidRPr="00A54268">
              <w:rPr>
                <w:lang w:val="en-US"/>
              </w:rPr>
              <w:t>Removed attribute</w:t>
            </w:r>
          </w:p>
        </w:tc>
      </w:tr>
      <w:tr w:rsidR="003E6DF3" w:rsidRPr="00877316" w14:paraId="737D6A8D" w14:textId="77777777" w:rsidTr="00D255DF">
        <w:tc>
          <w:tcPr>
            <w:tcW w:w="937" w:type="dxa"/>
          </w:tcPr>
          <w:p w14:paraId="40E5D819" w14:textId="77777777" w:rsidR="003E6DF3" w:rsidRPr="00A54268" w:rsidRDefault="003E6DF3" w:rsidP="00D255DF">
            <w:pPr>
              <w:rPr>
                <w:lang w:val="en-US"/>
              </w:rPr>
            </w:pPr>
            <w:r w:rsidRPr="00A54268">
              <w:rPr>
                <w:lang w:val="en-US"/>
              </w:rPr>
              <w:t>x</w:t>
            </w:r>
          </w:p>
        </w:tc>
        <w:tc>
          <w:tcPr>
            <w:tcW w:w="4483" w:type="dxa"/>
          </w:tcPr>
          <w:p w14:paraId="4CA0211B" w14:textId="77777777" w:rsidR="003E6DF3" w:rsidRPr="00A54268" w:rsidRDefault="003E6DF3" w:rsidP="00D255DF">
            <w:pPr>
              <w:rPr>
                <w:lang w:val="en-US"/>
              </w:rPr>
            </w:pPr>
            <w:proofErr w:type="spellStart"/>
            <w:r w:rsidRPr="00A54268">
              <w:rPr>
                <w:lang w:val="en-US"/>
              </w:rPr>
              <w:t>PolicyAdministrationPoint</w:t>
            </w:r>
            <w:proofErr w:type="spellEnd"/>
          </w:p>
        </w:tc>
        <w:tc>
          <w:tcPr>
            <w:tcW w:w="4209" w:type="dxa"/>
          </w:tcPr>
          <w:p w14:paraId="3622E379" w14:textId="77777777" w:rsidR="003E6DF3" w:rsidRPr="00A54268" w:rsidRDefault="003E6DF3" w:rsidP="00D255DF">
            <w:pPr>
              <w:jc w:val="left"/>
              <w:rPr>
                <w:lang w:val="en-US"/>
              </w:rPr>
            </w:pPr>
            <w:r w:rsidRPr="00A54268">
              <w:rPr>
                <w:lang w:val="en-US"/>
              </w:rPr>
              <w:t>Removed</w:t>
            </w:r>
          </w:p>
        </w:tc>
      </w:tr>
      <w:tr w:rsidR="003E6DF3" w:rsidRPr="00877316" w14:paraId="695290A7" w14:textId="77777777" w:rsidTr="00D255DF">
        <w:tc>
          <w:tcPr>
            <w:tcW w:w="937" w:type="dxa"/>
          </w:tcPr>
          <w:p w14:paraId="2D6D9C02" w14:textId="77777777" w:rsidR="003E6DF3" w:rsidRPr="00A54268" w:rsidRDefault="003E6DF3" w:rsidP="00D255DF">
            <w:pPr>
              <w:rPr>
                <w:lang w:val="en-US"/>
              </w:rPr>
            </w:pPr>
            <w:r w:rsidRPr="00A54268">
              <w:rPr>
                <w:lang w:val="en-US"/>
              </w:rPr>
              <w:t>x</w:t>
            </w:r>
          </w:p>
        </w:tc>
        <w:tc>
          <w:tcPr>
            <w:tcW w:w="4483" w:type="dxa"/>
          </w:tcPr>
          <w:p w14:paraId="6106CB12" w14:textId="77777777" w:rsidR="003E6DF3" w:rsidRPr="00A54268" w:rsidRDefault="003E6DF3" w:rsidP="00D255DF">
            <w:pPr>
              <w:rPr>
                <w:lang w:val="en-US"/>
              </w:rPr>
            </w:pPr>
            <w:proofErr w:type="spellStart"/>
            <w:r w:rsidRPr="00A54268">
              <w:rPr>
                <w:lang w:val="en-US"/>
              </w:rPr>
              <w:t>policyDecisionPoint</w:t>
            </w:r>
            <w:proofErr w:type="spellEnd"/>
          </w:p>
        </w:tc>
        <w:tc>
          <w:tcPr>
            <w:tcW w:w="4209" w:type="dxa"/>
          </w:tcPr>
          <w:p w14:paraId="5CA96347" w14:textId="77777777" w:rsidR="003E6DF3" w:rsidRPr="00A54268" w:rsidRDefault="003E6DF3" w:rsidP="00D255DF">
            <w:pPr>
              <w:jc w:val="left"/>
              <w:rPr>
                <w:lang w:val="en-US"/>
              </w:rPr>
            </w:pPr>
            <w:r w:rsidRPr="00A54268">
              <w:rPr>
                <w:lang w:val="en-US"/>
              </w:rPr>
              <w:t>Removed</w:t>
            </w:r>
          </w:p>
        </w:tc>
      </w:tr>
      <w:tr w:rsidR="003E6DF3" w:rsidRPr="00877316" w14:paraId="0DCD58F7" w14:textId="77777777" w:rsidTr="00D255DF">
        <w:tc>
          <w:tcPr>
            <w:tcW w:w="937" w:type="dxa"/>
          </w:tcPr>
          <w:p w14:paraId="1F844C28" w14:textId="77777777" w:rsidR="003E6DF3" w:rsidRPr="00A54268" w:rsidRDefault="003E6DF3" w:rsidP="00D255DF">
            <w:pPr>
              <w:rPr>
                <w:lang w:val="en-US"/>
              </w:rPr>
            </w:pPr>
            <w:r w:rsidRPr="00A54268">
              <w:rPr>
                <w:lang w:val="en-US"/>
              </w:rPr>
              <w:t>x</w:t>
            </w:r>
          </w:p>
        </w:tc>
        <w:tc>
          <w:tcPr>
            <w:tcW w:w="4483" w:type="dxa"/>
          </w:tcPr>
          <w:p w14:paraId="316A6D2E" w14:textId="77777777" w:rsidR="003E6DF3" w:rsidRPr="00A54268" w:rsidRDefault="003E6DF3" w:rsidP="00D255DF">
            <w:pPr>
              <w:rPr>
                <w:lang w:val="en-US"/>
              </w:rPr>
            </w:pPr>
            <w:proofErr w:type="spellStart"/>
            <w:r w:rsidRPr="00A54268">
              <w:rPr>
                <w:lang w:val="en-US"/>
              </w:rPr>
              <w:t>policyEnforcementPoint</w:t>
            </w:r>
            <w:proofErr w:type="spellEnd"/>
          </w:p>
        </w:tc>
        <w:tc>
          <w:tcPr>
            <w:tcW w:w="4209" w:type="dxa"/>
          </w:tcPr>
          <w:p w14:paraId="5AEB3E99" w14:textId="77777777" w:rsidR="003E6DF3" w:rsidRPr="00A54268" w:rsidRDefault="003E6DF3" w:rsidP="00D255DF">
            <w:pPr>
              <w:jc w:val="left"/>
              <w:rPr>
                <w:lang w:val="en-US"/>
              </w:rPr>
            </w:pPr>
            <w:r w:rsidRPr="00A54268">
              <w:rPr>
                <w:lang w:val="en-US"/>
              </w:rPr>
              <w:t>Removed</w:t>
            </w:r>
          </w:p>
        </w:tc>
      </w:tr>
      <w:tr w:rsidR="003E6DF3" w:rsidRPr="00877316" w14:paraId="7F5886D7" w14:textId="77777777" w:rsidTr="00D255DF">
        <w:tc>
          <w:tcPr>
            <w:tcW w:w="937" w:type="dxa"/>
          </w:tcPr>
          <w:p w14:paraId="19DAA5FE" w14:textId="77777777" w:rsidR="003E6DF3" w:rsidRPr="00A54268" w:rsidRDefault="003E6DF3" w:rsidP="00D255DF">
            <w:pPr>
              <w:rPr>
                <w:lang w:val="en-US"/>
              </w:rPr>
            </w:pPr>
            <w:r w:rsidRPr="00A54268">
              <w:rPr>
                <w:lang w:val="en-US"/>
              </w:rPr>
              <w:t>x</w:t>
            </w:r>
          </w:p>
        </w:tc>
        <w:tc>
          <w:tcPr>
            <w:tcW w:w="4483" w:type="dxa"/>
          </w:tcPr>
          <w:p w14:paraId="741EC5D4" w14:textId="77777777" w:rsidR="003E6DF3" w:rsidRPr="00A54268" w:rsidRDefault="003E6DF3" w:rsidP="00D255DF">
            <w:pPr>
              <w:rPr>
                <w:lang w:val="en-US"/>
              </w:rPr>
            </w:pPr>
            <w:proofErr w:type="spellStart"/>
            <w:r w:rsidRPr="00A54268">
              <w:rPr>
                <w:lang w:val="en-US"/>
              </w:rPr>
              <w:t>policyInformationPoints</w:t>
            </w:r>
            <w:proofErr w:type="spellEnd"/>
          </w:p>
        </w:tc>
        <w:tc>
          <w:tcPr>
            <w:tcW w:w="4209" w:type="dxa"/>
          </w:tcPr>
          <w:p w14:paraId="5B985DEF" w14:textId="77777777" w:rsidR="003E6DF3" w:rsidRPr="00A54268" w:rsidRDefault="003E6DF3" w:rsidP="00D255DF">
            <w:pPr>
              <w:jc w:val="left"/>
              <w:rPr>
                <w:lang w:val="en-US"/>
              </w:rPr>
            </w:pPr>
            <w:r w:rsidRPr="00A54268">
              <w:rPr>
                <w:lang w:val="en-US"/>
              </w:rPr>
              <w:t>Removed</w:t>
            </w:r>
          </w:p>
        </w:tc>
      </w:tr>
      <w:tr w:rsidR="003E6DF3" w:rsidRPr="00877316" w14:paraId="65B86BB9" w14:textId="77777777" w:rsidTr="00D255DF">
        <w:tc>
          <w:tcPr>
            <w:tcW w:w="937" w:type="dxa"/>
          </w:tcPr>
          <w:p w14:paraId="0239F154" w14:textId="77777777" w:rsidR="003E6DF3" w:rsidRPr="00A54268" w:rsidRDefault="003E6DF3" w:rsidP="00D255DF">
            <w:pPr>
              <w:rPr>
                <w:lang w:val="en-US"/>
              </w:rPr>
            </w:pPr>
            <w:r w:rsidRPr="00A54268">
              <w:rPr>
                <w:lang w:val="en-US"/>
              </w:rPr>
              <w:t>x</w:t>
            </w:r>
          </w:p>
        </w:tc>
        <w:tc>
          <w:tcPr>
            <w:tcW w:w="4483" w:type="dxa"/>
          </w:tcPr>
          <w:p w14:paraId="03EBC384" w14:textId="77777777" w:rsidR="003E6DF3" w:rsidRPr="00A54268" w:rsidRDefault="003E6DF3" w:rsidP="00D255DF">
            <w:pPr>
              <w:rPr>
                <w:lang w:val="en-US"/>
              </w:rPr>
            </w:pPr>
            <w:r w:rsidRPr="00A54268">
              <w:rPr>
                <w:lang w:val="en-US"/>
              </w:rPr>
              <w:t>Security/certificate</w:t>
            </w:r>
          </w:p>
        </w:tc>
        <w:tc>
          <w:tcPr>
            <w:tcW w:w="4209" w:type="dxa"/>
          </w:tcPr>
          <w:p w14:paraId="06B84193" w14:textId="77777777" w:rsidR="003E6DF3" w:rsidRPr="00A54268" w:rsidRDefault="003E6DF3" w:rsidP="00D255DF">
            <w:pPr>
              <w:jc w:val="left"/>
              <w:rPr>
                <w:lang w:val="en-US"/>
              </w:rPr>
            </w:pPr>
            <w:r w:rsidRPr="00A54268">
              <w:rPr>
                <w:lang w:val="en-US"/>
              </w:rPr>
              <w:t>Removed</w:t>
            </w:r>
          </w:p>
        </w:tc>
      </w:tr>
      <w:tr w:rsidR="003E6DF3" w:rsidRPr="00877316" w14:paraId="6546175B" w14:textId="77777777" w:rsidTr="00D255DF">
        <w:tc>
          <w:tcPr>
            <w:tcW w:w="937" w:type="dxa"/>
          </w:tcPr>
          <w:p w14:paraId="6F098627" w14:textId="77777777" w:rsidR="003E6DF3" w:rsidRPr="00A54268" w:rsidRDefault="003E6DF3" w:rsidP="00D255DF">
            <w:pPr>
              <w:rPr>
                <w:lang w:val="en-US"/>
              </w:rPr>
            </w:pPr>
            <w:r w:rsidRPr="00A54268">
              <w:rPr>
                <w:lang w:val="en-US"/>
              </w:rPr>
              <w:t>x</w:t>
            </w:r>
          </w:p>
        </w:tc>
        <w:tc>
          <w:tcPr>
            <w:tcW w:w="4483" w:type="dxa"/>
          </w:tcPr>
          <w:p w14:paraId="5B6C7955" w14:textId="77777777" w:rsidR="003E6DF3" w:rsidRPr="00A54268" w:rsidRDefault="003E6DF3" w:rsidP="00D255DF">
            <w:pPr>
              <w:rPr>
                <w:lang w:val="en-US"/>
              </w:rPr>
            </w:pPr>
            <w:r w:rsidRPr="00A54268">
              <w:rPr>
                <w:lang w:val="en-US"/>
              </w:rPr>
              <w:t>Security/</w:t>
            </w:r>
            <w:proofErr w:type="spellStart"/>
            <w:r w:rsidRPr="00A54268">
              <w:rPr>
                <w:lang w:val="en-US"/>
              </w:rPr>
              <w:t>requiredCertificateExtension</w:t>
            </w:r>
            <w:proofErr w:type="spellEnd"/>
          </w:p>
        </w:tc>
        <w:tc>
          <w:tcPr>
            <w:tcW w:w="4209" w:type="dxa"/>
          </w:tcPr>
          <w:p w14:paraId="6B7792C2" w14:textId="77777777" w:rsidR="003E6DF3" w:rsidRPr="00A54268" w:rsidRDefault="003E6DF3" w:rsidP="00D255DF">
            <w:pPr>
              <w:jc w:val="left"/>
              <w:rPr>
                <w:lang w:val="en-US"/>
              </w:rPr>
            </w:pPr>
            <w:r w:rsidRPr="00A54268">
              <w:rPr>
                <w:lang w:val="en-US"/>
              </w:rPr>
              <w:t>Removed</w:t>
            </w:r>
            <w:r w:rsidRPr="00A54268" w:rsidDel="00BC5997">
              <w:rPr>
                <w:lang w:val="en-US"/>
              </w:rPr>
              <w:t xml:space="preserve"> </w:t>
            </w:r>
          </w:p>
        </w:tc>
      </w:tr>
    </w:tbl>
    <w:p w14:paraId="760C2310" w14:textId="144ACCB8" w:rsidR="008B3481" w:rsidRPr="00CE25AF" w:rsidRDefault="008B3481" w:rsidP="00110904">
      <w:pPr>
        <w:pStyle w:val="Caption"/>
      </w:pPr>
      <w:bookmarkStart w:id="5534" w:name="_Toc125537810"/>
      <w:r w:rsidRPr="00CE25AF">
        <w:t xml:space="preserve">Table </w:t>
      </w:r>
      <w:r w:rsidR="00802DAD" w:rsidRPr="00CE25AF">
        <w:fldChar w:fldCharType="begin"/>
      </w:r>
      <w:r w:rsidR="00802DAD" w:rsidRPr="00CE25AF">
        <w:instrText xml:space="preserve"> SEQ Table \* ARABIC </w:instrText>
      </w:r>
      <w:r w:rsidR="00802DAD" w:rsidRPr="00CE25AF">
        <w:fldChar w:fldCharType="separate"/>
      </w:r>
      <w:r w:rsidR="00F511DE">
        <w:rPr>
          <w:noProof/>
        </w:rPr>
        <w:t>35</w:t>
      </w:r>
      <w:r w:rsidR="00802DAD" w:rsidRPr="00CE25AF">
        <w:fldChar w:fldCharType="end"/>
      </w:r>
      <w:r w:rsidRPr="00CE25AF">
        <w:t xml:space="preserve"> New Elements in Metamodel Security</w:t>
      </w:r>
      <w:bookmarkEnd w:id="5534"/>
    </w:p>
    <w:tbl>
      <w:tblPr>
        <w:tblStyle w:val="TableGrid"/>
        <w:tblW w:w="963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59"/>
        <w:gridCol w:w="4281"/>
        <w:gridCol w:w="4394"/>
      </w:tblGrid>
      <w:tr w:rsidR="003E6DF3" w:rsidRPr="00877316" w14:paraId="28BA9BFD" w14:textId="77777777" w:rsidTr="00D255DF">
        <w:trPr>
          <w:tblHeader/>
        </w:trPr>
        <w:tc>
          <w:tcPr>
            <w:tcW w:w="959" w:type="dxa"/>
          </w:tcPr>
          <w:p w14:paraId="2DAC178E" w14:textId="77777777" w:rsidR="003E6DF3" w:rsidRPr="00A54268" w:rsidDel="004C6644" w:rsidRDefault="003E6DF3" w:rsidP="00D255DF">
            <w:pPr>
              <w:rPr>
                <w:b/>
                <w:lang w:val="en-US"/>
              </w:rPr>
            </w:pPr>
            <w:proofErr w:type="spellStart"/>
            <w:r w:rsidRPr="00A54268">
              <w:rPr>
                <w:b/>
                <w:lang w:val="en-US"/>
              </w:rPr>
              <w:t>nc</w:t>
            </w:r>
            <w:proofErr w:type="spellEnd"/>
          </w:p>
        </w:tc>
        <w:tc>
          <w:tcPr>
            <w:tcW w:w="4281" w:type="dxa"/>
          </w:tcPr>
          <w:p w14:paraId="3E107828" w14:textId="77777777" w:rsidR="003E6DF3" w:rsidRPr="00A54268" w:rsidRDefault="003E6DF3" w:rsidP="00D255DF">
            <w:pPr>
              <w:rPr>
                <w:b/>
                <w:lang w:val="en-US"/>
              </w:rPr>
            </w:pPr>
            <w:r w:rsidRPr="00A54268">
              <w:rPr>
                <w:b/>
                <w:lang w:val="en-US"/>
              </w:rPr>
              <w:t>V3.0RC02 vs. V3.0RC01</w:t>
            </w:r>
          </w:p>
        </w:tc>
        <w:tc>
          <w:tcPr>
            <w:tcW w:w="4394" w:type="dxa"/>
          </w:tcPr>
          <w:p w14:paraId="18DE71A6" w14:textId="77777777" w:rsidR="003E6DF3" w:rsidRPr="00A54268" w:rsidRDefault="003E6DF3" w:rsidP="00D255DF">
            <w:pPr>
              <w:rPr>
                <w:b/>
                <w:lang w:val="en-US"/>
              </w:rPr>
            </w:pPr>
            <w:r w:rsidRPr="00A54268">
              <w:rPr>
                <w:b/>
                <w:lang w:val="en-US"/>
              </w:rPr>
              <w:t>Comment</w:t>
            </w:r>
          </w:p>
        </w:tc>
      </w:tr>
      <w:tr w:rsidR="003E6DF3" w:rsidRPr="0038268D" w14:paraId="0C2C325E" w14:textId="77777777" w:rsidTr="00D255DF">
        <w:trPr>
          <w:tblHeader/>
        </w:trPr>
        <w:tc>
          <w:tcPr>
            <w:tcW w:w="959" w:type="dxa"/>
          </w:tcPr>
          <w:p w14:paraId="19FEF29C" w14:textId="77777777" w:rsidR="003E6DF3" w:rsidRPr="00A54268" w:rsidRDefault="003E6DF3" w:rsidP="00D255DF">
            <w:pPr>
              <w:rPr>
                <w:lang w:val="en-US"/>
              </w:rPr>
            </w:pPr>
          </w:p>
        </w:tc>
        <w:tc>
          <w:tcPr>
            <w:tcW w:w="4281" w:type="dxa"/>
          </w:tcPr>
          <w:p w14:paraId="64ADF8E7" w14:textId="77777777" w:rsidR="003E6DF3" w:rsidRPr="00A54268" w:rsidRDefault="003E6DF3" w:rsidP="00D255DF">
            <w:pPr>
              <w:rPr>
                <w:lang w:val="en-US"/>
              </w:rPr>
            </w:pPr>
            <w:proofErr w:type="spellStart"/>
            <w:r w:rsidRPr="00A54268">
              <w:rPr>
                <w:lang w:val="en-US"/>
              </w:rPr>
              <w:t>AccessPermissionRule</w:t>
            </w:r>
            <w:proofErr w:type="spellEnd"/>
            <w:r w:rsidRPr="00A54268">
              <w:rPr>
                <w:lang w:val="en-US"/>
              </w:rPr>
              <w:t>/constraint</w:t>
            </w:r>
          </w:p>
        </w:tc>
        <w:tc>
          <w:tcPr>
            <w:tcW w:w="4394" w:type="dxa"/>
          </w:tcPr>
          <w:p w14:paraId="01329289" w14:textId="15AA884C" w:rsidR="003E6DF3" w:rsidRPr="00877316" w:rsidRDefault="003E6DF3" w:rsidP="00D255DF">
            <w:pPr>
              <w:rPr>
                <w:lang w:val="en-US"/>
              </w:rPr>
            </w:pPr>
            <w:r w:rsidRPr="00877316">
              <w:rPr>
                <w:lang w:val="en-US"/>
              </w:rPr>
              <w:t xml:space="preserve">Substitute for inherited attributes from </w:t>
            </w:r>
            <w:r w:rsidR="006D34D1" w:rsidRPr="00845EB7">
              <w:rPr>
                <w:lang w:val="en-US"/>
              </w:rPr>
              <w:t>Qualifiable</w:t>
            </w:r>
          </w:p>
        </w:tc>
      </w:tr>
    </w:tbl>
    <w:p w14:paraId="7504A4F2" w14:textId="62B7689F" w:rsidR="0038268D" w:rsidRPr="006C5C0E" w:rsidRDefault="0038268D" w:rsidP="00110904">
      <w:pPr>
        <w:pStyle w:val="Caption"/>
      </w:pPr>
      <w:bookmarkStart w:id="5535" w:name="_Toc125537811"/>
      <w:r w:rsidRPr="006C5C0E">
        <w:t xml:space="preserve">Table </w:t>
      </w:r>
      <w:r>
        <w:fldChar w:fldCharType="begin"/>
      </w:r>
      <w:r w:rsidRPr="006C5C0E">
        <w:instrText xml:space="preserve"> SEQ Table \* ARABIC </w:instrText>
      </w:r>
      <w:r>
        <w:fldChar w:fldCharType="separate"/>
      </w:r>
      <w:r w:rsidR="00F511DE">
        <w:rPr>
          <w:noProof/>
        </w:rPr>
        <w:t>36</w:t>
      </w:r>
      <w:r>
        <w:rPr>
          <w:noProof/>
        </w:rPr>
        <w:fldChar w:fldCharType="end"/>
      </w:r>
      <w:r w:rsidRPr="006C5C0E">
        <w:t xml:space="preserve"> New, Changed or Removed Constraints Security</w:t>
      </w:r>
      <w:bookmarkEnd w:id="5535"/>
    </w:p>
    <w:tbl>
      <w:tblPr>
        <w:tblStyle w:val="TableGrid"/>
        <w:tblW w:w="963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694"/>
        <w:gridCol w:w="1347"/>
        <w:gridCol w:w="1506"/>
        <w:gridCol w:w="6087"/>
      </w:tblGrid>
      <w:tr w:rsidR="0038268D" w14:paraId="06C2DA9C" w14:textId="77777777" w:rsidTr="004F3328">
        <w:trPr>
          <w:tblHeader/>
        </w:trPr>
        <w:tc>
          <w:tcPr>
            <w:tcW w:w="717" w:type="dxa"/>
          </w:tcPr>
          <w:p w14:paraId="4E38BD5E" w14:textId="77777777" w:rsidR="0038268D" w:rsidRPr="00073BEA" w:rsidRDefault="0038268D" w:rsidP="004F3328">
            <w:pPr>
              <w:rPr>
                <w:b/>
              </w:rPr>
            </w:pPr>
            <w:proofErr w:type="spellStart"/>
            <w:r w:rsidRPr="005963B9">
              <w:rPr>
                <w:b/>
              </w:rPr>
              <w:t>nc</w:t>
            </w:r>
            <w:proofErr w:type="spellEnd"/>
          </w:p>
        </w:tc>
        <w:tc>
          <w:tcPr>
            <w:tcW w:w="1366" w:type="dxa"/>
          </w:tcPr>
          <w:p w14:paraId="71C596E3" w14:textId="77777777" w:rsidR="0038268D" w:rsidRPr="00073BEA" w:rsidRDefault="0038268D" w:rsidP="004F3328">
            <w:pPr>
              <w:rPr>
                <w:b/>
              </w:rPr>
            </w:pPr>
            <w:r w:rsidRPr="00073BEA">
              <w:rPr>
                <w:b/>
              </w:rPr>
              <w:t>V</w:t>
            </w:r>
            <w:r>
              <w:rPr>
                <w:b/>
              </w:rPr>
              <w:t>3.0RC02 vs. V3.0RC01</w:t>
            </w:r>
          </w:p>
        </w:tc>
        <w:tc>
          <w:tcPr>
            <w:tcW w:w="1427" w:type="dxa"/>
          </w:tcPr>
          <w:p w14:paraId="443A7734" w14:textId="77777777" w:rsidR="0038268D" w:rsidRPr="00073BEA" w:rsidRDefault="0038268D" w:rsidP="004F3328">
            <w:pPr>
              <w:rPr>
                <w:b/>
              </w:rPr>
            </w:pPr>
            <w:r>
              <w:rPr>
                <w:b/>
              </w:rPr>
              <w:t xml:space="preserve">New, Update, </w:t>
            </w:r>
            <w:proofErr w:type="spellStart"/>
            <w:r>
              <w:rPr>
                <w:b/>
              </w:rPr>
              <w:t>Removed</w:t>
            </w:r>
            <w:proofErr w:type="spellEnd"/>
            <w:r>
              <w:rPr>
                <w:b/>
              </w:rPr>
              <w:t xml:space="preserve">, </w:t>
            </w:r>
            <w:proofErr w:type="spellStart"/>
            <w:r>
              <w:rPr>
                <w:b/>
              </w:rPr>
              <w:t>Reformulated</w:t>
            </w:r>
            <w:proofErr w:type="spellEnd"/>
          </w:p>
        </w:tc>
        <w:tc>
          <w:tcPr>
            <w:tcW w:w="6124" w:type="dxa"/>
          </w:tcPr>
          <w:p w14:paraId="11FBDFBC" w14:textId="77777777" w:rsidR="0038268D" w:rsidRPr="00073BEA" w:rsidRDefault="0038268D" w:rsidP="004F3328">
            <w:pPr>
              <w:rPr>
                <w:b/>
              </w:rPr>
            </w:pPr>
            <w:r w:rsidRPr="00073BEA">
              <w:rPr>
                <w:b/>
              </w:rPr>
              <w:t>Comment</w:t>
            </w:r>
          </w:p>
        </w:tc>
      </w:tr>
      <w:tr w:rsidR="0038268D" w:rsidRPr="00D52619" w14:paraId="5E2453BD" w14:textId="77777777" w:rsidTr="004F3328">
        <w:tc>
          <w:tcPr>
            <w:tcW w:w="717" w:type="dxa"/>
          </w:tcPr>
          <w:p w14:paraId="7C4945B2" w14:textId="77777777" w:rsidR="0038268D" w:rsidRPr="00A819DF" w:rsidRDefault="0038268D" w:rsidP="004F3328"/>
        </w:tc>
        <w:tc>
          <w:tcPr>
            <w:tcW w:w="1366" w:type="dxa"/>
          </w:tcPr>
          <w:p w14:paraId="2203B241" w14:textId="77777777" w:rsidR="0038268D" w:rsidRPr="00070BF7" w:rsidRDefault="0038268D" w:rsidP="004F3328">
            <w:r w:rsidRPr="00F172C0">
              <w:t>AASs-009</w:t>
            </w:r>
          </w:p>
        </w:tc>
        <w:tc>
          <w:tcPr>
            <w:tcW w:w="1427" w:type="dxa"/>
          </w:tcPr>
          <w:p w14:paraId="02DA335F" w14:textId="77777777" w:rsidR="0038268D" w:rsidRDefault="0038268D" w:rsidP="004F3328">
            <w:proofErr w:type="spellStart"/>
            <w:r>
              <w:t>Removed</w:t>
            </w:r>
            <w:proofErr w:type="spellEnd"/>
          </w:p>
        </w:tc>
        <w:tc>
          <w:tcPr>
            <w:tcW w:w="6124" w:type="dxa"/>
          </w:tcPr>
          <w:p w14:paraId="07F16921" w14:textId="77777777" w:rsidR="0038268D" w:rsidRPr="00845EB7" w:rsidRDefault="0038268D" w:rsidP="004F3328">
            <w:pPr>
              <w:rPr>
                <w:lang w:val="en-US"/>
              </w:rPr>
            </w:pPr>
            <w:r w:rsidRPr="00845EB7">
              <w:rPr>
                <w:lang w:val="en-US"/>
              </w:rPr>
              <w:t xml:space="preserve">Removed since class </w:t>
            </w:r>
            <w:proofErr w:type="spellStart"/>
            <w:r w:rsidRPr="00845EB7">
              <w:rPr>
                <w:lang w:val="en-US"/>
              </w:rPr>
              <w:t>PolicyAdministrationPoint</w:t>
            </w:r>
            <w:proofErr w:type="spellEnd"/>
            <w:r w:rsidRPr="00845EB7">
              <w:rPr>
                <w:lang w:val="en-US"/>
              </w:rPr>
              <w:t xml:space="preserve"> was removed</w:t>
            </w:r>
          </w:p>
          <w:p w14:paraId="535AD182" w14:textId="77777777" w:rsidR="0038268D" w:rsidRPr="00845EB7" w:rsidRDefault="0038268D" w:rsidP="004F3328">
            <w:pPr>
              <w:rPr>
                <w:lang w:val="en-US"/>
              </w:rPr>
            </w:pPr>
            <w:r w:rsidRPr="00845EB7">
              <w:rPr>
                <w:lang w:val="en-US"/>
              </w:rPr>
              <w:t>Constraint AASs-009: Either there is an external policy administration point endpoint defined (</w:t>
            </w:r>
            <w:proofErr w:type="spellStart"/>
            <w:r w:rsidRPr="00845EB7">
              <w:rPr>
                <w:lang w:val="en-US"/>
              </w:rPr>
              <w:t>PolicyAdministrationPoint</w:t>
            </w:r>
            <w:proofErr w:type="spellEnd"/>
            <w:r w:rsidRPr="00845EB7">
              <w:rPr>
                <w:lang w:val="en-US"/>
              </w:rPr>
              <w:t>/</w:t>
            </w:r>
            <w:proofErr w:type="spellStart"/>
            <w:r w:rsidRPr="00845EB7">
              <w:rPr>
                <w:lang w:val="en-US"/>
              </w:rPr>
              <w:t>externalPolicyDecisionPoints</w:t>
            </w:r>
            <w:proofErr w:type="spellEnd"/>
            <w:r w:rsidRPr="00845EB7">
              <w:rPr>
                <w:lang w:val="en-US"/>
              </w:rPr>
              <w:t>=true) or the AAS has its own access control</w:t>
            </w:r>
          </w:p>
        </w:tc>
      </w:tr>
      <w:tr w:rsidR="0038268D" w:rsidRPr="00D52619" w14:paraId="50BC2F89" w14:textId="77777777" w:rsidTr="004F3328">
        <w:tc>
          <w:tcPr>
            <w:tcW w:w="717" w:type="dxa"/>
          </w:tcPr>
          <w:p w14:paraId="32AD5D51" w14:textId="77777777" w:rsidR="0038268D" w:rsidRPr="00845EB7" w:rsidRDefault="0038268D" w:rsidP="004F3328">
            <w:pPr>
              <w:rPr>
                <w:lang w:val="en-US"/>
              </w:rPr>
            </w:pPr>
          </w:p>
        </w:tc>
        <w:tc>
          <w:tcPr>
            <w:tcW w:w="1366" w:type="dxa"/>
          </w:tcPr>
          <w:p w14:paraId="3FE1B63B" w14:textId="77777777" w:rsidR="0038268D" w:rsidRPr="00F172C0" w:rsidRDefault="0038268D" w:rsidP="004F3328">
            <w:r>
              <w:t>AASs-015</w:t>
            </w:r>
          </w:p>
        </w:tc>
        <w:tc>
          <w:tcPr>
            <w:tcW w:w="1427" w:type="dxa"/>
          </w:tcPr>
          <w:p w14:paraId="5118CC0D" w14:textId="77777777" w:rsidR="0038268D" w:rsidRDefault="0038268D" w:rsidP="004F3328">
            <w:r>
              <w:t>Updated</w:t>
            </w:r>
          </w:p>
        </w:tc>
        <w:tc>
          <w:tcPr>
            <w:tcW w:w="6124" w:type="dxa"/>
          </w:tcPr>
          <w:p w14:paraId="3F58E7AA" w14:textId="77777777" w:rsidR="0038268D" w:rsidRPr="00845EB7" w:rsidRDefault="0038268D" w:rsidP="004F3328">
            <w:pPr>
              <w:rPr>
                <w:lang w:val="en-US"/>
              </w:rPr>
            </w:pPr>
            <w:r w:rsidRPr="00845EB7">
              <w:rPr>
                <w:lang w:val="en-US"/>
              </w:rPr>
              <w:t xml:space="preserve">Constraint AASs-015: Every data element in </w:t>
            </w:r>
            <w:proofErr w:type="spellStart"/>
            <w:r w:rsidRPr="00845EB7">
              <w:rPr>
                <w:lang w:val="en-US"/>
              </w:rPr>
              <w:t>SubjectAttributes</w:t>
            </w:r>
            <w:proofErr w:type="spellEnd"/>
            <w:r w:rsidRPr="00845EB7">
              <w:rPr>
                <w:lang w:val="en-US"/>
              </w:rPr>
              <w:t>/</w:t>
            </w:r>
            <w:proofErr w:type="spellStart"/>
            <w:r w:rsidRPr="00845EB7">
              <w:rPr>
                <w:lang w:val="en-US"/>
              </w:rPr>
              <w:t>subjectAttributes</w:t>
            </w:r>
            <w:proofErr w:type="spellEnd"/>
            <w:r w:rsidRPr="00845EB7">
              <w:rPr>
                <w:lang w:val="en-US"/>
              </w:rPr>
              <w:t xml:space="preserve"> shall be part of the </w:t>
            </w:r>
            <w:proofErr w:type="spellStart"/>
            <w:r w:rsidRPr="00845EB7">
              <w:rPr>
                <w:lang w:val="en-US"/>
              </w:rPr>
              <w:t>submodel</w:t>
            </w:r>
            <w:proofErr w:type="spellEnd"/>
            <w:r w:rsidRPr="00845EB7">
              <w:rPr>
                <w:lang w:val="en-US"/>
              </w:rPr>
              <w:t xml:space="preserve"> that is referenced within the "</w:t>
            </w:r>
            <w:proofErr w:type="spellStart"/>
            <w:r w:rsidRPr="00845EB7">
              <w:rPr>
                <w:lang w:val="en-US"/>
              </w:rPr>
              <w:t>selectableSubjectAttributes</w:t>
            </w:r>
            <w:proofErr w:type="spellEnd"/>
            <w:r w:rsidRPr="00845EB7">
              <w:rPr>
                <w:lang w:val="en-US"/>
              </w:rPr>
              <w:t>" attribute of "</w:t>
            </w:r>
            <w:proofErr w:type="spellStart"/>
            <w:r w:rsidRPr="00845EB7">
              <w:rPr>
                <w:lang w:val="en-US"/>
              </w:rPr>
              <w:t>AccessControl</w:t>
            </w:r>
            <w:proofErr w:type="spellEnd"/>
            <w:r w:rsidRPr="00845EB7">
              <w:rPr>
                <w:lang w:val="en-US"/>
              </w:rPr>
              <w:t>".</w:t>
            </w:r>
          </w:p>
        </w:tc>
      </w:tr>
    </w:tbl>
    <w:p w14:paraId="30802C85" w14:textId="46707154" w:rsidR="002A5CB3" w:rsidRPr="00373A9F" w:rsidRDefault="002A5CB3" w:rsidP="004D3EEC">
      <w:pPr>
        <w:pStyle w:val="Anhang2"/>
      </w:pPr>
      <w:bookmarkStart w:id="5536" w:name="_Toc125227979"/>
      <w:bookmarkStart w:id="5537" w:name="_Toc125537766"/>
      <w:r w:rsidRPr="00373A9F">
        <w:t>Changes V3.0RC01</w:t>
      </w:r>
      <w:r w:rsidR="001943C1" w:rsidRPr="00373A9F">
        <w:t xml:space="preserve"> vs. V2.0.1</w:t>
      </w:r>
      <w:bookmarkEnd w:id="5536"/>
      <w:bookmarkEnd w:id="5537"/>
    </w:p>
    <w:p w14:paraId="12A646A3" w14:textId="4A34CC69" w:rsidR="00082645" w:rsidRPr="00373A9F" w:rsidRDefault="00082645" w:rsidP="007D2635">
      <w:pPr>
        <w:pStyle w:val="Anhang3"/>
      </w:pPr>
      <w:bookmarkStart w:id="5538" w:name="_Toc125227980"/>
      <w:bookmarkStart w:id="5539" w:name="_Toc125537767"/>
      <w:r w:rsidRPr="00373A9F">
        <w:t>Metamodel Changes V3.0RC01 w/o Security Part</w:t>
      </w:r>
      <w:bookmarkEnd w:id="5538"/>
      <w:bookmarkEnd w:id="5539"/>
    </w:p>
    <w:p w14:paraId="5FB93867" w14:textId="77777777" w:rsidR="00082645" w:rsidRPr="00A54268" w:rsidRDefault="00082645" w:rsidP="00082645">
      <w:pPr>
        <w:keepNext/>
        <w:rPr>
          <w:lang w:val="en-US"/>
        </w:rPr>
      </w:pPr>
      <w:bookmarkStart w:id="5540" w:name="_Toc54818206"/>
      <w:r w:rsidRPr="00A54268">
        <w:rPr>
          <w:lang w:val="en-US"/>
        </w:rPr>
        <w:t>Major changes:</w:t>
      </w:r>
    </w:p>
    <w:p w14:paraId="456312F9" w14:textId="32FDE3B1" w:rsidR="00491F97" w:rsidRPr="00877316" w:rsidRDefault="00491F97" w:rsidP="00FD7BFD">
      <w:pPr>
        <w:pStyle w:val="ListParagraph"/>
        <w:numPr>
          <w:ilvl w:val="0"/>
          <w:numId w:val="40"/>
        </w:numPr>
      </w:pPr>
      <w:proofErr w:type="spellStart"/>
      <w:r w:rsidRPr="00877316">
        <w:t>idShort</w:t>
      </w:r>
      <w:proofErr w:type="spellEnd"/>
      <w:r w:rsidRPr="00877316">
        <w:t xml:space="preserve"> of </w:t>
      </w:r>
      <w:proofErr w:type="spellStart"/>
      <w:r w:rsidR="00082645" w:rsidRPr="006C5C0E">
        <w:t>Submodels</w:t>
      </w:r>
      <w:proofErr w:type="spellEnd"/>
      <w:r w:rsidRPr="00877316">
        <w:t xml:space="preserve"> etc. no longer need to be unique in the context of an Asset Administration Shell</w:t>
      </w:r>
    </w:p>
    <w:p w14:paraId="04DBB4E6" w14:textId="77777777" w:rsidR="00491F97" w:rsidRPr="00877316" w:rsidRDefault="00491F97" w:rsidP="00FD7BFD">
      <w:pPr>
        <w:pStyle w:val="ListParagraph"/>
        <w:numPr>
          <w:ilvl w:val="0"/>
          <w:numId w:val="40"/>
        </w:numPr>
      </w:pPr>
      <w:r w:rsidRPr="00877316">
        <w:t>Constraints implicitly contained in text were formalized and numbered</w:t>
      </w:r>
    </w:p>
    <w:p w14:paraId="7BB7983E" w14:textId="77777777" w:rsidR="00491F97" w:rsidRPr="00877316" w:rsidRDefault="00491F97" w:rsidP="00FD7BFD">
      <w:pPr>
        <w:pStyle w:val="ListParagraph"/>
        <w:numPr>
          <w:ilvl w:val="0"/>
          <w:numId w:val="40"/>
        </w:numPr>
      </w:pPr>
      <w:r w:rsidRPr="00877316">
        <w:t xml:space="preserve">Revised concept on handling of Asset and </w:t>
      </w:r>
      <w:proofErr w:type="spellStart"/>
      <w:r w:rsidRPr="00877316">
        <w:t>assetIdentificationModel</w:t>
      </w:r>
      <w:proofErr w:type="spellEnd"/>
      <w:r w:rsidRPr="00877316">
        <w:t xml:space="preserve"> (</w:t>
      </w:r>
      <w:proofErr w:type="spellStart"/>
      <w:r w:rsidRPr="00877316">
        <w:t>assetInformation</w:t>
      </w:r>
      <w:proofErr w:type="spellEnd"/>
      <w:r w:rsidRPr="00877316">
        <w:t>)</w:t>
      </w:r>
    </w:p>
    <w:p w14:paraId="4D5887AC" w14:textId="77777777" w:rsidR="00491F97" w:rsidRPr="00A54268" w:rsidRDefault="00491F97" w:rsidP="00FD7BFD">
      <w:pPr>
        <w:pStyle w:val="ListParagraph"/>
        <w:numPr>
          <w:ilvl w:val="0"/>
          <w:numId w:val="40"/>
        </w:numPr>
      </w:pPr>
      <w:proofErr w:type="spellStart"/>
      <w:r w:rsidRPr="00A54268">
        <w:t>ConceptDictionaries</w:t>
      </w:r>
      <w:proofErr w:type="spellEnd"/>
      <w:r w:rsidRPr="00A54268">
        <w:t xml:space="preserve"> not supported any longer</w:t>
      </w:r>
    </w:p>
    <w:p w14:paraId="5859A2C8" w14:textId="524F1CCF" w:rsidR="00491F97" w:rsidRPr="00877316" w:rsidRDefault="00491F97" w:rsidP="00FD7BFD">
      <w:pPr>
        <w:pStyle w:val="ListParagraph"/>
        <w:numPr>
          <w:ilvl w:val="0"/>
          <w:numId w:val="40"/>
        </w:numPr>
      </w:pPr>
      <w:proofErr w:type="spellStart"/>
      <w:r w:rsidRPr="00877316">
        <w:t>semanticId</w:t>
      </w:r>
      <w:proofErr w:type="spellEnd"/>
      <w:r w:rsidRPr="00877316">
        <w:t xml:space="preserve"> no longer mandatory for </w:t>
      </w:r>
      <w:proofErr w:type="spellStart"/>
      <w:r w:rsidRPr="00877316">
        <w:t>SubmodelElement</w:t>
      </w:r>
      <w:proofErr w:type="spellEnd"/>
    </w:p>
    <w:p w14:paraId="01C6AF92" w14:textId="77777777" w:rsidR="00491F97" w:rsidRPr="00877316" w:rsidRDefault="00491F97" w:rsidP="00FD7BFD">
      <w:pPr>
        <w:pStyle w:val="ListParagraph"/>
        <w:numPr>
          <w:ilvl w:val="0"/>
          <w:numId w:val="40"/>
        </w:numPr>
      </w:pPr>
      <w:r w:rsidRPr="00877316">
        <w:t xml:space="preserve">More than one bill of material for </w:t>
      </w:r>
      <w:proofErr w:type="spellStart"/>
      <w:r w:rsidRPr="00877316">
        <w:t>assetInformation</w:t>
      </w:r>
      <w:proofErr w:type="spellEnd"/>
      <w:r w:rsidRPr="00877316">
        <w:t xml:space="preserve"> in Asset Administration Shell</w:t>
      </w:r>
    </w:p>
    <w:p w14:paraId="3E4A3082" w14:textId="70E4EA5F" w:rsidR="00491F97" w:rsidRPr="00A54268" w:rsidRDefault="00491F97" w:rsidP="00FD7BFD">
      <w:pPr>
        <w:pStyle w:val="ListParagraph"/>
        <w:numPr>
          <w:ilvl w:val="0"/>
          <w:numId w:val="40"/>
        </w:numPr>
      </w:pPr>
      <w:r w:rsidRPr="00A54268">
        <w:t xml:space="preserve">Local attribute in </w:t>
      </w:r>
      <w:r w:rsidR="00082645" w:rsidRPr="00442C57">
        <w:t>References</w:t>
      </w:r>
      <w:r w:rsidRPr="00A54268">
        <w:t xml:space="preserve"> removed</w:t>
      </w:r>
    </w:p>
    <w:p w14:paraId="72D32F0C" w14:textId="6676AB89" w:rsidR="00082645" w:rsidRDefault="00491F97" w:rsidP="00FD7BFD">
      <w:pPr>
        <w:pStyle w:val="ListParagraph"/>
        <w:numPr>
          <w:ilvl w:val="0"/>
          <w:numId w:val="40"/>
        </w:numPr>
      </w:pPr>
      <w:r w:rsidRPr="00A54268">
        <w:lastRenderedPageBreak/>
        <w:t xml:space="preserve">Parent attribute in </w:t>
      </w:r>
      <w:proofErr w:type="spellStart"/>
      <w:r w:rsidR="00082645" w:rsidRPr="00442C57">
        <w:t>Referables</w:t>
      </w:r>
      <w:proofErr w:type="spellEnd"/>
      <w:r w:rsidRPr="00A54268">
        <w:t xml:space="preserve"> removed</w:t>
      </w:r>
    </w:p>
    <w:p w14:paraId="585CDE6D" w14:textId="77777777" w:rsidR="00125E2A" w:rsidRDefault="00125E2A" w:rsidP="00FD7BFD">
      <w:pPr>
        <w:pStyle w:val="ListParagraph"/>
        <w:numPr>
          <w:ilvl w:val="0"/>
          <w:numId w:val="40"/>
        </w:numPr>
      </w:pPr>
      <w:r>
        <w:t xml:space="preserve">Abstract class </w:t>
      </w:r>
      <w:proofErr w:type="spellStart"/>
      <w:r>
        <w:t>HasExtension</w:t>
      </w:r>
      <w:proofErr w:type="spellEnd"/>
      <w:r>
        <w:t xml:space="preserve"> introduced</w:t>
      </w:r>
    </w:p>
    <w:p w14:paraId="7DCDDE5A" w14:textId="77777777" w:rsidR="00125E2A" w:rsidRDefault="00125E2A" w:rsidP="00FD7BFD">
      <w:pPr>
        <w:pStyle w:val="ListParagraph"/>
        <w:numPr>
          <w:ilvl w:val="0"/>
          <w:numId w:val="40"/>
        </w:numPr>
      </w:pPr>
      <w:r>
        <w:t xml:space="preserve">AASX file exchange </w:t>
      </w:r>
      <w:proofErr w:type="spellStart"/>
      <w:r>
        <w:t>format:no</w:t>
      </w:r>
      <w:proofErr w:type="spellEnd"/>
      <w:r>
        <w:t xml:space="preserve"> splitting of an Asset Administration Shell allowed any longer (i.e. relationship type </w:t>
      </w:r>
      <w:proofErr w:type="spellStart"/>
      <w:r>
        <w:t>aas</w:t>
      </w:r>
      <w:proofErr w:type="spellEnd"/>
      <w:r>
        <w:t>-spec-split removed)</w:t>
      </w:r>
    </w:p>
    <w:p w14:paraId="2AC0D6CC" w14:textId="28D596E0" w:rsidR="00082645" w:rsidRPr="00CE25AF" w:rsidRDefault="00082645" w:rsidP="00110904">
      <w:pPr>
        <w:pStyle w:val="Caption"/>
      </w:pPr>
      <w:bookmarkStart w:id="5541" w:name="_Toc125537812"/>
      <w:r w:rsidRPr="00CE25AF">
        <w:t xml:space="preserve">Table </w:t>
      </w:r>
      <w:r w:rsidR="00802DAD" w:rsidRPr="00CE25AF">
        <w:fldChar w:fldCharType="begin"/>
      </w:r>
      <w:r w:rsidR="00802DAD" w:rsidRPr="00CE25AF">
        <w:instrText xml:space="preserve"> SEQ Table \* ARABIC </w:instrText>
      </w:r>
      <w:r w:rsidR="00802DAD" w:rsidRPr="00CE25AF">
        <w:fldChar w:fldCharType="separate"/>
      </w:r>
      <w:r w:rsidR="00F511DE">
        <w:rPr>
          <w:noProof/>
        </w:rPr>
        <w:t>37</w:t>
      </w:r>
      <w:r w:rsidR="00802DAD" w:rsidRPr="00CE25AF">
        <w:fldChar w:fldCharType="end"/>
      </w:r>
      <w:r w:rsidRPr="00CE25AF">
        <w:t xml:space="preserve"> Changes </w:t>
      </w:r>
      <w:proofErr w:type="spellStart"/>
      <w:r w:rsidRPr="00CE25AF">
        <w:t>w.r.t.</w:t>
      </w:r>
      <w:proofErr w:type="spellEnd"/>
      <w:r w:rsidRPr="00CE25AF">
        <w:t xml:space="preserve"> V2.0 w/o Security</w:t>
      </w:r>
      <w:bookmarkEnd w:id="5541"/>
    </w:p>
    <w:tbl>
      <w:tblPr>
        <w:tblStyle w:val="TableGrid"/>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874"/>
        <w:gridCol w:w="4229"/>
        <w:gridCol w:w="4526"/>
      </w:tblGrid>
      <w:tr w:rsidR="00491F97" w:rsidRPr="00877316" w14:paraId="79610684" w14:textId="77777777" w:rsidTr="00D255DF">
        <w:trPr>
          <w:tblHeader/>
        </w:trPr>
        <w:tc>
          <w:tcPr>
            <w:tcW w:w="988" w:type="dxa"/>
          </w:tcPr>
          <w:p w14:paraId="724A52DD" w14:textId="77777777" w:rsidR="00491F97" w:rsidRPr="00A54268" w:rsidRDefault="00491F97" w:rsidP="00D255DF">
            <w:pPr>
              <w:keepNext/>
              <w:keepLines/>
              <w:rPr>
                <w:lang w:val="en-US"/>
              </w:rPr>
            </w:pPr>
            <w:proofErr w:type="spellStart"/>
            <w:r w:rsidRPr="00A54268">
              <w:rPr>
                <w:b/>
                <w:lang w:val="en-US"/>
              </w:rPr>
              <w:t>nc</w:t>
            </w:r>
            <w:proofErr w:type="spellEnd"/>
          </w:p>
        </w:tc>
        <w:tc>
          <w:tcPr>
            <w:tcW w:w="3969" w:type="dxa"/>
          </w:tcPr>
          <w:p w14:paraId="2859C9FE" w14:textId="77777777" w:rsidR="00491F97" w:rsidRPr="00A54268" w:rsidRDefault="00491F97" w:rsidP="00D255DF">
            <w:pPr>
              <w:keepNext/>
              <w:keepLines/>
              <w:rPr>
                <w:lang w:val="en-US"/>
              </w:rPr>
            </w:pPr>
            <w:r w:rsidRPr="00A54268">
              <w:rPr>
                <w:b/>
                <w:lang w:val="en-US"/>
              </w:rPr>
              <w:t xml:space="preserve">V3.0RC01 Change </w:t>
            </w:r>
            <w:proofErr w:type="spellStart"/>
            <w:r w:rsidRPr="00A54268">
              <w:rPr>
                <w:b/>
                <w:lang w:val="en-US"/>
              </w:rPr>
              <w:t>w.r.t.</w:t>
            </w:r>
            <w:proofErr w:type="spellEnd"/>
            <w:r w:rsidRPr="00A54268">
              <w:rPr>
                <w:b/>
                <w:lang w:val="en-US"/>
              </w:rPr>
              <w:t xml:space="preserve"> V2.0.1</w:t>
            </w:r>
          </w:p>
        </w:tc>
        <w:tc>
          <w:tcPr>
            <w:tcW w:w="4672" w:type="dxa"/>
          </w:tcPr>
          <w:p w14:paraId="17A6E9B8" w14:textId="77777777" w:rsidR="00491F97" w:rsidRPr="00A54268" w:rsidRDefault="00491F97" w:rsidP="00D255DF">
            <w:pPr>
              <w:keepNext/>
              <w:keepLines/>
              <w:rPr>
                <w:lang w:val="en-US"/>
              </w:rPr>
            </w:pPr>
            <w:r w:rsidRPr="00A54268">
              <w:rPr>
                <w:b/>
                <w:lang w:val="en-US"/>
              </w:rPr>
              <w:t>Comment</w:t>
            </w:r>
          </w:p>
        </w:tc>
      </w:tr>
      <w:tr w:rsidR="00491F97" w:rsidRPr="0038268D" w14:paraId="4EBA377B" w14:textId="77777777" w:rsidTr="00D255DF">
        <w:tc>
          <w:tcPr>
            <w:tcW w:w="988" w:type="dxa"/>
          </w:tcPr>
          <w:p w14:paraId="1A43EB85" w14:textId="77777777" w:rsidR="00491F97" w:rsidRPr="00A54268" w:rsidRDefault="00491F97" w:rsidP="00D255DF">
            <w:pPr>
              <w:rPr>
                <w:lang w:val="en-US"/>
              </w:rPr>
            </w:pPr>
          </w:p>
        </w:tc>
        <w:tc>
          <w:tcPr>
            <w:tcW w:w="3969" w:type="dxa"/>
          </w:tcPr>
          <w:p w14:paraId="3AAF00A5" w14:textId="77777777" w:rsidR="00491F97" w:rsidRPr="00A54268" w:rsidRDefault="00491F97" w:rsidP="00D255DF">
            <w:pPr>
              <w:rPr>
                <w:lang w:val="en-US"/>
              </w:rPr>
            </w:pPr>
            <w:proofErr w:type="spellStart"/>
            <w:r w:rsidRPr="00A54268">
              <w:rPr>
                <w:lang w:val="en-US"/>
              </w:rPr>
              <w:t>anySimpleTypeDef</w:t>
            </w:r>
            <w:proofErr w:type="spellEnd"/>
          </w:p>
        </w:tc>
        <w:tc>
          <w:tcPr>
            <w:tcW w:w="4672" w:type="dxa"/>
          </w:tcPr>
          <w:p w14:paraId="66B87DAD" w14:textId="4E9911FE" w:rsidR="00491F97" w:rsidRPr="00877316" w:rsidRDefault="00491F97" w:rsidP="00D255DF">
            <w:pPr>
              <w:jc w:val="left"/>
              <w:rPr>
                <w:lang w:val="en-US"/>
              </w:rPr>
            </w:pPr>
            <w:r w:rsidRPr="00877316">
              <w:rPr>
                <w:lang w:val="en-US"/>
              </w:rPr>
              <w:t>Type removed, was not used in any class definition any longer, was mentioned in text only</w:t>
            </w:r>
          </w:p>
        </w:tc>
      </w:tr>
      <w:tr w:rsidR="00491F97" w:rsidRPr="0038268D" w14:paraId="4EDC8BC3" w14:textId="77777777" w:rsidTr="00D255DF">
        <w:tc>
          <w:tcPr>
            <w:tcW w:w="988" w:type="dxa"/>
          </w:tcPr>
          <w:p w14:paraId="58EF3729" w14:textId="77777777" w:rsidR="00491F97" w:rsidRPr="00A54268" w:rsidRDefault="00491F97" w:rsidP="00D255DF">
            <w:pPr>
              <w:rPr>
                <w:lang w:val="en-US"/>
              </w:rPr>
            </w:pPr>
            <w:r w:rsidRPr="00A54268">
              <w:rPr>
                <w:lang w:val="en-US"/>
              </w:rPr>
              <w:t>x</w:t>
            </w:r>
          </w:p>
        </w:tc>
        <w:tc>
          <w:tcPr>
            <w:tcW w:w="3969" w:type="dxa"/>
          </w:tcPr>
          <w:p w14:paraId="6C23F2B0" w14:textId="77777777" w:rsidR="00491F97" w:rsidRPr="00A54268" w:rsidRDefault="00491F97" w:rsidP="00D255DF">
            <w:pPr>
              <w:rPr>
                <w:lang w:val="en-US"/>
              </w:rPr>
            </w:pPr>
            <w:proofErr w:type="spellStart"/>
            <w:r w:rsidRPr="00A54268">
              <w:rPr>
                <w:lang w:val="en-US"/>
              </w:rPr>
              <w:t>AssetAdministrationShell</w:t>
            </w:r>
            <w:proofErr w:type="spellEnd"/>
            <w:r w:rsidRPr="00A54268">
              <w:rPr>
                <w:lang w:val="en-US"/>
              </w:rPr>
              <w:t>/asset</w:t>
            </w:r>
          </w:p>
        </w:tc>
        <w:tc>
          <w:tcPr>
            <w:tcW w:w="4672" w:type="dxa"/>
          </w:tcPr>
          <w:p w14:paraId="3A223F20" w14:textId="2D339399" w:rsidR="00491F97" w:rsidRPr="00877316" w:rsidRDefault="00491F97" w:rsidP="00D255DF">
            <w:pPr>
              <w:jc w:val="left"/>
              <w:rPr>
                <w:lang w:val="en-US"/>
              </w:rPr>
            </w:pPr>
            <w:r w:rsidRPr="00877316">
              <w:rPr>
                <w:lang w:val="en-US"/>
              </w:rPr>
              <w:t xml:space="preserve">Removed, substituted by </w:t>
            </w:r>
            <w:proofErr w:type="spellStart"/>
            <w:r w:rsidRPr="00877316">
              <w:rPr>
                <w:lang w:val="en-US"/>
              </w:rPr>
              <w:t>AssetAdministrationShell</w:t>
            </w:r>
            <w:proofErr w:type="spellEnd"/>
            <w:r w:rsidRPr="00877316">
              <w:rPr>
                <w:lang w:val="en-US"/>
              </w:rPr>
              <w:t>/</w:t>
            </w:r>
            <w:proofErr w:type="spellStart"/>
            <w:r w:rsidRPr="00877316">
              <w:rPr>
                <w:lang w:val="en-US"/>
              </w:rPr>
              <w:t>assetInformation</w:t>
            </w:r>
            <w:proofErr w:type="spellEnd"/>
            <w:r w:rsidRPr="00877316">
              <w:rPr>
                <w:lang w:val="en-US"/>
              </w:rPr>
              <w:t xml:space="preserve"> (no reference any longer, instead now aggregation)</w:t>
            </w:r>
          </w:p>
        </w:tc>
      </w:tr>
      <w:tr w:rsidR="00491F97" w:rsidRPr="0038268D" w14:paraId="534F7CF5" w14:textId="77777777" w:rsidTr="00D255DF">
        <w:tc>
          <w:tcPr>
            <w:tcW w:w="988" w:type="dxa"/>
          </w:tcPr>
          <w:p w14:paraId="7DEA8935" w14:textId="77777777" w:rsidR="00491F97" w:rsidRPr="00A54268" w:rsidRDefault="00491F97" w:rsidP="00D255DF">
            <w:pPr>
              <w:rPr>
                <w:lang w:val="en-US"/>
              </w:rPr>
            </w:pPr>
            <w:r w:rsidRPr="00A54268">
              <w:rPr>
                <w:lang w:val="en-US"/>
              </w:rPr>
              <w:t>x</w:t>
            </w:r>
          </w:p>
        </w:tc>
        <w:tc>
          <w:tcPr>
            <w:tcW w:w="3969" w:type="dxa"/>
          </w:tcPr>
          <w:p w14:paraId="299EC080" w14:textId="77777777" w:rsidR="00491F97" w:rsidRPr="00A54268" w:rsidRDefault="00491F97" w:rsidP="00D255DF">
            <w:pPr>
              <w:rPr>
                <w:lang w:val="en-US"/>
              </w:rPr>
            </w:pPr>
            <w:r w:rsidRPr="00A54268">
              <w:rPr>
                <w:lang w:val="en-US"/>
              </w:rPr>
              <w:t>Asset/</w:t>
            </w:r>
            <w:proofErr w:type="spellStart"/>
            <w:r w:rsidRPr="00A54268">
              <w:rPr>
                <w:lang w:val="en-US"/>
              </w:rPr>
              <w:t>assetKind</w:t>
            </w:r>
            <w:proofErr w:type="spellEnd"/>
          </w:p>
        </w:tc>
        <w:tc>
          <w:tcPr>
            <w:tcW w:w="4672" w:type="dxa"/>
          </w:tcPr>
          <w:p w14:paraId="4A4BA6EC" w14:textId="77777777" w:rsidR="00491F97" w:rsidRPr="00877316" w:rsidRDefault="00491F97" w:rsidP="00D255DF">
            <w:pPr>
              <w:jc w:val="left"/>
              <w:rPr>
                <w:lang w:val="en-US"/>
              </w:rPr>
            </w:pPr>
            <w:r w:rsidRPr="00877316">
              <w:rPr>
                <w:lang w:val="en-US"/>
              </w:rPr>
              <w:t>Attribute "</w:t>
            </w:r>
            <w:proofErr w:type="spellStart"/>
            <w:r w:rsidRPr="00877316">
              <w:rPr>
                <w:lang w:val="en-US"/>
              </w:rPr>
              <w:t>assetKind</w:t>
            </w:r>
            <w:proofErr w:type="spellEnd"/>
            <w:r w:rsidRPr="00877316">
              <w:rPr>
                <w:lang w:val="en-US"/>
              </w:rPr>
              <w:t xml:space="preserve">" moved to </w:t>
            </w:r>
            <w:proofErr w:type="spellStart"/>
            <w:r w:rsidRPr="00877316">
              <w:rPr>
                <w:lang w:val="en-US"/>
              </w:rPr>
              <w:t>AssetAdministrationShell</w:t>
            </w:r>
            <w:proofErr w:type="spellEnd"/>
            <w:r w:rsidRPr="00877316">
              <w:rPr>
                <w:lang w:val="en-US"/>
              </w:rPr>
              <w:t>/</w:t>
            </w:r>
            <w:proofErr w:type="spellStart"/>
            <w:r w:rsidRPr="00877316">
              <w:rPr>
                <w:lang w:val="en-US"/>
              </w:rPr>
              <w:t>AssetInformation</w:t>
            </w:r>
            <w:proofErr w:type="spellEnd"/>
          </w:p>
        </w:tc>
      </w:tr>
      <w:tr w:rsidR="00491F97" w:rsidRPr="0038268D" w14:paraId="6C9DC159" w14:textId="77777777" w:rsidTr="00D255DF">
        <w:tc>
          <w:tcPr>
            <w:tcW w:w="988" w:type="dxa"/>
          </w:tcPr>
          <w:p w14:paraId="2B7998F3" w14:textId="77777777" w:rsidR="00491F97" w:rsidRPr="00A54268" w:rsidRDefault="00491F97" w:rsidP="00D255DF">
            <w:pPr>
              <w:rPr>
                <w:lang w:val="en-US"/>
              </w:rPr>
            </w:pPr>
            <w:r w:rsidRPr="00A54268">
              <w:rPr>
                <w:lang w:val="en-US"/>
              </w:rPr>
              <w:t>x</w:t>
            </w:r>
          </w:p>
        </w:tc>
        <w:tc>
          <w:tcPr>
            <w:tcW w:w="3969" w:type="dxa"/>
          </w:tcPr>
          <w:p w14:paraId="72ED62DD" w14:textId="77777777" w:rsidR="00491F97" w:rsidRPr="00A54268" w:rsidRDefault="00491F97" w:rsidP="00D255DF">
            <w:pPr>
              <w:rPr>
                <w:lang w:val="en-US"/>
              </w:rPr>
            </w:pPr>
            <w:r w:rsidRPr="00A54268">
              <w:rPr>
                <w:lang w:val="en-US"/>
              </w:rPr>
              <w:t>Asset/</w:t>
            </w:r>
            <w:proofErr w:type="spellStart"/>
            <w:r w:rsidRPr="00A54268">
              <w:rPr>
                <w:lang w:val="en-US"/>
              </w:rPr>
              <w:t>assetIdentificationModel</w:t>
            </w:r>
            <w:proofErr w:type="spellEnd"/>
          </w:p>
        </w:tc>
        <w:tc>
          <w:tcPr>
            <w:tcW w:w="4672" w:type="dxa"/>
          </w:tcPr>
          <w:p w14:paraId="17F6A828" w14:textId="582C6793" w:rsidR="00491F97" w:rsidRPr="00877316" w:rsidRDefault="00491F97" w:rsidP="00D255DF">
            <w:pPr>
              <w:jc w:val="left"/>
              <w:rPr>
                <w:lang w:val="en-US"/>
              </w:rPr>
            </w:pPr>
            <w:r w:rsidRPr="00877316">
              <w:rPr>
                <w:lang w:val="en-US"/>
              </w:rPr>
              <w:t>Attribute "</w:t>
            </w:r>
            <w:proofErr w:type="spellStart"/>
            <w:r w:rsidRPr="00877316">
              <w:rPr>
                <w:lang w:val="en-US"/>
              </w:rPr>
              <w:t>assetIdentificationModel</w:t>
            </w:r>
            <w:proofErr w:type="spellEnd"/>
            <w:r w:rsidRPr="00877316">
              <w:rPr>
                <w:lang w:val="en-US"/>
              </w:rPr>
              <w:t xml:space="preserve">" removed, substituted by </w:t>
            </w:r>
            <w:proofErr w:type="spellStart"/>
            <w:r w:rsidRPr="00877316">
              <w:rPr>
                <w:lang w:val="en-US"/>
              </w:rPr>
              <w:t>AssetInformation</w:t>
            </w:r>
            <w:proofErr w:type="spellEnd"/>
            <w:r w:rsidRPr="00877316">
              <w:rPr>
                <w:lang w:val="en-US"/>
              </w:rPr>
              <w:t xml:space="preserve"> /</w:t>
            </w:r>
            <w:proofErr w:type="spellStart"/>
            <w:r w:rsidRPr="00877316">
              <w:rPr>
                <w:lang w:val="en-US"/>
              </w:rPr>
              <w:t>IdentifierKeyValuePairs</w:t>
            </w:r>
            <w:proofErr w:type="spellEnd"/>
          </w:p>
        </w:tc>
      </w:tr>
      <w:tr w:rsidR="00491F97" w:rsidRPr="0038268D" w14:paraId="3DC54A5D" w14:textId="77777777" w:rsidTr="00D255DF">
        <w:tc>
          <w:tcPr>
            <w:tcW w:w="988" w:type="dxa"/>
          </w:tcPr>
          <w:p w14:paraId="7B0F63B9" w14:textId="77777777" w:rsidR="00491F97" w:rsidRPr="00A54268" w:rsidRDefault="00491F97" w:rsidP="00D255DF">
            <w:pPr>
              <w:rPr>
                <w:lang w:val="en-US"/>
              </w:rPr>
            </w:pPr>
            <w:r w:rsidRPr="00A54268">
              <w:rPr>
                <w:lang w:val="en-US"/>
              </w:rPr>
              <w:t>x</w:t>
            </w:r>
          </w:p>
        </w:tc>
        <w:tc>
          <w:tcPr>
            <w:tcW w:w="3969" w:type="dxa"/>
          </w:tcPr>
          <w:p w14:paraId="18719BBB" w14:textId="77777777" w:rsidR="00491F97" w:rsidRPr="00A54268" w:rsidRDefault="00491F97" w:rsidP="00D255DF">
            <w:pPr>
              <w:rPr>
                <w:lang w:val="en-US"/>
              </w:rPr>
            </w:pPr>
            <w:r w:rsidRPr="00A54268">
              <w:rPr>
                <w:lang w:val="en-US"/>
              </w:rPr>
              <w:t>Asset/</w:t>
            </w:r>
            <w:proofErr w:type="spellStart"/>
            <w:r w:rsidRPr="00A54268">
              <w:rPr>
                <w:lang w:val="en-US"/>
              </w:rPr>
              <w:t>billOfMaterial</w:t>
            </w:r>
            <w:proofErr w:type="spellEnd"/>
          </w:p>
        </w:tc>
        <w:tc>
          <w:tcPr>
            <w:tcW w:w="4672" w:type="dxa"/>
          </w:tcPr>
          <w:p w14:paraId="59702196" w14:textId="77777777" w:rsidR="00491F97" w:rsidRPr="00877316" w:rsidRDefault="00491F97" w:rsidP="00D255DF">
            <w:pPr>
              <w:jc w:val="left"/>
              <w:rPr>
                <w:lang w:val="en-US"/>
              </w:rPr>
            </w:pPr>
            <w:r w:rsidRPr="00877316">
              <w:rPr>
                <w:lang w:val="en-US"/>
              </w:rPr>
              <w:t>Attribute "</w:t>
            </w:r>
            <w:proofErr w:type="spellStart"/>
            <w:r w:rsidRPr="00877316">
              <w:rPr>
                <w:lang w:val="en-US"/>
              </w:rPr>
              <w:t>billOfMaterial</w:t>
            </w:r>
            <w:proofErr w:type="spellEnd"/>
            <w:r w:rsidRPr="00877316">
              <w:rPr>
                <w:lang w:val="en-US"/>
              </w:rPr>
              <w:t xml:space="preserve">" moved to </w:t>
            </w:r>
            <w:proofErr w:type="spellStart"/>
            <w:r w:rsidRPr="00877316">
              <w:rPr>
                <w:lang w:val="en-US"/>
              </w:rPr>
              <w:t>AssetAdministrationShell</w:t>
            </w:r>
            <w:proofErr w:type="spellEnd"/>
            <w:r w:rsidRPr="00877316">
              <w:rPr>
                <w:lang w:val="en-US"/>
              </w:rPr>
              <w:t>/</w:t>
            </w:r>
            <w:proofErr w:type="spellStart"/>
            <w:r w:rsidRPr="00877316">
              <w:rPr>
                <w:lang w:val="en-US"/>
              </w:rPr>
              <w:t>AssetInformation</w:t>
            </w:r>
            <w:proofErr w:type="spellEnd"/>
          </w:p>
        </w:tc>
      </w:tr>
      <w:tr w:rsidR="00491F97" w:rsidRPr="00877316" w14:paraId="56D6AAC6" w14:textId="77777777" w:rsidTr="00D255DF">
        <w:tc>
          <w:tcPr>
            <w:tcW w:w="988" w:type="dxa"/>
          </w:tcPr>
          <w:p w14:paraId="54C2A794" w14:textId="77777777" w:rsidR="00491F97" w:rsidRPr="00A54268" w:rsidRDefault="00491F97" w:rsidP="00D255DF">
            <w:pPr>
              <w:rPr>
                <w:lang w:val="en-US"/>
              </w:rPr>
            </w:pPr>
            <w:r w:rsidRPr="00A54268">
              <w:rPr>
                <w:lang w:val="en-US"/>
              </w:rPr>
              <w:t>x</w:t>
            </w:r>
          </w:p>
        </w:tc>
        <w:tc>
          <w:tcPr>
            <w:tcW w:w="3969" w:type="dxa"/>
          </w:tcPr>
          <w:p w14:paraId="4AA3B1C8" w14:textId="77777777" w:rsidR="00491F97" w:rsidRPr="00A54268" w:rsidRDefault="00491F97" w:rsidP="00D255DF">
            <w:pPr>
              <w:rPr>
                <w:lang w:val="en-US"/>
              </w:rPr>
            </w:pPr>
            <w:proofErr w:type="spellStart"/>
            <w:r w:rsidRPr="00A54268">
              <w:rPr>
                <w:lang w:val="en-US"/>
              </w:rPr>
              <w:t>AssetAdministrationShell</w:t>
            </w:r>
            <w:proofErr w:type="spellEnd"/>
            <w:r w:rsidRPr="00A54268">
              <w:rPr>
                <w:lang w:val="en-US"/>
              </w:rPr>
              <w:t>/</w:t>
            </w:r>
            <w:proofErr w:type="spellStart"/>
            <w:r w:rsidRPr="00A54268">
              <w:rPr>
                <w:lang w:val="en-US"/>
              </w:rPr>
              <w:t>conceptDictionaries</w:t>
            </w:r>
            <w:proofErr w:type="spellEnd"/>
          </w:p>
        </w:tc>
        <w:tc>
          <w:tcPr>
            <w:tcW w:w="4672" w:type="dxa"/>
          </w:tcPr>
          <w:p w14:paraId="04E81768" w14:textId="77777777" w:rsidR="00491F97" w:rsidRPr="00A54268" w:rsidRDefault="00491F97" w:rsidP="00D255DF">
            <w:pPr>
              <w:jc w:val="left"/>
              <w:rPr>
                <w:lang w:val="en-US"/>
              </w:rPr>
            </w:pPr>
            <w:r w:rsidRPr="00A54268">
              <w:rPr>
                <w:lang w:val="en-US"/>
              </w:rPr>
              <w:t>Removed</w:t>
            </w:r>
          </w:p>
        </w:tc>
      </w:tr>
      <w:tr w:rsidR="00491F97" w:rsidRPr="0038268D" w14:paraId="7B9027AE" w14:textId="77777777" w:rsidTr="00D255DF">
        <w:tc>
          <w:tcPr>
            <w:tcW w:w="988" w:type="dxa"/>
          </w:tcPr>
          <w:p w14:paraId="04625E67" w14:textId="77777777" w:rsidR="00491F97" w:rsidRPr="00A54268" w:rsidRDefault="00491F97" w:rsidP="00D255DF">
            <w:pPr>
              <w:rPr>
                <w:lang w:val="en-US"/>
              </w:rPr>
            </w:pPr>
          </w:p>
        </w:tc>
        <w:tc>
          <w:tcPr>
            <w:tcW w:w="3969" w:type="dxa"/>
          </w:tcPr>
          <w:p w14:paraId="4CCC3B2E" w14:textId="77777777" w:rsidR="00491F97" w:rsidRPr="00A54268" w:rsidRDefault="00491F97" w:rsidP="00D255DF">
            <w:pPr>
              <w:rPr>
                <w:lang w:val="en-US"/>
              </w:rPr>
            </w:pPr>
            <w:proofErr w:type="spellStart"/>
            <w:r w:rsidRPr="00A54268">
              <w:rPr>
                <w:lang w:val="en-US"/>
              </w:rPr>
              <w:t>ConceptDescription</w:t>
            </w:r>
            <w:proofErr w:type="spellEnd"/>
            <w:r w:rsidRPr="00A54268">
              <w:rPr>
                <w:lang w:val="en-US"/>
              </w:rPr>
              <w:t>/</w:t>
            </w:r>
            <w:proofErr w:type="spellStart"/>
            <w:r w:rsidRPr="00A54268">
              <w:rPr>
                <w:lang w:val="en-US"/>
              </w:rPr>
              <w:t>isCaseOf</w:t>
            </w:r>
            <w:proofErr w:type="spellEnd"/>
          </w:p>
        </w:tc>
        <w:tc>
          <w:tcPr>
            <w:tcW w:w="4672" w:type="dxa"/>
          </w:tcPr>
          <w:p w14:paraId="52074287" w14:textId="24D737E2" w:rsidR="00491F97" w:rsidRPr="00877316" w:rsidRDefault="00491F97" w:rsidP="00D255DF">
            <w:pPr>
              <w:jc w:val="left"/>
              <w:rPr>
                <w:lang w:val="en-US"/>
              </w:rPr>
            </w:pPr>
            <w:r w:rsidRPr="00877316">
              <w:rPr>
                <w:lang w:val="en-US"/>
              </w:rPr>
              <w:t>Text changed, no global reference requested, just reference</w:t>
            </w:r>
          </w:p>
        </w:tc>
      </w:tr>
      <w:tr w:rsidR="00491F97" w:rsidRPr="00877316" w14:paraId="746A443B" w14:textId="77777777" w:rsidTr="00D255DF">
        <w:tc>
          <w:tcPr>
            <w:tcW w:w="988" w:type="dxa"/>
          </w:tcPr>
          <w:p w14:paraId="644F3AF7" w14:textId="77777777" w:rsidR="00491F97" w:rsidRPr="00A54268" w:rsidRDefault="00491F97" w:rsidP="00D255DF">
            <w:pPr>
              <w:rPr>
                <w:lang w:val="en-US"/>
              </w:rPr>
            </w:pPr>
            <w:r w:rsidRPr="00A54268">
              <w:rPr>
                <w:lang w:val="en-US"/>
              </w:rPr>
              <w:t>x</w:t>
            </w:r>
          </w:p>
        </w:tc>
        <w:tc>
          <w:tcPr>
            <w:tcW w:w="3969" w:type="dxa"/>
          </w:tcPr>
          <w:p w14:paraId="4E960034" w14:textId="77777777" w:rsidR="00491F97" w:rsidRPr="00A54268" w:rsidRDefault="00491F97" w:rsidP="00D255DF">
            <w:pPr>
              <w:rPr>
                <w:lang w:val="en-US"/>
              </w:rPr>
            </w:pPr>
            <w:proofErr w:type="spellStart"/>
            <w:r w:rsidRPr="00A54268">
              <w:rPr>
                <w:lang w:val="en-US"/>
              </w:rPr>
              <w:t>ConceptDictionary</w:t>
            </w:r>
            <w:proofErr w:type="spellEnd"/>
          </w:p>
        </w:tc>
        <w:tc>
          <w:tcPr>
            <w:tcW w:w="4672" w:type="dxa"/>
          </w:tcPr>
          <w:p w14:paraId="6B92A900" w14:textId="77777777" w:rsidR="00491F97" w:rsidRPr="00A54268" w:rsidRDefault="00491F97" w:rsidP="00D255DF">
            <w:pPr>
              <w:jc w:val="left"/>
              <w:rPr>
                <w:lang w:val="en-US"/>
              </w:rPr>
            </w:pPr>
            <w:r w:rsidRPr="00A54268">
              <w:rPr>
                <w:lang w:val="en-US"/>
              </w:rPr>
              <w:t>Removed</w:t>
            </w:r>
          </w:p>
        </w:tc>
      </w:tr>
      <w:tr w:rsidR="00491F97" w:rsidRPr="0038268D" w14:paraId="278969E3" w14:textId="77777777" w:rsidTr="00D255DF">
        <w:tc>
          <w:tcPr>
            <w:tcW w:w="988" w:type="dxa"/>
          </w:tcPr>
          <w:p w14:paraId="2BC8868B" w14:textId="77777777" w:rsidR="00491F97" w:rsidRPr="00A54268" w:rsidRDefault="00491F97" w:rsidP="00D255DF">
            <w:pPr>
              <w:rPr>
                <w:lang w:val="en-US"/>
              </w:rPr>
            </w:pPr>
            <w:r w:rsidRPr="00A54268">
              <w:rPr>
                <w:lang w:val="en-US"/>
              </w:rPr>
              <w:t>x</w:t>
            </w:r>
          </w:p>
        </w:tc>
        <w:tc>
          <w:tcPr>
            <w:tcW w:w="3969" w:type="dxa"/>
          </w:tcPr>
          <w:p w14:paraId="46DE46C1" w14:textId="77777777" w:rsidR="00491F97" w:rsidRPr="00A54268" w:rsidRDefault="00491F97" w:rsidP="00D255DF">
            <w:pPr>
              <w:rPr>
                <w:lang w:val="en-US"/>
              </w:rPr>
            </w:pPr>
            <w:r w:rsidRPr="00A54268">
              <w:rPr>
                <w:lang w:val="en-US"/>
              </w:rPr>
              <w:t>Entity/asset</w:t>
            </w:r>
          </w:p>
        </w:tc>
        <w:tc>
          <w:tcPr>
            <w:tcW w:w="4672" w:type="dxa"/>
          </w:tcPr>
          <w:p w14:paraId="584D4629" w14:textId="77777777" w:rsidR="00491F97" w:rsidRPr="00877316" w:rsidRDefault="00491F97" w:rsidP="00D255DF">
            <w:pPr>
              <w:jc w:val="left"/>
              <w:rPr>
                <w:lang w:val="en-US"/>
              </w:rPr>
            </w:pPr>
            <w:r w:rsidRPr="00877316">
              <w:rPr>
                <w:lang w:val="en-US"/>
              </w:rPr>
              <w:t>Removed, substituted by Entity/</w:t>
            </w:r>
            <w:proofErr w:type="spellStart"/>
            <w:r w:rsidRPr="00877316">
              <w:rPr>
                <w:lang w:val="en-US"/>
              </w:rPr>
              <w:t>globalAssetId</w:t>
            </w:r>
            <w:proofErr w:type="spellEnd"/>
            <w:r w:rsidRPr="00877316">
              <w:rPr>
                <w:lang w:val="en-US"/>
              </w:rPr>
              <w:t xml:space="preserve"> and Entity/</w:t>
            </w:r>
            <w:proofErr w:type="spellStart"/>
            <w:r w:rsidRPr="00877316">
              <w:rPr>
                <w:lang w:val="en-US"/>
              </w:rPr>
              <w:t>specificAssetId</w:t>
            </w:r>
            <w:proofErr w:type="spellEnd"/>
          </w:p>
        </w:tc>
      </w:tr>
      <w:tr w:rsidR="00491F97" w:rsidRPr="00877316" w14:paraId="4BE5C029" w14:textId="77777777" w:rsidTr="00D255DF">
        <w:tc>
          <w:tcPr>
            <w:tcW w:w="988" w:type="dxa"/>
          </w:tcPr>
          <w:p w14:paraId="5DAFFEE2" w14:textId="77777777" w:rsidR="00491F97" w:rsidRPr="00A54268" w:rsidRDefault="00491F97" w:rsidP="00D255DF">
            <w:pPr>
              <w:rPr>
                <w:lang w:val="en-US"/>
              </w:rPr>
            </w:pPr>
            <w:r w:rsidRPr="00A54268">
              <w:rPr>
                <w:lang w:val="en-US"/>
              </w:rPr>
              <w:t>x</w:t>
            </w:r>
          </w:p>
        </w:tc>
        <w:tc>
          <w:tcPr>
            <w:tcW w:w="3969" w:type="dxa"/>
          </w:tcPr>
          <w:p w14:paraId="43D200A3" w14:textId="77777777" w:rsidR="00491F97" w:rsidRPr="00A54268" w:rsidRDefault="00491F97" w:rsidP="00D255DF">
            <w:pPr>
              <w:rPr>
                <w:lang w:val="en-US"/>
              </w:rPr>
            </w:pPr>
            <w:r w:rsidRPr="00A54268">
              <w:rPr>
                <w:lang w:val="en-US"/>
              </w:rPr>
              <w:t>Key/local</w:t>
            </w:r>
          </w:p>
        </w:tc>
        <w:tc>
          <w:tcPr>
            <w:tcW w:w="4672" w:type="dxa"/>
          </w:tcPr>
          <w:p w14:paraId="6A6F5391" w14:textId="2828661A" w:rsidR="00491F97" w:rsidRPr="00A54268" w:rsidRDefault="00491F97" w:rsidP="00D255DF">
            <w:pPr>
              <w:jc w:val="left"/>
              <w:rPr>
                <w:lang w:val="en-US"/>
              </w:rPr>
            </w:pPr>
            <w:r w:rsidRPr="00A54268">
              <w:rPr>
                <w:lang w:val="en-US"/>
              </w:rPr>
              <w:t>Local attribute removed</w:t>
            </w:r>
          </w:p>
        </w:tc>
      </w:tr>
      <w:tr w:rsidR="00491F97" w:rsidRPr="00877316" w14:paraId="32C8AA58" w14:textId="77777777" w:rsidTr="00D255DF">
        <w:tc>
          <w:tcPr>
            <w:tcW w:w="988" w:type="dxa"/>
          </w:tcPr>
          <w:p w14:paraId="4809C09B" w14:textId="77777777" w:rsidR="00491F97" w:rsidRPr="00A54268" w:rsidRDefault="00491F97" w:rsidP="00D255DF">
            <w:pPr>
              <w:rPr>
                <w:lang w:val="en-US"/>
              </w:rPr>
            </w:pPr>
            <w:r w:rsidRPr="00A54268">
              <w:rPr>
                <w:lang w:val="en-US"/>
              </w:rPr>
              <w:t>x</w:t>
            </w:r>
          </w:p>
        </w:tc>
        <w:tc>
          <w:tcPr>
            <w:tcW w:w="3969" w:type="dxa"/>
          </w:tcPr>
          <w:p w14:paraId="392EE0BC" w14:textId="77777777" w:rsidR="00491F97" w:rsidRPr="00A54268" w:rsidRDefault="00491F97" w:rsidP="00D255DF">
            <w:pPr>
              <w:rPr>
                <w:lang w:val="en-US"/>
              </w:rPr>
            </w:pPr>
            <w:r w:rsidRPr="00A54268">
              <w:rPr>
                <w:lang w:val="en-US"/>
              </w:rPr>
              <w:t>Referable/parent</w:t>
            </w:r>
          </w:p>
        </w:tc>
        <w:tc>
          <w:tcPr>
            <w:tcW w:w="4672" w:type="dxa"/>
          </w:tcPr>
          <w:p w14:paraId="567071C0" w14:textId="387F9743" w:rsidR="00491F97" w:rsidRPr="00A54268" w:rsidRDefault="00491F97" w:rsidP="00D255DF">
            <w:pPr>
              <w:jc w:val="left"/>
              <w:rPr>
                <w:lang w:val="en-US"/>
              </w:rPr>
            </w:pPr>
            <w:r w:rsidRPr="00A54268">
              <w:rPr>
                <w:lang w:val="en-US"/>
              </w:rPr>
              <w:t>Parent attribute removed</w:t>
            </w:r>
          </w:p>
        </w:tc>
      </w:tr>
    </w:tbl>
    <w:p w14:paraId="4613A48A" w14:textId="374BCCEB" w:rsidR="00082645" w:rsidRPr="00CE25AF" w:rsidRDefault="00082645" w:rsidP="00110904">
      <w:pPr>
        <w:pStyle w:val="Caption"/>
      </w:pPr>
      <w:bookmarkStart w:id="5542" w:name="_Toc125537813"/>
      <w:r w:rsidRPr="00CE25AF">
        <w:t xml:space="preserve">Table </w:t>
      </w:r>
      <w:r w:rsidR="00802DAD" w:rsidRPr="00CE25AF">
        <w:fldChar w:fldCharType="begin"/>
      </w:r>
      <w:r w:rsidR="00802DAD" w:rsidRPr="00CE25AF">
        <w:instrText xml:space="preserve"> SEQ Table \* ARABIC </w:instrText>
      </w:r>
      <w:r w:rsidR="00802DAD" w:rsidRPr="00CE25AF">
        <w:fldChar w:fldCharType="separate"/>
      </w:r>
      <w:r w:rsidR="00F511DE">
        <w:rPr>
          <w:noProof/>
        </w:rPr>
        <w:t>38</w:t>
      </w:r>
      <w:r w:rsidR="00802DAD" w:rsidRPr="00CE25AF">
        <w:fldChar w:fldCharType="end"/>
      </w:r>
      <w:r w:rsidRPr="00CE25AF">
        <w:t xml:space="preserve"> New Elements in Metamodel V3.0RC01 w/o Security</w:t>
      </w:r>
      <w:bookmarkEnd w:id="5542"/>
    </w:p>
    <w:tbl>
      <w:tblPr>
        <w:tblStyle w:val="TableGrid"/>
        <w:tblW w:w="98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59"/>
        <w:gridCol w:w="4565"/>
        <w:gridCol w:w="4331"/>
      </w:tblGrid>
      <w:tr w:rsidR="00491F97" w:rsidRPr="00877316" w14:paraId="48191613" w14:textId="77777777" w:rsidTr="00D255DF">
        <w:trPr>
          <w:tblHeader/>
        </w:trPr>
        <w:tc>
          <w:tcPr>
            <w:tcW w:w="959" w:type="dxa"/>
          </w:tcPr>
          <w:p w14:paraId="7777BEDD" w14:textId="77777777" w:rsidR="00491F97" w:rsidRPr="00A54268" w:rsidDel="004C6644" w:rsidRDefault="00491F97" w:rsidP="00D255DF">
            <w:pPr>
              <w:rPr>
                <w:b/>
                <w:lang w:val="en-US"/>
              </w:rPr>
            </w:pPr>
            <w:proofErr w:type="spellStart"/>
            <w:r w:rsidRPr="00A54268">
              <w:rPr>
                <w:b/>
                <w:lang w:val="en-US"/>
              </w:rPr>
              <w:t>nc</w:t>
            </w:r>
            <w:proofErr w:type="spellEnd"/>
          </w:p>
        </w:tc>
        <w:tc>
          <w:tcPr>
            <w:tcW w:w="4565" w:type="dxa"/>
          </w:tcPr>
          <w:p w14:paraId="47E222FD" w14:textId="77777777" w:rsidR="00491F97" w:rsidRPr="00A54268" w:rsidRDefault="00491F97" w:rsidP="00D255DF">
            <w:pPr>
              <w:rPr>
                <w:b/>
                <w:lang w:val="en-US"/>
              </w:rPr>
            </w:pPr>
            <w:r w:rsidRPr="00A54268">
              <w:rPr>
                <w:b/>
                <w:lang w:val="en-US"/>
              </w:rPr>
              <w:t>V3.0RC01 vs. V2.0.1</w:t>
            </w:r>
          </w:p>
        </w:tc>
        <w:tc>
          <w:tcPr>
            <w:tcW w:w="4331" w:type="dxa"/>
          </w:tcPr>
          <w:p w14:paraId="496523BE" w14:textId="77777777" w:rsidR="00491F97" w:rsidRPr="00A54268" w:rsidRDefault="00491F97" w:rsidP="00D255DF">
            <w:pPr>
              <w:rPr>
                <w:b/>
                <w:lang w:val="en-US"/>
              </w:rPr>
            </w:pPr>
            <w:r w:rsidRPr="00A54268">
              <w:rPr>
                <w:b/>
                <w:lang w:val="en-US"/>
              </w:rPr>
              <w:t>Comment</w:t>
            </w:r>
          </w:p>
        </w:tc>
      </w:tr>
      <w:tr w:rsidR="00491F97" w:rsidRPr="0038268D" w14:paraId="2A466846" w14:textId="77777777" w:rsidTr="00D255DF">
        <w:tc>
          <w:tcPr>
            <w:tcW w:w="959" w:type="dxa"/>
          </w:tcPr>
          <w:p w14:paraId="0570BFE1" w14:textId="77777777" w:rsidR="00491F97" w:rsidRPr="00A54268" w:rsidRDefault="00491F97" w:rsidP="00D255DF">
            <w:pPr>
              <w:rPr>
                <w:lang w:val="en-US"/>
              </w:rPr>
            </w:pPr>
            <w:r w:rsidRPr="00A54268">
              <w:rPr>
                <w:lang w:val="en-US"/>
              </w:rPr>
              <w:t>x</w:t>
            </w:r>
          </w:p>
        </w:tc>
        <w:tc>
          <w:tcPr>
            <w:tcW w:w="4565" w:type="dxa"/>
          </w:tcPr>
          <w:p w14:paraId="517DE092" w14:textId="77777777" w:rsidR="00491F97" w:rsidRPr="00A54268" w:rsidRDefault="00491F97" w:rsidP="00D255DF">
            <w:pPr>
              <w:rPr>
                <w:lang w:val="en-US"/>
              </w:rPr>
            </w:pPr>
            <w:proofErr w:type="spellStart"/>
            <w:r w:rsidRPr="00A54268">
              <w:rPr>
                <w:lang w:val="en-US"/>
              </w:rPr>
              <w:t>AssetAdministrationShell</w:t>
            </w:r>
            <w:proofErr w:type="spellEnd"/>
            <w:r w:rsidRPr="00A54268">
              <w:rPr>
                <w:lang w:val="en-US"/>
              </w:rPr>
              <w:t>/</w:t>
            </w:r>
            <w:proofErr w:type="spellStart"/>
            <w:r w:rsidRPr="00A54268">
              <w:rPr>
                <w:lang w:val="en-US"/>
              </w:rPr>
              <w:t>assetInformation</w:t>
            </w:r>
            <w:proofErr w:type="spellEnd"/>
          </w:p>
        </w:tc>
        <w:tc>
          <w:tcPr>
            <w:tcW w:w="4331" w:type="dxa"/>
          </w:tcPr>
          <w:p w14:paraId="651D25F7" w14:textId="02DB14DB" w:rsidR="00491F97" w:rsidRPr="00877316" w:rsidRDefault="00491F97" w:rsidP="00D255DF">
            <w:pPr>
              <w:rPr>
                <w:lang w:val="en-US"/>
              </w:rPr>
            </w:pPr>
            <w:r w:rsidRPr="00877316">
              <w:rPr>
                <w:lang w:val="en-US"/>
              </w:rPr>
              <w:t xml:space="preserve">Substitute for </w:t>
            </w:r>
            <w:proofErr w:type="spellStart"/>
            <w:r w:rsidRPr="00877316">
              <w:rPr>
                <w:lang w:val="en-US"/>
              </w:rPr>
              <w:t>AssetAdministrationShell</w:t>
            </w:r>
            <w:proofErr w:type="spellEnd"/>
            <w:r w:rsidRPr="00877316">
              <w:rPr>
                <w:lang w:val="en-US"/>
              </w:rPr>
              <w:t>/asset (no reference any longer, instead aggregation)</w:t>
            </w:r>
          </w:p>
        </w:tc>
      </w:tr>
      <w:tr w:rsidR="00491F97" w:rsidRPr="0038268D" w14:paraId="1A17C176" w14:textId="77777777" w:rsidTr="00D255DF">
        <w:tc>
          <w:tcPr>
            <w:tcW w:w="959" w:type="dxa"/>
          </w:tcPr>
          <w:p w14:paraId="6A1AFC5A" w14:textId="77777777" w:rsidR="00491F97" w:rsidRPr="00877316" w:rsidRDefault="00491F97" w:rsidP="00D255DF">
            <w:pPr>
              <w:rPr>
                <w:lang w:val="en-US"/>
              </w:rPr>
            </w:pPr>
          </w:p>
        </w:tc>
        <w:tc>
          <w:tcPr>
            <w:tcW w:w="4565" w:type="dxa"/>
          </w:tcPr>
          <w:p w14:paraId="284FE802" w14:textId="77777777" w:rsidR="00491F97" w:rsidRPr="00A54268" w:rsidRDefault="00491F97" w:rsidP="00D255DF">
            <w:pPr>
              <w:rPr>
                <w:lang w:val="en-US"/>
              </w:rPr>
            </w:pPr>
            <w:proofErr w:type="spellStart"/>
            <w:r w:rsidRPr="00A54268">
              <w:rPr>
                <w:lang w:val="en-US"/>
              </w:rPr>
              <w:t>AssetInformation</w:t>
            </w:r>
            <w:proofErr w:type="spellEnd"/>
          </w:p>
        </w:tc>
        <w:tc>
          <w:tcPr>
            <w:tcW w:w="4331" w:type="dxa"/>
          </w:tcPr>
          <w:p w14:paraId="1C844A01" w14:textId="4112AEC6" w:rsidR="00491F97" w:rsidRPr="00877316" w:rsidRDefault="00491F97" w:rsidP="00D255DF">
            <w:pPr>
              <w:rPr>
                <w:lang w:val="en-US"/>
              </w:rPr>
            </w:pPr>
            <w:r w:rsidRPr="00877316">
              <w:rPr>
                <w:lang w:val="en-US"/>
              </w:rPr>
              <w:t xml:space="preserve">with attributes/functionality from former class </w:t>
            </w:r>
            <w:r w:rsidR="00082645" w:rsidRPr="006C5C0E">
              <w:rPr>
                <w:lang w:val="en-US"/>
              </w:rPr>
              <w:t>Asset</w:t>
            </w:r>
            <w:r w:rsidRPr="00877316">
              <w:rPr>
                <w:lang w:val="en-US"/>
              </w:rPr>
              <w:t xml:space="preserve"> because not specific to Asset but AAS</w:t>
            </w:r>
          </w:p>
        </w:tc>
      </w:tr>
      <w:tr w:rsidR="00491F97" w:rsidRPr="0038268D" w14:paraId="79C742F9" w14:textId="77777777" w:rsidTr="00D255DF">
        <w:tc>
          <w:tcPr>
            <w:tcW w:w="959" w:type="dxa"/>
          </w:tcPr>
          <w:p w14:paraId="1C658F15" w14:textId="77777777" w:rsidR="00491F97" w:rsidRPr="00877316" w:rsidRDefault="00491F97" w:rsidP="00D255DF">
            <w:pPr>
              <w:rPr>
                <w:lang w:val="en-US"/>
              </w:rPr>
            </w:pPr>
          </w:p>
        </w:tc>
        <w:tc>
          <w:tcPr>
            <w:tcW w:w="4565" w:type="dxa"/>
          </w:tcPr>
          <w:p w14:paraId="7F2EC97B" w14:textId="77777777" w:rsidR="00491F97" w:rsidRPr="00A54268" w:rsidRDefault="00491F97" w:rsidP="00D255DF">
            <w:pPr>
              <w:rPr>
                <w:lang w:val="en-US"/>
              </w:rPr>
            </w:pPr>
            <w:proofErr w:type="spellStart"/>
            <w:r w:rsidRPr="00A54268">
              <w:rPr>
                <w:lang w:val="en-US"/>
              </w:rPr>
              <w:t>AssetInformation</w:t>
            </w:r>
            <w:proofErr w:type="spellEnd"/>
            <w:r w:rsidRPr="00A54268">
              <w:rPr>
                <w:lang w:val="en-US"/>
              </w:rPr>
              <w:t>/thumbnail</w:t>
            </w:r>
          </w:p>
        </w:tc>
        <w:tc>
          <w:tcPr>
            <w:tcW w:w="4331" w:type="dxa"/>
          </w:tcPr>
          <w:p w14:paraId="40F45E02" w14:textId="59537595" w:rsidR="00491F97" w:rsidRPr="00877316" w:rsidRDefault="00491F97" w:rsidP="00D255DF">
            <w:pPr>
              <w:rPr>
                <w:lang w:val="en-US"/>
              </w:rPr>
            </w:pPr>
            <w:r w:rsidRPr="00877316">
              <w:rPr>
                <w:lang w:val="en-US"/>
              </w:rPr>
              <w:t xml:space="preserve">Optional </w:t>
            </w:r>
            <w:r w:rsidR="00082645" w:rsidRPr="006C5C0E">
              <w:rPr>
                <w:lang w:val="en-US"/>
              </w:rPr>
              <w:t>Attribute</w:t>
            </w:r>
            <w:r w:rsidRPr="00877316">
              <w:rPr>
                <w:lang w:val="en-US"/>
              </w:rPr>
              <w:t xml:space="preserve"> of new class </w:t>
            </w:r>
            <w:proofErr w:type="spellStart"/>
            <w:r w:rsidRPr="00877316">
              <w:rPr>
                <w:lang w:val="en-US"/>
              </w:rPr>
              <w:t>AssetInformation</w:t>
            </w:r>
            <w:proofErr w:type="spellEnd"/>
            <w:r w:rsidRPr="00877316">
              <w:rPr>
                <w:lang w:val="en-US"/>
              </w:rPr>
              <w:t xml:space="preserve"> that was not available in </w:t>
            </w:r>
            <w:r w:rsidR="00082645" w:rsidRPr="006C5C0E">
              <w:rPr>
                <w:lang w:val="en-US"/>
              </w:rPr>
              <w:t>Asset</w:t>
            </w:r>
            <w:r w:rsidRPr="00877316">
              <w:rPr>
                <w:lang w:val="en-US"/>
              </w:rPr>
              <w:t xml:space="preserve"> class before</w:t>
            </w:r>
          </w:p>
        </w:tc>
      </w:tr>
      <w:tr w:rsidR="00491F97" w:rsidRPr="00AB4A36" w14:paraId="3A9C2C7F" w14:textId="77777777" w:rsidTr="00D255DF">
        <w:tc>
          <w:tcPr>
            <w:tcW w:w="959" w:type="dxa"/>
          </w:tcPr>
          <w:p w14:paraId="6C6138E6" w14:textId="77777777" w:rsidR="00491F97" w:rsidRPr="00A54268" w:rsidRDefault="00491F97" w:rsidP="00D255DF">
            <w:pPr>
              <w:rPr>
                <w:lang w:val="en-US"/>
              </w:rPr>
            </w:pPr>
            <w:r w:rsidRPr="00A54268">
              <w:rPr>
                <w:lang w:val="en-US"/>
              </w:rPr>
              <w:t>x</w:t>
            </w:r>
          </w:p>
        </w:tc>
        <w:tc>
          <w:tcPr>
            <w:tcW w:w="4565" w:type="dxa"/>
          </w:tcPr>
          <w:p w14:paraId="68D0C5DD" w14:textId="77777777" w:rsidR="00491F97" w:rsidRPr="00A54268" w:rsidRDefault="00491F97" w:rsidP="00D255DF">
            <w:pPr>
              <w:rPr>
                <w:lang w:val="en-US"/>
              </w:rPr>
            </w:pPr>
            <w:r w:rsidRPr="00A54268">
              <w:rPr>
                <w:lang w:val="en-US"/>
              </w:rPr>
              <w:t>Entity/</w:t>
            </w:r>
            <w:proofErr w:type="spellStart"/>
            <w:r w:rsidRPr="00A54268">
              <w:rPr>
                <w:lang w:val="en-US"/>
              </w:rPr>
              <w:t>globalAssetId</w:t>
            </w:r>
            <w:proofErr w:type="spellEnd"/>
          </w:p>
        </w:tc>
        <w:tc>
          <w:tcPr>
            <w:tcW w:w="4331" w:type="dxa"/>
          </w:tcPr>
          <w:p w14:paraId="2C43A84C" w14:textId="71AB23B5" w:rsidR="00491F97" w:rsidRPr="00877316" w:rsidRDefault="00491F97" w:rsidP="00D255DF">
            <w:pPr>
              <w:rPr>
                <w:lang w:val="en-US"/>
              </w:rPr>
            </w:pPr>
            <w:r w:rsidRPr="00877316">
              <w:rPr>
                <w:lang w:val="en-US"/>
              </w:rPr>
              <w:t xml:space="preserve">Substitute for </w:t>
            </w:r>
            <w:r w:rsidR="00082645" w:rsidRPr="006C5C0E">
              <w:rPr>
                <w:lang w:val="en-US"/>
              </w:rPr>
              <w:t>Entity</w:t>
            </w:r>
            <w:r w:rsidRPr="00877316">
              <w:rPr>
                <w:lang w:val="en-US"/>
              </w:rPr>
              <w:t>/asset (together with Entity/</w:t>
            </w:r>
            <w:proofErr w:type="spellStart"/>
            <w:r w:rsidRPr="00877316">
              <w:rPr>
                <w:lang w:val="en-US"/>
              </w:rPr>
              <w:t>specificAssetId</w:t>
            </w:r>
            <w:proofErr w:type="spellEnd"/>
            <w:r w:rsidRPr="00877316">
              <w:rPr>
                <w:lang w:val="en-US"/>
              </w:rPr>
              <w:t>)</w:t>
            </w:r>
          </w:p>
        </w:tc>
      </w:tr>
      <w:tr w:rsidR="00491F97" w:rsidRPr="00AB4A36" w14:paraId="6A8220B5" w14:textId="77777777" w:rsidTr="00D255DF">
        <w:tc>
          <w:tcPr>
            <w:tcW w:w="959" w:type="dxa"/>
          </w:tcPr>
          <w:p w14:paraId="1463E985" w14:textId="77777777" w:rsidR="00491F97" w:rsidRPr="00A54268" w:rsidRDefault="00491F97" w:rsidP="00D255DF">
            <w:pPr>
              <w:rPr>
                <w:lang w:val="en-US"/>
              </w:rPr>
            </w:pPr>
            <w:r w:rsidRPr="00A54268">
              <w:rPr>
                <w:lang w:val="en-US"/>
              </w:rPr>
              <w:t>x</w:t>
            </w:r>
          </w:p>
        </w:tc>
        <w:tc>
          <w:tcPr>
            <w:tcW w:w="4565" w:type="dxa"/>
          </w:tcPr>
          <w:p w14:paraId="58023D93" w14:textId="77777777" w:rsidR="00491F97" w:rsidRPr="00A54268" w:rsidRDefault="00491F97" w:rsidP="00D255DF">
            <w:pPr>
              <w:rPr>
                <w:lang w:val="en-US"/>
              </w:rPr>
            </w:pPr>
            <w:r w:rsidRPr="00A54268">
              <w:rPr>
                <w:lang w:val="en-US"/>
              </w:rPr>
              <w:t>Entity/</w:t>
            </w:r>
            <w:proofErr w:type="spellStart"/>
            <w:r w:rsidRPr="00A54268">
              <w:rPr>
                <w:lang w:val="en-US"/>
              </w:rPr>
              <w:t>specificAssetId</w:t>
            </w:r>
            <w:proofErr w:type="spellEnd"/>
          </w:p>
        </w:tc>
        <w:tc>
          <w:tcPr>
            <w:tcW w:w="4331" w:type="dxa"/>
          </w:tcPr>
          <w:p w14:paraId="69011B53" w14:textId="1C9D8D95" w:rsidR="00491F97" w:rsidRPr="00877316" w:rsidRDefault="00491F97" w:rsidP="00D255DF">
            <w:pPr>
              <w:rPr>
                <w:lang w:val="en-US"/>
              </w:rPr>
            </w:pPr>
            <w:r w:rsidRPr="00877316">
              <w:rPr>
                <w:lang w:val="en-US"/>
              </w:rPr>
              <w:t xml:space="preserve">Substitute for </w:t>
            </w:r>
            <w:r w:rsidR="00082645" w:rsidRPr="006C5C0E">
              <w:rPr>
                <w:lang w:val="en-US"/>
              </w:rPr>
              <w:t>Entity</w:t>
            </w:r>
            <w:r w:rsidRPr="00877316">
              <w:rPr>
                <w:lang w:val="en-US"/>
              </w:rPr>
              <w:t>/asset (together with Entity/</w:t>
            </w:r>
            <w:proofErr w:type="spellStart"/>
            <w:r w:rsidRPr="00877316">
              <w:rPr>
                <w:lang w:val="en-US"/>
              </w:rPr>
              <w:t>globalAssetId</w:t>
            </w:r>
            <w:proofErr w:type="spellEnd"/>
            <w:r w:rsidRPr="00877316">
              <w:rPr>
                <w:lang w:val="en-US"/>
              </w:rPr>
              <w:t>)</w:t>
            </w:r>
          </w:p>
        </w:tc>
      </w:tr>
      <w:tr w:rsidR="00491F97" w:rsidRPr="0038268D" w14:paraId="060F8F26" w14:textId="77777777" w:rsidTr="00D255DF">
        <w:tc>
          <w:tcPr>
            <w:tcW w:w="959" w:type="dxa"/>
          </w:tcPr>
          <w:p w14:paraId="1D2DACA1" w14:textId="77777777" w:rsidR="00491F97" w:rsidRPr="00877316" w:rsidRDefault="00491F97" w:rsidP="00D255DF">
            <w:pPr>
              <w:rPr>
                <w:lang w:val="en-US"/>
              </w:rPr>
            </w:pPr>
          </w:p>
        </w:tc>
        <w:tc>
          <w:tcPr>
            <w:tcW w:w="4565" w:type="dxa"/>
          </w:tcPr>
          <w:p w14:paraId="7C444D0A" w14:textId="77777777" w:rsidR="00491F97" w:rsidRPr="00A54268" w:rsidRDefault="00491F97" w:rsidP="00D255DF">
            <w:pPr>
              <w:rPr>
                <w:lang w:val="en-US"/>
              </w:rPr>
            </w:pPr>
            <w:r w:rsidRPr="00A54268">
              <w:rPr>
                <w:lang w:val="en-US"/>
              </w:rPr>
              <w:t>Extension</w:t>
            </w:r>
          </w:p>
        </w:tc>
        <w:tc>
          <w:tcPr>
            <w:tcW w:w="4331" w:type="dxa"/>
          </w:tcPr>
          <w:p w14:paraId="634C6D72" w14:textId="77777777" w:rsidR="00491F97" w:rsidRPr="00877316" w:rsidRDefault="00491F97" w:rsidP="00D255DF">
            <w:pPr>
              <w:rPr>
                <w:lang w:val="en-US"/>
              </w:rPr>
            </w:pPr>
            <w:r w:rsidRPr="00877316">
              <w:rPr>
                <w:lang w:val="en-US"/>
              </w:rPr>
              <w:t xml:space="preserve">New class, part of new abstract class </w:t>
            </w:r>
            <w:proofErr w:type="spellStart"/>
            <w:r w:rsidRPr="00877316">
              <w:rPr>
                <w:lang w:val="en-US"/>
              </w:rPr>
              <w:t>HasExtensions</w:t>
            </w:r>
            <w:proofErr w:type="spellEnd"/>
          </w:p>
        </w:tc>
      </w:tr>
      <w:tr w:rsidR="00491F97" w:rsidRPr="00AB4A36" w14:paraId="754218B5" w14:textId="77777777" w:rsidTr="00D255DF">
        <w:tc>
          <w:tcPr>
            <w:tcW w:w="959" w:type="dxa"/>
          </w:tcPr>
          <w:p w14:paraId="1DF36B64" w14:textId="77777777" w:rsidR="00491F97" w:rsidRPr="00877316" w:rsidRDefault="00491F97" w:rsidP="00D255DF">
            <w:pPr>
              <w:rPr>
                <w:lang w:val="en-US"/>
              </w:rPr>
            </w:pPr>
          </w:p>
        </w:tc>
        <w:tc>
          <w:tcPr>
            <w:tcW w:w="4565" w:type="dxa"/>
          </w:tcPr>
          <w:p w14:paraId="1E6B92DA" w14:textId="77777777" w:rsidR="00491F97" w:rsidRPr="00A54268" w:rsidRDefault="00491F97" w:rsidP="00D255DF">
            <w:pPr>
              <w:rPr>
                <w:lang w:val="en-US"/>
              </w:rPr>
            </w:pPr>
            <w:proofErr w:type="spellStart"/>
            <w:r w:rsidRPr="00A54268">
              <w:rPr>
                <w:lang w:val="en-US"/>
              </w:rPr>
              <w:t>HasExtensions</w:t>
            </w:r>
            <w:proofErr w:type="spellEnd"/>
          </w:p>
        </w:tc>
        <w:tc>
          <w:tcPr>
            <w:tcW w:w="4331" w:type="dxa"/>
          </w:tcPr>
          <w:p w14:paraId="1FED7F87" w14:textId="71154772" w:rsidR="00491F97" w:rsidRPr="00877316" w:rsidRDefault="00491F97" w:rsidP="00D255DF">
            <w:pPr>
              <w:rPr>
                <w:lang w:val="en-US"/>
              </w:rPr>
            </w:pPr>
            <w:r w:rsidRPr="00877316">
              <w:rPr>
                <w:lang w:val="en-US"/>
              </w:rPr>
              <w:t xml:space="preserve">New abstract class, inherited by </w:t>
            </w:r>
            <w:r w:rsidR="00082645" w:rsidRPr="006C5C0E">
              <w:rPr>
                <w:lang w:val="en-US"/>
              </w:rPr>
              <w:t>Referable</w:t>
            </w:r>
          </w:p>
        </w:tc>
      </w:tr>
      <w:tr w:rsidR="00491F97" w:rsidRPr="0038268D" w14:paraId="344EB67C" w14:textId="77777777" w:rsidTr="00D255DF">
        <w:tc>
          <w:tcPr>
            <w:tcW w:w="959" w:type="dxa"/>
          </w:tcPr>
          <w:p w14:paraId="03BAE094" w14:textId="77777777" w:rsidR="00491F97" w:rsidRPr="00877316" w:rsidRDefault="00491F97" w:rsidP="00D255DF">
            <w:pPr>
              <w:rPr>
                <w:lang w:val="en-US"/>
              </w:rPr>
            </w:pPr>
          </w:p>
        </w:tc>
        <w:tc>
          <w:tcPr>
            <w:tcW w:w="4565" w:type="dxa"/>
          </w:tcPr>
          <w:p w14:paraId="334634F4" w14:textId="77777777" w:rsidR="00491F97" w:rsidRPr="00A54268" w:rsidRDefault="00491F97" w:rsidP="00D255DF">
            <w:pPr>
              <w:rPr>
                <w:lang w:val="en-US"/>
              </w:rPr>
            </w:pPr>
            <w:proofErr w:type="spellStart"/>
            <w:r w:rsidRPr="00A54268">
              <w:rPr>
                <w:lang w:val="en-US"/>
              </w:rPr>
              <w:t>IdentifierKeyValuePair</w:t>
            </w:r>
            <w:proofErr w:type="spellEnd"/>
          </w:p>
        </w:tc>
        <w:tc>
          <w:tcPr>
            <w:tcW w:w="4331" w:type="dxa"/>
          </w:tcPr>
          <w:p w14:paraId="276A4E68" w14:textId="77777777" w:rsidR="00491F97" w:rsidRPr="00877316" w:rsidRDefault="00491F97" w:rsidP="00D255DF">
            <w:pPr>
              <w:jc w:val="left"/>
              <w:rPr>
                <w:lang w:val="en-US"/>
              </w:rPr>
            </w:pPr>
            <w:r w:rsidRPr="00877316">
              <w:rPr>
                <w:lang w:val="en-US"/>
              </w:rPr>
              <w:t xml:space="preserve">New class for </w:t>
            </w:r>
            <w:proofErr w:type="spellStart"/>
            <w:r w:rsidRPr="00877316">
              <w:rPr>
                <w:lang w:val="en-US"/>
              </w:rPr>
              <w:t>AssetInformation</w:t>
            </w:r>
            <w:proofErr w:type="spellEnd"/>
            <w:r w:rsidRPr="00877316">
              <w:rPr>
                <w:lang w:val="en-US"/>
              </w:rPr>
              <w:t>/</w:t>
            </w:r>
            <w:proofErr w:type="spellStart"/>
            <w:r w:rsidRPr="00877316">
              <w:rPr>
                <w:lang w:val="en-US"/>
              </w:rPr>
              <w:t>specificAssetId</w:t>
            </w:r>
            <w:proofErr w:type="spellEnd"/>
          </w:p>
        </w:tc>
      </w:tr>
      <w:tr w:rsidR="00491F97" w:rsidRPr="00AB4A36" w14:paraId="369CADF8" w14:textId="77777777" w:rsidTr="00D255DF">
        <w:tc>
          <w:tcPr>
            <w:tcW w:w="959" w:type="dxa"/>
          </w:tcPr>
          <w:p w14:paraId="4ABB908F" w14:textId="77777777" w:rsidR="00491F97" w:rsidRPr="00877316" w:rsidRDefault="00491F97" w:rsidP="00D255DF">
            <w:pPr>
              <w:rPr>
                <w:lang w:val="en-US"/>
              </w:rPr>
            </w:pPr>
          </w:p>
        </w:tc>
        <w:tc>
          <w:tcPr>
            <w:tcW w:w="4565" w:type="dxa"/>
          </w:tcPr>
          <w:p w14:paraId="18A58BCD" w14:textId="77777777" w:rsidR="00491F97" w:rsidRPr="00A54268" w:rsidRDefault="00491F97" w:rsidP="00D255DF">
            <w:pPr>
              <w:rPr>
                <w:lang w:val="en-US"/>
              </w:rPr>
            </w:pPr>
            <w:r w:rsidRPr="00A54268">
              <w:rPr>
                <w:lang w:val="en-US"/>
              </w:rPr>
              <w:t>Referable/</w:t>
            </w:r>
            <w:proofErr w:type="spellStart"/>
            <w:r w:rsidRPr="00A54268">
              <w:rPr>
                <w:lang w:val="en-US"/>
              </w:rPr>
              <w:t>displayName</w:t>
            </w:r>
            <w:proofErr w:type="spellEnd"/>
          </w:p>
        </w:tc>
        <w:tc>
          <w:tcPr>
            <w:tcW w:w="4331" w:type="dxa"/>
          </w:tcPr>
          <w:p w14:paraId="21F106C0" w14:textId="77777777" w:rsidR="00491F97" w:rsidRPr="00877316" w:rsidRDefault="00491F97" w:rsidP="00D255DF">
            <w:pPr>
              <w:rPr>
                <w:lang w:val="en-US"/>
              </w:rPr>
            </w:pPr>
            <w:r w:rsidRPr="00877316">
              <w:rPr>
                <w:lang w:val="en-US"/>
              </w:rPr>
              <w:t xml:space="preserve">New optional attribute for all </w:t>
            </w:r>
            <w:proofErr w:type="spellStart"/>
            <w:r w:rsidRPr="00877316">
              <w:rPr>
                <w:lang w:val="en-US"/>
              </w:rPr>
              <w:t>referables</w:t>
            </w:r>
            <w:proofErr w:type="spellEnd"/>
          </w:p>
        </w:tc>
      </w:tr>
    </w:tbl>
    <w:p w14:paraId="47CC12EF" w14:textId="77777777" w:rsidR="00082645" w:rsidRPr="00CE25AF" w:rsidRDefault="00082645" w:rsidP="00082645">
      <w:pPr>
        <w:keepNext/>
        <w:keepLines/>
        <w:rPr>
          <w:lang w:val="en-US"/>
        </w:rPr>
      </w:pPr>
    </w:p>
    <w:p w14:paraId="78F928F0" w14:textId="4D9FEE0F" w:rsidR="0038268D" w:rsidRPr="006C5C0E" w:rsidRDefault="0038268D" w:rsidP="00110904">
      <w:pPr>
        <w:pStyle w:val="Caption"/>
      </w:pPr>
      <w:bookmarkStart w:id="5543" w:name="_Toc125537814"/>
      <w:r w:rsidRPr="006C5C0E">
        <w:t xml:space="preserve">Table </w:t>
      </w:r>
      <w:r>
        <w:fldChar w:fldCharType="begin"/>
      </w:r>
      <w:r w:rsidRPr="006C5C0E">
        <w:instrText xml:space="preserve"> SEQ Table \* ARABIC </w:instrText>
      </w:r>
      <w:r>
        <w:fldChar w:fldCharType="separate"/>
      </w:r>
      <w:r w:rsidR="00F511DE">
        <w:rPr>
          <w:noProof/>
        </w:rPr>
        <w:t>39</w:t>
      </w:r>
      <w:r>
        <w:rPr>
          <w:noProof/>
        </w:rPr>
        <w:fldChar w:fldCharType="end"/>
      </w:r>
      <w:r w:rsidRPr="006C5C0E">
        <w:t xml:space="preserve"> New, Changed or Removed Constraints w/o Security</w:t>
      </w:r>
      <w:bookmarkEnd w:id="5543"/>
    </w:p>
    <w:tbl>
      <w:tblPr>
        <w:tblStyle w:val="TableGrid"/>
        <w:tblW w:w="98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678"/>
        <w:gridCol w:w="1334"/>
        <w:gridCol w:w="1506"/>
        <w:gridCol w:w="6337"/>
      </w:tblGrid>
      <w:tr w:rsidR="0038268D" w14:paraId="34E3F983" w14:textId="77777777" w:rsidTr="004F3328">
        <w:trPr>
          <w:tblHeader/>
        </w:trPr>
        <w:tc>
          <w:tcPr>
            <w:tcW w:w="717" w:type="dxa"/>
          </w:tcPr>
          <w:p w14:paraId="09A48829" w14:textId="77777777" w:rsidR="0038268D" w:rsidRPr="00073BEA" w:rsidRDefault="0038268D" w:rsidP="004F3328">
            <w:pPr>
              <w:rPr>
                <w:b/>
              </w:rPr>
            </w:pPr>
            <w:proofErr w:type="spellStart"/>
            <w:r w:rsidRPr="005963B9">
              <w:rPr>
                <w:b/>
              </w:rPr>
              <w:t>nc</w:t>
            </w:r>
            <w:proofErr w:type="spellEnd"/>
          </w:p>
        </w:tc>
        <w:tc>
          <w:tcPr>
            <w:tcW w:w="1366" w:type="dxa"/>
          </w:tcPr>
          <w:p w14:paraId="080841DF" w14:textId="77777777" w:rsidR="0038268D" w:rsidRPr="00073BEA" w:rsidRDefault="0038268D" w:rsidP="004F3328">
            <w:pPr>
              <w:rPr>
                <w:b/>
              </w:rPr>
            </w:pPr>
            <w:r w:rsidRPr="00073BEA">
              <w:rPr>
                <w:b/>
              </w:rPr>
              <w:t>V</w:t>
            </w:r>
            <w:r>
              <w:rPr>
                <w:b/>
              </w:rPr>
              <w:t>3.0RC01</w:t>
            </w:r>
          </w:p>
        </w:tc>
        <w:tc>
          <w:tcPr>
            <w:tcW w:w="1427" w:type="dxa"/>
          </w:tcPr>
          <w:p w14:paraId="3FD3CB99" w14:textId="77777777" w:rsidR="0038268D" w:rsidRPr="00073BEA" w:rsidRDefault="0038268D" w:rsidP="004F3328">
            <w:pPr>
              <w:rPr>
                <w:b/>
              </w:rPr>
            </w:pPr>
            <w:r>
              <w:rPr>
                <w:b/>
              </w:rPr>
              <w:t xml:space="preserve">New, Update, </w:t>
            </w:r>
            <w:proofErr w:type="spellStart"/>
            <w:r>
              <w:rPr>
                <w:b/>
              </w:rPr>
              <w:t>Removed</w:t>
            </w:r>
            <w:proofErr w:type="spellEnd"/>
            <w:r>
              <w:rPr>
                <w:b/>
              </w:rPr>
              <w:t xml:space="preserve">, </w:t>
            </w:r>
            <w:proofErr w:type="spellStart"/>
            <w:r>
              <w:rPr>
                <w:b/>
              </w:rPr>
              <w:t>Reformulated</w:t>
            </w:r>
            <w:proofErr w:type="spellEnd"/>
          </w:p>
        </w:tc>
        <w:tc>
          <w:tcPr>
            <w:tcW w:w="6345" w:type="dxa"/>
          </w:tcPr>
          <w:p w14:paraId="3B368047" w14:textId="77777777" w:rsidR="0038268D" w:rsidRPr="00073BEA" w:rsidRDefault="0038268D" w:rsidP="004F3328">
            <w:pPr>
              <w:rPr>
                <w:b/>
              </w:rPr>
            </w:pPr>
            <w:r w:rsidRPr="00073BEA">
              <w:rPr>
                <w:b/>
              </w:rPr>
              <w:t>Comment</w:t>
            </w:r>
          </w:p>
        </w:tc>
      </w:tr>
      <w:tr w:rsidR="0038268D" w:rsidRPr="00D52619" w14:paraId="7FDF2491" w14:textId="77777777" w:rsidTr="004F3328">
        <w:tc>
          <w:tcPr>
            <w:tcW w:w="717" w:type="dxa"/>
          </w:tcPr>
          <w:p w14:paraId="28E7E8A3" w14:textId="77777777" w:rsidR="0038268D" w:rsidRPr="00A819DF" w:rsidRDefault="0038268D" w:rsidP="004F3328"/>
        </w:tc>
        <w:tc>
          <w:tcPr>
            <w:tcW w:w="1366" w:type="dxa"/>
          </w:tcPr>
          <w:p w14:paraId="63D48B15" w14:textId="77777777" w:rsidR="0038268D" w:rsidRPr="00A819DF" w:rsidRDefault="0038268D" w:rsidP="004F3328">
            <w:r w:rsidRPr="00A819DF">
              <w:t>AASd-001</w:t>
            </w:r>
          </w:p>
        </w:tc>
        <w:tc>
          <w:tcPr>
            <w:tcW w:w="1427" w:type="dxa"/>
          </w:tcPr>
          <w:p w14:paraId="6BE8849C" w14:textId="77777777" w:rsidR="0038268D" w:rsidRDefault="0038268D" w:rsidP="004F3328">
            <w:proofErr w:type="spellStart"/>
            <w:r w:rsidRPr="00A819DF">
              <w:t>Removed</w:t>
            </w:r>
            <w:proofErr w:type="spellEnd"/>
          </w:p>
        </w:tc>
        <w:tc>
          <w:tcPr>
            <w:tcW w:w="6345" w:type="dxa"/>
          </w:tcPr>
          <w:p w14:paraId="523448A9" w14:textId="77777777" w:rsidR="0038268D" w:rsidRPr="006C5C0E" w:rsidRDefault="0038268D" w:rsidP="004F3328">
            <w:pPr>
              <w:rPr>
                <w:lang w:val="en-US"/>
              </w:rPr>
            </w:pPr>
            <w:r w:rsidRPr="006C5C0E">
              <w:rPr>
                <w:lang w:val="en-US"/>
              </w:rPr>
              <w:t xml:space="preserve">Constraint AASd-001: In case of a referable element not being an identifiable element this id is mandatory and used for referring to the element in its name space. </w:t>
            </w:r>
          </w:p>
          <w:p w14:paraId="3AD45C21" w14:textId="77777777" w:rsidR="0038268D" w:rsidRPr="006C5C0E" w:rsidRDefault="0038268D" w:rsidP="004F3328">
            <w:pPr>
              <w:rPr>
                <w:lang w:val="en-US"/>
              </w:rPr>
            </w:pPr>
            <w:r w:rsidRPr="006C5C0E">
              <w:rPr>
                <w:lang w:val="en-US"/>
              </w:rPr>
              <w:t>For namespace part see AASd-022</w:t>
            </w:r>
          </w:p>
        </w:tc>
      </w:tr>
      <w:tr w:rsidR="0038268D" w:rsidRPr="001E0064" w14:paraId="6DEBAB9F" w14:textId="77777777" w:rsidTr="004F3328">
        <w:tc>
          <w:tcPr>
            <w:tcW w:w="717" w:type="dxa"/>
          </w:tcPr>
          <w:p w14:paraId="2E8AD2ED" w14:textId="77777777" w:rsidR="0038268D" w:rsidRPr="001E0064" w:rsidRDefault="0038268D" w:rsidP="004F3328">
            <w:r>
              <w:t>x</w:t>
            </w:r>
          </w:p>
        </w:tc>
        <w:tc>
          <w:tcPr>
            <w:tcW w:w="1366" w:type="dxa"/>
          </w:tcPr>
          <w:p w14:paraId="1ECA9881" w14:textId="77777777" w:rsidR="0038268D" w:rsidRPr="00A819DF" w:rsidRDefault="0038268D" w:rsidP="004F3328">
            <w:r w:rsidRPr="00A819DF">
              <w:t>AASd-002</w:t>
            </w:r>
          </w:p>
        </w:tc>
        <w:tc>
          <w:tcPr>
            <w:tcW w:w="1427" w:type="dxa"/>
          </w:tcPr>
          <w:p w14:paraId="5D494E80" w14:textId="77777777" w:rsidR="0038268D" w:rsidRPr="00A819DF" w:rsidRDefault="0038268D" w:rsidP="004F3328">
            <w:r w:rsidRPr="00A819DF">
              <w:t>Update</w:t>
            </w:r>
          </w:p>
        </w:tc>
        <w:tc>
          <w:tcPr>
            <w:tcW w:w="6345" w:type="dxa"/>
          </w:tcPr>
          <w:p w14:paraId="605562D5" w14:textId="77777777" w:rsidR="0038268D" w:rsidRPr="009150F8" w:rsidRDefault="0038268D" w:rsidP="004F3328">
            <w:pPr>
              <w:rPr>
                <w:lang w:val="en-US"/>
              </w:rPr>
            </w:pPr>
            <w:r w:rsidRPr="009150F8">
              <w:rPr>
                <w:lang w:val="en-US"/>
              </w:rPr>
              <w:t>reformulated, formula added</w:t>
            </w:r>
          </w:p>
          <w:p w14:paraId="46BD7985" w14:textId="77777777" w:rsidR="0038268D" w:rsidRPr="00A819DF" w:rsidRDefault="0038268D" w:rsidP="004F3328">
            <w:proofErr w:type="spellStart"/>
            <w:r w:rsidRPr="006C5C0E">
              <w:rPr>
                <w:i/>
                <w:lang w:val="en-US"/>
              </w:rPr>
              <w:t>idShort</w:t>
            </w:r>
            <w:proofErr w:type="spellEnd"/>
            <w:r w:rsidRPr="006C5C0E">
              <w:rPr>
                <w:iCs/>
                <w:lang w:val="en-US"/>
              </w:rPr>
              <w:t xml:space="preserve"> of </w:t>
            </w:r>
            <w:proofErr w:type="spellStart"/>
            <w:r w:rsidRPr="006C5C0E">
              <w:rPr>
                <w:i/>
                <w:lang w:val="en-US"/>
              </w:rPr>
              <w:t>Referable</w:t>
            </w:r>
            <w:r w:rsidRPr="006C5C0E">
              <w:rPr>
                <w:iCs/>
                <w:lang w:val="en-US"/>
              </w:rPr>
              <w:t>s</w:t>
            </w:r>
            <w:proofErr w:type="spellEnd"/>
            <w:r w:rsidRPr="006C5C0E">
              <w:rPr>
                <w:iCs/>
                <w:lang w:val="en-US"/>
              </w:rPr>
              <w:t xml:space="preserve"> shall only feature letters, digits, underscore (</w:t>
            </w:r>
            <w:r>
              <w:rPr>
                <w:iCs/>
                <w:lang w:val="en-US"/>
              </w:rPr>
              <w:t>"</w:t>
            </w:r>
            <w:r w:rsidRPr="006C5C0E">
              <w:rPr>
                <w:iCs/>
                <w:lang w:val="en-US"/>
              </w:rPr>
              <w:t>_</w:t>
            </w:r>
            <w:r>
              <w:rPr>
                <w:iCs/>
                <w:lang w:val="en-US"/>
              </w:rPr>
              <w:t>"</w:t>
            </w:r>
            <w:r w:rsidRPr="006C5C0E">
              <w:rPr>
                <w:iCs/>
                <w:lang w:val="en-US"/>
              </w:rPr>
              <w:t xml:space="preserve">); starting mandatory with a letter. </w:t>
            </w:r>
            <w:r w:rsidRPr="00485732">
              <w:rPr>
                <w:iCs/>
              </w:rPr>
              <w:t>I.e. [a-</w:t>
            </w:r>
            <w:proofErr w:type="spellStart"/>
            <w:r w:rsidRPr="00485732">
              <w:rPr>
                <w:iCs/>
              </w:rPr>
              <w:t>zA</w:t>
            </w:r>
            <w:proofErr w:type="spellEnd"/>
            <w:r w:rsidRPr="00485732">
              <w:rPr>
                <w:iCs/>
              </w:rPr>
              <w:t>-Z][a-zA-Z0-9_]+</w:t>
            </w:r>
          </w:p>
        </w:tc>
      </w:tr>
      <w:tr w:rsidR="0038268D" w:rsidRPr="00D52619" w14:paraId="6B986392" w14:textId="77777777" w:rsidTr="004F3328">
        <w:tc>
          <w:tcPr>
            <w:tcW w:w="717" w:type="dxa"/>
          </w:tcPr>
          <w:p w14:paraId="0523D778" w14:textId="77777777" w:rsidR="0038268D" w:rsidRPr="009D554A" w:rsidRDefault="0038268D" w:rsidP="004F3328">
            <w:pPr>
              <w:rPr>
                <w:u w:val="single"/>
              </w:rPr>
            </w:pPr>
          </w:p>
        </w:tc>
        <w:tc>
          <w:tcPr>
            <w:tcW w:w="1366" w:type="dxa"/>
          </w:tcPr>
          <w:p w14:paraId="4B0DCEDD" w14:textId="77777777" w:rsidR="0038268D" w:rsidRPr="00911AA5" w:rsidRDefault="0038268D" w:rsidP="004F3328">
            <w:r w:rsidRPr="007D0B78">
              <w:t>AASd-010</w:t>
            </w:r>
          </w:p>
        </w:tc>
        <w:tc>
          <w:tcPr>
            <w:tcW w:w="1427" w:type="dxa"/>
          </w:tcPr>
          <w:p w14:paraId="6BC5DDEF" w14:textId="77777777" w:rsidR="0038268D" w:rsidRDefault="0038268D" w:rsidP="004F3328">
            <w:proofErr w:type="spellStart"/>
            <w:r>
              <w:t>Reformulated</w:t>
            </w:r>
            <w:proofErr w:type="spellEnd"/>
          </w:p>
        </w:tc>
        <w:tc>
          <w:tcPr>
            <w:tcW w:w="6345" w:type="dxa"/>
          </w:tcPr>
          <w:p w14:paraId="20DFF803" w14:textId="77777777" w:rsidR="0038268D" w:rsidRPr="009150F8" w:rsidRDefault="0038268D" w:rsidP="004F3328">
            <w:pPr>
              <w:rPr>
                <w:lang w:val="en-US"/>
              </w:rPr>
            </w:pPr>
            <w:r w:rsidRPr="009150F8">
              <w:rPr>
                <w:lang w:val="en-US"/>
              </w:rPr>
              <w:t xml:space="preserve">Constraint AASd-010: The property has the category </w:t>
            </w:r>
            <w:r>
              <w:rPr>
                <w:lang w:val="en-US"/>
              </w:rPr>
              <w:t>"</w:t>
            </w:r>
            <w:r w:rsidRPr="009150F8">
              <w:rPr>
                <w:lang w:val="en-US"/>
              </w:rPr>
              <w:t>CONSTANT</w:t>
            </w:r>
            <w:r>
              <w:rPr>
                <w:lang w:val="en-US"/>
              </w:rPr>
              <w:t>"</w:t>
            </w:r>
            <w:r w:rsidRPr="009150F8">
              <w:rPr>
                <w:lang w:val="en-US"/>
              </w:rPr>
              <w:t>.</w:t>
            </w:r>
          </w:p>
          <w:p w14:paraId="4B3A4B01" w14:textId="77777777" w:rsidR="0038268D" w:rsidRPr="009150F8" w:rsidRDefault="0038268D" w:rsidP="004F3328">
            <w:pPr>
              <w:rPr>
                <w:lang w:val="en-US"/>
              </w:rPr>
            </w:pPr>
            <w:r w:rsidRPr="009150F8">
              <w:rPr>
                <w:lang w:val="en-US"/>
              </w:rPr>
              <w:t>Reformulated to</w:t>
            </w:r>
          </w:p>
          <w:p w14:paraId="165C3CE2" w14:textId="77777777" w:rsidR="0038268D" w:rsidRPr="009150F8" w:rsidRDefault="0038268D" w:rsidP="004F3328">
            <w:pPr>
              <w:rPr>
                <w:lang w:val="en-US"/>
              </w:rPr>
            </w:pPr>
            <w:r w:rsidRPr="009150F8">
              <w:rPr>
                <w:lang w:val="en-US"/>
              </w:rPr>
              <w:t xml:space="preserve">Constraint AASd-010: The property referenced in Permission/permission shall have the category </w:t>
            </w:r>
            <w:r>
              <w:rPr>
                <w:lang w:val="en-US"/>
              </w:rPr>
              <w:t>"</w:t>
            </w:r>
            <w:r w:rsidRPr="009150F8">
              <w:rPr>
                <w:lang w:val="en-US"/>
              </w:rPr>
              <w:t>CONSTANT</w:t>
            </w:r>
            <w:r>
              <w:rPr>
                <w:lang w:val="en-US"/>
              </w:rPr>
              <w:t>"</w:t>
            </w:r>
            <w:r w:rsidRPr="009150F8">
              <w:rPr>
                <w:lang w:val="en-US"/>
              </w:rPr>
              <w:t>.</w:t>
            </w:r>
          </w:p>
        </w:tc>
      </w:tr>
      <w:tr w:rsidR="0038268D" w:rsidRPr="00D52619" w14:paraId="334E8FAF" w14:textId="77777777" w:rsidTr="004F3328">
        <w:tc>
          <w:tcPr>
            <w:tcW w:w="717" w:type="dxa"/>
          </w:tcPr>
          <w:p w14:paraId="5030BE17" w14:textId="77777777" w:rsidR="0038268D" w:rsidRPr="006C5C0E" w:rsidRDefault="0038268D" w:rsidP="004F3328">
            <w:pPr>
              <w:rPr>
                <w:u w:val="single"/>
                <w:lang w:val="en-US"/>
              </w:rPr>
            </w:pPr>
          </w:p>
        </w:tc>
        <w:tc>
          <w:tcPr>
            <w:tcW w:w="1366" w:type="dxa"/>
          </w:tcPr>
          <w:p w14:paraId="78F9617A" w14:textId="77777777" w:rsidR="0038268D" w:rsidRPr="007D0B78" w:rsidRDefault="0038268D" w:rsidP="004F3328">
            <w:r w:rsidRPr="00FB60B5">
              <w:t>AASd-011</w:t>
            </w:r>
          </w:p>
        </w:tc>
        <w:tc>
          <w:tcPr>
            <w:tcW w:w="1427" w:type="dxa"/>
          </w:tcPr>
          <w:p w14:paraId="121D7F75" w14:textId="77777777" w:rsidR="0038268D" w:rsidRDefault="0038268D" w:rsidP="004F3328">
            <w:proofErr w:type="spellStart"/>
            <w:r>
              <w:t>Reformulated</w:t>
            </w:r>
            <w:proofErr w:type="spellEnd"/>
          </w:p>
        </w:tc>
        <w:tc>
          <w:tcPr>
            <w:tcW w:w="6345" w:type="dxa"/>
          </w:tcPr>
          <w:p w14:paraId="10AF61FB" w14:textId="77777777" w:rsidR="0038268D" w:rsidRPr="009150F8" w:rsidRDefault="0038268D" w:rsidP="004F3328">
            <w:pPr>
              <w:rPr>
                <w:lang w:val="en-US"/>
              </w:rPr>
            </w:pPr>
            <w:r w:rsidRPr="009150F8">
              <w:rPr>
                <w:lang w:val="en-US"/>
              </w:rPr>
              <w:t xml:space="preserve">Constraint AASd-011: The property referenced in Permission/permission shall be part of the </w:t>
            </w:r>
            <w:proofErr w:type="spellStart"/>
            <w:r w:rsidRPr="009150F8">
              <w:rPr>
                <w:lang w:val="en-US"/>
              </w:rPr>
              <w:t>submodel</w:t>
            </w:r>
            <w:proofErr w:type="spellEnd"/>
            <w:r w:rsidRPr="009150F8">
              <w:rPr>
                <w:lang w:val="en-US"/>
              </w:rPr>
              <w:t xml:space="preserve"> that is referenced within the </w:t>
            </w:r>
            <w:r>
              <w:rPr>
                <w:lang w:val="en-US"/>
              </w:rPr>
              <w:t>"</w:t>
            </w:r>
            <w:proofErr w:type="spellStart"/>
            <w:r w:rsidRPr="009150F8">
              <w:rPr>
                <w:lang w:val="en-US"/>
              </w:rPr>
              <w:t>selectablePermissions</w:t>
            </w:r>
            <w:proofErr w:type="spellEnd"/>
            <w:r>
              <w:rPr>
                <w:lang w:val="en-US"/>
              </w:rPr>
              <w:t>"</w:t>
            </w:r>
            <w:r w:rsidRPr="009150F8">
              <w:rPr>
                <w:lang w:val="en-US"/>
              </w:rPr>
              <w:t xml:space="preserve"> attribute of </w:t>
            </w:r>
            <w:r>
              <w:rPr>
                <w:lang w:val="en-US"/>
              </w:rPr>
              <w:t>"</w:t>
            </w:r>
            <w:proofErr w:type="spellStart"/>
            <w:r w:rsidRPr="009150F8">
              <w:rPr>
                <w:lang w:val="en-US"/>
              </w:rPr>
              <w:t>AccessControl</w:t>
            </w:r>
            <w:proofErr w:type="spellEnd"/>
            <w:r>
              <w:rPr>
                <w:lang w:val="en-US"/>
              </w:rPr>
              <w:t>"</w:t>
            </w:r>
            <w:r w:rsidRPr="009150F8">
              <w:rPr>
                <w:lang w:val="en-US"/>
              </w:rPr>
              <w:t>.</w:t>
            </w:r>
          </w:p>
        </w:tc>
      </w:tr>
      <w:tr w:rsidR="0038268D" w:rsidRPr="00D52619" w14:paraId="61C444EF" w14:textId="77777777" w:rsidTr="004F3328">
        <w:tc>
          <w:tcPr>
            <w:tcW w:w="717" w:type="dxa"/>
          </w:tcPr>
          <w:p w14:paraId="67EAFA93" w14:textId="77777777" w:rsidR="0038268D" w:rsidRPr="006C5C0E" w:rsidRDefault="0038268D" w:rsidP="004F3328">
            <w:pPr>
              <w:rPr>
                <w:u w:val="single"/>
                <w:lang w:val="en-US"/>
              </w:rPr>
            </w:pPr>
          </w:p>
        </w:tc>
        <w:tc>
          <w:tcPr>
            <w:tcW w:w="1366" w:type="dxa"/>
          </w:tcPr>
          <w:p w14:paraId="3C9BB69D" w14:textId="77777777" w:rsidR="0038268D" w:rsidRPr="007D0B78" w:rsidRDefault="0038268D" w:rsidP="004F3328">
            <w:r w:rsidRPr="00FB60B5">
              <w:t>AASd-012</w:t>
            </w:r>
          </w:p>
        </w:tc>
        <w:tc>
          <w:tcPr>
            <w:tcW w:w="1427" w:type="dxa"/>
          </w:tcPr>
          <w:p w14:paraId="3CB97D60" w14:textId="77777777" w:rsidR="0038268D" w:rsidRDefault="0038268D" w:rsidP="004F3328">
            <w:proofErr w:type="spellStart"/>
            <w:r>
              <w:t>Reformulated</w:t>
            </w:r>
            <w:proofErr w:type="spellEnd"/>
          </w:p>
        </w:tc>
        <w:tc>
          <w:tcPr>
            <w:tcW w:w="6345" w:type="dxa"/>
          </w:tcPr>
          <w:p w14:paraId="330BABA2" w14:textId="4F6E8BD7" w:rsidR="0038268D" w:rsidRPr="009150F8" w:rsidRDefault="0038268D" w:rsidP="004F3328">
            <w:pPr>
              <w:rPr>
                <w:lang w:val="en-US"/>
              </w:rPr>
            </w:pPr>
            <w:r w:rsidRPr="009150F8">
              <w:rPr>
                <w:lang w:val="en-US"/>
              </w:rPr>
              <w:t xml:space="preserve">Constraint AASd-012: If both the </w:t>
            </w:r>
            <w:proofErr w:type="spellStart"/>
            <w:r w:rsidRPr="009150F8">
              <w:rPr>
                <w:lang w:val="en-US"/>
              </w:rPr>
              <w:t>MultiLanguageProperty</w:t>
            </w:r>
            <w:proofErr w:type="spellEnd"/>
            <w:r w:rsidRPr="009150F8">
              <w:rPr>
                <w:lang w:val="en-US"/>
              </w:rPr>
              <w:t xml:space="preserve">/value and the </w:t>
            </w:r>
            <w:proofErr w:type="spellStart"/>
            <w:r w:rsidRPr="009150F8">
              <w:rPr>
                <w:lang w:val="en-US"/>
              </w:rPr>
              <w:t>MultiLanguageProperty</w:t>
            </w:r>
            <w:proofErr w:type="spellEnd"/>
            <w:r w:rsidRPr="009150F8">
              <w:rPr>
                <w:lang w:val="en-US"/>
              </w:rPr>
              <w:t>/</w:t>
            </w:r>
            <w:proofErr w:type="spellStart"/>
            <w:r w:rsidRPr="009150F8">
              <w:rPr>
                <w:lang w:val="en-US"/>
              </w:rPr>
              <w:t>valueId</w:t>
            </w:r>
            <w:proofErr w:type="spellEnd"/>
            <w:r w:rsidRPr="009150F8">
              <w:rPr>
                <w:lang w:val="en-US"/>
              </w:rPr>
              <w:t xml:space="preserve"> are present then for each string in a specific language the meaning must be the same as specified in </w:t>
            </w:r>
            <w:proofErr w:type="spellStart"/>
            <w:r w:rsidRPr="009150F8">
              <w:rPr>
                <w:lang w:val="en-US"/>
              </w:rPr>
              <w:t>MultiLanguageProperty</w:t>
            </w:r>
            <w:proofErr w:type="spellEnd"/>
            <w:r w:rsidRPr="009150F8">
              <w:rPr>
                <w:lang w:val="en-US"/>
              </w:rPr>
              <w:t>/</w:t>
            </w:r>
            <w:proofErr w:type="spellStart"/>
            <w:r w:rsidRPr="009150F8">
              <w:rPr>
                <w:lang w:val="en-US"/>
              </w:rPr>
              <w:t>valueId</w:t>
            </w:r>
            <w:proofErr w:type="spellEnd"/>
          </w:p>
        </w:tc>
      </w:tr>
      <w:tr w:rsidR="0038268D" w14:paraId="765E9B57" w14:textId="77777777" w:rsidTr="004F3328">
        <w:tc>
          <w:tcPr>
            <w:tcW w:w="717" w:type="dxa"/>
          </w:tcPr>
          <w:p w14:paraId="419571EC" w14:textId="77777777" w:rsidR="0038268D" w:rsidRPr="006C5C0E" w:rsidRDefault="0038268D" w:rsidP="004F3328">
            <w:pPr>
              <w:rPr>
                <w:u w:val="single"/>
                <w:lang w:val="en-US"/>
              </w:rPr>
            </w:pPr>
          </w:p>
        </w:tc>
        <w:tc>
          <w:tcPr>
            <w:tcW w:w="1366" w:type="dxa"/>
          </w:tcPr>
          <w:p w14:paraId="1D403032" w14:textId="77777777" w:rsidR="0038268D" w:rsidRPr="007D0B78" w:rsidRDefault="0038268D" w:rsidP="004F3328">
            <w:r w:rsidRPr="00FB60B5">
              <w:t>AASd-014</w:t>
            </w:r>
          </w:p>
        </w:tc>
        <w:tc>
          <w:tcPr>
            <w:tcW w:w="1427" w:type="dxa"/>
          </w:tcPr>
          <w:p w14:paraId="4285B040" w14:textId="77777777" w:rsidR="0038268D" w:rsidRDefault="0038268D" w:rsidP="004F3328">
            <w:proofErr w:type="spellStart"/>
            <w:r>
              <w:t>Reformulated</w:t>
            </w:r>
            <w:proofErr w:type="spellEnd"/>
          </w:p>
        </w:tc>
        <w:tc>
          <w:tcPr>
            <w:tcW w:w="6345" w:type="dxa"/>
          </w:tcPr>
          <w:p w14:paraId="1DC76909" w14:textId="77777777" w:rsidR="0038268D" w:rsidRPr="006C5C0E" w:rsidRDefault="0038268D" w:rsidP="004F3328">
            <w:pPr>
              <w:rPr>
                <w:lang w:val="en-US"/>
              </w:rPr>
            </w:pPr>
            <w:r w:rsidRPr="006C5C0E">
              <w:rPr>
                <w:lang w:val="en-US"/>
              </w:rPr>
              <w:t>Entity was changed</w:t>
            </w:r>
          </w:p>
          <w:p w14:paraId="06153353" w14:textId="77777777" w:rsidR="0038268D" w:rsidRPr="003F43A0" w:rsidRDefault="0038268D" w:rsidP="004F3328">
            <w:r w:rsidRPr="006C5C0E">
              <w:rPr>
                <w:lang w:val="en-US"/>
              </w:rPr>
              <w:t xml:space="preserve">Constraint AASd-014: Either the attribute </w:t>
            </w:r>
            <w:proofErr w:type="spellStart"/>
            <w:r w:rsidRPr="006C5C0E">
              <w:rPr>
                <w:lang w:val="en-US"/>
              </w:rPr>
              <w:t>globalAssetId</w:t>
            </w:r>
            <w:proofErr w:type="spellEnd"/>
            <w:r w:rsidRPr="006C5C0E">
              <w:rPr>
                <w:lang w:val="en-US"/>
              </w:rPr>
              <w:t xml:space="preserve"> or </w:t>
            </w:r>
            <w:proofErr w:type="spellStart"/>
            <w:r w:rsidRPr="006C5C0E">
              <w:rPr>
                <w:lang w:val="en-US"/>
              </w:rPr>
              <w:t>specificAssetId</w:t>
            </w:r>
            <w:proofErr w:type="spellEnd"/>
            <w:r w:rsidRPr="006C5C0E">
              <w:rPr>
                <w:lang w:val="en-US"/>
              </w:rPr>
              <w:t xml:space="preserve"> of an </w:t>
            </w:r>
            <w:r w:rsidRPr="006C5C0E">
              <w:rPr>
                <w:i/>
                <w:lang w:val="en-US"/>
              </w:rPr>
              <w:t>Entity</w:t>
            </w:r>
            <w:r w:rsidRPr="006C5C0E">
              <w:rPr>
                <w:lang w:val="en-US"/>
              </w:rPr>
              <w:t xml:space="preserve"> must be set if </w:t>
            </w:r>
            <w:r w:rsidRPr="006C5C0E">
              <w:rPr>
                <w:i/>
                <w:lang w:val="en-US"/>
              </w:rPr>
              <w:t>Entity/</w:t>
            </w:r>
            <w:proofErr w:type="spellStart"/>
            <w:r w:rsidRPr="006C5C0E">
              <w:rPr>
                <w:i/>
                <w:lang w:val="en-US"/>
              </w:rPr>
              <w:t>entityType</w:t>
            </w:r>
            <w:proofErr w:type="spellEnd"/>
            <w:r w:rsidRPr="006C5C0E">
              <w:rPr>
                <w:lang w:val="en-US"/>
              </w:rPr>
              <w:t xml:space="preserve"> is set to </w:t>
            </w:r>
            <w:r>
              <w:rPr>
                <w:lang w:val="en-US"/>
              </w:rPr>
              <w:t>"</w:t>
            </w:r>
            <w:proofErr w:type="spellStart"/>
            <w:r w:rsidRPr="006C5C0E">
              <w:rPr>
                <w:i/>
                <w:lang w:val="en-US"/>
              </w:rPr>
              <w:t>SelfManagedEntity</w:t>
            </w:r>
            <w:proofErr w:type="spellEnd"/>
            <w:r>
              <w:rPr>
                <w:lang w:val="en-US"/>
              </w:rPr>
              <w:t>"</w:t>
            </w:r>
            <w:r w:rsidRPr="006C5C0E">
              <w:rPr>
                <w:lang w:val="en-US"/>
              </w:rPr>
              <w:t xml:space="preserve">. </w:t>
            </w:r>
            <w:proofErr w:type="spellStart"/>
            <w:r w:rsidRPr="003F43A0">
              <w:t>They</w:t>
            </w:r>
            <w:proofErr w:type="spellEnd"/>
            <w:r w:rsidRPr="003F43A0">
              <w:t xml:space="preserve"> </w:t>
            </w:r>
            <w:proofErr w:type="spellStart"/>
            <w:r w:rsidRPr="003F43A0">
              <w:t>are</w:t>
            </w:r>
            <w:proofErr w:type="spellEnd"/>
            <w:r w:rsidRPr="003F43A0">
              <w:t xml:space="preserve"> not </w:t>
            </w:r>
            <w:proofErr w:type="spellStart"/>
            <w:r w:rsidRPr="003F43A0">
              <w:t>existing</w:t>
            </w:r>
            <w:proofErr w:type="spellEnd"/>
            <w:r w:rsidRPr="003F43A0">
              <w:t xml:space="preserve"> </w:t>
            </w:r>
            <w:proofErr w:type="spellStart"/>
            <w:r w:rsidRPr="003F43A0">
              <w:t>otherwise</w:t>
            </w:r>
            <w:proofErr w:type="spellEnd"/>
            <w:r w:rsidRPr="003F43A0">
              <w:t>.</w:t>
            </w:r>
          </w:p>
        </w:tc>
      </w:tr>
      <w:tr w:rsidR="0038268D" w:rsidRPr="00D52619" w14:paraId="27D7778D" w14:textId="77777777" w:rsidTr="004F3328">
        <w:tc>
          <w:tcPr>
            <w:tcW w:w="717" w:type="dxa"/>
          </w:tcPr>
          <w:p w14:paraId="267A4E8B" w14:textId="77777777" w:rsidR="0038268D" w:rsidRPr="001E0064" w:rsidRDefault="0038268D" w:rsidP="004F3328">
            <w:r>
              <w:t>(x)</w:t>
            </w:r>
          </w:p>
        </w:tc>
        <w:tc>
          <w:tcPr>
            <w:tcW w:w="1366" w:type="dxa"/>
          </w:tcPr>
          <w:p w14:paraId="3D2400BD" w14:textId="77777777" w:rsidR="0038268D" w:rsidRPr="001E0064" w:rsidRDefault="0038268D" w:rsidP="004F3328">
            <w:r w:rsidRPr="00A819DF">
              <w:t>AASd-020</w:t>
            </w:r>
          </w:p>
        </w:tc>
        <w:tc>
          <w:tcPr>
            <w:tcW w:w="1427" w:type="dxa"/>
          </w:tcPr>
          <w:p w14:paraId="293D2F20" w14:textId="77777777" w:rsidR="0038268D" w:rsidRDefault="0038268D" w:rsidP="004F3328">
            <w:r>
              <w:t>New</w:t>
            </w:r>
          </w:p>
        </w:tc>
        <w:tc>
          <w:tcPr>
            <w:tcW w:w="6345" w:type="dxa"/>
          </w:tcPr>
          <w:p w14:paraId="2B4597A6" w14:textId="77777777" w:rsidR="0038268D" w:rsidRPr="006C5C0E" w:rsidRDefault="0038268D" w:rsidP="004F3328">
            <w:pPr>
              <w:rPr>
                <w:lang w:val="en-US"/>
              </w:rPr>
            </w:pPr>
            <w:r w:rsidRPr="009150F8">
              <w:rPr>
                <w:lang w:val="en-US"/>
              </w:rPr>
              <w:t xml:space="preserve">Constraint AASd-020: </w:t>
            </w:r>
            <w:r w:rsidRPr="006C5C0E">
              <w:rPr>
                <w:lang w:val="en-US"/>
              </w:rPr>
              <w:t>The value of Property/</w:t>
            </w:r>
            <w:r w:rsidRPr="006C5C0E">
              <w:rPr>
                <w:i/>
                <w:lang w:val="en-US"/>
              </w:rPr>
              <w:t>value</w:t>
            </w:r>
            <w:r w:rsidRPr="006C5C0E">
              <w:rPr>
                <w:lang w:val="en-US"/>
              </w:rPr>
              <w:t xml:space="preserve"> shall be consistent to the data type as defined in Property/</w:t>
            </w:r>
            <w:proofErr w:type="spellStart"/>
            <w:r w:rsidRPr="006C5C0E">
              <w:rPr>
                <w:i/>
                <w:lang w:val="en-US"/>
              </w:rPr>
              <w:t>valueType</w:t>
            </w:r>
            <w:proofErr w:type="spellEnd"/>
            <w:r w:rsidRPr="006C5C0E">
              <w:rPr>
                <w:lang w:val="en-US"/>
              </w:rPr>
              <w:t>.</w:t>
            </w:r>
          </w:p>
        </w:tc>
      </w:tr>
      <w:tr w:rsidR="0038268D" w:rsidRPr="00D52619" w14:paraId="1FD4F837" w14:textId="77777777" w:rsidTr="004F3328">
        <w:tc>
          <w:tcPr>
            <w:tcW w:w="717" w:type="dxa"/>
          </w:tcPr>
          <w:p w14:paraId="10121133" w14:textId="77777777" w:rsidR="0038268D" w:rsidRPr="0066366B" w:rsidRDefault="0038268D" w:rsidP="004F3328">
            <w:r>
              <w:t>(x)</w:t>
            </w:r>
          </w:p>
        </w:tc>
        <w:tc>
          <w:tcPr>
            <w:tcW w:w="1366" w:type="dxa"/>
          </w:tcPr>
          <w:p w14:paraId="202A951D" w14:textId="77777777" w:rsidR="0038268D" w:rsidRPr="00A819DF" w:rsidRDefault="0038268D" w:rsidP="004F3328">
            <w:r w:rsidRPr="00A819DF">
              <w:t>AASd-</w:t>
            </w:r>
            <w:r>
              <w:t>021</w:t>
            </w:r>
          </w:p>
        </w:tc>
        <w:tc>
          <w:tcPr>
            <w:tcW w:w="1427" w:type="dxa"/>
          </w:tcPr>
          <w:p w14:paraId="1CA74D3C" w14:textId="77777777" w:rsidR="0038268D" w:rsidRDefault="0038268D" w:rsidP="004F3328">
            <w:r>
              <w:t>New</w:t>
            </w:r>
          </w:p>
        </w:tc>
        <w:tc>
          <w:tcPr>
            <w:tcW w:w="6345" w:type="dxa"/>
          </w:tcPr>
          <w:p w14:paraId="594AA626" w14:textId="77777777" w:rsidR="0038268D" w:rsidRPr="006C5C0E" w:rsidRDefault="0038268D" w:rsidP="004F3328">
            <w:pPr>
              <w:rPr>
                <w:lang w:val="en-US"/>
              </w:rPr>
            </w:pPr>
            <w:r w:rsidRPr="006C5C0E">
              <w:rPr>
                <w:lang w:val="en-US"/>
              </w:rPr>
              <w:t xml:space="preserve">Constraint AASd-021:  Every qualifiable can only have one qualifier with the same </w:t>
            </w:r>
            <w:r w:rsidRPr="006C5C0E">
              <w:rPr>
                <w:i/>
                <w:lang w:val="en-US"/>
              </w:rPr>
              <w:t>Qualifier/type.</w:t>
            </w:r>
          </w:p>
        </w:tc>
      </w:tr>
      <w:tr w:rsidR="0038268D" w:rsidRPr="00D52619" w14:paraId="703D9860" w14:textId="77777777" w:rsidTr="004F3328">
        <w:tc>
          <w:tcPr>
            <w:tcW w:w="717" w:type="dxa"/>
          </w:tcPr>
          <w:p w14:paraId="48432BD9" w14:textId="77777777" w:rsidR="0038268D" w:rsidRDefault="0038268D" w:rsidP="004F3328">
            <w:r>
              <w:t>(x)</w:t>
            </w:r>
          </w:p>
        </w:tc>
        <w:tc>
          <w:tcPr>
            <w:tcW w:w="1366" w:type="dxa"/>
          </w:tcPr>
          <w:p w14:paraId="53F603D0" w14:textId="77777777" w:rsidR="0038268D" w:rsidRPr="00FC2FC4" w:rsidRDefault="0038268D" w:rsidP="004F3328">
            <w:r w:rsidRPr="00A819DF">
              <w:t>AASd-</w:t>
            </w:r>
            <w:r>
              <w:t>022</w:t>
            </w:r>
          </w:p>
        </w:tc>
        <w:tc>
          <w:tcPr>
            <w:tcW w:w="1427" w:type="dxa"/>
          </w:tcPr>
          <w:p w14:paraId="1FFD368E" w14:textId="77777777" w:rsidR="0038268D" w:rsidRDefault="0038268D" w:rsidP="004F3328">
            <w:r>
              <w:t>New</w:t>
            </w:r>
          </w:p>
        </w:tc>
        <w:tc>
          <w:tcPr>
            <w:tcW w:w="6345" w:type="dxa"/>
          </w:tcPr>
          <w:p w14:paraId="50229FF4" w14:textId="77777777" w:rsidR="0038268D" w:rsidRPr="006C5C0E" w:rsidRDefault="0038268D" w:rsidP="004F3328">
            <w:pPr>
              <w:rPr>
                <w:lang w:val="en-US"/>
              </w:rPr>
            </w:pPr>
            <w:r>
              <w:rPr>
                <w:lang w:val="en-US"/>
              </w:rPr>
              <w:t>P</w:t>
            </w:r>
            <w:r w:rsidRPr="006C5C0E">
              <w:rPr>
                <w:lang w:val="en-US"/>
              </w:rPr>
              <w:t>art from AASd-001</w:t>
            </w:r>
            <w:r>
              <w:rPr>
                <w:lang w:val="en-US"/>
              </w:rPr>
              <w:t xml:space="preserve"> after split</w:t>
            </w:r>
          </w:p>
          <w:p w14:paraId="5B5F4096" w14:textId="77777777" w:rsidR="0038268D" w:rsidRPr="006C5C0E" w:rsidRDefault="0038268D" w:rsidP="004F3328">
            <w:pPr>
              <w:rPr>
                <w:lang w:val="en-US"/>
              </w:rPr>
            </w:pPr>
            <w:r w:rsidRPr="006C5C0E">
              <w:rPr>
                <w:lang w:val="en-US"/>
              </w:rPr>
              <w:t xml:space="preserve">Constraint AASd-022: </w:t>
            </w:r>
            <w:proofErr w:type="spellStart"/>
            <w:r w:rsidRPr="006C5C0E">
              <w:rPr>
                <w:lang w:val="en-US"/>
              </w:rPr>
              <w:t>idShort</w:t>
            </w:r>
            <w:proofErr w:type="spellEnd"/>
            <w:r w:rsidRPr="006C5C0E">
              <w:rPr>
                <w:lang w:val="en-US"/>
              </w:rPr>
              <w:t xml:space="preserve"> of non-identifiable </w:t>
            </w:r>
            <w:proofErr w:type="spellStart"/>
            <w:r w:rsidRPr="006C5C0E">
              <w:rPr>
                <w:lang w:val="en-US"/>
              </w:rPr>
              <w:t>referables</w:t>
            </w:r>
            <w:proofErr w:type="spellEnd"/>
            <w:r w:rsidRPr="006C5C0E">
              <w:rPr>
                <w:lang w:val="en-US"/>
              </w:rPr>
              <w:t xml:space="preserve"> shall be unique in its namespace.</w:t>
            </w:r>
          </w:p>
        </w:tc>
      </w:tr>
      <w:tr w:rsidR="0038268D" w:rsidRPr="00D52619" w14:paraId="2BA4D0A5" w14:textId="77777777" w:rsidTr="004F3328">
        <w:tc>
          <w:tcPr>
            <w:tcW w:w="717" w:type="dxa"/>
          </w:tcPr>
          <w:p w14:paraId="060B8B92" w14:textId="77777777" w:rsidR="0038268D" w:rsidRDefault="0038268D" w:rsidP="004F3328">
            <w:r>
              <w:t>(x)</w:t>
            </w:r>
          </w:p>
        </w:tc>
        <w:tc>
          <w:tcPr>
            <w:tcW w:w="1366" w:type="dxa"/>
          </w:tcPr>
          <w:p w14:paraId="03F61AB6" w14:textId="77777777" w:rsidR="0038268D" w:rsidRPr="0066366B" w:rsidRDefault="0038268D" w:rsidP="004F3328">
            <w:r w:rsidRPr="00A609A2">
              <w:t>AASd-026</w:t>
            </w:r>
          </w:p>
        </w:tc>
        <w:tc>
          <w:tcPr>
            <w:tcW w:w="1427" w:type="dxa"/>
          </w:tcPr>
          <w:p w14:paraId="136B7436" w14:textId="77777777" w:rsidR="0038268D" w:rsidRDefault="0038268D" w:rsidP="004F3328">
            <w:r>
              <w:t>New</w:t>
            </w:r>
          </w:p>
        </w:tc>
        <w:tc>
          <w:tcPr>
            <w:tcW w:w="6345" w:type="dxa"/>
          </w:tcPr>
          <w:p w14:paraId="1C560905" w14:textId="77777777" w:rsidR="0038268D" w:rsidRPr="006C5C0E" w:rsidRDefault="0038268D" w:rsidP="004F3328">
            <w:pPr>
              <w:rPr>
                <w:lang w:val="en-US"/>
              </w:rPr>
            </w:pPr>
            <w:r w:rsidRPr="006C5C0E">
              <w:rPr>
                <w:lang w:val="en-US"/>
              </w:rPr>
              <w:t xml:space="preserve">Constraint AASd-026: If </w:t>
            </w:r>
            <w:proofErr w:type="spellStart"/>
            <w:r w:rsidRPr="006C5C0E">
              <w:rPr>
                <w:lang w:val="en-US"/>
              </w:rPr>
              <w:t>allowDuplicates</w:t>
            </w:r>
            <w:proofErr w:type="spellEnd"/>
            <w:r w:rsidRPr="006C5C0E">
              <w:rPr>
                <w:lang w:val="en-US"/>
              </w:rPr>
              <w:t xml:space="preserve">==false then it is not allowed that the collection contains several elements with the same semantics (i.e. the same </w:t>
            </w:r>
            <w:proofErr w:type="spellStart"/>
            <w:r w:rsidRPr="006C5C0E">
              <w:rPr>
                <w:lang w:val="en-US"/>
              </w:rPr>
              <w:t>semanticId</w:t>
            </w:r>
            <w:proofErr w:type="spellEnd"/>
            <w:r w:rsidRPr="006C5C0E">
              <w:rPr>
                <w:lang w:val="en-US"/>
              </w:rPr>
              <w:t>).</w:t>
            </w:r>
          </w:p>
        </w:tc>
      </w:tr>
      <w:tr w:rsidR="0038268D" w:rsidRPr="00D52619" w14:paraId="508B6AF6" w14:textId="77777777" w:rsidTr="004F3328">
        <w:tc>
          <w:tcPr>
            <w:tcW w:w="717" w:type="dxa"/>
          </w:tcPr>
          <w:p w14:paraId="6CE51CE2" w14:textId="77777777" w:rsidR="0038268D" w:rsidRDefault="0038268D" w:rsidP="004F3328">
            <w:r>
              <w:t>(x)</w:t>
            </w:r>
          </w:p>
        </w:tc>
        <w:tc>
          <w:tcPr>
            <w:tcW w:w="1366" w:type="dxa"/>
          </w:tcPr>
          <w:p w14:paraId="2C920D3A" w14:textId="77777777" w:rsidR="0038268D" w:rsidRPr="00911AA5" w:rsidRDefault="0038268D" w:rsidP="004F3328">
            <w:r w:rsidRPr="00FC2FC4">
              <w:t>AASd-050</w:t>
            </w:r>
          </w:p>
        </w:tc>
        <w:tc>
          <w:tcPr>
            <w:tcW w:w="1427" w:type="dxa"/>
          </w:tcPr>
          <w:p w14:paraId="7A123F1C" w14:textId="77777777" w:rsidR="0038268D" w:rsidRDefault="0038268D" w:rsidP="004F3328">
            <w:r>
              <w:t>New</w:t>
            </w:r>
          </w:p>
        </w:tc>
        <w:tc>
          <w:tcPr>
            <w:tcW w:w="6345" w:type="dxa"/>
          </w:tcPr>
          <w:p w14:paraId="290C1B98" w14:textId="77777777" w:rsidR="0038268D" w:rsidRPr="006C5C0E" w:rsidRDefault="0038268D" w:rsidP="004F3328">
            <w:pPr>
              <w:rPr>
                <w:lang w:val="en-US"/>
              </w:rPr>
            </w:pPr>
            <w:r w:rsidRPr="006C5C0E">
              <w:rPr>
                <w:lang w:val="en-US"/>
              </w:rPr>
              <w:t xml:space="preserve">Constraint AASd-050:  If the </w:t>
            </w:r>
            <w:proofErr w:type="spellStart"/>
            <w:r w:rsidRPr="006C5C0E">
              <w:rPr>
                <w:lang w:val="en-US"/>
              </w:rPr>
              <w:t>DataSpecificationContent</w:t>
            </w:r>
            <w:proofErr w:type="spellEnd"/>
            <w:r w:rsidRPr="006C5C0E">
              <w:rPr>
                <w:lang w:val="en-US"/>
              </w:rPr>
              <w:t xml:space="preserve"> DataSpecificationIEC61360 is used for an element then the value of </w:t>
            </w:r>
            <w:proofErr w:type="spellStart"/>
            <w:r w:rsidRPr="006C5C0E">
              <w:rPr>
                <w:lang w:val="en-US"/>
              </w:rPr>
              <w:t>hasDataSpecification</w:t>
            </w:r>
            <w:proofErr w:type="spellEnd"/>
            <w:r w:rsidRPr="006C5C0E">
              <w:rPr>
                <w:lang w:val="en-US"/>
              </w:rPr>
              <w:t>/</w:t>
            </w:r>
            <w:proofErr w:type="spellStart"/>
            <w:r w:rsidRPr="006C5C0E">
              <w:rPr>
                <w:lang w:val="en-US"/>
              </w:rPr>
              <w:t>dataSpecification</w:t>
            </w:r>
            <w:proofErr w:type="spellEnd"/>
            <w:r w:rsidRPr="006C5C0E">
              <w:rPr>
                <w:lang w:val="en-US"/>
              </w:rPr>
              <w:t xml:space="preserve"> shall contain the global </w:t>
            </w:r>
            <w:r w:rsidRPr="006C5C0E">
              <w:rPr>
                <w:lang w:val="en-US"/>
              </w:rPr>
              <w:lastRenderedPageBreak/>
              <w:t>reference to the IRI of the corresponding data specification template http://admin-shell.io/DataSpecificationTemplates/DataSpecificationIEC61360/2/0.</w:t>
            </w:r>
          </w:p>
        </w:tc>
      </w:tr>
      <w:tr w:rsidR="0038268D" w14:paraId="12C5F142" w14:textId="77777777" w:rsidTr="004F3328">
        <w:tc>
          <w:tcPr>
            <w:tcW w:w="717" w:type="dxa"/>
          </w:tcPr>
          <w:p w14:paraId="0F9349EB" w14:textId="77777777" w:rsidR="0038268D" w:rsidRPr="009262B6" w:rsidRDefault="0038268D" w:rsidP="004F3328">
            <w:r w:rsidRPr="009262B6">
              <w:lastRenderedPageBreak/>
              <w:t>(x)</w:t>
            </w:r>
          </w:p>
        </w:tc>
        <w:tc>
          <w:tcPr>
            <w:tcW w:w="1366" w:type="dxa"/>
          </w:tcPr>
          <w:p w14:paraId="20877B17" w14:textId="77777777" w:rsidR="0038268D" w:rsidRPr="009262B6" w:rsidRDefault="0038268D" w:rsidP="004F3328">
            <w:r w:rsidRPr="009262B6">
              <w:t>AASd-051</w:t>
            </w:r>
          </w:p>
        </w:tc>
        <w:tc>
          <w:tcPr>
            <w:tcW w:w="1427" w:type="dxa"/>
          </w:tcPr>
          <w:p w14:paraId="0889D61C" w14:textId="77777777" w:rsidR="0038268D" w:rsidRPr="009262B6" w:rsidRDefault="0038268D" w:rsidP="004F3328">
            <w:r w:rsidRPr="009262B6">
              <w:t>New</w:t>
            </w:r>
          </w:p>
        </w:tc>
        <w:tc>
          <w:tcPr>
            <w:tcW w:w="6345" w:type="dxa"/>
          </w:tcPr>
          <w:p w14:paraId="2AE79EDB" w14:textId="77777777" w:rsidR="0038268D" w:rsidRPr="009262B6" w:rsidRDefault="0038268D" w:rsidP="004F3328">
            <w:r w:rsidRPr="006C5C0E">
              <w:rPr>
                <w:lang w:val="en-US"/>
              </w:rPr>
              <w:t xml:space="preserve">Constraint AASd-051: A </w:t>
            </w:r>
            <w:proofErr w:type="spellStart"/>
            <w:r w:rsidRPr="006C5C0E">
              <w:rPr>
                <w:lang w:val="en-US"/>
              </w:rPr>
              <w:t>ConceptDescription</w:t>
            </w:r>
            <w:proofErr w:type="spellEnd"/>
            <w:r w:rsidRPr="006C5C0E">
              <w:rPr>
                <w:lang w:val="en-US"/>
              </w:rPr>
              <w:t xml:space="preserve"> shall have one of the following categories: VALUE, PROPERTY, REFERENCE, DOCUMENT, CAPABILITY, RELATIONSHIP, COLLECTION, FUNCTION, EVENT, ENTITY, APPLICATION_CLASS, QUALIFIER, VIEW. </w:t>
            </w:r>
            <w:r w:rsidRPr="009262B6">
              <w:t>Default: PROPERTY.</w:t>
            </w:r>
          </w:p>
        </w:tc>
      </w:tr>
      <w:tr w:rsidR="0038268D" w:rsidRPr="00D52619" w14:paraId="1979B972" w14:textId="77777777" w:rsidTr="004F3328">
        <w:tc>
          <w:tcPr>
            <w:tcW w:w="717" w:type="dxa"/>
          </w:tcPr>
          <w:p w14:paraId="4EC51F35" w14:textId="77777777" w:rsidR="0038268D" w:rsidRPr="00B42467" w:rsidRDefault="0038268D" w:rsidP="004F3328">
            <w:r w:rsidRPr="00B42467">
              <w:t>(x)</w:t>
            </w:r>
          </w:p>
        </w:tc>
        <w:tc>
          <w:tcPr>
            <w:tcW w:w="1366" w:type="dxa"/>
          </w:tcPr>
          <w:p w14:paraId="7B4B10DD" w14:textId="77777777" w:rsidR="0038268D" w:rsidRPr="00B42467" w:rsidRDefault="0038268D" w:rsidP="004F3328">
            <w:r w:rsidRPr="00B42467">
              <w:t>AASd-052a</w:t>
            </w:r>
          </w:p>
        </w:tc>
        <w:tc>
          <w:tcPr>
            <w:tcW w:w="1427" w:type="dxa"/>
          </w:tcPr>
          <w:p w14:paraId="09D2DB9C" w14:textId="77777777" w:rsidR="0038268D" w:rsidRPr="00B42467" w:rsidRDefault="0038268D" w:rsidP="004F3328">
            <w:r w:rsidRPr="00B42467">
              <w:t>New</w:t>
            </w:r>
          </w:p>
        </w:tc>
        <w:tc>
          <w:tcPr>
            <w:tcW w:w="6345" w:type="dxa"/>
          </w:tcPr>
          <w:p w14:paraId="793FA3BE" w14:textId="77777777" w:rsidR="0038268D" w:rsidRPr="006C5C0E" w:rsidRDefault="0038268D" w:rsidP="004F3328">
            <w:pPr>
              <w:rPr>
                <w:lang w:val="en-US"/>
              </w:rPr>
            </w:pPr>
            <w:r w:rsidRPr="006C5C0E">
              <w:rPr>
                <w:lang w:val="en-US"/>
              </w:rPr>
              <w:t xml:space="preserve">Constraint AASd-052a: If the </w:t>
            </w:r>
            <w:proofErr w:type="spellStart"/>
            <w:r w:rsidRPr="006C5C0E">
              <w:rPr>
                <w:lang w:val="en-US"/>
              </w:rPr>
              <w:t>semanticId</w:t>
            </w:r>
            <w:proofErr w:type="spellEnd"/>
            <w:r w:rsidRPr="006C5C0E">
              <w:rPr>
                <w:lang w:val="en-US"/>
              </w:rPr>
              <w:t xml:space="preserve"> of a Property references a </w:t>
            </w:r>
            <w:proofErr w:type="spellStart"/>
            <w:r w:rsidRPr="006C5C0E">
              <w:rPr>
                <w:lang w:val="en-US"/>
              </w:rPr>
              <w:t>ConceptDescription</w:t>
            </w:r>
            <w:proofErr w:type="spellEnd"/>
            <w:r w:rsidRPr="006C5C0E">
              <w:rPr>
                <w:lang w:val="en-US"/>
              </w:rPr>
              <w:t xml:space="preserve"> then the </w:t>
            </w:r>
            <w:proofErr w:type="spellStart"/>
            <w:r w:rsidRPr="006C5C0E">
              <w:rPr>
                <w:lang w:val="en-US"/>
              </w:rPr>
              <w:t>ConceptDescription</w:t>
            </w:r>
            <w:proofErr w:type="spellEnd"/>
            <w:r w:rsidRPr="006C5C0E">
              <w:rPr>
                <w:lang w:val="en-US"/>
              </w:rPr>
              <w:t>/category shall be one of  following values: VALUE, PROPERTY.</w:t>
            </w:r>
          </w:p>
        </w:tc>
      </w:tr>
      <w:tr w:rsidR="0038268D" w:rsidRPr="00D52619" w14:paraId="04CB5AB7" w14:textId="77777777" w:rsidTr="004F3328">
        <w:tc>
          <w:tcPr>
            <w:tcW w:w="717" w:type="dxa"/>
          </w:tcPr>
          <w:p w14:paraId="6DCC02FC" w14:textId="77777777" w:rsidR="0038268D" w:rsidRPr="00B42467" w:rsidRDefault="0038268D" w:rsidP="004F3328">
            <w:r w:rsidRPr="00B42467">
              <w:t>(x)</w:t>
            </w:r>
          </w:p>
        </w:tc>
        <w:tc>
          <w:tcPr>
            <w:tcW w:w="1366" w:type="dxa"/>
          </w:tcPr>
          <w:p w14:paraId="469B5CB5" w14:textId="77777777" w:rsidR="0038268D" w:rsidRPr="00B42467" w:rsidRDefault="0038268D" w:rsidP="004F3328">
            <w:r w:rsidRPr="00B42467">
              <w:t>AASd-052b</w:t>
            </w:r>
          </w:p>
        </w:tc>
        <w:tc>
          <w:tcPr>
            <w:tcW w:w="1427" w:type="dxa"/>
          </w:tcPr>
          <w:p w14:paraId="5140599B" w14:textId="77777777" w:rsidR="0038268D" w:rsidRPr="00B42467" w:rsidRDefault="0038268D" w:rsidP="004F3328">
            <w:r w:rsidRPr="00B42467">
              <w:t>New</w:t>
            </w:r>
          </w:p>
        </w:tc>
        <w:tc>
          <w:tcPr>
            <w:tcW w:w="6345" w:type="dxa"/>
          </w:tcPr>
          <w:p w14:paraId="2CBA5E96" w14:textId="77777777" w:rsidR="0038268D" w:rsidRPr="006C5C0E" w:rsidRDefault="0038268D" w:rsidP="004F3328">
            <w:pPr>
              <w:rPr>
                <w:lang w:val="en-US"/>
              </w:rPr>
            </w:pPr>
            <w:r w:rsidRPr="006C5C0E">
              <w:rPr>
                <w:lang w:val="en-US"/>
              </w:rPr>
              <w:t xml:space="preserve">Constraint AASd-052b: If the </w:t>
            </w:r>
            <w:proofErr w:type="spellStart"/>
            <w:r w:rsidRPr="006C5C0E">
              <w:rPr>
                <w:lang w:val="en-US"/>
              </w:rPr>
              <w:t>semanticId</w:t>
            </w:r>
            <w:proofErr w:type="spellEnd"/>
            <w:r w:rsidRPr="006C5C0E">
              <w:rPr>
                <w:lang w:val="en-US"/>
              </w:rPr>
              <w:t xml:space="preserve"> of a </w:t>
            </w:r>
            <w:proofErr w:type="spellStart"/>
            <w:r w:rsidRPr="006C5C0E">
              <w:rPr>
                <w:lang w:val="en-US"/>
              </w:rPr>
              <w:t>MultiLanguageProperty</w:t>
            </w:r>
            <w:proofErr w:type="spellEnd"/>
            <w:r w:rsidRPr="006C5C0E">
              <w:rPr>
                <w:lang w:val="en-US"/>
              </w:rPr>
              <w:t xml:space="preserve"> references a </w:t>
            </w:r>
            <w:proofErr w:type="spellStart"/>
            <w:r w:rsidRPr="006C5C0E">
              <w:rPr>
                <w:lang w:val="en-US"/>
              </w:rPr>
              <w:t>ConceptDescription</w:t>
            </w:r>
            <w:proofErr w:type="spellEnd"/>
            <w:r w:rsidRPr="006C5C0E">
              <w:rPr>
                <w:lang w:val="en-US"/>
              </w:rPr>
              <w:t xml:space="preserve"> then the </w:t>
            </w:r>
            <w:proofErr w:type="spellStart"/>
            <w:r w:rsidRPr="006C5C0E">
              <w:rPr>
                <w:lang w:val="en-US"/>
              </w:rPr>
              <w:t>ConceptDescription</w:t>
            </w:r>
            <w:proofErr w:type="spellEnd"/>
            <w:r w:rsidRPr="006C5C0E">
              <w:rPr>
                <w:lang w:val="en-US"/>
              </w:rPr>
              <w:t>/category shall be one of  following values: PROPERTY.</w:t>
            </w:r>
          </w:p>
        </w:tc>
      </w:tr>
      <w:tr w:rsidR="0038268D" w:rsidRPr="00D52619" w14:paraId="1DCC16EC" w14:textId="77777777" w:rsidTr="004F3328">
        <w:tc>
          <w:tcPr>
            <w:tcW w:w="717" w:type="dxa"/>
          </w:tcPr>
          <w:p w14:paraId="0863D721" w14:textId="77777777" w:rsidR="0038268D" w:rsidRPr="00B42467" w:rsidRDefault="0038268D" w:rsidP="004F3328">
            <w:r w:rsidRPr="00B42467">
              <w:t>(x)</w:t>
            </w:r>
          </w:p>
        </w:tc>
        <w:tc>
          <w:tcPr>
            <w:tcW w:w="1366" w:type="dxa"/>
          </w:tcPr>
          <w:p w14:paraId="7940CCC0" w14:textId="77777777" w:rsidR="0038268D" w:rsidRPr="00B42467" w:rsidRDefault="0038268D" w:rsidP="004F3328">
            <w:r w:rsidRPr="00B42467">
              <w:t>AASd-053</w:t>
            </w:r>
          </w:p>
        </w:tc>
        <w:tc>
          <w:tcPr>
            <w:tcW w:w="1427" w:type="dxa"/>
          </w:tcPr>
          <w:p w14:paraId="45FBD1B1" w14:textId="77777777" w:rsidR="0038268D" w:rsidRPr="00B42467" w:rsidRDefault="0038268D" w:rsidP="004F3328">
            <w:r w:rsidRPr="00B42467">
              <w:t>New</w:t>
            </w:r>
          </w:p>
        </w:tc>
        <w:tc>
          <w:tcPr>
            <w:tcW w:w="6345" w:type="dxa"/>
          </w:tcPr>
          <w:p w14:paraId="68A85B86" w14:textId="77777777" w:rsidR="0038268D" w:rsidRPr="006C5C0E" w:rsidRDefault="0038268D" w:rsidP="004F3328">
            <w:pPr>
              <w:rPr>
                <w:lang w:val="en-US"/>
              </w:rPr>
            </w:pPr>
            <w:r w:rsidRPr="006C5C0E">
              <w:rPr>
                <w:lang w:val="en-US"/>
              </w:rPr>
              <w:t xml:space="preserve">Constraint AASd-053: If the </w:t>
            </w:r>
            <w:proofErr w:type="spellStart"/>
            <w:r w:rsidRPr="006C5C0E">
              <w:rPr>
                <w:lang w:val="en-US"/>
              </w:rPr>
              <w:t>semanticId</w:t>
            </w:r>
            <w:proofErr w:type="spellEnd"/>
            <w:r w:rsidRPr="006C5C0E">
              <w:rPr>
                <w:lang w:val="en-US"/>
              </w:rPr>
              <w:t xml:space="preserve"> of a Range </w:t>
            </w:r>
            <w:proofErr w:type="spellStart"/>
            <w:r w:rsidRPr="006C5C0E">
              <w:rPr>
                <w:lang w:val="en-US"/>
              </w:rPr>
              <w:t>submodel</w:t>
            </w:r>
            <w:proofErr w:type="spellEnd"/>
            <w:r w:rsidRPr="006C5C0E">
              <w:rPr>
                <w:lang w:val="en-US"/>
              </w:rPr>
              <w:t xml:space="preserve"> element references a </w:t>
            </w:r>
            <w:proofErr w:type="spellStart"/>
            <w:r w:rsidRPr="006C5C0E">
              <w:rPr>
                <w:lang w:val="en-US"/>
              </w:rPr>
              <w:t>ConceptDescription</w:t>
            </w:r>
            <w:proofErr w:type="spellEnd"/>
            <w:r w:rsidRPr="006C5C0E">
              <w:rPr>
                <w:lang w:val="en-US"/>
              </w:rPr>
              <w:t xml:space="preserve"> then the </w:t>
            </w:r>
            <w:proofErr w:type="spellStart"/>
            <w:r w:rsidRPr="006C5C0E">
              <w:rPr>
                <w:lang w:val="en-US"/>
              </w:rPr>
              <w:t>ConceptDescription</w:t>
            </w:r>
            <w:proofErr w:type="spellEnd"/>
            <w:r w:rsidRPr="006C5C0E">
              <w:rPr>
                <w:lang w:val="en-US"/>
              </w:rPr>
              <w:t>/category shall be one of  following values: PROPERTY.</w:t>
            </w:r>
          </w:p>
        </w:tc>
      </w:tr>
      <w:tr w:rsidR="0038268D" w:rsidRPr="00D52619" w14:paraId="3633EE6B" w14:textId="77777777" w:rsidTr="004F3328">
        <w:tc>
          <w:tcPr>
            <w:tcW w:w="717" w:type="dxa"/>
          </w:tcPr>
          <w:p w14:paraId="39981D26" w14:textId="77777777" w:rsidR="0038268D" w:rsidRPr="00B42467" w:rsidRDefault="0038268D" w:rsidP="004F3328">
            <w:r w:rsidRPr="00B42467">
              <w:t>(x)</w:t>
            </w:r>
          </w:p>
        </w:tc>
        <w:tc>
          <w:tcPr>
            <w:tcW w:w="1366" w:type="dxa"/>
          </w:tcPr>
          <w:p w14:paraId="1BA3043D" w14:textId="77777777" w:rsidR="0038268D" w:rsidRPr="00B42467" w:rsidRDefault="0038268D" w:rsidP="004F3328">
            <w:r w:rsidRPr="00B42467">
              <w:t>AASd-054</w:t>
            </w:r>
          </w:p>
        </w:tc>
        <w:tc>
          <w:tcPr>
            <w:tcW w:w="1427" w:type="dxa"/>
          </w:tcPr>
          <w:p w14:paraId="57E64BEF" w14:textId="77777777" w:rsidR="0038268D" w:rsidRPr="00B42467" w:rsidRDefault="0038268D" w:rsidP="004F3328">
            <w:r w:rsidRPr="00B42467">
              <w:t>New</w:t>
            </w:r>
          </w:p>
        </w:tc>
        <w:tc>
          <w:tcPr>
            <w:tcW w:w="6345" w:type="dxa"/>
          </w:tcPr>
          <w:p w14:paraId="38FBFD5F" w14:textId="77777777" w:rsidR="0038268D" w:rsidRPr="006C5C0E" w:rsidRDefault="0038268D" w:rsidP="004F3328">
            <w:pPr>
              <w:rPr>
                <w:lang w:val="en-US"/>
              </w:rPr>
            </w:pPr>
            <w:r w:rsidRPr="006C5C0E">
              <w:rPr>
                <w:lang w:val="en-US"/>
              </w:rPr>
              <w:t xml:space="preserve">Constraint AASd-054: If the </w:t>
            </w:r>
            <w:proofErr w:type="spellStart"/>
            <w:r w:rsidRPr="006C5C0E">
              <w:rPr>
                <w:lang w:val="en-US"/>
              </w:rPr>
              <w:t>semanticId</w:t>
            </w:r>
            <w:proofErr w:type="spellEnd"/>
            <w:r w:rsidRPr="006C5C0E">
              <w:rPr>
                <w:lang w:val="en-US"/>
              </w:rPr>
              <w:t xml:space="preserve"> of a </w:t>
            </w:r>
            <w:proofErr w:type="spellStart"/>
            <w:r w:rsidRPr="006C5C0E">
              <w:rPr>
                <w:lang w:val="en-US"/>
              </w:rPr>
              <w:t>ReferenceElement</w:t>
            </w:r>
            <w:proofErr w:type="spellEnd"/>
            <w:r w:rsidRPr="006C5C0E">
              <w:rPr>
                <w:lang w:val="en-US"/>
              </w:rPr>
              <w:t xml:space="preserve"> </w:t>
            </w:r>
            <w:proofErr w:type="spellStart"/>
            <w:r w:rsidRPr="006C5C0E">
              <w:rPr>
                <w:lang w:val="en-US"/>
              </w:rPr>
              <w:t>submodel</w:t>
            </w:r>
            <w:proofErr w:type="spellEnd"/>
            <w:r w:rsidRPr="006C5C0E">
              <w:rPr>
                <w:lang w:val="en-US"/>
              </w:rPr>
              <w:t xml:space="preserve"> element references a </w:t>
            </w:r>
            <w:proofErr w:type="spellStart"/>
            <w:r w:rsidRPr="006C5C0E">
              <w:rPr>
                <w:lang w:val="en-US"/>
              </w:rPr>
              <w:t>ConceptDescription</w:t>
            </w:r>
            <w:proofErr w:type="spellEnd"/>
            <w:r w:rsidRPr="006C5C0E">
              <w:rPr>
                <w:lang w:val="en-US"/>
              </w:rPr>
              <w:t xml:space="preserve"> then the </w:t>
            </w:r>
            <w:proofErr w:type="spellStart"/>
            <w:r w:rsidRPr="006C5C0E">
              <w:rPr>
                <w:lang w:val="en-US"/>
              </w:rPr>
              <w:t>ConceptDescription</w:t>
            </w:r>
            <w:proofErr w:type="spellEnd"/>
            <w:r w:rsidRPr="006C5C0E">
              <w:rPr>
                <w:lang w:val="en-US"/>
              </w:rPr>
              <w:t>/category shall be one of  following values: REFERENCE.</w:t>
            </w:r>
          </w:p>
        </w:tc>
      </w:tr>
      <w:tr w:rsidR="0038268D" w:rsidRPr="00D52619" w14:paraId="3BA39EA8" w14:textId="77777777" w:rsidTr="004F3328">
        <w:tc>
          <w:tcPr>
            <w:tcW w:w="717" w:type="dxa"/>
          </w:tcPr>
          <w:p w14:paraId="014E4E99" w14:textId="77777777" w:rsidR="0038268D" w:rsidRPr="00B42467" w:rsidRDefault="0038268D" w:rsidP="004F3328">
            <w:r w:rsidRPr="00B42467">
              <w:t>(x)</w:t>
            </w:r>
          </w:p>
        </w:tc>
        <w:tc>
          <w:tcPr>
            <w:tcW w:w="1366" w:type="dxa"/>
          </w:tcPr>
          <w:p w14:paraId="342A0140" w14:textId="77777777" w:rsidR="0038268D" w:rsidRPr="00B42467" w:rsidRDefault="0038268D" w:rsidP="004F3328">
            <w:r w:rsidRPr="00B42467">
              <w:t>AASd-055</w:t>
            </w:r>
          </w:p>
        </w:tc>
        <w:tc>
          <w:tcPr>
            <w:tcW w:w="1427" w:type="dxa"/>
          </w:tcPr>
          <w:p w14:paraId="4A7EBA89" w14:textId="77777777" w:rsidR="0038268D" w:rsidRPr="00B42467" w:rsidRDefault="0038268D" w:rsidP="004F3328">
            <w:r w:rsidRPr="00B42467">
              <w:t>New</w:t>
            </w:r>
          </w:p>
        </w:tc>
        <w:tc>
          <w:tcPr>
            <w:tcW w:w="6345" w:type="dxa"/>
          </w:tcPr>
          <w:p w14:paraId="7AC6E748" w14:textId="77777777" w:rsidR="0038268D" w:rsidRPr="006C5C0E" w:rsidRDefault="0038268D" w:rsidP="004F3328">
            <w:pPr>
              <w:rPr>
                <w:lang w:val="en-US"/>
              </w:rPr>
            </w:pPr>
            <w:r w:rsidRPr="006C5C0E">
              <w:rPr>
                <w:lang w:val="en-US"/>
              </w:rPr>
              <w:t xml:space="preserve">Constraint AASd-055: If the </w:t>
            </w:r>
            <w:proofErr w:type="spellStart"/>
            <w:r w:rsidRPr="006C5C0E">
              <w:rPr>
                <w:lang w:val="en-US"/>
              </w:rPr>
              <w:t>semanticId</w:t>
            </w:r>
            <w:proofErr w:type="spellEnd"/>
            <w:r w:rsidRPr="006C5C0E">
              <w:rPr>
                <w:lang w:val="en-US"/>
              </w:rPr>
              <w:t xml:space="preserve"> of a </w:t>
            </w:r>
            <w:proofErr w:type="spellStart"/>
            <w:r w:rsidRPr="006C5C0E">
              <w:rPr>
                <w:lang w:val="en-US"/>
              </w:rPr>
              <w:t>RelationshipElement</w:t>
            </w:r>
            <w:proofErr w:type="spellEnd"/>
            <w:r w:rsidRPr="006C5C0E">
              <w:rPr>
                <w:lang w:val="en-US"/>
              </w:rPr>
              <w:t xml:space="preserve"> or an </w:t>
            </w:r>
            <w:proofErr w:type="spellStart"/>
            <w:r w:rsidRPr="006C5C0E">
              <w:rPr>
                <w:lang w:val="en-US"/>
              </w:rPr>
              <w:t>AnnotatedRelationshipElement</w:t>
            </w:r>
            <w:proofErr w:type="spellEnd"/>
            <w:r w:rsidRPr="006C5C0E">
              <w:rPr>
                <w:lang w:val="en-US"/>
              </w:rPr>
              <w:t xml:space="preserve"> </w:t>
            </w:r>
            <w:proofErr w:type="spellStart"/>
            <w:r w:rsidRPr="006C5C0E">
              <w:rPr>
                <w:lang w:val="en-US"/>
              </w:rPr>
              <w:t>submodel</w:t>
            </w:r>
            <w:proofErr w:type="spellEnd"/>
            <w:r w:rsidRPr="006C5C0E">
              <w:rPr>
                <w:lang w:val="en-US"/>
              </w:rPr>
              <w:t xml:space="preserve"> element references a </w:t>
            </w:r>
            <w:proofErr w:type="spellStart"/>
            <w:r w:rsidRPr="006C5C0E">
              <w:rPr>
                <w:lang w:val="en-US"/>
              </w:rPr>
              <w:t>ConceptDescription</w:t>
            </w:r>
            <w:proofErr w:type="spellEnd"/>
            <w:r w:rsidRPr="006C5C0E">
              <w:rPr>
                <w:lang w:val="en-US"/>
              </w:rPr>
              <w:t xml:space="preserve"> then the </w:t>
            </w:r>
            <w:proofErr w:type="spellStart"/>
            <w:r w:rsidRPr="006C5C0E">
              <w:rPr>
                <w:lang w:val="en-US"/>
              </w:rPr>
              <w:t>ConceptDescription</w:t>
            </w:r>
            <w:proofErr w:type="spellEnd"/>
            <w:r w:rsidRPr="006C5C0E">
              <w:rPr>
                <w:lang w:val="en-US"/>
              </w:rPr>
              <w:t>/category shall be one of  following values: RELATIONSHIP.</w:t>
            </w:r>
          </w:p>
        </w:tc>
      </w:tr>
      <w:tr w:rsidR="0038268D" w:rsidRPr="00D52619" w14:paraId="3C993A87" w14:textId="77777777" w:rsidTr="004F3328">
        <w:tc>
          <w:tcPr>
            <w:tcW w:w="717" w:type="dxa"/>
          </w:tcPr>
          <w:p w14:paraId="0F0A6348" w14:textId="77777777" w:rsidR="0038268D" w:rsidRPr="00B42467" w:rsidRDefault="0038268D" w:rsidP="004F3328">
            <w:r w:rsidRPr="00B42467">
              <w:t>(x)</w:t>
            </w:r>
          </w:p>
        </w:tc>
        <w:tc>
          <w:tcPr>
            <w:tcW w:w="1366" w:type="dxa"/>
          </w:tcPr>
          <w:p w14:paraId="1C8F893D" w14:textId="77777777" w:rsidR="0038268D" w:rsidRPr="00B42467" w:rsidRDefault="0038268D" w:rsidP="004F3328">
            <w:r w:rsidRPr="00B42467">
              <w:t>AASd-056</w:t>
            </w:r>
          </w:p>
        </w:tc>
        <w:tc>
          <w:tcPr>
            <w:tcW w:w="1427" w:type="dxa"/>
          </w:tcPr>
          <w:p w14:paraId="4990B8F5" w14:textId="77777777" w:rsidR="0038268D" w:rsidRPr="00B42467" w:rsidRDefault="0038268D" w:rsidP="004F3328">
            <w:r w:rsidRPr="00B42467">
              <w:t>New</w:t>
            </w:r>
          </w:p>
        </w:tc>
        <w:tc>
          <w:tcPr>
            <w:tcW w:w="6345" w:type="dxa"/>
          </w:tcPr>
          <w:p w14:paraId="50147A00" w14:textId="77777777" w:rsidR="0038268D" w:rsidRPr="006C5C0E" w:rsidRDefault="0038268D" w:rsidP="004F3328">
            <w:pPr>
              <w:rPr>
                <w:lang w:val="en-US"/>
              </w:rPr>
            </w:pPr>
            <w:r w:rsidRPr="006C5C0E">
              <w:rPr>
                <w:lang w:val="en-US"/>
              </w:rPr>
              <w:t xml:space="preserve">Constraint AASd-056: If the </w:t>
            </w:r>
            <w:proofErr w:type="spellStart"/>
            <w:r w:rsidRPr="006C5C0E">
              <w:rPr>
                <w:lang w:val="en-US"/>
              </w:rPr>
              <w:t>semanticId</w:t>
            </w:r>
            <w:proofErr w:type="spellEnd"/>
            <w:r w:rsidRPr="006C5C0E">
              <w:rPr>
                <w:lang w:val="en-US"/>
              </w:rPr>
              <w:t xml:space="preserve"> of </w:t>
            </w:r>
            <w:proofErr w:type="spellStart"/>
            <w:r w:rsidRPr="006C5C0E">
              <w:rPr>
                <w:lang w:val="en-US"/>
              </w:rPr>
              <w:t>a</w:t>
            </w:r>
            <w:proofErr w:type="spellEnd"/>
            <w:r w:rsidRPr="006C5C0E">
              <w:rPr>
                <w:lang w:val="en-US"/>
              </w:rPr>
              <w:t xml:space="preserve"> Entity </w:t>
            </w:r>
            <w:proofErr w:type="spellStart"/>
            <w:r w:rsidRPr="006C5C0E">
              <w:rPr>
                <w:lang w:val="en-US"/>
              </w:rPr>
              <w:t>submodel</w:t>
            </w:r>
            <w:proofErr w:type="spellEnd"/>
            <w:r w:rsidRPr="006C5C0E">
              <w:rPr>
                <w:lang w:val="en-US"/>
              </w:rPr>
              <w:t xml:space="preserve"> element references a </w:t>
            </w:r>
            <w:proofErr w:type="spellStart"/>
            <w:r w:rsidRPr="006C5C0E">
              <w:rPr>
                <w:lang w:val="en-US"/>
              </w:rPr>
              <w:t>ConceptDescription</w:t>
            </w:r>
            <w:proofErr w:type="spellEnd"/>
            <w:r w:rsidRPr="006C5C0E">
              <w:rPr>
                <w:lang w:val="en-US"/>
              </w:rPr>
              <w:t xml:space="preserve"> then the </w:t>
            </w:r>
            <w:proofErr w:type="spellStart"/>
            <w:r w:rsidRPr="006C5C0E">
              <w:rPr>
                <w:lang w:val="en-US"/>
              </w:rPr>
              <w:t>ConceptDescription</w:t>
            </w:r>
            <w:proofErr w:type="spellEnd"/>
            <w:r w:rsidRPr="006C5C0E">
              <w:rPr>
                <w:lang w:val="en-US"/>
              </w:rPr>
              <w:t xml:space="preserve">/category shall be one of  following values: ENTITY. The </w:t>
            </w:r>
            <w:proofErr w:type="spellStart"/>
            <w:r w:rsidRPr="006C5C0E">
              <w:rPr>
                <w:lang w:val="en-US"/>
              </w:rPr>
              <w:t>ConceptDescription</w:t>
            </w:r>
            <w:proofErr w:type="spellEnd"/>
            <w:r w:rsidRPr="006C5C0E">
              <w:rPr>
                <w:lang w:val="en-US"/>
              </w:rPr>
              <w:t xml:space="preserve"> describes the elements assigned to the entity via Entity/statement.</w:t>
            </w:r>
          </w:p>
        </w:tc>
      </w:tr>
      <w:tr w:rsidR="0038268D" w:rsidRPr="00D52619" w14:paraId="44C8A8C9" w14:textId="77777777" w:rsidTr="004F3328">
        <w:tc>
          <w:tcPr>
            <w:tcW w:w="717" w:type="dxa"/>
          </w:tcPr>
          <w:p w14:paraId="5D670F6E" w14:textId="77777777" w:rsidR="0038268D" w:rsidRPr="00B42467" w:rsidRDefault="0038268D" w:rsidP="004F3328">
            <w:r w:rsidRPr="00B42467">
              <w:t>(x)</w:t>
            </w:r>
          </w:p>
        </w:tc>
        <w:tc>
          <w:tcPr>
            <w:tcW w:w="1366" w:type="dxa"/>
          </w:tcPr>
          <w:p w14:paraId="55C7C640" w14:textId="77777777" w:rsidR="0038268D" w:rsidRPr="00B42467" w:rsidRDefault="0038268D" w:rsidP="004F3328">
            <w:r w:rsidRPr="00B42467">
              <w:t>AASd-057</w:t>
            </w:r>
          </w:p>
        </w:tc>
        <w:tc>
          <w:tcPr>
            <w:tcW w:w="1427" w:type="dxa"/>
          </w:tcPr>
          <w:p w14:paraId="6C0D768A" w14:textId="77777777" w:rsidR="0038268D" w:rsidRPr="00B42467" w:rsidRDefault="0038268D" w:rsidP="004F3328">
            <w:r w:rsidRPr="00B42467">
              <w:t>New</w:t>
            </w:r>
          </w:p>
        </w:tc>
        <w:tc>
          <w:tcPr>
            <w:tcW w:w="6345" w:type="dxa"/>
          </w:tcPr>
          <w:p w14:paraId="5B897E8C" w14:textId="77777777" w:rsidR="0038268D" w:rsidRPr="006C5C0E" w:rsidRDefault="0038268D" w:rsidP="004F3328">
            <w:pPr>
              <w:rPr>
                <w:lang w:val="en-US"/>
              </w:rPr>
            </w:pPr>
            <w:r w:rsidRPr="006C5C0E">
              <w:rPr>
                <w:lang w:val="en-US"/>
              </w:rPr>
              <w:t xml:space="preserve">Constraint AASd-057: The </w:t>
            </w:r>
            <w:proofErr w:type="spellStart"/>
            <w:r w:rsidRPr="006C5C0E">
              <w:rPr>
                <w:lang w:val="en-US"/>
              </w:rPr>
              <w:t>semanticId</w:t>
            </w:r>
            <w:proofErr w:type="spellEnd"/>
            <w:r w:rsidRPr="006C5C0E">
              <w:rPr>
                <w:lang w:val="en-US"/>
              </w:rPr>
              <w:t xml:space="preserve"> of a File or Blob </w:t>
            </w:r>
            <w:proofErr w:type="spellStart"/>
            <w:r w:rsidRPr="006C5C0E">
              <w:rPr>
                <w:lang w:val="en-US"/>
              </w:rPr>
              <w:t>submodel</w:t>
            </w:r>
            <w:proofErr w:type="spellEnd"/>
            <w:r w:rsidRPr="006C5C0E">
              <w:rPr>
                <w:lang w:val="en-US"/>
              </w:rPr>
              <w:t xml:space="preserve"> element shall only reference a </w:t>
            </w:r>
            <w:proofErr w:type="spellStart"/>
            <w:r w:rsidRPr="006C5C0E">
              <w:rPr>
                <w:lang w:val="en-US"/>
              </w:rPr>
              <w:t>ConceptDescription</w:t>
            </w:r>
            <w:proofErr w:type="spellEnd"/>
            <w:r w:rsidRPr="006C5C0E">
              <w:rPr>
                <w:lang w:val="en-US"/>
              </w:rPr>
              <w:t xml:space="preserve"> with the category DOCUMENT.</w:t>
            </w:r>
          </w:p>
        </w:tc>
      </w:tr>
      <w:tr w:rsidR="0038268D" w:rsidRPr="00D52619" w14:paraId="2071C322" w14:textId="77777777" w:rsidTr="004F3328">
        <w:tc>
          <w:tcPr>
            <w:tcW w:w="717" w:type="dxa"/>
          </w:tcPr>
          <w:p w14:paraId="60FFFE62" w14:textId="77777777" w:rsidR="0038268D" w:rsidRPr="00B42467" w:rsidRDefault="0038268D" w:rsidP="004F3328">
            <w:r w:rsidRPr="00B42467">
              <w:t>(x)</w:t>
            </w:r>
          </w:p>
        </w:tc>
        <w:tc>
          <w:tcPr>
            <w:tcW w:w="1366" w:type="dxa"/>
          </w:tcPr>
          <w:p w14:paraId="57CEEDDC" w14:textId="77777777" w:rsidR="0038268D" w:rsidRPr="00B42467" w:rsidRDefault="0038268D" w:rsidP="004F3328">
            <w:r w:rsidRPr="00B42467">
              <w:t>AASd-058</w:t>
            </w:r>
          </w:p>
        </w:tc>
        <w:tc>
          <w:tcPr>
            <w:tcW w:w="1427" w:type="dxa"/>
          </w:tcPr>
          <w:p w14:paraId="3887FF38" w14:textId="77777777" w:rsidR="0038268D" w:rsidRPr="00B42467" w:rsidRDefault="0038268D" w:rsidP="004F3328">
            <w:r w:rsidRPr="00B42467">
              <w:t>New</w:t>
            </w:r>
          </w:p>
        </w:tc>
        <w:tc>
          <w:tcPr>
            <w:tcW w:w="6345" w:type="dxa"/>
          </w:tcPr>
          <w:p w14:paraId="5456C934" w14:textId="77777777" w:rsidR="0038268D" w:rsidRPr="006C5C0E" w:rsidRDefault="0038268D" w:rsidP="004F3328">
            <w:pPr>
              <w:rPr>
                <w:lang w:val="en-US"/>
              </w:rPr>
            </w:pPr>
            <w:r w:rsidRPr="006C5C0E">
              <w:rPr>
                <w:lang w:val="en-US"/>
              </w:rPr>
              <w:t xml:space="preserve">Constraint AASd-058: The </w:t>
            </w:r>
            <w:proofErr w:type="spellStart"/>
            <w:r w:rsidRPr="006C5C0E">
              <w:rPr>
                <w:lang w:val="en-US"/>
              </w:rPr>
              <w:t>semanticId</w:t>
            </w:r>
            <w:proofErr w:type="spellEnd"/>
            <w:r w:rsidRPr="006C5C0E">
              <w:rPr>
                <w:lang w:val="en-US"/>
              </w:rPr>
              <w:t xml:space="preserve"> of a Capability </w:t>
            </w:r>
            <w:proofErr w:type="spellStart"/>
            <w:r w:rsidRPr="006C5C0E">
              <w:rPr>
                <w:lang w:val="en-US"/>
              </w:rPr>
              <w:t>submodel</w:t>
            </w:r>
            <w:proofErr w:type="spellEnd"/>
            <w:r w:rsidRPr="006C5C0E">
              <w:rPr>
                <w:lang w:val="en-US"/>
              </w:rPr>
              <w:t xml:space="preserve"> element shall only reference a </w:t>
            </w:r>
            <w:proofErr w:type="spellStart"/>
            <w:r w:rsidRPr="006C5C0E">
              <w:rPr>
                <w:lang w:val="en-US"/>
              </w:rPr>
              <w:t>ConceptDescription</w:t>
            </w:r>
            <w:proofErr w:type="spellEnd"/>
            <w:r w:rsidRPr="006C5C0E">
              <w:rPr>
                <w:lang w:val="en-US"/>
              </w:rPr>
              <w:t xml:space="preserve"> with the category CAPABILITY.</w:t>
            </w:r>
          </w:p>
        </w:tc>
      </w:tr>
      <w:tr w:rsidR="0038268D" w:rsidRPr="00D52619" w14:paraId="16C00469" w14:textId="77777777" w:rsidTr="004F3328">
        <w:tc>
          <w:tcPr>
            <w:tcW w:w="717" w:type="dxa"/>
          </w:tcPr>
          <w:p w14:paraId="4757B0C4" w14:textId="77777777" w:rsidR="0038268D" w:rsidRPr="00B42467" w:rsidRDefault="0038268D" w:rsidP="004F3328">
            <w:r w:rsidRPr="00B42467">
              <w:t>(x)</w:t>
            </w:r>
          </w:p>
        </w:tc>
        <w:tc>
          <w:tcPr>
            <w:tcW w:w="1366" w:type="dxa"/>
          </w:tcPr>
          <w:p w14:paraId="0A2518A3" w14:textId="77777777" w:rsidR="0038268D" w:rsidRPr="00B42467" w:rsidRDefault="0038268D" w:rsidP="004F3328">
            <w:r w:rsidRPr="00B42467">
              <w:t>AASd-059</w:t>
            </w:r>
          </w:p>
        </w:tc>
        <w:tc>
          <w:tcPr>
            <w:tcW w:w="1427" w:type="dxa"/>
          </w:tcPr>
          <w:p w14:paraId="4C2ED8FD" w14:textId="77777777" w:rsidR="0038268D" w:rsidRPr="00B42467" w:rsidRDefault="0038268D" w:rsidP="004F3328">
            <w:r w:rsidRPr="00B42467">
              <w:t>New</w:t>
            </w:r>
          </w:p>
        </w:tc>
        <w:tc>
          <w:tcPr>
            <w:tcW w:w="6345" w:type="dxa"/>
          </w:tcPr>
          <w:p w14:paraId="3C474F75" w14:textId="77777777" w:rsidR="0038268D" w:rsidRPr="006C5C0E" w:rsidRDefault="0038268D" w:rsidP="004F3328">
            <w:pPr>
              <w:rPr>
                <w:lang w:val="en-US"/>
              </w:rPr>
            </w:pPr>
            <w:r w:rsidRPr="006C5C0E">
              <w:rPr>
                <w:lang w:val="en-US"/>
              </w:rPr>
              <w:t xml:space="preserve">Constraint AASd-059: The </w:t>
            </w:r>
            <w:proofErr w:type="spellStart"/>
            <w:r w:rsidRPr="006C5C0E">
              <w:rPr>
                <w:lang w:val="en-US"/>
              </w:rPr>
              <w:t>semanticId</w:t>
            </w:r>
            <w:proofErr w:type="spellEnd"/>
            <w:r w:rsidRPr="006C5C0E">
              <w:rPr>
                <w:lang w:val="en-US"/>
              </w:rPr>
              <w:t xml:space="preserve"> of a </w:t>
            </w:r>
            <w:proofErr w:type="spellStart"/>
            <w:r w:rsidRPr="006C5C0E">
              <w:rPr>
                <w:lang w:val="en-US"/>
              </w:rPr>
              <w:t>SubmodelElementCollection</w:t>
            </w:r>
            <w:proofErr w:type="spellEnd"/>
            <w:r w:rsidRPr="006C5C0E">
              <w:rPr>
                <w:lang w:val="en-US"/>
              </w:rPr>
              <w:t xml:space="preserve"> </w:t>
            </w:r>
            <w:proofErr w:type="spellStart"/>
            <w:r w:rsidRPr="006C5C0E">
              <w:rPr>
                <w:lang w:val="en-US"/>
              </w:rPr>
              <w:t>submodel</w:t>
            </w:r>
            <w:proofErr w:type="spellEnd"/>
            <w:r w:rsidRPr="006C5C0E">
              <w:rPr>
                <w:lang w:val="en-US"/>
              </w:rPr>
              <w:t xml:space="preserve"> element shall only reference a </w:t>
            </w:r>
            <w:proofErr w:type="spellStart"/>
            <w:r w:rsidRPr="006C5C0E">
              <w:rPr>
                <w:lang w:val="en-US"/>
              </w:rPr>
              <w:t>ConceptDescription</w:t>
            </w:r>
            <w:proofErr w:type="spellEnd"/>
            <w:r w:rsidRPr="006C5C0E">
              <w:rPr>
                <w:lang w:val="en-US"/>
              </w:rPr>
              <w:t xml:space="preserve"> with the category COLLECTION or ENTITY.</w:t>
            </w:r>
          </w:p>
        </w:tc>
      </w:tr>
      <w:tr w:rsidR="0038268D" w:rsidRPr="00D52619" w14:paraId="6C65469E" w14:textId="77777777" w:rsidTr="004F3328">
        <w:tc>
          <w:tcPr>
            <w:tcW w:w="717" w:type="dxa"/>
          </w:tcPr>
          <w:p w14:paraId="5F75FFDE" w14:textId="77777777" w:rsidR="0038268D" w:rsidRPr="00B42467" w:rsidRDefault="0038268D" w:rsidP="004F3328">
            <w:r w:rsidRPr="00B42467">
              <w:t>(x)</w:t>
            </w:r>
          </w:p>
        </w:tc>
        <w:tc>
          <w:tcPr>
            <w:tcW w:w="1366" w:type="dxa"/>
          </w:tcPr>
          <w:p w14:paraId="4CE5CBAD" w14:textId="77777777" w:rsidR="0038268D" w:rsidRPr="00B42467" w:rsidRDefault="0038268D" w:rsidP="004F3328">
            <w:r w:rsidRPr="00B42467">
              <w:t>AASd-060</w:t>
            </w:r>
          </w:p>
        </w:tc>
        <w:tc>
          <w:tcPr>
            <w:tcW w:w="1427" w:type="dxa"/>
          </w:tcPr>
          <w:p w14:paraId="26C3987F" w14:textId="77777777" w:rsidR="0038268D" w:rsidRPr="00B42467" w:rsidRDefault="0038268D" w:rsidP="004F3328">
            <w:r w:rsidRPr="00B42467">
              <w:t>New</w:t>
            </w:r>
          </w:p>
        </w:tc>
        <w:tc>
          <w:tcPr>
            <w:tcW w:w="6345" w:type="dxa"/>
          </w:tcPr>
          <w:p w14:paraId="38BE0226" w14:textId="77777777" w:rsidR="0038268D" w:rsidRPr="006C5C0E" w:rsidRDefault="0038268D" w:rsidP="004F3328">
            <w:pPr>
              <w:rPr>
                <w:lang w:val="en-US"/>
              </w:rPr>
            </w:pPr>
            <w:r w:rsidRPr="006C5C0E">
              <w:rPr>
                <w:lang w:val="en-US"/>
              </w:rPr>
              <w:t xml:space="preserve">Constraint AASd-060: If the </w:t>
            </w:r>
            <w:proofErr w:type="spellStart"/>
            <w:r w:rsidRPr="006C5C0E">
              <w:rPr>
                <w:lang w:val="en-US"/>
              </w:rPr>
              <w:t>semanticId</w:t>
            </w:r>
            <w:proofErr w:type="spellEnd"/>
            <w:r w:rsidRPr="006C5C0E">
              <w:rPr>
                <w:lang w:val="en-US"/>
              </w:rPr>
              <w:t xml:space="preserve"> of </w:t>
            </w:r>
            <w:proofErr w:type="spellStart"/>
            <w:r w:rsidRPr="006C5C0E">
              <w:rPr>
                <w:lang w:val="en-US"/>
              </w:rPr>
              <w:t>a</w:t>
            </w:r>
            <w:proofErr w:type="spellEnd"/>
            <w:r w:rsidRPr="006C5C0E">
              <w:rPr>
                <w:lang w:val="en-US"/>
              </w:rPr>
              <w:t xml:space="preserve"> Operation </w:t>
            </w:r>
            <w:proofErr w:type="spellStart"/>
            <w:r w:rsidRPr="006C5C0E">
              <w:rPr>
                <w:lang w:val="en-US"/>
              </w:rPr>
              <w:t>submodel</w:t>
            </w:r>
            <w:proofErr w:type="spellEnd"/>
            <w:r w:rsidRPr="006C5C0E">
              <w:rPr>
                <w:lang w:val="en-US"/>
              </w:rPr>
              <w:t xml:space="preserve"> element references a </w:t>
            </w:r>
            <w:proofErr w:type="spellStart"/>
            <w:r w:rsidRPr="006C5C0E">
              <w:rPr>
                <w:lang w:val="en-US"/>
              </w:rPr>
              <w:t>ConceptDescription</w:t>
            </w:r>
            <w:proofErr w:type="spellEnd"/>
            <w:r w:rsidRPr="006C5C0E">
              <w:rPr>
                <w:lang w:val="en-US"/>
              </w:rPr>
              <w:t xml:space="preserve"> then the category of the </w:t>
            </w:r>
            <w:proofErr w:type="spellStart"/>
            <w:r w:rsidRPr="006C5C0E">
              <w:rPr>
                <w:lang w:val="en-US"/>
              </w:rPr>
              <w:t>ConceptDescription</w:t>
            </w:r>
            <w:proofErr w:type="spellEnd"/>
            <w:r w:rsidRPr="006C5C0E">
              <w:rPr>
                <w:lang w:val="en-US"/>
              </w:rPr>
              <w:t xml:space="preserve"> shall be one of the following values: FUNCTION.</w:t>
            </w:r>
          </w:p>
        </w:tc>
      </w:tr>
      <w:tr w:rsidR="0038268D" w:rsidRPr="00D52619" w14:paraId="01EC107E" w14:textId="77777777" w:rsidTr="004F3328">
        <w:tc>
          <w:tcPr>
            <w:tcW w:w="717" w:type="dxa"/>
          </w:tcPr>
          <w:p w14:paraId="0452FAF0" w14:textId="77777777" w:rsidR="0038268D" w:rsidRPr="00B42467" w:rsidRDefault="0038268D" w:rsidP="004F3328">
            <w:r w:rsidRPr="00B42467">
              <w:lastRenderedPageBreak/>
              <w:t>(x)</w:t>
            </w:r>
          </w:p>
        </w:tc>
        <w:tc>
          <w:tcPr>
            <w:tcW w:w="1366" w:type="dxa"/>
          </w:tcPr>
          <w:p w14:paraId="7E716D13" w14:textId="77777777" w:rsidR="0038268D" w:rsidRPr="00B42467" w:rsidRDefault="0038268D" w:rsidP="004F3328">
            <w:r w:rsidRPr="00B42467">
              <w:t>AASd-061</w:t>
            </w:r>
          </w:p>
        </w:tc>
        <w:tc>
          <w:tcPr>
            <w:tcW w:w="1427" w:type="dxa"/>
          </w:tcPr>
          <w:p w14:paraId="60727254" w14:textId="77777777" w:rsidR="0038268D" w:rsidRPr="00B42467" w:rsidRDefault="0038268D" w:rsidP="004F3328">
            <w:r w:rsidRPr="00B42467">
              <w:t>New</w:t>
            </w:r>
          </w:p>
        </w:tc>
        <w:tc>
          <w:tcPr>
            <w:tcW w:w="6345" w:type="dxa"/>
          </w:tcPr>
          <w:p w14:paraId="2198E73F" w14:textId="77777777" w:rsidR="0038268D" w:rsidRPr="006C5C0E" w:rsidRDefault="0038268D" w:rsidP="004F3328">
            <w:pPr>
              <w:rPr>
                <w:lang w:val="en-US"/>
              </w:rPr>
            </w:pPr>
            <w:r w:rsidRPr="006C5C0E">
              <w:rPr>
                <w:lang w:val="en-US"/>
              </w:rPr>
              <w:t xml:space="preserve">Constraint AASd-061: If the </w:t>
            </w:r>
            <w:proofErr w:type="spellStart"/>
            <w:r w:rsidRPr="006C5C0E">
              <w:rPr>
                <w:lang w:val="en-US"/>
              </w:rPr>
              <w:t>semanticId</w:t>
            </w:r>
            <w:proofErr w:type="spellEnd"/>
            <w:r w:rsidRPr="006C5C0E">
              <w:rPr>
                <w:lang w:val="en-US"/>
              </w:rPr>
              <w:t xml:space="preserve"> of </w:t>
            </w:r>
            <w:proofErr w:type="spellStart"/>
            <w:r w:rsidRPr="006C5C0E">
              <w:rPr>
                <w:lang w:val="en-US"/>
              </w:rPr>
              <w:t>a</w:t>
            </w:r>
            <w:proofErr w:type="spellEnd"/>
            <w:r w:rsidRPr="006C5C0E">
              <w:rPr>
                <w:lang w:val="en-US"/>
              </w:rPr>
              <w:t xml:space="preserve"> Event </w:t>
            </w:r>
            <w:proofErr w:type="spellStart"/>
            <w:r w:rsidRPr="006C5C0E">
              <w:rPr>
                <w:lang w:val="en-US"/>
              </w:rPr>
              <w:t>submodel</w:t>
            </w:r>
            <w:proofErr w:type="spellEnd"/>
            <w:r w:rsidRPr="006C5C0E">
              <w:rPr>
                <w:lang w:val="en-US"/>
              </w:rPr>
              <w:t xml:space="preserve"> element references a </w:t>
            </w:r>
            <w:proofErr w:type="spellStart"/>
            <w:r w:rsidRPr="006C5C0E">
              <w:rPr>
                <w:lang w:val="en-US"/>
              </w:rPr>
              <w:t>ConceptDescription</w:t>
            </w:r>
            <w:proofErr w:type="spellEnd"/>
            <w:r w:rsidRPr="006C5C0E">
              <w:rPr>
                <w:lang w:val="en-US"/>
              </w:rPr>
              <w:t xml:space="preserve"> then the category of the </w:t>
            </w:r>
            <w:proofErr w:type="spellStart"/>
            <w:r w:rsidRPr="006C5C0E">
              <w:rPr>
                <w:lang w:val="en-US"/>
              </w:rPr>
              <w:t>ConceptDescription</w:t>
            </w:r>
            <w:proofErr w:type="spellEnd"/>
            <w:r w:rsidRPr="006C5C0E">
              <w:rPr>
                <w:lang w:val="en-US"/>
              </w:rPr>
              <w:t xml:space="preserve"> shall be one of the following values: EVENT.</w:t>
            </w:r>
          </w:p>
        </w:tc>
      </w:tr>
      <w:tr w:rsidR="0038268D" w:rsidRPr="00D52619" w14:paraId="0AD36223" w14:textId="77777777" w:rsidTr="004F3328">
        <w:tc>
          <w:tcPr>
            <w:tcW w:w="717" w:type="dxa"/>
          </w:tcPr>
          <w:p w14:paraId="58415284" w14:textId="77777777" w:rsidR="0038268D" w:rsidRPr="00B42467" w:rsidRDefault="0038268D" w:rsidP="004F3328">
            <w:r w:rsidRPr="00B42467">
              <w:t>(x)</w:t>
            </w:r>
          </w:p>
        </w:tc>
        <w:tc>
          <w:tcPr>
            <w:tcW w:w="1366" w:type="dxa"/>
          </w:tcPr>
          <w:p w14:paraId="5D077A41" w14:textId="77777777" w:rsidR="0038268D" w:rsidRPr="00B42467" w:rsidRDefault="0038268D" w:rsidP="004F3328">
            <w:r w:rsidRPr="00B42467">
              <w:t>AASd-062</w:t>
            </w:r>
          </w:p>
        </w:tc>
        <w:tc>
          <w:tcPr>
            <w:tcW w:w="1427" w:type="dxa"/>
          </w:tcPr>
          <w:p w14:paraId="02E9FA77" w14:textId="77777777" w:rsidR="0038268D" w:rsidRPr="00B42467" w:rsidRDefault="0038268D" w:rsidP="004F3328">
            <w:r w:rsidRPr="00B42467">
              <w:t>New</w:t>
            </w:r>
          </w:p>
        </w:tc>
        <w:tc>
          <w:tcPr>
            <w:tcW w:w="6345" w:type="dxa"/>
          </w:tcPr>
          <w:p w14:paraId="653A5B74" w14:textId="77777777" w:rsidR="0038268D" w:rsidRPr="006C5C0E" w:rsidRDefault="0038268D" w:rsidP="004F3328">
            <w:pPr>
              <w:rPr>
                <w:lang w:val="en-US"/>
              </w:rPr>
            </w:pPr>
            <w:r w:rsidRPr="006C5C0E">
              <w:rPr>
                <w:lang w:val="en-US"/>
              </w:rPr>
              <w:t xml:space="preserve">Constraint AASd-062: If the </w:t>
            </w:r>
            <w:proofErr w:type="spellStart"/>
            <w:r w:rsidRPr="006C5C0E">
              <w:rPr>
                <w:i/>
                <w:iCs/>
                <w:lang w:val="en-US"/>
              </w:rPr>
              <w:t>semanticId</w:t>
            </w:r>
            <w:proofErr w:type="spellEnd"/>
            <w:r w:rsidRPr="006C5C0E">
              <w:rPr>
                <w:lang w:val="en-US"/>
              </w:rPr>
              <w:t xml:space="preserve"> of a </w:t>
            </w:r>
            <w:r w:rsidRPr="006C5C0E">
              <w:rPr>
                <w:i/>
                <w:iCs/>
                <w:lang w:val="en-US"/>
              </w:rPr>
              <w:t>Property</w:t>
            </w:r>
            <w:r w:rsidRPr="006C5C0E">
              <w:rPr>
                <w:lang w:val="en-US"/>
              </w:rPr>
              <w:t xml:space="preserve"> references a </w:t>
            </w:r>
            <w:proofErr w:type="spellStart"/>
            <w:r w:rsidRPr="006C5C0E">
              <w:rPr>
                <w:i/>
                <w:iCs/>
                <w:lang w:val="en-US"/>
              </w:rPr>
              <w:t>ConceptDescription</w:t>
            </w:r>
            <w:proofErr w:type="spellEnd"/>
            <w:r w:rsidRPr="006C5C0E">
              <w:rPr>
                <w:lang w:val="en-US"/>
              </w:rPr>
              <w:t xml:space="preserve"> then the </w:t>
            </w:r>
            <w:proofErr w:type="spellStart"/>
            <w:r w:rsidRPr="006C5C0E">
              <w:rPr>
                <w:i/>
                <w:iCs/>
                <w:lang w:val="en-US"/>
              </w:rPr>
              <w:t>ConceptDescription</w:t>
            </w:r>
            <w:proofErr w:type="spellEnd"/>
            <w:r w:rsidRPr="006C5C0E">
              <w:rPr>
                <w:i/>
                <w:iCs/>
                <w:lang w:val="en-US"/>
              </w:rPr>
              <w:t>/category</w:t>
            </w:r>
            <w:r w:rsidRPr="006C5C0E">
              <w:rPr>
                <w:lang w:val="en-US"/>
              </w:rPr>
              <w:t xml:space="preserve"> shall be one of  following values: APPLICATION_CLASS.</w:t>
            </w:r>
          </w:p>
        </w:tc>
      </w:tr>
      <w:tr w:rsidR="0038268D" w:rsidRPr="00D52619" w14:paraId="15F3BBC0" w14:textId="77777777" w:rsidTr="004F3328">
        <w:tc>
          <w:tcPr>
            <w:tcW w:w="717" w:type="dxa"/>
          </w:tcPr>
          <w:p w14:paraId="6A689FE5" w14:textId="77777777" w:rsidR="0038268D" w:rsidRPr="00B42467" w:rsidRDefault="0038268D" w:rsidP="004F3328">
            <w:r w:rsidRPr="00B42467">
              <w:t>(x)</w:t>
            </w:r>
          </w:p>
        </w:tc>
        <w:tc>
          <w:tcPr>
            <w:tcW w:w="1366" w:type="dxa"/>
          </w:tcPr>
          <w:p w14:paraId="4ACB0376" w14:textId="77777777" w:rsidR="0038268D" w:rsidRPr="00B42467" w:rsidRDefault="0038268D" w:rsidP="004F3328">
            <w:r w:rsidRPr="00B42467">
              <w:t>AASd-063</w:t>
            </w:r>
          </w:p>
        </w:tc>
        <w:tc>
          <w:tcPr>
            <w:tcW w:w="1427" w:type="dxa"/>
          </w:tcPr>
          <w:p w14:paraId="69509597" w14:textId="77777777" w:rsidR="0038268D" w:rsidRPr="00B42467" w:rsidRDefault="0038268D" w:rsidP="004F3328">
            <w:r w:rsidRPr="00B42467">
              <w:t>New</w:t>
            </w:r>
          </w:p>
        </w:tc>
        <w:tc>
          <w:tcPr>
            <w:tcW w:w="6345" w:type="dxa"/>
          </w:tcPr>
          <w:p w14:paraId="5387A5E2" w14:textId="77777777" w:rsidR="0038268D" w:rsidRPr="006C5C0E" w:rsidRDefault="0038268D" w:rsidP="004F3328">
            <w:pPr>
              <w:rPr>
                <w:lang w:val="en-US"/>
              </w:rPr>
            </w:pPr>
            <w:r w:rsidRPr="006C5C0E">
              <w:rPr>
                <w:lang w:val="en-US"/>
              </w:rPr>
              <w:t xml:space="preserve">Constraint AASd-063: If the </w:t>
            </w:r>
            <w:proofErr w:type="spellStart"/>
            <w:r w:rsidRPr="006C5C0E">
              <w:rPr>
                <w:lang w:val="en-US"/>
              </w:rPr>
              <w:t>semanticId</w:t>
            </w:r>
            <w:proofErr w:type="spellEnd"/>
            <w:r w:rsidRPr="006C5C0E">
              <w:rPr>
                <w:lang w:val="en-US"/>
              </w:rPr>
              <w:t xml:space="preserve"> of a Qualifier references a </w:t>
            </w:r>
            <w:proofErr w:type="spellStart"/>
            <w:r w:rsidRPr="006C5C0E">
              <w:rPr>
                <w:lang w:val="en-US"/>
              </w:rPr>
              <w:t>ConceptDescription</w:t>
            </w:r>
            <w:proofErr w:type="spellEnd"/>
            <w:r w:rsidRPr="006C5C0E">
              <w:rPr>
                <w:lang w:val="en-US"/>
              </w:rPr>
              <w:t xml:space="preserve"> then the </w:t>
            </w:r>
            <w:proofErr w:type="spellStart"/>
            <w:r w:rsidRPr="006C5C0E">
              <w:rPr>
                <w:lang w:val="en-US"/>
              </w:rPr>
              <w:t>ConceptDescription</w:t>
            </w:r>
            <w:proofErr w:type="spellEnd"/>
            <w:r w:rsidRPr="006C5C0E">
              <w:rPr>
                <w:lang w:val="en-US"/>
              </w:rPr>
              <w:t>/category shall be one of  following values: QUALIFIER.</w:t>
            </w:r>
          </w:p>
        </w:tc>
      </w:tr>
      <w:tr w:rsidR="0038268D" w:rsidRPr="00D52619" w14:paraId="2111F1A3" w14:textId="77777777" w:rsidTr="004F3328">
        <w:tc>
          <w:tcPr>
            <w:tcW w:w="717" w:type="dxa"/>
          </w:tcPr>
          <w:p w14:paraId="427676C3" w14:textId="77777777" w:rsidR="0038268D" w:rsidRPr="00B42467" w:rsidRDefault="0038268D" w:rsidP="004F3328">
            <w:r w:rsidRPr="00B42467">
              <w:t>(x)</w:t>
            </w:r>
          </w:p>
        </w:tc>
        <w:tc>
          <w:tcPr>
            <w:tcW w:w="1366" w:type="dxa"/>
          </w:tcPr>
          <w:p w14:paraId="55B6F1A7" w14:textId="77777777" w:rsidR="0038268D" w:rsidRPr="00B42467" w:rsidRDefault="0038268D" w:rsidP="004F3328">
            <w:r w:rsidRPr="00B42467">
              <w:t>AASd-064</w:t>
            </w:r>
          </w:p>
        </w:tc>
        <w:tc>
          <w:tcPr>
            <w:tcW w:w="1427" w:type="dxa"/>
          </w:tcPr>
          <w:p w14:paraId="66617333" w14:textId="77777777" w:rsidR="0038268D" w:rsidRPr="00B42467" w:rsidRDefault="0038268D" w:rsidP="004F3328">
            <w:r w:rsidRPr="00B42467">
              <w:t>New</w:t>
            </w:r>
          </w:p>
        </w:tc>
        <w:tc>
          <w:tcPr>
            <w:tcW w:w="6345" w:type="dxa"/>
          </w:tcPr>
          <w:p w14:paraId="438D5C12" w14:textId="77777777" w:rsidR="0038268D" w:rsidRPr="006C5C0E" w:rsidRDefault="0038268D" w:rsidP="004F3328">
            <w:pPr>
              <w:rPr>
                <w:lang w:val="en-US"/>
              </w:rPr>
            </w:pPr>
            <w:r w:rsidRPr="006C5C0E">
              <w:rPr>
                <w:lang w:val="en-US"/>
              </w:rPr>
              <w:t xml:space="preserve">Constraint AASd-064: If the </w:t>
            </w:r>
            <w:proofErr w:type="spellStart"/>
            <w:r w:rsidRPr="006C5C0E">
              <w:rPr>
                <w:i/>
                <w:iCs/>
                <w:lang w:val="en-US"/>
              </w:rPr>
              <w:t>semanticId</w:t>
            </w:r>
            <w:proofErr w:type="spellEnd"/>
            <w:r w:rsidRPr="006C5C0E">
              <w:rPr>
                <w:lang w:val="en-US"/>
              </w:rPr>
              <w:t xml:space="preserve"> of a </w:t>
            </w:r>
            <w:r w:rsidRPr="006C5C0E">
              <w:rPr>
                <w:i/>
                <w:iCs/>
                <w:lang w:val="en-US"/>
              </w:rPr>
              <w:t>View</w:t>
            </w:r>
            <w:r w:rsidRPr="006C5C0E">
              <w:rPr>
                <w:lang w:val="en-US"/>
              </w:rPr>
              <w:t xml:space="preserve"> references a </w:t>
            </w:r>
            <w:proofErr w:type="spellStart"/>
            <w:r w:rsidRPr="006C5C0E">
              <w:rPr>
                <w:i/>
                <w:iCs/>
                <w:lang w:val="en-US"/>
              </w:rPr>
              <w:t>ConceptDescription</w:t>
            </w:r>
            <w:proofErr w:type="spellEnd"/>
            <w:r w:rsidRPr="006C5C0E">
              <w:rPr>
                <w:lang w:val="en-US"/>
              </w:rPr>
              <w:t xml:space="preserve"> then the category of the </w:t>
            </w:r>
            <w:proofErr w:type="spellStart"/>
            <w:r w:rsidRPr="006C5C0E">
              <w:rPr>
                <w:i/>
                <w:iCs/>
                <w:lang w:val="en-US"/>
              </w:rPr>
              <w:t>ConceptDescription</w:t>
            </w:r>
            <w:proofErr w:type="spellEnd"/>
            <w:r w:rsidRPr="006C5C0E">
              <w:rPr>
                <w:lang w:val="en-US"/>
              </w:rPr>
              <w:t xml:space="preserve"> shall be </w:t>
            </w:r>
            <w:r w:rsidRPr="006C5C0E">
              <w:rPr>
                <w:i/>
                <w:iCs/>
                <w:lang w:val="en-US"/>
              </w:rPr>
              <w:t>VIEW</w:t>
            </w:r>
            <w:r w:rsidRPr="006C5C0E">
              <w:rPr>
                <w:u w:val="single"/>
                <w:lang w:val="en-US"/>
              </w:rPr>
              <w:t>.</w:t>
            </w:r>
          </w:p>
        </w:tc>
      </w:tr>
      <w:tr w:rsidR="0038268D" w:rsidRPr="00D52619" w14:paraId="2C60B43B" w14:textId="77777777" w:rsidTr="004F3328">
        <w:tc>
          <w:tcPr>
            <w:tcW w:w="717" w:type="dxa"/>
          </w:tcPr>
          <w:p w14:paraId="486FBE8D" w14:textId="77777777" w:rsidR="0038268D" w:rsidRPr="00BE472A" w:rsidRDefault="0038268D" w:rsidP="004F3328">
            <w:r w:rsidRPr="00BE472A">
              <w:t>(x)</w:t>
            </w:r>
          </w:p>
        </w:tc>
        <w:tc>
          <w:tcPr>
            <w:tcW w:w="1366" w:type="dxa"/>
          </w:tcPr>
          <w:p w14:paraId="01EDF3E1" w14:textId="77777777" w:rsidR="0038268D" w:rsidRPr="00BE472A" w:rsidRDefault="0038268D" w:rsidP="004F3328">
            <w:r w:rsidRPr="00BE472A">
              <w:t>AASd-065</w:t>
            </w:r>
          </w:p>
        </w:tc>
        <w:tc>
          <w:tcPr>
            <w:tcW w:w="1427" w:type="dxa"/>
          </w:tcPr>
          <w:p w14:paraId="20B1AB3F" w14:textId="77777777" w:rsidR="0038268D" w:rsidRPr="00BE472A" w:rsidRDefault="0038268D" w:rsidP="004F3328">
            <w:r w:rsidRPr="00BE472A">
              <w:t>New</w:t>
            </w:r>
          </w:p>
        </w:tc>
        <w:tc>
          <w:tcPr>
            <w:tcW w:w="6345" w:type="dxa"/>
          </w:tcPr>
          <w:p w14:paraId="5B0365AE" w14:textId="77777777" w:rsidR="0038268D" w:rsidRPr="006C5C0E" w:rsidRDefault="0038268D" w:rsidP="004F3328">
            <w:pPr>
              <w:rPr>
                <w:lang w:val="en-US"/>
              </w:rPr>
            </w:pPr>
            <w:r w:rsidRPr="006C5C0E">
              <w:rPr>
                <w:lang w:val="en-US"/>
              </w:rPr>
              <w:t xml:space="preserve">Constraint AASd-065: If the </w:t>
            </w:r>
            <w:proofErr w:type="spellStart"/>
            <w:r w:rsidRPr="006C5C0E">
              <w:rPr>
                <w:lang w:val="en-US"/>
              </w:rPr>
              <w:t>semanticId</w:t>
            </w:r>
            <w:proofErr w:type="spellEnd"/>
            <w:r w:rsidRPr="006C5C0E">
              <w:rPr>
                <w:lang w:val="en-US"/>
              </w:rPr>
              <w:t xml:space="preserve"> of a Property or </w:t>
            </w:r>
            <w:proofErr w:type="spellStart"/>
            <w:r w:rsidRPr="006C5C0E">
              <w:rPr>
                <w:lang w:val="en-US"/>
              </w:rPr>
              <w:t>MultiLanguageProperty</w:t>
            </w:r>
            <w:proofErr w:type="spellEnd"/>
            <w:r w:rsidRPr="006C5C0E">
              <w:rPr>
                <w:lang w:val="en-US"/>
              </w:rPr>
              <w:t xml:space="preserve"> references a </w:t>
            </w:r>
            <w:proofErr w:type="spellStart"/>
            <w:r w:rsidRPr="006C5C0E">
              <w:rPr>
                <w:lang w:val="en-US"/>
              </w:rPr>
              <w:t>ConceptDescription</w:t>
            </w:r>
            <w:proofErr w:type="spellEnd"/>
            <w:r w:rsidRPr="006C5C0E">
              <w:rPr>
                <w:lang w:val="en-US"/>
              </w:rPr>
              <w:t xml:space="preserve"> with the  category VALUE then the value of the property is identical to  DataSpecificationIEC61360/value and the </w:t>
            </w:r>
            <w:proofErr w:type="spellStart"/>
            <w:r w:rsidRPr="006C5C0E">
              <w:rPr>
                <w:lang w:val="en-US"/>
              </w:rPr>
              <w:t>valueId</w:t>
            </w:r>
            <w:proofErr w:type="spellEnd"/>
            <w:r w:rsidRPr="006C5C0E">
              <w:rPr>
                <w:lang w:val="en-US"/>
              </w:rPr>
              <w:t xml:space="preserve"> of the property is identical to DataSpecificationIEC61360/</w:t>
            </w:r>
            <w:proofErr w:type="spellStart"/>
            <w:r w:rsidRPr="006C5C0E">
              <w:rPr>
                <w:lang w:val="en-US"/>
              </w:rPr>
              <w:t>valueId</w:t>
            </w:r>
            <w:proofErr w:type="spellEnd"/>
            <w:r w:rsidRPr="006C5C0E">
              <w:rPr>
                <w:lang w:val="en-US"/>
              </w:rPr>
              <w:t>.</w:t>
            </w:r>
          </w:p>
        </w:tc>
      </w:tr>
      <w:tr w:rsidR="0038268D" w:rsidRPr="00D52619" w14:paraId="56F32F58" w14:textId="77777777" w:rsidTr="004F3328">
        <w:tc>
          <w:tcPr>
            <w:tcW w:w="717" w:type="dxa"/>
          </w:tcPr>
          <w:p w14:paraId="14EF041E" w14:textId="77777777" w:rsidR="0038268D" w:rsidRPr="00BE472A" w:rsidRDefault="0038268D" w:rsidP="004F3328">
            <w:r w:rsidRPr="00BE472A">
              <w:t>(x)</w:t>
            </w:r>
          </w:p>
        </w:tc>
        <w:tc>
          <w:tcPr>
            <w:tcW w:w="1366" w:type="dxa"/>
          </w:tcPr>
          <w:p w14:paraId="307DADB8" w14:textId="77777777" w:rsidR="0038268D" w:rsidRPr="00BE472A" w:rsidRDefault="0038268D" w:rsidP="004F3328">
            <w:r w:rsidRPr="00BE472A">
              <w:t>AASd-066</w:t>
            </w:r>
          </w:p>
        </w:tc>
        <w:tc>
          <w:tcPr>
            <w:tcW w:w="1427" w:type="dxa"/>
          </w:tcPr>
          <w:p w14:paraId="607E35DF" w14:textId="77777777" w:rsidR="0038268D" w:rsidRPr="00BE472A" w:rsidRDefault="0038268D" w:rsidP="004F3328">
            <w:r w:rsidRPr="00BE472A">
              <w:t>New</w:t>
            </w:r>
          </w:p>
        </w:tc>
        <w:tc>
          <w:tcPr>
            <w:tcW w:w="6345" w:type="dxa"/>
          </w:tcPr>
          <w:p w14:paraId="64E59788" w14:textId="77777777" w:rsidR="0038268D" w:rsidRPr="006C5C0E" w:rsidRDefault="0038268D" w:rsidP="004F3328">
            <w:pPr>
              <w:rPr>
                <w:lang w:val="en-US"/>
              </w:rPr>
            </w:pPr>
            <w:r w:rsidRPr="006C5C0E">
              <w:rPr>
                <w:lang w:val="en-US"/>
              </w:rPr>
              <w:t xml:space="preserve">Constraint AASd-066: If the </w:t>
            </w:r>
            <w:proofErr w:type="spellStart"/>
            <w:r w:rsidRPr="006C5C0E">
              <w:rPr>
                <w:lang w:val="en-US"/>
              </w:rPr>
              <w:t>semanticId</w:t>
            </w:r>
            <w:proofErr w:type="spellEnd"/>
            <w:r w:rsidRPr="006C5C0E">
              <w:rPr>
                <w:lang w:val="en-US"/>
              </w:rPr>
              <w:t xml:space="preserve"> of a Property or </w:t>
            </w:r>
            <w:proofErr w:type="spellStart"/>
            <w:r w:rsidRPr="006C5C0E">
              <w:rPr>
                <w:lang w:val="en-US"/>
              </w:rPr>
              <w:t>MultiLanguageProperty</w:t>
            </w:r>
            <w:proofErr w:type="spellEnd"/>
            <w:r w:rsidRPr="006C5C0E">
              <w:rPr>
                <w:lang w:val="en-US"/>
              </w:rPr>
              <w:t xml:space="preserve"> references a </w:t>
            </w:r>
            <w:proofErr w:type="spellStart"/>
            <w:r w:rsidRPr="006C5C0E">
              <w:rPr>
                <w:lang w:val="en-US"/>
              </w:rPr>
              <w:t>ConceptDescription</w:t>
            </w:r>
            <w:proofErr w:type="spellEnd"/>
            <w:r w:rsidRPr="006C5C0E">
              <w:rPr>
                <w:lang w:val="en-US"/>
              </w:rPr>
              <w:t xml:space="preserve"> with the  category PROPERTY and DataSpecificationIEC61360/</w:t>
            </w:r>
            <w:proofErr w:type="spellStart"/>
            <w:r w:rsidRPr="006C5C0E">
              <w:rPr>
                <w:lang w:val="en-US"/>
              </w:rPr>
              <w:t>valueList</w:t>
            </w:r>
            <w:proofErr w:type="spellEnd"/>
            <w:r w:rsidRPr="006C5C0E">
              <w:rPr>
                <w:lang w:val="en-US"/>
              </w:rPr>
              <w:t xml:space="preserve"> is defined the value and </w:t>
            </w:r>
            <w:proofErr w:type="spellStart"/>
            <w:r w:rsidRPr="006C5C0E">
              <w:rPr>
                <w:lang w:val="en-US"/>
              </w:rPr>
              <w:t>valueId</w:t>
            </w:r>
            <w:proofErr w:type="spellEnd"/>
            <w:r w:rsidRPr="006C5C0E">
              <w:rPr>
                <w:lang w:val="en-US"/>
              </w:rPr>
              <w:t xml:space="preserve"> of the property is identical to one of the value reference pair types references in the value list, i.e. </w:t>
            </w:r>
            <w:proofErr w:type="spellStart"/>
            <w:r w:rsidRPr="006C5C0E">
              <w:rPr>
                <w:lang w:val="en-US"/>
              </w:rPr>
              <w:t>ValueReferencePair</w:t>
            </w:r>
            <w:proofErr w:type="spellEnd"/>
            <w:r w:rsidRPr="006C5C0E">
              <w:rPr>
                <w:lang w:val="en-US"/>
              </w:rPr>
              <w:t xml:space="preserve">/value or </w:t>
            </w:r>
            <w:proofErr w:type="spellStart"/>
            <w:r w:rsidRPr="006C5C0E">
              <w:rPr>
                <w:lang w:val="en-US"/>
              </w:rPr>
              <w:t>ValueReferencePair</w:t>
            </w:r>
            <w:proofErr w:type="spellEnd"/>
            <w:r w:rsidRPr="006C5C0E">
              <w:rPr>
                <w:lang w:val="en-US"/>
              </w:rPr>
              <w:t>/</w:t>
            </w:r>
            <w:proofErr w:type="spellStart"/>
            <w:r w:rsidRPr="006C5C0E">
              <w:rPr>
                <w:lang w:val="en-US"/>
              </w:rPr>
              <w:t>valueId</w:t>
            </w:r>
            <w:proofErr w:type="spellEnd"/>
            <w:r w:rsidRPr="006C5C0E">
              <w:rPr>
                <w:lang w:val="en-US"/>
              </w:rPr>
              <w:t>, resp.</w:t>
            </w:r>
          </w:p>
        </w:tc>
      </w:tr>
      <w:tr w:rsidR="0038268D" w:rsidRPr="00D52619" w14:paraId="3C615EFD" w14:textId="77777777" w:rsidTr="004F3328">
        <w:tc>
          <w:tcPr>
            <w:tcW w:w="717" w:type="dxa"/>
          </w:tcPr>
          <w:p w14:paraId="4A6C353C" w14:textId="77777777" w:rsidR="0038268D" w:rsidRPr="00BE472A" w:rsidRDefault="0038268D" w:rsidP="004F3328">
            <w:r w:rsidRPr="00BE472A">
              <w:t>(x)</w:t>
            </w:r>
          </w:p>
        </w:tc>
        <w:tc>
          <w:tcPr>
            <w:tcW w:w="1366" w:type="dxa"/>
          </w:tcPr>
          <w:p w14:paraId="344318B6" w14:textId="77777777" w:rsidR="0038268D" w:rsidRPr="00BE472A" w:rsidRDefault="0038268D" w:rsidP="004F3328">
            <w:r w:rsidRPr="00BE472A">
              <w:t>AASd-067</w:t>
            </w:r>
          </w:p>
        </w:tc>
        <w:tc>
          <w:tcPr>
            <w:tcW w:w="1427" w:type="dxa"/>
          </w:tcPr>
          <w:p w14:paraId="0D17D6C3" w14:textId="77777777" w:rsidR="0038268D" w:rsidRPr="00BE472A" w:rsidRDefault="0038268D" w:rsidP="004F3328">
            <w:r w:rsidRPr="00BE472A">
              <w:t>New</w:t>
            </w:r>
          </w:p>
        </w:tc>
        <w:tc>
          <w:tcPr>
            <w:tcW w:w="6345" w:type="dxa"/>
          </w:tcPr>
          <w:p w14:paraId="6696A5BE" w14:textId="77777777" w:rsidR="0038268D" w:rsidRPr="006C5C0E" w:rsidRDefault="0038268D" w:rsidP="004F3328">
            <w:pPr>
              <w:rPr>
                <w:lang w:val="en-US"/>
              </w:rPr>
            </w:pPr>
            <w:r w:rsidRPr="006C5C0E">
              <w:rPr>
                <w:lang w:val="en-US"/>
              </w:rPr>
              <w:t xml:space="preserve">Constraint AASd-067: If the </w:t>
            </w:r>
            <w:proofErr w:type="spellStart"/>
            <w:r w:rsidRPr="006C5C0E">
              <w:rPr>
                <w:lang w:val="en-US"/>
              </w:rPr>
              <w:t>semanticId</w:t>
            </w:r>
            <w:proofErr w:type="spellEnd"/>
            <w:r w:rsidRPr="006C5C0E">
              <w:rPr>
                <w:lang w:val="en-US"/>
              </w:rPr>
              <w:t xml:space="preserve"> of a </w:t>
            </w:r>
            <w:proofErr w:type="spellStart"/>
            <w:r w:rsidRPr="006C5C0E">
              <w:rPr>
                <w:lang w:val="en-US"/>
              </w:rPr>
              <w:t>MultiLanguageProperty</w:t>
            </w:r>
            <w:proofErr w:type="spellEnd"/>
            <w:r w:rsidRPr="006C5C0E">
              <w:rPr>
                <w:lang w:val="en-US"/>
              </w:rPr>
              <w:t xml:space="preserve"> references a </w:t>
            </w:r>
            <w:proofErr w:type="spellStart"/>
            <w:r w:rsidRPr="006C5C0E">
              <w:rPr>
                <w:lang w:val="en-US"/>
              </w:rPr>
              <w:t>ConceptDescription</w:t>
            </w:r>
            <w:proofErr w:type="spellEnd"/>
            <w:r w:rsidRPr="006C5C0E">
              <w:rPr>
                <w:lang w:val="en-US"/>
              </w:rPr>
              <w:t xml:space="preserve"> then DataSpecificationIEC61360/</w:t>
            </w:r>
            <w:proofErr w:type="spellStart"/>
            <w:r w:rsidRPr="006C5C0E">
              <w:rPr>
                <w:lang w:val="en-US"/>
              </w:rPr>
              <w:t>dataType</w:t>
            </w:r>
            <w:proofErr w:type="spellEnd"/>
            <w:r w:rsidRPr="006C5C0E">
              <w:rPr>
                <w:lang w:val="en-US"/>
              </w:rPr>
              <w:t xml:space="preserve"> shall be STRING_TRANSLATABLE.</w:t>
            </w:r>
          </w:p>
        </w:tc>
      </w:tr>
      <w:tr w:rsidR="0038268D" w:rsidRPr="00D52619" w14:paraId="3D57FA92" w14:textId="77777777" w:rsidTr="004F3328">
        <w:tc>
          <w:tcPr>
            <w:tcW w:w="717" w:type="dxa"/>
          </w:tcPr>
          <w:p w14:paraId="7E85D823" w14:textId="77777777" w:rsidR="0038268D" w:rsidRPr="00BE472A" w:rsidRDefault="0038268D" w:rsidP="004F3328">
            <w:r w:rsidRPr="00BE472A">
              <w:t>(x)</w:t>
            </w:r>
          </w:p>
        </w:tc>
        <w:tc>
          <w:tcPr>
            <w:tcW w:w="1366" w:type="dxa"/>
          </w:tcPr>
          <w:p w14:paraId="6FC1BAD0" w14:textId="77777777" w:rsidR="0038268D" w:rsidRPr="00BE472A" w:rsidRDefault="0038268D" w:rsidP="004F3328">
            <w:r w:rsidRPr="00BE472A">
              <w:t>AASd-068</w:t>
            </w:r>
          </w:p>
        </w:tc>
        <w:tc>
          <w:tcPr>
            <w:tcW w:w="1427" w:type="dxa"/>
          </w:tcPr>
          <w:p w14:paraId="7628A064" w14:textId="77777777" w:rsidR="0038268D" w:rsidRPr="00BE472A" w:rsidRDefault="0038268D" w:rsidP="004F3328">
            <w:r w:rsidRPr="00BE472A">
              <w:t>New</w:t>
            </w:r>
          </w:p>
        </w:tc>
        <w:tc>
          <w:tcPr>
            <w:tcW w:w="6345" w:type="dxa"/>
          </w:tcPr>
          <w:p w14:paraId="0F9E0CA6" w14:textId="77777777" w:rsidR="0038268D" w:rsidRPr="006C5C0E" w:rsidRDefault="0038268D" w:rsidP="004F3328">
            <w:pPr>
              <w:rPr>
                <w:lang w:val="en-US"/>
              </w:rPr>
            </w:pPr>
            <w:r w:rsidRPr="006C5C0E">
              <w:rPr>
                <w:lang w:val="en-US"/>
              </w:rPr>
              <w:t xml:space="preserve">Constraint AASd-068: If the </w:t>
            </w:r>
            <w:proofErr w:type="spellStart"/>
            <w:r w:rsidRPr="006C5C0E">
              <w:rPr>
                <w:lang w:val="en-US"/>
              </w:rPr>
              <w:t>semanticId</w:t>
            </w:r>
            <w:proofErr w:type="spellEnd"/>
            <w:r w:rsidRPr="006C5C0E">
              <w:rPr>
                <w:lang w:val="en-US"/>
              </w:rPr>
              <w:t xml:space="preserve"> of a Range </w:t>
            </w:r>
            <w:proofErr w:type="spellStart"/>
            <w:r w:rsidRPr="006C5C0E">
              <w:rPr>
                <w:lang w:val="en-US"/>
              </w:rPr>
              <w:t>submodel</w:t>
            </w:r>
            <w:proofErr w:type="spellEnd"/>
            <w:r w:rsidRPr="006C5C0E">
              <w:rPr>
                <w:lang w:val="en-US"/>
              </w:rPr>
              <w:t xml:space="preserve"> element references a </w:t>
            </w:r>
            <w:proofErr w:type="spellStart"/>
            <w:r w:rsidRPr="006C5C0E">
              <w:rPr>
                <w:lang w:val="en-US"/>
              </w:rPr>
              <w:t>ConceptDescription</w:t>
            </w:r>
            <w:proofErr w:type="spellEnd"/>
            <w:r w:rsidRPr="006C5C0E">
              <w:rPr>
                <w:lang w:val="en-US"/>
              </w:rPr>
              <w:t xml:space="preserve"> then DataSpecificationIEC61360/</w:t>
            </w:r>
            <w:proofErr w:type="spellStart"/>
            <w:r w:rsidRPr="006C5C0E">
              <w:rPr>
                <w:lang w:val="en-US"/>
              </w:rPr>
              <w:t>dataType</w:t>
            </w:r>
            <w:proofErr w:type="spellEnd"/>
            <w:r w:rsidRPr="006C5C0E">
              <w:rPr>
                <w:lang w:val="en-US"/>
              </w:rPr>
              <w:t xml:space="preserve"> shall be a numerical one, i.e. REAL_* or RATIONAL_*.</w:t>
            </w:r>
          </w:p>
        </w:tc>
      </w:tr>
      <w:tr w:rsidR="0038268D" w:rsidRPr="00D52619" w14:paraId="2597DD95" w14:textId="77777777" w:rsidTr="004F3328">
        <w:tc>
          <w:tcPr>
            <w:tcW w:w="717" w:type="dxa"/>
          </w:tcPr>
          <w:p w14:paraId="73348AB4" w14:textId="77777777" w:rsidR="0038268D" w:rsidRPr="00BE472A" w:rsidRDefault="0038268D" w:rsidP="004F3328">
            <w:r w:rsidRPr="00BE472A">
              <w:t>(x)</w:t>
            </w:r>
          </w:p>
        </w:tc>
        <w:tc>
          <w:tcPr>
            <w:tcW w:w="1366" w:type="dxa"/>
          </w:tcPr>
          <w:p w14:paraId="41BA0929" w14:textId="77777777" w:rsidR="0038268D" w:rsidRPr="00BE472A" w:rsidRDefault="0038268D" w:rsidP="004F3328">
            <w:r w:rsidRPr="00BE472A">
              <w:t>AASd-069</w:t>
            </w:r>
          </w:p>
        </w:tc>
        <w:tc>
          <w:tcPr>
            <w:tcW w:w="1427" w:type="dxa"/>
          </w:tcPr>
          <w:p w14:paraId="18FE47C8" w14:textId="77777777" w:rsidR="0038268D" w:rsidRPr="00BE472A" w:rsidRDefault="0038268D" w:rsidP="004F3328">
            <w:r w:rsidRPr="00BE472A">
              <w:t>New</w:t>
            </w:r>
          </w:p>
        </w:tc>
        <w:tc>
          <w:tcPr>
            <w:tcW w:w="6345" w:type="dxa"/>
          </w:tcPr>
          <w:p w14:paraId="6E148DFC" w14:textId="77777777" w:rsidR="0038268D" w:rsidRPr="006C5C0E" w:rsidRDefault="0038268D" w:rsidP="004F3328">
            <w:pPr>
              <w:rPr>
                <w:lang w:val="en-US"/>
              </w:rPr>
            </w:pPr>
            <w:r w:rsidRPr="006C5C0E">
              <w:rPr>
                <w:lang w:val="en-US"/>
              </w:rPr>
              <w:t xml:space="preserve">Constraint AASd-069: If the </w:t>
            </w:r>
            <w:proofErr w:type="spellStart"/>
            <w:r w:rsidRPr="006C5C0E">
              <w:rPr>
                <w:lang w:val="en-US"/>
              </w:rPr>
              <w:t>semanticId</w:t>
            </w:r>
            <w:proofErr w:type="spellEnd"/>
            <w:r w:rsidRPr="006C5C0E">
              <w:rPr>
                <w:lang w:val="en-US"/>
              </w:rPr>
              <w:t xml:space="preserve"> of a  Range references a </w:t>
            </w:r>
            <w:proofErr w:type="spellStart"/>
            <w:r w:rsidRPr="006C5C0E">
              <w:rPr>
                <w:lang w:val="en-US"/>
              </w:rPr>
              <w:t>ConceptDescription</w:t>
            </w:r>
            <w:proofErr w:type="spellEnd"/>
            <w:r w:rsidRPr="006C5C0E">
              <w:rPr>
                <w:lang w:val="en-US"/>
              </w:rPr>
              <w:t xml:space="preserve"> then DataSpecificationIEC61360/</w:t>
            </w:r>
            <w:proofErr w:type="spellStart"/>
            <w:r w:rsidRPr="006C5C0E">
              <w:rPr>
                <w:lang w:val="en-US"/>
              </w:rPr>
              <w:t>levelType</w:t>
            </w:r>
            <w:proofErr w:type="spellEnd"/>
            <w:r w:rsidRPr="006C5C0E">
              <w:rPr>
                <w:lang w:val="en-US"/>
              </w:rPr>
              <w:t xml:space="preserve"> shall be identical to the set {Min, Max}.</w:t>
            </w:r>
          </w:p>
        </w:tc>
      </w:tr>
      <w:tr w:rsidR="0038268D" w:rsidRPr="00D52619" w14:paraId="33A2110C" w14:textId="77777777" w:rsidTr="004F3328">
        <w:tc>
          <w:tcPr>
            <w:tcW w:w="717" w:type="dxa"/>
          </w:tcPr>
          <w:p w14:paraId="4E1C594C" w14:textId="77777777" w:rsidR="0038268D" w:rsidRPr="00EE6E36" w:rsidRDefault="0038268D" w:rsidP="004F3328">
            <w:r w:rsidRPr="00EE6E36">
              <w:t>(x)</w:t>
            </w:r>
          </w:p>
        </w:tc>
        <w:tc>
          <w:tcPr>
            <w:tcW w:w="1366" w:type="dxa"/>
          </w:tcPr>
          <w:p w14:paraId="309A8CFB" w14:textId="77777777" w:rsidR="0038268D" w:rsidRPr="00EE6E36" w:rsidRDefault="0038268D" w:rsidP="004F3328">
            <w:r w:rsidRPr="00EE6E36">
              <w:t>AASd-070</w:t>
            </w:r>
          </w:p>
        </w:tc>
        <w:tc>
          <w:tcPr>
            <w:tcW w:w="1427" w:type="dxa"/>
          </w:tcPr>
          <w:p w14:paraId="341F40E4" w14:textId="77777777" w:rsidR="0038268D" w:rsidRPr="00EE6E36" w:rsidRDefault="0038268D" w:rsidP="004F3328">
            <w:r w:rsidRPr="00EE6E36">
              <w:t>New</w:t>
            </w:r>
          </w:p>
        </w:tc>
        <w:tc>
          <w:tcPr>
            <w:tcW w:w="6345" w:type="dxa"/>
          </w:tcPr>
          <w:p w14:paraId="2E093E26" w14:textId="77777777" w:rsidR="0038268D" w:rsidRPr="006C5C0E" w:rsidRDefault="0038268D" w:rsidP="004F3328">
            <w:pPr>
              <w:rPr>
                <w:lang w:val="en-US"/>
              </w:rPr>
            </w:pPr>
            <w:r w:rsidRPr="006C5C0E">
              <w:rPr>
                <w:lang w:val="en-US"/>
              </w:rPr>
              <w:t xml:space="preserve">Constraint AASd-070: For a </w:t>
            </w:r>
            <w:proofErr w:type="spellStart"/>
            <w:r w:rsidRPr="006C5C0E">
              <w:rPr>
                <w:lang w:val="en-US"/>
              </w:rPr>
              <w:t>ConceptDescription</w:t>
            </w:r>
            <w:proofErr w:type="spellEnd"/>
            <w:r w:rsidRPr="006C5C0E">
              <w:rPr>
                <w:lang w:val="en-US"/>
              </w:rPr>
              <w:t xml:space="preserve"> with category PROPERTY or VALUE using data specification template IEC61360 (http://admin-shell.io/DataSpecificationTemplates/DataSpecificationIEC61360/2/0) -  DataSpecificationIEC61360/</w:t>
            </w:r>
            <w:proofErr w:type="spellStart"/>
            <w:r w:rsidRPr="006C5C0E">
              <w:rPr>
                <w:lang w:val="en-US"/>
              </w:rPr>
              <w:t>dataType</w:t>
            </w:r>
            <w:proofErr w:type="spellEnd"/>
            <w:r w:rsidRPr="006C5C0E">
              <w:rPr>
                <w:lang w:val="en-US"/>
              </w:rPr>
              <w:t xml:space="preserve"> is mandatory and shall be defined.</w:t>
            </w:r>
          </w:p>
        </w:tc>
      </w:tr>
      <w:tr w:rsidR="0038268D" w:rsidRPr="00D52619" w14:paraId="3D98A945" w14:textId="77777777" w:rsidTr="004F3328">
        <w:tc>
          <w:tcPr>
            <w:tcW w:w="717" w:type="dxa"/>
          </w:tcPr>
          <w:p w14:paraId="6B74B9A5" w14:textId="77777777" w:rsidR="0038268D" w:rsidRPr="00EE6E36" w:rsidRDefault="0038268D" w:rsidP="004F3328">
            <w:r w:rsidRPr="00EE6E36">
              <w:t>(x)</w:t>
            </w:r>
          </w:p>
        </w:tc>
        <w:tc>
          <w:tcPr>
            <w:tcW w:w="1366" w:type="dxa"/>
          </w:tcPr>
          <w:p w14:paraId="7802E94C" w14:textId="77777777" w:rsidR="0038268D" w:rsidRPr="00EE6E36" w:rsidRDefault="0038268D" w:rsidP="004F3328">
            <w:r w:rsidRPr="00EE6E36">
              <w:t>AASd-071</w:t>
            </w:r>
          </w:p>
        </w:tc>
        <w:tc>
          <w:tcPr>
            <w:tcW w:w="1427" w:type="dxa"/>
          </w:tcPr>
          <w:p w14:paraId="22BCFA47" w14:textId="77777777" w:rsidR="0038268D" w:rsidRPr="00EE6E36" w:rsidRDefault="0038268D" w:rsidP="004F3328">
            <w:r w:rsidRPr="00EE6E36">
              <w:t>New</w:t>
            </w:r>
          </w:p>
        </w:tc>
        <w:tc>
          <w:tcPr>
            <w:tcW w:w="6345" w:type="dxa"/>
          </w:tcPr>
          <w:p w14:paraId="46DA3E66" w14:textId="77777777" w:rsidR="0038268D" w:rsidRPr="006C5C0E" w:rsidRDefault="0038268D" w:rsidP="004F3328">
            <w:pPr>
              <w:rPr>
                <w:lang w:val="en-US"/>
              </w:rPr>
            </w:pPr>
            <w:r w:rsidRPr="006C5C0E">
              <w:rPr>
                <w:lang w:val="en-US"/>
              </w:rPr>
              <w:t xml:space="preserve">Constraint AASd-071: For a </w:t>
            </w:r>
            <w:proofErr w:type="spellStart"/>
            <w:r w:rsidRPr="006C5C0E">
              <w:rPr>
                <w:lang w:val="en-US"/>
              </w:rPr>
              <w:t>ConceptDescription</w:t>
            </w:r>
            <w:proofErr w:type="spellEnd"/>
            <w:r w:rsidRPr="006C5C0E">
              <w:rPr>
                <w:lang w:val="en-US"/>
              </w:rPr>
              <w:t xml:space="preserve"> with category REFERENCE using data specification template IEC61360 (http://admin-shell.io/DataSpecificationTemplates/DataSpecificationIEC61360/2/0) -  DataSpecificationIEC61360/</w:t>
            </w:r>
            <w:proofErr w:type="spellStart"/>
            <w:r w:rsidRPr="006C5C0E">
              <w:rPr>
                <w:lang w:val="en-US"/>
              </w:rPr>
              <w:t>dataType</w:t>
            </w:r>
            <w:proofErr w:type="spellEnd"/>
            <w:r w:rsidRPr="006C5C0E">
              <w:rPr>
                <w:lang w:val="en-US"/>
              </w:rPr>
              <w:t xml:space="preserve"> is STRING by default.</w:t>
            </w:r>
          </w:p>
        </w:tc>
      </w:tr>
      <w:tr w:rsidR="0038268D" w:rsidRPr="00D52619" w14:paraId="5A5DCB8A" w14:textId="77777777" w:rsidTr="004F3328">
        <w:tc>
          <w:tcPr>
            <w:tcW w:w="717" w:type="dxa"/>
          </w:tcPr>
          <w:p w14:paraId="24A28A38" w14:textId="77777777" w:rsidR="0038268D" w:rsidRPr="00EE6E36" w:rsidRDefault="0038268D" w:rsidP="004F3328">
            <w:r w:rsidRPr="00EE6E36">
              <w:lastRenderedPageBreak/>
              <w:t>(x)</w:t>
            </w:r>
          </w:p>
        </w:tc>
        <w:tc>
          <w:tcPr>
            <w:tcW w:w="1366" w:type="dxa"/>
          </w:tcPr>
          <w:p w14:paraId="0A9D4B22" w14:textId="77777777" w:rsidR="0038268D" w:rsidRPr="00EE6E36" w:rsidRDefault="0038268D" w:rsidP="004F3328">
            <w:r w:rsidRPr="00EE6E36">
              <w:t>AASd-072</w:t>
            </w:r>
          </w:p>
        </w:tc>
        <w:tc>
          <w:tcPr>
            <w:tcW w:w="1427" w:type="dxa"/>
          </w:tcPr>
          <w:p w14:paraId="4F580116" w14:textId="77777777" w:rsidR="0038268D" w:rsidRPr="00EE6E36" w:rsidRDefault="0038268D" w:rsidP="004F3328">
            <w:r w:rsidRPr="00EE6E36">
              <w:t>New</w:t>
            </w:r>
          </w:p>
        </w:tc>
        <w:tc>
          <w:tcPr>
            <w:tcW w:w="6345" w:type="dxa"/>
          </w:tcPr>
          <w:p w14:paraId="7E2E897F" w14:textId="77777777" w:rsidR="0038268D" w:rsidRPr="006C5C0E" w:rsidRDefault="0038268D" w:rsidP="004F3328">
            <w:pPr>
              <w:rPr>
                <w:lang w:val="en-US"/>
              </w:rPr>
            </w:pPr>
            <w:r w:rsidRPr="006C5C0E">
              <w:rPr>
                <w:lang w:val="en-US"/>
              </w:rPr>
              <w:t xml:space="preserve">Constraint AASd-072: For a </w:t>
            </w:r>
            <w:proofErr w:type="spellStart"/>
            <w:r w:rsidRPr="006C5C0E">
              <w:rPr>
                <w:lang w:val="en-US"/>
              </w:rPr>
              <w:t>ConceptDescription</w:t>
            </w:r>
            <w:proofErr w:type="spellEnd"/>
            <w:r w:rsidRPr="006C5C0E">
              <w:rPr>
                <w:lang w:val="en-US"/>
              </w:rPr>
              <w:t xml:space="preserve"> with category DOCUMENT using data specification template IEC61360 (http://admin-shell.io/DataSpecificationTemplates/DataSpecificationIEC61360/2/0) -  DataSpecificationIEC61360/</w:t>
            </w:r>
            <w:proofErr w:type="spellStart"/>
            <w:r w:rsidRPr="006C5C0E">
              <w:rPr>
                <w:lang w:val="en-US"/>
              </w:rPr>
              <w:t>dataType</w:t>
            </w:r>
            <w:proofErr w:type="spellEnd"/>
            <w:r w:rsidRPr="006C5C0E">
              <w:rPr>
                <w:lang w:val="en-US"/>
              </w:rPr>
              <w:t xml:space="preserve"> shall be one of the following values: STRING or URL.</w:t>
            </w:r>
          </w:p>
        </w:tc>
      </w:tr>
      <w:tr w:rsidR="0038268D" w:rsidRPr="00D52619" w14:paraId="4E2B8429" w14:textId="77777777" w:rsidTr="004F3328">
        <w:tc>
          <w:tcPr>
            <w:tcW w:w="717" w:type="dxa"/>
          </w:tcPr>
          <w:p w14:paraId="5B565774" w14:textId="77777777" w:rsidR="0038268D" w:rsidRPr="00EE6E36" w:rsidRDefault="0038268D" w:rsidP="004F3328">
            <w:r w:rsidRPr="00EE6E36">
              <w:t>(x)</w:t>
            </w:r>
          </w:p>
        </w:tc>
        <w:tc>
          <w:tcPr>
            <w:tcW w:w="1366" w:type="dxa"/>
          </w:tcPr>
          <w:p w14:paraId="1A65F3AE" w14:textId="77777777" w:rsidR="0038268D" w:rsidRPr="00EE6E36" w:rsidRDefault="0038268D" w:rsidP="004F3328">
            <w:r w:rsidRPr="00EE6E36">
              <w:t>AASd-073</w:t>
            </w:r>
          </w:p>
        </w:tc>
        <w:tc>
          <w:tcPr>
            <w:tcW w:w="1427" w:type="dxa"/>
          </w:tcPr>
          <w:p w14:paraId="54421B53" w14:textId="77777777" w:rsidR="0038268D" w:rsidRPr="00EE6E36" w:rsidRDefault="0038268D" w:rsidP="004F3328">
            <w:r w:rsidRPr="00EE6E36">
              <w:t>New</w:t>
            </w:r>
          </w:p>
        </w:tc>
        <w:tc>
          <w:tcPr>
            <w:tcW w:w="6345" w:type="dxa"/>
          </w:tcPr>
          <w:p w14:paraId="071F1313" w14:textId="77777777" w:rsidR="0038268D" w:rsidRPr="006C5C0E" w:rsidRDefault="0038268D" w:rsidP="004F3328">
            <w:pPr>
              <w:rPr>
                <w:lang w:val="en-US"/>
              </w:rPr>
            </w:pPr>
            <w:r w:rsidRPr="006C5C0E">
              <w:rPr>
                <w:lang w:val="en-US"/>
              </w:rPr>
              <w:t xml:space="preserve">Constraint AASd-073: For a </w:t>
            </w:r>
            <w:proofErr w:type="spellStart"/>
            <w:r w:rsidRPr="006C5C0E">
              <w:rPr>
                <w:lang w:val="en-US"/>
              </w:rPr>
              <w:t>ConceptDescription</w:t>
            </w:r>
            <w:proofErr w:type="spellEnd"/>
            <w:r w:rsidRPr="006C5C0E">
              <w:rPr>
                <w:lang w:val="en-US"/>
              </w:rPr>
              <w:t xml:space="preserve"> with category QUALIFIER using data specification template IEC61360 (http://admin-shell.io/DataSpecificationTemplates/DataSpecificationIEC61360/2/0) -  DataSpecificationIEC61360/</w:t>
            </w:r>
            <w:proofErr w:type="spellStart"/>
            <w:r w:rsidRPr="006C5C0E">
              <w:rPr>
                <w:lang w:val="en-US"/>
              </w:rPr>
              <w:t>dataType</w:t>
            </w:r>
            <w:proofErr w:type="spellEnd"/>
            <w:r w:rsidRPr="006C5C0E">
              <w:rPr>
                <w:lang w:val="en-US"/>
              </w:rPr>
              <w:t xml:space="preserve"> is mandatory and shall be defined.</w:t>
            </w:r>
          </w:p>
        </w:tc>
      </w:tr>
      <w:tr w:rsidR="0038268D" w:rsidRPr="00D52619" w14:paraId="78FFF6BC" w14:textId="77777777" w:rsidTr="004F3328">
        <w:tc>
          <w:tcPr>
            <w:tcW w:w="717" w:type="dxa"/>
          </w:tcPr>
          <w:p w14:paraId="767A04F0" w14:textId="77777777" w:rsidR="0038268D" w:rsidRPr="00EE6E36" w:rsidRDefault="0038268D" w:rsidP="004F3328">
            <w:r w:rsidRPr="00EE6E36">
              <w:t>(x)</w:t>
            </w:r>
          </w:p>
        </w:tc>
        <w:tc>
          <w:tcPr>
            <w:tcW w:w="1366" w:type="dxa"/>
          </w:tcPr>
          <w:p w14:paraId="421C688B" w14:textId="77777777" w:rsidR="0038268D" w:rsidRPr="00EE6E36" w:rsidRDefault="0038268D" w:rsidP="004F3328">
            <w:r w:rsidRPr="00EE6E36">
              <w:t>AASd-074</w:t>
            </w:r>
          </w:p>
        </w:tc>
        <w:tc>
          <w:tcPr>
            <w:tcW w:w="1427" w:type="dxa"/>
          </w:tcPr>
          <w:p w14:paraId="56E371FD" w14:textId="77777777" w:rsidR="0038268D" w:rsidRPr="00EE6E36" w:rsidRDefault="0038268D" w:rsidP="004F3328">
            <w:r w:rsidRPr="00EE6E36">
              <w:t>New</w:t>
            </w:r>
          </w:p>
        </w:tc>
        <w:tc>
          <w:tcPr>
            <w:tcW w:w="6345" w:type="dxa"/>
          </w:tcPr>
          <w:p w14:paraId="6E98DA6A" w14:textId="77777777" w:rsidR="0038268D" w:rsidRPr="006C5C0E" w:rsidRDefault="0038268D" w:rsidP="004F3328">
            <w:pPr>
              <w:rPr>
                <w:lang w:val="en-US"/>
              </w:rPr>
            </w:pPr>
            <w:r w:rsidRPr="006C5C0E">
              <w:rPr>
                <w:lang w:val="en-US"/>
              </w:rPr>
              <w:t xml:space="preserve">Constraint AASd-074: For all </w:t>
            </w:r>
            <w:proofErr w:type="spellStart"/>
            <w:r w:rsidRPr="006C5C0E">
              <w:rPr>
                <w:lang w:val="en-US"/>
              </w:rPr>
              <w:t>ConceptDescriptions</w:t>
            </w:r>
            <w:proofErr w:type="spellEnd"/>
            <w:r w:rsidRPr="006C5C0E">
              <w:rPr>
                <w:lang w:val="en-US"/>
              </w:rPr>
              <w:t xml:space="preserve"> except for </w:t>
            </w:r>
            <w:proofErr w:type="spellStart"/>
            <w:r w:rsidRPr="006C5C0E">
              <w:rPr>
                <w:lang w:val="en-US"/>
              </w:rPr>
              <w:t>ConceptDescriptions</w:t>
            </w:r>
            <w:proofErr w:type="spellEnd"/>
            <w:r w:rsidRPr="006C5C0E">
              <w:rPr>
                <w:lang w:val="en-US"/>
              </w:rPr>
              <w:t xml:space="preserve"> of category VALUE using data specification template IEC61360 (http://admin-shell.io/DataSpecificationTemplates/DataSpecificationIEC61360/2/0) -  DataSpecificationIEC61360/definition is mandatory and shall be defined at least in English.</w:t>
            </w:r>
          </w:p>
        </w:tc>
      </w:tr>
      <w:tr w:rsidR="0038268D" w:rsidRPr="00D52619" w14:paraId="257D667F" w14:textId="77777777" w:rsidTr="004F3328">
        <w:tc>
          <w:tcPr>
            <w:tcW w:w="717" w:type="dxa"/>
          </w:tcPr>
          <w:p w14:paraId="0EA98F99" w14:textId="77777777" w:rsidR="0038268D" w:rsidRPr="002E057D" w:rsidRDefault="0038268D" w:rsidP="004F3328">
            <w:r w:rsidRPr="002E057D">
              <w:t>(x)</w:t>
            </w:r>
          </w:p>
        </w:tc>
        <w:tc>
          <w:tcPr>
            <w:tcW w:w="1366" w:type="dxa"/>
          </w:tcPr>
          <w:p w14:paraId="19F69975" w14:textId="77777777" w:rsidR="0038268D" w:rsidRPr="002E057D" w:rsidRDefault="0038268D" w:rsidP="004F3328">
            <w:r w:rsidRPr="002E057D">
              <w:t>AASd-075</w:t>
            </w:r>
          </w:p>
        </w:tc>
        <w:tc>
          <w:tcPr>
            <w:tcW w:w="1427" w:type="dxa"/>
          </w:tcPr>
          <w:p w14:paraId="2469CBD0" w14:textId="77777777" w:rsidR="0038268D" w:rsidRPr="002E057D" w:rsidRDefault="0038268D" w:rsidP="004F3328">
            <w:r w:rsidRPr="002E057D">
              <w:t>New</w:t>
            </w:r>
          </w:p>
        </w:tc>
        <w:tc>
          <w:tcPr>
            <w:tcW w:w="6345" w:type="dxa"/>
          </w:tcPr>
          <w:p w14:paraId="09BCA7C8" w14:textId="77777777" w:rsidR="0038268D" w:rsidRPr="006C5C0E" w:rsidRDefault="0038268D" w:rsidP="004F3328">
            <w:pPr>
              <w:rPr>
                <w:lang w:val="en-US"/>
              </w:rPr>
            </w:pPr>
            <w:r w:rsidRPr="006C5C0E">
              <w:rPr>
                <w:lang w:val="en-US"/>
              </w:rPr>
              <w:t xml:space="preserve">Constraint AASd-075: For all </w:t>
            </w:r>
            <w:proofErr w:type="spellStart"/>
            <w:r w:rsidRPr="006C5C0E">
              <w:rPr>
                <w:lang w:val="en-US"/>
              </w:rPr>
              <w:t>ConceptDescriptions</w:t>
            </w:r>
            <w:proofErr w:type="spellEnd"/>
            <w:r w:rsidRPr="006C5C0E">
              <w:rPr>
                <w:lang w:val="en-US"/>
              </w:rPr>
              <w:t xml:space="preserve"> using data specification template IEC61360 (http://admin-shell.io/DataSpecificationTemplates/DataSpecificationIEC61360/2/0) values for the attributes not being marked as mandatory or optional in tables Table 6, Table 7, Table 8 and Table 9.depending on its category are ignored and handled as undefined.</w:t>
            </w:r>
          </w:p>
        </w:tc>
      </w:tr>
      <w:tr w:rsidR="0038268D" w:rsidRPr="00D52619" w14:paraId="73622B4C" w14:textId="77777777" w:rsidTr="004F3328">
        <w:tc>
          <w:tcPr>
            <w:tcW w:w="717" w:type="dxa"/>
          </w:tcPr>
          <w:p w14:paraId="56D1CA83" w14:textId="77777777" w:rsidR="0038268D" w:rsidRPr="006C5C0E" w:rsidRDefault="0038268D" w:rsidP="004F3328">
            <w:pPr>
              <w:rPr>
                <w:lang w:val="en-US"/>
              </w:rPr>
            </w:pPr>
          </w:p>
        </w:tc>
        <w:tc>
          <w:tcPr>
            <w:tcW w:w="1366" w:type="dxa"/>
          </w:tcPr>
          <w:p w14:paraId="4952DC28" w14:textId="77777777" w:rsidR="0038268D" w:rsidRPr="00450C60" w:rsidRDefault="0038268D" w:rsidP="004F3328">
            <w:r w:rsidRPr="00450C60">
              <w:t>AASd-</w:t>
            </w:r>
            <w:r>
              <w:t>077</w:t>
            </w:r>
          </w:p>
        </w:tc>
        <w:tc>
          <w:tcPr>
            <w:tcW w:w="1427" w:type="dxa"/>
          </w:tcPr>
          <w:p w14:paraId="0AD4B8D6" w14:textId="77777777" w:rsidR="0038268D" w:rsidRDefault="0038268D" w:rsidP="004F3328">
            <w:r>
              <w:t>New</w:t>
            </w:r>
          </w:p>
        </w:tc>
        <w:tc>
          <w:tcPr>
            <w:tcW w:w="6345" w:type="dxa"/>
          </w:tcPr>
          <w:p w14:paraId="1DC3961A" w14:textId="77777777" w:rsidR="0038268D" w:rsidRPr="006C5C0E" w:rsidRDefault="0038268D" w:rsidP="004F3328">
            <w:pPr>
              <w:rPr>
                <w:lang w:val="en-US"/>
              </w:rPr>
            </w:pPr>
            <w:r w:rsidRPr="006C5C0E">
              <w:rPr>
                <w:lang w:val="en-US"/>
              </w:rPr>
              <w:t xml:space="preserve">Constraint AASd-077: The name of an extension within </w:t>
            </w:r>
            <w:proofErr w:type="spellStart"/>
            <w:r w:rsidRPr="006C5C0E">
              <w:rPr>
                <w:lang w:val="en-US"/>
              </w:rPr>
              <w:t>HasExtensions</w:t>
            </w:r>
            <w:proofErr w:type="spellEnd"/>
            <w:r w:rsidRPr="006C5C0E">
              <w:rPr>
                <w:lang w:val="en-US"/>
              </w:rPr>
              <w:t xml:space="preserve"> needs to be unique.</w:t>
            </w:r>
          </w:p>
        </w:tc>
      </w:tr>
      <w:tr w:rsidR="0038268D" w:rsidRPr="00D52619" w14:paraId="2BA83473" w14:textId="77777777" w:rsidTr="004F3328">
        <w:tc>
          <w:tcPr>
            <w:tcW w:w="717" w:type="dxa"/>
          </w:tcPr>
          <w:p w14:paraId="18240A3B" w14:textId="77777777" w:rsidR="0038268D" w:rsidRDefault="0038268D" w:rsidP="004F3328">
            <w:r>
              <w:t>(x)</w:t>
            </w:r>
          </w:p>
        </w:tc>
        <w:tc>
          <w:tcPr>
            <w:tcW w:w="1366" w:type="dxa"/>
          </w:tcPr>
          <w:p w14:paraId="39A94A95" w14:textId="77777777" w:rsidR="0038268D" w:rsidRPr="00450C60" w:rsidRDefault="0038268D" w:rsidP="004F3328">
            <w:r w:rsidRPr="00450C60">
              <w:t>AASd-</w:t>
            </w:r>
            <w:r>
              <w:t>0</w:t>
            </w:r>
            <w:r w:rsidRPr="00450C60">
              <w:t>80</w:t>
            </w:r>
          </w:p>
        </w:tc>
        <w:tc>
          <w:tcPr>
            <w:tcW w:w="1427" w:type="dxa"/>
          </w:tcPr>
          <w:p w14:paraId="2E9F051B" w14:textId="77777777" w:rsidR="0038268D" w:rsidRDefault="0038268D" w:rsidP="004F3328">
            <w:r>
              <w:t>New</w:t>
            </w:r>
          </w:p>
        </w:tc>
        <w:tc>
          <w:tcPr>
            <w:tcW w:w="6345" w:type="dxa"/>
          </w:tcPr>
          <w:p w14:paraId="2593A185" w14:textId="77777777" w:rsidR="0038268D" w:rsidRPr="006C5C0E" w:rsidRDefault="0038268D" w:rsidP="004F3328">
            <w:pPr>
              <w:rPr>
                <w:lang w:val="en-US"/>
              </w:rPr>
            </w:pPr>
            <w:r w:rsidRPr="006C5C0E">
              <w:rPr>
                <w:lang w:val="en-US"/>
              </w:rPr>
              <w:t xml:space="preserve">Constraint AASd-080: In case </w:t>
            </w:r>
            <w:r w:rsidRPr="006C5C0E">
              <w:rPr>
                <w:i/>
                <w:lang w:val="en-US"/>
              </w:rPr>
              <w:t>Key/type</w:t>
            </w:r>
            <w:r w:rsidRPr="006C5C0E">
              <w:rPr>
                <w:lang w:val="en-US"/>
              </w:rPr>
              <w:t xml:space="preserve"> == </w:t>
            </w:r>
            <w:proofErr w:type="spellStart"/>
            <w:r w:rsidRPr="006C5C0E">
              <w:rPr>
                <w:i/>
                <w:lang w:val="en-US"/>
              </w:rPr>
              <w:t>GlobalReference</w:t>
            </w:r>
            <w:proofErr w:type="spellEnd"/>
            <w:r w:rsidRPr="006C5C0E">
              <w:rPr>
                <w:lang w:val="en-US"/>
              </w:rPr>
              <w:t xml:space="preserve"> </w:t>
            </w:r>
            <w:proofErr w:type="spellStart"/>
            <w:r w:rsidRPr="006C5C0E">
              <w:rPr>
                <w:i/>
                <w:lang w:val="en-US"/>
              </w:rPr>
              <w:t>idType</w:t>
            </w:r>
            <w:proofErr w:type="spellEnd"/>
            <w:r w:rsidRPr="006C5C0E">
              <w:rPr>
                <w:lang w:val="en-US"/>
              </w:rPr>
              <w:t xml:space="preserve"> shall not be any </w:t>
            </w:r>
            <w:proofErr w:type="spellStart"/>
            <w:r w:rsidRPr="006C5C0E">
              <w:rPr>
                <w:lang w:val="en-US"/>
              </w:rPr>
              <w:t>LocalKeyType</w:t>
            </w:r>
            <w:proofErr w:type="spellEnd"/>
            <w:r w:rsidRPr="006C5C0E">
              <w:rPr>
                <w:lang w:val="en-US"/>
              </w:rPr>
              <w:t xml:space="preserve"> (</w:t>
            </w:r>
            <w:proofErr w:type="spellStart"/>
            <w:r w:rsidRPr="006C5C0E">
              <w:rPr>
                <w:i/>
                <w:lang w:val="en-US"/>
              </w:rPr>
              <w:t>IdShort</w:t>
            </w:r>
            <w:proofErr w:type="spellEnd"/>
            <w:r w:rsidRPr="006C5C0E">
              <w:rPr>
                <w:i/>
                <w:lang w:val="en-US"/>
              </w:rPr>
              <w:t xml:space="preserve">, </w:t>
            </w:r>
            <w:proofErr w:type="spellStart"/>
            <w:r w:rsidRPr="006C5C0E">
              <w:rPr>
                <w:i/>
                <w:lang w:val="en-US"/>
              </w:rPr>
              <w:t>FragmentId</w:t>
            </w:r>
            <w:proofErr w:type="spellEnd"/>
            <w:r w:rsidRPr="006C5C0E">
              <w:rPr>
                <w:i/>
                <w:lang w:val="en-US"/>
              </w:rPr>
              <w:t>).</w:t>
            </w:r>
          </w:p>
        </w:tc>
      </w:tr>
      <w:tr w:rsidR="0038268D" w:rsidRPr="00D52619" w14:paraId="4F95E6AE" w14:textId="77777777" w:rsidTr="004F3328">
        <w:tc>
          <w:tcPr>
            <w:tcW w:w="717" w:type="dxa"/>
          </w:tcPr>
          <w:p w14:paraId="6EF0DE0A" w14:textId="77777777" w:rsidR="0038268D" w:rsidRPr="006C5C0E" w:rsidRDefault="0038268D" w:rsidP="004F3328">
            <w:pPr>
              <w:rPr>
                <w:lang w:val="en-US"/>
              </w:rPr>
            </w:pPr>
          </w:p>
        </w:tc>
        <w:tc>
          <w:tcPr>
            <w:tcW w:w="1366" w:type="dxa"/>
          </w:tcPr>
          <w:p w14:paraId="298323AA" w14:textId="77777777" w:rsidR="0038268D" w:rsidRPr="00450C60" w:rsidRDefault="0038268D" w:rsidP="004F3328">
            <w:r w:rsidRPr="00450C60">
              <w:t>AASd-</w:t>
            </w:r>
            <w:r>
              <w:t>0</w:t>
            </w:r>
            <w:r w:rsidRPr="00450C60">
              <w:t>81</w:t>
            </w:r>
          </w:p>
        </w:tc>
        <w:tc>
          <w:tcPr>
            <w:tcW w:w="1427" w:type="dxa"/>
          </w:tcPr>
          <w:p w14:paraId="26FBF851" w14:textId="77777777" w:rsidR="0038268D" w:rsidRDefault="0038268D" w:rsidP="004F3328">
            <w:r>
              <w:t>New</w:t>
            </w:r>
          </w:p>
        </w:tc>
        <w:tc>
          <w:tcPr>
            <w:tcW w:w="6345" w:type="dxa"/>
          </w:tcPr>
          <w:p w14:paraId="2B7200D0" w14:textId="77777777" w:rsidR="0038268D" w:rsidRPr="006C5C0E" w:rsidRDefault="0038268D" w:rsidP="004F3328">
            <w:pPr>
              <w:rPr>
                <w:lang w:val="en-US"/>
              </w:rPr>
            </w:pPr>
            <w:r w:rsidRPr="006C5C0E">
              <w:rPr>
                <w:lang w:val="en-US"/>
              </w:rPr>
              <w:t xml:space="preserve">Constraint AASd-081: In case </w:t>
            </w:r>
            <w:r w:rsidRPr="006C5C0E">
              <w:rPr>
                <w:i/>
                <w:iCs/>
                <w:lang w:val="en-US"/>
              </w:rPr>
              <w:t>Key/type</w:t>
            </w:r>
            <w:r w:rsidRPr="006C5C0E">
              <w:rPr>
                <w:lang w:val="en-US"/>
              </w:rPr>
              <w:t>==</w:t>
            </w:r>
            <w:proofErr w:type="spellStart"/>
            <w:r w:rsidRPr="006C5C0E">
              <w:rPr>
                <w:i/>
                <w:iCs/>
                <w:lang w:val="en-US"/>
              </w:rPr>
              <w:t>AssetAdministrationShell</w:t>
            </w:r>
            <w:proofErr w:type="spellEnd"/>
            <w:r w:rsidRPr="006C5C0E">
              <w:rPr>
                <w:lang w:val="en-US"/>
              </w:rPr>
              <w:t xml:space="preserve"> </w:t>
            </w:r>
            <w:r w:rsidRPr="006C5C0E">
              <w:rPr>
                <w:i/>
                <w:iCs/>
                <w:lang w:val="en-US"/>
              </w:rPr>
              <w:t>Key/</w:t>
            </w:r>
            <w:proofErr w:type="spellStart"/>
            <w:r w:rsidRPr="006C5C0E">
              <w:rPr>
                <w:i/>
                <w:iCs/>
                <w:lang w:val="en-US"/>
              </w:rPr>
              <w:t>idType</w:t>
            </w:r>
            <w:proofErr w:type="spellEnd"/>
            <w:r w:rsidRPr="006C5C0E">
              <w:rPr>
                <w:lang w:val="en-US"/>
              </w:rPr>
              <w:t xml:space="preserve"> shall not be any  </w:t>
            </w:r>
            <w:proofErr w:type="spellStart"/>
            <w:r w:rsidRPr="006C5C0E">
              <w:rPr>
                <w:i/>
                <w:iCs/>
                <w:lang w:val="en-US"/>
              </w:rPr>
              <w:t>LocalKeyType</w:t>
            </w:r>
            <w:proofErr w:type="spellEnd"/>
            <w:r w:rsidRPr="006C5C0E">
              <w:rPr>
                <w:i/>
                <w:iCs/>
                <w:lang w:val="en-US"/>
              </w:rPr>
              <w:t xml:space="preserve"> </w:t>
            </w:r>
            <w:r w:rsidRPr="006C5C0E">
              <w:rPr>
                <w:lang w:val="en-US"/>
              </w:rPr>
              <w:t>(</w:t>
            </w:r>
            <w:proofErr w:type="spellStart"/>
            <w:r w:rsidRPr="006C5C0E">
              <w:rPr>
                <w:i/>
                <w:lang w:val="en-US"/>
              </w:rPr>
              <w:t>IdShort</w:t>
            </w:r>
            <w:proofErr w:type="spellEnd"/>
            <w:r w:rsidRPr="006C5C0E">
              <w:rPr>
                <w:i/>
                <w:lang w:val="en-US"/>
              </w:rPr>
              <w:t xml:space="preserve">, </w:t>
            </w:r>
            <w:proofErr w:type="spellStart"/>
            <w:r w:rsidRPr="006C5C0E">
              <w:rPr>
                <w:i/>
                <w:lang w:val="en-US"/>
              </w:rPr>
              <w:t>FragmentId</w:t>
            </w:r>
            <w:proofErr w:type="spellEnd"/>
            <w:r w:rsidRPr="006C5C0E">
              <w:rPr>
                <w:i/>
                <w:lang w:val="en-US"/>
              </w:rPr>
              <w:t>).</w:t>
            </w:r>
          </w:p>
        </w:tc>
      </w:tr>
      <w:tr w:rsidR="0038268D" w:rsidRPr="00D52619" w14:paraId="167188BA" w14:textId="77777777" w:rsidTr="004F3328">
        <w:tc>
          <w:tcPr>
            <w:tcW w:w="717" w:type="dxa"/>
          </w:tcPr>
          <w:p w14:paraId="44BF871D" w14:textId="77777777" w:rsidR="0038268D" w:rsidRDefault="0038268D" w:rsidP="004F3328">
            <w:r>
              <w:t>(x)</w:t>
            </w:r>
          </w:p>
        </w:tc>
        <w:tc>
          <w:tcPr>
            <w:tcW w:w="1366" w:type="dxa"/>
          </w:tcPr>
          <w:p w14:paraId="02AF3E94" w14:textId="77777777" w:rsidR="0038268D" w:rsidRPr="00450C60" w:rsidRDefault="0038268D" w:rsidP="004F3328">
            <w:r w:rsidRPr="006D4417">
              <w:t>AASd-092</w:t>
            </w:r>
          </w:p>
        </w:tc>
        <w:tc>
          <w:tcPr>
            <w:tcW w:w="1427" w:type="dxa"/>
          </w:tcPr>
          <w:p w14:paraId="18005B7B" w14:textId="77777777" w:rsidR="0038268D" w:rsidRDefault="0038268D" w:rsidP="004F3328">
            <w:r>
              <w:t>New</w:t>
            </w:r>
          </w:p>
        </w:tc>
        <w:tc>
          <w:tcPr>
            <w:tcW w:w="6345" w:type="dxa"/>
          </w:tcPr>
          <w:p w14:paraId="60C23B80" w14:textId="77777777" w:rsidR="0038268D" w:rsidRPr="006C5C0E" w:rsidRDefault="0038268D" w:rsidP="004F3328">
            <w:pPr>
              <w:rPr>
                <w:lang w:val="en-US"/>
              </w:rPr>
            </w:pPr>
            <w:r w:rsidRPr="006C5C0E">
              <w:rPr>
                <w:lang w:val="en-US"/>
              </w:rPr>
              <w:t xml:space="preserve">Constraint AASd-092: If the </w:t>
            </w:r>
            <w:proofErr w:type="spellStart"/>
            <w:r w:rsidRPr="006C5C0E">
              <w:rPr>
                <w:lang w:val="en-US"/>
              </w:rPr>
              <w:t>semanticId</w:t>
            </w:r>
            <w:proofErr w:type="spellEnd"/>
            <w:r w:rsidRPr="006C5C0E">
              <w:rPr>
                <w:lang w:val="en-US"/>
              </w:rPr>
              <w:t xml:space="preserve"> of a </w:t>
            </w:r>
            <w:proofErr w:type="spellStart"/>
            <w:r w:rsidRPr="006C5C0E">
              <w:rPr>
                <w:lang w:val="en-US"/>
              </w:rPr>
              <w:t>SubmodelElementCollection</w:t>
            </w:r>
            <w:proofErr w:type="spellEnd"/>
            <w:r w:rsidRPr="006C5C0E">
              <w:rPr>
                <w:lang w:val="en-US"/>
              </w:rPr>
              <w:t xml:space="preserve"> with </w:t>
            </w:r>
            <w:proofErr w:type="spellStart"/>
            <w:r w:rsidRPr="006C5C0E">
              <w:rPr>
                <w:lang w:val="en-US"/>
              </w:rPr>
              <w:t>SubmodelElementCollection</w:t>
            </w:r>
            <w:proofErr w:type="spellEnd"/>
            <w:r w:rsidRPr="006C5C0E">
              <w:rPr>
                <w:lang w:val="en-US"/>
              </w:rPr>
              <w:t>/</w:t>
            </w:r>
            <w:proofErr w:type="spellStart"/>
            <w:r w:rsidRPr="006C5C0E">
              <w:rPr>
                <w:lang w:val="en-US"/>
              </w:rPr>
              <w:t>allowDuplicates</w:t>
            </w:r>
            <w:proofErr w:type="spellEnd"/>
            <w:r w:rsidRPr="006C5C0E">
              <w:rPr>
                <w:lang w:val="en-US"/>
              </w:rPr>
              <w:t xml:space="preserve"> == false references a </w:t>
            </w:r>
            <w:proofErr w:type="spellStart"/>
            <w:r w:rsidRPr="006C5C0E">
              <w:rPr>
                <w:lang w:val="en-US"/>
              </w:rPr>
              <w:t>ConceptDescription</w:t>
            </w:r>
            <w:proofErr w:type="spellEnd"/>
            <w:r w:rsidRPr="006C5C0E">
              <w:rPr>
                <w:lang w:val="en-US"/>
              </w:rPr>
              <w:t xml:space="preserve"> then the </w:t>
            </w:r>
            <w:proofErr w:type="spellStart"/>
            <w:r w:rsidRPr="006C5C0E">
              <w:rPr>
                <w:lang w:val="en-US"/>
              </w:rPr>
              <w:t>ConceptDescription</w:t>
            </w:r>
            <w:proofErr w:type="spellEnd"/>
            <w:r w:rsidRPr="006C5C0E">
              <w:rPr>
                <w:lang w:val="en-US"/>
              </w:rPr>
              <w:t>/category shall be ENTITY.</w:t>
            </w:r>
          </w:p>
        </w:tc>
      </w:tr>
      <w:tr w:rsidR="0038268D" w:rsidRPr="00D52619" w14:paraId="48D9F6D7" w14:textId="77777777" w:rsidTr="004F3328">
        <w:tc>
          <w:tcPr>
            <w:tcW w:w="717" w:type="dxa"/>
          </w:tcPr>
          <w:p w14:paraId="1C96F847" w14:textId="77777777" w:rsidR="0038268D" w:rsidRDefault="0038268D" w:rsidP="004F3328">
            <w:r>
              <w:t>(x)</w:t>
            </w:r>
          </w:p>
        </w:tc>
        <w:tc>
          <w:tcPr>
            <w:tcW w:w="1366" w:type="dxa"/>
          </w:tcPr>
          <w:p w14:paraId="66BF71D0" w14:textId="77777777" w:rsidR="0038268D" w:rsidRPr="00450C60" w:rsidRDefault="0038268D" w:rsidP="004F3328">
            <w:r w:rsidRPr="006D4417">
              <w:t>AASd-093</w:t>
            </w:r>
          </w:p>
        </w:tc>
        <w:tc>
          <w:tcPr>
            <w:tcW w:w="1427" w:type="dxa"/>
          </w:tcPr>
          <w:p w14:paraId="597E3757" w14:textId="77777777" w:rsidR="0038268D" w:rsidRDefault="0038268D" w:rsidP="004F3328">
            <w:r>
              <w:t>New</w:t>
            </w:r>
          </w:p>
        </w:tc>
        <w:tc>
          <w:tcPr>
            <w:tcW w:w="6345" w:type="dxa"/>
          </w:tcPr>
          <w:p w14:paraId="5A1DEB55" w14:textId="77777777" w:rsidR="0038268D" w:rsidRPr="006C5C0E" w:rsidRDefault="0038268D" w:rsidP="004F3328">
            <w:pPr>
              <w:rPr>
                <w:lang w:val="en-US"/>
              </w:rPr>
            </w:pPr>
            <w:r w:rsidRPr="006C5C0E">
              <w:rPr>
                <w:lang w:val="en-US"/>
              </w:rPr>
              <w:t xml:space="preserve">Constraint AASd-093: If the </w:t>
            </w:r>
            <w:proofErr w:type="spellStart"/>
            <w:r w:rsidRPr="006C5C0E">
              <w:rPr>
                <w:lang w:val="en-US"/>
              </w:rPr>
              <w:t>semanticId</w:t>
            </w:r>
            <w:proofErr w:type="spellEnd"/>
            <w:r w:rsidRPr="006C5C0E">
              <w:rPr>
                <w:lang w:val="en-US"/>
              </w:rPr>
              <w:t xml:space="preserve"> of a </w:t>
            </w:r>
            <w:proofErr w:type="spellStart"/>
            <w:r w:rsidRPr="006C5C0E">
              <w:rPr>
                <w:lang w:val="en-US"/>
              </w:rPr>
              <w:t>SubmodelElementCollection</w:t>
            </w:r>
            <w:proofErr w:type="spellEnd"/>
            <w:r w:rsidRPr="006C5C0E">
              <w:rPr>
                <w:lang w:val="en-US"/>
              </w:rPr>
              <w:t xml:space="preserve"> with </w:t>
            </w:r>
            <w:proofErr w:type="spellStart"/>
            <w:r w:rsidRPr="006C5C0E">
              <w:rPr>
                <w:lang w:val="en-US"/>
              </w:rPr>
              <w:t>SubmodelElementCollection</w:t>
            </w:r>
            <w:proofErr w:type="spellEnd"/>
            <w:r w:rsidRPr="006C5C0E">
              <w:rPr>
                <w:lang w:val="en-US"/>
              </w:rPr>
              <w:t>/</w:t>
            </w:r>
            <w:proofErr w:type="spellStart"/>
            <w:r w:rsidRPr="006C5C0E">
              <w:rPr>
                <w:lang w:val="en-US"/>
              </w:rPr>
              <w:t>allowDuplicates</w:t>
            </w:r>
            <w:proofErr w:type="spellEnd"/>
            <w:r w:rsidRPr="006C5C0E">
              <w:rPr>
                <w:lang w:val="en-US"/>
              </w:rPr>
              <w:t xml:space="preserve"> == true references a </w:t>
            </w:r>
            <w:proofErr w:type="spellStart"/>
            <w:r w:rsidRPr="006C5C0E">
              <w:rPr>
                <w:lang w:val="en-US"/>
              </w:rPr>
              <w:t>ConceptDescription</w:t>
            </w:r>
            <w:proofErr w:type="spellEnd"/>
            <w:r w:rsidRPr="006C5C0E">
              <w:rPr>
                <w:lang w:val="en-US"/>
              </w:rPr>
              <w:t xml:space="preserve"> then the </w:t>
            </w:r>
            <w:proofErr w:type="spellStart"/>
            <w:r w:rsidRPr="006C5C0E">
              <w:rPr>
                <w:lang w:val="en-US"/>
              </w:rPr>
              <w:t>ConceptDescription</w:t>
            </w:r>
            <w:proofErr w:type="spellEnd"/>
            <w:r w:rsidRPr="006C5C0E">
              <w:rPr>
                <w:lang w:val="en-US"/>
              </w:rPr>
              <w:t>/category shall be COLLECTION.</w:t>
            </w:r>
          </w:p>
        </w:tc>
      </w:tr>
      <w:tr w:rsidR="0038268D" w:rsidRPr="00C26B58" w14:paraId="58A57BF2" w14:textId="77777777" w:rsidTr="004F3328">
        <w:tc>
          <w:tcPr>
            <w:tcW w:w="717" w:type="dxa"/>
          </w:tcPr>
          <w:p w14:paraId="6CDF8393" w14:textId="77777777" w:rsidR="0038268D" w:rsidRPr="006C5C0E" w:rsidRDefault="0038268D" w:rsidP="004F3328">
            <w:pPr>
              <w:rPr>
                <w:lang w:val="en-US"/>
              </w:rPr>
            </w:pPr>
          </w:p>
        </w:tc>
        <w:tc>
          <w:tcPr>
            <w:tcW w:w="1366" w:type="dxa"/>
          </w:tcPr>
          <w:p w14:paraId="55C786B4" w14:textId="77777777" w:rsidR="0038268D" w:rsidRPr="006D4417" w:rsidRDefault="0038268D" w:rsidP="004F3328">
            <w:r>
              <w:t>AASd-100</w:t>
            </w:r>
          </w:p>
        </w:tc>
        <w:tc>
          <w:tcPr>
            <w:tcW w:w="1427" w:type="dxa"/>
          </w:tcPr>
          <w:p w14:paraId="62877B3C" w14:textId="77777777" w:rsidR="0038268D" w:rsidRDefault="0038268D" w:rsidP="004F3328">
            <w:r>
              <w:t>New</w:t>
            </w:r>
          </w:p>
        </w:tc>
        <w:tc>
          <w:tcPr>
            <w:tcW w:w="6345" w:type="dxa"/>
          </w:tcPr>
          <w:p w14:paraId="028F9075" w14:textId="77777777" w:rsidR="0038268D" w:rsidRPr="006C5C0E" w:rsidRDefault="0038268D" w:rsidP="004F3328">
            <w:pPr>
              <w:rPr>
                <w:lang w:val="en-US"/>
              </w:rPr>
            </w:pPr>
            <w:r w:rsidRPr="006C5C0E">
              <w:rPr>
                <w:lang w:val="en-US"/>
              </w:rPr>
              <w:t xml:space="preserve">Constraint AASd-100: An attribute with data type </w:t>
            </w:r>
            <w:r>
              <w:rPr>
                <w:lang w:val="en-US"/>
              </w:rPr>
              <w:t>"</w:t>
            </w:r>
            <w:r w:rsidRPr="006C5C0E">
              <w:rPr>
                <w:lang w:val="en-US"/>
              </w:rPr>
              <w:t>string</w:t>
            </w:r>
            <w:r>
              <w:rPr>
                <w:lang w:val="en-US"/>
              </w:rPr>
              <w:t>"</w:t>
            </w:r>
            <w:r w:rsidRPr="006C5C0E">
              <w:rPr>
                <w:lang w:val="en-US"/>
              </w:rPr>
              <w:t xml:space="preserve"> is not allowed to be empty.</w:t>
            </w:r>
          </w:p>
        </w:tc>
      </w:tr>
    </w:tbl>
    <w:p w14:paraId="1F5B8640" w14:textId="77777777" w:rsidR="00082645" w:rsidRPr="00CE25AF" w:rsidRDefault="00082645" w:rsidP="00082645">
      <w:pPr>
        <w:keepNext/>
        <w:keepLines/>
        <w:rPr>
          <w:lang w:val="en-US"/>
        </w:rPr>
      </w:pPr>
    </w:p>
    <w:p w14:paraId="6AA0573B" w14:textId="77777777" w:rsidR="008E616A" w:rsidRDefault="008E616A" w:rsidP="007D2635">
      <w:pPr>
        <w:pStyle w:val="Anhang3"/>
      </w:pPr>
      <w:bookmarkStart w:id="5544" w:name="_Toc114841978"/>
      <w:bookmarkStart w:id="5545" w:name="_Toc114866789"/>
      <w:bookmarkStart w:id="5546" w:name="_Toc120112939"/>
      <w:bookmarkStart w:id="5547" w:name="_Toc120118777"/>
      <w:bookmarkStart w:id="5548" w:name="_Toc120119528"/>
      <w:bookmarkStart w:id="5549" w:name="_Toc120120279"/>
      <w:bookmarkStart w:id="5550" w:name="_Toc114841979"/>
      <w:bookmarkStart w:id="5551" w:name="_Toc114866790"/>
      <w:bookmarkStart w:id="5552" w:name="_Toc120112940"/>
      <w:bookmarkStart w:id="5553" w:name="_Toc120118778"/>
      <w:bookmarkStart w:id="5554" w:name="_Toc120119529"/>
      <w:bookmarkStart w:id="5555" w:name="_Toc120120280"/>
      <w:bookmarkStart w:id="5556" w:name="_Toc114841984"/>
      <w:bookmarkStart w:id="5557" w:name="_Toc114866795"/>
      <w:bookmarkStart w:id="5558" w:name="_Toc120112945"/>
      <w:bookmarkStart w:id="5559" w:name="_Toc120118783"/>
      <w:bookmarkStart w:id="5560" w:name="_Toc120119534"/>
      <w:bookmarkStart w:id="5561" w:name="_Toc120120285"/>
      <w:bookmarkStart w:id="5562" w:name="_Toc114841989"/>
      <w:bookmarkStart w:id="5563" w:name="_Toc114866800"/>
      <w:bookmarkStart w:id="5564" w:name="_Toc120112950"/>
      <w:bookmarkStart w:id="5565" w:name="_Toc120118788"/>
      <w:bookmarkStart w:id="5566" w:name="_Toc120119539"/>
      <w:bookmarkStart w:id="5567" w:name="_Toc120120290"/>
      <w:bookmarkStart w:id="5568" w:name="_Toc114841993"/>
      <w:bookmarkStart w:id="5569" w:name="_Toc114866804"/>
      <w:bookmarkStart w:id="5570" w:name="_Toc120112954"/>
      <w:bookmarkStart w:id="5571" w:name="_Toc120118792"/>
      <w:bookmarkStart w:id="5572" w:name="_Toc120119543"/>
      <w:bookmarkStart w:id="5573" w:name="_Toc120120294"/>
      <w:bookmarkStart w:id="5574" w:name="_Toc114841999"/>
      <w:bookmarkStart w:id="5575" w:name="_Toc114866810"/>
      <w:bookmarkStart w:id="5576" w:name="_Toc120112960"/>
      <w:bookmarkStart w:id="5577" w:name="_Toc120118798"/>
      <w:bookmarkStart w:id="5578" w:name="_Toc120119549"/>
      <w:bookmarkStart w:id="5579" w:name="_Toc120120300"/>
      <w:bookmarkStart w:id="5580" w:name="_Toc114842004"/>
      <w:bookmarkStart w:id="5581" w:name="_Toc114866815"/>
      <w:bookmarkStart w:id="5582" w:name="_Toc120112965"/>
      <w:bookmarkStart w:id="5583" w:name="_Toc120118803"/>
      <w:bookmarkStart w:id="5584" w:name="_Toc120119554"/>
      <w:bookmarkStart w:id="5585" w:name="_Toc120120305"/>
      <w:bookmarkStart w:id="5586" w:name="_Toc114842010"/>
      <w:bookmarkStart w:id="5587" w:name="_Toc114866821"/>
      <w:bookmarkStart w:id="5588" w:name="_Toc120112971"/>
      <w:bookmarkStart w:id="5589" w:name="_Toc120118809"/>
      <w:bookmarkStart w:id="5590" w:name="_Toc120119560"/>
      <w:bookmarkStart w:id="5591" w:name="_Toc120120311"/>
      <w:bookmarkStart w:id="5592" w:name="_Toc114842015"/>
      <w:bookmarkStart w:id="5593" w:name="_Toc114866826"/>
      <w:bookmarkStart w:id="5594" w:name="_Toc120112976"/>
      <w:bookmarkStart w:id="5595" w:name="_Toc120118814"/>
      <w:bookmarkStart w:id="5596" w:name="_Toc120119565"/>
      <w:bookmarkStart w:id="5597" w:name="_Toc120120316"/>
      <w:bookmarkStart w:id="5598" w:name="_Toc114842021"/>
      <w:bookmarkStart w:id="5599" w:name="_Toc114866832"/>
      <w:bookmarkStart w:id="5600" w:name="_Toc120112982"/>
      <w:bookmarkStart w:id="5601" w:name="_Toc120118820"/>
      <w:bookmarkStart w:id="5602" w:name="_Toc120119571"/>
      <w:bookmarkStart w:id="5603" w:name="_Toc120120322"/>
      <w:bookmarkStart w:id="5604" w:name="_Toc114842026"/>
      <w:bookmarkStart w:id="5605" w:name="_Toc114866837"/>
      <w:bookmarkStart w:id="5606" w:name="_Toc120112987"/>
      <w:bookmarkStart w:id="5607" w:name="_Toc120118825"/>
      <w:bookmarkStart w:id="5608" w:name="_Toc120119576"/>
      <w:bookmarkStart w:id="5609" w:name="_Toc120120327"/>
      <w:bookmarkStart w:id="5610" w:name="_Toc125227981"/>
      <w:bookmarkStart w:id="5611" w:name="_Toc125537768"/>
      <w:bookmarkStart w:id="5612" w:name="_Toc54818207"/>
      <w:bookmarkEnd w:id="5540"/>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r w:rsidRPr="002B58D3">
        <w:t>Metamodel Changes V3.0RC01 – Security Part</w:t>
      </w:r>
      <w:bookmarkEnd w:id="5610"/>
      <w:bookmarkEnd w:id="5611"/>
    </w:p>
    <w:p w14:paraId="243F599D" w14:textId="77777777" w:rsidR="008E616A" w:rsidRDefault="008E616A" w:rsidP="008E616A">
      <w:pPr>
        <w:keepNext/>
      </w:pPr>
      <w:r>
        <w:t xml:space="preserve">Major </w:t>
      </w:r>
      <w:proofErr w:type="spellStart"/>
      <w:r>
        <w:t>changes</w:t>
      </w:r>
      <w:proofErr w:type="spellEnd"/>
      <w:r>
        <w:t>:</w:t>
      </w:r>
    </w:p>
    <w:p w14:paraId="12C0BC22" w14:textId="17576CEA" w:rsidR="000C7904" w:rsidRDefault="000C7904" w:rsidP="00014637">
      <w:pPr>
        <w:pStyle w:val="ListParagraph"/>
      </w:pPr>
      <w:r>
        <w:t xml:space="preserve">Constraints for security part renamed from pattern </w:t>
      </w:r>
      <w:proofErr w:type="spellStart"/>
      <w:r>
        <w:t>AASd</w:t>
      </w:r>
      <w:proofErr w:type="spellEnd"/>
      <w:r>
        <w:t>- to AASs-.</w:t>
      </w:r>
    </w:p>
    <w:p w14:paraId="16F97EA1" w14:textId="6197AC7A" w:rsidR="00014637" w:rsidRDefault="008E616A" w:rsidP="00014637">
      <w:pPr>
        <w:pStyle w:val="ListParagraph"/>
      </w:pPr>
      <w:r>
        <w:lastRenderedPageBreak/>
        <w:t>Only bugfixes</w:t>
      </w:r>
    </w:p>
    <w:p w14:paraId="4CB5D06A" w14:textId="681BE6AE" w:rsidR="0038268D" w:rsidRPr="006C5C0E" w:rsidRDefault="0038268D" w:rsidP="00110904">
      <w:pPr>
        <w:pStyle w:val="Caption"/>
      </w:pPr>
      <w:bookmarkStart w:id="5613" w:name="_Toc125537815"/>
      <w:r w:rsidRPr="006C5C0E">
        <w:t xml:space="preserve">Table </w:t>
      </w:r>
      <w:r>
        <w:fldChar w:fldCharType="begin"/>
      </w:r>
      <w:r w:rsidRPr="006C5C0E">
        <w:instrText xml:space="preserve"> SEQ Table \* ARABIC </w:instrText>
      </w:r>
      <w:r>
        <w:fldChar w:fldCharType="separate"/>
      </w:r>
      <w:r w:rsidR="00F511DE">
        <w:rPr>
          <w:noProof/>
        </w:rPr>
        <w:t>40</w:t>
      </w:r>
      <w:r>
        <w:rPr>
          <w:noProof/>
        </w:rPr>
        <w:fldChar w:fldCharType="end"/>
      </w:r>
      <w:r w:rsidRPr="006C5C0E">
        <w:t xml:space="preserve"> New, Changed or Removed Constraints Security</w:t>
      </w:r>
      <w:bookmarkEnd w:id="5613"/>
    </w:p>
    <w:tbl>
      <w:tblPr>
        <w:tblStyle w:val="TableGrid"/>
        <w:tblW w:w="98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817"/>
        <w:gridCol w:w="1701"/>
        <w:gridCol w:w="2268"/>
        <w:gridCol w:w="5069"/>
      </w:tblGrid>
      <w:tr w:rsidR="0038268D" w14:paraId="06932570" w14:textId="77777777" w:rsidTr="004F3328">
        <w:trPr>
          <w:tblHeader/>
        </w:trPr>
        <w:tc>
          <w:tcPr>
            <w:tcW w:w="817" w:type="dxa"/>
          </w:tcPr>
          <w:p w14:paraId="76094A52" w14:textId="77777777" w:rsidR="0038268D" w:rsidRPr="00073BEA" w:rsidRDefault="0038268D" w:rsidP="004F3328">
            <w:pPr>
              <w:rPr>
                <w:b/>
              </w:rPr>
            </w:pPr>
            <w:proofErr w:type="spellStart"/>
            <w:r w:rsidRPr="005963B9">
              <w:rPr>
                <w:b/>
              </w:rPr>
              <w:t>nc</w:t>
            </w:r>
            <w:proofErr w:type="spellEnd"/>
          </w:p>
        </w:tc>
        <w:tc>
          <w:tcPr>
            <w:tcW w:w="1701" w:type="dxa"/>
          </w:tcPr>
          <w:p w14:paraId="5D75277F" w14:textId="77777777" w:rsidR="0038268D" w:rsidRPr="00073BEA" w:rsidRDefault="0038268D" w:rsidP="004F3328">
            <w:pPr>
              <w:rPr>
                <w:b/>
              </w:rPr>
            </w:pPr>
            <w:r>
              <w:rPr>
                <w:b/>
              </w:rPr>
              <w:t>V3.0RC01</w:t>
            </w:r>
          </w:p>
        </w:tc>
        <w:tc>
          <w:tcPr>
            <w:tcW w:w="2268" w:type="dxa"/>
          </w:tcPr>
          <w:p w14:paraId="727908C7" w14:textId="77777777" w:rsidR="0038268D" w:rsidRPr="00073BEA" w:rsidRDefault="0038268D" w:rsidP="004F3328">
            <w:pPr>
              <w:rPr>
                <w:b/>
              </w:rPr>
            </w:pPr>
            <w:r>
              <w:rPr>
                <w:b/>
              </w:rPr>
              <w:t xml:space="preserve">New, Update, </w:t>
            </w:r>
            <w:proofErr w:type="spellStart"/>
            <w:r>
              <w:rPr>
                <w:b/>
              </w:rPr>
              <w:t>Removed</w:t>
            </w:r>
            <w:proofErr w:type="spellEnd"/>
            <w:r>
              <w:rPr>
                <w:b/>
              </w:rPr>
              <w:t xml:space="preserve">, </w:t>
            </w:r>
            <w:proofErr w:type="spellStart"/>
            <w:r>
              <w:rPr>
                <w:b/>
              </w:rPr>
              <w:t>Reformulated</w:t>
            </w:r>
            <w:proofErr w:type="spellEnd"/>
          </w:p>
        </w:tc>
        <w:tc>
          <w:tcPr>
            <w:tcW w:w="5069" w:type="dxa"/>
          </w:tcPr>
          <w:p w14:paraId="2852ABBC" w14:textId="77777777" w:rsidR="0038268D" w:rsidRPr="00073BEA" w:rsidRDefault="0038268D" w:rsidP="004F3328">
            <w:pPr>
              <w:rPr>
                <w:b/>
              </w:rPr>
            </w:pPr>
            <w:r w:rsidRPr="00073BEA">
              <w:rPr>
                <w:b/>
              </w:rPr>
              <w:t>Comment</w:t>
            </w:r>
          </w:p>
        </w:tc>
      </w:tr>
      <w:tr w:rsidR="0038268D" w:rsidRPr="008A446D" w14:paraId="453E1608" w14:textId="77777777" w:rsidTr="004F3328">
        <w:tc>
          <w:tcPr>
            <w:tcW w:w="817" w:type="dxa"/>
          </w:tcPr>
          <w:p w14:paraId="561000DE" w14:textId="77777777" w:rsidR="0038268D" w:rsidRPr="00911AA5" w:rsidRDefault="0038268D" w:rsidP="004F3328"/>
        </w:tc>
        <w:tc>
          <w:tcPr>
            <w:tcW w:w="1701" w:type="dxa"/>
          </w:tcPr>
          <w:p w14:paraId="3EFE33EB" w14:textId="77777777" w:rsidR="0038268D" w:rsidRPr="0039514A" w:rsidRDefault="0038268D" w:rsidP="004F3328">
            <w:r>
              <w:t>AASd-010</w:t>
            </w:r>
          </w:p>
        </w:tc>
        <w:tc>
          <w:tcPr>
            <w:tcW w:w="2268" w:type="dxa"/>
          </w:tcPr>
          <w:p w14:paraId="391A8E18" w14:textId="77777777" w:rsidR="0038268D" w:rsidRPr="0039514A" w:rsidRDefault="0038268D" w:rsidP="004F3328">
            <w:proofErr w:type="spellStart"/>
            <w:r>
              <w:t>Removed</w:t>
            </w:r>
            <w:proofErr w:type="spellEnd"/>
          </w:p>
        </w:tc>
        <w:tc>
          <w:tcPr>
            <w:tcW w:w="5069" w:type="dxa"/>
          </w:tcPr>
          <w:p w14:paraId="4ACA12BF" w14:textId="77777777" w:rsidR="0038268D" w:rsidRPr="009150F8" w:rsidRDefault="0038268D" w:rsidP="004F3328">
            <w:pPr>
              <w:rPr>
                <w:lang w:val="en-US"/>
              </w:rPr>
            </w:pPr>
            <w:r w:rsidRPr="009150F8">
              <w:rPr>
                <w:lang w:val="en-US"/>
              </w:rPr>
              <w:t>Renamed to AASs-010 (see NEW)</w:t>
            </w:r>
          </w:p>
        </w:tc>
      </w:tr>
      <w:tr w:rsidR="0038268D" w:rsidRPr="008A446D" w14:paraId="63FADFAD" w14:textId="77777777" w:rsidTr="004F3328">
        <w:tc>
          <w:tcPr>
            <w:tcW w:w="817" w:type="dxa"/>
          </w:tcPr>
          <w:p w14:paraId="79E01947" w14:textId="77777777" w:rsidR="0038268D" w:rsidRPr="009150F8" w:rsidRDefault="0038268D" w:rsidP="004F3328">
            <w:pPr>
              <w:rPr>
                <w:lang w:val="en-US"/>
              </w:rPr>
            </w:pPr>
          </w:p>
        </w:tc>
        <w:tc>
          <w:tcPr>
            <w:tcW w:w="1701" w:type="dxa"/>
          </w:tcPr>
          <w:p w14:paraId="2536B9F9" w14:textId="77777777" w:rsidR="0038268D" w:rsidRDefault="0038268D" w:rsidP="004F3328">
            <w:r>
              <w:t>AASs-010</w:t>
            </w:r>
          </w:p>
        </w:tc>
        <w:tc>
          <w:tcPr>
            <w:tcW w:w="2268" w:type="dxa"/>
          </w:tcPr>
          <w:p w14:paraId="3F893EA1" w14:textId="77777777" w:rsidR="0038268D" w:rsidRPr="0039514A" w:rsidRDefault="0038268D" w:rsidP="004F3328">
            <w:r>
              <w:t>NEW</w:t>
            </w:r>
          </w:p>
        </w:tc>
        <w:tc>
          <w:tcPr>
            <w:tcW w:w="5069" w:type="dxa"/>
          </w:tcPr>
          <w:p w14:paraId="0F3470AC" w14:textId="77777777" w:rsidR="0038268D" w:rsidRPr="009150F8" w:rsidRDefault="0038268D" w:rsidP="004F3328">
            <w:pPr>
              <w:rPr>
                <w:lang w:val="en-US"/>
              </w:rPr>
            </w:pPr>
            <w:r w:rsidRPr="009150F8">
              <w:rPr>
                <w:lang w:val="en-US"/>
              </w:rPr>
              <w:t>Reformulation of AASd-010</w:t>
            </w:r>
          </w:p>
          <w:p w14:paraId="69D32337" w14:textId="77777777" w:rsidR="0038268D" w:rsidRPr="009150F8" w:rsidRDefault="0038268D" w:rsidP="004F3328">
            <w:pPr>
              <w:rPr>
                <w:lang w:val="en-US"/>
              </w:rPr>
            </w:pPr>
            <w:r w:rsidRPr="009150F8">
              <w:rPr>
                <w:lang w:val="en-US"/>
              </w:rPr>
              <w:t xml:space="preserve">Constraint AASs-010: The property referenced in Permission/permission shall have the category </w:t>
            </w:r>
            <w:r>
              <w:rPr>
                <w:lang w:val="en-US"/>
              </w:rPr>
              <w:t>"</w:t>
            </w:r>
            <w:r w:rsidRPr="009150F8">
              <w:rPr>
                <w:lang w:val="en-US"/>
              </w:rPr>
              <w:t>CONSTANT</w:t>
            </w:r>
            <w:r>
              <w:rPr>
                <w:lang w:val="en-US"/>
              </w:rPr>
              <w:t>"</w:t>
            </w:r>
            <w:r w:rsidRPr="009150F8">
              <w:rPr>
                <w:lang w:val="en-US"/>
              </w:rPr>
              <w:t>.</w:t>
            </w:r>
          </w:p>
        </w:tc>
      </w:tr>
      <w:tr w:rsidR="0038268D" w:rsidRPr="00C26B58" w14:paraId="230C735F" w14:textId="77777777" w:rsidTr="004F3328">
        <w:tc>
          <w:tcPr>
            <w:tcW w:w="817" w:type="dxa"/>
          </w:tcPr>
          <w:p w14:paraId="2A63E2DD" w14:textId="77777777" w:rsidR="0038268D" w:rsidRPr="009150F8" w:rsidRDefault="0038268D" w:rsidP="004F3328">
            <w:pPr>
              <w:rPr>
                <w:lang w:val="en-US"/>
              </w:rPr>
            </w:pPr>
          </w:p>
        </w:tc>
        <w:tc>
          <w:tcPr>
            <w:tcW w:w="1701" w:type="dxa"/>
          </w:tcPr>
          <w:p w14:paraId="55030B28" w14:textId="77777777" w:rsidR="0038268D" w:rsidRPr="0039514A" w:rsidRDefault="0038268D" w:rsidP="004F3328">
            <w:r>
              <w:t>AASd-011</w:t>
            </w:r>
          </w:p>
        </w:tc>
        <w:tc>
          <w:tcPr>
            <w:tcW w:w="2268" w:type="dxa"/>
          </w:tcPr>
          <w:p w14:paraId="70CFD352" w14:textId="77777777" w:rsidR="0038268D" w:rsidRPr="0039514A" w:rsidRDefault="0038268D" w:rsidP="004F3328">
            <w:proofErr w:type="spellStart"/>
            <w:r>
              <w:t>Removed</w:t>
            </w:r>
            <w:proofErr w:type="spellEnd"/>
          </w:p>
        </w:tc>
        <w:tc>
          <w:tcPr>
            <w:tcW w:w="5069" w:type="dxa"/>
          </w:tcPr>
          <w:p w14:paraId="6FEAF02A" w14:textId="77777777" w:rsidR="0038268D" w:rsidRPr="009150F8" w:rsidRDefault="0038268D" w:rsidP="004F3328">
            <w:pPr>
              <w:rPr>
                <w:lang w:val="en-US"/>
              </w:rPr>
            </w:pPr>
            <w:r w:rsidRPr="009150F8">
              <w:rPr>
                <w:lang w:val="en-US"/>
              </w:rPr>
              <w:t>Renamed to AASs-011 (see NEW)</w:t>
            </w:r>
          </w:p>
        </w:tc>
      </w:tr>
      <w:tr w:rsidR="0038268D" w:rsidRPr="00C26B58" w14:paraId="329492E3" w14:textId="77777777" w:rsidTr="004F3328">
        <w:tc>
          <w:tcPr>
            <w:tcW w:w="817" w:type="dxa"/>
          </w:tcPr>
          <w:p w14:paraId="2FB2BD95" w14:textId="77777777" w:rsidR="0038268D" w:rsidRPr="009150F8" w:rsidRDefault="0038268D" w:rsidP="004F3328">
            <w:pPr>
              <w:rPr>
                <w:lang w:val="en-US"/>
              </w:rPr>
            </w:pPr>
          </w:p>
        </w:tc>
        <w:tc>
          <w:tcPr>
            <w:tcW w:w="1701" w:type="dxa"/>
          </w:tcPr>
          <w:p w14:paraId="771FCE33" w14:textId="77777777" w:rsidR="0038268D" w:rsidRPr="0039514A" w:rsidRDefault="0038268D" w:rsidP="004F3328">
            <w:r>
              <w:t>AASs-011</w:t>
            </w:r>
          </w:p>
        </w:tc>
        <w:tc>
          <w:tcPr>
            <w:tcW w:w="2268" w:type="dxa"/>
          </w:tcPr>
          <w:p w14:paraId="1A3668E6" w14:textId="77777777" w:rsidR="0038268D" w:rsidRPr="0039514A" w:rsidRDefault="0038268D" w:rsidP="004F3328">
            <w:r>
              <w:t>NEW</w:t>
            </w:r>
          </w:p>
        </w:tc>
        <w:tc>
          <w:tcPr>
            <w:tcW w:w="5069" w:type="dxa"/>
          </w:tcPr>
          <w:p w14:paraId="34630876" w14:textId="77777777" w:rsidR="0038268D" w:rsidRPr="009150F8" w:rsidRDefault="0038268D" w:rsidP="004F3328">
            <w:pPr>
              <w:rPr>
                <w:lang w:val="en-US"/>
              </w:rPr>
            </w:pPr>
            <w:r w:rsidRPr="009150F8">
              <w:rPr>
                <w:lang w:val="en-US"/>
              </w:rPr>
              <w:t>Reformulation of AASd-011</w:t>
            </w:r>
          </w:p>
          <w:p w14:paraId="56486697" w14:textId="77777777" w:rsidR="0038268D" w:rsidRPr="009150F8" w:rsidRDefault="0038268D" w:rsidP="004F3328">
            <w:pPr>
              <w:rPr>
                <w:lang w:val="en-US"/>
              </w:rPr>
            </w:pPr>
            <w:r w:rsidRPr="009150F8">
              <w:rPr>
                <w:lang w:val="en-US"/>
              </w:rPr>
              <w:t xml:space="preserve">Constraint AASs-011: The property referenced in Permission/permission shall be part of the </w:t>
            </w:r>
            <w:proofErr w:type="spellStart"/>
            <w:r w:rsidRPr="009150F8">
              <w:rPr>
                <w:lang w:val="en-US"/>
              </w:rPr>
              <w:t>submodel</w:t>
            </w:r>
            <w:proofErr w:type="spellEnd"/>
            <w:r w:rsidRPr="009150F8">
              <w:rPr>
                <w:lang w:val="en-US"/>
              </w:rPr>
              <w:t xml:space="preserve"> that is referenced within the </w:t>
            </w:r>
            <w:r>
              <w:rPr>
                <w:lang w:val="en-US"/>
              </w:rPr>
              <w:t>"</w:t>
            </w:r>
            <w:proofErr w:type="spellStart"/>
            <w:r w:rsidRPr="009150F8">
              <w:rPr>
                <w:lang w:val="en-US"/>
              </w:rPr>
              <w:t>selectablePermissions</w:t>
            </w:r>
            <w:proofErr w:type="spellEnd"/>
            <w:r>
              <w:rPr>
                <w:lang w:val="en-US"/>
              </w:rPr>
              <w:t>"</w:t>
            </w:r>
            <w:r w:rsidRPr="009150F8">
              <w:rPr>
                <w:lang w:val="en-US"/>
              </w:rPr>
              <w:t xml:space="preserve"> attribute of </w:t>
            </w:r>
            <w:r>
              <w:rPr>
                <w:lang w:val="en-US"/>
              </w:rPr>
              <w:t>"</w:t>
            </w:r>
            <w:proofErr w:type="spellStart"/>
            <w:r w:rsidRPr="009150F8">
              <w:rPr>
                <w:lang w:val="en-US"/>
              </w:rPr>
              <w:t>AccessControl</w:t>
            </w:r>
            <w:proofErr w:type="spellEnd"/>
            <w:r>
              <w:rPr>
                <w:lang w:val="en-US"/>
              </w:rPr>
              <w:t>"</w:t>
            </w:r>
            <w:r w:rsidRPr="009150F8">
              <w:rPr>
                <w:lang w:val="en-US"/>
              </w:rPr>
              <w:t>.</w:t>
            </w:r>
          </w:p>
        </w:tc>
      </w:tr>
      <w:tr w:rsidR="0038268D" w:rsidRPr="00C26B58" w14:paraId="5690C512" w14:textId="77777777" w:rsidTr="004F3328">
        <w:tc>
          <w:tcPr>
            <w:tcW w:w="817" w:type="dxa"/>
          </w:tcPr>
          <w:p w14:paraId="08D3D4C0" w14:textId="77777777" w:rsidR="0038268D" w:rsidRPr="009150F8" w:rsidRDefault="0038268D" w:rsidP="004F3328">
            <w:pPr>
              <w:rPr>
                <w:lang w:val="en-US"/>
              </w:rPr>
            </w:pPr>
          </w:p>
        </w:tc>
        <w:tc>
          <w:tcPr>
            <w:tcW w:w="1701" w:type="dxa"/>
          </w:tcPr>
          <w:p w14:paraId="41958BC3" w14:textId="77777777" w:rsidR="0038268D" w:rsidRPr="0039514A" w:rsidRDefault="0038268D" w:rsidP="004F3328">
            <w:r>
              <w:t>AASd-015</w:t>
            </w:r>
          </w:p>
        </w:tc>
        <w:tc>
          <w:tcPr>
            <w:tcW w:w="2268" w:type="dxa"/>
          </w:tcPr>
          <w:p w14:paraId="211F92A8" w14:textId="77777777" w:rsidR="0038268D" w:rsidRPr="0039514A" w:rsidRDefault="0038268D" w:rsidP="004F3328">
            <w:proofErr w:type="spellStart"/>
            <w:r>
              <w:t>Removed</w:t>
            </w:r>
            <w:proofErr w:type="spellEnd"/>
          </w:p>
        </w:tc>
        <w:tc>
          <w:tcPr>
            <w:tcW w:w="5069" w:type="dxa"/>
          </w:tcPr>
          <w:p w14:paraId="5349F033" w14:textId="77777777" w:rsidR="0038268D" w:rsidRPr="009150F8" w:rsidRDefault="0038268D" w:rsidP="004F3328">
            <w:pPr>
              <w:rPr>
                <w:lang w:val="en-US"/>
              </w:rPr>
            </w:pPr>
            <w:r w:rsidRPr="009150F8">
              <w:rPr>
                <w:lang w:val="en-US"/>
              </w:rPr>
              <w:t>Renamed to AASs-015 (see NEW)</w:t>
            </w:r>
          </w:p>
        </w:tc>
      </w:tr>
      <w:tr w:rsidR="0038268D" w:rsidRPr="00C26B58" w14:paraId="54479AAE" w14:textId="77777777" w:rsidTr="004F3328">
        <w:tc>
          <w:tcPr>
            <w:tcW w:w="817" w:type="dxa"/>
          </w:tcPr>
          <w:p w14:paraId="0AE516A3" w14:textId="77777777" w:rsidR="0038268D" w:rsidRPr="009150F8" w:rsidRDefault="0038268D" w:rsidP="004F3328">
            <w:pPr>
              <w:rPr>
                <w:lang w:val="en-US"/>
              </w:rPr>
            </w:pPr>
          </w:p>
        </w:tc>
        <w:tc>
          <w:tcPr>
            <w:tcW w:w="1701" w:type="dxa"/>
          </w:tcPr>
          <w:p w14:paraId="11A22F8D" w14:textId="77777777" w:rsidR="0038268D" w:rsidRPr="00A819DF" w:rsidRDefault="0038268D" w:rsidP="004F3328">
            <w:r w:rsidRPr="00A819DF">
              <w:t>AAS</w:t>
            </w:r>
            <w:r>
              <w:t>s</w:t>
            </w:r>
            <w:r w:rsidRPr="00A819DF">
              <w:t>-015</w:t>
            </w:r>
          </w:p>
        </w:tc>
        <w:tc>
          <w:tcPr>
            <w:tcW w:w="2268" w:type="dxa"/>
          </w:tcPr>
          <w:p w14:paraId="160700E1" w14:textId="77777777" w:rsidR="0038268D" w:rsidRPr="00A819DF" w:rsidRDefault="0038268D" w:rsidP="004F3328">
            <w:pPr>
              <w:rPr>
                <w:u w:val="single"/>
              </w:rPr>
            </w:pPr>
            <w:r>
              <w:t>NEW</w:t>
            </w:r>
          </w:p>
        </w:tc>
        <w:tc>
          <w:tcPr>
            <w:tcW w:w="5069" w:type="dxa"/>
          </w:tcPr>
          <w:p w14:paraId="25B9643F" w14:textId="77777777" w:rsidR="0038268D" w:rsidRPr="009150F8" w:rsidRDefault="0038268D" w:rsidP="004F3328">
            <w:pPr>
              <w:rPr>
                <w:lang w:val="en-US"/>
              </w:rPr>
            </w:pPr>
            <w:r w:rsidRPr="009150F8">
              <w:rPr>
                <w:lang w:val="en-US"/>
              </w:rPr>
              <w:t xml:space="preserve">Constraint AASd-015: The data element </w:t>
            </w:r>
            <w:proofErr w:type="spellStart"/>
            <w:r w:rsidRPr="009150F8">
              <w:rPr>
                <w:lang w:val="en-US"/>
              </w:rPr>
              <w:t>SubjectAttributes</w:t>
            </w:r>
            <w:proofErr w:type="spellEnd"/>
            <w:r w:rsidRPr="009150F8">
              <w:rPr>
                <w:lang w:val="en-US"/>
              </w:rPr>
              <w:t>/</w:t>
            </w:r>
            <w:proofErr w:type="spellStart"/>
            <w:r w:rsidRPr="009150F8">
              <w:rPr>
                <w:lang w:val="en-US"/>
              </w:rPr>
              <w:t>subjectAttribute</w:t>
            </w:r>
            <w:proofErr w:type="spellEnd"/>
            <w:r w:rsidRPr="009150F8">
              <w:rPr>
                <w:lang w:val="en-US"/>
              </w:rPr>
              <w:t xml:space="preserve"> shall be part of the </w:t>
            </w:r>
            <w:proofErr w:type="spellStart"/>
            <w:r w:rsidRPr="009150F8">
              <w:rPr>
                <w:lang w:val="en-US"/>
              </w:rPr>
              <w:t>submodel</w:t>
            </w:r>
            <w:proofErr w:type="spellEnd"/>
            <w:r w:rsidRPr="009150F8">
              <w:rPr>
                <w:lang w:val="en-US"/>
              </w:rPr>
              <w:t xml:space="preserve"> that is referenced within the </w:t>
            </w:r>
            <w:r>
              <w:rPr>
                <w:lang w:val="en-US"/>
              </w:rPr>
              <w:t>"</w:t>
            </w:r>
            <w:proofErr w:type="spellStart"/>
            <w:r w:rsidRPr="009150F8">
              <w:rPr>
                <w:lang w:val="en-US"/>
              </w:rPr>
              <w:t>selectableSubjectAttributes</w:t>
            </w:r>
            <w:proofErr w:type="spellEnd"/>
            <w:r>
              <w:rPr>
                <w:lang w:val="en-US"/>
              </w:rPr>
              <w:t>"</w:t>
            </w:r>
            <w:r w:rsidRPr="009150F8">
              <w:rPr>
                <w:lang w:val="en-US"/>
              </w:rPr>
              <w:t xml:space="preserve"> attribute of </w:t>
            </w:r>
            <w:r>
              <w:rPr>
                <w:lang w:val="en-US"/>
              </w:rPr>
              <w:t>"</w:t>
            </w:r>
            <w:proofErr w:type="spellStart"/>
            <w:r w:rsidRPr="009150F8">
              <w:rPr>
                <w:lang w:val="en-US"/>
              </w:rPr>
              <w:t>AccessControl</w:t>
            </w:r>
            <w:proofErr w:type="spellEnd"/>
            <w:r>
              <w:rPr>
                <w:lang w:val="en-US"/>
              </w:rPr>
              <w:t>"</w:t>
            </w:r>
            <w:r w:rsidRPr="009150F8">
              <w:rPr>
                <w:lang w:val="en-US"/>
              </w:rPr>
              <w:t>.</w:t>
            </w:r>
          </w:p>
        </w:tc>
      </w:tr>
    </w:tbl>
    <w:p w14:paraId="6F8A0DA0" w14:textId="3C707BAB" w:rsidR="0092541E" w:rsidRDefault="0092541E" w:rsidP="004D3EEC">
      <w:pPr>
        <w:pStyle w:val="Anhang2"/>
      </w:pPr>
      <w:bookmarkStart w:id="5614" w:name="_Toc125227982"/>
      <w:bookmarkStart w:id="5615" w:name="_Toc125537769"/>
      <w:r>
        <w:t>Changes V2.0.1 vs. V2.0</w:t>
      </w:r>
      <w:bookmarkEnd w:id="5614"/>
      <w:bookmarkEnd w:id="5615"/>
    </w:p>
    <w:p w14:paraId="27AC24A4" w14:textId="4428E29A" w:rsidR="008E616A" w:rsidRPr="00A54268" w:rsidRDefault="008E616A" w:rsidP="007D2635">
      <w:pPr>
        <w:pStyle w:val="Anhang3"/>
      </w:pPr>
      <w:bookmarkStart w:id="5616" w:name="_Toc125227983"/>
      <w:bookmarkStart w:id="5617" w:name="_Toc125537770"/>
      <w:r w:rsidRPr="00A54268">
        <w:t>Metamodel Changes V2.0.1 w/o Security Part</w:t>
      </w:r>
      <w:bookmarkEnd w:id="5616"/>
      <w:bookmarkEnd w:id="5617"/>
    </w:p>
    <w:p w14:paraId="12067F3F" w14:textId="77777777" w:rsidR="008E616A" w:rsidRPr="00A54268" w:rsidRDefault="008E616A" w:rsidP="008E616A">
      <w:pPr>
        <w:keepNext/>
        <w:rPr>
          <w:lang w:val="en-US"/>
        </w:rPr>
      </w:pPr>
      <w:r w:rsidRPr="00A54268">
        <w:rPr>
          <w:lang w:val="en-US"/>
        </w:rPr>
        <w:t>Major changes:</w:t>
      </w:r>
    </w:p>
    <w:p w14:paraId="1E4C5B4C" w14:textId="77777777" w:rsidR="008E616A" w:rsidRPr="00A54268" w:rsidRDefault="008E616A" w:rsidP="00FD7BFD">
      <w:pPr>
        <w:pStyle w:val="ListParagraph"/>
        <w:numPr>
          <w:ilvl w:val="0"/>
          <w:numId w:val="17"/>
        </w:numPr>
      </w:pPr>
      <w:r w:rsidRPr="00A54268">
        <w:t>Only bugfixes</w:t>
      </w:r>
    </w:p>
    <w:p w14:paraId="72572A0E" w14:textId="2A7520CB" w:rsidR="008E616A" w:rsidRPr="00CE25AF" w:rsidRDefault="008E616A" w:rsidP="00110904">
      <w:pPr>
        <w:pStyle w:val="Caption"/>
      </w:pPr>
      <w:bookmarkStart w:id="5618" w:name="_Toc125537816"/>
      <w:r w:rsidRPr="00CE25AF">
        <w:t xml:space="preserve">Table </w:t>
      </w:r>
      <w:r w:rsidRPr="00CE25AF">
        <w:fldChar w:fldCharType="begin"/>
      </w:r>
      <w:r w:rsidRPr="00CE25AF">
        <w:instrText xml:space="preserve"> SEQ Table \* ARABIC </w:instrText>
      </w:r>
      <w:r w:rsidRPr="00CE25AF">
        <w:fldChar w:fldCharType="separate"/>
      </w:r>
      <w:r w:rsidR="00F511DE">
        <w:rPr>
          <w:noProof/>
        </w:rPr>
        <w:t>41</w:t>
      </w:r>
      <w:r w:rsidRPr="00CE25AF">
        <w:fldChar w:fldCharType="end"/>
      </w:r>
      <w:r w:rsidRPr="00CE25AF">
        <w:t xml:space="preserve"> Changes </w:t>
      </w:r>
      <w:proofErr w:type="spellStart"/>
      <w:r w:rsidRPr="00CE25AF">
        <w:t>w.r.t.</w:t>
      </w:r>
      <w:proofErr w:type="spellEnd"/>
      <w:r w:rsidRPr="00CE25AF">
        <w:t xml:space="preserve"> V2.0.1 w/o Security</w:t>
      </w:r>
      <w:bookmarkEnd w:id="5618"/>
    </w:p>
    <w:tbl>
      <w:tblPr>
        <w:tblStyle w:val="TableGrid"/>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88"/>
        <w:gridCol w:w="4252"/>
        <w:gridCol w:w="4389"/>
      </w:tblGrid>
      <w:tr w:rsidR="008E616A" w:rsidRPr="00877316" w14:paraId="3520411B" w14:textId="77777777" w:rsidTr="006C493A">
        <w:trPr>
          <w:tblHeader/>
        </w:trPr>
        <w:tc>
          <w:tcPr>
            <w:tcW w:w="988" w:type="dxa"/>
            <w:hideMark/>
          </w:tcPr>
          <w:p w14:paraId="14F544D0" w14:textId="77777777" w:rsidR="008E616A" w:rsidRPr="00A54268" w:rsidRDefault="008E616A" w:rsidP="006C493A">
            <w:pPr>
              <w:keepNext/>
              <w:keepLines/>
              <w:rPr>
                <w:lang w:val="en-US"/>
              </w:rPr>
            </w:pPr>
            <w:proofErr w:type="spellStart"/>
            <w:r w:rsidRPr="00A54268">
              <w:rPr>
                <w:b/>
                <w:lang w:val="en-US"/>
              </w:rPr>
              <w:t>nc</w:t>
            </w:r>
            <w:proofErr w:type="spellEnd"/>
          </w:p>
        </w:tc>
        <w:tc>
          <w:tcPr>
            <w:tcW w:w="4252" w:type="dxa"/>
            <w:hideMark/>
          </w:tcPr>
          <w:p w14:paraId="205D9E6E" w14:textId="77777777" w:rsidR="008E616A" w:rsidRPr="00A54268" w:rsidRDefault="008E616A" w:rsidP="006C493A">
            <w:pPr>
              <w:keepNext/>
              <w:keepLines/>
              <w:rPr>
                <w:lang w:val="en-US"/>
              </w:rPr>
            </w:pPr>
            <w:r w:rsidRPr="00A54268">
              <w:rPr>
                <w:b/>
                <w:lang w:val="en-US"/>
              </w:rPr>
              <w:t xml:space="preserve">V2.0.1 Change </w:t>
            </w:r>
            <w:proofErr w:type="spellStart"/>
            <w:r w:rsidRPr="00A54268">
              <w:rPr>
                <w:b/>
                <w:lang w:val="en-US"/>
              </w:rPr>
              <w:t>w.r.t.</w:t>
            </w:r>
            <w:proofErr w:type="spellEnd"/>
            <w:r w:rsidRPr="00A54268">
              <w:rPr>
                <w:b/>
                <w:lang w:val="en-US"/>
              </w:rPr>
              <w:t xml:space="preserve"> V2.0</w:t>
            </w:r>
          </w:p>
        </w:tc>
        <w:tc>
          <w:tcPr>
            <w:tcW w:w="4389" w:type="dxa"/>
            <w:hideMark/>
          </w:tcPr>
          <w:p w14:paraId="4293A4A6" w14:textId="77777777" w:rsidR="008E616A" w:rsidRPr="00A54268" w:rsidRDefault="008E616A" w:rsidP="006C493A">
            <w:pPr>
              <w:keepNext/>
              <w:keepLines/>
              <w:rPr>
                <w:lang w:val="en-US"/>
              </w:rPr>
            </w:pPr>
            <w:r w:rsidRPr="00A54268">
              <w:rPr>
                <w:b/>
                <w:lang w:val="en-US"/>
              </w:rPr>
              <w:t>Comment</w:t>
            </w:r>
          </w:p>
        </w:tc>
      </w:tr>
      <w:tr w:rsidR="008E616A" w:rsidRPr="00877316" w14:paraId="4CF29BD9" w14:textId="77777777" w:rsidTr="006C493A">
        <w:tc>
          <w:tcPr>
            <w:tcW w:w="988" w:type="dxa"/>
          </w:tcPr>
          <w:p w14:paraId="316E899E" w14:textId="77777777" w:rsidR="008E616A" w:rsidRPr="00A54268" w:rsidRDefault="008E616A" w:rsidP="006C493A">
            <w:pPr>
              <w:keepNext/>
              <w:keepLines/>
              <w:rPr>
                <w:lang w:val="en-US"/>
              </w:rPr>
            </w:pPr>
          </w:p>
        </w:tc>
        <w:tc>
          <w:tcPr>
            <w:tcW w:w="4252" w:type="dxa"/>
          </w:tcPr>
          <w:p w14:paraId="78A23FF2" w14:textId="77777777" w:rsidR="008E616A" w:rsidRPr="00A54268" w:rsidRDefault="008E616A" w:rsidP="006C493A">
            <w:pPr>
              <w:keepNext/>
              <w:keepLines/>
              <w:rPr>
                <w:lang w:val="en-US"/>
              </w:rPr>
            </w:pPr>
            <w:r w:rsidRPr="00A54268">
              <w:rPr>
                <w:lang w:val="en-US"/>
              </w:rPr>
              <w:t>DataTypeIEC61360/INTEGER_COUNT</w:t>
            </w:r>
          </w:p>
        </w:tc>
        <w:tc>
          <w:tcPr>
            <w:tcW w:w="4389" w:type="dxa"/>
          </w:tcPr>
          <w:p w14:paraId="037C270C" w14:textId="77777777" w:rsidR="008E616A" w:rsidRPr="00A54268" w:rsidRDefault="008E616A" w:rsidP="006C493A">
            <w:pPr>
              <w:keepNext/>
              <w:keepLines/>
              <w:rPr>
                <w:lang w:val="en-US"/>
              </w:rPr>
            </w:pPr>
            <w:r w:rsidRPr="00A54268">
              <w:rPr>
                <w:lang w:val="en-US"/>
              </w:rPr>
              <w:t>Bugfix, was missing</w:t>
            </w:r>
          </w:p>
        </w:tc>
      </w:tr>
      <w:tr w:rsidR="008E616A" w:rsidRPr="00877316" w14:paraId="3D459F9C" w14:textId="77777777" w:rsidTr="006C493A">
        <w:tc>
          <w:tcPr>
            <w:tcW w:w="988" w:type="dxa"/>
          </w:tcPr>
          <w:p w14:paraId="1251BF48" w14:textId="77777777" w:rsidR="008E616A" w:rsidRPr="00A54268" w:rsidRDefault="008E616A" w:rsidP="006C493A">
            <w:pPr>
              <w:rPr>
                <w:lang w:val="en-US"/>
              </w:rPr>
            </w:pPr>
          </w:p>
        </w:tc>
        <w:tc>
          <w:tcPr>
            <w:tcW w:w="4252" w:type="dxa"/>
          </w:tcPr>
          <w:p w14:paraId="6523F2C3" w14:textId="77777777" w:rsidR="008E616A" w:rsidRPr="00A54268" w:rsidRDefault="008E616A" w:rsidP="006C493A">
            <w:pPr>
              <w:rPr>
                <w:lang w:val="en-US"/>
              </w:rPr>
            </w:pPr>
            <w:r w:rsidRPr="00A54268">
              <w:rPr>
                <w:lang w:val="en-US"/>
              </w:rPr>
              <w:t>DataTypeIEC61360/INTEGER_MEASURE</w:t>
            </w:r>
          </w:p>
        </w:tc>
        <w:tc>
          <w:tcPr>
            <w:tcW w:w="4389" w:type="dxa"/>
          </w:tcPr>
          <w:p w14:paraId="2F25193A" w14:textId="77777777" w:rsidR="008E616A" w:rsidRPr="00A54268" w:rsidRDefault="008E616A" w:rsidP="006C493A">
            <w:pPr>
              <w:rPr>
                <w:lang w:val="en-US"/>
              </w:rPr>
            </w:pPr>
            <w:r w:rsidRPr="00A54268">
              <w:rPr>
                <w:lang w:val="en-US"/>
              </w:rPr>
              <w:t>Bugfix, was missing</w:t>
            </w:r>
          </w:p>
        </w:tc>
      </w:tr>
      <w:tr w:rsidR="008E616A" w:rsidRPr="00877316" w14:paraId="589F3D71" w14:textId="77777777" w:rsidTr="006C493A">
        <w:tc>
          <w:tcPr>
            <w:tcW w:w="988" w:type="dxa"/>
          </w:tcPr>
          <w:p w14:paraId="3308FFD6" w14:textId="77777777" w:rsidR="008E616A" w:rsidRPr="00A54268" w:rsidRDefault="008E616A" w:rsidP="006C493A">
            <w:pPr>
              <w:rPr>
                <w:lang w:val="en-US"/>
              </w:rPr>
            </w:pPr>
          </w:p>
        </w:tc>
        <w:tc>
          <w:tcPr>
            <w:tcW w:w="4252" w:type="dxa"/>
          </w:tcPr>
          <w:p w14:paraId="7B4B7840" w14:textId="77777777" w:rsidR="008E616A" w:rsidRPr="00A54268" w:rsidRDefault="008E616A" w:rsidP="006C493A">
            <w:pPr>
              <w:rPr>
                <w:lang w:val="en-US"/>
              </w:rPr>
            </w:pPr>
            <w:r w:rsidRPr="00A54268">
              <w:rPr>
                <w:lang w:val="en-US"/>
              </w:rPr>
              <w:t>DataTypeIEC61360/INTEGER_CURRENCY</w:t>
            </w:r>
          </w:p>
        </w:tc>
        <w:tc>
          <w:tcPr>
            <w:tcW w:w="4389" w:type="dxa"/>
          </w:tcPr>
          <w:p w14:paraId="19512258" w14:textId="77777777" w:rsidR="008E616A" w:rsidRPr="00A54268" w:rsidRDefault="008E616A" w:rsidP="006C493A">
            <w:pPr>
              <w:rPr>
                <w:lang w:val="en-US"/>
              </w:rPr>
            </w:pPr>
            <w:r w:rsidRPr="00A54268">
              <w:rPr>
                <w:lang w:val="en-US"/>
              </w:rPr>
              <w:t>Bugfix, was missing</w:t>
            </w:r>
          </w:p>
        </w:tc>
      </w:tr>
      <w:tr w:rsidR="008E616A" w:rsidRPr="00877316" w14:paraId="235136A4" w14:textId="77777777" w:rsidTr="006C493A">
        <w:tc>
          <w:tcPr>
            <w:tcW w:w="988" w:type="dxa"/>
          </w:tcPr>
          <w:p w14:paraId="70051015" w14:textId="77777777" w:rsidR="008E616A" w:rsidRPr="00A54268" w:rsidRDefault="008E616A" w:rsidP="006C493A">
            <w:pPr>
              <w:rPr>
                <w:lang w:val="en-US"/>
              </w:rPr>
            </w:pPr>
          </w:p>
        </w:tc>
        <w:tc>
          <w:tcPr>
            <w:tcW w:w="4252" w:type="dxa"/>
          </w:tcPr>
          <w:p w14:paraId="0D46F563" w14:textId="77777777" w:rsidR="008E616A" w:rsidRPr="00A54268" w:rsidRDefault="008E616A" w:rsidP="006C493A">
            <w:pPr>
              <w:rPr>
                <w:lang w:val="en-US"/>
              </w:rPr>
            </w:pPr>
            <w:proofErr w:type="spellStart"/>
            <w:r w:rsidRPr="00A54268">
              <w:rPr>
                <w:lang w:val="en-US"/>
              </w:rPr>
              <w:t>hasDataSpecification</w:t>
            </w:r>
            <w:proofErr w:type="spellEnd"/>
          </w:p>
        </w:tc>
        <w:tc>
          <w:tcPr>
            <w:tcW w:w="4389" w:type="dxa"/>
          </w:tcPr>
          <w:p w14:paraId="76407EE6" w14:textId="076471AD" w:rsidR="008E616A" w:rsidRPr="00A54268" w:rsidRDefault="008E616A" w:rsidP="006C493A">
            <w:pPr>
              <w:rPr>
                <w:lang w:val="en-US"/>
              </w:rPr>
            </w:pPr>
            <w:r w:rsidRPr="00A54268">
              <w:rPr>
                <w:lang w:val="en-US"/>
              </w:rPr>
              <w:t xml:space="preserve">Bugfix, </w:t>
            </w:r>
            <w:r w:rsidRPr="00877316">
              <w:rPr>
                <w:lang w:val="en-US"/>
              </w:rPr>
              <w:t>is</w:t>
            </w:r>
            <w:r w:rsidRPr="00A54268">
              <w:rPr>
                <w:lang w:val="en-US"/>
              </w:rPr>
              <w:t xml:space="preserve"> abstract class</w:t>
            </w:r>
          </w:p>
        </w:tc>
      </w:tr>
    </w:tbl>
    <w:p w14:paraId="1034157A" w14:textId="3146966D" w:rsidR="008E616A" w:rsidRDefault="008E616A" w:rsidP="00110904">
      <w:pPr>
        <w:pStyle w:val="Caption"/>
      </w:pPr>
      <w:bookmarkStart w:id="5619" w:name="_Toc125537817"/>
      <w:r w:rsidRPr="00CE25AF">
        <w:t xml:space="preserve">Table </w:t>
      </w:r>
      <w:proofErr w:type="spellStart"/>
      <w:r w:rsidRPr="00CE25AF">
        <w:t>Table</w:t>
      </w:r>
      <w:proofErr w:type="spellEnd"/>
      <w:r w:rsidRPr="00CE25AF">
        <w:t xml:space="preserve"> </w:t>
      </w:r>
      <w:r w:rsidRPr="00CE25AF">
        <w:fldChar w:fldCharType="begin"/>
      </w:r>
      <w:r w:rsidRPr="00CE25AF">
        <w:instrText xml:space="preserve"> SEQ Table \* ARABIC </w:instrText>
      </w:r>
      <w:r w:rsidRPr="00CE25AF">
        <w:fldChar w:fldCharType="separate"/>
      </w:r>
      <w:r w:rsidR="00F511DE">
        <w:rPr>
          <w:noProof/>
        </w:rPr>
        <w:t>42</w:t>
      </w:r>
      <w:r w:rsidRPr="00CE25AF">
        <w:fldChar w:fldCharType="end"/>
      </w:r>
      <w:r w:rsidRPr="00CE25AF">
        <w:t xml:space="preserve"> New, Changed or Removed Constraints w/o Security</w:t>
      </w:r>
      <w:bookmarkEnd w:id="5619"/>
    </w:p>
    <w:tbl>
      <w:tblPr>
        <w:tblStyle w:val="TableGrid"/>
        <w:tblW w:w="98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817"/>
        <w:gridCol w:w="1134"/>
        <w:gridCol w:w="2268"/>
        <w:gridCol w:w="5636"/>
      </w:tblGrid>
      <w:tr w:rsidR="008E616A" w:rsidRPr="00877316" w14:paraId="6866A60E" w14:textId="77777777" w:rsidTr="006C493A">
        <w:trPr>
          <w:tblHeader/>
        </w:trPr>
        <w:tc>
          <w:tcPr>
            <w:tcW w:w="817" w:type="dxa"/>
          </w:tcPr>
          <w:p w14:paraId="392898E7" w14:textId="77777777" w:rsidR="008E616A" w:rsidRPr="00A54268" w:rsidRDefault="008E616A" w:rsidP="006C493A">
            <w:pPr>
              <w:rPr>
                <w:b/>
                <w:lang w:val="en-US"/>
              </w:rPr>
            </w:pPr>
            <w:proofErr w:type="spellStart"/>
            <w:r w:rsidRPr="00A54268">
              <w:rPr>
                <w:b/>
                <w:lang w:val="en-US"/>
              </w:rPr>
              <w:t>nc</w:t>
            </w:r>
            <w:proofErr w:type="spellEnd"/>
          </w:p>
        </w:tc>
        <w:tc>
          <w:tcPr>
            <w:tcW w:w="1134" w:type="dxa"/>
          </w:tcPr>
          <w:p w14:paraId="657E9681" w14:textId="77777777" w:rsidR="008E616A" w:rsidRPr="00A54268" w:rsidRDefault="008E616A" w:rsidP="006C493A">
            <w:pPr>
              <w:rPr>
                <w:b/>
                <w:lang w:val="en-US"/>
              </w:rPr>
            </w:pPr>
            <w:r w:rsidRPr="00A54268">
              <w:rPr>
                <w:b/>
                <w:lang w:val="en-US"/>
              </w:rPr>
              <w:t>V2.0.1</w:t>
            </w:r>
          </w:p>
        </w:tc>
        <w:tc>
          <w:tcPr>
            <w:tcW w:w="2268" w:type="dxa"/>
          </w:tcPr>
          <w:p w14:paraId="4460C2BB" w14:textId="77777777" w:rsidR="008E616A" w:rsidRPr="00A54268" w:rsidRDefault="008E616A" w:rsidP="006C493A">
            <w:pPr>
              <w:rPr>
                <w:b/>
                <w:lang w:val="en-US"/>
              </w:rPr>
            </w:pPr>
            <w:r w:rsidRPr="00A54268">
              <w:rPr>
                <w:b/>
                <w:lang w:val="en-US"/>
              </w:rPr>
              <w:t>New, Update, Removed</w:t>
            </w:r>
          </w:p>
        </w:tc>
        <w:tc>
          <w:tcPr>
            <w:tcW w:w="5636" w:type="dxa"/>
          </w:tcPr>
          <w:p w14:paraId="4F1B610A" w14:textId="77777777" w:rsidR="008E616A" w:rsidRPr="00A54268" w:rsidRDefault="008E616A" w:rsidP="006C493A">
            <w:pPr>
              <w:rPr>
                <w:b/>
                <w:lang w:val="en-US"/>
              </w:rPr>
            </w:pPr>
            <w:r w:rsidRPr="00A54268">
              <w:rPr>
                <w:b/>
                <w:lang w:val="en-US"/>
              </w:rPr>
              <w:t>Comment</w:t>
            </w:r>
          </w:p>
        </w:tc>
      </w:tr>
      <w:tr w:rsidR="008E616A" w:rsidRPr="00542FBA" w14:paraId="2D2A7B91" w14:textId="77777777" w:rsidTr="006C493A">
        <w:tc>
          <w:tcPr>
            <w:tcW w:w="817" w:type="dxa"/>
          </w:tcPr>
          <w:p w14:paraId="44FD56BB" w14:textId="77777777" w:rsidR="008E616A" w:rsidRPr="00877316" w:rsidRDefault="008E616A" w:rsidP="006C493A">
            <w:pPr>
              <w:rPr>
                <w:lang w:val="en-US"/>
              </w:rPr>
            </w:pPr>
          </w:p>
        </w:tc>
        <w:tc>
          <w:tcPr>
            <w:tcW w:w="1134" w:type="dxa"/>
          </w:tcPr>
          <w:p w14:paraId="45F51023" w14:textId="77777777" w:rsidR="008E616A" w:rsidRPr="00877316" w:rsidRDefault="008E616A" w:rsidP="006C493A">
            <w:pPr>
              <w:rPr>
                <w:lang w:val="en-US"/>
              </w:rPr>
            </w:pPr>
            <w:r w:rsidRPr="00877316">
              <w:rPr>
                <w:lang w:val="en-US"/>
              </w:rPr>
              <w:t>AASd-013</w:t>
            </w:r>
          </w:p>
        </w:tc>
        <w:tc>
          <w:tcPr>
            <w:tcW w:w="2268" w:type="dxa"/>
          </w:tcPr>
          <w:p w14:paraId="6578DE23" w14:textId="77777777" w:rsidR="008E616A" w:rsidRPr="00877316" w:rsidRDefault="008E616A" w:rsidP="006C493A">
            <w:pPr>
              <w:rPr>
                <w:lang w:val="en-US"/>
              </w:rPr>
            </w:pPr>
            <w:r w:rsidRPr="00877316">
              <w:rPr>
                <w:lang w:val="en-US"/>
              </w:rPr>
              <w:t>Removed</w:t>
            </w:r>
          </w:p>
        </w:tc>
        <w:tc>
          <w:tcPr>
            <w:tcW w:w="5636" w:type="dxa"/>
          </w:tcPr>
          <w:p w14:paraId="68EED33B" w14:textId="5C8966B6" w:rsidR="008E616A" w:rsidRPr="00877316" w:rsidRDefault="008E616A" w:rsidP="006C493A">
            <w:pPr>
              <w:rPr>
                <w:lang w:val="en-US"/>
              </w:rPr>
            </w:pPr>
            <w:r w:rsidRPr="00877316">
              <w:rPr>
                <w:lang w:val="en-US"/>
              </w:rPr>
              <w:t xml:space="preserve">Constraint AASd-013: min and max of a </w:t>
            </w:r>
            <w:r w:rsidRPr="00D24D26">
              <w:rPr>
                <w:lang w:val="en-US"/>
              </w:rPr>
              <w:t xml:space="preserve">Property Range </w:t>
            </w:r>
            <w:r w:rsidRPr="00877316">
              <w:rPr>
                <w:lang w:val="en-US"/>
              </w:rPr>
              <w:t>can be empty, denoting a range with open upper and lower boundary.</w:t>
            </w:r>
          </w:p>
        </w:tc>
      </w:tr>
    </w:tbl>
    <w:p w14:paraId="2DD56A8D" w14:textId="6055FBE3" w:rsidR="00BD3B2E" w:rsidRPr="00A54268" w:rsidRDefault="00BD3B2E" w:rsidP="007D2635">
      <w:pPr>
        <w:pStyle w:val="Anhang3"/>
      </w:pPr>
      <w:bookmarkStart w:id="5620" w:name="_Toc54730962"/>
      <w:bookmarkStart w:id="5621" w:name="_Toc54779775"/>
      <w:bookmarkStart w:id="5622" w:name="_Toc54782367"/>
      <w:bookmarkStart w:id="5623" w:name="_Toc54784959"/>
      <w:bookmarkStart w:id="5624" w:name="_Toc54815849"/>
      <w:bookmarkStart w:id="5625" w:name="_Toc54818208"/>
      <w:bookmarkStart w:id="5626" w:name="_Toc54822882"/>
      <w:bookmarkStart w:id="5627" w:name="_Toc54818217"/>
      <w:bookmarkStart w:id="5628" w:name="_Toc125227984"/>
      <w:bookmarkStart w:id="5629" w:name="_Toc125537771"/>
      <w:bookmarkEnd w:id="5612"/>
      <w:bookmarkEnd w:id="5620"/>
      <w:bookmarkEnd w:id="5621"/>
      <w:bookmarkEnd w:id="5622"/>
      <w:bookmarkEnd w:id="5623"/>
      <w:bookmarkEnd w:id="5624"/>
      <w:bookmarkEnd w:id="5625"/>
      <w:bookmarkEnd w:id="5626"/>
      <w:r w:rsidRPr="00A54268">
        <w:lastRenderedPageBreak/>
        <w:t>Metamodel Changes V2.0.1 – Security Part</w:t>
      </w:r>
      <w:bookmarkEnd w:id="5627"/>
      <w:bookmarkEnd w:id="5628"/>
      <w:bookmarkEnd w:id="5629"/>
    </w:p>
    <w:p w14:paraId="4B2699EC" w14:textId="1E26DB4A" w:rsidR="0038268D" w:rsidRPr="006C5C0E" w:rsidRDefault="0038268D" w:rsidP="00110904">
      <w:pPr>
        <w:pStyle w:val="Caption"/>
      </w:pPr>
      <w:bookmarkStart w:id="5630" w:name="_Toc125537818"/>
      <w:r w:rsidRPr="006C5C0E">
        <w:t xml:space="preserve">Table </w:t>
      </w:r>
      <w:r>
        <w:fldChar w:fldCharType="begin"/>
      </w:r>
      <w:r w:rsidRPr="006C5C0E">
        <w:instrText xml:space="preserve"> SEQ Table \* ARABIC </w:instrText>
      </w:r>
      <w:r>
        <w:fldChar w:fldCharType="separate"/>
      </w:r>
      <w:r w:rsidR="00F511DE">
        <w:rPr>
          <w:noProof/>
        </w:rPr>
        <w:t>43</w:t>
      </w:r>
      <w:r>
        <w:rPr>
          <w:noProof/>
        </w:rPr>
        <w:fldChar w:fldCharType="end"/>
      </w:r>
      <w:r w:rsidRPr="006C5C0E">
        <w:t xml:space="preserve"> New, Changed or Removed Constraints w/o Security</w:t>
      </w:r>
      <w:bookmarkEnd w:id="5630"/>
    </w:p>
    <w:tbl>
      <w:tblPr>
        <w:tblStyle w:val="TableGrid"/>
        <w:tblW w:w="98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817"/>
        <w:gridCol w:w="1418"/>
        <w:gridCol w:w="2551"/>
        <w:gridCol w:w="5069"/>
      </w:tblGrid>
      <w:tr w:rsidR="0038268D" w14:paraId="41B7425F" w14:textId="77777777" w:rsidTr="004F3328">
        <w:trPr>
          <w:tblHeader/>
        </w:trPr>
        <w:tc>
          <w:tcPr>
            <w:tcW w:w="817" w:type="dxa"/>
          </w:tcPr>
          <w:p w14:paraId="22EBC2C3" w14:textId="77777777" w:rsidR="0038268D" w:rsidRPr="00073BEA" w:rsidRDefault="0038268D" w:rsidP="004F3328">
            <w:pPr>
              <w:rPr>
                <w:b/>
              </w:rPr>
            </w:pPr>
            <w:proofErr w:type="spellStart"/>
            <w:r w:rsidRPr="005963B9">
              <w:rPr>
                <w:b/>
              </w:rPr>
              <w:t>nc</w:t>
            </w:r>
            <w:proofErr w:type="spellEnd"/>
          </w:p>
        </w:tc>
        <w:tc>
          <w:tcPr>
            <w:tcW w:w="1418" w:type="dxa"/>
          </w:tcPr>
          <w:p w14:paraId="499B6604" w14:textId="77777777" w:rsidR="0038268D" w:rsidRPr="00073BEA" w:rsidRDefault="0038268D" w:rsidP="004F3328">
            <w:pPr>
              <w:rPr>
                <w:b/>
              </w:rPr>
            </w:pPr>
            <w:r w:rsidRPr="00073BEA">
              <w:rPr>
                <w:b/>
              </w:rPr>
              <w:t>V</w:t>
            </w:r>
            <w:r>
              <w:rPr>
                <w:b/>
              </w:rPr>
              <w:t>2.0.1 w.r.t. V2.0</w:t>
            </w:r>
          </w:p>
        </w:tc>
        <w:tc>
          <w:tcPr>
            <w:tcW w:w="2551" w:type="dxa"/>
          </w:tcPr>
          <w:p w14:paraId="69A5839D" w14:textId="77777777" w:rsidR="0038268D" w:rsidRPr="00073BEA" w:rsidRDefault="0038268D" w:rsidP="004F3328">
            <w:pPr>
              <w:rPr>
                <w:b/>
              </w:rPr>
            </w:pPr>
            <w:r>
              <w:rPr>
                <w:b/>
              </w:rPr>
              <w:t xml:space="preserve">New, Update, </w:t>
            </w:r>
            <w:proofErr w:type="spellStart"/>
            <w:r>
              <w:rPr>
                <w:b/>
              </w:rPr>
              <w:t>Removed</w:t>
            </w:r>
            <w:proofErr w:type="spellEnd"/>
          </w:p>
        </w:tc>
        <w:tc>
          <w:tcPr>
            <w:tcW w:w="5069" w:type="dxa"/>
          </w:tcPr>
          <w:p w14:paraId="0DB707EA" w14:textId="77777777" w:rsidR="0038268D" w:rsidRPr="00073BEA" w:rsidRDefault="0038268D" w:rsidP="004F3328">
            <w:pPr>
              <w:rPr>
                <w:b/>
              </w:rPr>
            </w:pPr>
            <w:r w:rsidRPr="00073BEA">
              <w:rPr>
                <w:b/>
              </w:rPr>
              <w:t>Comment</w:t>
            </w:r>
          </w:p>
        </w:tc>
      </w:tr>
      <w:tr w:rsidR="0038268D" w:rsidRPr="00C26B58" w14:paraId="3BE7DCE6" w14:textId="77777777" w:rsidTr="004F3328">
        <w:tc>
          <w:tcPr>
            <w:tcW w:w="817" w:type="dxa"/>
          </w:tcPr>
          <w:p w14:paraId="2E7A105A" w14:textId="77777777" w:rsidR="0038268D" w:rsidRPr="00A819DF" w:rsidRDefault="0038268D" w:rsidP="004F3328"/>
        </w:tc>
        <w:tc>
          <w:tcPr>
            <w:tcW w:w="1418" w:type="dxa"/>
          </w:tcPr>
          <w:p w14:paraId="1BD21E5F" w14:textId="77777777" w:rsidR="0038268D" w:rsidRPr="00A819DF" w:rsidRDefault="0038268D" w:rsidP="004F3328">
            <w:r w:rsidRPr="00111244">
              <w:t>AASd-001</w:t>
            </w:r>
          </w:p>
        </w:tc>
        <w:tc>
          <w:tcPr>
            <w:tcW w:w="2551" w:type="dxa"/>
          </w:tcPr>
          <w:p w14:paraId="66E3D589" w14:textId="77777777" w:rsidR="0038268D" w:rsidRDefault="0038268D" w:rsidP="004F3328">
            <w:r>
              <w:t>update</w:t>
            </w:r>
          </w:p>
        </w:tc>
        <w:tc>
          <w:tcPr>
            <w:tcW w:w="5069" w:type="dxa"/>
          </w:tcPr>
          <w:p w14:paraId="4D83DD5C" w14:textId="77777777" w:rsidR="0038268D" w:rsidRPr="006C5C0E" w:rsidRDefault="0038268D" w:rsidP="004F3328">
            <w:pPr>
              <w:spacing w:after="0" w:line="240" w:lineRule="auto"/>
              <w:rPr>
                <w:lang w:val="en-US"/>
              </w:rPr>
            </w:pPr>
            <w:proofErr w:type="spellStart"/>
            <w:r w:rsidRPr="006C5C0E">
              <w:rPr>
                <w:lang w:val="en-US"/>
              </w:rPr>
              <w:t>idShort</w:t>
            </w:r>
            <w:proofErr w:type="spellEnd"/>
            <w:r w:rsidRPr="006C5C0E">
              <w:rPr>
                <w:lang w:val="en-US"/>
              </w:rPr>
              <w:t xml:space="preserve"> now mandatory</w:t>
            </w:r>
          </w:p>
          <w:p w14:paraId="56CFDE2C" w14:textId="77777777" w:rsidR="0038268D" w:rsidRPr="006C5C0E" w:rsidRDefault="0038268D" w:rsidP="004F3328">
            <w:pPr>
              <w:spacing w:after="0" w:line="240" w:lineRule="auto"/>
              <w:rPr>
                <w:lang w:val="en-US"/>
              </w:rPr>
            </w:pPr>
          </w:p>
          <w:p w14:paraId="7F8B3052" w14:textId="77777777" w:rsidR="0038268D" w:rsidRPr="006C5C0E" w:rsidRDefault="0038268D" w:rsidP="004F3328">
            <w:pPr>
              <w:spacing w:after="0" w:line="240" w:lineRule="auto"/>
              <w:rPr>
                <w:lang w:val="en-US"/>
              </w:rPr>
            </w:pPr>
            <w:r w:rsidRPr="006C5C0E">
              <w:rPr>
                <w:lang w:val="en-US"/>
              </w:rPr>
              <w:t>Constraint AASd-001: an identifiable element this id is mandatory and used for referring to the element in its name space.</w:t>
            </w:r>
          </w:p>
          <w:p w14:paraId="19C9C10A" w14:textId="77777777" w:rsidR="0038268D" w:rsidRDefault="0038268D" w:rsidP="004F3328">
            <w:pPr>
              <w:spacing w:after="0" w:line="240" w:lineRule="auto"/>
            </w:pPr>
            <w:r>
              <w:sym w:font="Wingdings" w:char="F0E8"/>
            </w:r>
          </w:p>
          <w:p w14:paraId="6BFF4ADC" w14:textId="77777777" w:rsidR="0038268D" w:rsidRPr="006C5C0E" w:rsidRDefault="0038268D" w:rsidP="004F3328">
            <w:pPr>
              <w:spacing w:after="0" w:line="240" w:lineRule="auto"/>
              <w:rPr>
                <w:lang w:val="en-US"/>
              </w:rPr>
            </w:pPr>
            <w:r w:rsidRPr="006C5C0E">
              <w:rPr>
                <w:lang w:val="en-US"/>
              </w:rPr>
              <w:t>Constraint AASd-001: In case of a referable element not being an identifiable element this ID is used for referring to the element in its name space.</w:t>
            </w:r>
          </w:p>
        </w:tc>
      </w:tr>
      <w:tr w:rsidR="0038268D" w:rsidRPr="00C26B58" w14:paraId="03511B17" w14:textId="77777777" w:rsidTr="004F3328">
        <w:tc>
          <w:tcPr>
            <w:tcW w:w="817" w:type="dxa"/>
          </w:tcPr>
          <w:p w14:paraId="49122A83" w14:textId="77777777" w:rsidR="0038268D" w:rsidRPr="006C5C0E" w:rsidRDefault="0038268D" w:rsidP="004F3328">
            <w:pPr>
              <w:rPr>
                <w:lang w:val="en-US"/>
              </w:rPr>
            </w:pPr>
          </w:p>
        </w:tc>
        <w:tc>
          <w:tcPr>
            <w:tcW w:w="1418" w:type="dxa"/>
          </w:tcPr>
          <w:p w14:paraId="58F5BDF4" w14:textId="77777777" w:rsidR="0038268D" w:rsidRPr="006F48AF" w:rsidRDefault="0038268D" w:rsidP="004F3328">
            <w:r w:rsidRPr="00111244">
              <w:t>AASd-013</w:t>
            </w:r>
          </w:p>
        </w:tc>
        <w:tc>
          <w:tcPr>
            <w:tcW w:w="2551" w:type="dxa"/>
          </w:tcPr>
          <w:p w14:paraId="668515BA" w14:textId="77777777" w:rsidR="0038268D" w:rsidRDefault="0038268D" w:rsidP="004F3328">
            <w:proofErr w:type="spellStart"/>
            <w:r>
              <w:t>removed</w:t>
            </w:r>
            <w:proofErr w:type="spellEnd"/>
          </w:p>
        </w:tc>
        <w:tc>
          <w:tcPr>
            <w:tcW w:w="5069" w:type="dxa"/>
          </w:tcPr>
          <w:p w14:paraId="1A9F637A" w14:textId="77777777" w:rsidR="0038268D" w:rsidRPr="006C5C0E" w:rsidRDefault="0038268D" w:rsidP="004F3328">
            <w:pPr>
              <w:spacing w:after="0" w:line="240" w:lineRule="auto"/>
              <w:rPr>
                <w:lang w:val="en-US"/>
              </w:rPr>
            </w:pPr>
            <w:r w:rsidRPr="006C5C0E">
              <w:rPr>
                <w:lang w:val="en-US"/>
              </w:rPr>
              <w:t xml:space="preserve">Constraint AASd-013: In case of a range with kind=Instance either the min or the max value or both need to be defined. </w:t>
            </w:r>
          </w:p>
          <w:p w14:paraId="6FB8102A" w14:textId="77777777" w:rsidR="0038268D" w:rsidRPr="006C5C0E" w:rsidRDefault="0038268D" w:rsidP="004F3328">
            <w:pPr>
              <w:spacing w:after="0" w:line="240" w:lineRule="auto"/>
              <w:rPr>
                <w:lang w:val="en-US"/>
              </w:rPr>
            </w:pPr>
          </w:p>
        </w:tc>
      </w:tr>
    </w:tbl>
    <w:p w14:paraId="60D963A4" w14:textId="7B8B090C" w:rsidR="002A5CB3" w:rsidRPr="00A54268" w:rsidRDefault="002A5CB3" w:rsidP="004D3EEC">
      <w:pPr>
        <w:pStyle w:val="Anhang2"/>
      </w:pPr>
      <w:bookmarkStart w:id="5631" w:name="_Toc125227985"/>
      <w:bookmarkStart w:id="5632" w:name="_Toc125537772"/>
      <w:bookmarkStart w:id="5633" w:name="_Toc54818218"/>
      <w:r w:rsidRPr="00A54268">
        <w:t>Changes V2.0</w:t>
      </w:r>
      <w:r w:rsidR="001943C1" w:rsidRPr="00A54268">
        <w:t xml:space="preserve"> vs. V1.0</w:t>
      </w:r>
      <w:bookmarkEnd w:id="5631"/>
      <w:bookmarkEnd w:id="5632"/>
    </w:p>
    <w:p w14:paraId="7503A42B" w14:textId="142219EF" w:rsidR="00862EAA" w:rsidRPr="00A54268" w:rsidRDefault="00862EAA" w:rsidP="007D2635">
      <w:pPr>
        <w:pStyle w:val="Anhang3"/>
      </w:pPr>
      <w:bookmarkStart w:id="5634" w:name="_Toc125227986"/>
      <w:bookmarkStart w:id="5635" w:name="_Toc125537773"/>
      <w:r w:rsidRPr="00A54268">
        <w:t>Metamodel Changes V2.0 w/o Security Part</w:t>
      </w:r>
      <w:bookmarkEnd w:id="5633"/>
      <w:bookmarkEnd w:id="5634"/>
      <w:bookmarkEnd w:id="5635"/>
    </w:p>
    <w:p w14:paraId="138E770A" w14:textId="77777777" w:rsidR="0011492F" w:rsidRPr="0002307B" w:rsidRDefault="0011492F" w:rsidP="0011492F">
      <w:pPr>
        <w:keepNext/>
        <w:rPr>
          <w:lang w:val="en-US"/>
        </w:rPr>
      </w:pPr>
      <w:r w:rsidRPr="0002307B">
        <w:rPr>
          <w:lang w:val="en-US"/>
        </w:rPr>
        <w:t>Major changes:</w:t>
      </w:r>
    </w:p>
    <w:p w14:paraId="3077FC3F" w14:textId="5146E6E4" w:rsidR="007510A4" w:rsidRPr="00877316" w:rsidRDefault="007510A4" w:rsidP="00FD7BFD">
      <w:pPr>
        <w:pStyle w:val="ListParagraph"/>
      </w:pPr>
      <w:r w:rsidRPr="00877316">
        <w:t xml:space="preserve">Composite I4.0 </w:t>
      </w:r>
      <w:r w:rsidR="0011492F" w:rsidRPr="006C5C0E">
        <w:t>Components</w:t>
      </w:r>
      <w:r w:rsidRPr="00877316">
        <w:t xml:space="preserve"> supported via new </w:t>
      </w:r>
      <w:r w:rsidR="0011492F" w:rsidRPr="006C5C0E">
        <w:t>Entity</w:t>
      </w:r>
      <w:r w:rsidRPr="00877316">
        <w:t xml:space="preserve"> </w:t>
      </w:r>
      <w:proofErr w:type="spellStart"/>
      <w:r w:rsidRPr="00877316">
        <w:t>submodel</w:t>
      </w:r>
      <w:proofErr w:type="spellEnd"/>
      <w:r w:rsidRPr="00877316">
        <w:t xml:space="preserve"> element and </w:t>
      </w:r>
      <w:proofErr w:type="spellStart"/>
      <w:r w:rsidRPr="00877316">
        <w:t>billOfMaterial</w:t>
      </w:r>
      <w:proofErr w:type="spellEnd"/>
    </w:p>
    <w:p w14:paraId="0614C978" w14:textId="77777777" w:rsidR="007510A4" w:rsidRPr="0002307B" w:rsidRDefault="007510A4" w:rsidP="00FD7BFD">
      <w:pPr>
        <w:pStyle w:val="ListParagraph"/>
      </w:pPr>
      <w:r w:rsidRPr="0002307B">
        <w:t xml:space="preserve">Event </w:t>
      </w:r>
      <w:proofErr w:type="spellStart"/>
      <w:r w:rsidRPr="0002307B">
        <w:t>submodel</w:t>
      </w:r>
      <w:proofErr w:type="spellEnd"/>
      <w:r w:rsidRPr="0002307B">
        <w:t xml:space="preserve"> element introduced</w:t>
      </w:r>
    </w:p>
    <w:p w14:paraId="6681A621" w14:textId="77777777" w:rsidR="007510A4" w:rsidRPr="0002307B" w:rsidRDefault="007510A4" w:rsidP="00FD7BFD">
      <w:pPr>
        <w:pStyle w:val="ListParagraph"/>
      </w:pPr>
      <w:r w:rsidRPr="0002307B">
        <w:t xml:space="preserve">Capability </w:t>
      </w:r>
      <w:proofErr w:type="spellStart"/>
      <w:r w:rsidRPr="0002307B">
        <w:t>submodel</w:t>
      </w:r>
      <w:proofErr w:type="spellEnd"/>
      <w:r w:rsidRPr="0002307B">
        <w:t xml:space="preserve"> element introduced</w:t>
      </w:r>
    </w:p>
    <w:p w14:paraId="16CF4045" w14:textId="77777777" w:rsidR="007510A4" w:rsidRPr="0002307B" w:rsidRDefault="007510A4" w:rsidP="00FD7BFD">
      <w:pPr>
        <w:pStyle w:val="ListParagraph"/>
      </w:pPr>
      <w:r w:rsidRPr="0002307B">
        <w:t xml:space="preserve">Annotatable relationship </w:t>
      </w:r>
      <w:proofErr w:type="spellStart"/>
      <w:r w:rsidRPr="0002307B">
        <w:t>submodel</w:t>
      </w:r>
      <w:proofErr w:type="spellEnd"/>
      <w:r w:rsidRPr="0002307B">
        <w:t xml:space="preserve"> element introduced</w:t>
      </w:r>
    </w:p>
    <w:p w14:paraId="27E14958" w14:textId="77777777" w:rsidR="007510A4" w:rsidRPr="0002307B" w:rsidRDefault="007510A4" w:rsidP="00FD7BFD">
      <w:pPr>
        <w:pStyle w:val="ListParagraph"/>
      </w:pPr>
      <w:proofErr w:type="spellStart"/>
      <w:r w:rsidRPr="0002307B">
        <w:t>MultiLanguageProperty</w:t>
      </w:r>
      <w:proofErr w:type="spellEnd"/>
      <w:r w:rsidRPr="0002307B">
        <w:t xml:space="preserve"> </w:t>
      </w:r>
      <w:proofErr w:type="spellStart"/>
      <w:r w:rsidRPr="0002307B">
        <w:t>submodel</w:t>
      </w:r>
      <w:proofErr w:type="spellEnd"/>
      <w:r w:rsidRPr="0002307B">
        <w:t xml:space="preserve"> element introduced</w:t>
      </w:r>
    </w:p>
    <w:p w14:paraId="08C78A3E" w14:textId="77777777" w:rsidR="007510A4" w:rsidRPr="0002307B" w:rsidRDefault="007510A4" w:rsidP="00FD7BFD">
      <w:pPr>
        <w:pStyle w:val="ListParagraph"/>
      </w:pPr>
      <w:r w:rsidRPr="0002307B">
        <w:t xml:space="preserve">Range </w:t>
      </w:r>
      <w:proofErr w:type="spellStart"/>
      <w:r w:rsidRPr="0002307B">
        <w:t>submodel</w:t>
      </w:r>
      <w:proofErr w:type="spellEnd"/>
      <w:r w:rsidRPr="0002307B">
        <w:t xml:space="preserve"> element introduced</w:t>
      </w:r>
    </w:p>
    <w:p w14:paraId="6A0F14C2" w14:textId="4559D248" w:rsidR="007510A4" w:rsidRPr="00877316" w:rsidRDefault="007510A4" w:rsidP="00FD7BFD">
      <w:pPr>
        <w:pStyle w:val="ListParagraph"/>
      </w:pPr>
      <w:r w:rsidRPr="00877316">
        <w:t xml:space="preserve">Data </w:t>
      </w:r>
      <w:r w:rsidR="00E15211" w:rsidRPr="006C5C0E">
        <w:t>Specification Template</w:t>
      </w:r>
      <w:r w:rsidRPr="00877316">
        <w:t xml:space="preserve"> IEC61360 extended for </w:t>
      </w:r>
      <w:r w:rsidR="00E15211" w:rsidRPr="006C5C0E">
        <w:t>Values</w:t>
      </w:r>
      <w:r w:rsidRPr="00877316">
        <w:t xml:space="preserve">, </w:t>
      </w:r>
      <w:proofErr w:type="spellStart"/>
      <w:r w:rsidRPr="00877316">
        <w:t>ValueLists</w:t>
      </w:r>
      <w:proofErr w:type="spellEnd"/>
      <w:r w:rsidRPr="00877316">
        <w:t xml:space="preserve"> and </w:t>
      </w:r>
      <w:r w:rsidR="00FC492D" w:rsidRPr="006C5C0E">
        <w:t>Ranges</w:t>
      </w:r>
    </w:p>
    <w:p w14:paraId="788B736F" w14:textId="0280309B" w:rsidR="00FC492D" w:rsidRPr="00CE25AF" w:rsidRDefault="007510A4" w:rsidP="00FD7BFD">
      <w:pPr>
        <w:pStyle w:val="ListParagraph"/>
      </w:pPr>
      <w:r w:rsidRPr="00877316">
        <w:t>Referencing of fragments within a file etc. now also supported</w:t>
      </w:r>
    </w:p>
    <w:p w14:paraId="27BE0B98" w14:textId="31526282" w:rsidR="00862EAA" w:rsidRPr="00CE25AF" w:rsidRDefault="00862EAA" w:rsidP="00110904">
      <w:pPr>
        <w:pStyle w:val="Caption"/>
      </w:pPr>
      <w:bookmarkStart w:id="5636" w:name="_Toc125537819"/>
      <w:r w:rsidRPr="00CE25AF">
        <w:t xml:space="preserve">Table </w:t>
      </w:r>
      <w:r w:rsidR="00802DAD" w:rsidRPr="00CE25AF">
        <w:fldChar w:fldCharType="begin"/>
      </w:r>
      <w:r w:rsidR="00802DAD" w:rsidRPr="00CE25AF">
        <w:instrText xml:space="preserve"> SEQ Table \* ARABIC </w:instrText>
      </w:r>
      <w:r w:rsidR="00802DAD" w:rsidRPr="00CE25AF">
        <w:fldChar w:fldCharType="separate"/>
      </w:r>
      <w:r w:rsidR="00F511DE">
        <w:rPr>
          <w:noProof/>
        </w:rPr>
        <w:t>44</w:t>
      </w:r>
      <w:r w:rsidR="00802DAD" w:rsidRPr="00CE25AF">
        <w:fldChar w:fldCharType="end"/>
      </w:r>
      <w:r w:rsidRPr="00CE25AF">
        <w:t xml:space="preserve"> Changes </w:t>
      </w:r>
      <w:proofErr w:type="spellStart"/>
      <w:r w:rsidRPr="00CE25AF">
        <w:t>w.r.t.</w:t>
      </w:r>
      <w:proofErr w:type="spellEnd"/>
      <w:r w:rsidRPr="00CE25AF">
        <w:t xml:space="preserve"> V1.0 w/o Security</w:t>
      </w:r>
      <w:bookmarkEnd w:id="5636"/>
    </w:p>
    <w:tbl>
      <w:tblPr>
        <w:tblStyle w:val="TableGrid"/>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47"/>
        <w:gridCol w:w="4363"/>
        <w:gridCol w:w="4319"/>
      </w:tblGrid>
      <w:tr w:rsidR="007510A4" w:rsidRPr="00877316" w14:paraId="749A64EB" w14:textId="77777777" w:rsidTr="00D255DF">
        <w:trPr>
          <w:tblHeader/>
        </w:trPr>
        <w:tc>
          <w:tcPr>
            <w:tcW w:w="988" w:type="dxa"/>
          </w:tcPr>
          <w:p w14:paraId="51300C00" w14:textId="77777777" w:rsidR="007510A4" w:rsidRPr="0002307B" w:rsidRDefault="007510A4" w:rsidP="00D255DF">
            <w:pPr>
              <w:keepNext/>
              <w:keepLines/>
              <w:rPr>
                <w:lang w:val="en-US"/>
              </w:rPr>
            </w:pPr>
            <w:proofErr w:type="spellStart"/>
            <w:r w:rsidRPr="0002307B">
              <w:rPr>
                <w:b/>
                <w:lang w:val="en-US"/>
              </w:rPr>
              <w:t>nc</w:t>
            </w:r>
            <w:proofErr w:type="spellEnd"/>
          </w:p>
        </w:tc>
        <w:tc>
          <w:tcPr>
            <w:tcW w:w="4252" w:type="dxa"/>
          </w:tcPr>
          <w:p w14:paraId="3B493FF4" w14:textId="77777777" w:rsidR="007510A4" w:rsidRPr="0002307B" w:rsidRDefault="007510A4" w:rsidP="00D255DF">
            <w:pPr>
              <w:keepNext/>
              <w:keepLines/>
              <w:rPr>
                <w:lang w:val="en-US"/>
              </w:rPr>
            </w:pPr>
            <w:r w:rsidRPr="0002307B">
              <w:rPr>
                <w:b/>
                <w:lang w:val="en-US"/>
              </w:rPr>
              <w:t xml:space="preserve">V2.0 Change </w:t>
            </w:r>
            <w:proofErr w:type="spellStart"/>
            <w:r w:rsidRPr="0002307B">
              <w:rPr>
                <w:b/>
                <w:lang w:val="en-US"/>
              </w:rPr>
              <w:t>w.r.t.</w:t>
            </w:r>
            <w:proofErr w:type="spellEnd"/>
            <w:r w:rsidRPr="0002307B">
              <w:rPr>
                <w:b/>
                <w:lang w:val="en-US"/>
              </w:rPr>
              <w:t xml:space="preserve"> V1.0</w:t>
            </w:r>
          </w:p>
        </w:tc>
        <w:tc>
          <w:tcPr>
            <w:tcW w:w="4389" w:type="dxa"/>
          </w:tcPr>
          <w:p w14:paraId="04275953" w14:textId="77777777" w:rsidR="007510A4" w:rsidRPr="0002307B" w:rsidRDefault="007510A4" w:rsidP="00D255DF">
            <w:pPr>
              <w:keepNext/>
              <w:keepLines/>
              <w:rPr>
                <w:lang w:val="en-US"/>
              </w:rPr>
            </w:pPr>
            <w:r w:rsidRPr="0002307B">
              <w:rPr>
                <w:b/>
                <w:lang w:val="en-US"/>
              </w:rPr>
              <w:t>Comment</w:t>
            </w:r>
          </w:p>
        </w:tc>
      </w:tr>
      <w:tr w:rsidR="007510A4" w:rsidRPr="00542FBA" w14:paraId="419F71DD" w14:textId="77777777" w:rsidTr="00D255DF">
        <w:tc>
          <w:tcPr>
            <w:tcW w:w="988" w:type="dxa"/>
          </w:tcPr>
          <w:p w14:paraId="621E8C2C" w14:textId="77777777" w:rsidR="007510A4" w:rsidRPr="0002307B" w:rsidRDefault="007510A4" w:rsidP="00D255DF">
            <w:pPr>
              <w:rPr>
                <w:lang w:val="en-US"/>
              </w:rPr>
            </w:pPr>
            <w:r w:rsidRPr="0002307B">
              <w:rPr>
                <w:lang w:val="en-US"/>
              </w:rPr>
              <w:t>(x)</w:t>
            </w:r>
            <w:r w:rsidRPr="0002307B">
              <w:rPr>
                <w:rStyle w:val="FootnoteReference"/>
                <w:lang w:val="en-US"/>
              </w:rPr>
              <w:t xml:space="preserve"> </w:t>
            </w:r>
            <w:r w:rsidRPr="0002307B">
              <w:rPr>
                <w:rStyle w:val="FootnoteReference"/>
                <w:lang w:val="en-US"/>
              </w:rPr>
              <w:footnoteReference w:id="53"/>
            </w:r>
          </w:p>
        </w:tc>
        <w:tc>
          <w:tcPr>
            <w:tcW w:w="4252" w:type="dxa"/>
          </w:tcPr>
          <w:p w14:paraId="48F4571D" w14:textId="77777777" w:rsidR="007510A4" w:rsidRPr="0002307B" w:rsidRDefault="007510A4" w:rsidP="00D255DF">
            <w:pPr>
              <w:rPr>
                <w:lang w:val="en-US"/>
              </w:rPr>
            </w:pPr>
            <w:proofErr w:type="spellStart"/>
            <w:r w:rsidRPr="0002307B">
              <w:rPr>
                <w:lang w:val="en-US"/>
              </w:rPr>
              <w:t>anySimpleTypeDef</w:t>
            </w:r>
            <w:proofErr w:type="spellEnd"/>
          </w:p>
        </w:tc>
        <w:tc>
          <w:tcPr>
            <w:tcW w:w="4389" w:type="dxa"/>
          </w:tcPr>
          <w:p w14:paraId="60BED949" w14:textId="4037970F" w:rsidR="007510A4" w:rsidRPr="00877316" w:rsidRDefault="007510A4" w:rsidP="00D255DF">
            <w:pPr>
              <w:keepNext/>
              <w:keepLines/>
              <w:rPr>
                <w:lang w:val="en-US"/>
              </w:rPr>
            </w:pPr>
            <w:r w:rsidRPr="00877316">
              <w:rPr>
                <w:lang w:val="en-US"/>
              </w:rPr>
              <w:t xml:space="preserve">Type now starts with capital letter: </w:t>
            </w:r>
            <w:proofErr w:type="spellStart"/>
            <w:r w:rsidRPr="00877316">
              <w:rPr>
                <w:lang w:val="en-US"/>
              </w:rPr>
              <w:t>AnySimpleTypeDef</w:t>
            </w:r>
            <w:proofErr w:type="spellEnd"/>
          </w:p>
          <w:p w14:paraId="14A2B8FD" w14:textId="77777777" w:rsidR="007510A4" w:rsidRPr="00877316" w:rsidRDefault="007510A4" w:rsidP="00D255DF">
            <w:pPr>
              <w:rPr>
                <w:lang w:val="en-US"/>
              </w:rPr>
            </w:pPr>
            <w:r w:rsidRPr="00877316">
              <w:rPr>
                <w:lang w:val="en-US"/>
              </w:rPr>
              <w:t xml:space="preserve">Type changed from string to values representing </w:t>
            </w:r>
            <w:proofErr w:type="spellStart"/>
            <w:r w:rsidRPr="00877316">
              <w:rPr>
                <w:lang w:val="en-US"/>
              </w:rPr>
              <w:t>xsd</w:t>
            </w:r>
            <w:proofErr w:type="spellEnd"/>
            <w:r w:rsidRPr="00877316">
              <w:rPr>
                <w:lang w:val="en-US"/>
              </w:rPr>
              <w:t xml:space="preserve">-type </w:t>
            </w:r>
            <w:proofErr w:type="spellStart"/>
            <w:r w:rsidRPr="00877316">
              <w:rPr>
                <w:lang w:val="en-US"/>
              </w:rPr>
              <w:t>anySimpleType</w:t>
            </w:r>
            <w:proofErr w:type="spellEnd"/>
          </w:p>
        </w:tc>
      </w:tr>
      <w:tr w:rsidR="007510A4" w:rsidRPr="00542FBA" w14:paraId="4A166F2E" w14:textId="77777777" w:rsidTr="00D255DF">
        <w:tc>
          <w:tcPr>
            <w:tcW w:w="988" w:type="dxa"/>
          </w:tcPr>
          <w:p w14:paraId="1CE00EB8" w14:textId="77777777" w:rsidR="007510A4" w:rsidRPr="00877316" w:rsidRDefault="007510A4" w:rsidP="00D255DF">
            <w:pPr>
              <w:rPr>
                <w:lang w:val="en-US"/>
              </w:rPr>
            </w:pPr>
          </w:p>
        </w:tc>
        <w:tc>
          <w:tcPr>
            <w:tcW w:w="4252" w:type="dxa"/>
          </w:tcPr>
          <w:p w14:paraId="5AA15DBE" w14:textId="77777777" w:rsidR="007510A4" w:rsidRPr="0002307B" w:rsidRDefault="007510A4" w:rsidP="00D255DF">
            <w:pPr>
              <w:rPr>
                <w:lang w:val="en-US"/>
              </w:rPr>
            </w:pPr>
            <w:r w:rsidRPr="0002307B">
              <w:rPr>
                <w:lang w:val="en-US"/>
              </w:rPr>
              <w:t>Asset</w:t>
            </w:r>
          </w:p>
        </w:tc>
        <w:tc>
          <w:tcPr>
            <w:tcW w:w="4389" w:type="dxa"/>
          </w:tcPr>
          <w:p w14:paraId="7B962500" w14:textId="77777777" w:rsidR="007510A4" w:rsidRPr="00877316" w:rsidRDefault="007510A4" w:rsidP="00D255DF">
            <w:pPr>
              <w:rPr>
                <w:lang w:val="en-US"/>
              </w:rPr>
            </w:pPr>
            <w:r w:rsidRPr="00877316">
              <w:rPr>
                <w:lang w:val="en-US"/>
              </w:rPr>
              <w:t xml:space="preserve">Does not inherit from </w:t>
            </w:r>
            <w:proofErr w:type="spellStart"/>
            <w:r w:rsidRPr="00877316">
              <w:rPr>
                <w:lang w:val="en-US"/>
              </w:rPr>
              <w:t>HasKind</w:t>
            </w:r>
            <w:proofErr w:type="spellEnd"/>
            <w:r w:rsidRPr="00877316">
              <w:rPr>
                <w:lang w:val="en-US"/>
              </w:rPr>
              <w:t xml:space="preserve"> any longer (but attribute kind remains)</w:t>
            </w:r>
          </w:p>
        </w:tc>
      </w:tr>
      <w:tr w:rsidR="007510A4" w:rsidRPr="00542FBA" w14:paraId="11BBEF44" w14:textId="77777777" w:rsidTr="00D255DF">
        <w:tc>
          <w:tcPr>
            <w:tcW w:w="988" w:type="dxa"/>
          </w:tcPr>
          <w:p w14:paraId="59B40D0E" w14:textId="77777777" w:rsidR="007510A4" w:rsidRPr="00877316" w:rsidRDefault="007510A4" w:rsidP="00D255DF">
            <w:pPr>
              <w:rPr>
                <w:lang w:val="en-US"/>
              </w:rPr>
            </w:pPr>
          </w:p>
        </w:tc>
        <w:tc>
          <w:tcPr>
            <w:tcW w:w="4252" w:type="dxa"/>
          </w:tcPr>
          <w:p w14:paraId="6B65A7A7" w14:textId="77777777" w:rsidR="007510A4" w:rsidRPr="0002307B" w:rsidRDefault="007510A4" w:rsidP="00D255DF">
            <w:pPr>
              <w:rPr>
                <w:lang w:val="en-US"/>
              </w:rPr>
            </w:pPr>
            <w:r w:rsidRPr="0002307B">
              <w:rPr>
                <w:lang w:val="en-US"/>
              </w:rPr>
              <w:t>Asset/kind</w:t>
            </w:r>
          </w:p>
        </w:tc>
        <w:tc>
          <w:tcPr>
            <w:tcW w:w="4389" w:type="dxa"/>
          </w:tcPr>
          <w:p w14:paraId="35DD9C24" w14:textId="77777777" w:rsidR="007510A4" w:rsidRPr="00877316" w:rsidRDefault="007510A4" w:rsidP="00D255DF">
            <w:pPr>
              <w:rPr>
                <w:lang w:val="en-US"/>
              </w:rPr>
            </w:pPr>
            <w:r w:rsidRPr="00877316">
              <w:rPr>
                <w:lang w:val="en-US"/>
              </w:rPr>
              <w:t>Now of type "</w:t>
            </w:r>
            <w:proofErr w:type="spellStart"/>
            <w:r w:rsidRPr="00877316">
              <w:rPr>
                <w:lang w:val="en-US"/>
              </w:rPr>
              <w:t>AssetKind</w:t>
            </w:r>
            <w:proofErr w:type="spellEnd"/>
            <w:r w:rsidRPr="00877316">
              <w:rPr>
                <w:lang w:val="en-US"/>
              </w:rPr>
              <w:t>" instead of "Kind". Instead of value Type and Instance now value Template and Instance</w:t>
            </w:r>
          </w:p>
        </w:tc>
      </w:tr>
      <w:tr w:rsidR="007510A4" w:rsidRPr="00542FBA" w14:paraId="119750D4" w14:textId="77777777" w:rsidTr="00D255DF">
        <w:tc>
          <w:tcPr>
            <w:tcW w:w="988" w:type="dxa"/>
          </w:tcPr>
          <w:p w14:paraId="71D6C38A" w14:textId="77777777" w:rsidR="007510A4" w:rsidRPr="00877316" w:rsidRDefault="007510A4" w:rsidP="00D255DF">
            <w:pPr>
              <w:rPr>
                <w:lang w:val="en-US"/>
              </w:rPr>
            </w:pPr>
          </w:p>
        </w:tc>
        <w:tc>
          <w:tcPr>
            <w:tcW w:w="4252" w:type="dxa"/>
          </w:tcPr>
          <w:p w14:paraId="57187C0B" w14:textId="77777777" w:rsidR="007510A4" w:rsidRPr="0002307B" w:rsidRDefault="007510A4" w:rsidP="00D255DF">
            <w:pPr>
              <w:rPr>
                <w:lang w:val="en-US"/>
              </w:rPr>
            </w:pPr>
            <w:proofErr w:type="spellStart"/>
            <w:r w:rsidRPr="0002307B">
              <w:rPr>
                <w:lang w:val="en-US"/>
              </w:rPr>
              <w:t>AssetAdministrationShell</w:t>
            </w:r>
            <w:proofErr w:type="spellEnd"/>
            <w:r w:rsidRPr="0002307B">
              <w:rPr>
                <w:lang w:val="en-US"/>
              </w:rPr>
              <w:t>/security</w:t>
            </w:r>
          </w:p>
        </w:tc>
        <w:tc>
          <w:tcPr>
            <w:tcW w:w="4389" w:type="dxa"/>
          </w:tcPr>
          <w:p w14:paraId="615B9606" w14:textId="77777777" w:rsidR="007510A4" w:rsidRPr="00877316" w:rsidRDefault="007510A4" w:rsidP="00D255DF">
            <w:pPr>
              <w:rPr>
                <w:lang w:val="en-US"/>
              </w:rPr>
            </w:pPr>
            <w:r w:rsidRPr="00877316">
              <w:rPr>
                <w:lang w:val="en-US"/>
              </w:rPr>
              <w:t>Now optional to support passive AAS of type 1</w:t>
            </w:r>
          </w:p>
        </w:tc>
      </w:tr>
      <w:tr w:rsidR="007510A4" w:rsidRPr="00542FBA" w14:paraId="11951D67" w14:textId="77777777" w:rsidTr="00D255DF">
        <w:tc>
          <w:tcPr>
            <w:tcW w:w="988" w:type="dxa"/>
          </w:tcPr>
          <w:p w14:paraId="75049706" w14:textId="77777777" w:rsidR="007510A4" w:rsidRPr="00877316" w:rsidRDefault="007510A4" w:rsidP="00D255DF">
            <w:pPr>
              <w:rPr>
                <w:lang w:val="en-US"/>
              </w:rPr>
            </w:pPr>
          </w:p>
        </w:tc>
        <w:tc>
          <w:tcPr>
            <w:tcW w:w="4252" w:type="dxa"/>
          </w:tcPr>
          <w:p w14:paraId="4C22C25B" w14:textId="77777777" w:rsidR="007510A4" w:rsidRPr="0002307B" w:rsidRDefault="007510A4" w:rsidP="00D255DF">
            <w:pPr>
              <w:rPr>
                <w:lang w:val="en-US"/>
              </w:rPr>
            </w:pPr>
            <w:r w:rsidRPr="0002307B">
              <w:rPr>
                <w:lang w:val="en-US"/>
              </w:rPr>
              <w:t>Code</w:t>
            </w:r>
          </w:p>
        </w:tc>
        <w:tc>
          <w:tcPr>
            <w:tcW w:w="4389" w:type="dxa"/>
          </w:tcPr>
          <w:p w14:paraId="6C86FC97" w14:textId="2B6BCB0B" w:rsidR="007510A4" w:rsidRPr="00877316" w:rsidRDefault="007510A4" w:rsidP="00D255DF">
            <w:pPr>
              <w:rPr>
                <w:lang w:val="en-US"/>
              </w:rPr>
            </w:pPr>
            <w:r w:rsidRPr="00877316">
              <w:rPr>
                <w:lang w:val="en-US"/>
              </w:rPr>
              <w:t>Data type removed, no longer used</w:t>
            </w:r>
          </w:p>
        </w:tc>
      </w:tr>
      <w:tr w:rsidR="007510A4" w:rsidRPr="0038268D" w14:paraId="1284BF30" w14:textId="77777777" w:rsidTr="00D255DF">
        <w:tc>
          <w:tcPr>
            <w:tcW w:w="988" w:type="dxa"/>
          </w:tcPr>
          <w:p w14:paraId="2095A54D" w14:textId="77777777" w:rsidR="007510A4" w:rsidRPr="0002307B" w:rsidRDefault="007510A4" w:rsidP="00D255DF">
            <w:pPr>
              <w:rPr>
                <w:lang w:val="en-US"/>
              </w:rPr>
            </w:pPr>
            <w:r w:rsidRPr="0002307B">
              <w:rPr>
                <w:lang w:val="en-US"/>
              </w:rPr>
              <w:t>x</w:t>
            </w:r>
          </w:p>
        </w:tc>
        <w:tc>
          <w:tcPr>
            <w:tcW w:w="4252" w:type="dxa"/>
          </w:tcPr>
          <w:p w14:paraId="27F34D3F" w14:textId="77777777" w:rsidR="007510A4" w:rsidRPr="0002307B" w:rsidRDefault="007510A4" w:rsidP="00D255DF">
            <w:pPr>
              <w:rPr>
                <w:lang w:val="en-US"/>
              </w:rPr>
            </w:pPr>
            <w:r w:rsidRPr="0002307B">
              <w:rPr>
                <w:lang w:val="en-US"/>
              </w:rPr>
              <w:t>DataSpecificationIEC61360/</w:t>
            </w:r>
            <w:proofErr w:type="spellStart"/>
            <w:r w:rsidRPr="0002307B">
              <w:rPr>
                <w:lang w:val="en-US"/>
              </w:rPr>
              <w:t>shortName</w:t>
            </w:r>
            <w:proofErr w:type="spellEnd"/>
          </w:p>
        </w:tc>
        <w:tc>
          <w:tcPr>
            <w:tcW w:w="4389" w:type="dxa"/>
          </w:tcPr>
          <w:p w14:paraId="3BE72E4C" w14:textId="77777777" w:rsidR="007510A4" w:rsidRPr="00877316" w:rsidRDefault="007510A4" w:rsidP="00D255DF">
            <w:pPr>
              <w:rPr>
                <w:lang w:val="en-US"/>
              </w:rPr>
            </w:pPr>
            <w:r w:rsidRPr="00877316">
              <w:rPr>
                <w:lang w:val="en-US"/>
              </w:rPr>
              <w:t xml:space="preserve">Type changed from string to </w:t>
            </w:r>
            <w:proofErr w:type="spellStart"/>
            <w:r w:rsidRPr="00877316">
              <w:rPr>
                <w:lang w:val="en-US"/>
              </w:rPr>
              <w:t>LangStringSet</w:t>
            </w:r>
            <w:proofErr w:type="spellEnd"/>
          </w:p>
          <w:p w14:paraId="2EE7ED3B" w14:textId="77777777" w:rsidR="007510A4" w:rsidRPr="00877316" w:rsidRDefault="007510A4" w:rsidP="00D255DF">
            <w:pPr>
              <w:rPr>
                <w:lang w:val="en-US"/>
              </w:rPr>
            </w:pPr>
            <w:r w:rsidRPr="00877316">
              <w:rPr>
                <w:lang w:val="en-US"/>
              </w:rPr>
              <w:t>Cardinality changed from mandatory to optional</w:t>
            </w:r>
          </w:p>
        </w:tc>
      </w:tr>
      <w:tr w:rsidR="007510A4" w:rsidRPr="0038268D" w14:paraId="52E3193C" w14:textId="77777777" w:rsidTr="00D255DF">
        <w:tc>
          <w:tcPr>
            <w:tcW w:w="988" w:type="dxa"/>
          </w:tcPr>
          <w:p w14:paraId="09A7443F" w14:textId="77777777" w:rsidR="007510A4" w:rsidRPr="0002307B" w:rsidRDefault="007510A4" w:rsidP="00D255DF">
            <w:pPr>
              <w:rPr>
                <w:lang w:val="en-US"/>
              </w:rPr>
            </w:pPr>
            <w:r w:rsidRPr="0002307B">
              <w:rPr>
                <w:lang w:val="en-US"/>
              </w:rPr>
              <w:t>x</w:t>
            </w:r>
          </w:p>
        </w:tc>
        <w:tc>
          <w:tcPr>
            <w:tcW w:w="4252" w:type="dxa"/>
          </w:tcPr>
          <w:p w14:paraId="70F1D404" w14:textId="77777777" w:rsidR="007510A4" w:rsidRPr="0002307B" w:rsidRDefault="007510A4" w:rsidP="00D255DF">
            <w:pPr>
              <w:rPr>
                <w:lang w:val="en-US"/>
              </w:rPr>
            </w:pPr>
            <w:r w:rsidRPr="0002307B">
              <w:rPr>
                <w:lang w:val="en-US"/>
              </w:rPr>
              <w:t>DataSpecificationIEC61360/</w:t>
            </w:r>
            <w:proofErr w:type="spellStart"/>
            <w:r w:rsidRPr="0002307B">
              <w:rPr>
                <w:lang w:val="en-US"/>
              </w:rPr>
              <w:t>sourceOfDefinition</w:t>
            </w:r>
            <w:proofErr w:type="spellEnd"/>
          </w:p>
        </w:tc>
        <w:tc>
          <w:tcPr>
            <w:tcW w:w="4389" w:type="dxa"/>
          </w:tcPr>
          <w:p w14:paraId="085F80F6" w14:textId="77777777" w:rsidR="007510A4" w:rsidRPr="00877316" w:rsidRDefault="007510A4" w:rsidP="00D255DF">
            <w:pPr>
              <w:rPr>
                <w:lang w:val="en-US"/>
              </w:rPr>
            </w:pPr>
            <w:r w:rsidRPr="00877316">
              <w:rPr>
                <w:lang w:val="en-US"/>
              </w:rPr>
              <w:t xml:space="preserve">Type changed from </w:t>
            </w:r>
            <w:proofErr w:type="spellStart"/>
            <w:r w:rsidRPr="00877316">
              <w:rPr>
                <w:lang w:val="en-US"/>
              </w:rPr>
              <w:t>langString</w:t>
            </w:r>
            <w:proofErr w:type="spellEnd"/>
            <w:r w:rsidRPr="00877316">
              <w:rPr>
                <w:lang w:val="en-US"/>
              </w:rPr>
              <w:t xml:space="preserve"> to string</w:t>
            </w:r>
          </w:p>
        </w:tc>
      </w:tr>
      <w:tr w:rsidR="007510A4" w:rsidRPr="0038268D" w14:paraId="3FC4DC63" w14:textId="77777777" w:rsidTr="00D255DF">
        <w:tc>
          <w:tcPr>
            <w:tcW w:w="988" w:type="dxa"/>
          </w:tcPr>
          <w:p w14:paraId="6D4BF1A7" w14:textId="77777777" w:rsidR="007510A4" w:rsidRPr="0002307B" w:rsidRDefault="007510A4" w:rsidP="00D255DF">
            <w:pPr>
              <w:rPr>
                <w:lang w:val="en-US"/>
              </w:rPr>
            </w:pPr>
            <w:r w:rsidRPr="0002307B">
              <w:rPr>
                <w:lang w:val="en-US"/>
              </w:rPr>
              <w:t>(x)</w:t>
            </w:r>
            <w:r w:rsidRPr="0002307B">
              <w:rPr>
                <w:rStyle w:val="FootnoteReference"/>
                <w:lang w:val="en-US"/>
              </w:rPr>
              <w:footnoteReference w:id="54"/>
            </w:r>
          </w:p>
        </w:tc>
        <w:tc>
          <w:tcPr>
            <w:tcW w:w="4252" w:type="dxa"/>
          </w:tcPr>
          <w:p w14:paraId="1582923A" w14:textId="77777777" w:rsidR="007510A4" w:rsidRPr="0002307B" w:rsidRDefault="007510A4" w:rsidP="00D255DF">
            <w:pPr>
              <w:rPr>
                <w:lang w:val="en-US"/>
              </w:rPr>
            </w:pPr>
            <w:r w:rsidRPr="0002307B">
              <w:rPr>
                <w:lang w:val="en-US"/>
              </w:rPr>
              <w:t>DataSpecificationIEC61360/</w:t>
            </w:r>
            <w:proofErr w:type="spellStart"/>
            <w:r w:rsidRPr="0002307B">
              <w:rPr>
                <w:lang w:val="en-US"/>
              </w:rPr>
              <w:t>dataType</w:t>
            </w:r>
            <w:proofErr w:type="spellEnd"/>
          </w:p>
        </w:tc>
        <w:tc>
          <w:tcPr>
            <w:tcW w:w="4389" w:type="dxa"/>
          </w:tcPr>
          <w:p w14:paraId="4D30669A" w14:textId="77777777" w:rsidR="007510A4" w:rsidRPr="00877316" w:rsidRDefault="007510A4" w:rsidP="00D255DF">
            <w:pPr>
              <w:rPr>
                <w:lang w:val="en-US"/>
              </w:rPr>
            </w:pPr>
            <w:r w:rsidRPr="00877316">
              <w:rPr>
                <w:lang w:val="en-US"/>
              </w:rPr>
              <w:t>Type changed from string to Enumeration</w:t>
            </w:r>
          </w:p>
          <w:p w14:paraId="54DD103D" w14:textId="77777777" w:rsidR="007510A4" w:rsidRPr="00877316" w:rsidRDefault="007510A4" w:rsidP="00D255DF">
            <w:pPr>
              <w:rPr>
                <w:lang w:val="en-US"/>
              </w:rPr>
            </w:pPr>
            <w:r w:rsidRPr="00877316">
              <w:rPr>
                <w:lang w:val="en-US"/>
              </w:rPr>
              <w:t>Cardinality changed from mandatory to optional</w:t>
            </w:r>
          </w:p>
        </w:tc>
      </w:tr>
      <w:tr w:rsidR="007510A4" w:rsidRPr="00877316" w14:paraId="1786E36B" w14:textId="77777777" w:rsidTr="00D255DF">
        <w:tc>
          <w:tcPr>
            <w:tcW w:w="988" w:type="dxa"/>
          </w:tcPr>
          <w:p w14:paraId="7E478ED6" w14:textId="77777777" w:rsidR="007510A4" w:rsidRPr="0002307B" w:rsidRDefault="007510A4" w:rsidP="00D255DF">
            <w:pPr>
              <w:rPr>
                <w:lang w:val="en-US"/>
              </w:rPr>
            </w:pPr>
            <w:r w:rsidRPr="0002307B">
              <w:rPr>
                <w:lang w:val="en-US"/>
              </w:rPr>
              <w:t>x</w:t>
            </w:r>
          </w:p>
        </w:tc>
        <w:tc>
          <w:tcPr>
            <w:tcW w:w="4252" w:type="dxa"/>
          </w:tcPr>
          <w:p w14:paraId="1A3FB5E2" w14:textId="77777777" w:rsidR="007510A4" w:rsidRPr="0002307B" w:rsidRDefault="007510A4" w:rsidP="00D255DF">
            <w:pPr>
              <w:rPr>
                <w:lang w:val="en-US"/>
              </w:rPr>
            </w:pPr>
            <w:r w:rsidRPr="0002307B">
              <w:rPr>
                <w:lang w:val="en-US"/>
              </w:rPr>
              <w:t>DataSpecificationIEC61360/code</w:t>
            </w:r>
          </w:p>
        </w:tc>
        <w:tc>
          <w:tcPr>
            <w:tcW w:w="4389" w:type="dxa"/>
          </w:tcPr>
          <w:p w14:paraId="1931689C" w14:textId="77777777" w:rsidR="007510A4" w:rsidRPr="0002307B" w:rsidRDefault="007510A4" w:rsidP="00D255DF">
            <w:pPr>
              <w:rPr>
                <w:lang w:val="en-US"/>
              </w:rPr>
            </w:pPr>
            <w:r w:rsidRPr="0002307B">
              <w:rPr>
                <w:lang w:val="en-US"/>
              </w:rPr>
              <w:t>Attribute code removed</w:t>
            </w:r>
          </w:p>
        </w:tc>
      </w:tr>
      <w:tr w:rsidR="007510A4" w:rsidRPr="0038268D" w14:paraId="42B2EE84" w14:textId="77777777" w:rsidTr="00D255DF">
        <w:tc>
          <w:tcPr>
            <w:tcW w:w="988" w:type="dxa"/>
          </w:tcPr>
          <w:p w14:paraId="2CCF42EF" w14:textId="77777777" w:rsidR="007510A4" w:rsidRPr="0002307B" w:rsidRDefault="007510A4" w:rsidP="00D255DF">
            <w:pPr>
              <w:rPr>
                <w:lang w:val="en-US"/>
              </w:rPr>
            </w:pPr>
          </w:p>
        </w:tc>
        <w:tc>
          <w:tcPr>
            <w:tcW w:w="4252" w:type="dxa"/>
          </w:tcPr>
          <w:p w14:paraId="2647941B" w14:textId="77777777" w:rsidR="007510A4" w:rsidRPr="0002307B" w:rsidRDefault="007510A4" w:rsidP="00D255DF">
            <w:pPr>
              <w:rPr>
                <w:lang w:val="en-US"/>
              </w:rPr>
            </w:pPr>
            <w:r w:rsidRPr="0002307B">
              <w:rPr>
                <w:lang w:val="en-US"/>
              </w:rPr>
              <w:t>DataSpecificationIEC61360/definition</w:t>
            </w:r>
          </w:p>
        </w:tc>
        <w:tc>
          <w:tcPr>
            <w:tcW w:w="4389" w:type="dxa"/>
          </w:tcPr>
          <w:p w14:paraId="23099C03" w14:textId="77777777" w:rsidR="007510A4" w:rsidRPr="00877316" w:rsidRDefault="007510A4" w:rsidP="00D255DF">
            <w:pPr>
              <w:rPr>
                <w:lang w:val="en-US"/>
              </w:rPr>
            </w:pPr>
            <w:r w:rsidRPr="00877316">
              <w:rPr>
                <w:lang w:val="en-US"/>
              </w:rPr>
              <w:t>Cardinality changed from mandatory to optional</w:t>
            </w:r>
          </w:p>
        </w:tc>
      </w:tr>
      <w:tr w:rsidR="007510A4" w:rsidRPr="00877316" w14:paraId="62045AB6" w14:textId="77777777" w:rsidTr="00D255DF">
        <w:tc>
          <w:tcPr>
            <w:tcW w:w="988" w:type="dxa"/>
          </w:tcPr>
          <w:p w14:paraId="6575061B" w14:textId="77777777" w:rsidR="007510A4" w:rsidRPr="00877316" w:rsidRDefault="007510A4" w:rsidP="00D255DF">
            <w:pPr>
              <w:rPr>
                <w:lang w:val="en-US"/>
              </w:rPr>
            </w:pPr>
          </w:p>
        </w:tc>
        <w:tc>
          <w:tcPr>
            <w:tcW w:w="4252" w:type="dxa"/>
          </w:tcPr>
          <w:p w14:paraId="557836F0" w14:textId="77777777" w:rsidR="007510A4" w:rsidRPr="0002307B" w:rsidRDefault="007510A4" w:rsidP="00D255DF">
            <w:pPr>
              <w:rPr>
                <w:lang w:val="en-US"/>
              </w:rPr>
            </w:pPr>
            <w:proofErr w:type="spellStart"/>
            <w:r w:rsidRPr="0002307B">
              <w:rPr>
                <w:lang w:val="en-US"/>
              </w:rPr>
              <w:t>HasDataSpecification</w:t>
            </w:r>
            <w:proofErr w:type="spellEnd"/>
          </w:p>
        </w:tc>
        <w:tc>
          <w:tcPr>
            <w:tcW w:w="4389" w:type="dxa"/>
          </w:tcPr>
          <w:p w14:paraId="7FE07C0F" w14:textId="77777777" w:rsidR="007510A4" w:rsidRPr="0002307B" w:rsidRDefault="007510A4" w:rsidP="00D255DF">
            <w:pPr>
              <w:rPr>
                <w:lang w:val="en-US"/>
              </w:rPr>
            </w:pPr>
            <w:r w:rsidRPr="0002307B">
              <w:rPr>
                <w:lang w:val="en-US"/>
              </w:rPr>
              <w:t>Was abstract before</w:t>
            </w:r>
          </w:p>
        </w:tc>
      </w:tr>
      <w:tr w:rsidR="007510A4" w:rsidRPr="00877316" w14:paraId="04EF5C36" w14:textId="77777777" w:rsidTr="00D255DF">
        <w:tc>
          <w:tcPr>
            <w:tcW w:w="988" w:type="dxa"/>
          </w:tcPr>
          <w:p w14:paraId="5C18DD58" w14:textId="77777777" w:rsidR="007510A4" w:rsidRPr="0002307B" w:rsidRDefault="007510A4" w:rsidP="00D255DF">
            <w:pPr>
              <w:rPr>
                <w:lang w:val="en-US"/>
              </w:rPr>
            </w:pPr>
          </w:p>
        </w:tc>
        <w:tc>
          <w:tcPr>
            <w:tcW w:w="4252" w:type="dxa"/>
          </w:tcPr>
          <w:p w14:paraId="40F06205" w14:textId="77777777" w:rsidR="007510A4" w:rsidRPr="0002307B" w:rsidRDefault="007510A4" w:rsidP="00D255DF">
            <w:pPr>
              <w:rPr>
                <w:lang w:val="en-US"/>
              </w:rPr>
            </w:pPr>
            <w:proofErr w:type="spellStart"/>
            <w:r w:rsidRPr="0002307B">
              <w:rPr>
                <w:lang w:val="en-US"/>
              </w:rPr>
              <w:t>HasDataSpecification</w:t>
            </w:r>
            <w:proofErr w:type="spellEnd"/>
            <w:r w:rsidRPr="0002307B">
              <w:rPr>
                <w:lang w:val="en-US"/>
              </w:rPr>
              <w:t>/</w:t>
            </w:r>
            <w:proofErr w:type="spellStart"/>
            <w:r w:rsidRPr="0002307B">
              <w:rPr>
                <w:lang w:val="en-US"/>
              </w:rPr>
              <w:t>hasDataSpecification</w:t>
            </w:r>
            <w:proofErr w:type="spellEnd"/>
          </w:p>
        </w:tc>
        <w:tc>
          <w:tcPr>
            <w:tcW w:w="4389" w:type="dxa"/>
          </w:tcPr>
          <w:p w14:paraId="60ED269E" w14:textId="77777777" w:rsidR="007510A4" w:rsidRPr="0002307B" w:rsidRDefault="007510A4" w:rsidP="00D255DF">
            <w:pPr>
              <w:jc w:val="left"/>
              <w:rPr>
                <w:lang w:val="en-US"/>
              </w:rPr>
            </w:pPr>
            <w:r w:rsidRPr="0002307B">
              <w:rPr>
                <w:lang w:val="en-US"/>
              </w:rPr>
              <w:t xml:space="preserve">Renamed to </w:t>
            </w:r>
            <w:proofErr w:type="spellStart"/>
            <w:r w:rsidRPr="0002307B">
              <w:rPr>
                <w:lang w:val="en-US"/>
              </w:rPr>
              <w:t>HasDataSpecification</w:t>
            </w:r>
            <w:proofErr w:type="spellEnd"/>
            <w:r w:rsidRPr="0002307B">
              <w:rPr>
                <w:lang w:val="en-US"/>
              </w:rPr>
              <w:t>/</w:t>
            </w:r>
            <w:proofErr w:type="spellStart"/>
            <w:r w:rsidRPr="0002307B">
              <w:rPr>
                <w:lang w:val="en-US"/>
              </w:rPr>
              <w:t>dataSpecification</w:t>
            </w:r>
            <w:proofErr w:type="spellEnd"/>
          </w:p>
        </w:tc>
      </w:tr>
      <w:tr w:rsidR="007510A4" w:rsidRPr="0038268D" w14:paraId="59986D8E" w14:textId="77777777" w:rsidTr="00D255DF">
        <w:tc>
          <w:tcPr>
            <w:tcW w:w="988" w:type="dxa"/>
          </w:tcPr>
          <w:p w14:paraId="6DB12ACD" w14:textId="77777777" w:rsidR="007510A4" w:rsidRPr="0002307B" w:rsidRDefault="007510A4" w:rsidP="00D255DF">
            <w:pPr>
              <w:rPr>
                <w:lang w:val="en-US"/>
              </w:rPr>
            </w:pPr>
            <w:r w:rsidRPr="0002307B">
              <w:rPr>
                <w:lang w:val="en-US"/>
              </w:rPr>
              <w:t>x</w:t>
            </w:r>
          </w:p>
        </w:tc>
        <w:tc>
          <w:tcPr>
            <w:tcW w:w="4252" w:type="dxa"/>
          </w:tcPr>
          <w:p w14:paraId="40C3FA9A" w14:textId="77777777" w:rsidR="007510A4" w:rsidRPr="0002307B" w:rsidRDefault="007510A4" w:rsidP="00D255DF">
            <w:pPr>
              <w:rPr>
                <w:lang w:val="en-US"/>
              </w:rPr>
            </w:pPr>
            <w:proofErr w:type="spellStart"/>
            <w:r w:rsidRPr="0002307B">
              <w:rPr>
                <w:lang w:val="en-US"/>
              </w:rPr>
              <w:t>HasKind</w:t>
            </w:r>
            <w:proofErr w:type="spellEnd"/>
            <w:r w:rsidRPr="0002307B">
              <w:rPr>
                <w:lang w:val="en-US"/>
              </w:rPr>
              <w:t>/kind</w:t>
            </w:r>
          </w:p>
        </w:tc>
        <w:tc>
          <w:tcPr>
            <w:tcW w:w="4389" w:type="dxa"/>
          </w:tcPr>
          <w:p w14:paraId="3971B0CD" w14:textId="2A06238B" w:rsidR="007510A4" w:rsidRPr="00877316" w:rsidRDefault="007510A4" w:rsidP="00D255DF">
            <w:pPr>
              <w:rPr>
                <w:lang w:val="en-US"/>
              </w:rPr>
            </w:pPr>
            <w:r w:rsidRPr="00877316">
              <w:rPr>
                <w:lang w:val="en-US"/>
              </w:rPr>
              <w:t>Now of type "</w:t>
            </w:r>
            <w:proofErr w:type="spellStart"/>
            <w:r w:rsidRPr="00877316">
              <w:rPr>
                <w:lang w:val="en-US"/>
              </w:rPr>
              <w:t>ModellingKind</w:t>
            </w:r>
            <w:proofErr w:type="spellEnd"/>
            <w:r w:rsidRPr="00877316">
              <w:rPr>
                <w:lang w:val="en-US"/>
              </w:rPr>
              <w:t>" instead of "Kind</w:t>
            </w:r>
            <w:r w:rsidR="00F639CD">
              <w:rPr>
                <w:lang w:val="en-US"/>
              </w:rPr>
              <w:t>"</w:t>
            </w:r>
            <w:r w:rsidR="00862EAA" w:rsidRPr="006C5C0E">
              <w:rPr>
                <w:lang w:val="en-US"/>
              </w:rPr>
              <w:t>. Values</w:t>
            </w:r>
            <w:r w:rsidRPr="00877316">
              <w:rPr>
                <w:lang w:val="en-US"/>
              </w:rPr>
              <w:t xml:space="preserve"> changed: Type now Template; Instance remains</w:t>
            </w:r>
          </w:p>
        </w:tc>
      </w:tr>
      <w:tr w:rsidR="007510A4" w:rsidRPr="0038268D" w14:paraId="683BD8CC" w14:textId="77777777" w:rsidTr="00D255DF">
        <w:tc>
          <w:tcPr>
            <w:tcW w:w="988" w:type="dxa"/>
          </w:tcPr>
          <w:p w14:paraId="47AFCC8F" w14:textId="77777777" w:rsidR="007510A4" w:rsidRPr="0002307B" w:rsidRDefault="007510A4" w:rsidP="00D255DF">
            <w:pPr>
              <w:rPr>
                <w:lang w:val="en-US"/>
              </w:rPr>
            </w:pPr>
            <w:r w:rsidRPr="0002307B">
              <w:rPr>
                <w:lang w:val="en-US"/>
              </w:rPr>
              <w:t>x</w:t>
            </w:r>
          </w:p>
        </w:tc>
        <w:tc>
          <w:tcPr>
            <w:tcW w:w="4252" w:type="dxa"/>
          </w:tcPr>
          <w:p w14:paraId="3E4759F9" w14:textId="77777777" w:rsidR="007510A4" w:rsidRPr="0002307B" w:rsidRDefault="007510A4" w:rsidP="00D255DF">
            <w:pPr>
              <w:rPr>
                <w:lang w:val="en-US"/>
              </w:rPr>
            </w:pPr>
            <w:r w:rsidRPr="0002307B">
              <w:rPr>
                <w:lang w:val="en-US"/>
              </w:rPr>
              <w:t>File/value</w:t>
            </w:r>
          </w:p>
        </w:tc>
        <w:tc>
          <w:tcPr>
            <w:tcW w:w="4389" w:type="dxa"/>
          </w:tcPr>
          <w:p w14:paraId="52537EFF" w14:textId="77777777" w:rsidR="007510A4" w:rsidRPr="00877316" w:rsidRDefault="007510A4" w:rsidP="00D255DF">
            <w:pPr>
              <w:rPr>
                <w:lang w:val="en-US"/>
              </w:rPr>
            </w:pPr>
            <w:r w:rsidRPr="00877316">
              <w:rPr>
                <w:lang w:val="en-US"/>
              </w:rPr>
              <w:t>File name not without but with extension</w:t>
            </w:r>
          </w:p>
        </w:tc>
      </w:tr>
      <w:tr w:rsidR="007510A4" w:rsidRPr="0038268D" w14:paraId="163392BE" w14:textId="77777777" w:rsidTr="00D255DF">
        <w:tc>
          <w:tcPr>
            <w:tcW w:w="988" w:type="dxa"/>
          </w:tcPr>
          <w:p w14:paraId="5AF8F3FB" w14:textId="77777777" w:rsidR="007510A4" w:rsidRPr="0002307B" w:rsidRDefault="007510A4" w:rsidP="00D255DF">
            <w:pPr>
              <w:rPr>
                <w:lang w:val="en-US"/>
              </w:rPr>
            </w:pPr>
            <w:r w:rsidRPr="0002307B">
              <w:rPr>
                <w:lang w:val="en-US"/>
              </w:rPr>
              <w:t>x</w:t>
            </w:r>
          </w:p>
        </w:tc>
        <w:tc>
          <w:tcPr>
            <w:tcW w:w="4252" w:type="dxa"/>
          </w:tcPr>
          <w:p w14:paraId="1BB4D747" w14:textId="77777777" w:rsidR="007510A4" w:rsidRPr="0002307B" w:rsidRDefault="007510A4" w:rsidP="00D255DF">
            <w:pPr>
              <w:rPr>
                <w:lang w:val="en-US"/>
              </w:rPr>
            </w:pPr>
            <w:r w:rsidRPr="0002307B">
              <w:rPr>
                <w:lang w:val="en-US"/>
              </w:rPr>
              <w:t>Identifiable/description</w:t>
            </w:r>
          </w:p>
        </w:tc>
        <w:tc>
          <w:tcPr>
            <w:tcW w:w="4389" w:type="dxa"/>
          </w:tcPr>
          <w:p w14:paraId="03B37246" w14:textId="77777777" w:rsidR="007510A4" w:rsidRPr="00877316" w:rsidRDefault="007510A4" w:rsidP="00D255DF">
            <w:pPr>
              <w:rPr>
                <w:lang w:val="en-US"/>
              </w:rPr>
            </w:pPr>
            <w:r w:rsidRPr="00877316">
              <w:rPr>
                <w:lang w:val="en-US"/>
              </w:rPr>
              <w:t xml:space="preserve">Type changed from </w:t>
            </w:r>
            <w:proofErr w:type="spellStart"/>
            <w:r w:rsidRPr="00877316">
              <w:rPr>
                <w:lang w:val="en-US"/>
              </w:rPr>
              <w:t>langString</w:t>
            </w:r>
            <w:proofErr w:type="spellEnd"/>
            <w:r w:rsidRPr="00877316">
              <w:rPr>
                <w:lang w:val="en-US"/>
              </w:rPr>
              <w:t xml:space="preserve"> to </w:t>
            </w:r>
            <w:proofErr w:type="spellStart"/>
            <w:r w:rsidRPr="00877316">
              <w:rPr>
                <w:lang w:val="en-US"/>
              </w:rPr>
              <w:t>LangStringSet</w:t>
            </w:r>
            <w:proofErr w:type="spellEnd"/>
          </w:p>
        </w:tc>
      </w:tr>
      <w:tr w:rsidR="007510A4" w:rsidRPr="00877316" w14:paraId="424D6AE2" w14:textId="77777777" w:rsidTr="00D255DF">
        <w:tc>
          <w:tcPr>
            <w:tcW w:w="988" w:type="dxa"/>
          </w:tcPr>
          <w:p w14:paraId="5391360C" w14:textId="77777777" w:rsidR="007510A4" w:rsidRPr="0002307B" w:rsidRDefault="007510A4" w:rsidP="00D255DF">
            <w:pPr>
              <w:rPr>
                <w:lang w:val="en-US"/>
              </w:rPr>
            </w:pPr>
            <w:r w:rsidRPr="0002307B">
              <w:rPr>
                <w:lang w:val="en-US"/>
              </w:rPr>
              <w:t>x</w:t>
            </w:r>
          </w:p>
        </w:tc>
        <w:tc>
          <w:tcPr>
            <w:tcW w:w="4252" w:type="dxa"/>
          </w:tcPr>
          <w:p w14:paraId="04D35EF4" w14:textId="77777777" w:rsidR="007510A4" w:rsidRPr="0002307B" w:rsidRDefault="007510A4" w:rsidP="00D255DF">
            <w:pPr>
              <w:rPr>
                <w:lang w:val="en-US"/>
              </w:rPr>
            </w:pPr>
            <w:proofErr w:type="spellStart"/>
            <w:r w:rsidRPr="0002307B">
              <w:rPr>
                <w:lang w:val="en-US"/>
              </w:rPr>
              <w:t>IdentifierType</w:t>
            </w:r>
            <w:proofErr w:type="spellEnd"/>
            <w:r w:rsidRPr="0002307B">
              <w:rPr>
                <w:lang w:val="en-US"/>
              </w:rPr>
              <w:t>/URI</w:t>
            </w:r>
          </w:p>
        </w:tc>
        <w:tc>
          <w:tcPr>
            <w:tcW w:w="4389" w:type="dxa"/>
          </w:tcPr>
          <w:p w14:paraId="3BEE5C08" w14:textId="77777777" w:rsidR="007510A4" w:rsidRPr="0002307B" w:rsidRDefault="007510A4" w:rsidP="00D255DF">
            <w:pPr>
              <w:rPr>
                <w:lang w:val="en-US"/>
              </w:rPr>
            </w:pPr>
            <w:r w:rsidRPr="0002307B">
              <w:rPr>
                <w:lang w:val="en-US"/>
              </w:rPr>
              <w:t>URI renamed to IRI</w:t>
            </w:r>
          </w:p>
        </w:tc>
      </w:tr>
      <w:tr w:rsidR="007510A4" w:rsidRPr="0038268D" w14:paraId="024D185F" w14:textId="77777777" w:rsidTr="00D255DF">
        <w:tc>
          <w:tcPr>
            <w:tcW w:w="988" w:type="dxa"/>
          </w:tcPr>
          <w:p w14:paraId="2F0A40FC" w14:textId="77777777" w:rsidR="007510A4" w:rsidRPr="0002307B" w:rsidRDefault="007510A4" w:rsidP="00D255DF">
            <w:pPr>
              <w:rPr>
                <w:lang w:val="en-US"/>
              </w:rPr>
            </w:pPr>
          </w:p>
        </w:tc>
        <w:tc>
          <w:tcPr>
            <w:tcW w:w="4252" w:type="dxa"/>
          </w:tcPr>
          <w:p w14:paraId="376BD811" w14:textId="77777777" w:rsidR="007510A4" w:rsidRPr="0002307B" w:rsidRDefault="007510A4" w:rsidP="00D255DF">
            <w:pPr>
              <w:rPr>
                <w:lang w:val="en-US"/>
              </w:rPr>
            </w:pPr>
            <w:r w:rsidRPr="0002307B">
              <w:rPr>
                <w:lang w:val="en-US"/>
              </w:rPr>
              <w:t>Kind</w:t>
            </w:r>
          </w:p>
        </w:tc>
        <w:tc>
          <w:tcPr>
            <w:tcW w:w="4389" w:type="dxa"/>
          </w:tcPr>
          <w:p w14:paraId="3F4CD9D2" w14:textId="77777777" w:rsidR="007510A4" w:rsidRPr="00877316" w:rsidRDefault="007510A4" w:rsidP="00D255DF">
            <w:pPr>
              <w:rPr>
                <w:lang w:val="en-US"/>
              </w:rPr>
            </w:pPr>
            <w:r w:rsidRPr="00877316">
              <w:rPr>
                <w:lang w:val="en-US"/>
              </w:rPr>
              <w:t xml:space="preserve">Type Kind removed and substituted by types </w:t>
            </w:r>
            <w:proofErr w:type="spellStart"/>
            <w:r w:rsidRPr="00877316">
              <w:rPr>
                <w:lang w:val="en-US"/>
              </w:rPr>
              <w:t>AssetKind</w:t>
            </w:r>
            <w:proofErr w:type="spellEnd"/>
            <w:r w:rsidRPr="00877316">
              <w:rPr>
                <w:lang w:val="en-US"/>
              </w:rPr>
              <w:t xml:space="preserve"> and </w:t>
            </w:r>
            <w:proofErr w:type="spellStart"/>
            <w:r w:rsidRPr="00877316">
              <w:rPr>
                <w:lang w:val="en-US"/>
              </w:rPr>
              <w:t>ModellingKind</w:t>
            </w:r>
            <w:proofErr w:type="spellEnd"/>
          </w:p>
        </w:tc>
      </w:tr>
      <w:tr w:rsidR="007510A4" w:rsidRPr="0038268D" w14:paraId="025C4440" w14:textId="77777777" w:rsidTr="00D255DF">
        <w:tc>
          <w:tcPr>
            <w:tcW w:w="988" w:type="dxa"/>
          </w:tcPr>
          <w:p w14:paraId="62ACA823" w14:textId="77777777" w:rsidR="007510A4" w:rsidRPr="0002307B" w:rsidRDefault="007510A4" w:rsidP="00D255DF">
            <w:pPr>
              <w:rPr>
                <w:lang w:val="en-US"/>
              </w:rPr>
            </w:pPr>
            <w:r w:rsidRPr="0002307B">
              <w:rPr>
                <w:lang w:val="en-US"/>
              </w:rPr>
              <w:t>x</w:t>
            </w:r>
          </w:p>
        </w:tc>
        <w:tc>
          <w:tcPr>
            <w:tcW w:w="4252" w:type="dxa"/>
          </w:tcPr>
          <w:p w14:paraId="14BB2654" w14:textId="77777777" w:rsidR="007510A4" w:rsidRPr="0002307B" w:rsidRDefault="007510A4" w:rsidP="00D255DF">
            <w:pPr>
              <w:rPr>
                <w:lang w:val="en-US"/>
              </w:rPr>
            </w:pPr>
            <w:proofErr w:type="spellStart"/>
            <w:r w:rsidRPr="0002307B">
              <w:rPr>
                <w:lang w:val="en-US"/>
              </w:rPr>
              <w:t>OperationVariable</w:t>
            </w:r>
            <w:proofErr w:type="spellEnd"/>
          </w:p>
        </w:tc>
        <w:tc>
          <w:tcPr>
            <w:tcW w:w="4389" w:type="dxa"/>
          </w:tcPr>
          <w:p w14:paraId="6ABA264D" w14:textId="7FF550D1" w:rsidR="007510A4" w:rsidRPr="00877316" w:rsidRDefault="007510A4" w:rsidP="00D255DF">
            <w:pPr>
              <w:rPr>
                <w:lang w:val="en-US"/>
              </w:rPr>
            </w:pPr>
            <w:r w:rsidRPr="00877316">
              <w:rPr>
                <w:lang w:val="en-US"/>
              </w:rPr>
              <w:t xml:space="preserve">No longer inherits from </w:t>
            </w:r>
            <w:proofErr w:type="spellStart"/>
            <w:r w:rsidRPr="00877316">
              <w:rPr>
                <w:lang w:val="en-US"/>
              </w:rPr>
              <w:t>SubmodelElement</w:t>
            </w:r>
            <w:proofErr w:type="spellEnd"/>
          </w:p>
        </w:tc>
      </w:tr>
      <w:tr w:rsidR="007510A4" w:rsidRPr="0038268D" w14:paraId="29A516A8" w14:textId="77777777" w:rsidTr="00D255DF">
        <w:tc>
          <w:tcPr>
            <w:tcW w:w="988" w:type="dxa"/>
          </w:tcPr>
          <w:p w14:paraId="28B2EA6C" w14:textId="77777777" w:rsidR="007510A4" w:rsidRPr="00877316" w:rsidRDefault="007510A4" w:rsidP="00D255DF">
            <w:pPr>
              <w:rPr>
                <w:lang w:val="en-US"/>
              </w:rPr>
            </w:pPr>
          </w:p>
        </w:tc>
        <w:tc>
          <w:tcPr>
            <w:tcW w:w="4252" w:type="dxa"/>
          </w:tcPr>
          <w:p w14:paraId="72D7FA4A" w14:textId="77777777" w:rsidR="007510A4" w:rsidRPr="0002307B" w:rsidRDefault="007510A4" w:rsidP="00D255DF">
            <w:pPr>
              <w:rPr>
                <w:lang w:val="en-US"/>
              </w:rPr>
            </w:pPr>
            <w:r w:rsidRPr="0002307B">
              <w:rPr>
                <w:lang w:val="en-US"/>
              </w:rPr>
              <w:t>Property/value</w:t>
            </w:r>
          </w:p>
        </w:tc>
        <w:tc>
          <w:tcPr>
            <w:tcW w:w="4389" w:type="dxa"/>
          </w:tcPr>
          <w:p w14:paraId="62A9DD8B" w14:textId="77777777" w:rsidR="007510A4" w:rsidRPr="00877316" w:rsidRDefault="007510A4" w:rsidP="00D255DF">
            <w:pPr>
              <w:rPr>
                <w:lang w:val="en-US"/>
              </w:rPr>
            </w:pPr>
            <w:r w:rsidRPr="00877316">
              <w:rPr>
                <w:lang w:val="en-US"/>
              </w:rPr>
              <w:t xml:space="preserve">Type changed from </w:t>
            </w:r>
            <w:proofErr w:type="spellStart"/>
            <w:r w:rsidRPr="00877316">
              <w:rPr>
                <w:lang w:val="en-US"/>
              </w:rPr>
              <w:t>anySimpleTypeDef</w:t>
            </w:r>
            <w:proofErr w:type="spellEnd"/>
            <w:r w:rsidRPr="00877316">
              <w:rPr>
                <w:lang w:val="en-US"/>
              </w:rPr>
              <w:t xml:space="preserve"> to </w:t>
            </w:r>
            <w:proofErr w:type="spellStart"/>
            <w:r w:rsidRPr="00877316">
              <w:rPr>
                <w:lang w:val="en-US"/>
              </w:rPr>
              <w:t>ValueDataType</w:t>
            </w:r>
            <w:proofErr w:type="spellEnd"/>
          </w:p>
        </w:tc>
      </w:tr>
      <w:tr w:rsidR="007510A4" w:rsidRPr="00877316" w14:paraId="77E57E25" w14:textId="77777777" w:rsidTr="00D255DF">
        <w:tc>
          <w:tcPr>
            <w:tcW w:w="988" w:type="dxa"/>
          </w:tcPr>
          <w:p w14:paraId="3D62F9DB" w14:textId="77777777" w:rsidR="007510A4" w:rsidRPr="0002307B" w:rsidRDefault="007510A4" w:rsidP="00D255DF">
            <w:pPr>
              <w:rPr>
                <w:lang w:val="en-US"/>
              </w:rPr>
            </w:pPr>
            <w:r w:rsidRPr="0002307B">
              <w:rPr>
                <w:lang w:val="en-US"/>
              </w:rPr>
              <w:t>x</w:t>
            </w:r>
          </w:p>
        </w:tc>
        <w:tc>
          <w:tcPr>
            <w:tcW w:w="4252" w:type="dxa"/>
          </w:tcPr>
          <w:p w14:paraId="191823B2" w14:textId="77777777" w:rsidR="007510A4" w:rsidRPr="0002307B" w:rsidRDefault="007510A4" w:rsidP="00D255DF">
            <w:pPr>
              <w:rPr>
                <w:lang w:val="en-US"/>
              </w:rPr>
            </w:pPr>
            <w:r w:rsidRPr="0002307B">
              <w:rPr>
                <w:lang w:val="en-US"/>
              </w:rPr>
              <w:t>Qualifier/</w:t>
            </w:r>
            <w:proofErr w:type="spellStart"/>
            <w:r w:rsidRPr="0002307B">
              <w:rPr>
                <w:lang w:val="en-US"/>
              </w:rPr>
              <w:t>qualifierType</w:t>
            </w:r>
            <w:proofErr w:type="spellEnd"/>
          </w:p>
        </w:tc>
        <w:tc>
          <w:tcPr>
            <w:tcW w:w="4389" w:type="dxa"/>
          </w:tcPr>
          <w:p w14:paraId="4E1E3509" w14:textId="5B479717" w:rsidR="007510A4" w:rsidRPr="0002307B" w:rsidRDefault="007510A4" w:rsidP="00D255DF">
            <w:pPr>
              <w:rPr>
                <w:lang w:val="en-US"/>
              </w:rPr>
            </w:pPr>
            <w:r w:rsidRPr="0002307B">
              <w:rPr>
                <w:lang w:val="en-US"/>
              </w:rPr>
              <w:t xml:space="preserve">Renamed to </w:t>
            </w:r>
            <w:proofErr w:type="spellStart"/>
            <w:r w:rsidR="00862EAA">
              <w:t>Qualifier</w:t>
            </w:r>
            <w:proofErr w:type="spellEnd"/>
            <w:r w:rsidRPr="0002307B">
              <w:rPr>
                <w:lang w:val="en-US"/>
              </w:rPr>
              <w:t>/type</w:t>
            </w:r>
          </w:p>
        </w:tc>
      </w:tr>
      <w:tr w:rsidR="007510A4" w:rsidRPr="0038268D" w14:paraId="4A9C0864" w14:textId="77777777" w:rsidTr="00D255DF">
        <w:tc>
          <w:tcPr>
            <w:tcW w:w="988" w:type="dxa"/>
          </w:tcPr>
          <w:p w14:paraId="3A255684" w14:textId="77777777" w:rsidR="007510A4" w:rsidRPr="0002307B" w:rsidRDefault="007510A4" w:rsidP="00D255DF">
            <w:pPr>
              <w:rPr>
                <w:lang w:val="en-US"/>
              </w:rPr>
            </w:pPr>
            <w:r w:rsidRPr="0002307B">
              <w:rPr>
                <w:lang w:val="en-US"/>
              </w:rPr>
              <w:t>x</w:t>
            </w:r>
          </w:p>
        </w:tc>
        <w:tc>
          <w:tcPr>
            <w:tcW w:w="4252" w:type="dxa"/>
          </w:tcPr>
          <w:p w14:paraId="4574D035" w14:textId="77777777" w:rsidR="007510A4" w:rsidRPr="0002307B" w:rsidRDefault="007510A4" w:rsidP="00D255DF">
            <w:pPr>
              <w:rPr>
                <w:lang w:val="en-US"/>
              </w:rPr>
            </w:pPr>
            <w:r w:rsidRPr="0002307B">
              <w:rPr>
                <w:lang w:val="en-US"/>
              </w:rPr>
              <w:t>Qualifier/</w:t>
            </w:r>
            <w:proofErr w:type="spellStart"/>
            <w:r w:rsidRPr="0002307B">
              <w:rPr>
                <w:lang w:val="en-US"/>
              </w:rPr>
              <w:t>qualifierValue</w:t>
            </w:r>
            <w:proofErr w:type="spellEnd"/>
          </w:p>
        </w:tc>
        <w:tc>
          <w:tcPr>
            <w:tcW w:w="4389" w:type="dxa"/>
          </w:tcPr>
          <w:p w14:paraId="2D645B52" w14:textId="51C0B583" w:rsidR="007510A4" w:rsidRPr="00877316" w:rsidRDefault="007510A4" w:rsidP="00D255DF">
            <w:pPr>
              <w:rPr>
                <w:lang w:val="en-US"/>
              </w:rPr>
            </w:pPr>
            <w:r w:rsidRPr="00877316">
              <w:rPr>
                <w:lang w:val="en-US"/>
              </w:rPr>
              <w:t xml:space="preserve">Renamed to </w:t>
            </w:r>
            <w:r w:rsidR="00862EAA" w:rsidRPr="006C5C0E">
              <w:rPr>
                <w:lang w:val="en-US"/>
              </w:rPr>
              <w:t>Qualifier</w:t>
            </w:r>
            <w:r w:rsidRPr="00877316">
              <w:rPr>
                <w:lang w:val="en-US"/>
              </w:rPr>
              <w:t xml:space="preserve">/value </w:t>
            </w:r>
          </w:p>
          <w:p w14:paraId="7E101900" w14:textId="77777777" w:rsidR="007510A4" w:rsidRPr="00877316" w:rsidRDefault="007510A4" w:rsidP="00D255DF">
            <w:pPr>
              <w:rPr>
                <w:lang w:val="en-US"/>
              </w:rPr>
            </w:pPr>
            <w:r w:rsidRPr="00877316">
              <w:rPr>
                <w:lang w:val="en-US"/>
              </w:rPr>
              <w:t xml:space="preserve">Type changed from </w:t>
            </w:r>
            <w:proofErr w:type="spellStart"/>
            <w:r w:rsidRPr="00877316">
              <w:rPr>
                <w:lang w:val="en-US"/>
              </w:rPr>
              <w:t>AnySimpleTypeDef</w:t>
            </w:r>
            <w:proofErr w:type="spellEnd"/>
            <w:r w:rsidRPr="00877316">
              <w:rPr>
                <w:lang w:val="en-US"/>
              </w:rPr>
              <w:t xml:space="preserve"> to </w:t>
            </w:r>
            <w:proofErr w:type="spellStart"/>
            <w:r w:rsidRPr="00877316">
              <w:rPr>
                <w:lang w:val="en-US"/>
              </w:rPr>
              <w:t>ValueDataType</w:t>
            </w:r>
            <w:proofErr w:type="spellEnd"/>
          </w:p>
        </w:tc>
      </w:tr>
      <w:tr w:rsidR="007510A4" w:rsidRPr="00877316" w14:paraId="0959AE0E" w14:textId="77777777" w:rsidTr="00D255DF">
        <w:tc>
          <w:tcPr>
            <w:tcW w:w="988" w:type="dxa"/>
          </w:tcPr>
          <w:p w14:paraId="5EFAB3AD" w14:textId="77777777" w:rsidR="007510A4" w:rsidRPr="0002307B" w:rsidRDefault="007510A4" w:rsidP="00D255DF">
            <w:pPr>
              <w:rPr>
                <w:lang w:val="en-US"/>
              </w:rPr>
            </w:pPr>
            <w:r w:rsidRPr="0002307B">
              <w:rPr>
                <w:lang w:val="en-US"/>
              </w:rPr>
              <w:t>x</w:t>
            </w:r>
          </w:p>
        </w:tc>
        <w:tc>
          <w:tcPr>
            <w:tcW w:w="4252" w:type="dxa"/>
          </w:tcPr>
          <w:p w14:paraId="52CBDB66" w14:textId="77777777" w:rsidR="007510A4" w:rsidRPr="0002307B" w:rsidRDefault="007510A4" w:rsidP="00D255DF">
            <w:pPr>
              <w:rPr>
                <w:lang w:val="en-US"/>
              </w:rPr>
            </w:pPr>
            <w:r w:rsidRPr="0002307B">
              <w:rPr>
                <w:lang w:val="en-US"/>
              </w:rPr>
              <w:t>Qualifier/</w:t>
            </w:r>
            <w:proofErr w:type="spellStart"/>
            <w:r w:rsidRPr="0002307B">
              <w:rPr>
                <w:lang w:val="en-US"/>
              </w:rPr>
              <w:t>qualifierValueId</w:t>
            </w:r>
            <w:proofErr w:type="spellEnd"/>
          </w:p>
        </w:tc>
        <w:tc>
          <w:tcPr>
            <w:tcW w:w="4389" w:type="dxa"/>
          </w:tcPr>
          <w:p w14:paraId="71ACB2F1" w14:textId="6210C587" w:rsidR="007510A4" w:rsidRPr="0002307B" w:rsidRDefault="007510A4" w:rsidP="00D255DF">
            <w:pPr>
              <w:rPr>
                <w:lang w:val="en-US"/>
              </w:rPr>
            </w:pPr>
            <w:r w:rsidRPr="0002307B">
              <w:rPr>
                <w:lang w:val="en-US"/>
              </w:rPr>
              <w:t xml:space="preserve">Renamed to </w:t>
            </w:r>
            <w:proofErr w:type="spellStart"/>
            <w:r w:rsidR="00862EAA">
              <w:t>Qualifier</w:t>
            </w:r>
            <w:proofErr w:type="spellEnd"/>
            <w:r w:rsidRPr="0002307B">
              <w:rPr>
                <w:lang w:val="en-US"/>
              </w:rPr>
              <w:t>/</w:t>
            </w:r>
            <w:proofErr w:type="spellStart"/>
            <w:r w:rsidRPr="0002307B">
              <w:rPr>
                <w:lang w:val="en-US"/>
              </w:rPr>
              <w:t>valueId</w:t>
            </w:r>
            <w:proofErr w:type="spellEnd"/>
          </w:p>
        </w:tc>
      </w:tr>
      <w:tr w:rsidR="007510A4" w:rsidRPr="0038268D" w14:paraId="711E7AB2" w14:textId="77777777" w:rsidTr="00D255DF">
        <w:tc>
          <w:tcPr>
            <w:tcW w:w="988" w:type="dxa"/>
          </w:tcPr>
          <w:p w14:paraId="50771525" w14:textId="77777777" w:rsidR="007510A4" w:rsidRPr="0002307B" w:rsidRDefault="007510A4" w:rsidP="00D255DF">
            <w:pPr>
              <w:rPr>
                <w:lang w:val="en-US"/>
              </w:rPr>
            </w:pPr>
            <w:r w:rsidRPr="0002307B">
              <w:rPr>
                <w:lang w:val="en-US"/>
              </w:rPr>
              <w:t>x</w:t>
            </w:r>
          </w:p>
        </w:tc>
        <w:tc>
          <w:tcPr>
            <w:tcW w:w="4252" w:type="dxa"/>
          </w:tcPr>
          <w:p w14:paraId="0372FFEA" w14:textId="77777777" w:rsidR="007510A4" w:rsidRPr="0002307B" w:rsidRDefault="007510A4" w:rsidP="00D255DF">
            <w:pPr>
              <w:rPr>
                <w:lang w:val="en-US"/>
              </w:rPr>
            </w:pPr>
            <w:r w:rsidRPr="0002307B">
              <w:rPr>
                <w:lang w:val="en-US"/>
              </w:rPr>
              <w:t>Referable/</w:t>
            </w:r>
            <w:proofErr w:type="spellStart"/>
            <w:r w:rsidRPr="0002307B">
              <w:rPr>
                <w:lang w:val="en-US"/>
              </w:rPr>
              <w:t>idShort</w:t>
            </w:r>
            <w:proofErr w:type="spellEnd"/>
          </w:p>
        </w:tc>
        <w:tc>
          <w:tcPr>
            <w:tcW w:w="4389" w:type="dxa"/>
          </w:tcPr>
          <w:p w14:paraId="6DD074D1" w14:textId="77777777" w:rsidR="007510A4" w:rsidRPr="00877316" w:rsidRDefault="007510A4" w:rsidP="00D255DF">
            <w:pPr>
              <w:rPr>
                <w:lang w:val="en-US"/>
              </w:rPr>
            </w:pPr>
            <w:r w:rsidRPr="00877316">
              <w:rPr>
                <w:lang w:val="en-US"/>
              </w:rPr>
              <w:t>Now mandatory, was optional (but with constraints for defined elements)</w:t>
            </w:r>
          </w:p>
        </w:tc>
      </w:tr>
      <w:tr w:rsidR="007510A4" w:rsidRPr="00877316" w14:paraId="2AF3C20A" w14:textId="77777777" w:rsidTr="00D255DF">
        <w:tc>
          <w:tcPr>
            <w:tcW w:w="988" w:type="dxa"/>
          </w:tcPr>
          <w:p w14:paraId="3955F9C6" w14:textId="77777777" w:rsidR="007510A4" w:rsidRPr="0002307B" w:rsidRDefault="007510A4" w:rsidP="00D255DF">
            <w:pPr>
              <w:rPr>
                <w:lang w:val="en-US"/>
              </w:rPr>
            </w:pPr>
            <w:r w:rsidRPr="0002307B">
              <w:rPr>
                <w:lang w:val="en-US"/>
              </w:rPr>
              <w:t>x</w:t>
            </w:r>
          </w:p>
        </w:tc>
        <w:tc>
          <w:tcPr>
            <w:tcW w:w="4252" w:type="dxa"/>
          </w:tcPr>
          <w:p w14:paraId="325BE531" w14:textId="77777777" w:rsidR="007510A4" w:rsidRPr="0002307B" w:rsidRDefault="007510A4" w:rsidP="00D255DF">
            <w:pPr>
              <w:rPr>
                <w:lang w:val="en-US"/>
              </w:rPr>
            </w:pPr>
            <w:r w:rsidRPr="0002307B">
              <w:rPr>
                <w:lang w:val="en-US"/>
              </w:rPr>
              <w:t>Reference/key</w:t>
            </w:r>
          </w:p>
        </w:tc>
        <w:tc>
          <w:tcPr>
            <w:tcW w:w="4389" w:type="dxa"/>
          </w:tcPr>
          <w:p w14:paraId="0A744E7D" w14:textId="77777777" w:rsidR="007510A4" w:rsidRPr="0002307B" w:rsidRDefault="007510A4" w:rsidP="00D255DF">
            <w:pPr>
              <w:rPr>
                <w:lang w:val="en-US"/>
              </w:rPr>
            </w:pPr>
            <w:r w:rsidRPr="0002307B">
              <w:rPr>
                <w:lang w:val="en-US"/>
              </w:rPr>
              <w:t>Cardinality changed from 0..* to 1..*</w:t>
            </w:r>
          </w:p>
        </w:tc>
      </w:tr>
    </w:tbl>
    <w:p w14:paraId="79FD7777" w14:textId="7100EAF3" w:rsidR="00862EAA" w:rsidRPr="00CE25AF" w:rsidRDefault="00862EAA" w:rsidP="00110904">
      <w:pPr>
        <w:pStyle w:val="Caption"/>
      </w:pPr>
      <w:bookmarkStart w:id="5637" w:name="_Toc125537820"/>
      <w:r w:rsidRPr="00CE25AF">
        <w:lastRenderedPageBreak/>
        <w:t xml:space="preserve">Table </w:t>
      </w:r>
      <w:r w:rsidR="00802DAD" w:rsidRPr="00CE25AF">
        <w:fldChar w:fldCharType="begin"/>
      </w:r>
      <w:r w:rsidR="00802DAD" w:rsidRPr="00CE25AF">
        <w:instrText xml:space="preserve"> SEQ Table \* ARABIC </w:instrText>
      </w:r>
      <w:r w:rsidR="00802DAD" w:rsidRPr="00CE25AF">
        <w:fldChar w:fldCharType="separate"/>
      </w:r>
      <w:r w:rsidR="00F511DE">
        <w:rPr>
          <w:noProof/>
        </w:rPr>
        <w:t>45</w:t>
      </w:r>
      <w:r w:rsidR="00802DAD" w:rsidRPr="00CE25AF">
        <w:fldChar w:fldCharType="end"/>
      </w:r>
      <w:r w:rsidRPr="00CE25AF">
        <w:t xml:space="preserve"> New Elements in Metamodel V1.0 w/o Security</w:t>
      </w:r>
      <w:bookmarkEnd w:id="5637"/>
    </w:p>
    <w:tbl>
      <w:tblPr>
        <w:tblStyle w:val="TableGrid"/>
        <w:tblW w:w="9634"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126"/>
        <w:gridCol w:w="5508"/>
      </w:tblGrid>
      <w:tr w:rsidR="007510A4" w:rsidRPr="00877316" w14:paraId="5E8522AA" w14:textId="77777777" w:rsidTr="00D255DF">
        <w:trPr>
          <w:tblHeader/>
        </w:trPr>
        <w:tc>
          <w:tcPr>
            <w:tcW w:w="4126" w:type="dxa"/>
          </w:tcPr>
          <w:p w14:paraId="57567046" w14:textId="77777777" w:rsidR="007510A4" w:rsidRPr="0002307B" w:rsidRDefault="007510A4" w:rsidP="00D255DF">
            <w:pPr>
              <w:rPr>
                <w:b/>
                <w:lang w:val="en-US"/>
              </w:rPr>
            </w:pPr>
            <w:r w:rsidRPr="0002307B">
              <w:rPr>
                <w:b/>
                <w:lang w:val="en-US"/>
              </w:rPr>
              <w:t>V2.0</w:t>
            </w:r>
          </w:p>
        </w:tc>
        <w:tc>
          <w:tcPr>
            <w:tcW w:w="5508" w:type="dxa"/>
          </w:tcPr>
          <w:p w14:paraId="2A1E1129" w14:textId="77777777" w:rsidR="007510A4" w:rsidRPr="0002307B" w:rsidRDefault="007510A4" w:rsidP="00D255DF">
            <w:pPr>
              <w:rPr>
                <w:b/>
                <w:lang w:val="en-US"/>
              </w:rPr>
            </w:pPr>
            <w:r w:rsidRPr="0002307B">
              <w:rPr>
                <w:b/>
                <w:lang w:val="en-US"/>
              </w:rPr>
              <w:t>Comment</w:t>
            </w:r>
          </w:p>
        </w:tc>
      </w:tr>
      <w:tr w:rsidR="007510A4" w:rsidRPr="0038268D" w14:paraId="05D40DBE" w14:textId="77777777" w:rsidTr="00D255DF">
        <w:tc>
          <w:tcPr>
            <w:tcW w:w="4126" w:type="dxa"/>
          </w:tcPr>
          <w:p w14:paraId="348FCC9E" w14:textId="77777777" w:rsidR="007510A4" w:rsidRPr="0002307B" w:rsidRDefault="007510A4" w:rsidP="00D255DF">
            <w:pPr>
              <w:rPr>
                <w:lang w:val="en-US"/>
              </w:rPr>
            </w:pPr>
            <w:proofErr w:type="spellStart"/>
            <w:r w:rsidRPr="0002307B">
              <w:rPr>
                <w:lang w:val="en-US"/>
              </w:rPr>
              <w:t>AnnotatedRelationshipElement</w:t>
            </w:r>
            <w:proofErr w:type="spellEnd"/>
          </w:p>
        </w:tc>
        <w:tc>
          <w:tcPr>
            <w:tcW w:w="5508" w:type="dxa"/>
          </w:tcPr>
          <w:p w14:paraId="0BA9A2B7" w14:textId="77777777" w:rsidR="007510A4" w:rsidRPr="00877316" w:rsidRDefault="007510A4" w:rsidP="00D255DF">
            <w:pPr>
              <w:rPr>
                <w:lang w:val="en-US"/>
              </w:rPr>
            </w:pPr>
            <w:r w:rsidRPr="00877316">
              <w:rPr>
                <w:lang w:val="en-US"/>
              </w:rPr>
              <w:t xml:space="preserve">New </w:t>
            </w:r>
            <w:proofErr w:type="spellStart"/>
            <w:r w:rsidRPr="00877316">
              <w:rPr>
                <w:lang w:val="en-US"/>
              </w:rPr>
              <w:t>submodel</w:t>
            </w:r>
            <w:proofErr w:type="spellEnd"/>
            <w:r w:rsidRPr="00877316">
              <w:rPr>
                <w:lang w:val="en-US"/>
              </w:rPr>
              <w:t xml:space="preserve"> element, inheriting from </w:t>
            </w:r>
            <w:proofErr w:type="spellStart"/>
            <w:r w:rsidRPr="00877316">
              <w:rPr>
                <w:lang w:val="en-US"/>
              </w:rPr>
              <w:t>RelationshipElement</w:t>
            </w:r>
            <w:proofErr w:type="spellEnd"/>
          </w:p>
        </w:tc>
      </w:tr>
      <w:tr w:rsidR="007510A4" w:rsidRPr="00877316" w14:paraId="763A3AEA" w14:textId="77777777" w:rsidTr="00D255DF">
        <w:tc>
          <w:tcPr>
            <w:tcW w:w="4126" w:type="dxa"/>
          </w:tcPr>
          <w:p w14:paraId="331FDB89" w14:textId="77777777" w:rsidR="007510A4" w:rsidRPr="0002307B" w:rsidRDefault="007510A4" w:rsidP="00D255DF">
            <w:pPr>
              <w:rPr>
                <w:lang w:val="en-US"/>
              </w:rPr>
            </w:pPr>
            <w:r w:rsidRPr="0002307B">
              <w:rPr>
                <w:lang w:val="en-US"/>
              </w:rPr>
              <w:t>Asset/</w:t>
            </w:r>
            <w:proofErr w:type="spellStart"/>
            <w:r w:rsidRPr="0002307B">
              <w:rPr>
                <w:lang w:val="en-US"/>
              </w:rPr>
              <w:t>billOfMaterial</w:t>
            </w:r>
            <w:proofErr w:type="spellEnd"/>
          </w:p>
        </w:tc>
        <w:tc>
          <w:tcPr>
            <w:tcW w:w="5508" w:type="dxa"/>
          </w:tcPr>
          <w:p w14:paraId="6835E25F" w14:textId="77777777" w:rsidR="007510A4" w:rsidRPr="0002307B" w:rsidRDefault="007510A4" w:rsidP="00D255DF">
            <w:pPr>
              <w:rPr>
                <w:lang w:val="en-US"/>
              </w:rPr>
            </w:pPr>
            <w:r w:rsidRPr="0002307B">
              <w:rPr>
                <w:lang w:val="en-US"/>
              </w:rPr>
              <w:t>New attribute</w:t>
            </w:r>
          </w:p>
        </w:tc>
      </w:tr>
      <w:tr w:rsidR="007510A4" w:rsidRPr="00877316" w14:paraId="7E4F89D1" w14:textId="77777777" w:rsidTr="00D255DF">
        <w:tc>
          <w:tcPr>
            <w:tcW w:w="4126" w:type="dxa"/>
          </w:tcPr>
          <w:p w14:paraId="32F30C22" w14:textId="77777777" w:rsidR="007510A4" w:rsidRPr="0002307B" w:rsidRDefault="007510A4" w:rsidP="00D255DF">
            <w:pPr>
              <w:rPr>
                <w:lang w:val="en-US"/>
              </w:rPr>
            </w:pPr>
            <w:proofErr w:type="spellStart"/>
            <w:r w:rsidRPr="0002307B">
              <w:rPr>
                <w:lang w:val="en-US"/>
              </w:rPr>
              <w:t>AssetKind</w:t>
            </w:r>
            <w:proofErr w:type="spellEnd"/>
          </w:p>
        </w:tc>
        <w:tc>
          <w:tcPr>
            <w:tcW w:w="5508" w:type="dxa"/>
          </w:tcPr>
          <w:p w14:paraId="31254833" w14:textId="77777777" w:rsidR="007510A4" w:rsidRPr="0002307B" w:rsidRDefault="007510A4" w:rsidP="00D255DF">
            <w:pPr>
              <w:rPr>
                <w:lang w:val="en-US"/>
              </w:rPr>
            </w:pPr>
            <w:r w:rsidRPr="0002307B">
              <w:rPr>
                <w:lang w:val="en-US"/>
              </w:rPr>
              <w:t>New enumeration type</w:t>
            </w:r>
          </w:p>
        </w:tc>
      </w:tr>
      <w:tr w:rsidR="007510A4" w:rsidRPr="0038268D" w14:paraId="269E6E0E" w14:textId="77777777" w:rsidTr="00D255DF">
        <w:tc>
          <w:tcPr>
            <w:tcW w:w="4126" w:type="dxa"/>
          </w:tcPr>
          <w:p w14:paraId="4C670718" w14:textId="77777777" w:rsidR="007510A4" w:rsidRPr="0002307B" w:rsidRDefault="007510A4" w:rsidP="00D255DF">
            <w:pPr>
              <w:rPr>
                <w:lang w:val="en-US"/>
              </w:rPr>
            </w:pPr>
            <w:proofErr w:type="spellStart"/>
            <w:r w:rsidRPr="0002307B">
              <w:rPr>
                <w:lang w:val="en-US"/>
              </w:rPr>
              <w:t>BasicEvent</w:t>
            </w:r>
            <w:proofErr w:type="spellEnd"/>
          </w:p>
        </w:tc>
        <w:tc>
          <w:tcPr>
            <w:tcW w:w="5508" w:type="dxa"/>
          </w:tcPr>
          <w:p w14:paraId="2787FA6A" w14:textId="18589778" w:rsidR="007510A4" w:rsidRPr="00877316" w:rsidRDefault="007510A4" w:rsidP="00D255DF">
            <w:pPr>
              <w:rPr>
                <w:lang w:val="en-US"/>
              </w:rPr>
            </w:pPr>
            <w:r w:rsidRPr="00877316">
              <w:rPr>
                <w:lang w:val="en-US"/>
              </w:rPr>
              <w:t xml:space="preserve">New </w:t>
            </w:r>
            <w:proofErr w:type="spellStart"/>
            <w:r w:rsidRPr="00877316">
              <w:rPr>
                <w:lang w:val="en-US"/>
              </w:rPr>
              <w:t>submodel</w:t>
            </w:r>
            <w:proofErr w:type="spellEnd"/>
            <w:r w:rsidRPr="00877316">
              <w:rPr>
                <w:lang w:val="en-US"/>
              </w:rPr>
              <w:t xml:space="preserve"> element, inherits from </w:t>
            </w:r>
            <w:r w:rsidR="00862EAA" w:rsidRPr="006C5C0E">
              <w:rPr>
                <w:lang w:val="en-US"/>
              </w:rPr>
              <w:t>Event</w:t>
            </w:r>
          </w:p>
        </w:tc>
      </w:tr>
      <w:tr w:rsidR="007510A4" w:rsidRPr="00877316" w14:paraId="685B83F2" w14:textId="77777777" w:rsidTr="00D255DF">
        <w:tc>
          <w:tcPr>
            <w:tcW w:w="4126" w:type="dxa"/>
          </w:tcPr>
          <w:p w14:paraId="26F0D5BF" w14:textId="77777777" w:rsidR="007510A4" w:rsidRPr="0002307B" w:rsidRDefault="007510A4" w:rsidP="00D255DF">
            <w:pPr>
              <w:rPr>
                <w:lang w:val="en-US"/>
              </w:rPr>
            </w:pPr>
            <w:r w:rsidRPr="0002307B">
              <w:rPr>
                <w:lang w:val="en-US"/>
              </w:rPr>
              <w:t>Capability</w:t>
            </w:r>
          </w:p>
        </w:tc>
        <w:tc>
          <w:tcPr>
            <w:tcW w:w="5508" w:type="dxa"/>
          </w:tcPr>
          <w:p w14:paraId="0044BEE2" w14:textId="77777777" w:rsidR="007510A4" w:rsidRPr="0002307B" w:rsidRDefault="007510A4" w:rsidP="00D255DF">
            <w:pPr>
              <w:rPr>
                <w:lang w:val="en-US"/>
              </w:rPr>
            </w:pPr>
            <w:r w:rsidRPr="0002307B">
              <w:rPr>
                <w:lang w:val="en-US"/>
              </w:rPr>
              <w:t xml:space="preserve">New </w:t>
            </w:r>
            <w:proofErr w:type="spellStart"/>
            <w:r w:rsidRPr="0002307B">
              <w:rPr>
                <w:lang w:val="en-US"/>
              </w:rPr>
              <w:t>submodel</w:t>
            </w:r>
            <w:proofErr w:type="spellEnd"/>
            <w:r w:rsidRPr="0002307B">
              <w:rPr>
                <w:lang w:val="en-US"/>
              </w:rPr>
              <w:t xml:space="preserve"> element</w:t>
            </w:r>
          </w:p>
        </w:tc>
      </w:tr>
      <w:tr w:rsidR="007510A4" w:rsidRPr="00877316" w14:paraId="6F6CA388" w14:textId="77777777" w:rsidTr="00D255DF">
        <w:tc>
          <w:tcPr>
            <w:tcW w:w="4126" w:type="dxa"/>
          </w:tcPr>
          <w:p w14:paraId="19E1BC53" w14:textId="77777777" w:rsidR="007510A4" w:rsidRPr="0002307B" w:rsidRDefault="007510A4" w:rsidP="00D255DF">
            <w:pPr>
              <w:rPr>
                <w:lang w:val="en-US"/>
              </w:rPr>
            </w:pPr>
            <w:r w:rsidRPr="0002307B">
              <w:rPr>
                <w:lang w:val="en-US"/>
              </w:rPr>
              <w:t>DataSpecificationIEC61360/</w:t>
            </w:r>
            <w:proofErr w:type="spellStart"/>
            <w:r w:rsidRPr="0002307B">
              <w:rPr>
                <w:lang w:val="en-US"/>
              </w:rPr>
              <w:t>valueList</w:t>
            </w:r>
            <w:proofErr w:type="spellEnd"/>
          </w:p>
        </w:tc>
        <w:tc>
          <w:tcPr>
            <w:tcW w:w="5508" w:type="dxa"/>
          </w:tcPr>
          <w:p w14:paraId="0402831D" w14:textId="77777777" w:rsidR="007510A4" w:rsidRPr="0002307B" w:rsidRDefault="007510A4" w:rsidP="00D255DF">
            <w:pPr>
              <w:rPr>
                <w:lang w:val="en-US"/>
              </w:rPr>
            </w:pPr>
            <w:r w:rsidRPr="0002307B">
              <w:rPr>
                <w:lang w:val="en-US"/>
              </w:rPr>
              <w:t>For value lists (string)</w:t>
            </w:r>
          </w:p>
        </w:tc>
      </w:tr>
      <w:tr w:rsidR="007510A4" w:rsidRPr="0038268D" w14:paraId="7938D3F2" w14:textId="77777777" w:rsidTr="00D255DF">
        <w:tc>
          <w:tcPr>
            <w:tcW w:w="4126" w:type="dxa"/>
          </w:tcPr>
          <w:p w14:paraId="35CA9ADB" w14:textId="77777777" w:rsidR="007510A4" w:rsidRPr="0002307B" w:rsidRDefault="007510A4" w:rsidP="00D255DF">
            <w:pPr>
              <w:rPr>
                <w:lang w:val="en-US"/>
              </w:rPr>
            </w:pPr>
            <w:r w:rsidRPr="0002307B">
              <w:rPr>
                <w:lang w:val="en-US"/>
              </w:rPr>
              <w:t>DataSpecificationIEC61360/value</w:t>
            </w:r>
          </w:p>
        </w:tc>
        <w:tc>
          <w:tcPr>
            <w:tcW w:w="5508" w:type="dxa"/>
          </w:tcPr>
          <w:p w14:paraId="38A3A68A" w14:textId="77777777" w:rsidR="007510A4" w:rsidRPr="00877316" w:rsidRDefault="007510A4" w:rsidP="00D255DF">
            <w:pPr>
              <w:rPr>
                <w:lang w:val="en-US"/>
              </w:rPr>
            </w:pPr>
            <w:r w:rsidRPr="00877316">
              <w:rPr>
                <w:lang w:val="en-US"/>
              </w:rPr>
              <w:t>For coded and explicit values</w:t>
            </w:r>
          </w:p>
        </w:tc>
      </w:tr>
      <w:tr w:rsidR="007510A4" w:rsidRPr="00877316" w14:paraId="4AA55BDC" w14:textId="77777777" w:rsidTr="00D255DF">
        <w:tc>
          <w:tcPr>
            <w:tcW w:w="4126" w:type="dxa"/>
          </w:tcPr>
          <w:p w14:paraId="1427E6A0" w14:textId="77777777" w:rsidR="007510A4" w:rsidRPr="0002307B" w:rsidRDefault="007510A4" w:rsidP="00D255DF">
            <w:pPr>
              <w:rPr>
                <w:lang w:val="en-US"/>
              </w:rPr>
            </w:pPr>
            <w:r w:rsidRPr="0002307B">
              <w:rPr>
                <w:lang w:val="en-US"/>
              </w:rPr>
              <w:t>DataSpecificationIEC61360/</w:t>
            </w:r>
            <w:proofErr w:type="spellStart"/>
            <w:r w:rsidRPr="0002307B">
              <w:rPr>
                <w:lang w:val="en-US"/>
              </w:rPr>
              <w:t>valueId</w:t>
            </w:r>
            <w:proofErr w:type="spellEnd"/>
          </w:p>
        </w:tc>
        <w:tc>
          <w:tcPr>
            <w:tcW w:w="5508" w:type="dxa"/>
          </w:tcPr>
          <w:p w14:paraId="59C73767" w14:textId="77777777" w:rsidR="007510A4" w:rsidRPr="0002307B" w:rsidRDefault="007510A4" w:rsidP="00D255DF">
            <w:pPr>
              <w:rPr>
                <w:lang w:val="en-US"/>
              </w:rPr>
            </w:pPr>
            <w:r w:rsidRPr="0002307B">
              <w:rPr>
                <w:lang w:val="en-US"/>
              </w:rPr>
              <w:t>For coded values</w:t>
            </w:r>
          </w:p>
        </w:tc>
      </w:tr>
      <w:tr w:rsidR="007510A4" w:rsidRPr="00877316" w14:paraId="5207D0C3" w14:textId="77777777" w:rsidTr="00D255DF">
        <w:tc>
          <w:tcPr>
            <w:tcW w:w="4126" w:type="dxa"/>
          </w:tcPr>
          <w:p w14:paraId="44C1E0E9" w14:textId="77777777" w:rsidR="007510A4" w:rsidRPr="0002307B" w:rsidRDefault="007510A4" w:rsidP="00D255DF">
            <w:pPr>
              <w:rPr>
                <w:color w:val="000000" w:themeColor="text1"/>
                <w:lang w:val="en-US"/>
              </w:rPr>
            </w:pPr>
            <w:r w:rsidRPr="0002307B">
              <w:rPr>
                <w:lang w:val="en-US"/>
              </w:rPr>
              <w:t>DataSpecificationIEC61360/</w:t>
            </w:r>
            <w:proofErr w:type="spellStart"/>
            <w:r w:rsidRPr="0002307B">
              <w:rPr>
                <w:lang w:val="en-US"/>
              </w:rPr>
              <w:t>levelType</w:t>
            </w:r>
            <w:proofErr w:type="spellEnd"/>
          </w:p>
        </w:tc>
        <w:tc>
          <w:tcPr>
            <w:tcW w:w="5508" w:type="dxa"/>
          </w:tcPr>
          <w:p w14:paraId="5CDE2A40" w14:textId="7E21FFA7" w:rsidR="007510A4" w:rsidRPr="0002307B" w:rsidRDefault="007510A4" w:rsidP="00D255DF">
            <w:pPr>
              <w:rPr>
                <w:lang w:val="en-US"/>
              </w:rPr>
            </w:pPr>
            <w:r w:rsidRPr="0002307B">
              <w:rPr>
                <w:lang w:val="en-US"/>
              </w:rPr>
              <w:t xml:space="preserve">For </w:t>
            </w:r>
            <w:r w:rsidR="00862EAA">
              <w:t>Ranges</w:t>
            </w:r>
          </w:p>
        </w:tc>
      </w:tr>
      <w:tr w:rsidR="007510A4" w:rsidRPr="00877316" w14:paraId="3E3EC358" w14:textId="77777777" w:rsidTr="00D255DF">
        <w:tc>
          <w:tcPr>
            <w:tcW w:w="4126" w:type="dxa"/>
          </w:tcPr>
          <w:p w14:paraId="10E097D1" w14:textId="77777777" w:rsidR="007510A4" w:rsidRPr="0002307B" w:rsidRDefault="007510A4" w:rsidP="00D255DF">
            <w:pPr>
              <w:rPr>
                <w:lang w:val="en-US"/>
              </w:rPr>
            </w:pPr>
            <w:proofErr w:type="spellStart"/>
            <w:r w:rsidRPr="0002307B">
              <w:rPr>
                <w:lang w:val="en-US"/>
              </w:rPr>
              <w:t>DataSpecificationPhysicalUnit</w:t>
            </w:r>
            <w:proofErr w:type="spellEnd"/>
          </w:p>
        </w:tc>
        <w:tc>
          <w:tcPr>
            <w:tcW w:w="5508" w:type="dxa"/>
          </w:tcPr>
          <w:p w14:paraId="132CF1A3" w14:textId="77777777" w:rsidR="007510A4" w:rsidRPr="0002307B" w:rsidRDefault="007510A4" w:rsidP="00D255DF">
            <w:pPr>
              <w:rPr>
                <w:lang w:val="en-US"/>
              </w:rPr>
            </w:pPr>
            <w:r w:rsidRPr="0002307B">
              <w:rPr>
                <w:lang w:val="en-US"/>
              </w:rPr>
              <w:t>New data specification template</w:t>
            </w:r>
          </w:p>
        </w:tc>
      </w:tr>
      <w:tr w:rsidR="007510A4" w:rsidRPr="00877316" w14:paraId="332272A8" w14:textId="77777777" w:rsidTr="00D255DF">
        <w:tc>
          <w:tcPr>
            <w:tcW w:w="4126" w:type="dxa"/>
          </w:tcPr>
          <w:p w14:paraId="08D8EB9A" w14:textId="77777777" w:rsidR="007510A4" w:rsidRPr="0002307B" w:rsidRDefault="007510A4" w:rsidP="00D255DF">
            <w:pPr>
              <w:rPr>
                <w:lang w:val="en-US"/>
              </w:rPr>
            </w:pPr>
            <w:r w:rsidRPr="0002307B">
              <w:rPr>
                <w:lang w:val="en-US"/>
              </w:rPr>
              <w:t>DataTypeIEC61360</w:t>
            </w:r>
          </w:p>
        </w:tc>
        <w:tc>
          <w:tcPr>
            <w:tcW w:w="5508" w:type="dxa"/>
          </w:tcPr>
          <w:p w14:paraId="04D32441" w14:textId="77777777" w:rsidR="007510A4" w:rsidRPr="0002307B" w:rsidRDefault="007510A4" w:rsidP="00D255DF">
            <w:pPr>
              <w:rPr>
                <w:lang w:val="en-US"/>
              </w:rPr>
            </w:pPr>
            <w:r w:rsidRPr="0002307B">
              <w:rPr>
                <w:lang w:val="en-US"/>
              </w:rPr>
              <w:t>New enumeration type</w:t>
            </w:r>
          </w:p>
        </w:tc>
      </w:tr>
      <w:tr w:rsidR="007510A4" w:rsidRPr="00877316" w14:paraId="6873BB2B" w14:textId="77777777" w:rsidTr="00D255DF">
        <w:tc>
          <w:tcPr>
            <w:tcW w:w="4126" w:type="dxa"/>
          </w:tcPr>
          <w:p w14:paraId="4B9574D7" w14:textId="77777777" w:rsidR="007510A4" w:rsidRPr="0002307B" w:rsidRDefault="007510A4" w:rsidP="00D255DF">
            <w:pPr>
              <w:rPr>
                <w:lang w:val="en-US"/>
              </w:rPr>
            </w:pPr>
            <w:r w:rsidRPr="0002307B">
              <w:rPr>
                <w:lang w:val="en-US"/>
              </w:rPr>
              <w:t>Entity</w:t>
            </w:r>
          </w:p>
        </w:tc>
        <w:tc>
          <w:tcPr>
            <w:tcW w:w="5508" w:type="dxa"/>
          </w:tcPr>
          <w:p w14:paraId="3FB045D4" w14:textId="73320341" w:rsidR="007510A4" w:rsidRPr="0002307B" w:rsidRDefault="007510A4" w:rsidP="00D255DF">
            <w:pPr>
              <w:rPr>
                <w:lang w:val="en-US"/>
              </w:rPr>
            </w:pPr>
            <w:r w:rsidRPr="0002307B">
              <w:rPr>
                <w:lang w:val="en-US"/>
              </w:rPr>
              <w:t xml:space="preserve">New </w:t>
            </w:r>
            <w:proofErr w:type="spellStart"/>
            <w:r w:rsidRPr="0002307B">
              <w:rPr>
                <w:lang w:val="en-US"/>
              </w:rPr>
              <w:t>submodel</w:t>
            </w:r>
            <w:proofErr w:type="spellEnd"/>
            <w:r w:rsidRPr="0002307B">
              <w:rPr>
                <w:lang w:val="en-US"/>
              </w:rPr>
              <w:t xml:space="preserve"> </w:t>
            </w:r>
            <w:r w:rsidR="00862EAA">
              <w:t>Element</w:t>
            </w:r>
          </w:p>
        </w:tc>
      </w:tr>
      <w:tr w:rsidR="007510A4" w:rsidRPr="00877316" w14:paraId="6957117E" w14:textId="77777777" w:rsidTr="00D255DF">
        <w:tc>
          <w:tcPr>
            <w:tcW w:w="4126" w:type="dxa"/>
          </w:tcPr>
          <w:p w14:paraId="3AE042B4" w14:textId="77777777" w:rsidR="007510A4" w:rsidRPr="0002307B" w:rsidRDefault="007510A4" w:rsidP="00D255DF">
            <w:pPr>
              <w:rPr>
                <w:lang w:val="en-US"/>
              </w:rPr>
            </w:pPr>
            <w:proofErr w:type="spellStart"/>
            <w:r w:rsidRPr="0002307B">
              <w:rPr>
                <w:lang w:val="en-US"/>
              </w:rPr>
              <w:t>EntityType</w:t>
            </w:r>
            <w:proofErr w:type="spellEnd"/>
          </w:p>
        </w:tc>
        <w:tc>
          <w:tcPr>
            <w:tcW w:w="5508" w:type="dxa"/>
          </w:tcPr>
          <w:p w14:paraId="486BC450" w14:textId="77777777" w:rsidR="007510A4" w:rsidRPr="0002307B" w:rsidRDefault="007510A4" w:rsidP="00D255DF">
            <w:pPr>
              <w:rPr>
                <w:lang w:val="en-US"/>
              </w:rPr>
            </w:pPr>
            <w:r w:rsidRPr="0002307B">
              <w:rPr>
                <w:lang w:val="en-US"/>
              </w:rPr>
              <w:t>New enumeration type</w:t>
            </w:r>
          </w:p>
        </w:tc>
      </w:tr>
      <w:tr w:rsidR="007510A4" w:rsidRPr="0038268D" w14:paraId="58057BF4" w14:textId="77777777" w:rsidTr="00D255DF">
        <w:tc>
          <w:tcPr>
            <w:tcW w:w="4126" w:type="dxa"/>
          </w:tcPr>
          <w:p w14:paraId="4C470635" w14:textId="77777777" w:rsidR="007510A4" w:rsidRPr="0002307B" w:rsidRDefault="007510A4" w:rsidP="00D255DF">
            <w:pPr>
              <w:rPr>
                <w:lang w:val="en-US"/>
              </w:rPr>
            </w:pPr>
            <w:proofErr w:type="spellStart"/>
            <w:r w:rsidRPr="0002307B">
              <w:rPr>
                <w:lang w:val="en-US"/>
              </w:rPr>
              <w:t>IdentifierType</w:t>
            </w:r>
            <w:proofErr w:type="spellEnd"/>
          </w:p>
        </w:tc>
        <w:tc>
          <w:tcPr>
            <w:tcW w:w="5508" w:type="dxa"/>
          </w:tcPr>
          <w:p w14:paraId="5BC60D9F" w14:textId="13818495" w:rsidR="007510A4" w:rsidRPr="00877316" w:rsidRDefault="007510A4" w:rsidP="00D255DF">
            <w:pPr>
              <w:rPr>
                <w:lang w:val="en-US"/>
              </w:rPr>
            </w:pPr>
            <w:r w:rsidRPr="00877316">
              <w:rPr>
                <w:lang w:val="en-US"/>
              </w:rPr>
              <w:t xml:space="preserve">Is a subset of </w:t>
            </w:r>
            <w:proofErr w:type="spellStart"/>
            <w:r w:rsidRPr="00877316">
              <w:rPr>
                <w:lang w:val="en-US"/>
              </w:rPr>
              <w:t>KeyType</w:t>
            </w:r>
            <w:proofErr w:type="spellEnd"/>
            <w:r w:rsidRPr="00877316">
              <w:rPr>
                <w:lang w:val="en-US"/>
              </w:rPr>
              <w:t xml:space="preserve"> </w:t>
            </w:r>
            <w:r w:rsidR="00862EAA" w:rsidRPr="006C5C0E">
              <w:rPr>
                <w:lang w:val="en-US"/>
              </w:rPr>
              <w:t>Enumeration</w:t>
            </w:r>
          </w:p>
        </w:tc>
      </w:tr>
      <w:tr w:rsidR="007510A4" w:rsidRPr="0038268D" w14:paraId="3B53D666" w14:textId="77777777" w:rsidTr="00D255DF">
        <w:tc>
          <w:tcPr>
            <w:tcW w:w="4126" w:type="dxa"/>
          </w:tcPr>
          <w:p w14:paraId="65712EC2" w14:textId="77777777" w:rsidR="007510A4" w:rsidRPr="0002307B" w:rsidRDefault="007510A4" w:rsidP="00D255DF">
            <w:pPr>
              <w:rPr>
                <w:lang w:val="en-US"/>
              </w:rPr>
            </w:pPr>
            <w:proofErr w:type="spellStart"/>
            <w:r w:rsidRPr="0002307B">
              <w:rPr>
                <w:lang w:val="en-US"/>
              </w:rPr>
              <w:t>KeyElements</w:t>
            </w:r>
            <w:proofErr w:type="spellEnd"/>
            <w:r w:rsidRPr="0002307B">
              <w:rPr>
                <w:lang w:val="en-US"/>
              </w:rPr>
              <w:t>/</w:t>
            </w:r>
            <w:proofErr w:type="spellStart"/>
            <w:r w:rsidRPr="0002307B">
              <w:rPr>
                <w:lang w:val="en-US"/>
              </w:rPr>
              <w:t>FragmentReference</w:t>
            </w:r>
            <w:proofErr w:type="spellEnd"/>
          </w:p>
        </w:tc>
        <w:tc>
          <w:tcPr>
            <w:tcW w:w="5508" w:type="dxa"/>
          </w:tcPr>
          <w:p w14:paraId="421BB0A1" w14:textId="35405AA1" w:rsidR="007510A4" w:rsidRPr="00877316" w:rsidRDefault="007510A4" w:rsidP="00D255DF">
            <w:pPr>
              <w:jc w:val="left"/>
              <w:rPr>
                <w:lang w:val="en-US"/>
              </w:rPr>
            </w:pPr>
            <w:r w:rsidRPr="00877316">
              <w:rPr>
                <w:lang w:val="en-US"/>
              </w:rPr>
              <w:t xml:space="preserve">New value </w:t>
            </w:r>
            <w:proofErr w:type="spellStart"/>
            <w:r w:rsidRPr="00877316">
              <w:rPr>
                <w:lang w:val="en-US"/>
              </w:rPr>
              <w:t>FragmentReference</w:t>
            </w:r>
            <w:proofErr w:type="spellEnd"/>
            <w:r w:rsidRPr="00877316">
              <w:rPr>
                <w:lang w:val="en-US"/>
              </w:rPr>
              <w:t xml:space="preserve"> as part of </w:t>
            </w:r>
            <w:proofErr w:type="spellStart"/>
            <w:r w:rsidRPr="00877316">
              <w:rPr>
                <w:lang w:val="en-US"/>
              </w:rPr>
              <w:t>KeyElements</w:t>
            </w:r>
            <w:proofErr w:type="spellEnd"/>
            <w:r w:rsidRPr="00877316">
              <w:rPr>
                <w:lang w:val="en-US"/>
              </w:rPr>
              <w:t xml:space="preserve"> </w:t>
            </w:r>
            <w:r w:rsidR="00862EAA" w:rsidRPr="006C5C0E">
              <w:rPr>
                <w:lang w:val="en-US"/>
              </w:rPr>
              <w:t>Enumeration</w:t>
            </w:r>
          </w:p>
        </w:tc>
      </w:tr>
      <w:tr w:rsidR="007510A4" w:rsidRPr="0038268D" w14:paraId="33D3194E" w14:textId="77777777" w:rsidTr="00D255DF">
        <w:tc>
          <w:tcPr>
            <w:tcW w:w="4126" w:type="dxa"/>
          </w:tcPr>
          <w:p w14:paraId="1A54CC97" w14:textId="77777777" w:rsidR="007510A4" w:rsidRPr="0002307B" w:rsidRDefault="007510A4" w:rsidP="00D255DF">
            <w:pPr>
              <w:rPr>
                <w:lang w:val="en-US"/>
              </w:rPr>
            </w:pPr>
            <w:proofErr w:type="spellStart"/>
            <w:r w:rsidRPr="0002307B">
              <w:rPr>
                <w:lang w:val="en-US"/>
              </w:rPr>
              <w:t>LocalKeyType</w:t>
            </w:r>
            <w:proofErr w:type="spellEnd"/>
          </w:p>
        </w:tc>
        <w:tc>
          <w:tcPr>
            <w:tcW w:w="5508" w:type="dxa"/>
          </w:tcPr>
          <w:p w14:paraId="423985E9" w14:textId="6F863C47" w:rsidR="007510A4" w:rsidRPr="00877316" w:rsidRDefault="007510A4" w:rsidP="00D255DF">
            <w:pPr>
              <w:rPr>
                <w:lang w:val="en-US"/>
              </w:rPr>
            </w:pPr>
            <w:r w:rsidRPr="00877316">
              <w:rPr>
                <w:lang w:val="en-US"/>
              </w:rPr>
              <w:t xml:space="preserve">Is a subset of </w:t>
            </w:r>
            <w:proofErr w:type="spellStart"/>
            <w:r w:rsidRPr="00877316">
              <w:rPr>
                <w:lang w:val="en-US"/>
              </w:rPr>
              <w:t>KeyType</w:t>
            </w:r>
            <w:proofErr w:type="spellEnd"/>
            <w:r w:rsidRPr="00877316">
              <w:rPr>
                <w:lang w:val="en-US"/>
              </w:rPr>
              <w:t xml:space="preserve"> </w:t>
            </w:r>
            <w:r w:rsidR="00862EAA" w:rsidRPr="006C5C0E">
              <w:rPr>
                <w:lang w:val="en-US"/>
              </w:rPr>
              <w:t>Enumeration</w:t>
            </w:r>
          </w:p>
        </w:tc>
      </w:tr>
      <w:tr w:rsidR="007510A4" w:rsidRPr="0038268D" w14:paraId="6F7D815C" w14:textId="77777777" w:rsidTr="00D255DF">
        <w:tc>
          <w:tcPr>
            <w:tcW w:w="4126" w:type="dxa"/>
          </w:tcPr>
          <w:p w14:paraId="447EA120" w14:textId="77777777" w:rsidR="007510A4" w:rsidRPr="0002307B" w:rsidRDefault="007510A4" w:rsidP="00D255DF">
            <w:pPr>
              <w:rPr>
                <w:lang w:val="en-US"/>
              </w:rPr>
            </w:pPr>
            <w:proofErr w:type="spellStart"/>
            <w:r w:rsidRPr="0002307B">
              <w:rPr>
                <w:lang w:val="en-US"/>
              </w:rPr>
              <w:t>LocalKeyType</w:t>
            </w:r>
            <w:proofErr w:type="spellEnd"/>
            <w:r w:rsidRPr="0002307B">
              <w:rPr>
                <w:lang w:val="en-US"/>
              </w:rPr>
              <w:t>/</w:t>
            </w:r>
            <w:proofErr w:type="spellStart"/>
            <w:r w:rsidRPr="0002307B">
              <w:rPr>
                <w:lang w:val="en-US"/>
              </w:rPr>
              <w:t>FragmentId</w:t>
            </w:r>
            <w:proofErr w:type="spellEnd"/>
          </w:p>
        </w:tc>
        <w:tc>
          <w:tcPr>
            <w:tcW w:w="5508" w:type="dxa"/>
          </w:tcPr>
          <w:p w14:paraId="48F80FA8" w14:textId="1F594F6B" w:rsidR="007510A4" w:rsidRPr="00877316" w:rsidRDefault="007510A4" w:rsidP="00D255DF">
            <w:pPr>
              <w:rPr>
                <w:lang w:val="en-US"/>
              </w:rPr>
            </w:pPr>
            <w:r w:rsidRPr="00877316">
              <w:rPr>
                <w:lang w:val="en-US"/>
              </w:rPr>
              <w:t xml:space="preserve">New value for </w:t>
            </w:r>
            <w:proofErr w:type="spellStart"/>
            <w:r w:rsidRPr="00877316">
              <w:rPr>
                <w:lang w:val="en-US"/>
              </w:rPr>
              <w:t>KeyType</w:t>
            </w:r>
            <w:proofErr w:type="spellEnd"/>
            <w:r w:rsidRPr="00877316">
              <w:rPr>
                <w:lang w:val="en-US"/>
              </w:rPr>
              <w:t xml:space="preserve"> </w:t>
            </w:r>
            <w:r w:rsidR="00862EAA" w:rsidRPr="006C5C0E">
              <w:rPr>
                <w:lang w:val="en-US"/>
              </w:rPr>
              <w:t>Enumeration</w:t>
            </w:r>
            <w:r w:rsidRPr="00877316">
              <w:rPr>
                <w:lang w:val="en-US"/>
              </w:rPr>
              <w:t xml:space="preserve"> (via subset </w:t>
            </w:r>
            <w:proofErr w:type="spellStart"/>
            <w:r w:rsidRPr="00877316">
              <w:rPr>
                <w:lang w:val="en-US"/>
              </w:rPr>
              <w:t>LocalKeyType</w:t>
            </w:r>
            <w:proofErr w:type="spellEnd"/>
            <w:r w:rsidRPr="00877316">
              <w:rPr>
                <w:lang w:val="en-US"/>
              </w:rPr>
              <w:t>)</w:t>
            </w:r>
          </w:p>
        </w:tc>
      </w:tr>
      <w:tr w:rsidR="007510A4" w:rsidRPr="0038268D" w14:paraId="3B78E8F9" w14:textId="77777777" w:rsidTr="00D255DF">
        <w:tc>
          <w:tcPr>
            <w:tcW w:w="4126" w:type="dxa"/>
          </w:tcPr>
          <w:p w14:paraId="3CD8A4C0" w14:textId="77777777" w:rsidR="007510A4" w:rsidRPr="0002307B" w:rsidRDefault="007510A4" w:rsidP="00D255DF">
            <w:pPr>
              <w:rPr>
                <w:lang w:val="en-US"/>
              </w:rPr>
            </w:pPr>
            <w:proofErr w:type="spellStart"/>
            <w:r w:rsidRPr="0002307B">
              <w:rPr>
                <w:lang w:val="en-US"/>
              </w:rPr>
              <w:t>LangStringSet</w:t>
            </w:r>
            <w:proofErr w:type="spellEnd"/>
          </w:p>
        </w:tc>
        <w:tc>
          <w:tcPr>
            <w:tcW w:w="5508" w:type="dxa"/>
          </w:tcPr>
          <w:p w14:paraId="5E353D2E" w14:textId="77777777" w:rsidR="007510A4" w:rsidRPr="00877316" w:rsidRDefault="007510A4" w:rsidP="00D255DF">
            <w:pPr>
              <w:rPr>
                <w:lang w:val="en-US"/>
              </w:rPr>
            </w:pPr>
            <w:r w:rsidRPr="00877316">
              <w:rPr>
                <w:lang w:val="en-US"/>
              </w:rPr>
              <w:t xml:space="preserve">New type, used for example in </w:t>
            </w:r>
            <w:proofErr w:type="spellStart"/>
            <w:r w:rsidRPr="00877316">
              <w:rPr>
                <w:lang w:val="en-US"/>
              </w:rPr>
              <w:t>MultiLanguageProperty</w:t>
            </w:r>
            <w:proofErr w:type="spellEnd"/>
          </w:p>
        </w:tc>
      </w:tr>
      <w:tr w:rsidR="007510A4" w:rsidRPr="00877316" w14:paraId="2850DD35" w14:textId="77777777" w:rsidTr="00D255DF">
        <w:tc>
          <w:tcPr>
            <w:tcW w:w="4126" w:type="dxa"/>
          </w:tcPr>
          <w:p w14:paraId="288E7B70" w14:textId="77777777" w:rsidR="007510A4" w:rsidRPr="0002307B" w:rsidRDefault="007510A4" w:rsidP="00D255DF">
            <w:pPr>
              <w:rPr>
                <w:lang w:val="en-US"/>
              </w:rPr>
            </w:pPr>
            <w:proofErr w:type="spellStart"/>
            <w:r w:rsidRPr="0002307B">
              <w:rPr>
                <w:lang w:val="en-US"/>
              </w:rPr>
              <w:t>LevelType</w:t>
            </w:r>
            <w:proofErr w:type="spellEnd"/>
          </w:p>
        </w:tc>
        <w:tc>
          <w:tcPr>
            <w:tcW w:w="5508" w:type="dxa"/>
          </w:tcPr>
          <w:p w14:paraId="7D224F80" w14:textId="77777777" w:rsidR="007510A4" w:rsidRPr="0002307B" w:rsidRDefault="007510A4" w:rsidP="00D255DF">
            <w:pPr>
              <w:rPr>
                <w:lang w:val="en-US"/>
              </w:rPr>
            </w:pPr>
            <w:r w:rsidRPr="0002307B">
              <w:rPr>
                <w:lang w:val="en-US"/>
              </w:rPr>
              <w:t>New enumeration type</w:t>
            </w:r>
          </w:p>
        </w:tc>
      </w:tr>
      <w:tr w:rsidR="007510A4" w:rsidRPr="00877316" w14:paraId="6FD5E1D6" w14:textId="77777777" w:rsidTr="00D255DF">
        <w:tc>
          <w:tcPr>
            <w:tcW w:w="4126" w:type="dxa"/>
          </w:tcPr>
          <w:p w14:paraId="41430FE6" w14:textId="77777777" w:rsidR="007510A4" w:rsidRPr="0002307B" w:rsidRDefault="007510A4" w:rsidP="00D255DF">
            <w:pPr>
              <w:rPr>
                <w:lang w:val="en-US"/>
              </w:rPr>
            </w:pPr>
            <w:proofErr w:type="spellStart"/>
            <w:r w:rsidRPr="0002307B">
              <w:rPr>
                <w:lang w:val="en-US"/>
              </w:rPr>
              <w:t>ModellingKind</w:t>
            </w:r>
            <w:proofErr w:type="spellEnd"/>
          </w:p>
        </w:tc>
        <w:tc>
          <w:tcPr>
            <w:tcW w:w="5508" w:type="dxa"/>
          </w:tcPr>
          <w:p w14:paraId="44C5B5A2" w14:textId="77777777" w:rsidR="007510A4" w:rsidRPr="0002307B" w:rsidRDefault="007510A4" w:rsidP="00D255DF">
            <w:pPr>
              <w:rPr>
                <w:lang w:val="en-US"/>
              </w:rPr>
            </w:pPr>
            <w:r w:rsidRPr="0002307B">
              <w:rPr>
                <w:lang w:val="en-US"/>
              </w:rPr>
              <w:t>New enumeration type</w:t>
            </w:r>
          </w:p>
        </w:tc>
      </w:tr>
      <w:tr w:rsidR="007510A4" w:rsidRPr="00877316" w14:paraId="75288C89" w14:textId="77777777" w:rsidTr="00D255DF">
        <w:tc>
          <w:tcPr>
            <w:tcW w:w="4126" w:type="dxa"/>
          </w:tcPr>
          <w:p w14:paraId="7B45D4B6" w14:textId="77777777" w:rsidR="007510A4" w:rsidRPr="0002307B" w:rsidRDefault="007510A4" w:rsidP="00D255DF">
            <w:pPr>
              <w:rPr>
                <w:lang w:val="en-US"/>
              </w:rPr>
            </w:pPr>
            <w:proofErr w:type="spellStart"/>
            <w:r w:rsidRPr="0002307B">
              <w:rPr>
                <w:lang w:val="en-US"/>
              </w:rPr>
              <w:t>MultiLanguageProperty</w:t>
            </w:r>
            <w:proofErr w:type="spellEnd"/>
            <w:r w:rsidRPr="0002307B">
              <w:rPr>
                <w:lang w:val="en-US"/>
              </w:rPr>
              <w:t xml:space="preserve"> </w:t>
            </w:r>
          </w:p>
        </w:tc>
        <w:tc>
          <w:tcPr>
            <w:tcW w:w="5508" w:type="dxa"/>
          </w:tcPr>
          <w:p w14:paraId="40FE41A1" w14:textId="77777777" w:rsidR="007510A4" w:rsidRPr="0002307B" w:rsidRDefault="007510A4" w:rsidP="00D255DF">
            <w:pPr>
              <w:rPr>
                <w:lang w:val="en-US"/>
              </w:rPr>
            </w:pPr>
            <w:r w:rsidRPr="0002307B">
              <w:rPr>
                <w:lang w:val="en-US"/>
              </w:rPr>
              <w:t xml:space="preserve">New </w:t>
            </w:r>
            <w:proofErr w:type="spellStart"/>
            <w:r w:rsidRPr="0002307B">
              <w:rPr>
                <w:lang w:val="en-US"/>
              </w:rPr>
              <w:t>submodel</w:t>
            </w:r>
            <w:proofErr w:type="spellEnd"/>
            <w:r w:rsidRPr="0002307B">
              <w:rPr>
                <w:lang w:val="en-US"/>
              </w:rPr>
              <w:t xml:space="preserve"> element</w:t>
            </w:r>
          </w:p>
        </w:tc>
      </w:tr>
      <w:tr w:rsidR="007510A4" w:rsidRPr="0038268D" w14:paraId="258672C9" w14:textId="77777777" w:rsidTr="00D255DF">
        <w:tc>
          <w:tcPr>
            <w:tcW w:w="4126" w:type="dxa"/>
          </w:tcPr>
          <w:p w14:paraId="2FA455D0" w14:textId="77777777" w:rsidR="007510A4" w:rsidRPr="0002307B" w:rsidRDefault="007510A4" w:rsidP="00D255DF">
            <w:pPr>
              <w:rPr>
                <w:lang w:val="en-US"/>
              </w:rPr>
            </w:pPr>
            <w:r w:rsidRPr="0002307B">
              <w:rPr>
                <w:lang w:val="en-US"/>
              </w:rPr>
              <w:t>Qualifier/</w:t>
            </w:r>
            <w:proofErr w:type="spellStart"/>
            <w:r w:rsidRPr="0002307B">
              <w:rPr>
                <w:lang w:val="en-US"/>
              </w:rPr>
              <w:t>valueType</w:t>
            </w:r>
            <w:proofErr w:type="spellEnd"/>
          </w:p>
        </w:tc>
        <w:tc>
          <w:tcPr>
            <w:tcW w:w="5508" w:type="dxa"/>
          </w:tcPr>
          <w:p w14:paraId="4E7CD1B9" w14:textId="5EF7DE57" w:rsidR="007510A4" w:rsidRPr="00877316" w:rsidRDefault="007510A4" w:rsidP="00D255DF">
            <w:pPr>
              <w:rPr>
                <w:lang w:val="en-US"/>
              </w:rPr>
            </w:pPr>
            <w:r w:rsidRPr="00877316">
              <w:rPr>
                <w:lang w:val="en-US"/>
              </w:rPr>
              <w:t xml:space="preserve">New attribute to be consistent with </w:t>
            </w:r>
            <w:proofErr w:type="spellStart"/>
            <w:r w:rsidRPr="00877316">
              <w:rPr>
                <w:lang w:val="en-US"/>
              </w:rPr>
              <w:t>valueType</w:t>
            </w:r>
            <w:proofErr w:type="spellEnd"/>
            <w:r w:rsidRPr="00877316">
              <w:rPr>
                <w:lang w:val="en-US"/>
              </w:rPr>
              <w:t xml:space="preserve"> of </w:t>
            </w:r>
            <w:r w:rsidR="00862EAA" w:rsidRPr="006C5C0E">
              <w:rPr>
                <w:lang w:val="en-US"/>
              </w:rPr>
              <w:t>Property</w:t>
            </w:r>
            <w:r w:rsidRPr="00877316">
              <w:rPr>
                <w:lang w:val="en-US"/>
              </w:rPr>
              <w:t xml:space="preserve"> etc.</w:t>
            </w:r>
          </w:p>
        </w:tc>
      </w:tr>
      <w:tr w:rsidR="007510A4" w:rsidRPr="00877316" w14:paraId="77F7A7F1" w14:textId="77777777" w:rsidTr="00D255DF">
        <w:tc>
          <w:tcPr>
            <w:tcW w:w="4126" w:type="dxa"/>
          </w:tcPr>
          <w:p w14:paraId="31EE54EC" w14:textId="77777777" w:rsidR="007510A4" w:rsidRPr="0002307B" w:rsidRDefault="007510A4" w:rsidP="00D255DF">
            <w:pPr>
              <w:rPr>
                <w:lang w:val="en-US"/>
              </w:rPr>
            </w:pPr>
            <w:r w:rsidRPr="0002307B">
              <w:rPr>
                <w:lang w:val="en-US"/>
              </w:rPr>
              <w:t>Range</w:t>
            </w:r>
          </w:p>
        </w:tc>
        <w:tc>
          <w:tcPr>
            <w:tcW w:w="5508" w:type="dxa"/>
          </w:tcPr>
          <w:p w14:paraId="1F3CBBA7" w14:textId="77777777" w:rsidR="007510A4" w:rsidRPr="0002307B" w:rsidRDefault="007510A4" w:rsidP="00D255DF">
            <w:pPr>
              <w:rPr>
                <w:lang w:val="en-US"/>
              </w:rPr>
            </w:pPr>
            <w:r w:rsidRPr="0002307B">
              <w:rPr>
                <w:lang w:val="en-US"/>
              </w:rPr>
              <w:t xml:space="preserve">New </w:t>
            </w:r>
            <w:proofErr w:type="spellStart"/>
            <w:r w:rsidRPr="0002307B">
              <w:rPr>
                <w:lang w:val="en-US"/>
              </w:rPr>
              <w:t>submodel</w:t>
            </w:r>
            <w:proofErr w:type="spellEnd"/>
            <w:r w:rsidRPr="0002307B">
              <w:rPr>
                <w:lang w:val="en-US"/>
              </w:rPr>
              <w:t xml:space="preserve"> element</w:t>
            </w:r>
          </w:p>
        </w:tc>
      </w:tr>
      <w:tr w:rsidR="007510A4" w:rsidRPr="00877316" w14:paraId="1AE82DE6" w14:textId="77777777" w:rsidTr="00D255DF">
        <w:tc>
          <w:tcPr>
            <w:tcW w:w="4126" w:type="dxa"/>
          </w:tcPr>
          <w:p w14:paraId="72F2C42E" w14:textId="77777777" w:rsidR="007510A4" w:rsidRPr="0002307B" w:rsidRDefault="007510A4" w:rsidP="00D255DF">
            <w:pPr>
              <w:rPr>
                <w:lang w:val="en-US"/>
              </w:rPr>
            </w:pPr>
            <w:proofErr w:type="spellStart"/>
            <w:r w:rsidRPr="0002307B">
              <w:rPr>
                <w:lang w:val="en-US"/>
              </w:rPr>
              <w:t>ReferableElements</w:t>
            </w:r>
            <w:proofErr w:type="spellEnd"/>
            <w:r w:rsidRPr="0002307B">
              <w:rPr>
                <w:lang w:val="en-US"/>
              </w:rPr>
              <w:t>/</w:t>
            </w:r>
            <w:proofErr w:type="spellStart"/>
            <w:r w:rsidRPr="0002307B">
              <w:rPr>
                <w:lang w:val="en-US"/>
              </w:rPr>
              <w:t>BasicEvent</w:t>
            </w:r>
            <w:proofErr w:type="spellEnd"/>
          </w:p>
        </w:tc>
        <w:tc>
          <w:tcPr>
            <w:tcW w:w="5508" w:type="dxa"/>
          </w:tcPr>
          <w:p w14:paraId="665D0DD2" w14:textId="77777777" w:rsidR="007510A4" w:rsidRPr="0002307B" w:rsidRDefault="007510A4" w:rsidP="00D255DF">
            <w:pPr>
              <w:rPr>
                <w:lang w:val="en-US"/>
              </w:rPr>
            </w:pPr>
            <w:r w:rsidRPr="0002307B">
              <w:rPr>
                <w:lang w:val="en-US"/>
              </w:rPr>
              <w:t>New enumeration value</w:t>
            </w:r>
          </w:p>
        </w:tc>
      </w:tr>
      <w:tr w:rsidR="007510A4" w:rsidRPr="00877316" w14:paraId="57EB9954" w14:textId="77777777" w:rsidTr="00D255DF">
        <w:tc>
          <w:tcPr>
            <w:tcW w:w="4126" w:type="dxa"/>
          </w:tcPr>
          <w:p w14:paraId="583586A7" w14:textId="77777777" w:rsidR="007510A4" w:rsidRPr="0002307B" w:rsidRDefault="007510A4" w:rsidP="00D255DF">
            <w:pPr>
              <w:rPr>
                <w:lang w:val="en-US"/>
              </w:rPr>
            </w:pPr>
            <w:proofErr w:type="spellStart"/>
            <w:r w:rsidRPr="0002307B">
              <w:rPr>
                <w:lang w:val="en-US"/>
              </w:rPr>
              <w:t>ReferableElements</w:t>
            </w:r>
            <w:proofErr w:type="spellEnd"/>
            <w:r w:rsidRPr="0002307B">
              <w:rPr>
                <w:lang w:val="en-US"/>
              </w:rPr>
              <w:t>/Capability</w:t>
            </w:r>
          </w:p>
        </w:tc>
        <w:tc>
          <w:tcPr>
            <w:tcW w:w="5508" w:type="dxa"/>
          </w:tcPr>
          <w:p w14:paraId="187B940E" w14:textId="77777777" w:rsidR="007510A4" w:rsidRPr="0002307B" w:rsidRDefault="007510A4" w:rsidP="00D255DF">
            <w:pPr>
              <w:rPr>
                <w:lang w:val="en-US"/>
              </w:rPr>
            </w:pPr>
            <w:r w:rsidRPr="0002307B">
              <w:rPr>
                <w:lang w:val="en-US"/>
              </w:rPr>
              <w:t>New enumeration value</w:t>
            </w:r>
          </w:p>
        </w:tc>
      </w:tr>
      <w:tr w:rsidR="007510A4" w:rsidRPr="00877316" w14:paraId="7F483622" w14:textId="77777777" w:rsidTr="00D255DF">
        <w:tc>
          <w:tcPr>
            <w:tcW w:w="4126" w:type="dxa"/>
          </w:tcPr>
          <w:p w14:paraId="046606DB" w14:textId="77777777" w:rsidR="007510A4" w:rsidRPr="0002307B" w:rsidRDefault="007510A4" w:rsidP="00D255DF">
            <w:pPr>
              <w:rPr>
                <w:lang w:val="en-US"/>
              </w:rPr>
            </w:pPr>
            <w:proofErr w:type="spellStart"/>
            <w:r w:rsidRPr="0002307B">
              <w:rPr>
                <w:lang w:val="en-US"/>
              </w:rPr>
              <w:t>ReferableElements</w:t>
            </w:r>
            <w:proofErr w:type="spellEnd"/>
            <w:r w:rsidRPr="0002307B">
              <w:rPr>
                <w:lang w:val="en-US"/>
              </w:rPr>
              <w:t>/Event</w:t>
            </w:r>
          </w:p>
        </w:tc>
        <w:tc>
          <w:tcPr>
            <w:tcW w:w="5508" w:type="dxa"/>
          </w:tcPr>
          <w:p w14:paraId="5921C325" w14:textId="77777777" w:rsidR="007510A4" w:rsidRPr="0002307B" w:rsidRDefault="007510A4" w:rsidP="00D255DF">
            <w:pPr>
              <w:rPr>
                <w:lang w:val="en-US"/>
              </w:rPr>
            </w:pPr>
            <w:r w:rsidRPr="0002307B">
              <w:rPr>
                <w:lang w:val="en-US"/>
              </w:rPr>
              <w:t>New enumeration value</w:t>
            </w:r>
          </w:p>
        </w:tc>
      </w:tr>
      <w:tr w:rsidR="007510A4" w:rsidRPr="00877316" w14:paraId="4294F861" w14:textId="77777777" w:rsidTr="00D255DF">
        <w:tc>
          <w:tcPr>
            <w:tcW w:w="4126" w:type="dxa"/>
          </w:tcPr>
          <w:p w14:paraId="1051B270" w14:textId="77777777" w:rsidR="007510A4" w:rsidRPr="0002307B" w:rsidRDefault="007510A4" w:rsidP="00D255DF">
            <w:pPr>
              <w:rPr>
                <w:lang w:val="en-US"/>
              </w:rPr>
            </w:pPr>
            <w:proofErr w:type="spellStart"/>
            <w:r w:rsidRPr="0002307B">
              <w:rPr>
                <w:lang w:val="en-US"/>
              </w:rPr>
              <w:t>ReferableElements</w:t>
            </w:r>
            <w:proofErr w:type="spellEnd"/>
            <w:r w:rsidRPr="0002307B">
              <w:rPr>
                <w:lang w:val="en-US"/>
              </w:rPr>
              <w:t>/</w:t>
            </w:r>
            <w:proofErr w:type="spellStart"/>
            <w:r w:rsidRPr="0002307B">
              <w:rPr>
                <w:lang w:val="en-US"/>
              </w:rPr>
              <w:t>MultiLanguageProperty</w:t>
            </w:r>
            <w:proofErr w:type="spellEnd"/>
          </w:p>
        </w:tc>
        <w:tc>
          <w:tcPr>
            <w:tcW w:w="5508" w:type="dxa"/>
          </w:tcPr>
          <w:p w14:paraId="29371E5F" w14:textId="77777777" w:rsidR="007510A4" w:rsidRPr="0002307B" w:rsidRDefault="007510A4" w:rsidP="00D255DF">
            <w:pPr>
              <w:rPr>
                <w:lang w:val="en-US"/>
              </w:rPr>
            </w:pPr>
            <w:r w:rsidRPr="0002307B">
              <w:rPr>
                <w:lang w:val="en-US"/>
              </w:rPr>
              <w:t>New enumeration value</w:t>
            </w:r>
          </w:p>
        </w:tc>
      </w:tr>
      <w:tr w:rsidR="007510A4" w:rsidRPr="00877316" w14:paraId="0F9DDE9D" w14:textId="77777777" w:rsidTr="00D255DF">
        <w:tc>
          <w:tcPr>
            <w:tcW w:w="4126" w:type="dxa"/>
          </w:tcPr>
          <w:p w14:paraId="68098138" w14:textId="77777777" w:rsidR="007510A4" w:rsidRPr="0002307B" w:rsidRDefault="007510A4" w:rsidP="00D255DF">
            <w:pPr>
              <w:rPr>
                <w:lang w:val="en-US"/>
              </w:rPr>
            </w:pPr>
            <w:proofErr w:type="spellStart"/>
            <w:r w:rsidRPr="0002307B">
              <w:rPr>
                <w:lang w:val="en-US"/>
              </w:rPr>
              <w:t>ReferableElements</w:t>
            </w:r>
            <w:proofErr w:type="spellEnd"/>
            <w:r w:rsidRPr="0002307B">
              <w:rPr>
                <w:lang w:val="en-US"/>
              </w:rPr>
              <w:t>/Range</w:t>
            </w:r>
          </w:p>
        </w:tc>
        <w:tc>
          <w:tcPr>
            <w:tcW w:w="5508" w:type="dxa"/>
          </w:tcPr>
          <w:p w14:paraId="4FAF3555" w14:textId="77777777" w:rsidR="007510A4" w:rsidRPr="0002307B" w:rsidRDefault="007510A4" w:rsidP="00D255DF">
            <w:pPr>
              <w:rPr>
                <w:lang w:val="en-US"/>
              </w:rPr>
            </w:pPr>
            <w:r w:rsidRPr="0002307B">
              <w:rPr>
                <w:lang w:val="en-US"/>
              </w:rPr>
              <w:t>New enumeration value</w:t>
            </w:r>
          </w:p>
        </w:tc>
      </w:tr>
      <w:tr w:rsidR="007510A4" w:rsidRPr="0038268D" w14:paraId="10DF04DA" w14:textId="77777777" w:rsidTr="00D255DF">
        <w:tc>
          <w:tcPr>
            <w:tcW w:w="4126" w:type="dxa"/>
          </w:tcPr>
          <w:p w14:paraId="3671F39E" w14:textId="77777777" w:rsidR="007510A4" w:rsidRPr="0002307B" w:rsidRDefault="007510A4" w:rsidP="00D255DF">
            <w:pPr>
              <w:rPr>
                <w:lang w:val="en-US"/>
              </w:rPr>
            </w:pPr>
            <w:proofErr w:type="spellStart"/>
            <w:r w:rsidRPr="0002307B">
              <w:rPr>
                <w:lang w:val="en-US"/>
              </w:rPr>
              <w:t>ValueDataType</w:t>
            </w:r>
            <w:proofErr w:type="spellEnd"/>
          </w:p>
        </w:tc>
        <w:tc>
          <w:tcPr>
            <w:tcW w:w="5508" w:type="dxa"/>
          </w:tcPr>
          <w:p w14:paraId="4C9BD248" w14:textId="3B501278" w:rsidR="007510A4" w:rsidRPr="00877316" w:rsidRDefault="007510A4" w:rsidP="00D255DF">
            <w:pPr>
              <w:rPr>
                <w:lang w:val="en-US"/>
              </w:rPr>
            </w:pPr>
            <w:r w:rsidRPr="00877316">
              <w:rPr>
                <w:lang w:val="en-US"/>
              </w:rPr>
              <w:t xml:space="preserve">New type, used for example for </w:t>
            </w:r>
            <w:r w:rsidR="00862EAA" w:rsidRPr="006C5C0E">
              <w:rPr>
                <w:lang w:val="en-US"/>
              </w:rPr>
              <w:t>Property</w:t>
            </w:r>
            <w:r w:rsidRPr="00877316">
              <w:rPr>
                <w:lang w:val="en-US"/>
              </w:rPr>
              <w:t xml:space="preserve"> value</w:t>
            </w:r>
          </w:p>
        </w:tc>
      </w:tr>
      <w:tr w:rsidR="007510A4" w:rsidRPr="00877316" w14:paraId="5F8FA76C" w14:textId="77777777" w:rsidTr="00D255DF">
        <w:tc>
          <w:tcPr>
            <w:tcW w:w="4126" w:type="dxa"/>
          </w:tcPr>
          <w:p w14:paraId="56C9D9DD" w14:textId="77777777" w:rsidR="007510A4" w:rsidRPr="0002307B" w:rsidRDefault="007510A4" w:rsidP="00D255DF">
            <w:pPr>
              <w:rPr>
                <w:lang w:val="en-US"/>
              </w:rPr>
            </w:pPr>
            <w:proofErr w:type="spellStart"/>
            <w:r w:rsidRPr="0002307B">
              <w:rPr>
                <w:lang w:val="en-US"/>
              </w:rPr>
              <w:t>ValueList</w:t>
            </w:r>
            <w:proofErr w:type="spellEnd"/>
          </w:p>
        </w:tc>
        <w:tc>
          <w:tcPr>
            <w:tcW w:w="5508" w:type="dxa"/>
          </w:tcPr>
          <w:p w14:paraId="18B7D5BE" w14:textId="77777777" w:rsidR="007510A4" w:rsidRPr="0002307B" w:rsidRDefault="007510A4" w:rsidP="00D255DF">
            <w:pPr>
              <w:rPr>
                <w:lang w:val="en-US"/>
              </w:rPr>
            </w:pPr>
            <w:r w:rsidRPr="0002307B">
              <w:rPr>
                <w:lang w:val="en-US"/>
              </w:rPr>
              <w:t>New class</w:t>
            </w:r>
          </w:p>
        </w:tc>
      </w:tr>
      <w:tr w:rsidR="007510A4" w:rsidRPr="00877316" w14:paraId="702B6541" w14:textId="77777777" w:rsidTr="00D255DF">
        <w:tc>
          <w:tcPr>
            <w:tcW w:w="4126" w:type="dxa"/>
          </w:tcPr>
          <w:p w14:paraId="2516CC6D" w14:textId="77777777" w:rsidR="007510A4" w:rsidRPr="0002307B" w:rsidRDefault="007510A4" w:rsidP="00D255DF">
            <w:pPr>
              <w:rPr>
                <w:lang w:val="en-US"/>
              </w:rPr>
            </w:pPr>
            <w:proofErr w:type="spellStart"/>
            <w:r w:rsidRPr="0002307B">
              <w:rPr>
                <w:lang w:val="en-US"/>
              </w:rPr>
              <w:t>ValueReferencePairType</w:t>
            </w:r>
            <w:proofErr w:type="spellEnd"/>
          </w:p>
        </w:tc>
        <w:tc>
          <w:tcPr>
            <w:tcW w:w="5508" w:type="dxa"/>
          </w:tcPr>
          <w:p w14:paraId="76AD448A" w14:textId="77777777" w:rsidR="007510A4" w:rsidRPr="0002307B" w:rsidRDefault="007510A4" w:rsidP="00D255DF">
            <w:pPr>
              <w:rPr>
                <w:lang w:val="en-US"/>
              </w:rPr>
            </w:pPr>
            <w:r w:rsidRPr="0002307B">
              <w:rPr>
                <w:lang w:val="en-US"/>
              </w:rPr>
              <w:t>New class</w:t>
            </w:r>
          </w:p>
        </w:tc>
      </w:tr>
    </w:tbl>
    <w:p w14:paraId="5D01A934" w14:textId="60D4A2E9" w:rsidR="00862EAA" w:rsidRPr="0002307B" w:rsidRDefault="00862EAA" w:rsidP="00862EAA">
      <w:pPr>
        <w:rPr>
          <w:lang w:val="en-US"/>
        </w:rPr>
      </w:pPr>
    </w:p>
    <w:p w14:paraId="1EB8458D" w14:textId="123E5DB6" w:rsidR="0038268D" w:rsidRPr="006C5C0E" w:rsidRDefault="0038268D" w:rsidP="00110904">
      <w:pPr>
        <w:pStyle w:val="Caption"/>
      </w:pPr>
      <w:bookmarkStart w:id="5638" w:name="_Toc125537821"/>
      <w:r w:rsidRPr="006C5C0E">
        <w:lastRenderedPageBreak/>
        <w:t xml:space="preserve">Table </w:t>
      </w:r>
      <w:r>
        <w:fldChar w:fldCharType="begin"/>
      </w:r>
      <w:r w:rsidRPr="006C5C0E">
        <w:instrText xml:space="preserve"> SEQ Table \* ARABIC </w:instrText>
      </w:r>
      <w:r>
        <w:fldChar w:fldCharType="separate"/>
      </w:r>
      <w:r w:rsidR="00F511DE">
        <w:rPr>
          <w:noProof/>
        </w:rPr>
        <w:t>46</w:t>
      </w:r>
      <w:r>
        <w:rPr>
          <w:noProof/>
        </w:rPr>
        <w:fldChar w:fldCharType="end"/>
      </w:r>
      <w:r w:rsidRPr="006C5C0E">
        <w:t xml:space="preserve"> New, Changed or Removed Constraints w/o Security</w:t>
      </w:r>
      <w:bookmarkEnd w:id="5638"/>
    </w:p>
    <w:tbl>
      <w:tblPr>
        <w:tblStyle w:val="TableGrid"/>
        <w:tblW w:w="98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817"/>
        <w:gridCol w:w="1418"/>
        <w:gridCol w:w="2268"/>
        <w:gridCol w:w="5352"/>
      </w:tblGrid>
      <w:tr w:rsidR="0038268D" w14:paraId="7AB7219B" w14:textId="77777777" w:rsidTr="004F3328">
        <w:trPr>
          <w:tblHeader/>
        </w:trPr>
        <w:tc>
          <w:tcPr>
            <w:tcW w:w="817" w:type="dxa"/>
          </w:tcPr>
          <w:p w14:paraId="1E510625" w14:textId="77777777" w:rsidR="0038268D" w:rsidRPr="00073BEA" w:rsidRDefault="0038268D" w:rsidP="004F3328">
            <w:pPr>
              <w:rPr>
                <w:b/>
              </w:rPr>
            </w:pPr>
            <w:proofErr w:type="spellStart"/>
            <w:r w:rsidRPr="005963B9">
              <w:rPr>
                <w:b/>
              </w:rPr>
              <w:t>nc</w:t>
            </w:r>
            <w:proofErr w:type="spellEnd"/>
          </w:p>
        </w:tc>
        <w:tc>
          <w:tcPr>
            <w:tcW w:w="1418" w:type="dxa"/>
          </w:tcPr>
          <w:p w14:paraId="25657DB4" w14:textId="77777777" w:rsidR="0038268D" w:rsidRPr="00073BEA" w:rsidRDefault="0038268D" w:rsidP="004F3328">
            <w:pPr>
              <w:rPr>
                <w:b/>
              </w:rPr>
            </w:pPr>
            <w:r w:rsidRPr="00073BEA">
              <w:rPr>
                <w:b/>
              </w:rPr>
              <w:t>V</w:t>
            </w:r>
            <w:r>
              <w:rPr>
                <w:b/>
              </w:rPr>
              <w:t>2.0</w:t>
            </w:r>
          </w:p>
        </w:tc>
        <w:tc>
          <w:tcPr>
            <w:tcW w:w="2268" w:type="dxa"/>
          </w:tcPr>
          <w:p w14:paraId="41942813" w14:textId="77777777" w:rsidR="0038268D" w:rsidRPr="00073BEA" w:rsidRDefault="0038268D" w:rsidP="004F3328">
            <w:pPr>
              <w:rPr>
                <w:b/>
              </w:rPr>
            </w:pPr>
            <w:r>
              <w:rPr>
                <w:b/>
              </w:rPr>
              <w:t xml:space="preserve">New, Update, </w:t>
            </w:r>
            <w:proofErr w:type="spellStart"/>
            <w:r>
              <w:rPr>
                <w:b/>
              </w:rPr>
              <w:t>Removed</w:t>
            </w:r>
            <w:proofErr w:type="spellEnd"/>
          </w:p>
        </w:tc>
        <w:tc>
          <w:tcPr>
            <w:tcW w:w="5352" w:type="dxa"/>
          </w:tcPr>
          <w:p w14:paraId="6BD237E4" w14:textId="77777777" w:rsidR="0038268D" w:rsidRPr="00073BEA" w:rsidRDefault="0038268D" w:rsidP="004F3328">
            <w:pPr>
              <w:rPr>
                <w:b/>
              </w:rPr>
            </w:pPr>
            <w:r w:rsidRPr="00073BEA">
              <w:rPr>
                <w:b/>
              </w:rPr>
              <w:t>Comment</w:t>
            </w:r>
          </w:p>
        </w:tc>
      </w:tr>
      <w:tr w:rsidR="0038268D" w:rsidRPr="00C26B58" w14:paraId="31C4398A" w14:textId="77777777" w:rsidTr="004F3328">
        <w:tc>
          <w:tcPr>
            <w:tcW w:w="817" w:type="dxa"/>
          </w:tcPr>
          <w:p w14:paraId="5E913A35" w14:textId="77777777" w:rsidR="0038268D" w:rsidRPr="000A21E7" w:rsidRDefault="0038268D" w:rsidP="004F3328"/>
        </w:tc>
        <w:tc>
          <w:tcPr>
            <w:tcW w:w="1418" w:type="dxa"/>
          </w:tcPr>
          <w:p w14:paraId="0472E9AF" w14:textId="77777777" w:rsidR="0038268D" w:rsidRPr="000A21E7" w:rsidRDefault="0038268D" w:rsidP="004F3328">
            <w:r w:rsidRPr="000A21E7">
              <w:t>AASd-007</w:t>
            </w:r>
          </w:p>
        </w:tc>
        <w:tc>
          <w:tcPr>
            <w:tcW w:w="2268" w:type="dxa"/>
          </w:tcPr>
          <w:p w14:paraId="477B9DAA" w14:textId="77777777" w:rsidR="0038268D" w:rsidRDefault="0038268D" w:rsidP="004F3328">
            <w:r>
              <w:t>update</w:t>
            </w:r>
          </w:p>
        </w:tc>
        <w:tc>
          <w:tcPr>
            <w:tcW w:w="5352" w:type="dxa"/>
          </w:tcPr>
          <w:p w14:paraId="6C5C5A59" w14:textId="77777777" w:rsidR="0038268D" w:rsidRPr="006C5C0E" w:rsidRDefault="0038268D" w:rsidP="004F3328">
            <w:pPr>
              <w:spacing w:after="0" w:line="240" w:lineRule="auto"/>
              <w:rPr>
                <w:lang w:val="en-US"/>
              </w:rPr>
            </w:pPr>
            <w:r w:rsidRPr="006C5C0E">
              <w:rPr>
                <w:lang w:val="en-US"/>
              </w:rPr>
              <w:t>Reformulated</w:t>
            </w:r>
          </w:p>
          <w:p w14:paraId="2E02EF23" w14:textId="77777777" w:rsidR="0038268D" w:rsidRPr="006C5C0E" w:rsidRDefault="0038268D" w:rsidP="004F3328">
            <w:pPr>
              <w:spacing w:after="0" w:line="240" w:lineRule="auto"/>
              <w:rPr>
                <w:lang w:val="en-US"/>
              </w:rPr>
            </w:pPr>
          </w:p>
          <w:p w14:paraId="419CCD48" w14:textId="77777777" w:rsidR="0038268D" w:rsidRPr="006C5C0E" w:rsidRDefault="0038268D" w:rsidP="004F3328">
            <w:pPr>
              <w:spacing w:after="0" w:line="240" w:lineRule="auto"/>
              <w:rPr>
                <w:lang w:val="en-US"/>
              </w:rPr>
            </w:pPr>
            <w:r w:rsidRPr="006C5C0E">
              <w:rPr>
                <w:lang w:val="en-US"/>
              </w:rPr>
              <w:t>Constraint AASd-007: if both, the</w:t>
            </w:r>
            <w:r w:rsidRPr="006C5C0E">
              <w:rPr>
                <w:lang w:val="en-US"/>
              </w:rPr>
              <w:br/>
              <w:t xml:space="preserve">value and the </w:t>
            </w:r>
            <w:proofErr w:type="spellStart"/>
            <w:r w:rsidRPr="006C5C0E">
              <w:rPr>
                <w:lang w:val="en-US"/>
              </w:rPr>
              <w:t>valueId</w:t>
            </w:r>
            <w:proofErr w:type="spellEnd"/>
            <w:r w:rsidRPr="006C5C0E">
              <w:rPr>
                <w:lang w:val="en-US"/>
              </w:rPr>
              <w:t xml:space="preserve"> are present then</w:t>
            </w:r>
            <w:r w:rsidRPr="006C5C0E">
              <w:rPr>
                <w:lang w:val="en-US"/>
              </w:rPr>
              <w:br/>
              <w:t>the value needs to be identical to the</w:t>
            </w:r>
            <w:r w:rsidRPr="006C5C0E">
              <w:rPr>
                <w:lang w:val="en-US"/>
              </w:rPr>
              <w:br/>
              <w:t>value of the referenced coded value</w:t>
            </w:r>
            <w:r w:rsidRPr="006C5C0E">
              <w:rPr>
                <w:lang w:val="en-US"/>
              </w:rPr>
              <w:br/>
              <w:t xml:space="preserve">in </w:t>
            </w:r>
            <w:proofErr w:type="spellStart"/>
            <w:r w:rsidRPr="006C5C0E">
              <w:rPr>
                <w:lang w:val="en-US"/>
              </w:rPr>
              <w:t>valueId</w:t>
            </w:r>
            <w:proofErr w:type="spellEnd"/>
            <w:r w:rsidRPr="006C5C0E">
              <w:rPr>
                <w:lang w:val="en-US"/>
              </w:rPr>
              <w:t>.</w:t>
            </w:r>
          </w:p>
          <w:p w14:paraId="377C2C82" w14:textId="77777777" w:rsidR="0038268D" w:rsidRPr="006C5C0E" w:rsidRDefault="0038268D" w:rsidP="004F3328">
            <w:pPr>
              <w:rPr>
                <w:lang w:val="en-US"/>
              </w:rPr>
            </w:pPr>
          </w:p>
        </w:tc>
      </w:tr>
      <w:tr w:rsidR="0038268D" w:rsidRPr="00C26B58" w14:paraId="3ADF3B99" w14:textId="77777777" w:rsidTr="004F3328">
        <w:tc>
          <w:tcPr>
            <w:tcW w:w="817" w:type="dxa"/>
          </w:tcPr>
          <w:p w14:paraId="4FE03375" w14:textId="77777777" w:rsidR="0038268D" w:rsidRPr="006C5C0E" w:rsidRDefault="0038268D" w:rsidP="004F3328">
            <w:pPr>
              <w:rPr>
                <w:lang w:val="en-US"/>
              </w:rPr>
            </w:pPr>
          </w:p>
        </w:tc>
        <w:tc>
          <w:tcPr>
            <w:tcW w:w="1418" w:type="dxa"/>
          </w:tcPr>
          <w:p w14:paraId="6722DE8D" w14:textId="77777777" w:rsidR="0038268D" w:rsidRPr="0054150D" w:rsidRDefault="0038268D" w:rsidP="004F3328">
            <w:r w:rsidRPr="0054150D">
              <w:t>AASd-008</w:t>
            </w:r>
          </w:p>
        </w:tc>
        <w:tc>
          <w:tcPr>
            <w:tcW w:w="2268" w:type="dxa"/>
          </w:tcPr>
          <w:p w14:paraId="3FC0B944" w14:textId="77777777" w:rsidR="0038268D" w:rsidRDefault="0038268D" w:rsidP="004F3328">
            <w:r>
              <w:t>update</w:t>
            </w:r>
          </w:p>
        </w:tc>
        <w:tc>
          <w:tcPr>
            <w:tcW w:w="5352" w:type="dxa"/>
          </w:tcPr>
          <w:p w14:paraId="5F902AB6" w14:textId="77777777" w:rsidR="0038268D" w:rsidRPr="006C5C0E" w:rsidRDefault="0038268D" w:rsidP="004F3328">
            <w:pPr>
              <w:spacing w:after="0" w:line="240" w:lineRule="auto"/>
              <w:rPr>
                <w:lang w:val="en-US"/>
              </w:rPr>
            </w:pPr>
            <w:r w:rsidRPr="006C5C0E">
              <w:rPr>
                <w:lang w:val="en-US"/>
              </w:rPr>
              <w:t>Reformulated</w:t>
            </w:r>
          </w:p>
          <w:p w14:paraId="38C36D1F" w14:textId="77777777" w:rsidR="0038268D" w:rsidRPr="006C5C0E" w:rsidRDefault="0038268D" w:rsidP="004F3328">
            <w:pPr>
              <w:spacing w:after="0" w:line="240" w:lineRule="auto"/>
              <w:rPr>
                <w:lang w:val="en-US"/>
              </w:rPr>
            </w:pPr>
          </w:p>
          <w:p w14:paraId="3C3E1268" w14:textId="77777777" w:rsidR="0038268D" w:rsidRPr="006C5C0E" w:rsidRDefault="0038268D" w:rsidP="004F3328">
            <w:pPr>
              <w:spacing w:after="0" w:line="240" w:lineRule="auto"/>
              <w:rPr>
                <w:lang w:val="en-US"/>
              </w:rPr>
            </w:pPr>
            <w:r w:rsidRPr="006C5C0E">
              <w:rPr>
                <w:lang w:val="en-US"/>
              </w:rPr>
              <w:t xml:space="preserve">Constraint AASd-008: The </w:t>
            </w:r>
            <w:proofErr w:type="spellStart"/>
            <w:r w:rsidRPr="006C5C0E">
              <w:rPr>
                <w:lang w:val="en-US"/>
              </w:rPr>
              <w:t>submodel</w:t>
            </w:r>
            <w:proofErr w:type="spellEnd"/>
            <w:r w:rsidRPr="006C5C0E">
              <w:rPr>
                <w:lang w:val="en-US"/>
              </w:rPr>
              <w:br/>
              <w:t>element value of an operation variable</w:t>
            </w:r>
            <w:r w:rsidRPr="006C5C0E">
              <w:rPr>
                <w:lang w:val="en-US"/>
              </w:rPr>
              <w:br/>
              <w:t>shall be of kind=Template.</w:t>
            </w:r>
          </w:p>
          <w:p w14:paraId="3454F8F2" w14:textId="77777777" w:rsidR="0038268D" w:rsidRPr="006C5C0E" w:rsidRDefault="0038268D" w:rsidP="004F3328">
            <w:pPr>
              <w:spacing w:after="0" w:line="240" w:lineRule="auto"/>
              <w:rPr>
                <w:lang w:val="en-US"/>
              </w:rPr>
            </w:pPr>
          </w:p>
        </w:tc>
      </w:tr>
      <w:tr w:rsidR="0038268D" w:rsidRPr="00C26B58" w14:paraId="452D6F09" w14:textId="77777777" w:rsidTr="004F3328">
        <w:tc>
          <w:tcPr>
            <w:tcW w:w="817" w:type="dxa"/>
          </w:tcPr>
          <w:p w14:paraId="20FE34B3" w14:textId="77777777" w:rsidR="0038268D" w:rsidRPr="006C5C0E" w:rsidRDefault="0038268D" w:rsidP="004F3328">
            <w:pPr>
              <w:rPr>
                <w:lang w:val="en-US"/>
              </w:rPr>
            </w:pPr>
          </w:p>
        </w:tc>
        <w:tc>
          <w:tcPr>
            <w:tcW w:w="1418" w:type="dxa"/>
          </w:tcPr>
          <w:p w14:paraId="533881E1" w14:textId="77777777" w:rsidR="0038268D" w:rsidRPr="0054150D" w:rsidRDefault="0038268D" w:rsidP="004F3328">
            <w:r w:rsidRPr="0054150D">
              <w:t>AASd-025</w:t>
            </w:r>
          </w:p>
        </w:tc>
        <w:tc>
          <w:tcPr>
            <w:tcW w:w="2268" w:type="dxa"/>
          </w:tcPr>
          <w:p w14:paraId="39DB8030" w14:textId="77777777" w:rsidR="0038268D" w:rsidRDefault="0038268D" w:rsidP="004F3328">
            <w:proofErr w:type="spellStart"/>
            <w:r>
              <w:t>removed</w:t>
            </w:r>
            <w:proofErr w:type="spellEnd"/>
          </w:p>
        </w:tc>
        <w:tc>
          <w:tcPr>
            <w:tcW w:w="5352" w:type="dxa"/>
          </w:tcPr>
          <w:p w14:paraId="34D1770C" w14:textId="77777777" w:rsidR="0038268D" w:rsidRPr="006C5C0E" w:rsidRDefault="0038268D" w:rsidP="004F3328">
            <w:pPr>
              <w:spacing w:after="0" w:line="240" w:lineRule="auto"/>
              <w:rPr>
                <w:lang w:val="en-US"/>
              </w:rPr>
            </w:pPr>
            <w:r w:rsidRPr="006C5C0E">
              <w:rPr>
                <w:lang w:val="en-US"/>
              </w:rPr>
              <w:t>Redundant to AASd-015</w:t>
            </w:r>
          </w:p>
          <w:p w14:paraId="62D0D762" w14:textId="77777777" w:rsidR="0038268D" w:rsidRPr="006C5C0E" w:rsidRDefault="0038268D" w:rsidP="004F3328">
            <w:pPr>
              <w:spacing w:after="0" w:line="240" w:lineRule="auto"/>
              <w:rPr>
                <w:lang w:val="en-US"/>
              </w:rPr>
            </w:pPr>
          </w:p>
          <w:p w14:paraId="00E3A425" w14:textId="77777777" w:rsidR="0038268D" w:rsidRPr="006C5C0E" w:rsidRDefault="0038268D" w:rsidP="004F3328">
            <w:pPr>
              <w:spacing w:after="0" w:line="240" w:lineRule="auto"/>
              <w:rPr>
                <w:lang w:val="en-US"/>
              </w:rPr>
            </w:pPr>
            <w:r w:rsidRPr="006C5C0E">
              <w:rPr>
                <w:lang w:val="en-US"/>
              </w:rPr>
              <w:t xml:space="preserve">Constraint AASd-025: The data element shall be part of the </w:t>
            </w:r>
            <w:proofErr w:type="spellStart"/>
            <w:r w:rsidRPr="006C5C0E">
              <w:rPr>
                <w:lang w:val="en-US"/>
              </w:rPr>
              <w:t>submodel</w:t>
            </w:r>
            <w:proofErr w:type="spellEnd"/>
            <w:r w:rsidRPr="006C5C0E">
              <w:rPr>
                <w:lang w:val="en-US"/>
              </w:rPr>
              <w:t xml:space="preserve"> that is referenced within the </w:t>
            </w:r>
            <w:r>
              <w:rPr>
                <w:lang w:val="en-US"/>
              </w:rPr>
              <w:t>"</w:t>
            </w:r>
            <w:proofErr w:type="spellStart"/>
            <w:r w:rsidRPr="006C5C0E">
              <w:rPr>
                <w:lang w:val="en-US"/>
              </w:rPr>
              <w:t>selectableSubjectAttributes</w:t>
            </w:r>
            <w:proofErr w:type="spellEnd"/>
            <w:r>
              <w:rPr>
                <w:lang w:val="en-US"/>
              </w:rPr>
              <w:t>"</w:t>
            </w:r>
            <w:r w:rsidRPr="006C5C0E">
              <w:rPr>
                <w:lang w:val="en-US"/>
              </w:rPr>
              <w:t xml:space="preserve"> attribute of </w:t>
            </w:r>
            <w:r>
              <w:rPr>
                <w:lang w:val="en-US"/>
              </w:rPr>
              <w:t>"</w:t>
            </w:r>
            <w:proofErr w:type="spellStart"/>
            <w:r w:rsidRPr="006C5C0E">
              <w:rPr>
                <w:lang w:val="en-US"/>
              </w:rPr>
              <w:t>AccessControl</w:t>
            </w:r>
            <w:proofErr w:type="spellEnd"/>
            <w:r>
              <w:rPr>
                <w:lang w:val="en-US"/>
              </w:rPr>
              <w:t>"</w:t>
            </w:r>
            <w:r w:rsidRPr="006C5C0E">
              <w:rPr>
                <w:lang w:val="en-US"/>
              </w:rPr>
              <w:t>.</w:t>
            </w:r>
          </w:p>
          <w:p w14:paraId="381CD53E" w14:textId="77777777" w:rsidR="0038268D" w:rsidRPr="006C5C0E" w:rsidRDefault="0038268D" w:rsidP="004F3328">
            <w:pPr>
              <w:spacing w:after="0" w:line="240" w:lineRule="auto"/>
              <w:rPr>
                <w:lang w:val="en-US"/>
              </w:rPr>
            </w:pPr>
          </w:p>
        </w:tc>
      </w:tr>
    </w:tbl>
    <w:p w14:paraId="587AA0CE" w14:textId="77777777" w:rsidR="003A0F55" w:rsidRPr="00CE25AF" w:rsidRDefault="003A0F55" w:rsidP="00862EAA">
      <w:pPr>
        <w:rPr>
          <w:lang w:val="en-US"/>
        </w:rPr>
      </w:pPr>
    </w:p>
    <w:p w14:paraId="23C50C21" w14:textId="798F0AD9" w:rsidR="00301E5F" w:rsidRPr="00A54268" w:rsidRDefault="00846446" w:rsidP="007D2635">
      <w:pPr>
        <w:pStyle w:val="Anhang3"/>
      </w:pPr>
      <w:bookmarkStart w:id="5639" w:name="_Toc54818219"/>
      <w:bookmarkStart w:id="5640" w:name="_Toc125227987"/>
      <w:bookmarkStart w:id="5641" w:name="_Toc125537774"/>
      <w:r w:rsidRPr="00A54268">
        <w:lastRenderedPageBreak/>
        <w:t>Metamodel Changes</w:t>
      </w:r>
      <w:r w:rsidR="00862EAA" w:rsidRPr="00A54268">
        <w:t xml:space="preserve"> V2.0</w:t>
      </w:r>
      <w:r w:rsidR="00EA35FF" w:rsidRPr="00A54268">
        <w:t xml:space="preserve"> </w:t>
      </w:r>
      <w:r w:rsidR="00301E5F" w:rsidRPr="00A54268">
        <w:t>– Security Part</w:t>
      </w:r>
      <w:bookmarkEnd w:id="5639"/>
      <w:bookmarkEnd w:id="5640"/>
      <w:bookmarkEnd w:id="5641"/>
    </w:p>
    <w:p w14:paraId="596F1877" w14:textId="7A69FF21" w:rsidR="00E64F5B" w:rsidRPr="00CE25AF" w:rsidRDefault="00E64F5B" w:rsidP="00110904">
      <w:pPr>
        <w:pStyle w:val="Caption"/>
      </w:pPr>
      <w:bookmarkStart w:id="5642" w:name="_Toc125537822"/>
      <w:r w:rsidRPr="00CE25AF">
        <w:t xml:space="preserve">Table </w:t>
      </w:r>
      <w:r w:rsidR="00802DAD" w:rsidRPr="00CE25AF">
        <w:fldChar w:fldCharType="begin"/>
      </w:r>
      <w:r w:rsidR="00802DAD" w:rsidRPr="00CE25AF">
        <w:instrText xml:space="preserve"> SEQ Table \* ARABIC </w:instrText>
      </w:r>
      <w:r w:rsidR="00802DAD" w:rsidRPr="00CE25AF">
        <w:fldChar w:fldCharType="separate"/>
      </w:r>
      <w:r w:rsidR="00F511DE">
        <w:rPr>
          <w:noProof/>
        </w:rPr>
        <w:t>47</w:t>
      </w:r>
      <w:r w:rsidR="00802DAD" w:rsidRPr="00CE25AF">
        <w:fldChar w:fldCharType="end"/>
      </w:r>
      <w:r w:rsidRPr="00CE25AF">
        <w:t xml:space="preserve"> Changes Metamodel </w:t>
      </w:r>
      <w:proofErr w:type="spellStart"/>
      <w:r w:rsidRPr="00CE25AF">
        <w:t>w.r.t.</w:t>
      </w:r>
      <w:proofErr w:type="spellEnd"/>
      <w:r w:rsidRPr="00CE25AF">
        <w:t xml:space="preserve"> V1.0 Security</w:t>
      </w:r>
      <w:bookmarkEnd w:id="5642"/>
    </w:p>
    <w:tbl>
      <w:tblPr>
        <w:tblStyle w:val="TableGrid"/>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50"/>
        <w:gridCol w:w="4530"/>
        <w:gridCol w:w="4649"/>
      </w:tblGrid>
      <w:tr w:rsidR="007510A4" w:rsidRPr="00877316" w14:paraId="17BB8669" w14:textId="77777777" w:rsidTr="00D255DF">
        <w:trPr>
          <w:tblHeader/>
        </w:trPr>
        <w:tc>
          <w:tcPr>
            <w:tcW w:w="0" w:type="auto"/>
          </w:tcPr>
          <w:p w14:paraId="4484AB04" w14:textId="77777777" w:rsidR="007510A4" w:rsidRPr="0002307B" w:rsidRDefault="007510A4" w:rsidP="00D255DF">
            <w:pPr>
              <w:keepNext/>
              <w:rPr>
                <w:b/>
                <w:lang w:val="en-US"/>
              </w:rPr>
            </w:pPr>
            <w:proofErr w:type="spellStart"/>
            <w:r w:rsidRPr="0002307B">
              <w:rPr>
                <w:b/>
                <w:lang w:val="en-US"/>
              </w:rPr>
              <w:t>nc</w:t>
            </w:r>
            <w:proofErr w:type="spellEnd"/>
          </w:p>
        </w:tc>
        <w:tc>
          <w:tcPr>
            <w:tcW w:w="0" w:type="auto"/>
          </w:tcPr>
          <w:p w14:paraId="30A19AC3" w14:textId="77777777" w:rsidR="007510A4" w:rsidRPr="0002307B" w:rsidRDefault="007510A4" w:rsidP="00D255DF">
            <w:pPr>
              <w:keepNext/>
              <w:rPr>
                <w:b/>
                <w:lang w:val="en-US"/>
              </w:rPr>
            </w:pPr>
            <w:r w:rsidRPr="0002307B">
              <w:rPr>
                <w:b/>
                <w:lang w:val="en-US"/>
              </w:rPr>
              <w:t xml:space="preserve">V2.0 Change </w:t>
            </w:r>
            <w:proofErr w:type="spellStart"/>
            <w:r w:rsidRPr="0002307B">
              <w:rPr>
                <w:b/>
                <w:lang w:val="en-US"/>
              </w:rPr>
              <w:t>w.r.t.</w:t>
            </w:r>
            <w:proofErr w:type="spellEnd"/>
            <w:r w:rsidRPr="0002307B">
              <w:rPr>
                <w:b/>
                <w:lang w:val="en-US"/>
              </w:rPr>
              <w:t xml:space="preserve"> V1.0</w:t>
            </w:r>
          </w:p>
        </w:tc>
        <w:tc>
          <w:tcPr>
            <w:tcW w:w="0" w:type="auto"/>
          </w:tcPr>
          <w:p w14:paraId="42BAEA4E" w14:textId="77777777" w:rsidR="007510A4" w:rsidRPr="0002307B" w:rsidRDefault="007510A4" w:rsidP="00D255DF">
            <w:pPr>
              <w:keepNext/>
              <w:rPr>
                <w:b/>
                <w:lang w:val="en-US"/>
              </w:rPr>
            </w:pPr>
            <w:r w:rsidRPr="0002307B">
              <w:rPr>
                <w:b/>
                <w:lang w:val="en-US"/>
              </w:rPr>
              <w:t>Comment</w:t>
            </w:r>
          </w:p>
        </w:tc>
      </w:tr>
      <w:tr w:rsidR="007510A4" w:rsidRPr="00542FBA" w14:paraId="4B971306" w14:textId="77777777" w:rsidTr="00D255DF">
        <w:trPr>
          <w:tblHeader/>
        </w:trPr>
        <w:tc>
          <w:tcPr>
            <w:tcW w:w="0" w:type="auto"/>
          </w:tcPr>
          <w:p w14:paraId="102015FB" w14:textId="77777777" w:rsidR="007510A4" w:rsidRPr="0002307B" w:rsidRDefault="007510A4" w:rsidP="00D255DF">
            <w:pPr>
              <w:keepNext/>
              <w:rPr>
                <w:lang w:val="en-US"/>
              </w:rPr>
            </w:pPr>
            <w:r w:rsidRPr="0002307B">
              <w:rPr>
                <w:lang w:val="en-US"/>
              </w:rPr>
              <w:t>x</w:t>
            </w:r>
          </w:p>
        </w:tc>
        <w:tc>
          <w:tcPr>
            <w:tcW w:w="0" w:type="auto"/>
          </w:tcPr>
          <w:p w14:paraId="39F7FBA0" w14:textId="77777777" w:rsidR="007510A4" w:rsidRPr="0002307B" w:rsidRDefault="007510A4" w:rsidP="00D255DF">
            <w:pPr>
              <w:keepNext/>
              <w:rPr>
                <w:lang w:val="en-US"/>
              </w:rPr>
            </w:pPr>
            <w:proofErr w:type="spellStart"/>
            <w:r w:rsidRPr="0002307B">
              <w:rPr>
                <w:lang w:val="en-US"/>
              </w:rPr>
              <w:t>AccessControl</w:t>
            </w:r>
            <w:proofErr w:type="spellEnd"/>
            <w:r w:rsidRPr="0002307B">
              <w:rPr>
                <w:lang w:val="en-US"/>
              </w:rPr>
              <w:t>/</w:t>
            </w:r>
            <w:proofErr w:type="spellStart"/>
            <w:r w:rsidRPr="0002307B">
              <w:rPr>
                <w:lang w:val="en-US"/>
              </w:rPr>
              <w:t>selectableEnvironmentAttributes</w:t>
            </w:r>
            <w:proofErr w:type="spellEnd"/>
          </w:p>
        </w:tc>
        <w:tc>
          <w:tcPr>
            <w:tcW w:w="0" w:type="auto"/>
          </w:tcPr>
          <w:p w14:paraId="797D00DD" w14:textId="77777777" w:rsidR="007510A4" w:rsidRPr="00877316" w:rsidRDefault="007510A4" w:rsidP="00D255DF">
            <w:pPr>
              <w:keepNext/>
              <w:rPr>
                <w:lang w:val="en-US"/>
              </w:rPr>
            </w:pPr>
            <w:r w:rsidRPr="00877316">
              <w:rPr>
                <w:lang w:val="en-US"/>
              </w:rPr>
              <w:t xml:space="preserve">Type changed from </w:t>
            </w:r>
            <w:proofErr w:type="spellStart"/>
            <w:r w:rsidRPr="00877316">
              <w:rPr>
                <w:lang w:val="en-US"/>
              </w:rPr>
              <w:t>Submodel</w:t>
            </w:r>
            <w:proofErr w:type="spellEnd"/>
            <w:r w:rsidRPr="00877316">
              <w:rPr>
                <w:lang w:val="en-US"/>
              </w:rPr>
              <w:t xml:space="preserve"> to </w:t>
            </w:r>
            <w:proofErr w:type="spellStart"/>
            <w:r w:rsidRPr="00877316">
              <w:rPr>
                <w:lang w:val="en-US"/>
              </w:rPr>
              <w:t>Submodel</w:t>
            </w:r>
            <w:proofErr w:type="spellEnd"/>
            <w:r w:rsidRPr="00877316">
              <w:rPr>
                <w:lang w:val="en-US"/>
              </w:rPr>
              <w:t>*</w:t>
            </w:r>
          </w:p>
        </w:tc>
      </w:tr>
      <w:tr w:rsidR="007510A4" w:rsidRPr="00542FBA" w14:paraId="7A962670" w14:textId="77777777" w:rsidTr="00D255DF">
        <w:trPr>
          <w:tblHeader/>
        </w:trPr>
        <w:tc>
          <w:tcPr>
            <w:tcW w:w="0" w:type="auto"/>
          </w:tcPr>
          <w:p w14:paraId="7DC1A704" w14:textId="77777777" w:rsidR="007510A4" w:rsidRPr="00877316" w:rsidRDefault="007510A4" w:rsidP="00D255DF">
            <w:pPr>
              <w:keepNext/>
              <w:rPr>
                <w:lang w:val="en-US"/>
              </w:rPr>
            </w:pPr>
          </w:p>
        </w:tc>
        <w:tc>
          <w:tcPr>
            <w:tcW w:w="0" w:type="auto"/>
          </w:tcPr>
          <w:p w14:paraId="09313C7E" w14:textId="77777777" w:rsidR="007510A4" w:rsidRPr="0002307B" w:rsidRDefault="007510A4" w:rsidP="00D255DF">
            <w:pPr>
              <w:keepNext/>
              <w:rPr>
                <w:lang w:val="en-US"/>
              </w:rPr>
            </w:pPr>
            <w:proofErr w:type="spellStart"/>
            <w:r w:rsidRPr="0002307B">
              <w:rPr>
                <w:lang w:val="en-US"/>
              </w:rPr>
              <w:t>AccessPermissionRule</w:t>
            </w:r>
            <w:proofErr w:type="spellEnd"/>
            <w:r w:rsidRPr="0002307B">
              <w:rPr>
                <w:lang w:val="en-US"/>
              </w:rPr>
              <w:t>/</w:t>
            </w:r>
            <w:proofErr w:type="spellStart"/>
            <w:r w:rsidRPr="0002307B">
              <w:rPr>
                <w:lang w:val="en-US"/>
              </w:rPr>
              <w:t>permissionsPerObject</w:t>
            </w:r>
            <w:proofErr w:type="spellEnd"/>
          </w:p>
        </w:tc>
        <w:tc>
          <w:tcPr>
            <w:tcW w:w="0" w:type="auto"/>
          </w:tcPr>
          <w:p w14:paraId="40EA60F3" w14:textId="77777777" w:rsidR="007510A4" w:rsidRPr="00877316" w:rsidRDefault="007510A4" w:rsidP="00D255DF">
            <w:pPr>
              <w:keepNext/>
              <w:rPr>
                <w:lang w:val="en-US"/>
              </w:rPr>
            </w:pPr>
            <w:r w:rsidRPr="00877316">
              <w:rPr>
                <w:lang w:val="en-US"/>
              </w:rPr>
              <w:t>Cardinality now consistent for figure and table: 0..*</w:t>
            </w:r>
          </w:p>
        </w:tc>
      </w:tr>
      <w:tr w:rsidR="007510A4" w:rsidRPr="00877316" w14:paraId="3BF33B64" w14:textId="77777777" w:rsidTr="00D255DF">
        <w:trPr>
          <w:tblHeader/>
        </w:trPr>
        <w:tc>
          <w:tcPr>
            <w:tcW w:w="0" w:type="auto"/>
          </w:tcPr>
          <w:p w14:paraId="6D4D808F" w14:textId="77777777" w:rsidR="007510A4" w:rsidRPr="0002307B" w:rsidRDefault="007510A4" w:rsidP="00D255DF">
            <w:pPr>
              <w:rPr>
                <w:lang w:val="en-US"/>
              </w:rPr>
            </w:pPr>
            <w:r w:rsidRPr="0002307B">
              <w:rPr>
                <w:lang w:val="en-US"/>
              </w:rPr>
              <w:t>x</w:t>
            </w:r>
          </w:p>
        </w:tc>
        <w:tc>
          <w:tcPr>
            <w:tcW w:w="0" w:type="auto"/>
          </w:tcPr>
          <w:p w14:paraId="5149E11D" w14:textId="77777777" w:rsidR="007510A4" w:rsidRPr="0002307B" w:rsidRDefault="007510A4" w:rsidP="00D255DF">
            <w:pPr>
              <w:rPr>
                <w:lang w:val="en-US"/>
              </w:rPr>
            </w:pPr>
            <w:proofErr w:type="spellStart"/>
            <w:r w:rsidRPr="0002307B">
              <w:rPr>
                <w:lang w:val="en-US"/>
              </w:rPr>
              <w:t>AccessPermissionRule</w:t>
            </w:r>
            <w:proofErr w:type="spellEnd"/>
            <w:r w:rsidRPr="0002307B">
              <w:rPr>
                <w:lang w:val="en-US"/>
              </w:rPr>
              <w:t>/</w:t>
            </w:r>
            <w:proofErr w:type="spellStart"/>
            <w:r w:rsidRPr="0002307B">
              <w:rPr>
                <w:lang w:val="en-US"/>
              </w:rPr>
              <w:t>targetSubjectAttributes</w:t>
            </w:r>
            <w:proofErr w:type="spellEnd"/>
          </w:p>
        </w:tc>
        <w:tc>
          <w:tcPr>
            <w:tcW w:w="0" w:type="auto"/>
          </w:tcPr>
          <w:p w14:paraId="1A4DF66C" w14:textId="77777777" w:rsidR="007510A4" w:rsidRPr="0002307B" w:rsidRDefault="007510A4" w:rsidP="00D255DF">
            <w:pPr>
              <w:rPr>
                <w:lang w:val="en-US"/>
              </w:rPr>
            </w:pPr>
            <w:r w:rsidRPr="0002307B">
              <w:rPr>
                <w:lang w:val="en-US"/>
              </w:rPr>
              <w:t>Cardinality changed from 1..* to 1</w:t>
            </w:r>
          </w:p>
        </w:tc>
      </w:tr>
      <w:tr w:rsidR="007510A4" w:rsidRPr="0038268D" w14:paraId="1C1F61D4" w14:textId="77777777" w:rsidTr="00D255DF">
        <w:trPr>
          <w:tblHeader/>
        </w:trPr>
        <w:tc>
          <w:tcPr>
            <w:tcW w:w="0" w:type="auto"/>
          </w:tcPr>
          <w:p w14:paraId="7D3A40F8" w14:textId="77777777" w:rsidR="007510A4" w:rsidRPr="0002307B" w:rsidRDefault="007510A4" w:rsidP="00D255DF">
            <w:pPr>
              <w:rPr>
                <w:lang w:val="en-US"/>
              </w:rPr>
            </w:pPr>
          </w:p>
        </w:tc>
        <w:tc>
          <w:tcPr>
            <w:tcW w:w="0" w:type="auto"/>
          </w:tcPr>
          <w:p w14:paraId="3EDB5B89" w14:textId="77777777" w:rsidR="007510A4" w:rsidRPr="0002307B" w:rsidRDefault="007510A4" w:rsidP="00D255DF">
            <w:pPr>
              <w:rPr>
                <w:lang w:val="en-US"/>
              </w:rPr>
            </w:pPr>
            <w:r w:rsidRPr="0002307B">
              <w:rPr>
                <w:lang w:val="en-US"/>
              </w:rPr>
              <w:t>Certificate</w:t>
            </w:r>
          </w:p>
        </w:tc>
        <w:tc>
          <w:tcPr>
            <w:tcW w:w="0" w:type="auto"/>
          </w:tcPr>
          <w:p w14:paraId="005370EA" w14:textId="77777777" w:rsidR="007510A4" w:rsidRPr="00877316" w:rsidRDefault="007510A4" w:rsidP="00D255DF">
            <w:pPr>
              <w:rPr>
                <w:lang w:val="en-US"/>
              </w:rPr>
            </w:pPr>
            <w:r w:rsidRPr="00877316">
              <w:rPr>
                <w:lang w:val="en-US"/>
              </w:rPr>
              <w:t>Was abstract, now not abstract and contains attributes (see in table New)</w:t>
            </w:r>
          </w:p>
        </w:tc>
      </w:tr>
      <w:tr w:rsidR="007510A4" w:rsidRPr="0038268D" w14:paraId="6DBE3C0F" w14:textId="77777777" w:rsidTr="00D255DF">
        <w:trPr>
          <w:tblHeader/>
        </w:trPr>
        <w:tc>
          <w:tcPr>
            <w:tcW w:w="0" w:type="auto"/>
          </w:tcPr>
          <w:p w14:paraId="7AF8CAEB" w14:textId="77777777" w:rsidR="007510A4" w:rsidRPr="0002307B" w:rsidRDefault="007510A4" w:rsidP="00D255DF">
            <w:pPr>
              <w:rPr>
                <w:lang w:val="en-US"/>
              </w:rPr>
            </w:pPr>
            <w:r w:rsidRPr="0002307B">
              <w:rPr>
                <w:lang w:val="en-US"/>
              </w:rPr>
              <w:t>x</w:t>
            </w:r>
          </w:p>
        </w:tc>
        <w:tc>
          <w:tcPr>
            <w:tcW w:w="0" w:type="auto"/>
          </w:tcPr>
          <w:p w14:paraId="358D9DD8" w14:textId="77777777" w:rsidR="007510A4" w:rsidRPr="0002307B" w:rsidRDefault="007510A4" w:rsidP="00D255DF">
            <w:pPr>
              <w:rPr>
                <w:lang w:val="en-US"/>
              </w:rPr>
            </w:pPr>
            <w:proofErr w:type="spellStart"/>
            <w:r w:rsidRPr="0002307B">
              <w:rPr>
                <w:lang w:val="en-US"/>
              </w:rPr>
              <w:t>PermissionKind</w:t>
            </w:r>
            <w:proofErr w:type="spellEnd"/>
            <w:r w:rsidRPr="0002307B">
              <w:rPr>
                <w:lang w:val="en-US"/>
              </w:rPr>
              <w:t>/allow</w:t>
            </w:r>
          </w:p>
        </w:tc>
        <w:tc>
          <w:tcPr>
            <w:tcW w:w="0" w:type="auto"/>
          </w:tcPr>
          <w:p w14:paraId="14ED46B5" w14:textId="389999A5" w:rsidR="007510A4" w:rsidRPr="00877316" w:rsidRDefault="007510A4" w:rsidP="00D255DF">
            <w:pPr>
              <w:rPr>
                <w:lang w:val="en-US"/>
              </w:rPr>
            </w:pPr>
            <w:r w:rsidRPr="00877316">
              <w:rPr>
                <w:lang w:val="en-US"/>
              </w:rPr>
              <w:t xml:space="preserve">Now </w:t>
            </w:r>
            <w:proofErr w:type="spellStart"/>
            <w:r w:rsidRPr="00877316">
              <w:rPr>
                <w:lang w:val="en-US"/>
              </w:rPr>
              <w:t>PermissionKind</w:t>
            </w:r>
            <w:proofErr w:type="spellEnd"/>
            <w:r w:rsidRPr="00877316">
              <w:rPr>
                <w:lang w:val="en-US"/>
              </w:rPr>
              <w:t>/Allow starts with capital letter for enumeration values</w:t>
            </w:r>
          </w:p>
        </w:tc>
      </w:tr>
      <w:tr w:rsidR="007510A4" w:rsidRPr="0038268D" w14:paraId="36B2AA4C" w14:textId="77777777" w:rsidTr="00D255DF">
        <w:trPr>
          <w:tblHeader/>
        </w:trPr>
        <w:tc>
          <w:tcPr>
            <w:tcW w:w="0" w:type="auto"/>
          </w:tcPr>
          <w:p w14:paraId="3612EF08" w14:textId="77777777" w:rsidR="007510A4" w:rsidRPr="0002307B" w:rsidRDefault="007510A4" w:rsidP="00D255DF">
            <w:pPr>
              <w:rPr>
                <w:lang w:val="en-US"/>
              </w:rPr>
            </w:pPr>
            <w:r w:rsidRPr="0002307B">
              <w:rPr>
                <w:lang w:val="en-US"/>
              </w:rPr>
              <w:t>x</w:t>
            </w:r>
          </w:p>
        </w:tc>
        <w:tc>
          <w:tcPr>
            <w:tcW w:w="0" w:type="auto"/>
          </w:tcPr>
          <w:p w14:paraId="0F68C8D2" w14:textId="77777777" w:rsidR="007510A4" w:rsidRPr="0002307B" w:rsidRDefault="007510A4" w:rsidP="00D255DF">
            <w:pPr>
              <w:rPr>
                <w:lang w:val="en-US"/>
              </w:rPr>
            </w:pPr>
            <w:proofErr w:type="spellStart"/>
            <w:r w:rsidRPr="0002307B">
              <w:rPr>
                <w:lang w:val="en-US"/>
              </w:rPr>
              <w:t>PermissionKind</w:t>
            </w:r>
            <w:proofErr w:type="spellEnd"/>
            <w:r w:rsidRPr="0002307B">
              <w:rPr>
                <w:lang w:val="en-US"/>
              </w:rPr>
              <w:t>/deny</w:t>
            </w:r>
          </w:p>
        </w:tc>
        <w:tc>
          <w:tcPr>
            <w:tcW w:w="0" w:type="auto"/>
          </w:tcPr>
          <w:p w14:paraId="41ECDBA2" w14:textId="0B36AE9F" w:rsidR="007510A4" w:rsidRPr="00877316" w:rsidRDefault="007510A4" w:rsidP="00D255DF">
            <w:pPr>
              <w:rPr>
                <w:lang w:val="en-US"/>
              </w:rPr>
            </w:pPr>
            <w:r w:rsidRPr="00877316">
              <w:rPr>
                <w:lang w:val="en-US"/>
              </w:rPr>
              <w:t xml:space="preserve">Now </w:t>
            </w:r>
            <w:proofErr w:type="spellStart"/>
            <w:r w:rsidRPr="00877316">
              <w:rPr>
                <w:lang w:val="en-US"/>
              </w:rPr>
              <w:t>PermissionKind</w:t>
            </w:r>
            <w:proofErr w:type="spellEnd"/>
            <w:r w:rsidRPr="00877316">
              <w:rPr>
                <w:lang w:val="en-US"/>
              </w:rPr>
              <w:t>/Deny starts with capital letter for enumeration values</w:t>
            </w:r>
          </w:p>
        </w:tc>
      </w:tr>
      <w:tr w:rsidR="007510A4" w:rsidRPr="0038268D" w14:paraId="364C4281" w14:textId="77777777" w:rsidTr="00D255DF">
        <w:trPr>
          <w:tblHeader/>
        </w:trPr>
        <w:tc>
          <w:tcPr>
            <w:tcW w:w="0" w:type="auto"/>
          </w:tcPr>
          <w:p w14:paraId="7F3BF448" w14:textId="77777777" w:rsidR="007510A4" w:rsidRPr="0002307B" w:rsidRDefault="007510A4" w:rsidP="00D255DF">
            <w:pPr>
              <w:rPr>
                <w:lang w:val="en-US"/>
              </w:rPr>
            </w:pPr>
            <w:r w:rsidRPr="0002307B">
              <w:rPr>
                <w:lang w:val="en-US"/>
              </w:rPr>
              <w:t>x</w:t>
            </w:r>
          </w:p>
        </w:tc>
        <w:tc>
          <w:tcPr>
            <w:tcW w:w="0" w:type="auto"/>
          </w:tcPr>
          <w:p w14:paraId="3A1763B8" w14:textId="77777777" w:rsidR="007510A4" w:rsidRPr="0002307B" w:rsidRDefault="007510A4" w:rsidP="00D255DF">
            <w:pPr>
              <w:rPr>
                <w:lang w:val="en-US"/>
              </w:rPr>
            </w:pPr>
            <w:proofErr w:type="spellStart"/>
            <w:r w:rsidRPr="0002307B">
              <w:rPr>
                <w:lang w:val="en-US"/>
              </w:rPr>
              <w:t>PermissionKind</w:t>
            </w:r>
            <w:proofErr w:type="spellEnd"/>
            <w:r w:rsidRPr="0002307B">
              <w:rPr>
                <w:lang w:val="en-US"/>
              </w:rPr>
              <w:t>/not applicable</w:t>
            </w:r>
          </w:p>
        </w:tc>
        <w:tc>
          <w:tcPr>
            <w:tcW w:w="0" w:type="auto"/>
          </w:tcPr>
          <w:p w14:paraId="2E596389" w14:textId="2458BEF6" w:rsidR="007510A4" w:rsidRPr="00877316" w:rsidRDefault="007510A4" w:rsidP="00D255DF">
            <w:pPr>
              <w:rPr>
                <w:lang w:val="en-US"/>
              </w:rPr>
            </w:pPr>
            <w:r w:rsidRPr="00877316">
              <w:rPr>
                <w:lang w:val="en-US"/>
              </w:rPr>
              <w:t xml:space="preserve">Now </w:t>
            </w:r>
            <w:proofErr w:type="spellStart"/>
            <w:r w:rsidRPr="00877316">
              <w:rPr>
                <w:lang w:val="en-US"/>
              </w:rPr>
              <w:t>PermissionKind</w:t>
            </w:r>
            <w:proofErr w:type="spellEnd"/>
            <w:r w:rsidRPr="00877316">
              <w:rPr>
                <w:lang w:val="en-US"/>
              </w:rPr>
              <w:t>/</w:t>
            </w:r>
            <w:proofErr w:type="spellStart"/>
            <w:r w:rsidRPr="00877316">
              <w:rPr>
                <w:lang w:val="en-US"/>
              </w:rPr>
              <w:t>NotApplicable</w:t>
            </w:r>
            <w:proofErr w:type="spellEnd"/>
            <w:r w:rsidRPr="00877316">
              <w:rPr>
                <w:lang w:val="en-US"/>
              </w:rPr>
              <w:t xml:space="preserve"> starts with capital letter for enumeration values</w:t>
            </w:r>
          </w:p>
        </w:tc>
      </w:tr>
      <w:tr w:rsidR="007510A4" w:rsidRPr="0038268D" w14:paraId="0A773C35" w14:textId="77777777" w:rsidTr="00D255DF">
        <w:trPr>
          <w:tblHeader/>
        </w:trPr>
        <w:tc>
          <w:tcPr>
            <w:tcW w:w="0" w:type="auto"/>
          </w:tcPr>
          <w:p w14:paraId="26A0307F" w14:textId="77777777" w:rsidR="007510A4" w:rsidRPr="0002307B" w:rsidRDefault="007510A4" w:rsidP="00D255DF">
            <w:pPr>
              <w:rPr>
                <w:lang w:val="en-US"/>
              </w:rPr>
            </w:pPr>
            <w:r w:rsidRPr="0002307B">
              <w:rPr>
                <w:lang w:val="en-US"/>
              </w:rPr>
              <w:t>x</w:t>
            </w:r>
          </w:p>
        </w:tc>
        <w:tc>
          <w:tcPr>
            <w:tcW w:w="0" w:type="auto"/>
          </w:tcPr>
          <w:p w14:paraId="6A71459C" w14:textId="77777777" w:rsidR="007510A4" w:rsidRPr="0002307B" w:rsidRDefault="007510A4" w:rsidP="00D255DF">
            <w:pPr>
              <w:rPr>
                <w:lang w:val="en-US"/>
              </w:rPr>
            </w:pPr>
            <w:proofErr w:type="spellStart"/>
            <w:r w:rsidRPr="0002307B">
              <w:rPr>
                <w:lang w:val="en-US"/>
              </w:rPr>
              <w:t>PermissionKind</w:t>
            </w:r>
            <w:proofErr w:type="spellEnd"/>
            <w:r w:rsidRPr="0002307B">
              <w:rPr>
                <w:lang w:val="en-US"/>
              </w:rPr>
              <w:t>/Undefined</w:t>
            </w:r>
          </w:p>
        </w:tc>
        <w:tc>
          <w:tcPr>
            <w:tcW w:w="0" w:type="auto"/>
          </w:tcPr>
          <w:p w14:paraId="16886AD5" w14:textId="71DC7CCF" w:rsidR="007510A4" w:rsidRPr="00877316" w:rsidRDefault="007510A4" w:rsidP="00D255DF">
            <w:pPr>
              <w:rPr>
                <w:lang w:val="en-US"/>
              </w:rPr>
            </w:pPr>
            <w:r w:rsidRPr="00877316">
              <w:rPr>
                <w:lang w:val="en-US"/>
              </w:rPr>
              <w:t xml:space="preserve">Now </w:t>
            </w:r>
            <w:proofErr w:type="spellStart"/>
            <w:r w:rsidRPr="00877316">
              <w:rPr>
                <w:lang w:val="en-US"/>
              </w:rPr>
              <w:t>PermissionKind</w:t>
            </w:r>
            <w:proofErr w:type="spellEnd"/>
            <w:r w:rsidRPr="00877316">
              <w:rPr>
                <w:lang w:val="en-US"/>
              </w:rPr>
              <w:t>/Undefined starts with capital letter for enumeration values</w:t>
            </w:r>
          </w:p>
        </w:tc>
      </w:tr>
      <w:tr w:rsidR="007510A4" w:rsidRPr="0038268D" w14:paraId="1E01502D" w14:textId="77777777" w:rsidTr="00D255DF">
        <w:trPr>
          <w:tblHeader/>
        </w:trPr>
        <w:tc>
          <w:tcPr>
            <w:tcW w:w="0" w:type="auto"/>
          </w:tcPr>
          <w:p w14:paraId="1B4D7407" w14:textId="77777777" w:rsidR="007510A4" w:rsidRPr="00877316" w:rsidRDefault="007510A4" w:rsidP="00D255DF">
            <w:pPr>
              <w:rPr>
                <w:lang w:val="en-US"/>
              </w:rPr>
            </w:pPr>
          </w:p>
        </w:tc>
        <w:tc>
          <w:tcPr>
            <w:tcW w:w="0" w:type="auto"/>
          </w:tcPr>
          <w:p w14:paraId="056901EB" w14:textId="77777777" w:rsidR="007510A4" w:rsidRPr="0002307B" w:rsidRDefault="007510A4" w:rsidP="00D255DF">
            <w:pPr>
              <w:rPr>
                <w:lang w:val="en-US"/>
              </w:rPr>
            </w:pPr>
            <w:proofErr w:type="spellStart"/>
            <w:r w:rsidRPr="0002307B">
              <w:rPr>
                <w:lang w:val="en-US"/>
              </w:rPr>
              <w:t>PermissionsPerObject</w:t>
            </w:r>
            <w:proofErr w:type="spellEnd"/>
          </w:p>
        </w:tc>
        <w:tc>
          <w:tcPr>
            <w:tcW w:w="0" w:type="auto"/>
          </w:tcPr>
          <w:p w14:paraId="287B51E4" w14:textId="00951916" w:rsidR="007510A4" w:rsidRPr="00877316" w:rsidRDefault="007510A4" w:rsidP="00D255DF">
            <w:pPr>
              <w:rPr>
                <w:lang w:val="en-US"/>
              </w:rPr>
            </w:pPr>
            <w:r w:rsidRPr="00877316">
              <w:rPr>
                <w:lang w:val="en-US"/>
              </w:rPr>
              <w:t xml:space="preserve">Name now consistent in figure and table (in table </w:t>
            </w:r>
            <w:proofErr w:type="spellStart"/>
            <w:r w:rsidRPr="00877316">
              <w:rPr>
                <w:lang w:val="en-US"/>
              </w:rPr>
              <w:t>PermissionPerObject</w:t>
            </w:r>
            <w:proofErr w:type="spellEnd"/>
            <w:r w:rsidRPr="00877316">
              <w:rPr>
                <w:lang w:val="en-US"/>
              </w:rPr>
              <w:t xml:space="preserve">, needs to be </w:t>
            </w:r>
            <w:proofErr w:type="spellStart"/>
            <w:r w:rsidRPr="00877316">
              <w:rPr>
                <w:lang w:val="en-US"/>
              </w:rPr>
              <w:t>PermissionsPerObject</w:t>
            </w:r>
            <w:proofErr w:type="spellEnd"/>
            <w:r w:rsidRPr="00877316">
              <w:rPr>
                <w:lang w:val="en-US"/>
              </w:rPr>
              <w:t>)</w:t>
            </w:r>
          </w:p>
        </w:tc>
      </w:tr>
      <w:tr w:rsidR="007510A4" w:rsidRPr="0038268D" w14:paraId="3445DA5D" w14:textId="77777777" w:rsidTr="00D255DF">
        <w:trPr>
          <w:tblHeader/>
        </w:trPr>
        <w:tc>
          <w:tcPr>
            <w:tcW w:w="0" w:type="auto"/>
          </w:tcPr>
          <w:p w14:paraId="336D989A" w14:textId="77777777" w:rsidR="007510A4" w:rsidRPr="0002307B" w:rsidRDefault="007510A4" w:rsidP="00D255DF">
            <w:pPr>
              <w:rPr>
                <w:lang w:val="en-US"/>
              </w:rPr>
            </w:pPr>
            <w:r w:rsidRPr="0002307B">
              <w:rPr>
                <w:lang w:val="en-US"/>
              </w:rPr>
              <w:t>x</w:t>
            </w:r>
          </w:p>
        </w:tc>
        <w:tc>
          <w:tcPr>
            <w:tcW w:w="0" w:type="auto"/>
          </w:tcPr>
          <w:p w14:paraId="0E842603" w14:textId="77777777" w:rsidR="007510A4" w:rsidRPr="0002307B" w:rsidRDefault="007510A4" w:rsidP="00D255DF">
            <w:pPr>
              <w:rPr>
                <w:lang w:val="en-US"/>
              </w:rPr>
            </w:pPr>
            <w:proofErr w:type="spellStart"/>
            <w:r w:rsidRPr="0002307B">
              <w:rPr>
                <w:lang w:val="en-US"/>
              </w:rPr>
              <w:t>PolicyAdministrationPoint</w:t>
            </w:r>
            <w:proofErr w:type="spellEnd"/>
            <w:r w:rsidRPr="0002307B">
              <w:rPr>
                <w:lang w:val="en-US"/>
              </w:rPr>
              <w:t>/</w:t>
            </w:r>
            <w:proofErr w:type="spellStart"/>
            <w:r w:rsidRPr="0002307B">
              <w:rPr>
                <w:lang w:val="en-US"/>
              </w:rPr>
              <w:t>externalAccessControl</w:t>
            </w:r>
            <w:proofErr w:type="spellEnd"/>
          </w:p>
        </w:tc>
        <w:tc>
          <w:tcPr>
            <w:tcW w:w="0" w:type="auto"/>
          </w:tcPr>
          <w:p w14:paraId="7EB3014D" w14:textId="77777777" w:rsidR="007510A4" w:rsidRPr="00877316" w:rsidRDefault="007510A4" w:rsidP="00D255DF">
            <w:pPr>
              <w:rPr>
                <w:lang w:val="en-US"/>
              </w:rPr>
            </w:pPr>
            <w:r w:rsidRPr="00877316">
              <w:rPr>
                <w:lang w:val="en-US"/>
              </w:rPr>
              <w:t>Type changed from Endpoint to Boolean, cardinality 1</w:t>
            </w:r>
          </w:p>
        </w:tc>
      </w:tr>
      <w:tr w:rsidR="007510A4" w:rsidRPr="00877316" w14:paraId="25AC2872" w14:textId="77777777" w:rsidTr="00D255DF">
        <w:trPr>
          <w:tblHeader/>
        </w:trPr>
        <w:tc>
          <w:tcPr>
            <w:tcW w:w="0" w:type="auto"/>
          </w:tcPr>
          <w:p w14:paraId="76D6F122" w14:textId="77777777" w:rsidR="007510A4" w:rsidRPr="0002307B" w:rsidRDefault="007510A4" w:rsidP="00D255DF">
            <w:pPr>
              <w:rPr>
                <w:lang w:val="en-US"/>
              </w:rPr>
            </w:pPr>
            <w:r w:rsidRPr="0002307B">
              <w:rPr>
                <w:lang w:val="en-US"/>
              </w:rPr>
              <w:t>x</w:t>
            </w:r>
          </w:p>
        </w:tc>
        <w:tc>
          <w:tcPr>
            <w:tcW w:w="0" w:type="auto"/>
          </w:tcPr>
          <w:p w14:paraId="2EED8CE7" w14:textId="77777777" w:rsidR="007510A4" w:rsidRPr="0002307B" w:rsidRDefault="007510A4" w:rsidP="00D255DF">
            <w:pPr>
              <w:jc w:val="left"/>
              <w:rPr>
                <w:lang w:val="en-US"/>
              </w:rPr>
            </w:pPr>
            <w:proofErr w:type="spellStart"/>
            <w:r w:rsidRPr="0002307B">
              <w:rPr>
                <w:lang w:val="en-US"/>
              </w:rPr>
              <w:t>PolicyInformationPoints</w:t>
            </w:r>
            <w:proofErr w:type="spellEnd"/>
            <w:r w:rsidRPr="0002307B">
              <w:rPr>
                <w:lang w:val="en-US"/>
              </w:rPr>
              <w:t>/</w:t>
            </w:r>
            <w:proofErr w:type="spellStart"/>
            <w:r w:rsidRPr="0002307B">
              <w:rPr>
                <w:lang w:val="en-US"/>
              </w:rPr>
              <w:t>externalInformationPoint</w:t>
            </w:r>
            <w:proofErr w:type="spellEnd"/>
          </w:p>
        </w:tc>
        <w:tc>
          <w:tcPr>
            <w:tcW w:w="0" w:type="auto"/>
          </w:tcPr>
          <w:p w14:paraId="6A4354F4" w14:textId="77777777" w:rsidR="007510A4" w:rsidRPr="00877316" w:rsidRDefault="007510A4" w:rsidP="00D255DF">
            <w:pPr>
              <w:jc w:val="left"/>
              <w:rPr>
                <w:lang w:val="en-US"/>
              </w:rPr>
            </w:pPr>
            <w:r w:rsidRPr="00877316">
              <w:rPr>
                <w:lang w:val="en-US"/>
              </w:rPr>
              <w:t>Type changed from Endpoint to Boolean, cardinality 1</w:t>
            </w:r>
          </w:p>
          <w:p w14:paraId="341F0915" w14:textId="77777777" w:rsidR="007510A4" w:rsidRPr="0002307B" w:rsidRDefault="007510A4" w:rsidP="00D255DF">
            <w:pPr>
              <w:jc w:val="left"/>
              <w:rPr>
                <w:lang w:val="en-US"/>
              </w:rPr>
            </w:pPr>
            <w:proofErr w:type="spellStart"/>
            <w:r w:rsidRPr="0002307B">
              <w:rPr>
                <w:lang w:val="en-US"/>
              </w:rPr>
              <w:t>externalInformationPoint</w:t>
            </w:r>
            <w:proofErr w:type="spellEnd"/>
            <w:r w:rsidRPr="0002307B">
              <w:rPr>
                <w:lang w:val="en-US"/>
              </w:rPr>
              <w:t xml:space="preserve"> renamed to </w:t>
            </w:r>
            <w:proofErr w:type="spellStart"/>
            <w:r w:rsidRPr="0002307B">
              <w:rPr>
                <w:lang w:val="en-US"/>
              </w:rPr>
              <w:t>externalInformationPoints</w:t>
            </w:r>
            <w:proofErr w:type="spellEnd"/>
          </w:p>
        </w:tc>
      </w:tr>
      <w:tr w:rsidR="007510A4" w:rsidRPr="00877316" w14:paraId="0D89D8D1" w14:textId="77777777" w:rsidTr="00D255DF">
        <w:trPr>
          <w:tblHeader/>
        </w:trPr>
        <w:tc>
          <w:tcPr>
            <w:tcW w:w="0" w:type="auto"/>
          </w:tcPr>
          <w:p w14:paraId="589871A2" w14:textId="77777777" w:rsidR="007510A4" w:rsidRPr="0002307B" w:rsidRDefault="007510A4" w:rsidP="00D255DF">
            <w:pPr>
              <w:rPr>
                <w:lang w:val="en-US"/>
              </w:rPr>
            </w:pPr>
            <w:r w:rsidRPr="0002307B">
              <w:rPr>
                <w:lang w:val="en-US"/>
              </w:rPr>
              <w:t>x</w:t>
            </w:r>
          </w:p>
        </w:tc>
        <w:tc>
          <w:tcPr>
            <w:tcW w:w="0" w:type="auto"/>
          </w:tcPr>
          <w:p w14:paraId="6B4C33FB" w14:textId="77777777" w:rsidR="007510A4" w:rsidRPr="0002307B" w:rsidRDefault="007510A4" w:rsidP="00D255DF">
            <w:pPr>
              <w:rPr>
                <w:lang w:val="en-US"/>
              </w:rPr>
            </w:pPr>
            <w:r w:rsidRPr="0002307B">
              <w:rPr>
                <w:lang w:val="en-US"/>
              </w:rPr>
              <w:t>Security/</w:t>
            </w:r>
            <w:proofErr w:type="spellStart"/>
            <w:r w:rsidRPr="0002307B">
              <w:rPr>
                <w:lang w:val="en-US"/>
              </w:rPr>
              <w:t>trustAnchor</w:t>
            </w:r>
            <w:proofErr w:type="spellEnd"/>
          </w:p>
        </w:tc>
        <w:tc>
          <w:tcPr>
            <w:tcW w:w="0" w:type="auto"/>
          </w:tcPr>
          <w:p w14:paraId="6573261B" w14:textId="77777777" w:rsidR="007510A4" w:rsidRPr="0002307B" w:rsidRDefault="007510A4" w:rsidP="00D255DF">
            <w:pPr>
              <w:rPr>
                <w:lang w:val="en-US"/>
              </w:rPr>
            </w:pPr>
            <w:r w:rsidRPr="0002307B">
              <w:rPr>
                <w:lang w:val="en-US"/>
              </w:rPr>
              <w:t>Renamed to Security/certificate</w:t>
            </w:r>
          </w:p>
        </w:tc>
      </w:tr>
    </w:tbl>
    <w:p w14:paraId="26F4251C" w14:textId="77777777" w:rsidR="00301E5F" w:rsidRPr="0002307B" w:rsidRDefault="00301E5F" w:rsidP="001B5277">
      <w:pPr>
        <w:rPr>
          <w:lang w:val="en-US"/>
        </w:rPr>
      </w:pPr>
    </w:p>
    <w:p w14:paraId="7F406508" w14:textId="5EA00322" w:rsidR="00E64F5B" w:rsidRPr="00CE25AF" w:rsidRDefault="00E64F5B" w:rsidP="00110904">
      <w:pPr>
        <w:pStyle w:val="Caption"/>
      </w:pPr>
      <w:bookmarkStart w:id="5643" w:name="_Toc125537823"/>
      <w:r w:rsidRPr="00CE25AF">
        <w:t xml:space="preserve">Table </w:t>
      </w:r>
      <w:r w:rsidR="00802DAD" w:rsidRPr="00CE25AF">
        <w:fldChar w:fldCharType="begin"/>
      </w:r>
      <w:r w:rsidR="00802DAD" w:rsidRPr="00CE25AF">
        <w:instrText xml:space="preserve"> SEQ Table \* ARABIC </w:instrText>
      </w:r>
      <w:r w:rsidR="00802DAD" w:rsidRPr="00CE25AF">
        <w:fldChar w:fldCharType="separate"/>
      </w:r>
      <w:r w:rsidR="00F511DE">
        <w:rPr>
          <w:noProof/>
        </w:rPr>
        <w:t>48</w:t>
      </w:r>
      <w:r w:rsidR="00802DAD" w:rsidRPr="00CE25AF">
        <w:fldChar w:fldCharType="end"/>
      </w:r>
      <w:r w:rsidRPr="00CE25AF">
        <w:t xml:space="preserve"> New Elements in Metamodel </w:t>
      </w:r>
      <w:proofErr w:type="spellStart"/>
      <w:r w:rsidRPr="00CE25AF">
        <w:t>w.r.t.</w:t>
      </w:r>
      <w:proofErr w:type="spellEnd"/>
      <w:r w:rsidRPr="00CE25AF">
        <w:t xml:space="preserve"> Security</w:t>
      </w:r>
      <w:bookmarkEnd w:id="5643"/>
    </w:p>
    <w:tbl>
      <w:tblPr>
        <w:tblStyle w:val="TableGrid"/>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5230"/>
        <w:gridCol w:w="4399"/>
      </w:tblGrid>
      <w:tr w:rsidR="007510A4" w:rsidRPr="00877316" w14:paraId="6EDD7B9C" w14:textId="77777777" w:rsidTr="00D255DF">
        <w:trPr>
          <w:tblHeader/>
        </w:trPr>
        <w:tc>
          <w:tcPr>
            <w:tcW w:w="4849" w:type="dxa"/>
          </w:tcPr>
          <w:p w14:paraId="52653080" w14:textId="77777777" w:rsidR="007510A4" w:rsidRPr="0002307B" w:rsidRDefault="007510A4" w:rsidP="00D255DF">
            <w:pPr>
              <w:rPr>
                <w:b/>
                <w:lang w:val="en-US"/>
              </w:rPr>
            </w:pPr>
            <w:r w:rsidRPr="0002307B">
              <w:rPr>
                <w:b/>
                <w:lang w:val="en-US"/>
              </w:rPr>
              <w:t>V2.0</w:t>
            </w:r>
          </w:p>
        </w:tc>
        <w:tc>
          <w:tcPr>
            <w:tcW w:w="4644" w:type="dxa"/>
          </w:tcPr>
          <w:p w14:paraId="0F02860E" w14:textId="77777777" w:rsidR="007510A4" w:rsidRPr="0002307B" w:rsidRDefault="007510A4" w:rsidP="00D255DF">
            <w:pPr>
              <w:rPr>
                <w:b/>
                <w:lang w:val="en-US"/>
              </w:rPr>
            </w:pPr>
            <w:r w:rsidRPr="0002307B">
              <w:rPr>
                <w:b/>
                <w:lang w:val="en-US"/>
              </w:rPr>
              <w:t>Comment</w:t>
            </w:r>
          </w:p>
        </w:tc>
      </w:tr>
      <w:tr w:rsidR="007510A4" w:rsidRPr="0038268D" w14:paraId="7B1D8340" w14:textId="77777777" w:rsidTr="00D255DF">
        <w:trPr>
          <w:tblHeader/>
        </w:trPr>
        <w:tc>
          <w:tcPr>
            <w:tcW w:w="4849" w:type="dxa"/>
          </w:tcPr>
          <w:p w14:paraId="41DBF62D" w14:textId="77777777" w:rsidR="007510A4" w:rsidRPr="0002307B" w:rsidRDefault="007510A4" w:rsidP="00D255DF">
            <w:pPr>
              <w:rPr>
                <w:lang w:val="en-US"/>
              </w:rPr>
            </w:pPr>
            <w:proofErr w:type="spellStart"/>
            <w:r w:rsidRPr="0002307B">
              <w:rPr>
                <w:lang w:val="en-US"/>
              </w:rPr>
              <w:t>BlobCertificate</w:t>
            </w:r>
            <w:proofErr w:type="spellEnd"/>
          </w:p>
        </w:tc>
        <w:tc>
          <w:tcPr>
            <w:tcW w:w="4644" w:type="dxa"/>
          </w:tcPr>
          <w:p w14:paraId="2E7FE268" w14:textId="77777777" w:rsidR="007510A4" w:rsidRPr="00877316" w:rsidRDefault="007510A4" w:rsidP="00D255DF">
            <w:pPr>
              <w:rPr>
                <w:lang w:val="en-US"/>
              </w:rPr>
            </w:pPr>
            <w:r w:rsidRPr="00877316">
              <w:rPr>
                <w:lang w:val="en-US"/>
              </w:rPr>
              <w:t>New class inheriting from Certificate</w:t>
            </w:r>
          </w:p>
        </w:tc>
      </w:tr>
      <w:tr w:rsidR="007510A4" w:rsidRPr="0038268D" w14:paraId="1AFE6258" w14:textId="77777777" w:rsidTr="00D255DF">
        <w:trPr>
          <w:tblHeader/>
        </w:trPr>
        <w:tc>
          <w:tcPr>
            <w:tcW w:w="4849" w:type="dxa"/>
          </w:tcPr>
          <w:p w14:paraId="3641156D" w14:textId="77777777" w:rsidR="007510A4" w:rsidRPr="0002307B" w:rsidRDefault="007510A4" w:rsidP="00D255DF">
            <w:pPr>
              <w:rPr>
                <w:lang w:val="en-US"/>
              </w:rPr>
            </w:pPr>
            <w:r w:rsidRPr="0002307B">
              <w:rPr>
                <w:lang w:val="en-US"/>
              </w:rPr>
              <w:t>Certificate</w:t>
            </w:r>
          </w:p>
        </w:tc>
        <w:tc>
          <w:tcPr>
            <w:tcW w:w="4644" w:type="dxa"/>
          </w:tcPr>
          <w:p w14:paraId="79DFD514" w14:textId="77777777" w:rsidR="007510A4" w:rsidRPr="00877316" w:rsidRDefault="007510A4" w:rsidP="00D255DF">
            <w:pPr>
              <w:rPr>
                <w:lang w:val="en-US"/>
              </w:rPr>
            </w:pPr>
            <w:r w:rsidRPr="00877316">
              <w:rPr>
                <w:lang w:val="en-US"/>
              </w:rPr>
              <w:t>Abstract class: was foreseen in V1.0 but not yet modelled</w:t>
            </w:r>
          </w:p>
        </w:tc>
      </w:tr>
      <w:tr w:rsidR="007510A4" w:rsidRPr="00877316" w14:paraId="0DDEB304" w14:textId="77777777" w:rsidTr="00D255DF">
        <w:trPr>
          <w:tblHeader/>
        </w:trPr>
        <w:tc>
          <w:tcPr>
            <w:tcW w:w="4849" w:type="dxa"/>
          </w:tcPr>
          <w:p w14:paraId="2C0F8A09" w14:textId="77777777" w:rsidR="007510A4" w:rsidRPr="0002307B" w:rsidRDefault="007510A4" w:rsidP="00D255DF">
            <w:pPr>
              <w:rPr>
                <w:lang w:val="en-US"/>
              </w:rPr>
            </w:pPr>
            <w:r w:rsidRPr="0002307B">
              <w:rPr>
                <w:lang w:val="en-US"/>
              </w:rPr>
              <w:t>Security/</w:t>
            </w:r>
            <w:proofErr w:type="spellStart"/>
            <w:r w:rsidRPr="0002307B">
              <w:rPr>
                <w:lang w:val="en-US"/>
              </w:rPr>
              <w:t>requiredCertificateExtension</w:t>
            </w:r>
            <w:proofErr w:type="spellEnd"/>
          </w:p>
        </w:tc>
        <w:tc>
          <w:tcPr>
            <w:tcW w:w="4644" w:type="dxa"/>
          </w:tcPr>
          <w:p w14:paraId="6B2F3A5B" w14:textId="77777777" w:rsidR="007510A4" w:rsidRPr="0002307B" w:rsidRDefault="007510A4" w:rsidP="00D255DF">
            <w:pPr>
              <w:rPr>
                <w:lang w:val="en-US"/>
              </w:rPr>
            </w:pPr>
            <w:r w:rsidRPr="0002307B">
              <w:rPr>
                <w:lang w:val="en-US"/>
              </w:rPr>
              <w:t>New attribute</w:t>
            </w:r>
          </w:p>
        </w:tc>
      </w:tr>
      <w:tr w:rsidR="007510A4" w:rsidRPr="0038268D" w14:paraId="2EB121B8" w14:textId="77777777" w:rsidTr="00D255DF">
        <w:trPr>
          <w:tblHeader/>
        </w:trPr>
        <w:tc>
          <w:tcPr>
            <w:tcW w:w="4849" w:type="dxa"/>
          </w:tcPr>
          <w:p w14:paraId="338660F8" w14:textId="77777777" w:rsidR="007510A4" w:rsidRPr="0002307B" w:rsidRDefault="007510A4" w:rsidP="00D255DF">
            <w:pPr>
              <w:rPr>
                <w:lang w:val="en-US"/>
              </w:rPr>
            </w:pPr>
            <w:proofErr w:type="spellStart"/>
            <w:r w:rsidRPr="0002307B">
              <w:rPr>
                <w:lang w:val="en-US"/>
              </w:rPr>
              <w:t>PolicyEnforcementPoint</w:t>
            </w:r>
            <w:proofErr w:type="spellEnd"/>
          </w:p>
        </w:tc>
        <w:tc>
          <w:tcPr>
            <w:tcW w:w="4644" w:type="dxa"/>
          </w:tcPr>
          <w:p w14:paraId="4542CCA1" w14:textId="77777777" w:rsidR="007510A4" w:rsidRPr="00877316" w:rsidRDefault="007510A4" w:rsidP="00D255DF">
            <w:pPr>
              <w:rPr>
                <w:lang w:val="en-US"/>
              </w:rPr>
            </w:pPr>
            <w:r w:rsidRPr="00877316">
              <w:rPr>
                <w:lang w:val="en-US"/>
              </w:rPr>
              <w:t>Was foreseen in V1.0 but not yet modelled</w:t>
            </w:r>
          </w:p>
        </w:tc>
      </w:tr>
      <w:tr w:rsidR="007510A4" w:rsidRPr="00877316" w14:paraId="659FEA0F" w14:textId="77777777" w:rsidTr="00D255DF">
        <w:trPr>
          <w:tblHeader/>
        </w:trPr>
        <w:tc>
          <w:tcPr>
            <w:tcW w:w="4849" w:type="dxa"/>
          </w:tcPr>
          <w:p w14:paraId="5C675287" w14:textId="77777777" w:rsidR="007510A4" w:rsidRPr="0002307B" w:rsidRDefault="007510A4" w:rsidP="00D255DF">
            <w:pPr>
              <w:rPr>
                <w:lang w:val="en-US"/>
              </w:rPr>
            </w:pPr>
            <w:proofErr w:type="spellStart"/>
            <w:r w:rsidRPr="0002307B">
              <w:rPr>
                <w:lang w:val="en-US"/>
              </w:rPr>
              <w:t>PolicyEnforcementPoint</w:t>
            </w:r>
            <w:proofErr w:type="spellEnd"/>
            <w:r w:rsidRPr="0002307B">
              <w:rPr>
                <w:lang w:val="en-US"/>
              </w:rPr>
              <w:t>/</w:t>
            </w:r>
            <w:proofErr w:type="spellStart"/>
            <w:r w:rsidRPr="0002307B">
              <w:rPr>
                <w:lang w:val="en-US"/>
              </w:rPr>
              <w:t>externalPolicyEnforcementPoint</w:t>
            </w:r>
            <w:proofErr w:type="spellEnd"/>
          </w:p>
        </w:tc>
        <w:tc>
          <w:tcPr>
            <w:tcW w:w="4644" w:type="dxa"/>
          </w:tcPr>
          <w:p w14:paraId="02D5F836" w14:textId="77777777" w:rsidR="007510A4" w:rsidRPr="0002307B" w:rsidRDefault="007510A4" w:rsidP="00D255DF">
            <w:pPr>
              <w:rPr>
                <w:lang w:val="en-US"/>
              </w:rPr>
            </w:pPr>
          </w:p>
        </w:tc>
      </w:tr>
      <w:tr w:rsidR="007510A4" w:rsidRPr="0038268D" w14:paraId="3EAB0639" w14:textId="77777777" w:rsidTr="00D255DF">
        <w:trPr>
          <w:tblHeader/>
        </w:trPr>
        <w:tc>
          <w:tcPr>
            <w:tcW w:w="4849" w:type="dxa"/>
          </w:tcPr>
          <w:p w14:paraId="42E3355E" w14:textId="77777777" w:rsidR="007510A4" w:rsidRPr="0002307B" w:rsidRDefault="007510A4" w:rsidP="00D255DF">
            <w:pPr>
              <w:rPr>
                <w:lang w:val="en-US"/>
              </w:rPr>
            </w:pPr>
            <w:proofErr w:type="spellStart"/>
            <w:r w:rsidRPr="0002307B">
              <w:rPr>
                <w:lang w:val="en-US"/>
              </w:rPr>
              <w:t>PolicyDecisionPoint</w:t>
            </w:r>
            <w:proofErr w:type="spellEnd"/>
          </w:p>
        </w:tc>
        <w:tc>
          <w:tcPr>
            <w:tcW w:w="4644" w:type="dxa"/>
          </w:tcPr>
          <w:p w14:paraId="2183218E" w14:textId="77777777" w:rsidR="007510A4" w:rsidRPr="00877316" w:rsidRDefault="007510A4" w:rsidP="00D255DF">
            <w:pPr>
              <w:rPr>
                <w:lang w:val="en-US"/>
              </w:rPr>
            </w:pPr>
            <w:r w:rsidRPr="00877316">
              <w:rPr>
                <w:lang w:val="en-US"/>
              </w:rPr>
              <w:t>Was foreseen in V1.0 but not yet modelled</w:t>
            </w:r>
          </w:p>
        </w:tc>
      </w:tr>
      <w:tr w:rsidR="007510A4" w:rsidRPr="00877316" w14:paraId="45D7CA3C" w14:textId="77777777" w:rsidTr="00D255DF">
        <w:trPr>
          <w:tblHeader/>
        </w:trPr>
        <w:tc>
          <w:tcPr>
            <w:tcW w:w="4849" w:type="dxa"/>
          </w:tcPr>
          <w:p w14:paraId="421A970B" w14:textId="77777777" w:rsidR="007510A4" w:rsidRPr="0002307B" w:rsidRDefault="007510A4" w:rsidP="00D255DF">
            <w:pPr>
              <w:rPr>
                <w:lang w:val="en-US"/>
              </w:rPr>
            </w:pPr>
            <w:proofErr w:type="spellStart"/>
            <w:r w:rsidRPr="0002307B">
              <w:rPr>
                <w:lang w:val="en-US"/>
              </w:rPr>
              <w:t>PolicyDecisionPoint</w:t>
            </w:r>
            <w:proofErr w:type="spellEnd"/>
            <w:r w:rsidRPr="0002307B">
              <w:rPr>
                <w:lang w:val="en-US"/>
              </w:rPr>
              <w:t>/</w:t>
            </w:r>
            <w:proofErr w:type="spellStart"/>
            <w:r w:rsidRPr="0002307B">
              <w:rPr>
                <w:lang w:val="en-US"/>
              </w:rPr>
              <w:t>externalPolicyDecisionPoint</w:t>
            </w:r>
            <w:proofErr w:type="spellEnd"/>
          </w:p>
        </w:tc>
        <w:tc>
          <w:tcPr>
            <w:tcW w:w="4644" w:type="dxa"/>
          </w:tcPr>
          <w:p w14:paraId="11214EC6" w14:textId="77777777" w:rsidR="007510A4" w:rsidRPr="0002307B" w:rsidRDefault="007510A4" w:rsidP="00D255DF">
            <w:pPr>
              <w:rPr>
                <w:lang w:val="en-US"/>
              </w:rPr>
            </w:pPr>
          </w:p>
        </w:tc>
      </w:tr>
    </w:tbl>
    <w:p w14:paraId="799C1929" w14:textId="77777777" w:rsidR="003A0F55" w:rsidRPr="0002307B" w:rsidRDefault="003A0F55" w:rsidP="001B5277">
      <w:pPr>
        <w:rPr>
          <w:lang w:val="en-US"/>
        </w:rPr>
      </w:pPr>
    </w:p>
    <w:p w14:paraId="66361C9B" w14:textId="09987A9C" w:rsidR="0080065D" w:rsidRPr="00A54268" w:rsidRDefault="00384B2F" w:rsidP="00026A3E">
      <w:pPr>
        <w:pStyle w:val="Anhang1"/>
      </w:pPr>
      <w:bookmarkStart w:id="5644" w:name="_Toc25155542"/>
      <w:bookmarkStart w:id="5645" w:name="_Toc25156502"/>
      <w:bookmarkStart w:id="5646" w:name="_Toc54818220"/>
      <w:bookmarkStart w:id="5647" w:name="_Ref89541389"/>
      <w:bookmarkStart w:id="5648" w:name="_Toc125227988"/>
      <w:bookmarkStart w:id="5649" w:name="_Toc125537775"/>
      <w:bookmarkEnd w:id="5644"/>
      <w:bookmarkEnd w:id="5645"/>
      <w:r>
        <w:lastRenderedPageBreak/>
        <w:t>A</w:t>
      </w:r>
      <w:r w:rsidR="00542FBA">
        <w:t xml:space="preserve">nnex </w:t>
      </w:r>
      <w:r>
        <w:t>I</w:t>
      </w:r>
      <w:r w:rsidR="00542FBA">
        <w:t xml:space="preserve">. </w:t>
      </w:r>
      <w:r w:rsidR="00FF63DF" w:rsidRPr="00A54268">
        <w:t>Bibliography</w:t>
      </w:r>
      <w:bookmarkStart w:id="5650" w:name="_Ref490212658"/>
      <w:bookmarkEnd w:id="5646"/>
      <w:bookmarkEnd w:id="5647"/>
      <w:bookmarkEnd w:id="5648"/>
      <w:bookmarkEnd w:id="5649"/>
    </w:p>
    <w:p w14:paraId="44F4429F" w14:textId="3C50B973" w:rsidR="0080065D" w:rsidRPr="0002307B" w:rsidRDefault="0080065D" w:rsidP="00412680">
      <w:pPr>
        <w:jc w:val="left"/>
        <w:rPr>
          <w:lang w:val="fr-BE"/>
        </w:rPr>
      </w:pPr>
      <w:bookmarkStart w:id="5651" w:name="acatech_1"/>
      <w:r w:rsidRPr="00CE25AF">
        <w:rPr>
          <w:lang w:val="en-US"/>
        </w:rPr>
        <w:t>[1]</w:t>
      </w:r>
      <w:bookmarkEnd w:id="5651"/>
      <w:r w:rsidRPr="00CE25AF">
        <w:rPr>
          <w:lang w:val="en-US"/>
        </w:rPr>
        <w:tab/>
      </w:r>
      <w:r w:rsidRPr="00CE25AF">
        <w:rPr>
          <w:lang w:val="en-US"/>
        </w:rPr>
        <w:tab/>
      </w:r>
      <w:r w:rsidR="009C7B73" w:rsidRPr="00CE25AF">
        <w:rPr>
          <w:lang w:val="en-US"/>
        </w:rPr>
        <w:tab/>
        <w:t xml:space="preserve"> </w:t>
      </w:r>
      <w:r w:rsidR="00F639CD" w:rsidRPr="00CE25AF">
        <w:rPr>
          <w:lang w:val="en-US"/>
        </w:rPr>
        <w:t>"</w:t>
      </w:r>
      <w:r w:rsidR="00AD3B7A" w:rsidRPr="00CE25AF">
        <w:rPr>
          <w:lang w:val="en-US"/>
        </w:rPr>
        <w:t>Recommendations for implementing the strategic initiative INDUSTRIE 4.0</w:t>
      </w:r>
      <w:r w:rsidR="00F639CD" w:rsidRPr="00CE25AF">
        <w:rPr>
          <w:lang w:val="en-US"/>
        </w:rPr>
        <w:t>"</w:t>
      </w:r>
      <w:r w:rsidR="00F105DC" w:rsidRPr="00CE25AF">
        <w:rPr>
          <w:lang w:val="en-US"/>
        </w:rPr>
        <w:t>,</w:t>
      </w:r>
      <w:r w:rsidRPr="00CE25AF">
        <w:rPr>
          <w:lang w:val="en-US"/>
        </w:rPr>
        <w:t xml:space="preserve"> </w:t>
      </w:r>
      <w:proofErr w:type="spellStart"/>
      <w:r w:rsidRPr="00CE25AF">
        <w:rPr>
          <w:lang w:val="en-US"/>
        </w:rPr>
        <w:t>acatech</w:t>
      </w:r>
      <w:proofErr w:type="spellEnd"/>
      <w:r w:rsidR="00F105DC" w:rsidRPr="00CE25AF">
        <w:rPr>
          <w:lang w:val="en-US"/>
        </w:rPr>
        <w:t>,</w:t>
      </w:r>
      <w:r w:rsidRPr="00CE25AF">
        <w:rPr>
          <w:lang w:val="en-US"/>
        </w:rPr>
        <w:t xml:space="preserve"> April 2013</w:t>
      </w:r>
      <w:r w:rsidR="00F105DC" w:rsidRPr="00CE25AF">
        <w:rPr>
          <w:lang w:val="en-US"/>
        </w:rPr>
        <w:t xml:space="preserve">. </w:t>
      </w:r>
      <w:r w:rsidR="00F105DC" w:rsidRPr="0002307B">
        <w:rPr>
          <w:lang w:val="fr-BE"/>
        </w:rPr>
        <w:t xml:space="preserve">[Online]. </w:t>
      </w:r>
      <w:proofErr w:type="spellStart"/>
      <w:r w:rsidR="00F105DC" w:rsidRPr="0002307B">
        <w:rPr>
          <w:lang w:val="fr-BE"/>
        </w:rPr>
        <w:t>Available</w:t>
      </w:r>
      <w:proofErr w:type="spellEnd"/>
      <w:r w:rsidR="001A5EBC" w:rsidRPr="0002307B">
        <w:rPr>
          <w:lang w:val="fr-BE"/>
        </w:rPr>
        <w:t>:</w:t>
      </w:r>
      <w:r w:rsidR="00F105DC" w:rsidRPr="0002307B">
        <w:rPr>
          <w:rStyle w:val="Hyperlink"/>
          <w:color w:val="5F5F5F"/>
          <w:lang w:val="fr-BE"/>
        </w:rPr>
        <w:t xml:space="preserve"> </w:t>
      </w:r>
      <w:hyperlink r:id="rId158" w:history="1">
        <w:r w:rsidR="00736950" w:rsidRPr="0002307B">
          <w:rPr>
            <w:rStyle w:val="Hyperlink"/>
            <w:color w:val="5F5F5F"/>
            <w:lang w:val="fr-BE"/>
          </w:rPr>
          <w:t>https://www.acatech.de/Publikation/recommendations-for-implementing-the-strategic-initiative-industrie-4-0-final-report-of-the-industrie-4-0-working-group/</w:t>
        </w:r>
      </w:hyperlink>
    </w:p>
    <w:p w14:paraId="69AC9F35" w14:textId="7FE745BE" w:rsidR="005B14ED" w:rsidRPr="0002307B" w:rsidRDefault="0080065D" w:rsidP="00412680">
      <w:pPr>
        <w:jc w:val="left"/>
        <w:rPr>
          <w:lang w:val="fr-BE"/>
        </w:rPr>
      </w:pPr>
      <w:bookmarkStart w:id="5652" w:name="ImplStrategie_2"/>
      <w:r w:rsidRPr="00CE25AF">
        <w:rPr>
          <w:lang w:val="en-US"/>
        </w:rPr>
        <w:t>[2]</w:t>
      </w:r>
      <w:bookmarkEnd w:id="5652"/>
      <w:r w:rsidRPr="00CE25AF">
        <w:rPr>
          <w:lang w:val="en-US"/>
        </w:rPr>
        <w:tab/>
      </w:r>
      <w:r w:rsidRPr="00CE25AF">
        <w:rPr>
          <w:lang w:val="en-US"/>
        </w:rPr>
        <w:tab/>
      </w:r>
      <w:r w:rsidR="009C7B73" w:rsidRPr="00CE25AF">
        <w:rPr>
          <w:lang w:val="en-US"/>
        </w:rPr>
        <w:tab/>
        <w:t xml:space="preserve"> </w:t>
      </w:r>
      <w:r w:rsidR="00F639CD" w:rsidRPr="00CE25AF">
        <w:rPr>
          <w:lang w:val="en-US"/>
        </w:rPr>
        <w:t>"</w:t>
      </w:r>
      <w:r w:rsidR="00F6517E" w:rsidRPr="00CE25AF">
        <w:rPr>
          <w:lang w:val="en-US"/>
        </w:rPr>
        <w:t>Implementation Strategy Industrie 4.0: Report on the results of the Industrie 4.0 Platform</w:t>
      </w:r>
      <w:r w:rsidR="00F639CD" w:rsidRPr="00CE25AF">
        <w:rPr>
          <w:lang w:val="en-US"/>
        </w:rPr>
        <w:t>"</w:t>
      </w:r>
      <w:r w:rsidRPr="00CE25AF">
        <w:rPr>
          <w:lang w:val="en-US"/>
        </w:rPr>
        <w:t xml:space="preserve">; BITKOM </w:t>
      </w:r>
      <w:proofErr w:type="spellStart"/>
      <w:r w:rsidRPr="00CE25AF">
        <w:rPr>
          <w:lang w:val="en-US"/>
        </w:rPr>
        <w:t>e.V.</w:t>
      </w:r>
      <w:proofErr w:type="spellEnd"/>
      <w:r w:rsidR="00263145" w:rsidRPr="00CE25AF">
        <w:rPr>
          <w:lang w:val="en-US"/>
        </w:rPr>
        <w:t xml:space="preserve"> /</w:t>
      </w:r>
      <w:r w:rsidRPr="00CE25AF">
        <w:rPr>
          <w:lang w:val="en-US"/>
        </w:rPr>
        <w:t xml:space="preserve"> VDMA </w:t>
      </w:r>
      <w:proofErr w:type="spellStart"/>
      <w:r w:rsidRPr="00CE25AF">
        <w:rPr>
          <w:lang w:val="en-US"/>
        </w:rPr>
        <w:t>e.V.</w:t>
      </w:r>
      <w:proofErr w:type="spellEnd"/>
      <w:r w:rsidRPr="00CE25AF">
        <w:rPr>
          <w:lang w:val="en-US"/>
        </w:rPr>
        <w:t>,</w:t>
      </w:r>
      <w:r w:rsidR="00263145" w:rsidRPr="00CE25AF">
        <w:rPr>
          <w:lang w:val="en-US"/>
        </w:rPr>
        <w:t xml:space="preserve"> /</w:t>
      </w:r>
      <w:r w:rsidRPr="00CE25AF">
        <w:rPr>
          <w:lang w:val="en-US"/>
        </w:rPr>
        <w:t xml:space="preserve">ZVEI </w:t>
      </w:r>
      <w:proofErr w:type="spellStart"/>
      <w:r w:rsidRPr="00CE25AF">
        <w:rPr>
          <w:lang w:val="en-US"/>
        </w:rPr>
        <w:t>e.V.</w:t>
      </w:r>
      <w:proofErr w:type="spellEnd"/>
      <w:r w:rsidR="00263145" w:rsidRPr="00CE25AF">
        <w:rPr>
          <w:lang w:val="en-US"/>
        </w:rPr>
        <w:t xml:space="preserve">, </w:t>
      </w:r>
      <w:r w:rsidRPr="00CE25AF">
        <w:rPr>
          <w:lang w:val="en-US"/>
        </w:rPr>
        <w:t>April 2015</w:t>
      </w:r>
      <w:r w:rsidR="00F105DC" w:rsidRPr="00CE25AF">
        <w:rPr>
          <w:lang w:val="en-US"/>
        </w:rPr>
        <w:t xml:space="preserve">. </w:t>
      </w:r>
      <w:r w:rsidR="00F105DC" w:rsidRPr="0002307B">
        <w:rPr>
          <w:lang w:val="fr-BE"/>
        </w:rPr>
        <w:t xml:space="preserve">[Online]. </w:t>
      </w:r>
      <w:proofErr w:type="spellStart"/>
      <w:r w:rsidR="00F105DC" w:rsidRPr="0002307B">
        <w:rPr>
          <w:lang w:val="fr-BE"/>
        </w:rPr>
        <w:t>Available</w:t>
      </w:r>
      <w:proofErr w:type="spellEnd"/>
      <w:r w:rsidR="00F105DC" w:rsidRPr="0002307B">
        <w:rPr>
          <w:lang w:val="fr-BE"/>
        </w:rPr>
        <w:t>:</w:t>
      </w:r>
      <w:r w:rsidR="00F105DC" w:rsidRPr="0002307B">
        <w:rPr>
          <w:rStyle w:val="Hyperlink"/>
          <w:color w:val="5F5F5F"/>
          <w:lang w:val="fr-BE"/>
        </w:rPr>
        <w:t xml:space="preserve"> </w:t>
      </w:r>
      <w:hyperlink r:id="rId159" w:history="1">
        <w:r w:rsidR="00F6517E" w:rsidRPr="0002307B">
          <w:rPr>
            <w:rStyle w:val="Hyperlink"/>
            <w:color w:val="5F5F5F"/>
            <w:lang w:val="fr-BE"/>
          </w:rPr>
          <w:t>https://www.bitkom.org/noindex/Publikationen/2016/Sonstiges/Implementation-Strategy-Industrie-40/2016-01-Implementation-Strategy-Industrie40.pdf</w:t>
        </w:r>
      </w:hyperlink>
    </w:p>
    <w:p w14:paraId="1E649F1B" w14:textId="666B8979" w:rsidR="0080065D" w:rsidRPr="0002307B" w:rsidRDefault="0080065D" w:rsidP="00412680">
      <w:pPr>
        <w:jc w:val="left"/>
        <w:rPr>
          <w:lang w:val="fr-BE"/>
        </w:rPr>
      </w:pPr>
      <w:bookmarkStart w:id="5653" w:name="RAMI_DIN_3"/>
      <w:r w:rsidRPr="0002307B">
        <w:rPr>
          <w:lang w:val="fr-BE"/>
        </w:rPr>
        <w:t>[3]</w:t>
      </w:r>
      <w:bookmarkEnd w:id="5653"/>
      <w:r w:rsidRPr="0002307B">
        <w:rPr>
          <w:lang w:val="fr-BE"/>
        </w:rPr>
        <w:tab/>
      </w:r>
      <w:r w:rsidRPr="0002307B">
        <w:rPr>
          <w:lang w:val="fr-BE"/>
        </w:rPr>
        <w:tab/>
      </w:r>
      <w:r w:rsidR="00427693" w:rsidRPr="0002307B">
        <w:rPr>
          <w:lang w:val="fr-BE"/>
        </w:rPr>
        <w:tab/>
      </w:r>
      <w:r w:rsidR="00144249" w:rsidRPr="0002307B">
        <w:rPr>
          <w:lang w:val="fr-BE"/>
        </w:rPr>
        <w:t xml:space="preserve">DIN SPEC 91345:2016-04 </w:t>
      </w:r>
      <w:r w:rsidR="00F639CD" w:rsidRPr="0002307B">
        <w:rPr>
          <w:lang w:val="fr-BE"/>
        </w:rPr>
        <w:t>"</w:t>
      </w:r>
      <w:proofErr w:type="spellStart"/>
      <w:r w:rsidRPr="0002307B">
        <w:rPr>
          <w:lang w:val="fr-BE"/>
        </w:rPr>
        <w:t>Referenzarchitekturmodell</w:t>
      </w:r>
      <w:proofErr w:type="spellEnd"/>
      <w:r w:rsidRPr="0002307B">
        <w:rPr>
          <w:lang w:val="fr-BE"/>
        </w:rPr>
        <w:t xml:space="preserve"> Industrie 4.0 (RAMI4.0)</w:t>
      </w:r>
      <w:r w:rsidR="00C63783" w:rsidRPr="0002307B">
        <w:rPr>
          <w:lang w:val="fr-BE"/>
        </w:rPr>
        <w:t xml:space="preserve"> / Reference Architecture Model Industrie 4.0 (RAMI4.0) / Modèle de </w:t>
      </w:r>
      <w:proofErr w:type="spellStart"/>
      <w:r w:rsidR="00C63783" w:rsidRPr="0002307B">
        <w:rPr>
          <w:lang w:val="fr-BE"/>
        </w:rPr>
        <w:t>reference</w:t>
      </w:r>
      <w:proofErr w:type="spellEnd"/>
      <w:r w:rsidR="00C63783" w:rsidRPr="0002307B">
        <w:rPr>
          <w:lang w:val="fr-BE"/>
        </w:rPr>
        <w:t xml:space="preserve"> de l’architecture de l’industrie 4.0 (RAMI4.0)</w:t>
      </w:r>
      <w:r w:rsidR="00F639CD" w:rsidRPr="0002307B">
        <w:rPr>
          <w:lang w:val="fr-BE"/>
        </w:rPr>
        <w:t>"</w:t>
      </w:r>
      <w:r w:rsidR="00C63783" w:rsidRPr="0002307B">
        <w:rPr>
          <w:lang w:val="fr-BE"/>
        </w:rPr>
        <w:t xml:space="preserve">, ICS 03.100.01; 25.040.01; 35.240.50, April </w:t>
      </w:r>
      <w:r w:rsidR="00F105DC" w:rsidRPr="0002307B">
        <w:rPr>
          <w:lang w:val="fr-BE"/>
        </w:rPr>
        <w:t>2016.</w:t>
      </w:r>
      <w:r w:rsidR="00EA35FF" w:rsidRPr="0002307B">
        <w:rPr>
          <w:lang w:val="fr-BE"/>
        </w:rPr>
        <w:t xml:space="preserve"> </w:t>
      </w:r>
      <w:r w:rsidR="00F105DC" w:rsidRPr="0002307B">
        <w:rPr>
          <w:lang w:val="fr-BE"/>
        </w:rPr>
        <w:t xml:space="preserve">[Online]. </w:t>
      </w:r>
      <w:proofErr w:type="spellStart"/>
      <w:r w:rsidR="00F105DC" w:rsidRPr="0002307B">
        <w:rPr>
          <w:lang w:val="fr-BE"/>
        </w:rPr>
        <w:t>Available</w:t>
      </w:r>
      <w:proofErr w:type="spellEnd"/>
      <w:r w:rsidR="00F105DC" w:rsidRPr="0002307B">
        <w:rPr>
          <w:lang w:val="fr-BE"/>
        </w:rPr>
        <w:t>:</w:t>
      </w:r>
      <w:r w:rsidRPr="0002307B">
        <w:rPr>
          <w:lang w:val="fr-BE"/>
        </w:rPr>
        <w:t xml:space="preserve"> </w:t>
      </w:r>
      <w:hyperlink r:id="rId160" w:history="1">
        <w:r w:rsidR="00F6517E" w:rsidRPr="0002307B">
          <w:rPr>
            <w:rStyle w:val="Hyperlink"/>
            <w:color w:val="5F5F5F"/>
            <w:lang w:val="fr-BE"/>
          </w:rPr>
          <w:t>https://www.beuth.de/en/technical-rule/din-spec-91345-en/250940128</w:t>
        </w:r>
      </w:hyperlink>
    </w:p>
    <w:p w14:paraId="15388309" w14:textId="4685E61C" w:rsidR="008F5787" w:rsidRPr="0002307B" w:rsidRDefault="0080065D" w:rsidP="00412680">
      <w:pPr>
        <w:jc w:val="left"/>
        <w:rPr>
          <w:lang w:val="fr-BE"/>
        </w:rPr>
      </w:pPr>
      <w:bookmarkStart w:id="5654" w:name="AASStruct_4"/>
      <w:r w:rsidRPr="00CE25AF">
        <w:rPr>
          <w:lang w:val="en-US"/>
        </w:rPr>
        <w:t>[4]</w:t>
      </w:r>
      <w:bookmarkEnd w:id="5654"/>
      <w:r w:rsidRPr="00CE25AF">
        <w:rPr>
          <w:lang w:val="en-US"/>
        </w:rPr>
        <w:tab/>
      </w:r>
      <w:r w:rsidRPr="00CE25AF">
        <w:rPr>
          <w:lang w:val="en-US"/>
        </w:rPr>
        <w:tab/>
      </w:r>
      <w:r w:rsidR="00427693" w:rsidRPr="00CE25AF">
        <w:rPr>
          <w:lang w:val="en-US"/>
        </w:rPr>
        <w:tab/>
      </w:r>
      <w:r w:rsidRPr="00CE25AF">
        <w:rPr>
          <w:lang w:val="en-US"/>
        </w:rPr>
        <w:t xml:space="preserve"> </w:t>
      </w:r>
      <w:r w:rsidR="00F639CD" w:rsidRPr="00CE25AF">
        <w:rPr>
          <w:lang w:val="en-US"/>
        </w:rPr>
        <w:t>"</w:t>
      </w:r>
      <w:r w:rsidRPr="00CE25AF">
        <w:rPr>
          <w:lang w:val="en-US"/>
        </w:rPr>
        <w:t xml:space="preserve">Structure of the </w:t>
      </w:r>
      <w:r w:rsidR="0089433B" w:rsidRPr="00CE25AF">
        <w:rPr>
          <w:lang w:val="en-US"/>
        </w:rPr>
        <w:t>Administration Shell</w:t>
      </w:r>
      <w:r w:rsidRPr="00CE25AF">
        <w:rPr>
          <w:lang w:val="en-US"/>
        </w:rPr>
        <w:t>, continuation of the development of the reference model for the Industrie 4.0 component</w:t>
      </w:r>
      <w:r w:rsidR="00F639CD" w:rsidRPr="00CE25AF">
        <w:rPr>
          <w:lang w:val="en-US"/>
        </w:rPr>
        <w:t>"</w:t>
      </w:r>
      <w:r w:rsidR="00C63783" w:rsidRPr="00CE25AF">
        <w:rPr>
          <w:lang w:val="en-US"/>
        </w:rPr>
        <w:t>,</w:t>
      </w:r>
      <w:r w:rsidRPr="00CE25AF">
        <w:rPr>
          <w:lang w:val="en-US"/>
        </w:rPr>
        <w:t xml:space="preserve"> Plattform Industrie 4.0</w:t>
      </w:r>
      <w:r w:rsidR="00C63783" w:rsidRPr="00CE25AF">
        <w:rPr>
          <w:lang w:val="en-US"/>
        </w:rPr>
        <w:t>,</w:t>
      </w:r>
      <w:r w:rsidRPr="00CE25AF">
        <w:rPr>
          <w:lang w:val="en-US"/>
        </w:rPr>
        <w:t xml:space="preserve"> </w:t>
      </w:r>
      <w:r w:rsidR="00A24BAB" w:rsidRPr="00CE25AF">
        <w:rPr>
          <w:lang w:val="en-US"/>
        </w:rPr>
        <w:t>W</w:t>
      </w:r>
      <w:r w:rsidR="008F5787" w:rsidRPr="00CE25AF">
        <w:rPr>
          <w:lang w:val="en-US"/>
        </w:rPr>
        <w:t>orking</w:t>
      </w:r>
      <w:r w:rsidR="00A24BAB" w:rsidRPr="00CE25AF">
        <w:rPr>
          <w:lang w:val="en-US"/>
        </w:rPr>
        <w:t xml:space="preserve"> P</w:t>
      </w:r>
      <w:r w:rsidR="008203E2" w:rsidRPr="00CE25AF">
        <w:rPr>
          <w:lang w:val="en-US"/>
        </w:rPr>
        <w:t xml:space="preserve">aper, </w:t>
      </w:r>
      <w:r w:rsidRPr="00CE25AF">
        <w:rPr>
          <w:lang w:val="en-US"/>
        </w:rPr>
        <w:t>April 2016</w:t>
      </w:r>
      <w:r w:rsidR="007D6416" w:rsidRPr="00CE25AF">
        <w:rPr>
          <w:lang w:val="en-US"/>
        </w:rPr>
        <w:t xml:space="preserve">. </w:t>
      </w:r>
      <w:r w:rsidR="00822D4D" w:rsidRPr="0002307B">
        <w:rPr>
          <w:lang w:val="fr-BE"/>
        </w:rPr>
        <w:t xml:space="preserve">[Online]. </w:t>
      </w:r>
      <w:proofErr w:type="spellStart"/>
      <w:r w:rsidR="00F105DC" w:rsidRPr="0002307B">
        <w:rPr>
          <w:lang w:val="fr-BE"/>
        </w:rPr>
        <w:t>Available</w:t>
      </w:r>
      <w:proofErr w:type="spellEnd"/>
      <w:r w:rsidR="00F105DC" w:rsidRPr="0002307B">
        <w:rPr>
          <w:lang w:val="fr-BE"/>
        </w:rPr>
        <w:t xml:space="preserve">: </w:t>
      </w:r>
      <w:hyperlink r:id="rId161" w:history="1">
        <w:r w:rsidR="008F5787" w:rsidRPr="0002307B">
          <w:rPr>
            <w:rStyle w:val="Hyperlink"/>
            <w:color w:val="5F5F5F"/>
            <w:lang w:val="fr-BE"/>
          </w:rPr>
          <w:t>https://www.plattform-i40.de/PI40/Redaktion/EN/Downloads/Publikation/structure-of-the-administration-shell.html</w:t>
        </w:r>
      </w:hyperlink>
    </w:p>
    <w:p w14:paraId="2799E019" w14:textId="1F12E7BA" w:rsidR="00E164E3" w:rsidRPr="00950C6B" w:rsidRDefault="0080065D" w:rsidP="00412680">
      <w:pPr>
        <w:jc w:val="left"/>
        <w:rPr>
          <w:lang w:val="fr-FR"/>
        </w:rPr>
      </w:pPr>
      <w:bookmarkStart w:id="5655" w:name="Criteria_5"/>
      <w:r w:rsidRPr="00CE25AF">
        <w:rPr>
          <w:lang w:val="en-US"/>
        </w:rPr>
        <w:t>[5]</w:t>
      </w:r>
      <w:bookmarkEnd w:id="5655"/>
      <w:r w:rsidRPr="00CE25AF">
        <w:rPr>
          <w:lang w:val="en-US"/>
        </w:rPr>
        <w:tab/>
      </w:r>
      <w:r w:rsidRPr="00CE25AF">
        <w:rPr>
          <w:lang w:val="en-US"/>
        </w:rPr>
        <w:tab/>
      </w:r>
      <w:r w:rsidR="00427693" w:rsidRPr="00CE25AF">
        <w:rPr>
          <w:lang w:val="en-US"/>
        </w:rPr>
        <w:tab/>
      </w:r>
      <w:r w:rsidR="00F639CD" w:rsidRPr="00CE25AF">
        <w:rPr>
          <w:lang w:val="en-US"/>
        </w:rPr>
        <w:t>"</w:t>
      </w:r>
      <w:r w:rsidR="0074639D" w:rsidRPr="00CE25AF">
        <w:rPr>
          <w:lang w:val="en-US"/>
        </w:rPr>
        <w:t>Which criteria do Industrie 4.0 products need to fulfil? Guideline 2020</w:t>
      </w:r>
      <w:r w:rsidR="00F639CD" w:rsidRPr="00CE25AF">
        <w:rPr>
          <w:lang w:val="en-US"/>
        </w:rPr>
        <w:t>"</w:t>
      </w:r>
      <w:r w:rsidR="00381939" w:rsidRPr="00CE25AF">
        <w:rPr>
          <w:lang w:val="en-US"/>
        </w:rPr>
        <w:t xml:space="preserve">, </w:t>
      </w:r>
      <w:r w:rsidR="008F5787" w:rsidRPr="00CE25AF">
        <w:rPr>
          <w:lang w:val="en-US"/>
        </w:rPr>
        <w:t>Federal Ministry for Economic Affairs and Energy (</w:t>
      </w:r>
      <w:proofErr w:type="spellStart"/>
      <w:r w:rsidR="008F5787" w:rsidRPr="00CE25AF">
        <w:rPr>
          <w:lang w:val="en-US"/>
        </w:rPr>
        <w:t>BMWi</w:t>
      </w:r>
      <w:proofErr w:type="spellEnd"/>
      <w:r w:rsidR="008F5787" w:rsidRPr="00CE25AF">
        <w:rPr>
          <w:lang w:val="en-US"/>
        </w:rPr>
        <w:t xml:space="preserve">), </w:t>
      </w:r>
      <w:r w:rsidR="0074639D" w:rsidRPr="00CE25AF">
        <w:rPr>
          <w:lang w:val="en-US"/>
        </w:rPr>
        <w:t>July 2020</w:t>
      </w:r>
      <w:r w:rsidR="00F105DC" w:rsidRPr="00CE25AF">
        <w:rPr>
          <w:lang w:val="en-US"/>
        </w:rPr>
        <w:t>.</w:t>
      </w:r>
      <w:r w:rsidR="00EA35FF" w:rsidRPr="00CE25AF">
        <w:rPr>
          <w:lang w:val="en-US"/>
        </w:rPr>
        <w:t xml:space="preserve"> </w:t>
      </w:r>
      <w:r w:rsidR="00F105DC" w:rsidRPr="00950C6B">
        <w:rPr>
          <w:lang w:val="fr-FR"/>
        </w:rPr>
        <w:t xml:space="preserve">[Online]. </w:t>
      </w:r>
      <w:proofErr w:type="spellStart"/>
      <w:r w:rsidR="00F105DC" w:rsidRPr="00950C6B">
        <w:rPr>
          <w:lang w:val="fr-FR"/>
        </w:rPr>
        <w:t>Available</w:t>
      </w:r>
      <w:proofErr w:type="spellEnd"/>
      <w:r w:rsidR="00F105DC" w:rsidRPr="00950C6B">
        <w:rPr>
          <w:lang w:val="fr-FR"/>
        </w:rPr>
        <w:t>:</w:t>
      </w:r>
      <w:r w:rsidRPr="00950C6B">
        <w:rPr>
          <w:lang w:val="fr-FR"/>
        </w:rPr>
        <w:t xml:space="preserve"> </w:t>
      </w:r>
      <w:r w:rsidR="0074639D" w:rsidRPr="00950C6B">
        <w:rPr>
          <w:lang w:val="fr-FR"/>
        </w:rPr>
        <w:t>https://www.plattform-i40.de/PI40/Redaktion/EN/Downloads/Publikation/criteria-industrie-40-products_2020.html</w:t>
      </w:r>
      <w:r w:rsidR="00F7590C" w:rsidRPr="00950C6B" w:rsidDel="0074639D">
        <w:rPr>
          <w:lang w:val="fr-FR"/>
        </w:rPr>
        <w:t xml:space="preserve"> </w:t>
      </w:r>
    </w:p>
    <w:p w14:paraId="5536F10D" w14:textId="40B13905" w:rsidR="0080065D" w:rsidRPr="0002307B" w:rsidRDefault="0080065D" w:rsidP="00412680">
      <w:pPr>
        <w:jc w:val="left"/>
        <w:rPr>
          <w:lang w:val="fr-BE"/>
        </w:rPr>
      </w:pPr>
      <w:bookmarkStart w:id="5656" w:name="BeispieleVWS_6"/>
      <w:r w:rsidRPr="00950C6B">
        <w:t>[6]</w:t>
      </w:r>
      <w:bookmarkEnd w:id="5656"/>
      <w:r w:rsidR="009C7B73" w:rsidRPr="00950C6B">
        <w:tab/>
      </w:r>
      <w:r w:rsidR="009C7B73" w:rsidRPr="00950C6B">
        <w:tab/>
      </w:r>
      <w:r w:rsidR="00855297" w:rsidRPr="00950C6B">
        <w:tab/>
      </w:r>
      <w:r w:rsidR="001B7B17" w:rsidRPr="00950C6B">
        <w:t xml:space="preserve">(German) </w:t>
      </w:r>
      <w:r w:rsidR="00F639CD" w:rsidRPr="00950C6B">
        <w:t>"</w:t>
      </w:r>
      <w:r w:rsidRPr="00950C6B">
        <w:t xml:space="preserve">Beispiele zur Verwaltungsschale der Industrie 4.0-Komponente </w:t>
      </w:r>
      <w:r w:rsidR="008203E2" w:rsidRPr="00950C6B">
        <w:t>–</w:t>
      </w:r>
      <w:r w:rsidRPr="00950C6B">
        <w:t xml:space="preserve"> Basisteil</w:t>
      </w:r>
      <w:r w:rsidR="00F639CD" w:rsidRPr="00950C6B">
        <w:t>"</w:t>
      </w:r>
      <w:r w:rsidRPr="00950C6B">
        <w:t>; ZVEI e.V.</w:t>
      </w:r>
      <w:r w:rsidR="008203E2" w:rsidRPr="00950C6B">
        <w:t>, Whitepaper,</w:t>
      </w:r>
      <w:r w:rsidRPr="00950C6B">
        <w:t xml:space="preserve"> November 2016</w:t>
      </w:r>
      <w:r w:rsidR="00F50D7F" w:rsidRPr="00950C6B">
        <w:t xml:space="preserve">. </w:t>
      </w:r>
      <w:r w:rsidR="00F50D7F" w:rsidRPr="0002307B">
        <w:rPr>
          <w:lang w:val="fr-BE"/>
        </w:rPr>
        <w:t xml:space="preserve">[Online]. </w:t>
      </w:r>
      <w:proofErr w:type="spellStart"/>
      <w:r w:rsidR="00F50D7F" w:rsidRPr="0002307B">
        <w:rPr>
          <w:lang w:val="fr-BE"/>
        </w:rPr>
        <w:t>Available</w:t>
      </w:r>
      <w:proofErr w:type="spellEnd"/>
      <w:r w:rsidR="00F50D7F" w:rsidRPr="0002307B">
        <w:rPr>
          <w:lang w:val="fr-BE"/>
        </w:rPr>
        <w:t>:</w:t>
      </w:r>
      <w:r w:rsidR="00F50D7F" w:rsidRPr="00412680">
        <w:rPr>
          <w:lang w:val="fr-BE"/>
        </w:rPr>
        <w:t xml:space="preserve"> </w:t>
      </w:r>
      <w:r w:rsidR="0002307B" w:rsidRPr="0002307B">
        <w:rPr>
          <w:rStyle w:val="Hyperlink"/>
          <w:color w:val="5F5F5F"/>
          <w:lang w:val="fr-BE"/>
        </w:rPr>
        <w:t>https://www.zvei.org/presse-medien/publikationen/beispiele-zur-verwaltungsschale-der-industrie-40-komponente-basisteil/</w:t>
      </w:r>
    </w:p>
    <w:p w14:paraId="37CA74FC" w14:textId="19D9A361" w:rsidR="0080065D" w:rsidRPr="00AE7A73" w:rsidRDefault="0080065D" w:rsidP="00412680">
      <w:pPr>
        <w:jc w:val="left"/>
        <w:rPr>
          <w:lang w:val="fr-BE"/>
        </w:rPr>
      </w:pPr>
      <w:bookmarkStart w:id="5657" w:name="ResearchRoadmap_7"/>
      <w:r w:rsidRPr="00CE25AF">
        <w:rPr>
          <w:lang w:val="en-US"/>
        </w:rPr>
        <w:t>[7]</w:t>
      </w:r>
      <w:bookmarkEnd w:id="5657"/>
      <w:r w:rsidRPr="00CE25AF">
        <w:rPr>
          <w:lang w:val="en-US"/>
        </w:rPr>
        <w:tab/>
      </w:r>
      <w:r w:rsidRPr="00CE25AF">
        <w:rPr>
          <w:lang w:val="en-US"/>
        </w:rPr>
        <w:tab/>
      </w:r>
      <w:r w:rsidR="00427693" w:rsidRPr="00CE25AF">
        <w:rPr>
          <w:lang w:val="en-US"/>
        </w:rPr>
        <w:tab/>
      </w:r>
      <w:r w:rsidR="00F639CD" w:rsidRPr="00CE25AF">
        <w:rPr>
          <w:lang w:val="en-US"/>
        </w:rPr>
        <w:t>"</w:t>
      </w:r>
      <w:r w:rsidRPr="00CE25AF">
        <w:rPr>
          <w:lang w:val="en-US"/>
        </w:rPr>
        <w:t>Aspects of the research roadmap in application scenarios</w:t>
      </w:r>
      <w:r w:rsidR="00F639CD" w:rsidRPr="00CE25AF">
        <w:rPr>
          <w:lang w:val="en-US"/>
        </w:rPr>
        <w:t>"</w:t>
      </w:r>
      <w:r w:rsidRPr="00CE25AF">
        <w:rPr>
          <w:lang w:val="en-US"/>
        </w:rPr>
        <w:t xml:space="preserve">, Plattform Industrie 4.0, </w:t>
      </w:r>
      <w:r w:rsidR="008203E2" w:rsidRPr="00CE25AF">
        <w:rPr>
          <w:lang w:val="en-US"/>
        </w:rPr>
        <w:t xml:space="preserve">working paper, </w:t>
      </w:r>
      <w:r w:rsidRPr="00CE25AF">
        <w:rPr>
          <w:lang w:val="en-US"/>
        </w:rPr>
        <w:t>April 2016</w:t>
      </w:r>
      <w:r w:rsidR="00F105DC" w:rsidRPr="00CE25AF">
        <w:rPr>
          <w:lang w:val="en-US"/>
        </w:rPr>
        <w:t>.</w:t>
      </w:r>
      <w:r w:rsidR="00EA35FF" w:rsidRPr="00CE25AF">
        <w:rPr>
          <w:lang w:val="en-US"/>
        </w:rPr>
        <w:t xml:space="preserve"> </w:t>
      </w:r>
      <w:r w:rsidR="00F105DC" w:rsidRPr="00AE7A73">
        <w:rPr>
          <w:lang w:val="fr-BE"/>
        </w:rPr>
        <w:t xml:space="preserve">[Online]. </w:t>
      </w:r>
      <w:proofErr w:type="spellStart"/>
      <w:r w:rsidR="00F105DC" w:rsidRPr="00AE7A73">
        <w:rPr>
          <w:lang w:val="fr-BE"/>
        </w:rPr>
        <w:t>Available</w:t>
      </w:r>
      <w:proofErr w:type="spellEnd"/>
      <w:r w:rsidR="00DF1D05" w:rsidRPr="00AE7A73">
        <w:rPr>
          <w:lang w:val="fr-BE"/>
        </w:rPr>
        <w:t xml:space="preserve">: </w:t>
      </w:r>
      <w:hyperlink r:id="rId162" w:history="1">
        <w:r w:rsidRPr="00AE7A73">
          <w:rPr>
            <w:rStyle w:val="Hyperlink"/>
            <w:color w:val="5F5F5F"/>
            <w:lang w:val="fr-BE"/>
          </w:rPr>
          <w:t>http://www.plattform-i40.de/I40/Redaktion/EN/Downloads/Publikation/aspects-of-the-research-roadmap.html</w:t>
        </w:r>
      </w:hyperlink>
    </w:p>
    <w:p w14:paraId="6CF6CBA6" w14:textId="4D5D8698" w:rsidR="0080065D" w:rsidRPr="00AE7A73" w:rsidRDefault="0080065D" w:rsidP="00412680">
      <w:pPr>
        <w:jc w:val="left"/>
        <w:rPr>
          <w:lang w:val="fr-BE"/>
        </w:rPr>
      </w:pPr>
      <w:bookmarkStart w:id="5658" w:name="FortschreibungSzenarien_8"/>
      <w:r w:rsidRPr="00950C6B">
        <w:t>[8]</w:t>
      </w:r>
      <w:bookmarkEnd w:id="5658"/>
      <w:r w:rsidRPr="00950C6B">
        <w:tab/>
      </w:r>
      <w:r w:rsidRPr="00950C6B">
        <w:tab/>
        <w:t xml:space="preserve"> </w:t>
      </w:r>
      <w:r w:rsidR="006A3B0C" w:rsidRPr="00950C6B">
        <w:t xml:space="preserve">(German) </w:t>
      </w:r>
      <w:r w:rsidR="00F639CD" w:rsidRPr="00950C6B">
        <w:t>"</w:t>
      </w:r>
      <w:r w:rsidRPr="00950C6B">
        <w:t>Fortschreibung der Anwendungsszenarien</w:t>
      </w:r>
      <w:r w:rsidR="008203E2" w:rsidRPr="00950C6B">
        <w:t xml:space="preserve"> </w:t>
      </w:r>
      <w:r w:rsidR="00DF1D05" w:rsidRPr="00950C6B">
        <w:t>der Plattfo</w:t>
      </w:r>
      <w:r w:rsidR="007458AE" w:rsidRPr="00950C6B">
        <w:t>r</w:t>
      </w:r>
      <w:r w:rsidR="00DF1D05" w:rsidRPr="00950C6B">
        <w:t>m Industrie 4.0</w:t>
      </w:r>
      <w:r w:rsidR="00F639CD" w:rsidRPr="00950C6B">
        <w:t>"</w:t>
      </w:r>
      <w:r w:rsidRPr="00950C6B">
        <w:t>; Plattform Industrie 4.0</w:t>
      </w:r>
      <w:r w:rsidR="008203E2" w:rsidRPr="00950C6B">
        <w:t xml:space="preserve">, </w:t>
      </w:r>
      <w:r w:rsidR="00DF1D05" w:rsidRPr="00950C6B">
        <w:t>Ergebnispapier</w:t>
      </w:r>
      <w:r w:rsidR="008203E2" w:rsidRPr="00950C6B">
        <w:t xml:space="preserve">, </w:t>
      </w:r>
      <w:proofErr w:type="spellStart"/>
      <w:r w:rsidRPr="00950C6B">
        <w:t>October</w:t>
      </w:r>
      <w:proofErr w:type="spellEnd"/>
      <w:r w:rsidRPr="00950C6B">
        <w:t xml:space="preserve"> 2016</w:t>
      </w:r>
      <w:r w:rsidR="00F105DC" w:rsidRPr="00950C6B">
        <w:t xml:space="preserve">. </w:t>
      </w:r>
      <w:r w:rsidR="00F105DC" w:rsidRPr="00AE7A73">
        <w:rPr>
          <w:lang w:val="fr-BE"/>
        </w:rPr>
        <w:t xml:space="preserve">[Online]. </w:t>
      </w:r>
      <w:proofErr w:type="spellStart"/>
      <w:r w:rsidR="00F105DC" w:rsidRPr="00AE7A73">
        <w:rPr>
          <w:lang w:val="fr-BE"/>
        </w:rPr>
        <w:t>Available</w:t>
      </w:r>
      <w:proofErr w:type="spellEnd"/>
      <w:r w:rsidR="00F105DC" w:rsidRPr="00AE7A73">
        <w:rPr>
          <w:lang w:val="fr-BE"/>
        </w:rPr>
        <w:t>:</w:t>
      </w:r>
      <w:r w:rsidRPr="00AE7A73">
        <w:rPr>
          <w:lang w:val="fr-BE"/>
        </w:rPr>
        <w:t xml:space="preserve"> </w:t>
      </w:r>
      <w:hyperlink r:id="rId163" w:history="1">
        <w:r w:rsidR="00DF1D05" w:rsidRPr="00AE7A73">
          <w:rPr>
            <w:rStyle w:val="Hyperlink"/>
            <w:color w:val="5F5F5F"/>
            <w:lang w:val="fr-BE"/>
          </w:rPr>
          <w:t>https://www.plattform-i40.de/I40/Redaktion/DE/Downloads/Publikation/fortschreibung-anwendungsszenarien.html</w:t>
        </w:r>
      </w:hyperlink>
      <w:r w:rsidRPr="00AE7A73">
        <w:rPr>
          <w:lang w:val="fr-BE"/>
        </w:rPr>
        <w:t xml:space="preserve"> </w:t>
      </w:r>
    </w:p>
    <w:p w14:paraId="52EF92EB" w14:textId="18016491" w:rsidR="0080065D" w:rsidRPr="00AE7A73" w:rsidRDefault="0080065D" w:rsidP="00412680">
      <w:pPr>
        <w:jc w:val="left"/>
        <w:rPr>
          <w:lang w:val="fr-BE"/>
        </w:rPr>
      </w:pPr>
      <w:bookmarkStart w:id="5659" w:name="SecuirtyRAMI_9"/>
      <w:r w:rsidRPr="00CE25AF">
        <w:rPr>
          <w:lang w:val="en-US"/>
        </w:rPr>
        <w:t>[9]</w:t>
      </w:r>
      <w:bookmarkEnd w:id="5659"/>
      <w:r w:rsidRPr="00CE25AF">
        <w:rPr>
          <w:lang w:val="en-US"/>
        </w:rPr>
        <w:tab/>
      </w:r>
      <w:r w:rsidRPr="00CE25AF">
        <w:rPr>
          <w:lang w:val="en-US"/>
        </w:rPr>
        <w:tab/>
      </w:r>
      <w:r w:rsidR="00427693" w:rsidRPr="00CE25AF">
        <w:rPr>
          <w:lang w:val="en-US"/>
        </w:rPr>
        <w:tab/>
      </w:r>
      <w:r w:rsidRPr="00CE25AF">
        <w:rPr>
          <w:lang w:val="en-US"/>
        </w:rPr>
        <w:t xml:space="preserve"> </w:t>
      </w:r>
      <w:r w:rsidR="00F639CD" w:rsidRPr="00CE25AF">
        <w:rPr>
          <w:lang w:val="en-US"/>
        </w:rPr>
        <w:t>"</w:t>
      </w:r>
      <w:r w:rsidR="00DF1D05" w:rsidRPr="00CE25AF">
        <w:rPr>
          <w:lang w:val="en-US"/>
        </w:rPr>
        <w:t>Security in RAMI4.0</w:t>
      </w:r>
      <w:r w:rsidR="00F639CD" w:rsidRPr="00CE25AF">
        <w:rPr>
          <w:lang w:val="en-US"/>
        </w:rPr>
        <w:t>"</w:t>
      </w:r>
      <w:r w:rsidR="008203E2" w:rsidRPr="00CE25AF">
        <w:rPr>
          <w:lang w:val="en-US"/>
        </w:rPr>
        <w:t>,</w:t>
      </w:r>
      <w:r w:rsidRPr="00CE25AF">
        <w:rPr>
          <w:lang w:val="en-US"/>
        </w:rPr>
        <w:t xml:space="preserve"> Plattform Industrie 4.0</w:t>
      </w:r>
      <w:r w:rsidR="008203E2" w:rsidRPr="00CE25AF">
        <w:rPr>
          <w:lang w:val="en-US"/>
        </w:rPr>
        <w:t>,</w:t>
      </w:r>
      <w:r w:rsidRPr="00CE25AF">
        <w:rPr>
          <w:lang w:val="en-US"/>
        </w:rPr>
        <w:t xml:space="preserve"> </w:t>
      </w:r>
      <w:r w:rsidR="00DF1D05" w:rsidRPr="00CE25AF">
        <w:rPr>
          <w:lang w:val="en-US"/>
        </w:rPr>
        <w:t xml:space="preserve">Berlin, </w:t>
      </w:r>
      <w:r w:rsidR="008203E2" w:rsidRPr="00CE25AF">
        <w:rPr>
          <w:lang w:val="en-US"/>
        </w:rPr>
        <w:t xml:space="preserve">technical overview, </w:t>
      </w:r>
      <w:r w:rsidR="00DF1D05" w:rsidRPr="00CE25AF">
        <w:rPr>
          <w:lang w:val="en-US"/>
        </w:rPr>
        <w:t xml:space="preserve">April </w:t>
      </w:r>
      <w:r w:rsidRPr="00CE25AF">
        <w:rPr>
          <w:lang w:val="en-US"/>
        </w:rPr>
        <w:t>2016</w:t>
      </w:r>
      <w:r w:rsidR="00F105DC" w:rsidRPr="00CE25AF">
        <w:rPr>
          <w:lang w:val="en-US"/>
        </w:rPr>
        <w:t xml:space="preserve">. </w:t>
      </w:r>
      <w:r w:rsidR="00F105DC" w:rsidRPr="00AE7A73">
        <w:rPr>
          <w:lang w:val="fr-BE"/>
        </w:rPr>
        <w:t xml:space="preserve">[Online]. </w:t>
      </w:r>
      <w:proofErr w:type="spellStart"/>
      <w:r w:rsidR="00F105DC" w:rsidRPr="00AE7A73">
        <w:rPr>
          <w:lang w:val="fr-BE"/>
        </w:rPr>
        <w:t>Available</w:t>
      </w:r>
      <w:proofErr w:type="spellEnd"/>
      <w:r w:rsidR="00DF1D05" w:rsidRPr="00AE7A73">
        <w:rPr>
          <w:lang w:val="fr-BE"/>
        </w:rPr>
        <w:t>:</w:t>
      </w:r>
      <w:r w:rsidRPr="00AE7A73">
        <w:rPr>
          <w:lang w:val="fr-BE"/>
        </w:rPr>
        <w:t xml:space="preserve"> </w:t>
      </w:r>
      <w:hyperlink r:id="rId164" w:history="1">
        <w:r w:rsidRPr="00AE7A73">
          <w:rPr>
            <w:rStyle w:val="Hyperlink"/>
            <w:color w:val="5F5F5F"/>
            <w:lang w:val="fr-BE"/>
          </w:rPr>
          <w:t>http://www.plattform-i40.de/I40/Redaktion/EN/Downloads/Publikation/security-rami40-en.html</w:t>
        </w:r>
      </w:hyperlink>
    </w:p>
    <w:p w14:paraId="4BE425B3" w14:textId="087BBF02" w:rsidR="0080065D" w:rsidRPr="00AE7A73" w:rsidRDefault="0080065D" w:rsidP="00412680">
      <w:pPr>
        <w:jc w:val="left"/>
        <w:rPr>
          <w:lang w:val="fr-BE"/>
        </w:rPr>
      </w:pPr>
      <w:bookmarkStart w:id="5660" w:name="NormunsgRoadmap_10"/>
      <w:r w:rsidRPr="00950C6B">
        <w:t>[10]</w:t>
      </w:r>
      <w:bookmarkEnd w:id="5660"/>
      <w:r w:rsidRPr="00950C6B">
        <w:tab/>
      </w:r>
      <w:r w:rsidRPr="00950C6B">
        <w:tab/>
      </w:r>
      <w:r w:rsidR="00263145" w:rsidRPr="00950C6B">
        <w:t xml:space="preserve"> </w:t>
      </w:r>
      <w:r w:rsidR="00F639CD" w:rsidRPr="00950C6B">
        <w:t>"</w:t>
      </w:r>
      <w:r w:rsidRPr="00950C6B">
        <w:t xml:space="preserve">Die Deutsche Normungs-Roadmap Industrie 4.0 </w:t>
      </w:r>
      <w:r w:rsidR="008203E2" w:rsidRPr="00950C6B">
        <w:t xml:space="preserve">/ </w:t>
      </w:r>
      <w:r w:rsidRPr="00950C6B">
        <w:t xml:space="preserve">The German </w:t>
      </w:r>
      <w:proofErr w:type="spellStart"/>
      <w:r w:rsidR="001B1C02" w:rsidRPr="00950C6B">
        <w:t>standardization</w:t>
      </w:r>
      <w:proofErr w:type="spellEnd"/>
      <w:r w:rsidRPr="00950C6B">
        <w:t xml:space="preserve"> </w:t>
      </w:r>
      <w:proofErr w:type="spellStart"/>
      <w:r w:rsidRPr="00950C6B">
        <w:t>roadmap</w:t>
      </w:r>
      <w:proofErr w:type="spellEnd"/>
      <w:r w:rsidRPr="00950C6B">
        <w:t xml:space="preserve"> Industrie 4.0</w:t>
      </w:r>
      <w:r w:rsidR="00F639CD" w:rsidRPr="00950C6B">
        <w:t>"</w:t>
      </w:r>
      <w:r w:rsidR="008203E2" w:rsidRPr="00950C6B">
        <w:t xml:space="preserve">, DKE Deutsche Kommission Elektrotechnik, Elektronik Informationstechnik im DIN und VDE, </w:t>
      </w:r>
      <w:r w:rsidRPr="00950C6B">
        <w:t>Version 2.0</w:t>
      </w:r>
      <w:r w:rsidR="008203E2" w:rsidRPr="00950C6B">
        <w:t>,</w:t>
      </w:r>
      <w:r w:rsidRPr="00950C6B">
        <w:t xml:space="preserve"> 2015</w:t>
      </w:r>
      <w:r w:rsidR="00F105DC" w:rsidRPr="00950C6B">
        <w:t xml:space="preserve">. </w:t>
      </w:r>
      <w:r w:rsidR="00F105DC" w:rsidRPr="00AE7A73">
        <w:rPr>
          <w:lang w:val="fr-BE"/>
        </w:rPr>
        <w:t xml:space="preserve">[Online]. </w:t>
      </w:r>
      <w:proofErr w:type="spellStart"/>
      <w:r w:rsidR="00F105DC" w:rsidRPr="00AE7A73">
        <w:rPr>
          <w:lang w:val="fr-BE"/>
        </w:rPr>
        <w:t>Available</w:t>
      </w:r>
      <w:proofErr w:type="spellEnd"/>
      <w:r w:rsidR="00F105DC" w:rsidRPr="00AE7A73">
        <w:rPr>
          <w:lang w:val="fr-BE"/>
        </w:rPr>
        <w:t>:</w:t>
      </w:r>
      <w:r w:rsidRPr="00AE7A73">
        <w:rPr>
          <w:lang w:val="fr-BE"/>
        </w:rPr>
        <w:t xml:space="preserve"> </w:t>
      </w:r>
      <w:hyperlink r:id="rId165" w:history="1">
        <w:r w:rsidRPr="00AE7A73">
          <w:rPr>
            <w:rStyle w:val="Hyperlink"/>
            <w:color w:val="5F5F5F"/>
            <w:lang w:val="fr-BE"/>
          </w:rPr>
          <w:t>http://www.din.de/de/forschung-und-innovation/industrie4-0/roadmap-industrie40-62178</w:t>
        </w:r>
      </w:hyperlink>
    </w:p>
    <w:p w14:paraId="0A872630" w14:textId="0E5B6946" w:rsidR="0080065D" w:rsidRPr="00AE7A73" w:rsidRDefault="0080065D" w:rsidP="00412680">
      <w:pPr>
        <w:jc w:val="left"/>
        <w:rPr>
          <w:lang w:val="fr-BE"/>
        </w:rPr>
      </w:pPr>
      <w:bookmarkStart w:id="5661" w:name="Interaktionsmodell_10a"/>
      <w:r w:rsidRPr="00950C6B">
        <w:t>[</w:t>
      </w:r>
      <w:r w:rsidR="0099564C" w:rsidRPr="00950C6B">
        <w:t>11</w:t>
      </w:r>
      <w:r w:rsidRPr="00950C6B">
        <w:t>]</w:t>
      </w:r>
      <w:bookmarkEnd w:id="5661"/>
      <w:r w:rsidRPr="00950C6B">
        <w:tab/>
      </w:r>
      <w:r w:rsidRPr="00950C6B">
        <w:tab/>
      </w:r>
      <w:r w:rsidR="00F639CD" w:rsidRPr="00950C6B">
        <w:t>"</w:t>
      </w:r>
      <w:r w:rsidRPr="00950C6B">
        <w:t>Weiterentwicklung des Interaktionsmodells für Industrie 4.0-Komponenten</w:t>
      </w:r>
      <w:r w:rsidR="00F639CD" w:rsidRPr="00950C6B">
        <w:t>"</w:t>
      </w:r>
      <w:r w:rsidR="008203E2" w:rsidRPr="00950C6B">
        <w:t>,</w:t>
      </w:r>
      <w:r w:rsidRPr="00950C6B">
        <w:t xml:space="preserve"> Plattform Industrie 4.0</w:t>
      </w:r>
      <w:r w:rsidR="008203E2" w:rsidRPr="00950C6B">
        <w:t xml:space="preserve">, </w:t>
      </w:r>
      <w:proofErr w:type="spellStart"/>
      <w:r w:rsidR="008203E2" w:rsidRPr="00950C6B">
        <w:t>discussion</w:t>
      </w:r>
      <w:proofErr w:type="spellEnd"/>
      <w:r w:rsidR="008203E2" w:rsidRPr="00950C6B">
        <w:t xml:space="preserve"> </w:t>
      </w:r>
      <w:proofErr w:type="spellStart"/>
      <w:r w:rsidR="008203E2" w:rsidRPr="00950C6B">
        <w:t>paper</w:t>
      </w:r>
      <w:proofErr w:type="spellEnd"/>
      <w:r w:rsidR="008203E2" w:rsidRPr="00950C6B">
        <w:t>,</w:t>
      </w:r>
      <w:r w:rsidRPr="00950C6B">
        <w:t xml:space="preserve"> November 2016</w:t>
      </w:r>
      <w:r w:rsidR="00F105DC" w:rsidRPr="00950C6B">
        <w:t xml:space="preserve">. </w:t>
      </w:r>
      <w:r w:rsidR="00F105DC" w:rsidRPr="00AE7A73">
        <w:rPr>
          <w:lang w:val="fr-BE"/>
        </w:rPr>
        <w:t xml:space="preserve">[Online]. </w:t>
      </w:r>
      <w:proofErr w:type="spellStart"/>
      <w:r w:rsidR="00F105DC" w:rsidRPr="00AE7A73">
        <w:rPr>
          <w:lang w:val="fr-BE"/>
        </w:rPr>
        <w:t>Available</w:t>
      </w:r>
      <w:proofErr w:type="spellEnd"/>
      <w:r w:rsidR="00F105DC" w:rsidRPr="00AE7A73">
        <w:rPr>
          <w:lang w:val="fr-BE"/>
        </w:rPr>
        <w:t>:</w:t>
      </w:r>
      <w:r w:rsidR="00F105DC" w:rsidRPr="00412680">
        <w:rPr>
          <w:lang w:val="fr-BE"/>
        </w:rPr>
        <w:t xml:space="preserve"> </w:t>
      </w:r>
      <w:hyperlink r:id="rId166" w:history="1">
        <w:r w:rsidR="00AE7A73" w:rsidRPr="004C745E">
          <w:rPr>
            <w:rStyle w:val="Hyperlink"/>
            <w:lang w:val="fr-BE"/>
          </w:rPr>
          <w:t>https://www.plattform-i40.de/I40/Redaktion/DE/Downloads/Publikation/interaktionsmodell-i40-komponenten-it-gipfel.html</w:t>
        </w:r>
      </w:hyperlink>
    </w:p>
    <w:p w14:paraId="578D47FC" w14:textId="63E26916" w:rsidR="00CC548B" w:rsidRPr="00CE25AF" w:rsidRDefault="0080065D" w:rsidP="00412680">
      <w:pPr>
        <w:jc w:val="left"/>
        <w:rPr>
          <w:lang w:val="en-US"/>
        </w:rPr>
      </w:pPr>
      <w:bookmarkStart w:id="5662" w:name="TermsIOSB_11"/>
      <w:r w:rsidRPr="00CE25AF">
        <w:rPr>
          <w:lang w:val="en-US"/>
        </w:rPr>
        <w:t>[1</w:t>
      </w:r>
      <w:r w:rsidR="0099564C" w:rsidRPr="00CE25AF">
        <w:rPr>
          <w:lang w:val="en-US"/>
        </w:rPr>
        <w:t>2</w:t>
      </w:r>
      <w:r w:rsidRPr="00CE25AF">
        <w:rPr>
          <w:lang w:val="en-US"/>
        </w:rPr>
        <w:t>]</w:t>
      </w:r>
      <w:bookmarkEnd w:id="5662"/>
      <w:r w:rsidRPr="00CE25AF">
        <w:rPr>
          <w:lang w:val="en-US"/>
        </w:rPr>
        <w:tab/>
      </w:r>
      <w:r w:rsidRPr="00CE25AF">
        <w:rPr>
          <w:lang w:val="en-US"/>
        </w:rPr>
        <w:tab/>
      </w:r>
      <w:r w:rsidR="00F639CD" w:rsidRPr="00CE25AF">
        <w:rPr>
          <w:lang w:val="en-US"/>
        </w:rPr>
        <w:t>"</w:t>
      </w:r>
      <w:r w:rsidRPr="00CE25AF">
        <w:rPr>
          <w:lang w:val="en-US"/>
        </w:rPr>
        <w:t>Definition of terms relating to Industrie 4.0</w:t>
      </w:r>
      <w:r w:rsidR="00F639CD" w:rsidRPr="00CE25AF">
        <w:rPr>
          <w:lang w:val="en-US"/>
        </w:rPr>
        <w:t>"</w:t>
      </w:r>
      <w:r w:rsidR="008203E2" w:rsidRPr="00CE25AF">
        <w:rPr>
          <w:lang w:val="en-US"/>
        </w:rPr>
        <w:t>,</w:t>
      </w:r>
      <w:r w:rsidRPr="00CE25AF">
        <w:rPr>
          <w:lang w:val="en-US"/>
        </w:rPr>
        <w:t xml:space="preserve"> Fraunhofer IOSB and </w:t>
      </w:r>
      <w:r w:rsidR="00C53C10" w:rsidRPr="00CE25AF">
        <w:rPr>
          <w:lang w:val="en-US"/>
        </w:rPr>
        <w:t xml:space="preserve">VDI/VDE-GMA </w:t>
      </w:r>
      <w:proofErr w:type="spellStart"/>
      <w:r w:rsidR="00C53C10" w:rsidRPr="00CE25AF">
        <w:rPr>
          <w:lang w:val="en-US"/>
        </w:rPr>
        <w:t>Fachausschuss</w:t>
      </w:r>
      <w:proofErr w:type="spellEnd"/>
      <w:r w:rsidR="00C53C10" w:rsidRPr="00CE25AF">
        <w:rPr>
          <w:lang w:val="en-US"/>
        </w:rPr>
        <w:t xml:space="preserve"> 7.21</w:t>
      </w:r>
      <w:r w:rsidR="00F105DC" w:rsidRPr="00CE25AF">
        <w:rPr>
          <w:lang w:val="en-US"/>
        </w:rPr>
        <w:t>.</w:t>
      </w:r>
      <w:r w:rsidRPr="00CE25AF">
        <w:rPr>
          <w:lang w:val="en-US"/>
        </w:rPr>
        <w:t xml:space="preserve"> </w:t>
      </w:r>
      <w:r w:rsidR="00F105DC" w:rsidRPr="00CE25AF">
        <w:rPr>
          <w:lang w:val="en-US"/>
        </w:rPr>
        <w:t>A</w:t>
      </w:r>
      <w:r w:rsidRPr="00CE25AF">
        <w:rPr>
          <w:lang w:val="en-US"/>
        </w:rPr>
        <w:t>ccessed</w:t>
      </w:r>
      <w:r w:rsidR="00F105DC" w:rsidRPr="00CE25AF">
        <w:rPr>
          <w:lang w:val="en-US"/>
        </w:rPr>
        <w:t xml:space="preserve">: </w:t>
      </w:r>
      <w:r w:rsidR="006628C1" w:rsidRPr="00CE25AF">
        <w:rPr>
          <w:lang w:val="en-US"/>
        </w:rPr>
        <w:t>2020-11-14</w:t>
      </w:r>
      <w:r w:rsidR="00F105DC" w:rsidRPr="00CE25AF">
        <w:rPr>
          <w:lang w:val="en-US"/>
        </w:rPr>
        <w:t>. [Online]. Available</w:t>
      </w:r>
      <w:hyperlink r:id="rId167" w:history="1">
        <w:r w:rsidR="00F105DC" w:rsidRPr="00CE25AF">
          <w:rPr>
            <w:rStyle w:val="Hyperlink"/>
            <w:color w:val="5F5F5F"/>
            <w:lang w:val="en-US"/>
          </w:rPr>
          <w:t xml:space="preserve">: </w:t>
        </w:r>
        <w:r w:rsidR="00CC548B" w:rsidRPr="00CE25AF">
          <w:rPr>
            <w:rStyle w:val="Hyperlink"/>
            <w:color w:val="5F5F5F"/>
            <w:lang w:val="en-US"/>
          </w:rPr>
          <w:t>http://i40.iosb.fraunhofer.de/_search?patterns=FA7.21%20Begriffe</w:t>
        </w:r>
      </w:hyperlink>
    </w:p>
    <w:p w14:paraId="4A21D00B" w14:textId="7FE655D8" w:rsidR="0080065D" w:rsidRPr="00AE7A73" w:rsidRDefault="0080065D" w:rsidP="00412680">
      <w:pPr>
        <w:jc w:val="left"/>
        <w:rPr>
          <w:lang w:val="fr-BE"/>
        </w:rPr>
      </w:pPr>
      <w:bookmarkStart w:id="5663" w:name="RelationsI4c_12"/>
      <w:r w:rsidRPr="00CE25AF">
        <w:rPr>
          <w:lang w:val="en-US"/>
        </w:rPr>
        <w:t>[1</w:t>
      </w:r>
      <w:r w:rsidR="0099564C" w:rsidRPr="00CE25AF">
        <w:rPr>
          <w:lang w:val="en-US"/>
        </w:rPr>
        <w:t>3</w:t>
      </w:r>
      <w:r w:rsidRPr="00CE25AF">
        <w:rPr>
          <w:lang w:val="en-US"/>
        </w:rPr>
        <w:t>]</w:t>
      </w:r>
      <w:bookmarkEnd w:id="5663"/>
      <w:r w:rsidRPr="00CE25AF">
        <w:rPr>
          <w:lang w:val="en-US"/>
        </w:rPr>
        <w:tab/>
      </w:r>
      <w:r w:rsidRPr="00CE25AF">
        <w:rPr>
          <w:lang w:val="en-US"/>
        </w:rPr>
        <w:tab/>
      </w:r>
      <w:r w:rsidR="00F639CD" w:rsidRPr="00CE25AF">
        <w:rPr>
          <w:lang w:val="en-US"/>
        </w:rPr>
        <w:t>"</w:t>
      </w:r>
      <w:r w:rsidRPr="00CE25AF">
        <w:rPr>
          <w:lang w:val="en-US"/>
        </w:rPr>
        <w:t xml:space="preserve">Relationships between I4.0 </w:t>
      </w:r>
      <w:r w:rsidR="00E7252B" w:rsidRPr="00CE25AF">
        <w:rPr>
          <w:lang w:val="en-US"/>
        </w:rPr>
        <w:t>C</w:t>
      </w:r>
      <w:r w:rsidRPr="00CE25AF">
        <w:rPr>
          <w:lang w:val="en-US"/>
        </w:rPr>
        <w:t xml:space="preserve">omponents – </w:t>
      </w:r>
      <w:r w:rsidR="00710B74" w:rsidRPr="00CE25AF">
        <w:rPr>
          <w:lang w:val="en-US"/>
        </w:rPr>
        <w:t xml:space="preserve">Composite </w:t>
      </w:r>
      <w:r w:rsidR="00E7252B" w:rsidRPr="00CE25AF">
        <w:rPr>
          <w:lang w:val="en-US"/>
        </w:rPr>
        <w:t>C</w:t>
      </w:r>
      <w:r w:rsidR="00710B74" w:rsidRPr="00CE25AF">
        <w:rPr>
          <w:lang w:val="en-US"/>
        </w:rPr>
        <w:t xml:space="preserve">omponents and </w:t>
      </w:r>
      <w:r w:rsidR="00E7252B" w:rsidRPr="00CE25AF">
        <w:rPr>
          <w:lang w:val="en-US"/>
        </w:rPr>
        <w:t>S</w:t>
      </w:r>
      <w:r w:rsidR="00710B74" w:rsidRPr="00CE25AF">
        <w:rPr>
          <w:lang w:val="en-US"/>
        </w:rPr>
        <w:t xml:space="preserve">mart </w:t>
      </w:r>
      <w:r w:rsidR="00E7252B" w:rsidRPr="00CE25AF">
        <w:rPr>
          <w:lang w:val="en-US"/>
        </w:rPr>
        <w:t>P</w:t>
      </w:r>
      <w:r w:rsidR="00710B74" w:rsidRPr="00CE25AF">
        <w:rPr>
          <w:lang w:val="en-US"/>
        </w:rPr>
        <w:t>roduction</w:t>
      </w:r>
      <w:r w:rsidR="00F639CD" w:rsidRPr="00CE25AF">
        <w:rPr>
          <w:lang w:val="en-US"/>
        </w:rPr>
        <w:t>"</w:t>
      </w:r>
      <w:r w:rsidR="00E7252B" w:rsidRPr="00CE25AF">
        <w:rPr>
          <w:lang w:val="en-US"/>
        </w:rPr>
        <w:t>,</w:t>
      </w:r>
      <w:r w:rsidRPr="00CE25AF">
        <w:rPr>
          <w:lang w:val="en-US"/>
        </w:rPr>
        <w:t xml:space="preserve"> Plattform Industrie 4.0</w:t>
      </w:r>
      <w:r w:rsidR="008203E2" w:rsidRPr="00CE25AF">
        <w:rPr>
          <w:lang w:val="en-US"/>
        </w:rPr>
        <w:t>, Berlin, working paper,</w:t>
      </w:r>
      <w:r w:rsidRPr="00CE25AF">
        <w:rPr>
          <w:lang w:val="en-US"/>
        </w:rPr>
        <w:t xml:space="preserve"> June 2017</w:t>
      </w:r>
      <w:r w:rsidR="00F105DC" w:rsidRPr="00CE25AF">
        <w:rPr>
          <w:lang w:val="en-US"/>
        </w:rPr>
        <w:t xml:space="preserve">. </w:t>
      </w:r>
      <w:r w:rsidR="00F105DC" w:rsidRPr="00AE7A73">
        <w:rPr>
          <w:lang w:val="fr-BE"/>
        </w:rPr>
        <w:t xml:space="preserve">[Online]. </w:t>
      </w:r>
      <w:proofErr w:type="spellStart"/>
      <w:r w:rsidR="00F105DC" w:rsidRPr="00AE7A73">
        <w:rPr>
          <w:lang w:val="fr-BE"/>
        </w:rPr>
        <w:t>Available</w:t>
      </w:r>
      <w:proofErr w:type="spellEnd"/>
      <w:r w:rsidR="00F105DC" w:rsidRPr="00AE7A73">
        <w:rPr>
          <w:lang w:val="fr-BE"/>
        </w:rPr>
        <w:t>:</w:t>
      </w:r>
      <w:r w:rsidR="00EA35FF" w:rsidRPr="00AE7A73">
        <w:rPr>
          <w:lang w:val="fr-BE"/>
        </w:rPr>
        <w:t xml:space="preserve"> </w:t>
      </w:r>
      <w:hyperlink r:id="rId168" w:history="1">
        <w:r w:rsidR="00E7252B" w:rsidRPr="00AE7A73">
          <w:rPr>
            <w:rStyle w:val="Hyperlink"/>
            <w:color w:val="5F5F5F"/>
            <w:lang w:val="fr-BE"/>
          </w:rPr>
          <w:t>https://www.plattform-i40.de/I40/Redaktion/EN/Downloads/Publikation/hm-2018-relationship.html</w:t>
        </w:r>
      </w:hyperlink>
    </w:p>
    <w:p w14:paraId="0E370772" w14:textId="42782C0A" w:rsidR="0080065D" w:rsidRPr="00AE7A73" w:rsidRDefault="0080065D" w:rsidP="00412680">
      <w:pPr>
        <w:jc w:val="left"/>
        <w:rPr>
          <w:lang w:val="fr-BE"/>
        </w:rPr>
      </w:pPr>
      <w:bookmarkStart w:id="5664" w:name="PlugProduce_13"/>
      <w:r w:rsidRPr="00CE25AF">
        <w:rPr>
          <w:lang w:val="en-US"/>
        </w:rPr>
        <w:t>[1</w:t>
      </w:r>
      <w:r w:rsidR="0099564C" w:rsidRPr="00CE25AF">
        <w:rPr>
          <w:lang w:val="en-US"/>
        </w:rPr>
        <w:t>4</w:t>
      </w:r>
      <w:r w:rsidRPr="00CE25AF">
        <w:rPr>
          <w:lang w:val="en-US"/>
        </w:rPr>
        <w:t>]</w:t>
      </w:r>
      <w:bookmarkEnd w:id="5664"/>
      <w:r w:rsidRPr="00CE25AF">
        <w:rPr>
          <w:lang w:val="en-US"/>
        </w:rPr>
        <w:tab/>
      </w:r>
      <w:r w:rsidRPr="00CE25AF">
        <w:rPr>
          <w:lang w:val="en-US"/>
        </w:rPr>
        <w:tab/>
      </w:r>
      <w:r w:rsidR="00F639CD" w:rsidRPr="00CE25AF">
        <w:rPr>
          <w:lang w:val="en-US"/>
        </w:rPr>
        <w:t>"</w:t>
      </w:r>
      <w:r w:rsidRPr="00CE25AF">
        <w:rPr>
          <w:lang w:val="en-US"/>
        </w:rPr>
        <w:t>Industrie 4.0 Plug-and-Produce for Adaptable Factories</w:t>
      </w:r>
      <w:r w:rsidR="00F639CD" w:rsidRPr="00CE25AF">
        <w:rPr>
          <w:lang w:val="en-US"/>
        </w:rPr>
        <w:t>"</w:t>
      </w:r>
      <w:r w:rsidRPr="00CE25AF">
        <w:rPr>
          <w:lang w:val="en-US"/>
        </w:rPr>
        <w:t>; Plattform Industrie 4.0</w:t>
      </w:r>
      <w:r w:rsidR="008203E2" w:rsidRPr="00CE25AF">
        <w:rPr>
          <w:lang w:val="en-US"/>
        </w:rPr>
        <w:t xml:space="preserve">, Berlin, working paper, </w:t>
      </w:r>
      <w:r w:rsidRPr="00CE25AF">
        <w:rPr>
          <w:lang w:val="en-US"/>
        </w:rPr>
        <w:t>June 2017</w:t>
      </w:r>
      <w:r w:rsidR="00F105DC" w:rsidRPr="00CE25AF">
        <w:rPr>
          <w:lang w:val="en-US"/>
        </w:rPr>
        <w:t xml:space="preserve">. </w:t>
      </w:r>
      <w:r w:rsidR="00F105DC" w:rsidRPr="00AE7A73">
        <w:rPr>
          <w:lang w:val="fr-BE"/>
        </w:rPr>
        <w:t xml:space="preserve">[Online]. </w:t>
      </w:r>
      <w:proofErr w:type="spellStart"/>
      <w:r w:rsidR="00F105DC" w:rsidRPr="00AE7A73">
        <w:rPr>
          <w:lang w:val="fr-BE"/>
        </w:rPr>
        <w:t>Available</w:t>
      </w:r>
      <w:proofErr w:type="spellEnd"/>
      <w:r w:rsidR="00F105DC" w:rsidRPr="00AE7A73">
        <w:rPr>
          <w:lang w:val="fr-BE"/>
        </w:rPr>
        <w:t>:</w:t>
      </w:r>
      <w:r w:rsidR="00EA35FF" w:rsidRPr="00AE7A73">
        <w:rPr>
          <w:lang w:val="fr-BE"/>
        </w:rPr>
        <w:t xml:space="preserve"> </w:t>
      </w:r>
      <w:hyperlink r:id="rId169" w:history="1">
        <w:r w:rsidRPr="00AE7A73">
          <w:rPr>
            <w:rStyle w:val="Hyperlink"/>
            <w:color w:val="5F5F5F"/>
            <w:lang w:val="fr-BE"/>
          </w:rPr>
          <w:t>http://www.plattform-i40.de/I40/Redaktion/DE/Downloads/Publikation/Industrie-40-%20Plug-and-Produce.html</w:t>
        </w:r>
      </w:hyperlink>
    </w:p>
    <w:p w14:paraId="702564E5" w14:textId="173E5D1E" w:rsidR="00AC7492" w:rsidRPr="0002307B" w:rsidRDefault="0080065D" w:rsidP="00412680">
      <w:pPr>
        <w:jc w:val="left"/>
        <w:rPr>
          <w:u w:val="single"/>
          <w:lang w:val="fr-BE"/>
        </w:rPr>
      </w:pPr>
      <w:bookmarkStart w:id="5665" w:name="SecurityVWS_14"/>
      <w:r w:rsidRPr="00CE25AF">
        <w:rPr>
          <w:lang w:val="en-US"/>
        </w:rPr>
        <w:lastRenderedPageBreak/>
        <w:t>[1</w:t>
      </w:r>
      <w:r w:rsidR="0099564C" w:rsidRPr="00CE25AF">
        <w:rPr>
          <w:lang w:val="en-US"/>
        </w:rPr>
        <w:t>5</w:t>
      </w:r>
      <w:r w:rsidRPr="00CE25AF">
        <w:rPr>
          <w:lang w:val="en-US"/>
        </w:rPr>
        <w:t>]</w:t>
      </w:r>
      <w:bookmarkEnd w:id="5665"/>
      <w:r w:rsidRPr="00CE25AF">
        <w:rPr>
          <w:lang w:val="en-US"/>
        </w:rPr>
        <w:tab/>
      </w:r>
      <w:r w:rsidRPr="00CE25AF">
        <w:rPr>
          <w:lang w:val="en-US"/>
        </w:rPr>
        <w:tab/>
      </w:r>
      <w:r w:rsidR="00F639CD" w:rsidRPr="00CE25AF">
        <w:rPr>
          <w:lang w:val="en-US"/>
        </w:rPr>
        <w:t>"</w:t>
      </w:r>
      <w:r w:rsidRPr="00CE25AF">
        <w:rPr>
          <w:lang w:val="en-US"/>
        </w:rPr>
        <w:t xml:space="preserve">Security der </w:t>
      </w:r>
      <w:proofErr w:type="spellStart"/>
      <w:r w:rsidRPr="00CE25AF">
        <w:rPr>
          <w:lang w:val="en-US"/>
        </w:rPr>
        <w:t>Verwaltungsschale</w:t>
      </w:r>
      <w:proofErr w:type="spellEnd"/>
      <w:r w:rsidR="008203E2" w:rsidRPr="00CE25AF">
        <w:rPr>
          <w:lang w:val="en-US"/>
        </w:rPr>
        <w:t xml:space="preserve"> / </w:t>
      </w:r>
      <w:r w:rsidRPr="00CE25AF">
        <w:rPr>
          <w:lang w:val="en-US"/>
        </w:rPr>
        <w:t xml:space="preserve">Security of the </w:t>
      </w:r>
      <w:r w:rsidR="0089433B" w:rsidRPr="00CE25AF">
        <w:rPr>
          <w:lang w:val="en-US"/>
        </w:rPr>
        <w:t>Administration Shell</w:t>
      </w:r>
      <w:r w:rsidR="00F639CD" w:rsidRPr="00CE25AF">
        <w:rPr>
          <w:lang w:val="en-US"/>
        </w:rPr>
        <w:t>"</w:t>
      </w:r>
      <w:r w:rsidR="008203E2" w:rsidRPr="00CE25AF">
        <w:rPr>
          <w:lang w:val="en-US"/>
        </w:rPr>
        <w:t>,</w:t>
      </w:r>
      <w:r w:rsidRPr="00CE25AF">
        <w:rPr>
          <w:lang w:val="en-US"/>
        </w:rPr>
        <w:t xml:space="preserve"> Plattform Industrie 4.0</w:t>
      </w:r>
      <w:r w:rsidR="008203E2" w:rsidRPr="00CE25AF">
        <w:rPr>
          <w:lang w:val="en-US"/>
        </w:rPr>
        <w:t xml:space="preserve">, Berlin, working paper, </w:t>
      </w:r>
      <w:r w:rsidRPr="00CE25AF">
        <w:rPr>
          <w:lang w:val="en-US"/>
        </w:rPr>
        <w:t>April 2017</w:t>
      </w:r>
      <w:r w:rsidR="00F105DC" w:rsidRPr="00CE25AF">
        <w:rPr>
          <w:lang w:val="en-US"/>
        </w:rPr>
        <w:t xml:space="preserve">. </w:t>
      </w:r>
      <w:r w:rsidR="00F105DC" w:rsidRPr="0002307B">
        <w:rPr>
          <w:lang w:val="fr-BE"/>
        </w:rPr>
        <w:t xml:space="preserve">[Online]. </w:t>
      </w:r>
      <w:proofErr w:type="spellStart"/>
      <w:r w:rsidR="00F105DC" w:rsidRPr="0002307B">
        <w:rPr>
          <w:lang w:val="fr-BE"/>
        </w:rPr>
        <w:t>Available</w:t>
      </w:r>
      <w:proofErr w:type="spellEnd"/>
      <w:r w:rsidR="00F105DC" w:rsidRPr="0002307B">
        <w:rPr>
          <w:lang w:val="fr-BE"/>
        </w:rPr>
        <w:t>:</w:t>
      </w:r>
      <w:r w:rsidRPr="0002307B">
        <w:rPr>
          <w:lang w:val="fr-BE"/>
        </w:rPr>
        <w:t xml:space="preserve"> </w:t>
      </w:r>
      <w:hyperlink r:id="rId170" w:history="1">
        <w:r w:rsidRPr="0002307B">
          <w:rPr>
            <w:rStyle w:val="Hyperlink"/>
            <w:color w:val="5F5F5F"/>
            <w:lang w:val="fr-BE"/>
          </w:rPr>
          <w:t>http://www.plattform-i40.de/I40/Redaktion/DE/Downloads/Publikation/security-der-verwaltungsschale.html</w:t>
        </w:r>
      </w:hyperlink>
    </w:p>
    <w:p w14:paraId="659CA624" w14:textId="19512A85" w:rsidR="00AC7492" w:rsidRPr="00CE25AF" w:rsidRDefault="00AC7492" w:rsidP="00412680">
      <w:pPr>
        <w:jc w:val="left"/>
        <w:rPr>
          <w:lang w:val="en-US"/>
        </w:rPr>
      </w:pPr>
      <w:bookmarkStart w:id="5666" w:name="PVSX_DIN_15"/>
      <w:r w:rsidRPr="00CE25AF">
        <w:rPr>
          <w:lang w:val="en-US"/>
        </w:rPr>
        <w:t>[1</w:t>
      </w:r>
      <w:r w:rsidR="0099564C" w:rsidRPr="00CE25AF">
        <w:rPr>
          <w:lang w:val="en-US"/>
        </w:rPr>
        <w:t>6</w:t>
      </w:r>
      <w:r w:rsidRPr="00CE25AF">
        <w:rPr>
          <w:lang w:val="en-US"/>
        </w:rPr>
        <w:t>]</w:t>
      </w:r>
      <w:bookmarkEnd w:id="5666"/>
      <w:r w:rsidRPr="00CE25AF">
        <w:rPr>
          <w:lang w:val="en-US"/>
        </w:rPr>
        <w:tab/>
      </w:r>
      <w:r w:rsidRPr="00CE25AF">
        <w:rPr>
          <w:lang w:val="en-US"/>
        </w:rPr>
        <w:tab/>
      </w:r>
      <w:r w:rsidR="00144249" w:rsidRPr="00CE25AF">
        <w:rPr>
          <w:lang w:val="en-US"/>
        </w:rPr>
        <w:t xml:space="preserve">DIN SPEC 92000:2019-09 </w:t>
      </w:r>
      <w:r w:rsidR="00F639CD" w:rsidRPr="00CE25AF">
        <w:rPr>
          <w:lang w:val="en-US"/>
        </w:rPr>
        <w:t>"</w:t>
      </w:r>
      <w:r w:rsidR="008203E2" w:rsidRPr="00CE25AF">
        <w:rPr>
          <w:lang w:val="en-US"/>
        </w:rPr>
        <w:t xml:space="preserve">Data Exchange on the Base of </w:t>
      </w:r>
      <w:r w:rsidR="00293F99" w:rsidRPr="00CE25AF">
        <w:rPr>
          <w:lang w:val="en-US"/>
        </w:rPr>
        <w:t>Property Value S</w:t>
      </w:r>
      <w:r w:rsidRPr="00CE25AF">
        <w:rPr>
          <w:lang w:val="en-US"/>
        </w:rPr>
        <w:t>tatements</w:t>
      </w:r>
      <w:r w:rsidR="008203E2" w:rsidRPr="00CE25AF">
        <w:rPr>
          <w:lang w:val="en-US"/>
        </w:rPr>
        <w:t xml:space="preserve"> (PVSX)</w:t>
      </w:r>
      <w:r w:rsidR="00F639CD" w:rsidRPr="00CE25AF">
        <w:rPr>
          <w:lang w:val="en-US"/>
        </w:rPr>
        <w:t>"</w:t>
      </w:r>
      <w:r w:rsidR="009C614B" w:rsidRPr="00CE25AF">
        <w:rPr>
          <w:lang w:val="en-US"/>
        </w:rPr>
        <w:t>,</w:t>
      </w:r>
      <w:r w:rsidR="00144249" w:rsidRPr="00CE25AF">
        <w:rPr>
          <w:lang w:val="en-US"/>
        </w:rPr>
        <w:t xml:space="preserve"> </w:t>
      </w:r>
      <w:r w:rsidR="00A843ED" w:rsidRPr="00CE25AF">
        <w:rPr>
          <w:lang w:val="en-US"/>
        </w:rPr>
        <w:t>2019 September</w:t>
      </w:r>
      <w:r w:rsidR="00F170C9" w:rsidRPr="00CE25AF">
        <w:rPr>
          <w:lang w:val="en-US"/>
        </w:rPr>
        <w:t>.</w:t>
      </w:r>
    </w:p>
    <w:p w14:paraId="459EA425" w14:textId="4E870770" w:rsidR="0035296D" w:rsidRPr="00950C6B" w:rsidRDefault="002621F5" w:rsidP="00412680">
      <w:pPr>
        <w:jc w:val="left"/>
      </w:pPr>
      <w:bookmarkStart w:id="5667" w:name="VWSiP_16"/>
      <w:r w:rsidRPr="00950C6B">
        <w:t>[1</w:t>
      </w:r>
      <w:r w:rsidR="0099564C" w:rsidRPr="00950C6B">
        <w:t>7</w:t>
      </w:r>
      <w:r w:rsidRPr="00950C6B">
        <w:t>]</w:t>
      </w:r>
      <w:bookmarkEnd w:id="5667"/>
      <w:r w:rsidRPr="00950C6B">
        <w:tab/>
      </w:r>
      <w:r w:rsidRPr="00950C6B">
        <w:tab/>
      </w:r>
      <w:r w:rsidR="00F639CD" w:rsidRPr="00950C6B">
        <w:t>"</w:t>
      </w:r>
      <w:r w:rsidR="006A3B0C" w:rsidRPr="00950C6B">
        <w:t xml:space="preserve">(German) </w:t>
      </w:r>
      <w:r w:rsidR="00F85341" w:rsidRPr="00950C6B">
        <w:t>Verwaltungsschale in der Praxis</w:t>
      </w:r>
      <w:r w:rsidR="0035296D" w:rsidRPr="00950C6B">
        <w:t>. Wie definiere ich Teilmodelle, beispielhafte Teilmodelle und Interaktion zwischen Verwaltungsschalen</w:t>
      </w:r>
      <w:r w:rsidR="00F639CD" w:rsidRPr="00950C6B">
        <w:t>"</w:t>
      </w:r>
      <w:r w:rsidRPr="00950C6B">
        <w:t xml:space="preserve">, </w:t>
      </w:r>
      <w:r w:rsidR="0035296D" w:rsidRPr="00950C6B">
        <w:t xml:space="preserve">Version 1.0, April 2019, </w:t>
      </w:r>
      <w:r w:rsidR="00E7252B" w:rsidRPr="00950C6B">
        <w:t xml:space="preserve">Plattform Industrie 4.0 in Kooperation mit </w:t>
      </w:r>
      <w:r w:rsidR="004A40B7" w:rsidRPr="00950C6B">
        <w:t>VDI/</w:t>
      </w:r>
      <w:r w:rsidR="0035296D" w:rsidRPr="00950C6B">
        <w:t>VDE</w:t>
      </w:r>
      <w:r w:rsidR="004A40B7" w:rsidRPr="00950C6B">
        <w:t>-</w:t>
      </w:r>
      <w:r w:rsidRPr="00950C6B">
        <w:t xml:space="preserve">GMA Fachausschuss 7.20, </w:t>
      </w:r>
      <w:r w:rsidR="003579E5" w:rsidRPr="00950C6B">
        <w:t xml:space="preserve">Federal Ministry </w:t>
      </w:r>
      <w:proofErr w:type="spellStart"/>
      <w:r w:rsidR="003579E5" w:rsidRPr="00950C6B">
        <w:t>for</w:t>
      </w:r>
      <w:proofErr w:type="spellEnd"/>
      <w:r w:rsidR="003579E5" w:rsidRPr="00950C6B">
        <w:t xml:space="preserve"> </w:t>
      </w:r>
      <w:proofErr w:type="spellStart"/>
      <w:r w:rsidR="003579E5" w:rsidRPr="00950C6B">
        <w:t>Economic</w:t>
      </w:r>
      <w:proofErr w:type="spellEnd"/>
      <w:r w:rsidR="003579E5" w:rsidRPr="00950C6B">
        <w:t xml:space="preserve"> Affairs and Energy (</w:t>
      </w:r>
      <w:proofErr w:type="spellStart"/>
      <w:r w:rsidR="003579E5" w:rsidRPr="00950C6B">
        <w:t>BMWi</w:t>
      </w:r>
      <w:proofErr w:type="spellEnd"/>
      <w:r w:rsidR="003579E5" w:rsidRPr="00950C6B">
        <w:t xml:space="preserve">), </w:t>
      </w:r>
      <w:proofErr w:type="spellStart"/>
      <w:r w:rsidR="0035296D" w:rsidRPr="00950C6B">
        <w:t>Available</w:t>
      </w:r>
      <w:proofErr w:type="spellEnd"/>
      <w:r w:rsidR="0035296D" w:rsidRPr="00950C6B">
        <w:t xml:space="preserve">: </w:t>
      </w:r>
      <w:hyperlink r:id="rId171" w:history="1">
        <w:r w:rsidR="0035296D" w:rsidRPr="00950C6B">
          <w:rPr>
            <w:rStyle w:val="Hyperlink"/>
            <w:color w:val="5F5F5F"/>
          </w:rPr>
          <w:t>https://www.plattform-i40.de/PI40/Redaktion/DE/Downloads/Publikation/2019-verwaltungsschale-in-der-praxis.html</w:t>
        </w:r>
      </w:hyperlink>
    </w:p>
    <w:p w14:paraId="720BFCF3" w14:textId="2D352EBA" w:rsidR="00E7252B" w:rsidRPr="0002307B" w:rsidRDefault="00A95458" w:rsidP="00412680">
      <w:pPr>
        <w:jc w:val="left"/>
        <w:rPr>
          <w:lang w:val="fr-BE"/>
        </w:rPr>
      </w:pPr>
      <w:bookmarkStart w:id="5668" w:name="SpracheI40_17"/>
      <w:r w:rsidRPr="00950C6B">
        <w:t>[1</w:t>
      </w:r>
      <w:r w:rsidR="0099564C" w:rsidRPr="00950C6B">
        <w:t>8</w:t>
      </w:r>
      <w:r w:rsidRPr="00950C6B">
        <w:t>]</w:t>
      </w:r>
      <w:bookmarkEnd w:id="5668"/>
      <w:r w:rsidRPr="00950C6B">
        <w:tab/>
      </w:r>
      <w:r w:rsidRPr="00950C6B">
        <w:tab/>
      </w:r>
      <w:r w:rsidR="006A3B0C" w:rsidRPr="00950C6B">
        <w:t xml:space="preserve">(German) </w:t>
      </w:r>
      <w:r w:rsidR="00F639CD" w:rsidRPr="00950C6B">
        <w:t>"</w:t>
      </w:r>
      <w:r w:rsidR="00E7252B" w:rsidRPr="00950C6B">
        <w:t>I4.0-Sprache. Vokabular, Nachrichtenstruktur und semantische Interaktionsprotokolle der I4.0-Sprache</w:t>
      </w:r>
      <w:r w:rsidR="00F639CD" w:rsidRPr="00950C6B">
        <w:t>"</w:t>
      </w:r>
      <w:r w:rsidRPr="00950C6B">
        <w:t xml:space="preserve">, </w:t>
      </w:r>
      <w:r w:rsidR="00E7252B" w:rsidRPr="00950C6B">
        <w:t>Plattform Industrie 4.0 in Kooperation mit</w:t>
      </w:r>
      <w:r w:rsidR="00DF1D05" w:rsidRPr="00950C6B">
        <w:t xml:space="preserve"> </w:t>
      </w:r>
      <w:r w:rsidR="00C53C10" w:rsidRPr="00950C6B">
        <w:t xml:space="preserve">VDI/VDE-GMA </w:t>
      </w:r>
      <w:r w:rsidR="00E7252B" w:rsidRPr="00950C6B">
        <w:t>Fachausschuss</w:t>
      </w:r>
      <w:r w:rsidRPr="00950C6B">
        <w:t xml:space="preserve"> 7.20</w:t>
      </w:r>
      <w:r w:rsidR="00E7252B" w:rsidRPr="00950C6B">
        <w:t xml:space="preserve">, April 2018. </w:t>
      </w:r>
      <w:r w:rsidR="00E7252B" w:rsidRPr="0002307B">
        <w:rPr>
          <w:lang w:val="fr-BE"/>
        </w:rPr>
        <w:t xml:space="preserve">[Online]. </w:t>
      </w:r>
      <w:proofErr w:type="spellStart"/>
      <w:r w:rsidR="00E7252B" w:rsidRPr="0002307B">
        <w:rPr>
          <w:lang w:val="fr-BE"/>
        </w:rPr>
        <w:t>Available</w:t>
      </w:r>
      <w:proofErr w:type="spellEnd"/>
      <w:r w:rsidR="00E7252B" w:rsidRPr="0002307B">
        <w:rPr>
          <w:lang w:val="fr-BE"/>
        </w:rPr>
        <w:t xml:space="preserve">: </w:t>
      </w:r>
      <w:hyperlink r:id="rId172" w:history="1">
        <w:r w:rsidR="00E7252B" w:rsidRPr="0002307B">
          <w:rPr>
            <w:rStyle w:val="Hyperlink"/>
            <w:color w:val="5F5F5F"/>
            <w:lang w:val="fr-BE"/>
          </w:rPr>
          <w:t>https://www.plattform-i40.de/I40/Redaktion/DE/Downloads/Publikation/hm-2018-sprache.html</w:t>
        </w:r>
      </w:hyperlink>
    </w:p>
    <w:p w14:paraId="50F3EA7E" w14:textId="6C4E63A5" w:rsidR="00B404B4" w:rsidRPr="00950C6B" w:rsidRDefault="00EE3B13" w:rsidP="00412680">
      <w:pPr>
        <w:jc w:val="left"/>
        <w:rPr>
          <w:lang w:val="fr-FR"/>
        </w:rPr>
      </w:pPr>
      <w:bookmarkStart w:id="5669" w:name="trilatAAS_18"/>
      <w:r w:rsidRPr="00CE25AF">
        <w:rPr>
          <w:lang w:val="en-US"/>
        </w:rPr>
        <w:t>[1</w:t>
      </w:r>
      <w:r w:rsidR="0099564C" w:rsidRPr="00CE25AF">
        <w:rPr>
          <w:lang w:val="en-US"/>
        </w:rPr>
        <w:t>9</w:t>
      </w:r>
      <w:r w:rsidRPr="00CE25AF">
        <w:rPr>
          <w:lang w:val="en-US"/>
        </w:rPr>
        <w:t>]</w:t>
      </w:r>
      <w:bookmarkEnd w:id="5669"/>
      <w:r w:rsidRPr="00CE25AF">
        <w:rPr>
          <w:lang w:val="en-US"/>
        </w:rPr>
        <w:tab/>
      </w:r>
      <w:r w:rsidRPr="00CE25AF">
        <w:rPr>
          <w:lang w:val="en-US"/>
        </w:rPr>
        <w:tab/>
      </w:r>
      <w:r w:rsidR="00F639CD" w:rsidRPr="00CE25AF">
        <w:rPr>
          <w:lang w:val="en-US"/>
        </w:rPr>
        <w:t>"</w:t>
      </w:r>
      <w:r w:rsidR="00E3698D" w:rsidRPr="00CE25AF">
        <w:rPr>
          <w:lang w:val="en-US"/>
        </w:rPr>
        <w:t xml:space="preserve">The Structure of the </w:t>
      </w:r>
      <w:r w:rsidR="0089433B" w:rsidRPr="00CE25AF">
        <w:rPr>
          <w:lang w:val="en-US"/>
        </w:rPr>
        <w:t>Administration Shell</w:t>
      </w:r>
      <w:r w:rsidR="00E3698D" w:rsidRPr="00CE25AF">
        <w:rPr>
          <w:lang w:val="en-US"/>
        </w:rPr>
        <w:t>: TRILATERAL PERSPECTIVES from France, Italy and Germany</w:t>
      </w:r>
      <w:r w:rsidR="00F639CD" w:rsidRPr="00CE25AF">
        <w:rPr>
          <w:lang w:val="en-US"/>
        </w:rPr>
        <w:t>"</w:t>
      </w:r>
      <w:r w:rsidR="004367D7" w:rsidRPr="00CE25AF">
        <w:rPr>
          <w:lang w:val="en-US"/>
        </w:rPr>
        <w:t>,</w:t>
      </w:r>
      <w:r w:rsidR="00E3698D" w:rsidRPr="00CE25AF">
        <w:rPr>
          <w:lang w:val="en-US"/>
        </w:rPr>
        <w:t xml:space="preserve"> March 2018</w:t>
      </w:r>
      <w:r w:rsidR="003579E5" w:rsidRPr="00CE25AF">
        <w:rPr>
          <w:lang w:val="en-US"/>
        </w:rPr>
        <w:t>, [Online].</w:t>
      </w:r>
      <w:r w:rsidR="007B308B" w:rsidRPr="00CE25AF">
        <w:rPr>
          <w:lang w:val="en-US"/>
        </w:rPr>
        <w:t xml:space="preserve"> </w:t>
      </w:r>
      <w:proofErr w:type="spellStart"/>
      <w:r w:rsidR="00C63783" w:rsidRPr="0002307B">
        <w:rPr>
          <w:lang w:val="fr-BE"/>
        </w:rPr>
        <w:t>Available</w:t>
      </w:r>
      <w:proofErr w:type="spellEnd"/>
      <w:r w:rsidR="00C63783" w:rsidRPr="0002307B">
        <w:rPr>
          <w:lang w:val="fr-BE"/>
        </w:rPr>
        <w:t>:</w:t>
      </w:r>
      <w:r w:rsidR="00EA35FF" w:rsidRPr="0002307B">
        <w:rPr>
          <w:lang w:val="fr-BE"/>
        </w:rPr>
        <w:t xml:space="preserve"> </w:t>
      </w:r>
      <w:hyperlink r:id="rId173" w:history="1">
        <w:r w:rsidR="00B404B4" w:rsidRPr="00AE7A73">
          <w:rPr>
            <w:rStyle w:val="Hyperlink"/>
            <w:color w:val="5F5F5F"/>
            <w:lang w:val="fr-BE"/>
          </w:rPr>
          <w:t>https://www.plattform-i40.de/I40/Redaktion/EN/Downloads/Publikation/hm-2018-trilaterale-coop.html</w:t>
        </w:r>
      </w:hyperlink>
    </w:p>
    <w:p w14:paraId="631F93D0" w14:textId="7124D040" w:rsidR="007552F7" w:rsidRPr="00CE25AF" w:rsidRDefault="007552F7" w:rsidP="00412680">
      <w:pPr>
        <w:jc w:val="left"/>
        <w:rPr>
          <w:lang w:val="en-US"/>
        </w:rPr>
      </w:pPr>
      <w:bookmarkStart w:id="5670" w:name="ISOTS_29002_20"/>
      <w:r w:rsidRPr="00CE25AF">
        <w:rPr>
          <w:lang w:val="en-US"/>
        </w:rPr>
        <w:t>[20]</w:t>
      </w:r>
      <w:bookmarkEnd w:id="5670"/>
      <w:r w:rsidRPr="00CE25AF">
        <w:rPr>
          <w:lang w:val="en-US"/>
        </w:rPr>
        <w:tab/>
      </w:r>
      <w:r w:rsidRPr="00CE25AF">
        <w:rPr>
          <w:lang w:val="en-US"/>
        </w:rPr>
        <w:tab/>
      </w:r>
      <w:r w:rsidR="00F639CD" w:rsidRPr="00CE25AF">
        <w:rPr>
          <w:lang w:val="en-US"/>
        </w:rPr>
        <w:t>"</w:t>
      </w:r>
      <w:r w:rsidRPr="00CE25AF">
        <w:rPr>
          <w:lang w:val="en-US"/>
        </w:rPr>
        <w:t>Industrial automation systems and integration — Exchange of characteristic data — Part 10: Characteristic data exchange format</w:t>
      </w:r>
      <w:r w:rsidR="00F639CD" w:rsidRPr="00CE25AF">
        <w:rPr>
          <w:lang w:val="en-US"/>
        </w:rPr>
        <w:t>"</w:t>
      </w:r>
      <w:r w:rsidR="00DF1D05" w:rsidRPr="00CE25AF">
        <w:rPr>
          <w:lang w:val="en-US"/>
        </w:rPr>
        <w:t>,</w:t>
      </w:r>
      <w:r w:rsidR="00714C13" w:rsidRPr="00CE25AF">
        <w:rPr>
          <w:lang w:val="en-US"/>
        </w:rPr>
        <w:t xml:space="preserve"> </w:t>
      </w:r>
      <w:r w:rsidR="00810C56" w:rsidRPr="00CE25AF">
        <w:rPr>
          <w:lang w:val="en-US"/>
        </w:rPr>
        <w:t>Technical Specification ISO/TS 29002-10:2009(E)</w:t>
      </w:r>
      <w:r w:rsidR="004367D7" w:rsidRPr="00CE25AF">
        <w:rPr>
          <w:lang w:val="en-US"/>
        </w:rPr>
        <w:t>, 2009</w:t>
      </w:r>
    </w:p>
    <w:p w14:paraId="018A7F38" w14:textId="2BDC31E4" w:rsidR="005D3E41" w:rsidRPr="00CE25AF" w:rsidRDefault="005D3E41" w:rsidP="00412680">
      <w:pPr>
        <w:jc w:val="left"/>
        <w:rPr>
          <w:lang w:val="en-US"/>
        </w:rPr>
      </w:pPr>
      <w:bookmarkStart w:id="5671" w:name="RAMIIEC_23"/>
      <w:r w:rsidRPr="00CE25AF">
        <w:rPr>
          <w:lang w:val="en-US"/>
        </w:rPr>
        <w:t>[2</w:t>
      </w:r>
      <w:r w:rsidR="0099564C" w:rsidRPr="00CE25AF">
        <w:rPr>
          <w:lang w:val="en-US"/>
        </w:rPr>
        <w:t>1</w:t>
      </w:r>
      <w:r w:rsidRPr="00CE25AF">
        <w:rPr>
          <w:lang w:val="en-US"/>
        </w:rPr>
        <w:t>]</w:t>
      </w:r>
      <w:bookmarkEnd w:id="5671"/>
      <w:r w:rsidRPr="00CE25AF">
        <w:rPr>
          <w:lang w:val="en-US"/>
        </w:rPr>
        <w:tab/>
      </w:r>
      <w:r w:rsidRPr="00CE25AF">
        <w:rPr>
          <w:lang w:val="en-US"/>
        </w:rPr>
        <w:tab/>
      </w:r>
      <w:r w:rsidR="00F639CD" w:rsidRPr="00CE25AF">
        <w:rPr>
          <w:lang w:val="en-US"/>
        </w:rPr>
        <w:t>"</w:t>
      </w:r>
      <w:r w:rsidR="009F7243" w:rsidRPr="00CE25AF">
        <w:rPr>
          <w:lang w:val="en-US"/>
        </w:rPr>
        <w:t>Smart Manufacturing - Reference Architecture Model Industry 4.0 (RAMI4.0)</w:t>
      </w:r>
      <w:r w:rsidR="00F639CD" w:rsidRPr="00CE25AF">
        <w:rPr>
          <w:lang w:val="en-US"/>
        </w:rPr>
        <w:t>"</w:t>
      </w:r>
      <w:r w:rsidR="009F7243" w:rsidRPr="00CE25AF">
        <w:rPr>
          <w:lang w:val="en-US"/>
        </w:rPr>
        <w:t xml:space="preserve">, </w:t>
      </w:r>
      <w:r w:rsidR="004367D7" w:rsidRPr="00CE25AF">
        <w:rPr>
          <w:lang w:val="en-US"/>
        </w:rPr>
        <w:t xml:space="preserve">IEC PAS 63088, </w:t>
      </w:r>
      <w:r w:rsidR="009F7243" w:rsidRPr="00CE25AF">
        <w:rPr>
          <w:lang w:val="en-US"/>
        </w:rPr>
        <w:t>International Electrotechnical Commission (IEC), 2017</w:t>
      </w:r>
    </w:p>
    <w:p w14:paraId="73362098" w14:textId="16519520" w:rsidR="009F39DF" w:rsidRPr="00AE7A73" w:rsidRDefault="004D35B6" w:rsidP="00412680">
      <w:pPr>
        <w:jc w:val="left"/>
        <w:rPr>
          <w:lang w:val="fr-BE"/>
        </w:rPr>
      </w:pPr>
      <w:bookmarkStart w:id="5672" w:name="SystemIO_31"/>
      <w:r w:rsidRPr="00CE25AF">
        <w:rPr>
          <w:lang w:val="en-US"/>
        </w:rPr>
        <w:t>[</w:t>
      </w:r>
      <w:r w:rsidR="0099564C" w:rsidRPr="00CE25AF">
        <w:rPr>
          <w:lang w:val="en-US"/>
        </w:rPr>
        <w:t>22</w:t>
      </w:r>
      <w:r w:rsidR="009F39DF" w:rsidRPr="00CE25AF">
        <w:rPr>
          <w:lang w:val="en-US"/>
        </w:rPr>
        <w:t>]</w:t>
      </w:r>
      <w:bookmarkEnd w:id="5672"/>
      <w:r w:rsidR="009F39DF" w:rsidRPr="00CE25AF">
        <w:rPr>
          <w:lang w:val="en-US"/>
        </w:rPr>
        <w:tab/>
      </w:r>
      <w:r w:rsidR="009F39DF" w:rsidRPr="00CE25AF">
        <w:rPr>
          <w:lang w:val="en-US"/>
        </w:rPr>
        <w:tab/>
      </w:r>
      <w:r w:rsidR="00F639CD" w:rsidRPr="00CE25AF">
        <w:rPr>
          <w:lang w:val="en-US"/>
        </w:rPr>
        <w:t>"</w:t>
      </w:r>
      <w:proofErr w:type="spellStart"/>
      <w:r w:rsidRPr="00CE25AF">
        <w:rPr>
          <w:lang w:val="en-US"/>
        </w:rPr>
        <w:t>System.IO.Packaging</w:t>
      </w:r>
      <w:proofErr w:type="spellEnd"/>
      <w:r w:rsidRPr="00CE25AF">
        <w:rPr>
          <w:lang w:val="en-US"/>
        </w:rPr>
        <w:t xml:space="preserve"> Namespace</w:t>
      </w:r>
      <w:r w:rsidR="00F639CD" w:rsidRPr="00CE25AF">
        <w:rPr>
          <w:lang w:val="en-US"/>
        </w:rPr>
        <w:t>"</w:t>
      </w:r>
      <w:r w:rsidR="004367D7" w:rsidRPr="00CE25AF">
        <w:rPr>
          <w:lang w:val="en-US"/>
        </w:rPr>
        <w:t>,</w:t>
      </w:r>
      <w:r w:rsidRPr="00CE25AF">
        <w:rPr>
          <w:lang w:val="en-US"/>
        </w:rPr>
        <w:t xml:space="preserve"> MSDN</w:t>
      </w:r>
      <w:r w:rsidR="004D4536" w:rsidRPr="00CE25AF">
        <w:rPr>
          <w:lang w:val="en-US"/>
        </w:rPr>
        <w:t>,</w:t>
      </w:r>
      <w:r w:rsidR="00C63783" w:rsidRPr="00CE25AF">
        <w:rPr>
          <w:lang w:val="en-US"/>
        </w:rPr>
        <w:t xml:space="preserve"> Accessed: 2019-01-26 [Online]. </w:t>
      </w:r>
      <w:proofErr w:type="spellStart"/>
      <w:r w:rsidR="00C63783" w:rsidRPr="00AE7A73">
        <w:rPr>
          <w:lang w:val="fr-BE"/>
        </w:rPr>
        <w:t>Available</w:t>
      </w:r>
      <w:proofErr w:type="spellEnd"/>
      <w:r w:rsidR="00C63783" w:rsidRPr="00AE7A73">
        <w:rPr>
          <w:lang w:val="fr-BE"/>
        </w:rPr>
        <w:t>:</w:t>
      </w:r>
      <w:r w:rsidR="00EA35FF" w:rsidRPr="00AE7A73">
        <w:rPr>
          <w:lang w:val="fr-BE"/>
        </w:rPr>
        <w:t xml:space="preserve"> </w:t>
      </w:r>
      <w:hyperlink r:id="rId174" w:history="1">
        <w:r w:rsidRPr="00AE7A73">
          <w:rPr>
            <w:rStyle w:val="Hyperlink"/>
            <w:color w:val="5F5F5F"/>
            <w:lang w:val="fr-BE"/>
          </w:rPr>
          <w:t>https://msdn.microsoft.com/en-us/library/system.io.packaging(v=vs.110).aspx</w:t>
        </w:r>
      </w:hyperlink>
    </w:p>
    <w:p w14:paraId="7E8D5117" w14:textId="52D29A8E" w:rsidR="00A17BC6" w:rsidRPr="00AE7A73" w:rsidRDefault="0099564C" w:rsidP="00412680">
      <w:pPr>
        <w:jc w:val="left"/>
        <w:rPr>
          <w:rStyle w:val="Hyperlink"/>
          <w:color w:val="5F5F5F"/>
          <w:lang w:val="fr-BE"/>
        </w:rPr>
      </w:pPr>
      <w:bookmarkStart w:id="5673" w:name="DIN16593_32"/>
      <w:r w:rsidRPr="00CE25AF">
        <w:rPr>
          <w:lang w:val="en-US"/>
        </w:rPr>
        <w:t>23</w:t>
      </w:r>
      <w:r w:rsidR="00A17BC6" w:rsidRPr="00CE25AF">
        <w:rPr>
          <w:lang w:val="en-US"/>
        </w:rPr>
        <w:t>]</w:t>
      </w:r>
      <w:bookmarkEnd w:id="5673"/>
      <w:r w:rsidR="00A17BC6" w:rsidRPr="00CE25AF">
        <w:rPr>
          <w:lang w:val="en-US"/>
        </w:rPr>
        <w:tab/>
      </w:r>
      <w:r w:rsidR="00A17BC6" w:rsidRPr="00CE25AF">
        <w:rPr>
          <w:lang w:val="en-US"/>
        </w:rPr>
        <w:tab/>
        <w:t xml:space="preserve"> </w:t>
      </w:r>
      <w:r w:rsidR="00144249" w:rsidRPr="00CE25AF">
        <w:rPr>
          <w:lang w:val="en-US"/>
        </w:rPr>
        <w:t xml:space="preserve">DIN SPEC 16593-1 </w:t>
      </w:r>
      <w:r w:rsidR="00F639CD" w:rsidRPr="00CE25AF">
        <w:rPr>
          <w:lang w:val="en-US"/>
        </w:rPr>
        <w:t>"</w:t>
      </w:r>
      <w:r w:rsidR="00A17BC6" w:rsidRPr="00CE25AF">
        <w:rPr>
          <w:lang w:val="en-US"/>
        </w:rPr>
        <w:t xml:space="preserve">Reference Model for Industrie 4.0 Service Architectures </w:t>
      </w:r>
      <w:r w:rsidR="00A17BC6" w:rsidRPr="00CE25AF">
        <w:rPr>
          <w:rFonts w:ascii="MetaPlusLF" w:hAnsi="MetaPlusLF"/>
          <w:lang w:val="en-US"/>
        </w:rPr>
        <w:t>–</w:t>
      </w:r>
      <w:r w:rsidR="00A17BC6" w:rsidRPr="00CE25AF">
        <w:rPr>
          <w:lang w:val="en-US"/>
        </w:rPr>
        <w:t xml:space="preserve"> Part 1: Basic Concepts of an Interaction-based Architecture</w:t>
      </w:r>
      <w:r w:rsidR="00F639CD" w:rsidRPr="00CE25AF">
        <w:rPr>
          <w:lang w:val="en-US"/>
        </w:rPr>
        <w:t>"</w:t>
      </w:r>
      <w:r w:rsidR="004367D7" w:rsidRPr="00CE25AF">
        <w:rPr>
          <w:lang w:val="en-US"/>
        </w:rPr>
        <w:t>,</w:t>
      </w:r>
      <w:r w:rsidR="00144249" w:rsidRPr="00CE25AF">
        <w:rPr>
          <w:lang w:val="en-US"/>
        </w:rPr>
        <w:t xml:space="preserve"> </w:t>
      </w:r>
      <w:proofErr w:type="spellStart"/>
      <w:r w:rsidR="00A17BC6" w:rsidRPr="00CE25AF">
        <w:rPr>
          <w:lang w:val="en-US"/>
        </w:rPr>
        <w:t>Beuth</w:t>
      </w:r>
      <w:proofErr w:type="spellEnd"/>
      <w:r w:rsidR="00A17BC6" w:rsidRPr="00CE25AF">
        <w:rPr>
          <w:lang w:val="en-US"/>
        </w:rPr>
        <w:t xml:space="preserve">-Verlag: Berlin, Germany, 2018. </w:t>
      </w:r>
      <w:r w:rsidR="00C63783" w:rsidRPr="00AE7A73">
        <w:rPr>
          <w:lang w:val="fr-BE"/>
        </w:rPr>
        <w:t xml:space="preserve">[Online]. </w:t>
      </w:r>
      <w:proofErr w:type="spellStart"/>
      <w:r w:rsidR="00C63783" w:rsidRPr="00AE7A73">
        <w:rPr>
          <w:lang w:val="fr-BE"/>
        </w:rPr>
        <w:t>Available</w:t>
      </w:r>
      <w:proofErr w:type="spellEnd"/>
      <w:r w:rsidR="00C63783" w:rsidRPr="00AE7A73">
        <w:rPr>
          <w:lang w:val="fr-BE"/>
        </w:rPr>
        <w:t xml:space="preserve">: </w:t>
      </w:r>
      <w:hyperlink r:id="rId175" w:history="1">
        <w:r w:rsidR="00A17BC6" w:rsidRPr="00AE7A73">
          <w:rPr>
            <w:rStyle w:val="Hyperlink"/>
            <w:color w:val="5F5F5F"/>
            <w:lang w:val="fr-BE"/>
          </w:rPr>
          <w:t>https://www.beuth.de/en/technical-rule/din-spec-16593-1/287632675</w:t>
        </w:r>
      </w:hyperlink>
    </w:p>
    <w:p w14:paraId="0E6CD286" w14:textId="0C280A32" w:rsidR="009F7BFF" w:rsidRPr="00CE25AF" w:rsidRDefault="00A44910" w:rsidP="00412680">
      <w:pPr>
        <w:jc w:val="left"/>
        <w:rPr>
          <w:lang w:val="en-US"/>
        </w:rPr>
      </w:pPr>
      <w:bookmarkStart w:id="5674" w:name="ISO13854"/>
      <w:r w:rsidRPr="00CE25AF">
        <w:rPr>
          <w:lang w:val="en-US"/>
        </w:rPr>
        <w:t>[</w:t>
      </w:r>
      <w:r w:rsidR="0099564C" w:rsidRPr="00CE25AF">
        <w:rPr>
          <w:lang w:val="en-US"/>
        </w:rPr>
        <w:t>24</w:t>
      </w:r>
      <w:r w:rsidR="009F7BFF" w:rsidRPr="00CE25AF">
        <w:rPr>
          <w:lang w:val="en-US"/>
        </w:rPr>
        <w:t>]</w:t>
      </w:r>
      <w:bookmarkEnd w:id="5674"/>
      <w:r w:rsidR="009F7BFF" w:rsidRPr="00CE25AF">
        <w:rPr>
          <w:lang w:val="en-US"/>
        </w:rPr>
        <w:tab/>
      </w:r>
      <w:r w:rsidR="009F7BFF" w:rsidRPr="00CE25AF">
        <w:rPr>
          <w:lang w:val="en-US"/>
        </w:rPr>
        <w:tab/>
        <w:t>ISO</w:t>
      </w:r>
      <w:r w:rsidR="00BC2766" w:rsidRPr="00CE25AF">
        <w:rPr>
          <w:lang w:val="en-US"/>
        </w:rPr>
        <w:t xml:space="preserve"> </w:t>
      </w:r>
      <w:r w:rsidR="009F7BFF" w:rsidRPr="00CE25AF">
        <w:rPr>
          <w:lang w:val="en-US"/>
        </w:rPr>
        <w:t>13854-42</w:t>
      </w:r>
      <w:r w:rsidR="00753E8F" w:rsidRPr="00CE25AF">
        <w:rPr>
          <w:lang w:val="en-US"/>
        </w:rPr>
        <w:t xml:space="preserve"> </w:t>
      </w:r>
      <w:r w:rsidR="00F639CD" w:rsidRPr="00CE25AF">
        <w:rPr>
          <w:lang w:val="en-US"/>
        </w:rPr>
        <w:t>"</w:t>
      </w:r>
      <w:r w:rsidR="00753E8F" w:rsidRPr="00CE25AF">
        <w:rPr>
          <w:lang w:val="en-US"/>
        </w:rPr>
        <w:t>Standard data element types with associated classification scheme – Part 1: Definitions – Principles and methods</w:t>
      </w:r>
      <w:r w:rsidR="00F639CD" w:rsidRPr="00CE25AF">
        <w:rPr>
          <w:lang w:val="en-US"/>
        </w:rPr>
        <w:t>"</w:t>
      </w:r>
      <w:r w:rsidR="00753E8F" w:rsidRPr="00CE25AF">
        <w:rPr>
          <w:lang w:val="en-US"/>
        </w:rPr>
        <w:t xml:space="preserve"> Edition 4.0, 2017-07</w:t>
      </w:r>
    </w:p>
    <w:p w14:paraId="7FD51932" w14:textId="119C2D67" w:rsidR="00753E8F" w:rsidRPr="00CE25AF" w:rsidRDefault="00A44910" w:rsidP="00412680">
      <w:pPr>
        <w:jc w:val="left"/>
        <w:rPr>
          <w:lang w:val="en-US"/>
        </w:rPr>
      </w:pPr>
      <w:bookmarkStart w:id="5675" w:name="IEC61360"/>
      <w:r w:rsidRPr="00CE25AF">
        <w:rPr>
          <w:lang w:val="en-US"/>
        </w:rPr>
        <w:t>[</w:t>
      </w:r>
      <w:r w:rsidR="0099564C" w:rsidRPr="00CE25AF">
        <w:rPr>
          <w:lang w:val="en-US"/>
        </w:rPr>
        <w:t>25</w:t>
      </w:r>
      <w:r w:rsidR="00753E8F" w:rsidRPr="00CE25AF">
        <w:rPr>
          <w:lang w:val="en-US"/>
        </w:rPr>
        <w:t>]</w:t>
      </w:r>
      <w:bookmarkEnd w:id="5675"/>
      <w:r w:rsidR="00753E8F" w:rsidRPr="00CE25AF">
        <w:rPr>
          <w:lang w:val="en-US"/>
        </w:rPr>
        <w:tab/>
      </w:r>
      <w:r w:rsidR="00753E8F" w:rsidRPr="00CE25AF">
        <w:rPr>
          <w:lang w:val="en-US"/>
        </w:rPr>
        <w:tab/>
        <w:t xml:space="preserve">IEC 61360-1 </w:t>
      </w:r>
      <w:r w:rsidR="00F639CD" w:rsidRPr="00CE25AF">
        <w:rPr>
          <w:lang w:val="en-US"/>
        </w:rPr>
        <w:t>"</w:t>
      </w:r>
      <w:r w:rsidR="00753E8F" w:rsidRPr="00CE25AF">
        <w:rPr>
          <w:lang w:val="en-US"/>
        </w:rPr>
        <w:t>Standard data element types with associated classification scheme –</w:t>
      </w:r>
      <w:r w:rsidRPr="00CE25AF">
        <w:rPr>
          <w:lang w:val="en-US"/>
        </w:rPr>
        <w:t xml:space="preserve"> </w:t>
      </w:r>
      <w:r w:rsidR="00753E8F" w:rsidRPr="00CE25AF">
        <w:rPr>
          <w:lang w:val="en-US"/>
        </w:rPr>
        <w:t>Part 1: Definitions – Principles and methods</w:t>
      </w:r>
      <w:r w:rsidR="00F639CD" w:rsidRPr="00CE25AF">
        <w:rPr>
          <w:lang w:val="en-US"/>
        </w:rPr>
        <w:t>"</w:t>
      </w:r>
      <w:r w:rsidR="00753E8F" w:rsidRPr="00CE25AF">
        <w:rPr>
          <w:lang w:val="en-US"/>
        </w:rPr>
        <w:t>, Edition 4.0, 2017-07</w:t>
      </w:r>
    </w:p>
    <w:p w14:paraId="2D348E0C" w14:textId="0EC81587" w:rsidR="00A44910" w:rsidRPr="00CE25AF" w:rsidRDefault="00A44910" w:rsidP="00412680">
      <w:pPr>
        <w:jc w:val="left"/>
        <w:rPr>
          <w:lang w:val="en-US"/>
        </w:rPr>
      </w:pPr>
      <w:bookmarkStart w:id="5676" w:name="ISOTS29002"/>
      <w:r w:rsidRPr="00CE25AF">
        <w:rPr>
          <w:lang w:val="en-US"/>
        </w:rPr>
        <w:t>[</w:t>
      </w:r>
      <w:r w:rsidR="0099564C" w:rsidRPr="00CE25AF">
        <w:rPr>
          <w:lang w:val="en-US"/>
        </w:rPr>
        <w:t>26</w:t>
      </w:r>
      <w:r w:rsidRPr="00CE25AF">
        <w:rPr>
          <w:lang w:val="en-US"/>
        </w:rPr>
        <w:t>]</w:t>
      </w:r>
      <w:bookmarkEnd w:id="5676"/>
      <w:r w:rsidRPr="00CE25AF">
        <w:rPr>
          <w:lang w:val="en-US"/>
        </w:rPr>
        <w:tab/>
      </w:r>
      <w:r w:rsidRPr="00CE25AF">
        <w:rPr>
          <w:lang w:val="en-US"/>
        </w:rPr>
        <w:tab/>
        <w:t xml:space="preserve">ISO/TS 29002-10:2009(E) </w:t>
      </w:r>
      <w:r w:rsidR="00F639CD" w:rsidRPr="00CE25AF">
        <w:rPr>
          <w:lang w:val="en-US"/>
        </w:rPr>
        <w:t>"</w:t>
      </w:r>
      <w:r w:rsidRPr="00CE25AF">
        <w:rPr>
          <w:lang w:val="en-US"/>
        </w:rPr>
        <w:t>Industrial automation systems and integration — Exchange of characteristic data — Part 10: Characteristic data exchange format</w:t>
      </w:r>
      <w:r w:rsidR="00F639CD" w:rsidRPr="00CE25AF">
        <w:rPr>
          <w:lang w:val="en-US"/>
        </w:rPr>
        <w:t>"</w:t>
      </w:r>
      <w:r w:rsidRPr="00CE25AF">
        <w:rPr>
          <w:lang w:val="en-US"/>
        </w:rPr>
        <w:t>, First edition 2009-12-01</w:t>
      </w:r>
    </w:p>
    <w:p w14:paraId="543A3800" w14:textId="6DFCE5E1" w:rsidR="003D1D6D" w:rsidRPr="00CE25AF" w:rsidRDefault="003D1D6D" w:rsidP="00412680">
      <w:pPr>
        <w:jc w:val="left"/>
        <w:rPr>
          <w:lang w:val="en-US"/>
        </w:rPr>
      </w:pPr>
      <w:bookmarkStart w:id="5677" w:name="Capabilities_36"/>
      <w:r w:rsidRPr="00CE25AF">
        <w:rPr>
          <w:lang w:val="en-US"/>
        </w:rPr>
        <w:t>[</w:t>
      </w:r>
      <w:r w:rsidR="0099564C" w:rsidRPr="00CE25AF">
        <w:rPr>
          <w:lang w:val="en-US"/>
        </w:rPr>
        <w:t>27</w:t>
      </w:r>
      <w:r w:rsidRPr="00CE25AF">
        <w:rPr>
          <w:lang w:val="en-US"/>
        </w:rPr>
        <w:t>]</w:t>
      </w:r>
      <w:bookmarkEnd w:id="5677"/>
      <w:r w:rsidRPr="00CE25AF">
        <w:rPr>
          <w:lang w:val="en-US"/>
        </w:rPr>
        <w:tab/>
      </w:r>
      <w:r w:rsidRPr="00CE25AF">
        <w:rPr>
          <w:lang w:val="en-US"/>
        </w:rPr>
        <w:tab/>
        <w:t xml:space="preserve">A. Bayha, J. Bock, B. Boss, C. Diedrich, S. </w:t>
      </w:r>
      <w:proofErr w:type="spellStart"/>
      <w:r w:rsidRPr="00CE25AF">
        <w:rPr>
          <w:lang w:val="en-US"/>
        </w:rPr>
        <w:t>Malakuti</w:t>
      </w:r>
      <w:proofErr w:type="spellEnd"/>
      <w:r w:rsidRPr="00CE25AF">
        <w:rPr>
          <w:lang w:val="en-US"/>
        </w:rPr>
        <w:t xml:space="preserve"> </w:t>
      </w:r>
      <w:r w:rsidR="00F639CD" w:rsidRPr="00CE25AF">
        <w:rPr>
          <w:lang w:val="en-US"/>
        </w:rPr>
        <w:t>"</w:t>
      </w:r>
      <w:r w:rsidRPr="00CE25AF">
        <w:rPr>
          <w:lang w:val="en-US"/>
        </w:rPr>
        <w:t>Describing Capabilities of Industrie 4.0 Components</w:t>
      </w:r>
      <w:r w:rsidR="00F639CD" w:rsidRPr="00CE25AF">
        <w:rPr>
          <w:lang w:val="en-US"/>
        </w:rPr>
        <w:t>"</w:t>
      </w:r>
      <w:r w:rsidRPr="00CE25AF">
        <w:rPr>
          <w:lang w:val="en-US"/>
        </w:rPr>
        <w:t xml:space="preserve">. </w:t>
      </w:r>
      <w:r w:rsidR="006E1C3A" w:rsidRPr="00CE25AF">
        <w:rPr>
          <w:lang w:val="en-US"/>
        </w:rPr>
        <w:t>Nov. 2020. Plattform Industrie 4.0. [Online] Available: https://www.plattform-i40.de/PI40/Redaktion/EN/Downloads/Publikation/Capabilities_Industrie40_Components.html</w:t>
      </w:r>
    </w:p>
    <w:p w14:paraId="58834971" w14:textId="748020AF" w:rsidR="009B7ADB" w:rsidRPr="00CE25AF" w:rsidRDefault="009B7ADB" w:rsidP="00412680">
      <w:pPr>
        <w:jc w:val="left"/>
        <w:rPr>
          <w:lang w:val="en-US"/>
        </w:rPr>
      </w:pPr>
      <w:bookmarkStart w:id="5678" w:name="AML_AR_AAS"/>
      <w:bookmarkStart w:id="5679" w:name="AMLARAAS"/>
      <w:r w:rsidRPr="00CE25AF">
        <w:rPr>
          <w:lang w:val="en-US"/>
        </w:rPr>
        <w:t>[</w:t>
      </w:r>
      <w:r w:rsidR="0099564C" w:rsidRPr="00CE25AF">
        <w:rPr>
          <w:lang w:val="en-US"/>
        </w:rPr>
        <w:t>28</w:t>
      </w:r>
      <w:r w:rsidRPr="00CE25AF">
        <w:rPr>
          <w:lang w:val="en-US"/>
        </w:rPr>
        <w:t>]</w:t>
      </w:r>
      <w:bookmarkEnd w:id="5678"/>
      <w:bookmarkEnd w:id="5679"/>
      <w:r w:rsidRPr="00CE25AF">
        <w:rPr>
          <w:lang w:val="en-US"/>
        </w:rPr>
        <w:tab/>
      </w:r>
      <w:r w:rsidRPr="00CE25AF">
        <w:rPr>
          <w:lang w:val="en-US"/>
        </w:rPr>
        <w:tab/>
        <w:t>Automat</w:t>
      </w:r>
      <w:r w:rsidR="00025B65" w:rsidRPr="00CE25AF">
        <w:rPr>
          <w:lang w:val="en-US"/>
        </w:rPr>
        <w:t>ionML A</w:t>
      </w:r>
      <w:r w:rsidRPr="00CE25AF">
        <w:rPr>
          <w:lang w:val="en-US"/>
        </w:rPr>
        <w:t xml:space="preserve">ssociation: </w:t>
      </w:r>
      <w:r w:rsidR="00F639CD" w:rsidRPr="00CE25AF">
        <w:rPr>
          <w:lang w:val="en-US"/>
        </w:rPr>
        <w:t>"</w:t>
      </w:r>
      <w:r w:rsidRPr="00CE25AF">
        <w:rPr>
          <w:lang w:val="en-US"/>
        </w:rPr>
        <w:t>Application Recommendation</w:t>
      </w:r>
      <w:r w:rsidR="004F59E7" w:rsidRPr="00CE25AF">
        <w:rPr>
          <w:lang w:val="en-US"/>
        </w:rPr>
        <w:t xml:space="preserve">s: </w:t>
      </w:r>
      <w:r w:rsidRPr="00CE25AF">
        <w:rPr>
          <w:lang w:val="en-US"/>
        </w:rPr>
        <w:t xml:space="preserve">Asset Administration Shell Representation (AR </w:t>
      </w:r>
      <w:r w:rsidR="004F59E7" w:rsidRPr="00CE25AF">
        <w:rPr>
          <w:lang w:val="en-US"/>
        </w:rPr>
        <w:t>004E</w:t>
      </w:r>
      <w:r w:rsidRPr="00CE25AF">
        <w:rPr>
          <w:lang w:val="en-US"/>
        </w:rPr>
        <w:t>)</w:t>
      </w:r>
      <w:r w:rsidR="00F639CD" w:rsidRPr="00CE25AF">
        <w:rPr>
          <w:lang w:val="en-US"/>
        </w:rPr>
        <w:t>"</w:t>
      </w:r>
      <w:r w:rsidRPr="00CE25AF">
        <w:rPr>
          <w:lang w:val="en-US"/>
        </w:rPr>
        <w:t xml:space="preserve">, </w:t>
      </w:r>
      <w:r w:rsidR="004F59E7" w:rsidRPr="00CE25AF">
        <w:rPr>
          <w:lang w:val="en-US"/>
        </w:rPr>
        <w:t>Version 1.0.0, 20.11.</w:t>
      </w:r>
      <w:r w:rsidRPr="00CE25AF">
        <w:rPr>
          <w:lang w:val="en-US"/>
        </w:rPr>
        <w:t>2019,</w:t>
      </w:r>
      <w:r w:rsidR="00C147BE" w:rsidRPr="00CE25AF">
        <w:rPr>
          <w:lang w:val="en-US"/>
        </w:rPr>
        <w:t xml:space="preserve"> </w:t>
      </w:r>
      <w:r w:rsidR="00855297" w:rsidRPr="00CE25AF">
        <w:rPr>
          <w:lang w:val="en-US"/>
        </w:rPr>
        <w:t xml:space="preserve">[Online]. Available: </w:t>
      </w:r>
      <w:hyperlink r:id="rId176" w:history="1">
        <w:r w:rsidR="004F59E7" w:rsidRPr="00CE25AF">
          <w:rPr>
            <w:rStyle w:val="Hyperlink"/>
            <w:color w:val="5F5F5F"/>
            <w:lang w:val="en-US"/>
          </w:rPr>
          <w:t>https://www.automationml.org/o.red.c/dateien.html</w:t>
        </w:r>
      </w:hyperlink>
    </w:p>
    <w:p w14:paraId="3FA54E0A" w14:textId="7272D760" w:rsidR="00284C1A" w:rsidRPr="00CE25AF" w:rsidRDefault="00284C1A" w:rsidP="00412680">
      <w:pPr>
        <w:jc w:val="left"/>
        <w:rPr>
          <w:highlight w:val="yellow"/>
          <w:lang w:val="en-US"/>
        </w:rPr>
      </w:pPr>
      <w:bookmarkStart w:id="5680" w:name="SHACL_38"/>
      <w:r w:rsidRPr="00CE25AF">
        <w:rPr>
          <w:lang w:val="en-US"/>
        </w:rPr>
        <w:t>[</w:t>
      </w:r>
      <w:r w:rsidR="0099564C" w:rsidRPr="00CE25AF">
        <w:rPr>
          <w:lang w:val="en-US"/>
        </w:rPr>
        <w:t>29</w:t>
      </w:r>
      <w:r w:rsidRPr="00CE25AF">
        <w:rPr>
          <w:lang w:val="en-US"/>
        </w:rPr>
        <w:t>]</w:t>
      </w:r>
      <w:bookmarkEnd w:id="5680"/>
      <w:r w:rsidRPr="00CE25AF">
        <w:rPr>
          <w:lang w:val="en-US"/>
        </w:rPr>
        <w:tab/>
      </w:r>
      <w:r w:rsidRPr="00CE25AF">
        <w:rPr>
          <w:lang w:val="en-US"/>
        </w:rPr>
        <w:tab/>
      </w:r>
      <w:r w:rsidR="000D64CF" w:rsidRPr="00CE25AF">
        <w:rPr>
          <w:lang w:val="en-US"/>
        </w:rPr>
        <w:t xml:space="preserve">H. </w:t>
      </w:r>
      <w:proofErr w:type="spellStart"/>
      <w:r w:rsidR="000D64CF" w:rsidRPr="00CE25AF">
        <w:rPr>
          <w:lang w:val="en-US"/>
        </w:rPr>
        <w:t>Knublauch</w:t>
      </w:r>
      <w:proofErr w:type="spellEnd"/>
      <w:r w:rsidR="000D64CF" w:rsidRPr="00CE25AF">
        <w:rPr>
          <w:lang w:val="en-US"/>
        </w:rPr>
        <w:t xml:space="preserve">, D. </w:t>
      </w:r>
      <w:proofErr w:type="spellStart"/>
      <w:r w:rsidR="000D64CF" w:rsidRPr="00CE25AF">
        <w:rPr>
          <w:lang w:val="en-US"/>
        </w:rPr>
        <w:t>Knotokostas</w:t>
      </w:r>
      <w:proofErr w:type="spellEnd"/>
      <w:r w:rsidR="000D64CF" w:rsidRPr="00CE25AF">
        <w:rPr>
          <w:lang w:val="en-US"/>
        </w:rPr>
        <w:t xml:space="preserve"> </w:t>
      </w:r>
      <w:r w:rsidR="00F639CD" w:rsidRPr="00CE25AF">
        <w:rPr>
          <w:lang w:val="en-US"/>
        </w:rPr>
        <w:t>"</w:t>
      </w:r>
      <w:r w:rsidRPr="00CE25AF">
        <w:rPr>
          <w:lang w:val="en-US"/>
        </w:rPr>
        <w:t>Shapes Constraint Language (SHACL)</w:t>
      </w:r>
      <w:r w:rsidR="00F639CD" w:rsidRPr="00CE25AF">
        <w:rPr>
          <w:lang w:val="en-US"/>
        </w:rPr>
        <w:t>"</w:t>
      </w:r>
      <w:r w:rsidR="000D64CF" w:rsidRPr="00CE25AF">
        <w:rPr>
          <w:lang w:val="en-US"/>
        </w:rPr>
        <w:t xml:space="preserve"> W3C Recommendation, 2017, [Online]. Available: </w:t>
      </w:r>
      <w:hyperlink r:id="rId177" w:history="1">
        <w:r w:rsidR="00082ADD" w:rsidRPr="00CE25AF">
          <w:rPr>
            <w:rStyle w:val="Hyperlink"/>
            <w:color w:val="5F5F5F"/>
            <w:lang w:val="en-US"/>
          </w:rPr>
          <w:t>https://www.w3.org/TR/shacl/</w:t>
        </w:r>
      </w:hyperlink>
    </w:p>
    <w:p w14:paraId="43AFB53E" w14:textId="3ABD7D2E" w:rsidR="005F700C" w:rsidRPr="00CE25AF" w:rsidRDefault="005F700C" w:rsidP="00412680">
      <w:pPr>
        <w:jc w:val="left"/>
        <w:rPr>
          <w:lang w:val="en-US"/>
        </w:rPr>
      </w:pPr>
      <w:bookmarkStart w:id="5681" w:name="OPCUA_CS_AAS_39"/>
      <w:r w:rsidRPr="00CE25AF">
        <w:rPr>
          <w:lang w:val="en-US"/>
        </w:rPr>
        <w:t>[3</w:t>
      </w:r>
      <w:r w:rsidR="0099564C" w:rsidRPr="00CE25AF">
        <w:rPr>
          <w:lang w:val="en-US"/>
        </w:rPr>
        <w:t>0</w:t>
      </w:r>
      <w:r w:rsidRPr="00CE25AF">
        <w:rPr>
          <w:lang w:val="en-US"/>
        </w:rPr>
        <w:t>]</w:t>
      </w:r>
      <w:bookmarkEnd w:id="5681"/>
      <w:r w:rsidRPr="00CE25AF">
        <w:rPr>
          <w:lang w:val="en-US"/>
        </w:rPr>
        <w:tab/>
      </w:r>
      <w:r w:rsidRPr="00CE25AF">
        <w:rPr>
          <w:lang w:val="en-US"/>
        </w:rPr>
        <w:tab/>
      </w:r>
      <w:r w:rsidR="00F639CD" w:rsidRPr="00CE25AF">
        <w:rPr>
          <w:lang w:val="en-US"/>
        </w:rPr>
        <w:t>"</w:t>
      </w:r>
      <w:r w:rsidR="00B42EE6" w:rsidRPr="00CE25AF">
        <w:rPr>
          <w:lang w:val="en-US"/>
        </w:rPr>
        <w:t>I4AAS</w:t>
      </w:r>
      <w:r w:rsidR="003D0501" w:rsidRPr="00CE25AF">
        <w:rPr>
          <w:lang w:val="en-US"/>
        </w:rPr>
        <w:t xml:space="preserve"> – Industrie 4.09 Asset Administration Shell</w:t>
      </w:r>
      <w:r w:rsidR="00F639CD" w:rsidRPr="00CE25AF">
        <w:rPr>
          <w:lang w:val="en-US"/>
        </w:rPr>
        <w:t>"</w:t>
      </w:r>
      <w:r w:rsidR="006605EB" w:rsidRPr="00CE25AF">
        <w:rPr>
          <w:lang w:val="en-US"/>
        </w:rPr>
        <w:t xml:space="preserve">. </w:t>
      </w:r>
      <w:r w:rsidR="00CC270D" w:rsidRPr="00CE25AF">
        <w:rPr>
          <w:lang w:val="en-US"/>
        </w:rPr>
        <w:t>June 2021.</w:t>
      </w:r>
      <w:r w:rsidR="00CC270D" w:rsidRPr="00CE25AF" w:rsidDel="00CC270D">
        <w:rPr>
          <w:lang w:val="en-US"/>
        </w:rPr>
        <w:t xml:space="preserve"> </w:t>
      </w:r>
      <w:r w:rsidR="006605EB" w:rsidRPr="00CE25AF">
        <w:rPr>
          <w:lang w:val="en-US"/>
        </w:rPr>
        <w:t xml:space="preserve">[Online] Available: </w:t>
      </w:r>
      <w:hyperlink r:id="rId178" w:history="1">
        <w:r w:rsidR="00CC270D" w:rsidRPr="00CE25AF">
          <w:rPr>
            <w:rStyle w:val="Hyperlink"/>
            <w:color w:val="5F5F5F"/>
            <w:lang w:val="en-US"/>
          </w:rPr>
          <w:t>https://opcfoundation.org/markets-collaboration/I4AAS/</w:t>
        </w:r>
      </w:hyperlink>
    </w:p>
    <w:p w14:paraId="145D06E6" w14:textId="3A4E92CC" w:rsidR="00A44910" w:rsidRPr="00CE25AF" w:rsidRDefault="00855297" w:rsidP="00412680">
      <w:pPr>
        <w:jc w:val="left"/>
        <w:rPr>
          <w:lang w:val="en-US"/>
        </w:rPr>
      </w:pPr>
      <w:bookmarkStart w:id="5682" w:name="DIN91406_43"/>
      <w:r w:rsidRPr="00CE25AF">
        <w:rPr>
          <w:lang w:val="en-US"/>
        </w:rPr>
        <w:t>[</w:t>
      </w:r>
      <w:r w:rsidR="0099564C" w:rsidRPr="00CE25AF">
        <w:rPr>
          <w:lang w:val="en-US"/>
        </w:rPr>
        <w:t>31</w:t>
      </w:r>
      <w:r w:rsidRPr="00CE25AF">
        <w:rPr>
          <w:lang w:val="en-US"/>
        </w:rPr>
        <w:t>]</w:t>
      </w:r>
      <w:bookmarkEnd w:id="5682"/>
      <w:r w:rsidRPr="00CE25AF">
        <w:rPr>
          <w:lang w:val="en-US"/>
        </w:rPr>
        <w:tab/>
      </w:r>
      <w:r w:rsidRPr="00CE25AF">
        <w:rPr>
          <w:lang w:val="en-US"/>
        </w:rPr>
        <w:tab/>
      </w:r>
      <w:r w:rsidR="00295664" w:rsidRPr="00CE25AF">
        <w:rPr>
          <w:lang w:val="en-US"/>
        </w:rPr>
        <w:t xml:space="preserve">DIN SPEC 91406:2019 </w:t>
      </w:r>
      <w:r w:rsidR="00F639CD" w:rsidRPr="00CE25AF">
        <w:rPr>
          <w:lang w:val="en-US"/>
        </w:rPr>
        <w:t>"</w:t>
      </w:r>
      <w:proofErr w:type="spellStart"/>
      <w:r w:rsidRPr="00CE25AF">
        <w:rPr>
          <w:lang w:val="en-US"/>
        </w:rPr>
        <w:t>Automatische</w:t>
      </w:r>
      <w:proofErr w:type="spellEnd"/>
      <w:r w:rsidRPr="00CE25AF">
        <w:rPr>
          <w:lang w:val="en-US"/>
        </w:rPr>
        <w:t xml:space="preserve"> </w:t>
      </w:r>
      <w:proofErr w:type="spellStart"/>
      <w:r w:rsidRPr="00CE25AF">
        <w:rPr>
          <w:lang w:val="en-US"/>
        </w:rPr>
        <w:t>Identifikation</w:t>
      </w:r>
      <w:proofErr w:type="spellEnd"/>
      <w:r w:rsidRPr="00CE25AF">
        <w:rPr>
          <w:lang w:val="en-US"/>
        </w:rPr>
        <w:t xml:space="preserve"> von </w:t>
      </w:r>
      <w:proofErr w:type="spellStart"/>
      <w:r w:rsidRPr="00CE25AF">
        <w:rPr>
          <w:lang w:val="en-US"/>
        </w:rPr>
        <w:t>physischen</w:t>
      </w:r>
      <w:proofErr w:type="spellEnd"/>
      <w:r w:rsidRPr="00CE25AF">
        <w:rPr>
          <w:lang w:val="en-US"/>
        </w:rPr>
        <w:t xml:space="preserve"> </w:t>
      </w:r>
      <w:proofErr w:type="spellStart"/>
      <w:r w:rsidRPr="00CE25AF">
        <w:rPr>
          <w:lang w:val="en-US"/>
        </w:rPr>
        <w:t>Objekten</w:t>
      </w:r>
      <w:proofErr w:type="spellEnd"/>
      <w:r w:rsidRPr="00CE25AF">
        <w:rPr>
          <w:lang w:val="en-US"/>
        </w:rPr>
        <w:t xml:space="preserve"> und </w:t>
      </w:r>
      <w:proofErr w:type="spellStart"/>
      <w:r w:rsidRPr="00CE25AF">
        <w:rPr>
          <w:lang w:val="en-US"/>
        </w:rPr>
        <w:t>Informationen</w:t>
      </w:r>
      <w:proofErr w:type="spellEnd"/>
      <w:r w:rsidRPr="00CE25AF">
        <w:rPr>
          <w:lang w:val="en-US"/>
        </w:rPr>
        <w:t xml:space="preserve"> </w:t>
      </w:r>
      <w:proofErr w:type="spellStart"/>
      <w:r w:rsidRPr="00CE25AF">
        <w:rPr>
          <w:lang w:val="en-US"/>
        </w:rPr>
        <w:t>zum</w:t>
      </w:r>
      <w:proofErr w:type="spellEnd"/>
      <w:r w:rsidRPr="00CE25AF">
        <w:rPr>
          <w:lang w:val="en-US"/>
        </w:rPr>
        <w:t xml:space="preserve"> </w:t>
      </w:r>
      <w:proofErr w:type="spellStart"/>
      <w:r w:rsidRPr="00CE25AF">
        <w:rPr>
          <w:lang w:val="en-US"/>
        </w:rPr>
        <w:t>physischen</w:t>
      </w:r>
      <w:proofErr w:type="spellEnd"/>
      <w:r w:rsidRPr="00CE25AF">
        <w:rPr>
          <w:lang w:val="en-US"/>
        </w:rPr>
        <w:t xml:space="preserve"> </w:t>
      </w:r>
      <w:proofErr w:type="spellStart"/>
      <w:r w:rsidRPr="00CE25AF">
        <w:rPr>
          <w:lang w:val="en-US"/>
        </w:rPr>
        <w:t>Objekt</w:t>
      </w:r>
      <w:proofErr w:type="spellEnd"/>
      <w:r w:rsidRPr="00CE25AF">
        <w:rPr>
          <w:lang w:val="en-US"/>
        </w:rPr>
        <w:t xml:space="preserve"> in IT-</w:t>
      </w:r>
      <w:proofErr w:type="spellStart"/>
      <w:r w:rsidRPr="00CE25AF">
        <w:rPr>
          <w:lang w:val="en-US"/>
        </w:rPr>
        <w:t>Systemen</w:t>
      </w:r>
      <w:proofErr w:type="spellEnd"/>
      <w:r w:rsidRPr="00CE25AF">
        <w:rPr>
          <w:lang w:val="en-US"/>
        </w:rPr>
        <w:t xml:space="preserve">, </w:t>
      </w:r>
      <w:proofErr w:type="spellStart"/>
      <w:r w:rsidRPr="00CE25AF">
        <w:rPr>
          <w:lang w:val="en-US"/>
        </w:rPr>
        <w:t>insbesondere</w:t>
      </w:r>
      <w:proofErr w:type="spellEnd"/>
      <w:r w:rsidRPr="00CE25AF">
        <w:rPr>
          <w:lang w:val="en-US"/>
        </w:rPr>
        <w:t xml:space="preserve"> IoT-</w:t>
      </w:r>
      <w:proofErr w:type="spellStart"/>
      <w:r w:rsidRPr="00CE25AF">
        <w:rPr>
          <w:lang w:val="en-US"/>
        </w:rPr>
        <w:t>Systemen</w:t>
      </w:r>
      <w:proofErr w:type="spellEnd"/>
      <w:r w:rsidRPr="00CE25AF">
        <w:rPr>
          <w:lang w:val="en-US"/>
        </w:rPr>
        <w:t>/</w:t>
      </w:r>
      <w:r w:rsidR="00295664" w:rsidRPr="00CE25AF">
        <w:rPr>
          <w:lang w:val="en-US"/>
        </w:rPr>
        <w:t>A</w:t>
      </w:r>
      <w:r w:rsidRPr="00CE25AF">
        <w:rPr>
          <w:lang w:val="en-US"/>
        </w:rPr>
        <w:t>utomatic identification of physical objects and information on physical objects in IT systems, particularly IoT systems</w:t>
      </w:r>
      <w:r w:rsidR="00F639CD" w:rsidRPr="00CE25AF">
        <w:rPr>
          <w:lang w:val="en-US"/>
        </w:rPr>
        <w:t>"</w:t>
      </w:r>
      <w:r w:rsidR="00295664" w:rsidRPr="00CE25AF">
        <w:rPr>
          <w:lang w:val="en-US"/>
        </w:rPr>
        <w:t>. December 2019</w:t>
      </w:r>
    </w:p>
    <w:p w14:paraId="4FDE63D2" w14:textId="12781891" w:rsidR="00BC2766" w:rsidRPr="00CE25AF" w:rsidRDefault="000D64CF" w:rsidP="00412680">
      <w:pPr>
        <w:jc w:val="left"/>
        <w:rPr>
          <w:lang w:val="en-US"/>
        </w:rPr>
      </w:pPr>
      <w:bookmarkStart w:id="5683" w:name="RDFPrimer_44"/>
      <w:r w:rsidRPr="00CE25AF">
        <w:rPr>
          <w:rStyle w:val="Hyperlink"/>
          <w:color w:val="5F5F5F"/>
          <w:u w:val="none"/>
          <w:lang w:val="en-US"/>
        </w:rPr>
        <w:t>[</w:t>
      </w:r>
      <w:r w:rsidR="0099564C" w:rsidRPr="00CE25AF">
        <w:rPr>
          <w:rStyle w:val="Hyperlink"/>
          <w:color w:val="5F5F5F"/>
          <w:u w:val="none"/>
          <w:lang w:val="en-US"/>
        </w:rPr>
        <w:t>32</w:t>
      </w:r>
      <w:r w:rsidRPr="00CE25AF">
        <w:rPr>
          <w:rStyle w:val="Hyperlink"/>
          <w:color w:val="5F5F5F"/>
          <w:u w:val="none"/>
          <w:lang w:val="en-US"/>
        </w:rPr>
        <w:t>]</w:t>
      </w:r>
      <w:bookmarkEnd w:id="5683"/>
      <w:r w:rsidRPr="00CE25AF">
        <w:rPr>
          <w:rStyle w:val="Hyperlink"/>
          <w:color w:val="5F5F5F"/>
          <w:u w:val="none"/>
          <w:lang w:val="en-US"/>
        </w:rPr>
        <w:tab/>
      </w:r>
      <w:r w:rsidRPr="00CE25AF">
        <w:rPr>
          <w:rStyle w:val="Hyperlink"/>
          <w:color w:val="5F5F5F"/>
          <w:u w:val="none"/>
          <w:lang w:val="en-US"/>
        </w:rPr>
        <w:tab/>
        <w:t xml:space="preserve">F. </w:t>
      </w:r>
      <w:proofErr w:type="spellStart"/>
      <w:r w:rsidRPr="00CE25AF">
        <w:rPr>
          <w:lang w:val="en-US"/>
        </w:rPr>
        <w:t>Manola</w:t>
      </w:r>
      <w:proofErr w:type="spellEnd"/>
      <w:r w:rsidRPr="00CE25AF">
        <w:rPr>
          <w:lang w:val="en-US"/>
        </w:rPr>
        <w:t>, E. Miller</w:t>
      </w:r>
      <w:r w:rsidR="007458AE" w:rsidRPr="00CE25AF">
        <w:rPr>
          <w:rStyle w:val="Hyperlink"/>
          <w:color w:val="5F5F5F"/>
          <w:u w:val="none"/>
          <w:lang w:val="en-US"/>
        </w:rPr>
        <w:t xml:space="preserve"> </w:t>
      </w:r>
      <w:r w:rsidR="00F639CD" w:rsidRPr="00CE25AF">
        <w:rPr>
          <w:lang w:val="en-US"/>
        </w:rPr>
        <w:t>"</w:t>
      </w:r>
      <w:r w:rsidRPr="00CE25AF">
        <w:rPr>
          <w:rStyle w:val="Hyperlink"/>
          <w:color w:val="5F5F5F"/>
          <w:u w:val="none"/>
          <w:lang w:val="en-US"/>
        </w:rPr>
        <w:t>RDF 1.1 Primer</w:t>
      </w:r>
      <w:r w:rsidR="00F639CD" w:rsidRPr="00CE25AF">
        <w:rPr>
          <w:lang w:val="en-US"/>
        </w:rPr>
        <w:t>"</w:t>
      </w:r>
      <w:r w:rsidRPr="00CE25AF">
        <w:rPr>
          <w:lang w:val="en-US"/>
        </w:rPr>
        <w:t xml:space="preserve"> W3C Recommendation, 2014, [Online]. Available: </w:t>
      </w:r>
      <w:hyperlink r:id="rId179" w:history="1">
        <w:r w:rsidRPr="00CE25AF">
          <w:rPr>
            <w:rStyle w:val="Hyperlink"/>
            <w:color w:val="5F5F5F"/>
            <w:lang w:val="en-US"/>
          </w:rPr>
          <w:t>https://www.w3.org/TR/rdf11-primer/</w:t>
        </w:r>
      </w:hyperlink>
    </w:p>
    <w:p w14:paraId="21A846F5" w14:textId="245337C3" w:rsidR="005872C9" w:rsidRPr="00CE25AF" w:rsidRDefault="005872C9" w:rsidP="00412680">
      <w:pPr>
        <w:jc w:val="left"/>
        <w:rPr>
          <w:lang w:val="en-US"/>
        </w:rPr>
      </w:pPr>
      <w:bookmarkStart w:id="5684" w:name="GruberOntologies_45"/>
      <w:r w:rsidRPr="00CE25AF">
        <w:rPr>
          <w:lang w:val="en-US"/>
        </w:rPr>
        <w:lastRenderedPageBreak/>
        <w:t>[</w:t>
      </w:r>
      <w:r w:rsidR="0099564C" w:rsidRPr="00CE25AF">
        <w:rPr>
          <w:lang w:val="en-US"/>
        </w:rPr>
        <w:t>33</w:t>
      </w:r>
      <w:r w:rsidR="00855297" w:rsidRPr="00CE25AF">
        <w:rPr>
          <w:lang w:val="en-US"/>
        </w:rPr>
        <w:t>]</w:t>
      </w:r>
      <w:bookmarkEnd w:id="5684"/>
      <w:r w:rsidR="00855297" w:rsidRPr="00CE25AF">
        <w:rPr>
          <w:lang w:val="en-US"/>
        </w:rPr>
        <w:tab/>
      </w:r>
      <w:r w:rsidR="00855297" w:rsidRPr="00CE25AF">
        <w:rPr>
          <w:lang w:val="en-US"/>
        </w:rPr>
        <w:tab/>
      </w:r>
      <w:r w:rsidR="007458AE" w:rsidRPr="00CE25AF">
        <w:rPr>
          <w:lang w:val="en-US"/>
        </w:rPr>
        <w:t xml:space="preserve">T. R. </w:t>
      </w:r>
      <w:r w:rsidR="00855297" w:rsidRPr="00CE25AF">
        <w:rPr>
          <w:lang w:val="en-US"/>
        </w:rPr>
        <w:t xml:space="preserve">Gruber </w:t>
      </w:r>
      <w:r w:rsidR="00F639CD" w:rsidRPr="00CE25AF">
        <w:rPr>
          <w:lang w:val="en-US"/>
        </w:rPr>
        <w:t>"</w:t>
      </w:r>
      <w:r w:rsidR="00855297" w:rsidRPr="00CE25AF">
        <w:rPr>
          <w:lang w:val="en-US"/>
        </w:rPr>
        <w:t>A translation approach to portable ontology specifications.</w:t>
      </w:r>
      <w:r w:rsidR="00F639CD" w:rsidRPr="00CE25AF">
        <w:rPr>
          <w:lang w:val="en-US"/>
        </w:rPr>
        <w:t>"</w:t>
      </w:r>
      <w:r w:rsidR="00855297" w:rsidRPr="00CE25AF">
        <w:rPr>
          <w:lang w:val="en-US"/>
        </w:rPr>
        <w:t xml:space="preserve"> Knowledge acquisition 5.2 (1993): 199-220. </w:t>
      </w:r>
      <w:r w:rsidRPr="00CE25AF">
        <w:rPr>
          <w:lang w:val="en-US"/>
        </w:rPr>
        <w:t xml:space="preserve">[Online]. </w:t>
      </w:r>
      <w:r w:rsidR="00855297" w:rsidRPr="00CE25AF">
        <w:rPr>
          <w:lang w:val="en-US"/>
        </w:rPr>
        <w:t xml:space="preserve">Available: </w:t>
      </w:r>
      <w:hyperlink r:id="rId180" w:history="1">
        <w:r w:rsidRPr="00CE25AF">
          <w:rPr>
            <w:rStyle w:val="Hyperlink"/>
            <w:color w:val="5F5F5F"/>
            <w:lang w:val="en-US"/>
          </w:rPr>
          <w:t>https://tomgruber.org/writing/ontolingua-kaj-1993.htm</w:t>
        </w:r>
      </w:hyperlink>
    </w:p>
    <w:p w14:paraId="336B69C0" w14:textId="278EF973" w:rsidR="00AF54F7" w:rsidRPr="00CE25AF" w:rsidRDefault="00AF54F7" w:rsidP="00412680">
      <w:pPr>
        <w:jc w:val="left"/>
        <w:rPr>
          <w:lang w:val="en-US"/>
        </w:rPr>
      </w:pPr>
      <w:bookmarkStart w:id="5685" w:name="IICVocab_46"/>
      <w:r w:rsidRPr="00CE25AF">
        <w:rPr>
          <w:lang w:val="en-US"/>
        </w:rPr>
        <w:t>[</w:t>
      </w:r>
      <w:r w:rsidR="0099564C" w:rsidRPr="00CE25AF">
        <w:rPr>
          <w:lang w:val="en-US"/>
        </w:rPr>
        <w:t>34</w:t>
      </w:r>
      <w:r w:rsidRPr="00CE25AF">
        <w:rPr>
          <w:lang w:val="en-US"/>
        </w:rPr>
        <w:t>]</w:t>
      </w:r>
      <w:bookmarkEnd w:id="5685"/>
      <w:r w:rsidRPr="00CE25AF">
        <w:rPr>
          <w:lang w:val="en-US"/>
        </w:rPr>
        <w:tab/>
      </w:r>
      <w:r w:rsidRPr="00CE25AF">
        <w:rPr>
          <w:lang w:val="en-US"/>
        </w:rPr>
        <w:tab/>
      </w:r>
      <w:r w:rsidR="00F639CD" w:rsidRPr="00CE25AF">
        <w:rPr>
          <w:lang w:val="en-US"/>
        </w:rPr>
        <w:t>"</w:t>
      </w:r>
      <w:r w:rsidRPr="00CE25AF">
        <w:rPr>
          <w:lang w:val="en-US"/>
        </w:rPr>
        <w:t>The Industrial Internet of Things</w:t>
      </w:r>
      <w:r w:rsidR="009612CD" w:rsidRPr="00CE25AF">
        <w:rPr>
          <w:lang w:val="en-US"/>
        </w:rPr>
        <w:t xml:space="preserve"> </w:t>
      </w:r>
      <w:r w:rsidRPr="00CE25AF">
        <w:rPr>
          <w:lang w:val="en-US"/>
        </w:rPr>
        <w:t>Vocabulary</w:t>
      </w:r>
      <w:r w:rsidR="00F639CD" w:rsidRPr="00CE25AF">
        <w:rPr>
          <w:lang w:val="en-US"/>
        </w:rPr>
        <w:t>"</w:t>
      </w:r>
      <w:r w:rsidR="007458AE" w:rsidRPr="00CE25AF">
        <w:rPr>
          <w:lang w:val="en-US"/>
        </w:rPr>
        <w:t>.</w:t>
      </w:r>
      <w:r w:rsidRPr="00CE25AF">
        <w:rPr>
          <w:lang w:val="en-US"/>
        </w:rPr>
        <w:t xml:space="preserve"> Technical Report. Version 2.</w:t>
      </w:r>
      <w:r w:rsidR="00B94138" w:rsidRPr="00CE25AF">
        <w:rPr>
          <w:lang w:val="en-US"/>
        </w:rPr>
        <w:t>3</w:t>
      </w:r>
      <w:r w:rsidRPr="00CE25AF">
        <w:rPr>
          <w:lang w:val="en-US"/>
        </w:rPr>
        <w:t xml:space="preserve">. </w:t>
      </w:r>
      <w:r w:rsidR="00B94138" w:rsidRPr="00CE25AF">
        <w:rPr>
          <w:lang w:val="en-US"/>
        </w:rPr>
        <w:t>October</w:t>
      </w:r>
      <w:r w:rsidRPr="00CE25AF">
        <w:rPr>
          <w:lang w:val="en-US"/>
        </w:rPr>
        <w:t xml:space="preserve"> </w:t>
      </w:r>
      <w:r w:rsidR="00B94138" w:rsidRPr="00CE25AF">
        <w:rPr>
          <w:lang w:val="en-US"/>
        </w:rPr>
        <w:t>10</w:t>
      </w:r>
      <w:r w:rsidRPr="00CE25AF">
        <w:rPr>
          <w:lang w:val="en-US"/>
        </w:rPr>
        <w:t>, 20</w:t>
      </w:r>
      <w:r w:rsidR="00B94138" w:rsidRPr="00CE25AF">
        <w:rPr>
          <w:lang w:val="en-US"/>
        </w:rPr>
        <w:t>20</w:t>
      </w:r>
      <w:r w:rsidRPr="00CE25AF">
        <w:rPr>
          <w:lang w:val="en-US"/>
        </w:rPr>
        <w:t>. Industrial Internet Consortium.</w:t>
      </w:r>
      <w:r w:rsidR="00A769E9" w:rsidRPr="00CE25AF">
        <w:rPr>
          <w:lang w:val="en-US"/>
        </w:rPr>
        <w:t xml:space="preserve"> </w:t>
      </w:r>
      <w:r w:rsidR="00B94138" w:rsidRPr="00CE25AF">
        <w:rPr>
          <w:lang w:val="en-US"/>
        </w:rPr>
        <w:t xml:space="preserve">IIC:IIVOC:V2.3:20201025 </w:t>
      </w:r>
      <w:r w:rsidR="00A769E9" w:rsidRPr="00CE25AF">
        <w:rPr>
          <w:lang w:val="en-US"/>
        </w:rPr>
        <w:t>[Online]</w:t>
      </w:r>
      <w:r w:rsidRPr="00CE25AF">
        <w:rPr>
          <w:lang w:val="en-US"/>
        </w:rPr>
        <w:t xml:space="preserve"> Available: </w:t>
      </w:r>
      <w:hyperlink r:id="rId181" w:history="1">
        <w:r w:rsidRPr="00CE25AF">
          <w:rPr>
            <w:rStyle w:val="Hyperlink"/>
            <w:color w:val="5F5F5F"/>
            <w:lang w:val="en-US"/>
          </w:rPr>
          <w:t>https://www.iiconsortium.org/vocab/</w:t>
        </w:r>
      </w:hyperlink>
    </w:p>
    <w:p w14:paraId="348F0828" w14:textId="330480CD" w:rsidR="008D08AA" w:rsidRPr="00CE25AF" w:rsidRDefault="005A581F" w:rsidP="00412680">
      <w:pPr>
        <w:jc w:val="left"/>
        <w:rPr>
          <w:lang w:val="en-US"/>
        </w:rPr>
      </w:pPr>
      <w:bookmarkStart w:id="5686" w:name="OMGUML_47"/>
      <w:bookmarkStart w:id="5687" w:name="_Hlk53472589"/>
      <w:r w:rsidRPr="00CE25AF">
        <w:rPr>
          <w:lang w:val="en-US"/>
        </w:rPr>
        <w:t>[</w:t>
      </w:r>
      <w:r w:rsidR="0099564C" w:rsidRPr="00CE25AF">
        <w:rPr>
          <w:lang w:val="en-US"/>
        </w:rPr>
        <w:t>35</w:t>
      </w:r>
      <w:r w:rsidRPr="00CE25AF">
        <w:rPr>
          <w:lang w:val="en-US"/>
        </w:rPr>
        <w:t>]</w:t>
      </w:r>
      <w:bookmarkEnd w:id="5686"/>
      <w:r w:rsidRPr="00CE25AF">
        <w:rPr>
          <w:lang w:val="en-US"/>
        </w:rPr>
        <w:tab/>
      </w:r>
      <w:r w:rsidRPr="00CE25AF">
        <w:rPr>
          <w:lang w:val="en-US"/>
        </w:rPr>
        <w:tab/>
      </w:r>
      <w:r w:rsidR="00F639CD" w:rsidRPr="00CE25AF">
        <w:rPr>
          <w:lang w:val="en-US"/>
        </w:rPr>
        <w:t>"</w:t>
      </w:r>
      <w:r w:rsidRPr="00CE25AF">
        <w:rPr>
          <w:lang w:val="en-US"/>
        </w:rPr>
        <w:t xml:space="preserve">OMG Unified </w:t>
      </w:r>
      <w:r w:rsidR="00713AB3" w:rsidRPr="00CE25AF">
        <w:rPr>
          <w:lang w:val="en-US"/>
        </w:rPr>
        <w:t>Modelling</w:t>
      </w:r>
      <w:r w:rsidRPr="00CE25AF">
        <w:rPr>
          <w:lang w:val="en-US"/>
        </w:rPr>
        <w:t xml:space="preserve"> Language (OMG UML)</w:t>
      </w:r>
      <w:r w:rsidR="00F639CD" w:rsidRPr="00CE25AF">
        <w:rPr>
          <w:lang w:val="en-US"/>
        </w:rPr>
        <w:t>"</w:t>
      </w:r>
      <w:r w:rsidRPr="00CE25AF">
        <w:rPr>
          <w:lang w:val="en-US"/>
        </w:rPr>
        <w:t xml:space="preserve">. Formal/2017-12-05. Version 2.5.1. December 2018. </w:t>
      </w:r>
      <w:r w:rsidR="00A769E9" w:rsidRPr="00CE25AF">
        <w:rPr>
          <w:lang w:val="en-US"/>
        </w:rPr>
        <w:t xml:space="preserve">[Online] Available: </w:t>
      </w:r>
      <w:hyperlink r:id="rId182" w:history="1">
        <w:r w:rsidRPr="00CE25AF">
          <w:rPr>
            <w:rStyle w:val="Hyperlink"/>
            <w:color w:val="5F5F5F"/>
            <w:lang w:val="en-US"/>
          </w:rPr>
          <w:t>www.omg.org/spec/UML/</w:t>
        </w:r>
      </w:hyperlink>
    </w:p>
    <w:p w14:paraId="3501AD76" w14:textId="4ECE1203" w:rsidR="008D08AA" w:rsidRPr="00CE25AF" w:rsidRDefault="008D08AA" w:rsidP="00412680">
      <w:pPr>
        <w:jc w:val="left"/>
        <w:rPr>
          <w:lang w:val="en-US"/>
        </w:rPr>
      </w:pPr>
      <w:bookmarkStart w:id="5688" w:name="SemVer_48"/>
      <w:bookmarkEnd w:id="5687"/>
      <w:r w:rsidRPr="00CE25AF">
        <w:rPr>
          <w:lang w:val="en-US"/>
        </w:rPr>
        <w:t>[</w:t>
      </w:r>
      <w:r w:rsidR="0099564C" w:rsidRPr="00CE25AF">
        <w:rPr>
          <w:lang w:val="en-US"/>
        </w:rPr>
        <w:t>36</w:t>
      </w:r>
      <w:r w:rsidRPr="00CE25AF">
        <w:rPr>
          <w:lang w:val="en-US"/>
        </w:rPr>
        <w:t>]</w:t>
      </w:r>
      <w:bookmarkEnd w:id="5688"/>
      <w:r w:rsidRPr="00CE25AF">
        <w:rPr>
          <w:lang w:val="en-US"/>
        </w:rPr>
        <w:t xml:space="preserve"> </w:t>
      </w:r>
      <w:r w:rsidR="000F2C86" w:rsidRPr="00CE25AF">
        <w:rPr>
          <w:lang w:val="en-US"/>
        </w:rPr>
        <w:tab/>
      </w:r>
      <w:r w:rsidR="000F2C86" w:rsidRPr="00CE25AF">
        <w:rPr>
          <w:lang w:val="en-US"/>
        </w:rPr>
        <w:tab/>
        <w:t>T</w:t>
      </w:r>
      <w:r w:rsidR="007458AE" w:rsidRPr="00CE25AF">
        <w:rPr>
          <w:lang w:val="en-US"/>
        </w:rPr>
        <w:t>.</w:t>
      </w:r>
      <w:r w:rsidR="000F2C86" w:rsidRPr="00CE25AF">
        <w:rPr>
          <w:lang w:val="en-US"/>
        </w:rPr>
        <w:t xml:space="preserve"> Preston-Werner</w:t>
      </w:r>
      <w:r w:rsidR="007458AE" w:rsidRPr="00CE25AF">
        <w:rPr>
          <w:lang w:val="en-US"/>
        </w:rPr>
        <w:t xml:space="preserve"> </w:t>
      </w:r>
      <w:r w:rsidR="00F639CD" w:rsidRPr="00CE25AF">
        <w:rPr>
          <w:lang w:val="en-US"/>
        </w:rPr>
        <w:t>"</w:t>
      </w:r>
      <w:r w:rsidRPr="00CE25AF">
        <w:rPr>
          <w:lang w:val="en-US"/>
        </w:rPr>
        <w:t>Semantic Versioning</w:t>
      </w:r>
      <w:r w:rsidR="00F639CD" w:rsidRPr="00CE25AF">
        <w:rPr>
          <w:lang w:val="en-US"/>
        </w:rPr>
        <w:t>"</w:t>
      </w:r>
      <w:r w:rsidRPr="00CE25AF">
        <w:rPr>
          <w:lang w:val="en-US"/>
        </w:rPr>
        <w:t>. Version 2.0.0.</w:t>
      </w:r>
      <w:r w:rsidR="006628C1" w:rsidRPr="00CE25AF">
        <w:rPr>
          <w:lang w:val="en-US"/>
        </w:rPr>
        <w:t xml:space="preserve"> Accessed: 2020-11-13.</w:t>
      </w:r>
      <w:r w:rsidRPr="00CE25AF">
        <w:rPr>
          <w:lang w:val="en-US"/>
        </w:rPr>
        <w:t xml:space="preserve"> </w:t>
      </w:r>
      <w:r w:rsidR="005F1D34" w:rsidRPr="00CE25AF">
        <w:rPr>
          <w:lang w:val="en-US"/>
        </w:rPr>
        <w:t xml:space="preserve">[Online] </w:t>
      </w:r>
      <w:r w:rsidRPr="00CE25AF">
        <w:rPr>
          <w:lang w:val="en-US"/>
        </w:rPr>
        <w:t xml:space="preserve">Available: </w:t>
      </w:r>
      <w:hyperlink r:id="rId183" w:history="1">
        <w:r w:rsidR="00082ADD" w:rsidRPr="00CE25AF">
          <w:rPr>
            <w:rStyle w:val="Hyperlink"/>
            <w:color w:val="5F5F5F"/>
            <w:lang w:val="en-US"/>
          </w:rPr>
          <w:t>https://semver.org/spec/v2.0.0.html</w:t>
        </w:r>
      </w:hyperlink>
    </w:p>
    <w:p w14:paraId="4AE71E00" w14:textId="75C0036B" w:rsidR="006628C1" w:rsidRPr="00CE25AF" w:rsidRDefault="006628C1" w:rsidP="00412680">
      <w:pPr>
        <w:jc w:val="left"/>
        <w:rPr>
          <w:rStyle w:val="Hyperlink"/>
          <w:color w:val="5F5F5F"/>
          <w:lang w:val="en-US"/>
        </w:rPr>
      </w:pPr>
      <w:bookmarkStart w:id="5689" w:name="AASiD_Part2_49"/>
      <w:r w:rsidRPr="00CE25AF">
        <w:rPr>
          <w:lang w:val="en-US"/>
        </w:rPr>
        <w:t>[</w:t>
      </w:r>
      <w:r w:rsidR="0099564C" w:rsidRPr="00CE25AF">
        <w:rPr>
          <w:lang w:val="en-US"/>
        </w:rPr>
        <w:t>37</w:t>
      </w:r>
      <w:r w:rsidRPr="00CE25AF">
        <w:rPr>
          <w:lang w:val="en-US"/>
        </w:rPr>
        <w:t>]</w:t>
      </w:r>
      <w:bookmarkEnd w:id="5689"/>
      <w:r w:rsidRPr="00CE25AF">
        <w:rPr>
          <w:lang w:val="en-US"/>
        </w:rPr>
        <w:t xml:space="preserve"> </w:t>
      </w:r>
      <w:r w:rsidRPr="00CE25AF">
        <w:rPr>
          <w:lang w:val="en-US"/>
        </w:rPr>
        <w:tab/>
      </w:r>
      <w:r w:rsidRPr="00CE25AF">
        <w:rPr>
          <w:lang w:val="en-US"/>
        </w:rPr>
        <w:tab/>
      </w:r>
      <w:r w:rsidR="00F639CD" w:rsidRPr="00CE25AF">
        <w:rPr>
          <w:lang w:val="en-US"/>
        </w:rPr>
        <w:t>"</w:t>
      </w:r>
      <w:r w:rsidRPr="00CE25AF">
        <w:rPr>
          <w:lang w:val="en-US"/>
        </w:rPr>
        <w:t>Details of the Asset Administration Shell – Interoperability at Runtime – Exchanging Information via Application Programming Interfaces</w:t>
      </w:r>
      <w:r w:rsidR="00F639CD" w:rsidRPr="00CE25AF">
        <w:rPr>
          <w:lang w:val="en-US"/>
        </w:rPr>
        <w:t>"</w:t>
      </w:r>
      <w:r w:rsidRPr="00CE25AF">
        <w:rPr>
          <w:lang w:val="en-US"/>
        </w:rPr>
        <w:t xml:space="preserve">. </w:t>
      </w:r>
      <w:r w:rsidR="002908A6" w:rsidRPr="00CE25AF">
        <w:rPr>
          <w:lang w:val="en-US"/>
        </w:rPr>
        <w:t xml:space="preserve">See </w:t>
      </w:r>
      <w:r w:rsidR="002908A6" w:rsidRPr="00CE25AF">
        <w:rPr>
          <w:lang w:val="en-US"/>
        </w:rPr>
        <w:fldChar w:fldCharType="begin"/>
      </w:r>
      <w:r w:rsidR="002908A6" w:rsidRPr="00CE25AF">
        <w:rPr>
          <w:lang w:val="en-US"/>
        </w:rPr>
        <w:instrText xml:space="preserve"> REF AASiDSeries \h </w:instrText>
      </w:r>
      <w:r w:rsidR="002908A6" w:rsidRPr="00CE25AF">
        <w:rPr>
          <w:lang w:val="en-US"/>
        </w:rPr>
      </w:r>
      <w:r w:rsidR="002908A6" w:rsidRPr="00CE25AF">
        <w:rPr>
          <w:lang w:val="en-US"/>
        </w:rPr>
        <w:fldChar w:fldCharType="separate"/>
      </w:r>
      <w:r w:rsidR="00F511DE" w:rsidRPr="00CE25AF">
        <w:rPr>
          <w:rStyle w:val="Hyperlink"/>
          <w:color w:val="5F5F5F"/>
          <w:u w:val="none"/>
          <w:lang w:val="en-US"/>
        </w:rPr>
        <w:t>[46]</w:t>
      </w:r>
      <w:r w:rsidR="002908A6" w:rsidRPr="00CE25AF">
        <w:rPr>
          <w:lang w:val="en-US"/>
        </w:rPr>
        <w:fldChar w:fldCharType="end"/>
      </w:r>
      <w:r w:rsidR="002908A6" w:rsidRPr="00CE25AF">
        <w:rPr>
          <w:lang w:val="en-US"/>
        </w:rPr>
        <w:t>.</w:t>
      </w:r>
    </w:p>
    <w:p w14:paraId="6A6524BE" w14:textId="7196AF5D" w:rsidR="00122D91" w:rsidRPr="00CE25AF" w:rsidRDefault="00122D91" w:rsidP="00412680">
      <w:pPr>
        <w:jc w:val="left"/>
        <w:rPr>
          <w:rStyle w:val="Hyperlink"/>
          <w:color w:val="5F5F5F"/>
          <w:lang w:val="en-US"/>
        </w:rPr>
      </w:pPr>
      <w:bookmarkStart w:id="5690" w:name="AASReadingGuide_50"/>
      <w:r w:rsidRPr="00CE25AF">
        <w:rPr>
          <w:lang w:val="en-US"/>
        </w:rPr>
        <w:t>[</w:t>
      </w:r>
      <w:r w:rsidR="0099564C" w:rsidRPr="00CE25AF">
        <w:rPr>
          <w:lang w:val="en-US"/>
        </w:rPr>
        <w:t>38</w:t>
      </w:r>
      <w:r w:rsidRPr="00CE25AF">
        <w:rPr>
          <w:lang w:val="en-US"/>
        </w:rPr>
        <w:t>]</w:t>
      </w:r>
      <w:bookmarkEnd w:id="5690"/>
      <w:r w:rsidR="00427693" w:rsidRPr="00CE25AF">
        <w:rPr>
          <w:lang w:val="en-US"/>
        </w:rPr>
        <w:tab/>
      </w:r>
      <w:r w:rsidR="00427693" w:rsidRPr="00CE25AF">
        <w:rPr>
          <w:lang w:val="en-US"/>
        </w:rPr>
        <w:tab/>
      </w:r>
      <w:r w:rsidRPr="00CE25AF">
        <w:rPr>
          <w:lang w:val="en-US"/>
        </w:rPr>
        <w:t xml:space="preserve"> </w:t>
      </w:r>
      <w:r w:rsidR="00F639CD" w:rsidRPr="00CE25AF">
        <w:rPr>
          <w:lang w:val="en-US"/>
        </w:rPr>
        <w:t>"</w:t>
      </w:r>
      <w:r w:rsidRPr="00CE25AF">
        <w:rPr>
          <w:lang w:val="en-US"/>
        </w:rPr>
        <w:t>Asset Administration Shell. Reading Guide</w:t>
      </w:r>
      <w:r w:rsidR="00F639CD" w:rsidRPr="00CE25AF">
        <w:rPr>
          <w:lang w:val="en-US"/>
        </w:rPr>
        <w:t>"</w:t>
      </w:r>
      <w:r w:rsidRPr="00CE25AF">
        <w:rPr>
          <w:lang w:val="en-US"/>
        </w:rPr>
        <w:t>. Plattform Industrie 4.0</w:t>
      </w:r>
      <w:r w:rsidR="0055644C" w:rsidRPr="00CE25AF">
        <w:rPr>
          <w:lang w:val="en-US"/>
        </w:rPr>
        <w:t xml:space="preserve"> in cooperation with IDTA</w:t>
      </w:r>
      <w:r w:rsidRPr="00CE25AF">
        <w:rPr>
          <w:lang w:val="en-US"/>
        </w:rPr>
        <w:t>. Nov</w:t>
      </w:r>
      <w:r w:rsidR="00EA1475" w:rsidRPr="00CE25AF">
        <w:rPr>
          <w:lang w:val="en-US"/>
        </w:rPr>
        <w:t>ember</w:t>
      </w:r>
      <w:r w:rsidRPr="00CE25AF">
        <w:rPr>
          <w:lang w:val="en-US"/>
        </w:rPr>
        <w:t xml:space="preserve"> 2020. </w:t>
      </w:r>
      <w:r w:rsidR="002908A6" w:rsidRPr="00CE25AF">
        <w:rPr>
          <w:lang w:val="en-US"/>
        </w:rPr>
        <w:t xml:space="preserve">See </w:t>
      </w:r>
      <w:r w:rsidR="002908A6" w:rsidRPr="00CE25AF">
        <w:rPr>
          <w:lang w:val="en-US"/>
        </w:rPr>
        <w:fldChar w:fldCharType="begin"/>
      </w:r>
      <w:r w:rsidR="002908A6" w:rsidRPr="00CE25AF">
        <w:rPr>
          <w:lang w:val="en-US"/>
        </w:rPr>
        <w:instrText xml:space="preserve"> REF AASiDSeries \h </w:instrText>
      </w:r>
      <w:r w:rsidR="002908A6" w:rsidRPr="00CE25AF">
        <w:rPr>
          <w:lang w:val="en-US"/>
        </w:rPr>
      </w:r>
      <w:r w:rsidR="002908A6" w:rsidRPr="00CE25AF">
        <w:rPr>
          <w:lang w:val="en-US"/>
        </w:rPr>
        <w:fldChar w:fldCharType="separate"/>
      </w:r>
      <w:r w:rsidR="00F511DE" w:rsidRPr="00CE25AF">
        <w:rPr>
          <w:rStyle w:val="Hyperlink"/>
          <w:color w:val="5F5F5F"/>
          <w:u w:val="none"/>
          <w:lang w:val="en-US"/>
        </w:rPr>
        <w:t>[46]</w:t>
      </w:r>
      <w:r w:rsidR="002908A6" w:rsidRPr="00CE25AF">
        <w:rPr>
          <w:lang w:val="en-US"/>
        </w:rPr>
        <w:fldChar w:fldCharType="end"/>
      </w:r>
      <w:r w:rsidR="002908A6" w:rsidRPr="00CE25AF">
        <w:rPr>
          <w:lang w:val="en-US"/>
        </w:rPr>
        <w:t>.</w:t>
      </w:r>
    </w:p>
    <w:p w14:paraId="1F3F99DC" w14:textId="499D93D6" w:rsidR="008331CD" w:rsidRPr="00CE25AF" w:rsidRDefault="008331CD" w:rsidP="00412680">
      <w:pPr>
        <w:jc w:val="left"/>
        <w:rPr>
          <w:rStyle w:val="Hyperlink"/>
          <w:color w:val="5F5F5F"/>
          <w:u w:val="none"/>
          <w:lang w:val="en-US"/>
        </w:rPr>
      </w:pPr>
      <w:bookmarkStart w:id="5691" w:name="SMTemplate_TechnicalData_51"/>
      <w:r w:rsidRPr="00CE25AF">
        <w:rPr>
          <w:rStyle w:val="Hyperlink"/>
          <w:color w:val="5F5F5F"/>
          <w:u w:val="none"/>
          <w:lang w:val="en-US"/>
        </w:rPr>
        <w:t>[</w:t>
      </w:r>
      <w:r w:rsidR="0099564C" w:rsidRPr="00CE25AF">
        <w:rPr>
          <w:rStyle w:val="Hyperlink"/>
          <w:color w:val="5F5F5F"/>
          <w:u w:val="none"/>
          <w:lang w:val="en-US"/>
        </w:rPr>
        <w:t>39</w:t>
      </w:r>
      <w:r w:rsidRPr="00CE25AF">
        <w:rPr>
          <w:rStyle w:val="Hyperlink"/>
          <w:color w:val="5F5F5F"/>
          <w:u w:val="none"/>
          <w:lang w:val="en-US"/>
        </w:rPr>
        <w:t>]</w:t>
      </w:r>
      <w:bookmarkEnd w:id="5691"/>
      <w:r w:rsidR="00427693" w:rsidRPr="00CE25AF">
        <w:rPr>
          <w:rStyle w:val="Hyperlink"/>
          <w:color w:val="5F5F5F"/>
          <w:u w:val="none"/>
          <w:lang w:val="en-US"/>
        </w:rPr>
        <w:tab/>
      </w:r>
      <w:r w:rsidR="00427693" w:rsidRPr="00CE25AF">
        <w:rPr>
          <w:rStyle w:val="Hyperlink"/>
          <w:color w:val="5F5F5F"/>
          <w:u w:val="none"/>
          <w:lang w:val="en-US"/>
        </w:rPr>
        <w:tab/>
      </w:r>
      <w:r w:rsidRPr="00CE25AF">
        <w:rPr>
          <w:rStyle w:val="Hyperlink"/>
          <w:color w:val="5F5F5F"/>
          <w:u w:val="none"/>
          <w:lang w:val="en-US"/>
        </w:rPr>
        <w:t xml:space="preserve"> </w:t>
      </w:r>
      <w:r w:rsidR="00F639CD" w:rsidRPr="00CE25AF">
        <w:rPr>
          <w:rStyle w:val="Hyperlink"/>
          <w:color w:val="5F5F5F"/>
          <w:u w:val="none"/>
          <w:lang w:val="en-US"/>
        </w:rPr>
        <w:t>"</w:t>
      </w:r>
      <w:proofErr w:type="spellStart"/>
      <w:r w:rsidRPr="00CE25AF">
        <w:rPr>
          <w:rStyle w:val="Hyperlink"/>
          <w:color w:val="5F5F5F"/>
          <w:u w:val="none"/>
          <w:lang w:val="en-US"/>
        </w:rPr>
        <w:t>Submodel</w:t>
      </w:r>
      <w:proofErr w:type="spellEnd"/>
      <w:r w:rsidRPr="00CE25AF">
        <w:rPr>
          <w:rStyle w:val="Hyperlink"/>
          <w:color w:val="5F5F5F"/>
          <w:u w:val="none"/>
          <w:lang w:val="en-US"/>
        </w:rPr>
        <w:t xml:space="preserve"> Templates of the Asset Administration Shell - Generic Frame for Technical Data for</w:t>
      </w:r>
      <w:r w:rsidR="002866BA" w:rsidRPr="00CE25AF">
        <w:rPr>
          <w:rStyle w:val="Hyperlink"/>
          <w:color w:val="5F5F5F"/>
          <w:u w:val="none"/>
          <w:lang w:val="en-US"/>
        </w:rPr>
        <w:t xml:space="preserve"> </w:t>
      </w:r>
      <w:r w:rsidRPr="00CE25AF">
        <w:rPr>
          <w:rStyle w:val="Hyperlink"/>
          <w:color w:val="5F5F5F"/>
          <w:u w:val="none"/>
          <w:lang w:val="en-US"/>
        </w:rPr>
        <w:t xml:space="preserve">Industrial </w:t>
      </w:r>
      <w:r w:rsidR="00304DA3" w:rsidRPr="00CE25AF">
        <w:rPr>
          <w:rStyle w:val="Hyperlink"/>
          <w:color w:val="5F5F5F"/>
          <w:u w:val="none"/>
          <w:lang w:val="en-US"/>
        </w:rPr>
        <w:t>Equipment in</w:t>
      </w:r>
      <w:r w:rsidRPr="00CE25AF">
        <w:rPr>
          <w:rStyle w:val="Hyperlink"/>
          <w:color w:val="5F5F5F"/>
          <w:u w:val="none"/>
          <w:lang w:val="en-US"/>
        </w:rPr>
        <w:t xml:space="preserve"> Manufacturing</w:t>
      </w:r>
      <w:r w:rsidR="00F639CD" w:rsidRPr="00CE25AF">
        <w:rPr>
          <w:rStyle w:val="Hyperlink"/>
          <w:color w:val="5F5F5F"/>
          <w:u w:val="none"/>
          <w:lang w:val="en-US"/>
        </w:rPr>
        <w:t>"</w:t>
      </w:r>
      <w:r w:rsidRPr="00CE25AF">
        <w:rPr>
          <w:rStyle w:val="Hyperlink"/>
          <w:color w:val="5F5F5F"/>
          <w:u w:val="none"/>
          <w:lang w:val="en-US"/>
        </w:rPr>
        <w:t xml:space="preserve">, Version 1.1, Nov. 2020, Plattform Industrie 4.0 [Online] Available: </w:t>
      </w:r>
      <w:hyperlink r:id="rId184" w:history="1">
        <w:r w:rsidRPr="00CE25AF">
          <w:rPr>
            <w:rStyle w:val="Hyperlink"/>
            <w:color w:val="5F5F5F"/>
            <w:lang w:val="en-US"/>
          </w:rPr>
          <w:t>https://www.plattform-i40.de/PI40/Redaktion/EN/Downloads/Publikation/Submodel_templates-Asset_Administration_Shell-Technical_Data.html</w:t>
        </w:r>
      </w:hyperlink>
    </w:p>
    <w:p w14:paraId="401FE865" w14:textId="3D3D59A0" w:rsidR="008331CD" w:rsidRPr="00CE25AF" w:rsidRDefault="008331CD" w:rsidP="00412680">
      <w:pPr>
        <w:jc w:val="left"/>
        <w:rPr>
          <w:rStyle w:val="Hyperlink"/>
          <w:color w:val="5F5F5F"/>
          <w:u w:val="none"/>
          <w:lang w:val="en-US"/>
        </w:rPr>
      </w:pPr>
      <w:bookmarkStart w:id="5692" w:name="SMTemplate_NamePlate_52"/>
      <w:r w:rsidRPr="00CE25AF">
        <w:rPr>
          <w:rStyle w:val="Hyperlink"/>
          <w:color w:val="5F5F5F"/>
          <w:u w:val="none"/>
          <w:lang w:val="en-US"/>
        </w:rPr>
        <w:t>[</w:t>
      </w:r>
      <w:r w:rsidR="0099564C" w:rsidRPr="00CE25AF">
        <w:rPr>
          <w:rStyle w:val="Hyperlink"/>
          <w:color w:val="5F5F5F"/>
          <w:u w:val="none"/>
          <w:lang w:val="en-US"/>
        </w:rPr>
        <w:t>40</w:t>
      </w:r>
      <w:r w:rsidRPr="00CE25AF">
        <w:rPr>
          <w:rStyle w:val="Hyperlink"/>
          <w:color w:val="5F5F5F"/>
          <w:u w:val="none"/>
          <w:lang w:val="en-US"/>
        </w:rPr>
        <w:t>]</w:t>
      </w:r>
      <w:bookmarkEnd w:id="5692"/>
      <w:r w:rsidR="008F616B" w:rsidRPr="00CE25AF">
        <w:rPr>
          <w:rStyle w:val="Hyperlink"/>
          <w:color w:val="5F5F5F"/>
          <w:u w:val="none"/>
          <w:lang w:val="en-US"/>
        </w:rPr>
        <w:tab/>
      </w:r>
      <w:r w:rsidR="008F616B" w:rsidRPr="00CE25AF">
        <w:rPr>
          <w:rStyle w:val="Hyperlink"/>
          <w:color w:val="5F5F5F"/>
          <w:u w:val="none"/>
          <w:lang w:val="en-US"/>
        </w:rPr>
        <w:tab/>
      </w:r>
      <w:r w:rsidR="00F639CD" w:rsidRPr="00CE25AF">
        <w:rPr>
          <w:rStyle w:val="Hyperlink"/>
          <w:color w:val="5F5F5F"/>
          <w:u w:val="none"/>
          <w:lang w:val="en-US"/>
        </w:rPr>
        <w:t>"</w:t>
      </w:r>
      <w:proofErr w:type="spellStart"/>
      <w:r w:rsidRPr="00CE25AF">
        <w:rPr>
          <w:rStyle w:val="Hyperlink"/>
          <w:color w:val="5F5F5F"/>
          <w:u w:val="none"/>
          <w:lang w:val="en-US"/>
        </w:rPr>
        <w:t>Submodel</w:t>
      </w:r>
      <w:proofErr w:type="spellEnd"/>
      <w:r w:rsidRPr="00CE25AF">
        <w:rPr>
          <w:rStyle w:val="Hyperlink"/>
          <w:color w:val="5F5F5F"/>
          <w:u w:val="none"/>
          <w:lang w:val="en-US"/>
        </w:rPr>
        <w:t xml:space="preserve"> Templates of the Asset Administration Shell - ZVEI Digital Nameplate</w:t>
      </w:r>
      <w:r w:rsidR="00A74722" w:rsidRPr="00CE25AF">
        <w:rPr>
          <w:rStyle w:val="Hyperlink"/>
          <w:color w:val="5F5F5F"/>
          <w:u w:val="none"/>
          <w:lang w:val="en-US"/>
        </w:rPr>
        <w:t xml:space="preserve"> </w:t>
      </w:r>
      <w:r w:rsidRPr="00CE25AF">
        <w:rPr>
          <w:rStyle w:val="Hyperlink"/>
          <w:color w:val="5F5F5F"/>
          <w:u w:val="none"/>
          <w:lang w:val="en-US"/>
        </w:rPr>
        <w:t>for industrial equipment</w:t>
      </w:r>
      <w:r w:rsidR="00F639CD" w:rsidRPr="00CE25AF">
        <w:rPr>
          <w:rStyle w:val="Hyperlink"/>
          <w:color w:val="5F5F5F"/>
          <w:u w:val="none"/>
          <w:lang w:val="en-US"/>
        </w:rPr>
        <w:t>"</w:t>
      </w:r>
      <w:r w:rsidRPr="00CE25AF">
        <w:rPr>
          <w:rStyle w:val="Hyperlink"/>
          <w:color w:val="5F5F5F"/>
          <w:u w:val="none"/>
          <w:lang w:val="en-US"/>
        </w:rPr>
        <w:t xml:space="preserve">, Version 1.0, Nov. 2020, Plattform Industrie 4.0 [Online] Available: </w:t>
      </w:r>
      <w:hyperlink r:id="rId185" w:history="1">
        <w:r w:rsidRPr="00CE25AF">
          <w:rPr>
            <w:rStyle w:val="Hyperlink"/>
            <w:color w:val="5F5F5F"/>
            <w:lang w:val="en-US"/>
          </w:rPr>
          <w:t>https://www.plattform-i40.de/PI40/Redaktion/EN/Downloads/Publikation/Submodel_templates-Asset_Administration_Shell-digital_nameplate.html</w:t>
        </w:r>
      </w:hyperlink>
    </w:p>
    <w:p w14:paraId="535BE7E4" w14:textId="75A423A4" w:rsidR="003D0501" w:rsidRPr="00950C6B" w:rsidRDefault="003D0501" w:rsidP="00412680">
      <w:pPr>
        <w:jc w:val="left"/>
        <w:rPr>
          <w:rStyle w:val="Hyperlink"/>
          <w:color w:val="5F5F5F"/>
          <w:lang w:val="fr-FR"/>
        </w:rPr>
      </w:pPr>
      <w:bookmarkStart w:id="5693" w:name="OPCUACSAAS_56"/>
      <w:r w:rsidRPr="00CE25AF">
        <w:rPr>
          <w:rStyle w:val="Hyperlink"/>
          <w:color w:val="5F5F5F"/>
          <w:u w:val="none"/>
          <w:lang w:val="en-US"/>
        </w:rPr>
        <w:t>[</w:t>
      </w:r>
      <w:r w:rsidR="0099564C" w:rsidRPr="00CE25AF">
        <w:rPr>
          <w:rStyle w:val="Hyperlink"/>
          <w:color w:val="5F5F5F"/>
          <w:u w:val="none"/>
          <w:lang w:val="en-US"/>
        </w:rPr>
        <w:t>41</w:t>
      </w:r>
      <w:r w:rsidRPr="00CE25AF">
        <w:rPr>
          <w:rStyle w:val="Hyperlink"/>
          <w:color w:val="5F5F5F"/>
          <w:u w:val="none"/>
          <w:lang w:val="en-US"/>
        </w:rPr>
        <w:t>]</w:t>
      </w:r>
      <w:bookmarkEnd w:id="5693"/>
      <w:r w:rsidR="008F616B" w:rsidRPr="00CE25AF">
        <w:rPr>
          <w:rStyle w:val="Hyperlink"/>
          <w:color w:val="5F5F5F"/>
          <w:u w:val="none"/>
          <w:lang w:val="en-US"/>
        </w:rPr>
        <w:tab/>
      </w:r>
      <w:r w:rsidR="008F616B" w:rsidRPr="00CE25AF">
        <w:rPr>
          <w:rStyle w:val="Hyperlink"/>
          <w:color w:val="5F5F5F"/>
          <w:u w:val="none"/>
          <w:lang w:val="en-US"/>
        </w:rPr>
        <w:tab/>
      </w:r>
      <w:r w:rsidRPr="00CE25AF">
        <w:rPr>
          <w:rStyle w:val="Hyperlink"/>
          <w:color w:val="5F5F5F"/>
          <w:u w:val="none"/>
          <w:lang w:val="en-US"/>
        </w:rPr>
        <w:t>OPC 30270: OPC UA for Asset Administration Shell (AAS). 2021-06-04.</w:t>
      </w:r>
      <w:r w:rsidR="00B16AE1" w:rsidRPr="00CE25AF">
        <w:rPr>
          <w:rStyle w:val="Hyperlink"/>
          <w:color w:val="5F5F5F"/>
          <w:u w:val="none"/>
          <w:lang w:val="en-US"/>
        </w:rPr>
        <w:t xml:space="preserve"> </w:t>
      </w:r>
      <w:r w:rsidR="00B16AE1" w:rsidRPr="00AE7A73">
        <w:rPr>
          <w:lang w:val="fr-BE"/>
        </w:rPr>
        <w:t xml:space="preserve">[Online]. </w:t>
      </w:r>
      <w:proofErr w:type="spellStart"/>
      <w:r w:rsidRPr="00950C6B">
        <w:rPr>
          <w:rStyle w:val="Hyperlink"/>
          <w:color w:val="5F5F5F"/>
          <w:u w:val="none"/>
          <w:lang w:val="fr-FR"/>
        </w:rPr>
        <w:t>Available</w:t>
      </w:r>
      <w:proofErr w:type="spellEnd"/>
      <w:r w:rsidRPr="00950C6B">
        <w:rPr>
          <w:rStyle w:val="Hyperlink"/>
          <w:color w:val="5F5F5F"/>
          <w:u w:val="none"/>
          <w:lang w:val="fr-FR"/>
        </w:rPr>
        <w:t>:</w:t>
      </w:r>
      <w:r w:rsidRPr="00950C6B">
        <w:rPr>
          <w:rStyle w:val="Hyperlink"/>
          <w:color w:val="5F5F5F"/>
          <w:lang w:val="fr-FR"/>
        </w:rPr>
        <w:t xml:space="preserve"> </w:t>
      </w:r>
      <w:hyperlink r:id="rId186" w:history="1">
        <w:r w:rsidR="004B201E" w:rsidRPr="00950C6B">
          <w:rPr>
            <w:rStyle w:val="Hyperlink"/>
            <w:color w:val="5F5F5F"/>
            <w:lang w:val="fr-FR"/>
          </w:rPr>
          <w:t>https://reference.opcfoundation.org/v104/I4AAS/v100/docs/</w:t>
        </w:r>
      </w:hyperlink>
    </w:p>
    <w:p w14:paraId="6206177A" w14:textId="34F84696" w:rsidR="004B201E" w:rsidRPr="00950C6B" w:rsidRDefault="004B201E" w:rsidP="00412680">
      <w:pPr>
        <w:jc w:val="left"/>
        <w:rPr>
          <w:rStyle w:val="Hyperlink"/>
          <w:color w:val="5F5F5F"/>
          <w:lang w:val="fr-FR"/>
        </w:rPr>
      </w:pPr>
      <w:bookmarkStart w:id="5694" w:name="OPCPart5_57"/>
      <w:r w:rsidRPr="00950C6B">
        <w:rPr>
          <w:rStyle w:val="Hyperlink"/>
          <w:color w:val="5F5F5F"/>
          <w:u w:val="none"/>
          <w:lang w:val="fr-FR"/>
        </w:rPr>
        <w:t>[</w:t>
      </w:r>
      <w:r w:rsidR="0099564C" w:rsidRPr="00950C6B">
        <w:rPr>
          <w:rStyle w:val="Hyperlink"/>
          <w:color w:val="5F5F5F"/>
          <w:u w:val="none"/>
          <w:lang w:val="fr-FR"/>
        </w:rPr>
        <w:t>42</w:t>
      </w:r>
      <w:r w:rsidR="003577A7" w:rsidRPr="00950C6B">
        <w:rPr>
          <w:rStyle w:val="Hyperlink"/>
          <w:color w:val="5F5F5F"/>
          <w:u w:val="none"/>
          <w:lang w:val="fr-FR"/>
        </w:rPr>
        <w:t>]</w:t>
      </w:r>
      <w:bookmarkEnd w:id="5694"/>
      <w:r w:rsidR="008F616B" w:rsidRPr="00950C6B">
        <w:rPr>
          <w:rStyle w:val="Hyperlink"/>
          <w:color w:val="5F5F5F"/>
          <w:u w:val="none"/>
          <w:lang w:val="fr-FR"/>
        </w:rPr>
        <w:tab/>
      </w:r>
      <w:r w:rsidR="008F616B" w:rsidRPr="00950C6B">
        <w:rPr>
          <w:rStyle w:val="Hyperlink"/>
          <w:color w:val="5F5F5F"/>
          <w:u w:val="none"/>
          <w:lang w:val="fr-FR"/>
        </w:rPr>
        <w:tab/>
      </w:r>
      <w:r w:rsidRPr="00950C6B">
        <w:rPr>
          <w:rStyle w:val="Hyperlink"/>
          <w:color w:val="5F5F5F"/>
          <w:u w:val="none"/>
          <w:lang w:val="fr-FR"/>
        </w:rPr>
        <w:t xml:space="preserve">OPC </w:t>
      </w:r>
      <w:proofErr w:type="spellStart"/>
      <w:r w:rsidRPr="00950C6B">
        <w:rPr>
          <w:rStyle w:val="Hyperlink"/>
          <w:color w:val="5F5F5F"/>
          <w:u w:val="none"/>
          <w:lang w:val="fr-FR"/>
        </w:rPr>
        <w:t>Unified</w:t>
      </w:r>
      <w:proofErr w:type="spellEnd"/>
      <w:r w:rsidRPr="00950C6B">
        <w:rPr>
          <w:rStyle w:val="Hyperlink"/>
          <w:color w:val="5F5F5F"/>
          <w:u w:val="none"/>
          <w:lang w:val="fr-FR"/>
        </w:rPr>
        <w:t xml:space="preserve"> Architecture </w:t>
      </w:r>
      <w:proofErr w:type="spellStart"/>
      <w:r w:rsidRPr="00950C6B">
        <w:rPr>
          <w:rStyle w:val="Hyperlink"/>
          <w:color w:val="5F5F5F"/>
          <w:u w:val="none"/>
          <w:lang w:val="fr-FR"/>
        </w:rPr>
        <w:t>Specification</w:t>
      </w:r>
      <w:proofErr w:type="spellEnd"/>
      <w:r w:rsidRPr="00950C6B">
        <w:rPr>
          <w:rStyle w:val="Hyperlink"/>
          <w:color w:val="5F5F5F"/>
          <w:u w:val="none"/>
          <w:lang w:val="fr-FR"/>
        </w:rPr>
        <w:t xml:space="preserve">. Part 5 Information Model. </w:t>
      </w:r>
      <w:r w:rsidR="00B16AE1" w:rsidRPr="00AE7A73">
        <w:rPr>
          <w:lang w:val="fr-BE"/>
        </w:rPr>
        <w:t xml:space="preserve">[Online]. </w:t>
      </w:r>
      <w:proofErr w:type="spellStart"/>
      <w:r w:rsidRPr="00950C6B">
        <w:rPr>
          <w:rStyle w:val="Hyperlink"/>
          <w:color w:val="5F5F5F"/>
          <w:u w:val="none"/>
          <w:lang w:val="fr-FR"/>
        </w:rPr>
        <w:t>Available</w:t>
      </w:r>
      <w:proofErr w:type="spellEnd"/>
      <w:r w:rsidRPr="00950C6B">
        <w:rPr>
          <w:rStyle w:val="Hyperlink"/>
          <w:color w:val="5F5F5F"/>
          <w:u w:val="none"/>
          <w:lang w:val="fr-FR"/>
        </w:rPr>
        <w:t>:</w:t>
      </w:r>
      <w:r w:rsidRPr="00950C6B">
        <w:rPr>
          <w:rStyle w:val="Hyperlink"/>
          <w:color w:val="5F5F5F"/>
          <w:lang w:val="fr-FR"/>
        </w:rPr>
        <w:t xml:space="preserve"> </w:t>
      </w:r>
      <w:hyperlink r:id="rId187" w:history="1">
        <w:r w:rsidR="003577A7" w:rsidRPr="00950C6B">
          <w:rPr>
            <w:rStyle w:val="Hyperlink"/>
            <w:color w:val="5F5F5F"/>
            <w:lang w:val="fr-FR"/>
          </w:rPr>
          <w:t>https://opcfoundation.org/developer-tools/specifications-unified-architecture</w:t>
        </w:r>
      </w:hyperlink>
    </w:p>
    <w:p w14:paraId="2C8A1408" w14:textId="33B8B3A5" w:rsidR="003577A7" w:rsidRPr="00950C6B" w:rsidRDefault="003577A7" w:rsidP="00412680">
      <w:pPr>
        <w:jc w:val="left"/>
        <w:rPr>
          <w:rStyle w:val="Hyperlink"/>
          <w:color w:val="5F5F5F"/>
          <w:lang w:val="fr-FR"/>
        </w:rPr>
      </w:pPr>
      <w:bookmarkStart w:id="5695" w:name="OPCInformationModels_58"/>
      <w:r w:rsidRPr="00950C6B">
        <w:rPr>
          <w:rStyle w:val="Hyperlink"/>
          <w:color w:val="5F5F5F"/>
          <w:u w:val="none"/>
          <w:lang w:val="fr-FR"/>
        </w:rPr>
        <w:t>[</w:t>
      </w:r>
      <w:r w:rsidR="0099564C" w:rsidRPr="00950C6B">
        <w:rPr>
          <w:rStyle w:val="Hyperlink"/>
          <w:color w:val="5F5F5F"/>
          <w:u w:val="none"/>
          <w:lang w:val="fr-FR"/>
        </w:rPr>
        <w:t>43</w:t>
      </w:r>
      <w:r w:rsidRPr="00950C6B">
        <w:rPr>
          <w:rStyle w:val="Hyperlink"/>
          <w:color w:val="5F5F5F"/>
          <w:u w:val="none"/>
          <w:lang w:val="fr-FR"/>
        </w:rPr>
        <w:t>]</w:t>
      </w:r>
      <w:bookmarkEnd w:id="5695"/>
      <w:r w:rsidR="008F616B" w:rsidRPr="00950C6B">
        <w:rPr>
          <w:rStyle w:val="Hyperlink"/>
          <w:color w:val="5F5F5F"/>
          <w:u w:val="none"/>
          <w:lang w:val="fr-FR"/>
        </w:rPr>
        <w:tab/>
      </w:r>
      <w:r w:rsidR="008F616B" w:rsidRPr="00950C6B">
        <w:rPr>
          <w:rStyle w:val="Hyperlink"/>
          <w:color w:val="5F5F5F"/>
          <w:u w:val="none"/>
          <w:lang w:val="fr-FR"/>
        </w:rPr>
        <w:tab/>
      </w:r>
      <w:r w:rsidRPr="00950C6B">
        <w:rPr>
          <w:rStyle w:val="Hyperlink"/>
          <w:color w:val="5F5F5F"/>
          <w:u w:val="none"/>
          <w:lang w:val="fr-FR"/>
        </w:rPr>
        <w:t xml:space="preserve">OPC UA Information </w:t>
      </w:r>
      <w:proofErr w:type="spellStart"/>
      <w:r w:rsidRPr="00950C6B">
        <w:rPr>
          <w:rStyle w:val="Hyperlink"/>
          <w:color w:val="5F5F5F"/>
          <w:u w:val="none"/>
          <w:lang w:val="fr-FR"/>
        </w:rPr>
        <w:t>Models</w:t>
      </w:r>
      <w:proofErr w:type="spellEnd"/>
      <w:r w:rsidRPr="00950C6B">
        <w:rPr>
          <w:rStyle w:val="Hyperlink"/>
          <w:color w:val="5F5F5F"/>
          <w:u w:val="none"/>
          <w:lang w:val="fr-FR"/>
        </w:rPr>
        <w:t xml:space="preserve">. </w:t>
      </w:r>
      <w:r w:rsidR="00B16AE1" w:rsidRPr="00AE7A73">
        <w:rPr>
          <w:lang w:val="fr-BE"/>
        </w:rPr>
        <w:t xml:space="preserve">[Online]. </w:t>
      </w:r>
      <w:proofErr w:type="spellStart"/>
      <w:r w:rsidRPr="00950C6B">
        <w:rPr>
          <w:rStyle w:val="Hyperlink"/>
          <w:color w:val="5F5F5F"/>
          <w:u w:val="none"/>
          <w:lang w:val="fr-FR"/>
        </w:rPr>
        <w:t>Available</w:t>
      </w:r>
      <w:proofErr w:type="spellEnd"/>
      <w:r w:rsidRPr="00950C6B">
        <w:rPr>
          <w:rStyle w:val="Hyperlink"/>
          <w:color w:val="5F5F5F"/>
          <w:u w:val="none"/>
          <w:lang w:val="fr-FR"/>
        </w:rPr>
        <w:t xml:space="preserve">: </w:t>
      </w:r>
      <w:hyperlink r:id="rId188" w:history="1">
        <w:r w:rsidR="003979D0" w:rsidRPr="00950C6B">
          <w:rPr>
            <w:rStyle w:val="Hyperlink"/>
            <w:color w:val="5F5F5F"/>
            <w:lang w:val="fr-FR"/>
          </w:rPr>
          <w:t>https://opcfoundation.org/developer-tools/specifications-opc-ua-information-models</w:t>
        </w:r>
      </w:hyperlink>
    </w:p>
    <w:p w14:paraId="7BD18660" w14:textId="04CFB692" w:rsidR="00217726" w:rsidRPr="00CE25AF" w:rsidRDefault="00217726" w:rsidP="00412680">
      <w:pPr>
        <w:jc w:val="left"/>
        <w:rPr>
          <w:rStyle w:val="Hyperlink"/>
          <w:color w:val="5F5F5F"/>
          <w:u w:val="none"/>
          <w:lang w:val="en-US"/>
        </w:rPr>
      </w:pPr>
      <w:bookmarkStart w:id="5696" w:name="IEC63278_1"/>
      <w:r w:rsidRPr="00CE25AF">
        <w:rPr>
          <w:rStyle w:val="Hyperlink"/>
          <w:color w:val="5F5F5F"/>
          <w:u w:val="none"/>
          <w:lang w:val="en-US"/>
        </w:rPr>
        <w:t>[</w:t>
      </w:r>
      <w:r w:rsidR="0099564C" w:rsidRPr="00CE25AF">
        <w:rPr>
          <w:rStyle w:val="Hyperlink"/>
          <w:color w:val="5F5F5F"/>
          <w:u w:val="none"/>
          <w:lang w:val="en-US"/>
        </w:rPr>
        <w:t>44</w:t>
      </w:r>
      <w:r w:rsidRPr="00CE25AF">
        <w:rPr>
          <w:rStyle w:val="Hyperlink"/>
          <w:color w:val="5F5F5F"/>
          <w:u w:val="none"/>
          <w:lang w:val="en-US"/>
        </w:rPr>
        <w:t>]</w:t>
      </w:r>
      <w:bookmarkEnd w:id="5696"/>
      <w:r w:rsidR="008F616B" w:rsidRPr="00CE25AF">
        <w:rPr>
          <w:rStyle w:val="Hyperlink"/>
          <w:color w:val="5F5F5F"/>
          <w:u w:val="none"/>
          <w:lang w:val="en-US"/>
        </w:rPr>
        <w:tab/>
      </w:r>
      <w:r w:rsidR="008F616B" w:rsidRPr="00CE25AF">
        <w:rPr>
          <w:rStyle w:val="Hyperlink"/>
          <w:color w:val="5F5F5F"/>
          <w:u w:val="none"/>
          <w:lang w:val="en-US"/>
        </w:rPr>
        <w:tab/>
      </w:r>
      <w:r w:rsidRPr="00CE25AF">
        <w:rPr>
          <w:rStyle w:val="Hyperlink"/>
          <w:color w:val="5F5F5F"/>
          <w:u w:val="none"/>
          <w:lang w:val="en-US"/>
        </w:rPr>
        <w:t xml:space="preserve">IEC 63278-1 </w:t>
      </w:r>
      <w:r w:rsidR="00F639CD" w:rsidRPr="00CE25AF">
        <w:rPr>
          <w:rStyle w:val="Hyperlink"/>
          <w:color w:val="5F5F5F"/>
          <w:u w:val="none"/>
          <w:lang w:val="en-US"/>
        </w:rPr>
        <w:t>"</w:t>
      </w:r>
      <w:r w:rsidRPr="00CE25AF">
        <w:rPr>
          <w:rStyle w:val="Hyperlink"/>
          <w:color w:val="5F5F5F"/>
          <w:u w:val="none"/>
          <w:lang w:val="en-US"/>
        </w:rPr>
        <w:t>Asset Administration Shell for industrial applications – Part 1: Asset Administration Shell structure</w:t>
      </w:r>
      <w:r w:rsidR="00F639CD" w:rsidRPr="00CE25AF">
        <w:rPr>
          <w:rStyle w:val="Hyperlink"/>
          <w:color w:val="5F5F5F"/>
          <w:u w:val="none"/>
          <w:lang w:val="en-US"/>
        </w:rPr>
        <w:t>"</w:t>
      </w:r>
      <w:r w:rsidRPr="00CE25AF">
        <w:rPr>
          <w:rStyle w:val="Hyperlink"/>
          <w:color w:val="5F5F5F"/>
          <w:u w:val="none"/>
          <w:lang w:val="en-US"/>
        </w:rPr>
        <w:t>. 95/925/CDV</w:t>
      </w:r>
    </w:p>
    <w:p w14:paraId="21E0EB90" w14:textId="4FD0A1E6" w:rsidR="000F1818" w:rsidRPr="00CE25AF" w:rsidRDefault="000F1818" w:rsidP="00412680">
      <w:pPr>
        <w:jc w:val="left"/>
        <w:rPr>
          <w:rStyle w:val="Hyperlink"/>
          <w:color w:val="5F5F5F"/>
          <w:lang w:val="en-US"/>
        </w:rPr>
      </w:pPr>
      <w:bookmarkStart w:id="5697" w:name="IDTA_SubmodelTemplates"/>
      <w:r w:rsidRPr="00CE25AF">
        <w:rPr>
          <w:rStyle w:val="Hyperlink"/>
          <w:color w:val="5F5F5F"/>
          <w:u w:val="none"/>
          <w:lang w:val="en-US"/>
        </w:rPr>
        <w:t>[</w:t>
      </w:r>
      <w:r w:rsidR="0099564C" w:rsidRPr="00CE25AF">
        <w:rPr>
          <w:rStyle w:val="Hyperlink"/>
          <w:color w:val="5F5F5F"/>
          <w:u w:val="none"/>
          <w:lang w:val="en-US"/>
        </w:rPr>
        <w:t>45</w:t>
      </w:r>
      <w:r w:rsidRPr="00CE25AF">
        <w:rPr>
          <w:rStyle w:val="Hyperlink"/>
          <w:color w:val="5F5F5F"/>
          <w:u w:val="none"/>
          <w:lang w:val="en-US"/>
        </w:rPr>
        <w:t>]</w:t>
      </w:r>
      <w:bookmarkEnd w:id="5697"/>
      <w:r w:rsidRPr="00CE25AF">
        <w:rPr>
          <w:rStyle w:val="Hyperlink"/>
          <w:color w:val="5F5F5F"/>
          <w:u w:val="none"/>
          <w:lang w:val="en-US"/>
        </w:rPr>
        <w:tab/>
      </w:r>
      <w:r w:rsidRPr="00CE25AF">
        <w:rPr>
          <w:rStyle w:val="Hyperlink"/>
          <w:color w:val="5F5F5F"/>
          <w:u w:val="none"/>
          <w:lang w:val="en-US"/>
        </w:rPr>
        <w:tab/>
      </w:r>
      <w:r w:rsidR="00F639CD" w:rsidRPr="00CE25AF">
        <w:rPr>
          <w:rStyle w:val="Hyperlink"/>
          <w:color w:val="5F5F5F"/>
          <w:u w:val="none"/>
          <w:lang w:val="en-US"/>
        </w:rPr>
        <w:t>"</w:t>
      </w:r>
      <w:r w:rsidRPr="00CE25AF">
        <w:rPr>
          <w:rStyle w:val="Hyperlink"/>
          <w:color w:val="5F5F5F"/>
          <w:u w:val="none"/>
          <w:lang w:val="en-US"/>
        </w:rPr>
        <w:t>Registere</w:t>
      </w:r>
      <w:r w:rsidR="0037529A" w:rsidRPr="00CE25AF">
        <w:rPr>
          <w:rStyle w:val="Hyperlink"/>
          <w:color w:val="5F5F5F"/>
          <w:u w:val="none"/>
          <w:lang w:val="en-US"/>
        </w:rPr>
        <w:t>d</w:t>
      </w:r>
      <w:r w:rsidRPr="00CE25AF">
        <w:rPr>
          <w:rStyle w:val="Hyperlink"/>
          <w:color w:val="5F5F5F"/>
          <w:u w:val="none"/>
          <w:lang w:val="en-US"/>
        </w:rPr>
        <w:t xml:space="preserve"> AAS </w:t>
      </w:r>
      <w:proofErr w:type="spellStart"/>
      <w:r w:rsidRPr="00CE25AF">
        <w:rPr>
          <w:rStyle w:val="Hyperlink"/>
          <w:color w:val="5F5F5F"/>
          <w:u w:val="none"/>
          <w:lang w:val="en-US"/>
        </w:rPr>
        <w:t>Submodel</w:t>
      </w:r>
      <w:proofErr w:type="spellEnd"/>
      <w:r w:rsidRPr="00CE25AF">
        <w:rPr>
          <w:rStyle w:val="Hyperlink"/>
          <w:color w:val="5F5F5F"/>
          <w:u w:val="none"/>
          <w:lang w:val="en-US"/>
        </w:rPr>
        <w:t xml:space="preserve"> Templates</w:t>
      </w:r>
      <w:r w:rsidR="00F639CD" w:rsidRPr="00CE25AF">
        <w:rPr>
          <w:rStyle w:val="Hyperlink"/>
          <w:color w:val="5F5F5F"/>
          <w:u w:val="none"/>
          <w:lang w:val="en-US"/>
        </w:rPr>
        <w:t>"</w:t>
      </w:r>
      <w:r w:rsidRPr="00CE25AF">
        <w:rPr>
          <w:rStyle w:val="Hyperlink"/>
          <w:color w:val="5F5F5F"/>
          <w:u w:val="none"/>
          <w:lang w:val="en-US"/>
        </w:rPr>
        <w:t xml:space="preserve">. Industrial Digital Twin Association. Available: </w:t>
      </w:r>
      <w:hyperlink r:id="rId189" w:history="1">
        <w:r w:rsidR="00C52C60" w:rsidRPr="00CE25AF">
          <w:rPr>
            <w:rStyle w:val="Hyperlink"/>
            <w:color w:val="5F5F5F"/>
            <w:lang w:val="en-US"/>
          </w:rPr>
          <w:t>https://industrialdigitaltwin.org/en/content-hub/submodels</w:t>
        </w:r>
      </w:hyperlink>
    </w:p>
    <w:p w14:paraId="40E89A86" w14:textId="5F9559D6" w:rsidR="002908A6" w:rsidRPr="00950C6B" w:rsidRDefault="002908A6" w:rsidP="00412680">
      <w:pPr>
        <w:jc w:val="left"/>
        <w:rPr>
          <w:rStyle w:val="Hyperlink"/>
          <w:color w:val="5F5F5F"/>
          <w:u w:val="none"/>
          <w:lang w:val="fr-FR"/>
        </w:rPr>
      </w:pPr>
      <w:bookmarkStart w:id="5698" w:name="AASiDSeries"/>
      <w:r w:rsidRPr="00CE25AF">
        <w:rPr>
          <w:rStyle w:val="Hyperlink"/>
          <w:color w:val="5F5F5F"/>
          <w:u w:val="none"/>
          <w:lang w:val="en-US"/>
        </w:rPr>
        <w:t>[</w:t>
      </w:r>
      <w:r w:rsidR="0099564C" w:rsidRPr="00CE25AF">
        <w:rPr>
          <w:rStyle w:val="Hyperlink"/>
          <w:color w:val="5F5F5F"/>
          <w:u w:val="none"/>
          <w:lang w:val="en-US"/>
        </w:rPr>
        <w:t>46</w:t>
      </w:r>
      <w:r w:rsidRPr="00CE25AF">
        <w:rPr>
          <w:rStyle w:val="Hyperlink"/>
          <w:color w:val="5F5F5F"/>
          <w:u w:val="none"/>
          <w:lang w:val="en-US"/>
        </w:rPr>
        <w:t>]</w:t>
      </w:r>
      <w:bookmarkEnd w:id="5698"/>
      <w:r w:rsidRPr="00CE25AF">
        <w:rPr>
          <w:rStyle w:val="Hyperlink"/>
          <w:color w:val="5F5F5F"/>
          <w:u w:val="none"/>
          <w:lang w:val="en-US"/>
        </w:rPr>
        <w:tab/>
      </w:r>
      <w:r w:rsidRPr="00CE25AF">
        <w:rPr>
          <w:rStyle w:val="Hyperlink"/>
          <w:color w:val="5F5F5F"/>
          <w:u w:val="none"/>
          <w:lang w:val="en-US"/>
        </w:rPr>
        <w:tab/>
        <w:t xml:space="preserve">"Asset Administration Shell Specifications – </w:t>
      </w:r>
      <w:proofErr w:type="spellStart"/>
      <w:r w:rsidRPr="00CE25AF">
        <w:rPr>
          <w:rStyle w:val="Hyperlink"/>
          <w:color w:val="5F5F5F"/>
          <w:u w:val="none"/>
          <w:lang w:val="en-US"/>
        </w:rPr>
        <w:t>Quicklinks</w:t>
      </w:r>
      <w:proofErr w:type="spellEnd"/>
      <w:r w:rsidRPr="00CE25AF">
        <w:rPr>
          <w:rStyle w:val="Hyperlink"/>
          <w:color w:val="5F5F5F"/>
          <w:u w:val="none"/>
          <w:lang w:val="en-US"/>
        </w:rPr>
        <w:t xml:space="preserve"> to Different Versions &amp; Reading Guide". </w:t>
      </w:r>
      <w:r w:rsidRPr="00950C6B">
        <w:rPr>
          <w:rStyle w:val="Hyperlink"/>
          <w:color w:val="5F5F5F"/>
          <w:u w:val="none"/>
          <w:lang w:val="fr-FR"/>
        </w:rPr>
        <w:t xml:space="preserve">[Online]. </w:t>
      </w:r>
      <w:proofErr w:type="spellStart"/>
      <w:r w:rsidRPr="00950C6B">
        <w:rPr>
          <w:rStyle w:val="Hyperlink"/>
          <w:color w:val="5F5F5F"/>
          <w:u w:val="none"/>
          <w:lang w:val="fr-FR"/>
        </w:rPr>
        <w:t>Available</w:t>
      </w:r>
      <w:proofErr w:type="spellEnd"/>
      <w:r w:rsidRPr="00950C6B">
        <w:rPr>
          <w:rStyle w:val="Hyperlink"/>
          <w:color w:val="5F5F5F"/>
          <w:u w:val="none"/>
          <w:lang w:val="fr-FR"/>
        </w:rPr>
        <w:t xml:space="preserve">: </w:t>
      </w:r>
      <w:r w:rsidR="004D3A01" w:rsidRPr="00AE7A73">
        <w:rPr>
          <w:lang w:val="fr-FR"/>
        </w:rPr>
        <w:t>https://www.plattform-i40.de/IP/Redaktion/EN/Standardartikel/specification-administrationshell.html</w:t>
      </w:r>
    </w:p>
    <w:p w14:paraId="0DBE5E15" w14:textId="51BA7873" w:rsidR="00C52C60" w:rsidRPr="00CE25AF" w:rsidRDefault="004D3A01" w:rsidP="00412680">
      <w:pPr>
        <w:jc w:val="left"/>
        <w:rPr>
          <w:rStyle w:val="Hyperlink"/>
          <w:color w:val="5F5F5F"/>
          <w:u w:val="none"/>
          <w:lang w:val="en-US"/>
        </w:rPr>
      </w:pPr>
      <w:bookmarkStart w:id="5699" w:name="I40Sprache"/>
      <w:r w:rsidRPr="00950C6B">
        <w:rPr>
          <w:rStyle w:val="Hyperlink"/>
          <w:color w:val="5F5F5F"/>
          <w:u w:val="none"/>
        </w:rPr>
        <w:t>[</w:t>
      </w:r>
      <w:r w:rsidR="0099564C" w:rsidRPr="00950C6B">
        <w:rPr>
          <w:rStyle w:val="Hyperlink"/>
          <w:color w:val="5F5F5F"/>
          <w:u w:val="none"/>
        </w:rPr>
        <w:t>47</w:t>
      </w:r>
      <w:r w:rsidRPr="00950C6B">
        <w:rPr>
          <w:rStyle w:val="Hyperlink"/>
          <w:color w:val="5F5F5F"/>
          <w:u w:val="none"/>
        </w:rPr>
        <w:t>]</w:t>
      </w:r>
      <w:bookmarkEnd w:id="5699"/>
      <w:r w:rsidRPr="00950C6B">
        <w:rPr>
          <w:rStyle w:val="Hyperlink"/>
          <w:color w:val="5F5F5F"/>
          <w:u w:val="none"/>
        </w:rPr>
        <w:tab/>
      </w:r>
      <w:r w:rsidRPr="00950C6B">
        <w:rPr>
          <w:rStyle w:val="Hyperlink"/>
          <w:color w:val="5F5F5F"/>
          <w:u w:val="none"/>
        </w:rPr>
        <w:tab/>
        <w:t>(German) "I4.0-Sprache. Vokabular, Nachrichtenstruktur und semantische Interaktionsprotokolle der I4.0-Sprache"</w:t>
      </w:r>
      <w:r w:rsidR="007B6605" w:rsidRPr="00950C6B">
        <w:rPr>
          <w:rStyle w:val="Hyperlink"/>
          <w:color w:val="5F5F5F"/>
          <w:u w:val="none"/>
        </w:rPr>
        <w:t>,</w:t>
      </w:r>
      <w:r w:rsidRPr="00950C6B">
        <w:rPr>
          <w:rStyle w:val="Hyperlink"/>
          <w:color w:val="5F5F5F"/>
          <w:u w:val="none"/>
        </w:rPr>
        <w:t xml:space="preserve"> </w:t>
      </w:r>
      <w:proofErr w:type="spellStart"/>
      <w:r w:rsidR="007B6605" w:rsidRPr="00950C6B">
        <w:rPr>
          <w:rStyle w:val="Hyperlink"/>
          <w:color w:val="5F5F5F"/>
          <w:u w:val="none"/>
        </w:rPr>
        <w:t>Discussion</w:t>
      </w:r>
      <w:proofErr w:type="spellEnd"/>
      <w:r w:rsidR="007B6605" w:rsidRPr="00950C6B">
        <w:rPr>
          <w:rStyle w:val="Hyperlink"/>
          <w:color w:val="5F5F5F"/>
          <w:u w:val="none"/>
        </w:rPr>
        <w:t xml:space="preserve"> Paper. </w:t>
      </w:r>
      <w:r w:rsidRPr="00CE25AF">
        <w:rPr>
          <w:rStyle w:val="Hyperlink"/>
          <w:color w:val="5F5F5F"/>
          <w:u w:val="none"/>
          <w:lang w:val="en-US"/>
        </w:rPr>
        <w:t>Plattform Industrie 4.0 [Online] Available: https://www.plattform-i40.de/IP/Redaktion/DE/Downloads/Publikation/hm-2018-sprache.html</w:t>
      </w:r>
    </w:p>
    <w:p w14:paraId="270FBD61" w14:textId="2C933AE0" w:rsidR="000F1818" w:rsidRPr="00CE25AF" w:rsidRDefault="00B033C8" w:rsidP="00412680">
      <w:pPr>
        <w:jc w:val="left"/>
        <w:rPr>
          <w:rStyle w:val="Hyperlink"/>
          <w:color w:val="5F5F5F"/>
          <w:u w:val="none"/>
          <w:lang w:val="en-US"/>
        </w:rPr>
      </w:pPr>
      <w:bookmarkStart w:id="5700" w:name="SubmodelTemplate_63"/>
      <w:r w:rsidRPr="00CE25AF">
        <w:rPr>
          <w:rStyle w:val="Hyperlink"/>
          <w:color w:val="5F5F5F"/>
          <w:u w:val="none"/>
          <w:lang w:val="en-US"/>
        </w:rPr>
        <w:t>[</w:t>
      </w:r>
      <w:r w:rsidR="0099564C" w:rsidRPr="00CE25AF">
        <w:rPr>
          <w:rStyle w:val="Hyperlink"/>
          <w:color w:val="5F5F5F"/>
          <w:u w:val="none"/>
          <w:lang w:val="en-US"/>
        </w:rPr>
        <w:t>48</w:t>
      </w:r>
      <w:r w:rsidRPr="00CE25AF">
        <w:rPr>
          <w:rStyle w:val="Hyperlink"/>
          <w:color w:val="5F5F5F"/>
          <w:u w:val="none"/>
          <w:lang w:val="en-US"/>
        </w:rPr>
        <w:t>]</w:t>
      </w:r>
      <w:bookmarkEnd w:id="5700"/>
      <w:r w:rsidRPr="00CE25AF">
        <w:rPr>
          <w:rStyle w:val="Hyperlink"/>
          <w:color w:val="5F5F5F"/>
          <w:u w:val="none"/>
          <w:lang w:val="en-US"/>
        </w:rPr>
        <w:tab/>
      </w:r>
      <w:r w:rsidRPr="00CE25AF">
        <w:rPr>
          <w:rStyle w:val="Hyperlink"/>
          <w:color w:val="5F5F5F"/>
          <w:u w:val="none"/>
          <w:lang w:val="en-US"/>
        </w:rPr>
        <w:tab/>
        <w:t xml:space="preserve">"How to create a </w:t>
      </w:r>
      <w:proofErr w:type="spellStart"/>
      <w:r w:rsidRPr="00CE25AF">
        <w:rPr>
          <w:rStyle w:val="Hyperlink"/>
          <w:color w:val="5F5F5F"/>
          <w:u w:val="none"/>
          <w:lang w:val="en-US"/>
        </w:rPr>
        <w:t>submodel</w:t>
      </w:r>
      <w:proofErr w:type="spellEnd"/>
      <w:r w:rsidRPr="00CE25AF">
        <w:rPr>
          <w:rStyle w:val="Hyperlink"/>
          <w:color w:val="5F5F5F"/>
          <w:u w:val="none"/>
          <w:lang w:val="en-US"/>
        </w:rPr>
        <w:t xml:space="preserve"> template specification". Industrial Digital Twin Association. Not yet published.</w:t>
      </w:r>
    </w:p>
    <w:p w14:paraId="54500EE5" w14:textId="11DFD00C" w:rsidR="009134C9" w:rsidRPr="00CE25AF" w:rsidRDefault="009134C9" w:rsidP="009134C9">
      <w:pPr>
        <w:jc w:val="left"/>
        <w:rPr>
          <w:rStyle w:val="Hyperlink"/>
          <w:color w:val="5F5F5F"/>
          <w:lang w:val="en-US"/>
        </w:rPr>
      </w:pPr>
      <w:bookmarkStart w:id="5701" w:name="ABAC14"/>
      <w:bookmarkStart w:id="5702" w:name="ABAC_22"/>
      <w:r w:rsidRPr="00CE25AF">
        <w:rPr>
          <w:lang w:val="en-US"/>
        </w:rPr>
        <w:t>[49]</w:t>
      </w:r>
      <w:bookmarkEnd w:id="5701"/>
      <w:bookmarkEnd w:id="5702"/>
      <w:r w:rsidRPr="00CE25AF">
        <w:rPr>
          <w:lang w:val="en-US"/>
        </w:rPr>
        <w:tab/>
      </w:r>
      <w:r w:rsidRPr="00CE25AF">
        <w:rPr>
          <w:lang w:val="en-US"/>
        </w:rPr>
        <w:tab/>
        <w:t xml:space="preserve">Vincent Hu, David Ferraiolo, Rick Kuhn, Adam Schnitzer, Kenneth Sandlin, Robert Miller and Karen </w:t>
      </w:r>
      <w:proofErr w:type="spellStart"/>
      <w:r w:rsidRPr="00CE25AF">
        <w:rPr>
          <w:lang w:val="en-US"/>
        </w:rPr>
        <w:t>Scarfone</w:t>
      </w:r>
      <w:proofErr w:type="spellEnd"/>
      <w:r w:rsidRPr="00CE25AF">
        <w:rPr>
          <w:lang w:val="en-US"/>
        </w:rPr>
        <w:t>, "Guide to Attribute Based Access Control (ABAC) Definition and Considerations", NIST Special Publication 800-162,</w:t>
      </w:r>
      <w:r w:rsidR="00EA35FF" w:rsidRPr="00CE25AF">
        <w:rPr>
          <w:lang w:val="en-US"/>
        </w:rPr>
        <w:t xml:space="preserve"> </w:t>
      </w:r>
      <w:r w:rsidRPr="00CE25AF">
        <w:rPr>
          <w:lang w:val="en-US"/>
        </w:rPr>
        <w:t>Jan. 2014. [Online]. Available:</w:t>
      </w:r>
      <w:r w:rsidR="00EA35FF" w:rsidRPr="00CE25AF">
        <w:rPr>
          <w:lang w:val="en-US"/>
        </w:rPr>
        <w:t xml:space="preserve"> </w:t>
      </w:r>
      <w:hyperlink r:id="rId190" w:history="1">
        <w:r w:rsidRPr="00CE25AF">
          <w:rPr>
            <w:rStyle w:val="Hyperlink"/>
            <w:color w:val="5F5F5F"/>
            <w:lang w:val="en-US"/>
          </w:rPr>
          <w:t>http://dx.doi.org/10.6028/NIST.SP.800-162</w:t>
        </w:r>
      </w:hyperlink>
    </w:p>
    <w:p w14:paraId="7FBC23C8" w14:textId="523D0784" w:rsidR="009666E2" w:rsidRPr="00CE25AF" w:rsidRDefault="009666E2" w:rsidP="009134C9">
      <w:pPr>
        <w:jc w:val="left"/>
        <w:rPr>
          <w:rStyle w:val="Hyperlink"/>
          <w:color w:val="5F5F5F"/>
          <w:u w:val="none"/>
          <w:lang w:val="en-US"/>
        </w:rPr>
      </w:pPr>
      <w:bookmarkStart w:id="5703" w:name="SecureDownload20"/>
      <w:r w:rsidRPr="00CE25AF">
        <w:rPr>
          <w:rStyle w:val="Hyperlink"/>
          <w:color w:val="5F5F5F"/>
          <w:u w:val="none"/>
          <w:lang w:val="en-US"/>
        </w:rPr>
        <w:t>[50]</w:t>
      </w:r>
      <w:bookmarkEnd w:id="5703"/>
      <w:r w:rsidRPr="00CE25AF">
        <w:rPr>
          <w:rStyle w:val="Hyperlink"/>
          <w:color w:val="5F5F5F"/>
          <w:u w:val="none"/>
          <w:lang w:val="en-US"/>
        </w:rPr>
        <w:tab/>
      </w:r>
      <w:r w:rsidRPr="00CE25AF">
        <w:rPr>
          <w:rStyle w:val="Hyperlink"/>
          <w:color w:val="5F5F5F"/>
          <w:u w:val="none"/>
          <w:lang w:val="en-US"/>
        </w:rPr>
        <w:tab/>
        <w:t xml:space="preserve">"Secure Download Service", Discussion Paper. Oct. 2020, Plattform Industrie 4.0 [Online] Available: </w:t>
      </w:r>
      <w:hyperlink r:id="rId191" w:history="1">
        <w:r w:rsidRPr="00CE25AF">
          <w:rPr>
            <w:rStyle w:val="Hyperlink"/>
            <w:color w:val="5F5F5F"/>
            <w:lang w:val="en-US"/>
          </w:rPr>
          <w:t>https://www.plattform-i40.de/PI40/Redaktion/EN/Downloads/Publikation/secure_downloadservice.html</w:t>
        </w:r>
      </w:hyperlink>
    </w:p>
    <w:p w14:paraId="73494C6F" w14:textId="0A5644C6" w:rsidR="0049538F" w:rsidRPr="00CE25AF" w:rsidRDefault="0049538F" w:rsidP="0049538F">
      <w:pPr>
        <w:jc w:val="left"/>
        <w:rPr>
          <w:lang w:val="en-US"/>
        </w:rPr>
      </w:pPr>
      <w:bookmarkStart w:id="5704" w:name="AASGithub_41"/>
      <w:r w:rsidRPr="00CE25AF">
        <w:rPr>
          <w:lang w:val="en-US"/>
        </w:rPr>
        <w:t>[51]</w:t>
      </w:r>
      <w:bookmarkEnd w:id="5704"/>
      <w:r w:rsidRPr="00CE25AF">
        <w:rPr>
          <w:lang w:val="en-US"/>
        </w:rPr>
        <w:tab/>
      </w:r>
      <w:r w:rsidRPr="00CE25AF">
        <w:rPr>
          <w:lang w:val="en-US"/>
        </w:rPr>
        <w:tab/>
        <w:t>"AAS Repository. Repository for Information and Code for the Asset Administration Shell".</w:t>
      </w:r>
      <w:r w:rsidR="00EA35FF" w:rsidRPr="00CE25AF">
        <w:rPr>
          <w:lang w:val="en-US"/>
        </w:rPr>
        <w:t xml:space="preserve"> </w:t>
      </w:r>
      <w:hyperlink r:id="rId192" w:history="1">
        <w:r w:rsidRPr="00CE25AF">
          <w:rPr>
            <w:rStyle w:val="Hyperlink"/>
            <w:color w:val="5F5F5F"/>
            <w:lang w:val="en-US"/>
          </w:rPr>
          <w:t>https://github.com/admin-shell-io</w:t>
        </w:r>
      </w:hyperlink>
    </w:p>
    <w:p w14:paraId="13710E96" w14:textId="77777777" w:rsidR="0049538F" w:rsidRPr="00CE25AF" w:rsidRDefault="0049538F" w:rsidP="009134C9">
      <w:pPr>
        <w:jc w:val="left"/>
        <w:rPr>
          <w:lang w:val="en-US"/>
        </w:rPr>
      </w:pPr>
    </w:p>
    <w:p w14:paraId="27467054" w14:textId="77777777" w:rsidR="009134C9" w:rsidRPr="00CE25AF" w:rsidRDefault="009134C9" w:rsidP="00412680">
      <w:pPr>
        <w:jc w:val="left"/>
        <w:rPr>
          <w:rStyle w:val="Hyperlink"/>
          <w:color w:val="5F5F5F"/>
          <w:u w:val="none"/>
          <w:lang w:val="en-US"/>
        </w:rPr>
      </w:pPr>
    </w:p>
    <w:p w14:paraId="4FB6EC69" w14:textId="2C655884" w:rsidR="00844A75" w:rsidRPr="00CE25AF" w:rsidRDefault="005A570B" w:rsidP="00084AE5">
      <w:pPr>
        <w:pageBreakBefore/>
        <w:widowControl w:val="0"/>
        <w:rPr>
          <w:lang w:val="en-US"/>
        </w:rPr>
      </w:pPr>
      <w:r w:rsidRPr="00CE25AF">
        <w:rPr>
          <w:noProof/>
          <w:lang w:val="en-US" w:eastAsia="en-US"/>
        </w:rPr>
        <w:lastRenderedPageBreak/>
        <mc:AlternateContent>
          <mc:Choice Requires="wps">
            <w:drawing>
              <wp:anchor distT="0" distB="0" distL="114300" distR="114300" simplePos="0" relativeHeight="251700224" behindDoc="0" locked="0" layoutInCell="1" allowOverlap="1" wp14:anchorId="253583B4" wp14:editId="1C66DE91">
                <wp:simplePos x="0" y="0"/>
                <wp:positionH relativeFrom="margin">
                  <wp:align>left</wp:align>
                </wp:positionH>
                <wp:positionV relativeFrom="paragraph">
                  <wp:posOffset>229870</wp:posOffset>
                </wp:positionV>
                <wp:extent cx="5935345" cy="9284329"/>
                <wp:effectExtent l="0" t="0" r="27305" b="12700"/>
                <wp:wrapNone/>
                <wp:docPr id="29" name="Rechteck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5345" cy="9284329"/>
                        </a:xfrm>
                        <a:prstGeom prst="rect">
                          <a:avLst/>
                        </a:prstGeom>
                        <a:solidFill>
                          <a:schemeClr val="bg1"/>
                        </a:solidFill>
                        <a:ln>
                          <a:solidFill>
                            <a:srgbClr val="EF7C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CFB21" w14:textId="00EC34E2" w:rsidR="00F24668" w:rsidRPr="006C5C0E" w:rsidRDefault="00F24668" w:rsidP="001B5277">
                            <w:pPr>
                              <w:rPr>
                                <w:color w:val="ED7D31" w:themeColor="accent2"/>
                                <w:sz w:val="32"/>
                                <w:szCs w:val="32"/>
                                <w:lang w:val="en-US"/>
                              </w:rPr>
                            </w:pPr>
                            <w:r w:rsidRPr="006C5C0E">
                              <w:rPr>
                                <w:color w:val="ED7D31" w:themeColor="accent2"/>
                                <w:sz w:val="32"/>
                                <w:szCs w:val="32"/>
                                <w:lang w:val="en-US"/>
                              </w:rPr>
                              <w:t xml:space="preserve">AUTHORS </w:t>
                            </w:r>
                          </w:p>
                          <w:p w14:paraId="01EE9357" w14:textId="25F5BF88" w:rsidR="00F24668" w:rsidRPr="006C5C0E" w:rsidRDefault="00F24668" w:rsidP="001B5277">
                            <w:pPr>
                              <w:rPr>
                                <w:color w:val="ED7D31" w:themeColor="accent2"/>
                                <w:sz w:val="16"/>
                                <w:szCs w:val="16"/>
                                <w:lang w:val="en-US"/>
                              </w:rPr>
                            </w:pPr>
                            <w:r w:rsidRPr="006C5C0E">
                              <w:rPr>
                                <w:color w:val="ED7D31" w:themeColor="accent2"/>
                                <w:sz w:val="16"/>
                                <w:szCs w:val="16"/>
                                <w:lang w:val="en-US"/>
                              </w:rPr>
                              <w:t xml:space="preserve">Note: </w:t>
                            </w:r>
                            <w:r w:rsidR="00CE5E4E" w:rsidRPr="006C5C0E">
                              <w:rPr>
                                <w:color w:val="ED7D31" w:themeColor="accent2"/>
                                <w:sz w:val="16"/>
                                <w:szCs w:val="16"/>
                                <w:lang w:val="en-US"/>
                              </w:rPr>
                              <w:t>N</w:t>
                            </w:r>
                            <w:r w:rsidRPr="006C5C0E">
                              <w:rPr>
                                <w:color w:val="ED7D31" w:themeColor="accent2"/>
                                <w:sz w:val="16"/>
                                <w:szCs w:val="16"/>
                                <w:lang w:val="en-US"/>
                              </w:rPr>
                              <w:t xml:space="preserve">ot all authors contributed to all versions or </w:t>
                            </w:r>
                            <w:r w:rsidR="003A4BEF" w:rsidRPr="006C5C0E">
                              <w:rPr>
                                <w:color w:val="ED7D31" w:themeColor="accent2"/>
                                <w:sz w:val="16"/>
                                <w:szCs w:val="16"/>
                                <w:lang w:val="en-US"/>
                              </w:rPr>
                              <w:t xml:space="preserve">to </w:t>
                            </w:r>
                            <w:r w:rsidRPr="006C5C0E">
                              <w:rPr>
                                <w:color w:val="ED7D31" w:themeColor="accent2"/>
                                <w:sz w:val="16"/>
                                <w:szCs w:val="16"/>
                                <w:lang w:val="en-US"/>
                              </w:rPr>
                              <w:t xml:space="preserve">this version. The company name reflects the company at the point of time of the publication and might differ from the company name in previous versions. </w:t>
                            </w:r>
                          </w:p>
                          <w:p w14:paraId="645422DE" w14:textId="77777777" w:rsidR="00F24668" w:rsidRPr="009150F8" w:rsidRDefault="00F24668" w:rsidP="001B5277">
                            <w:pPr>
                              <w:rPr>
                                <w:color w:val="000000" w:themeColor="text1"/>
                                <w:lang w:val="en-US"/>
                              </w:rPr>
                            </w:pPr>
                          </w:p>
                          <w:p w14:paraId="1A446050" w14:textId="5FC19614" w:rsidR="00F24668" w:rsidRPr="00412680" w:rsidRDefault="00F24668" w:rsidP="001B5277">
                            <w:r w:rsidRPr="00412680">
                              <w:t xml:space="preserve">Sebastian Bader, </w:t>
                            </w:r>
                            <w:r w:rsidR="00CE5E4E" w:rsidRPr="00412680">
                              <w:t>SAP SE</w:t>
                            </w:r>
                          </w:p>
                          <w:p w14:paraId="4C2FA212" w14:textId="77777777" w:rsidR="00F24668" w:rsidRPr="00412680" w:rsidRDefault="00F24668" w:rsidP="001B5277">
                            <w:r w:rsidRPr="00412680">
                              <w:t xml:space="preserve">Erich </w:t>
                            </w:r>
                            <w:proofErr w:type="spellStart"/>
                            <w:r w:rsidRPr="00412680">
                              <w:t>Barnstedt</w:t>
                            </w:r>
                            <w:proofErr w:type="spellEnd"/>
                            <w:r w:rsidRPr="00412680">
                              <w:t>, Microsoft Deutschland GmbH</w:t>
                            </w:r>
                          </w:p>
                          <w:p w14:paraId="5A69718B" w14:textId="7A6B048B" w:rsidR="00F24668" w:rsidRPr="00412680" w:rsidRDefault="00F24668" w:rsidP="001B5277">
                            <w:r w:rsidRPr="00412680">
                              <w:t xml:space="preserve">Dr. Heinz </w:t>
                            </w:r>
                            <w:proofErr w:type="spellStart"/>
                            <w:r w:rsidRPr="00412680">
                              <w:t>Bedenbender</w:t>
                            </w:r>
                            <w:proofErr w:type="spellEnd"/>
                            <w:r w:rsidRPr="00412680">
                              <w:t>, VDI/VDE-Gesellschaft für Mess- und Automatisierungstechnik (GMA)</w:t>
                            </w:r>
                          </w:p>
                          <w:p w14:paraId="769A4792" w14:textId="3B2B5A16" w:rsidR="00F24668" w:rsidRPr="00412680" w:rsidRDefault="00F24668" w:rsidP="001B5277">
                            <w:r w:rsidRPr="00412680">
                              <w:t xml:space="preserve">Bernd Berres, MPDV </w:t>
                            </w:r>
                            <w:proofErr w:type="spellStart"/>
                            <w:r w:rsidRPr="00412680">
                              <w:t>Mikrolab</w:t>
                            </w:r>
                            <w:proofErr w:type="spellEnd"/>
                            <w:r w:rsidRPr="00412680">
                              <w:t xml:space="preserve"> GmbH</w:t>
                            </w:r>
                          </w:p>
                          <w:p w14:paraId="1A35B5A5" w14:textId="428A454C" w:rsidR="00F24668" w:rsidRPr="00412680" w:rsidRDefault="00F24668" w:rsidP="001B5277">
                            <w:r w:rsidRPr="00412680">
                              <w:t xml:space="preserve">Meik Billmann, </w:t>
                            </w:r>
                            <w:r w:rsidR="008428F0" w:rsidRPr="00412680">
                              <w:t>IDTA e.V.</w:t>
                            </w:r>
                          </w:p>
                          <w:p w14:paraId="19862DBF" w14:textId="4ACB8079" w:rsidR="00F24668" w:rsidRPr="00412680" w:rsidRDefault="00F24668" w:rsidP="001B5277">
                            <w:r w:rsidRPr="00412680">
                              <w:t>Dr. Birgit Boss, Robert Bosch GmbH</w:t>
                            </w:r>
                          </w:p>
                          <w:p w14:paraId="7C0C73B3" w14:textId="6A49BAA0" w:rsidR="00F24668" w:rsidRPr="00412680" w:rsidRDefault="00F24668" w:rsidP="001B5277">
                            <w:r w:rsidRPr="00412680">
                              <w:t>Nico Braunisch, TU Dresden</w:t>
                            </w:r>
                          </w:p>
                          <w:p w14:paraId="4B95B1B5" w14:textId="77777777" w:rsidR="00F24668" w:rsidRPr="00412680" w:rsidRDefault="00F24668" w:rsidP="001B5277">
                            <w:r w:rsidRPr="00412680">
                              <w:t xml:space="preserve">Dr. André </w:t>
                            </w:r>
                            <w:proofErr w:type="spellStart"/>
                            <w:r w:rsidRPr="00412680">
                              <w:t>Braunmandl</w:t>
                            </w:r>
                            <w:proofErr w:type="spellEnd"/>
                            <w:r w:rsidRPr="00412680">
                              <w:t>, BSI</w:t>
                            </w:r>
                          </w:p>
                          <w:p w14:paraId="48CF44DF" w14:textId="77777777" w:rsidR="00F24668" w:rsidRPr="00412680" w:rsidRDefault="00F24668" w:rsidP="001B5277">
                            <w:r w:rsidRPr="00412680">
                              <w:t xml:space="preserve">Erich </w:t>
                            </w:r>
                            <w:proofErr w:type="spellStart"/>
                            <w:r w:rsidRPr="00412680">
                              <w:t>Clauer</w:t>
                            </w:r>
                            <w:proofErr w:type="spellEnd"/>
                            <w:r w:rsidRPr="00412680">
                              <w:t>, SAP SE</w:t>
                            </w:r>
                          </w:p>
                          <w:p w14:paraId="42C5AEBC" w14:textId="77777777" w:rsidR="00F24668" w:rsidRPr="00412680" w:rsidRDefault="00F24668" w:rsidP="001B5277">
                            <w:r w:rsidRPr="00412680">
                              <w:t xml:space="preserve">Professor Dr. Christian Diedrich, </w:t>
                            </w:r>
                            <w:proofErr w:type="spellStart"/>
                            <w:r w:rsidRPr="00412680">
                              <w:t>ifak</w:t>
                            </w:r>
                            <w:proofErr w:type="spellEnd"/>
                            <w:r w:rsidRPr="00412680">
                              <w:t xml:space="preserve"> - Institut f. Automation und Kommunikation e.V. Magdeburg</w:t>
                            </w:r>
                          </w:p>
                          <w:p w14:paraId="34CD27E8" w14:textId="77777777" w:rsidR="00F24668" w:rsidRPr="00412680" w:rsidRDefault="00F24668" w:rsidP="001B5277">
                            <w:r w:rsidRPr="00412680">
                              <w:t>Björn Flubacher, BSI</w:t>
                            </w:r>
                          </w:p>
                          <w:p w14:paraId="3D80BF4E" w14:textId="77777777" w:rsidR="00F24668" w:rsidRPr="00412680" w:rsidRDefault="00F24668" w:rsidP="001B5277">
                            <w:r w:rsidRPr="00412680">
                              <w:t>Wolfgang Fritsche, IABG mbH</w:t>
                            </w:r>
                          </w:p>
                          <w:p w14:paraId="0F37ECE1" w14:textId="77777777" w:rsidR="00F24668" w:rsidRPr="00412680" w:rsidRDefault="00F24668" w:rsidP="001B5277">
                            <w:r w:rsidRPr="00412680">
                              <w:t>Kai Garrels, ABB STOTZ-KONTAKT GmbH</w:t>
                            </w:r>
                          </w:p>
                          <w:p w14:paraId="6F872989" w14:textId="67C14345" w:rsidR="00F24668" w:rsidRPr="00412680" w:rsidRDefault="00F24668" w:rsidP="001B5277">
                            <w:r w:rsidRPr="00412680">
                              <w:t>Dr. Andreas Graf Gatterburg, Hilscher Gesellschaft für Systemautomation mbH</w:t>
                            </w:r>
                            <w:r w:rsidR="00EA35FF">
                              <w:rPr>
                                <w:rFonts w:cs="Arial"/>
                                <w:sz w:val="24"/>
                                <w:szCs w:val="24"/>
                                <w:lang w:eastAsia="en-GB"/>
                              </w:rPr>
                              <w:t xml:space="preserve"> </w:t>
                            </w:r>
                          </w:p>
                          <w:p w14:paraId="2F5156A5" w14:textId="34BEBA9F" w:rsidR="00F24668" w:rsidRPr="00412680" w:rsidRDefault="00F24668" w:rsidP="001B5277">
                            <w:r w:rsidRPr="00412680">
                              <w:t xml:space="preserve">Martin </w:t>
                            </w:r>
                            <w:proofErr w:type="spellStart"/>
                            <w:r w:rsidRPr="00412680">
                              <w:t>Hankel</w:t>
                            </w:r>
                            <w:proofErr w:type="spellEnd"/>
                            <w:r w:rsidRPr="00412680">
                              <w:t>, Bosch Rexroth AG</w:t>
                            </w:r>
                          </w:p>
                          <w:p w14:paraId="140A3111" w14:textId="42FB2249" w:rsidR="00166123" w:rsidRPr="00412680" w:rsidRDefault="00166123" w:rsidP="001B5277">
                            <w:r w:rsidRPr="00412680">
                              <w:t>Sebastian Heppner, RWTH Aachen</w:t>
                            </w:r>
                          </w:p>
                          <w:p w14:paraId="5E75C4BE" w14:textId="77777777" w:rsidR="00F24668" w:rsidRPr="00412680" w:rsidRDefault="00F24668" w:rsidP="001B5277">
                            <w:r w:rsidRPr="00412680">
                              <w:t>Oliver Hillermeier, SAP SE</w:t>
                            </w:r>
                          </w:p>
                          <w:p w14:paraId="67098DD4" w14:textId="78A043E0" w:rsidR="00F24668" w:rsidRPr="00AE7A73" w:rsidRDefault="001063CB" w:rsidP="001B5277">
                            <w:pPr>
                              <w:rPr>
                                <w:lang w:val="en-US"/>
                              </w:rPr>
                            </w:pPr>
                            <w:r>
                              <w:t xml:space="preserve">Professor </w:t>
                            </w:r>
                            <w:r w:rsidR="00F24668" w:rsidRPr="00412680">
                              <w:t xml:space="preserve">Dr. Michael Hoffmeister, Festo AG &amp; Co. </w:t>
                            </w:r>
                            <w:r w:rsidR="00F24668" w:rsidRPr="00AE7A73">
                              <w:rPr>
                                <w:lang w:val="en-US"/>
                              </w:rPr>
                              <w:t>KG</w:t>
                            </w:r>
                          </w:p>
                          <w:p w14:paraId="2497B11E" w14:textId="18474C8E" w:rsidR="00F24668" w:rsidRPr="00412680" w:rsidRDefault="00F24668" w:rsidP="001B5277">
                            <w:r w:rsidRPr="00DA3F3B">
                              <w:rPr>
                                <w:lang w:val="en-US"/>
                              </w:rPr>
                              <w:t xml:space="preserve">Dr. Lutz Jänicke, </w:t>
                            </w:r>
                            <w:r w:rsidRPr="00DA3F3B">
                              <w:rPr>
                                <w:rFonts w:cs="Arial"/>
                                <w:lang w:val="en-US"/>
                              </w:rPr>
                              <w:t xml:space="preserve">PHOENIX CONTACT GmbH &amp; Co. </w:t>
                            </w:r>
                            <w:r w:rsidRPr="00412680">
                              <w:rPr>
                                <w:rFonts w:cs="Arial"/>
                              </w:rPr>
                              <w:t>KG</w:t>
                            </w:r>
                          </w:p>
                          <w:p w14:paraId="7492F1ED" w14:textId="61FB7C87" w:rsidR="00F24668" w:rsidRPr="00412680" w:rsidRDefault="00F24668" w:rsidP="001B5277">
                            <w:r w:rsidRPr="00412680">
                              <w:t>Michael Jochem, Robert Bosch GmbH</w:t>
                            </w:r>
                          </w:p>
                          <w:p w14:paraId="1AD2E103" w14:textId="034A9242" w:rsidR="003A4BEF" w:rsidRPr="00412680" w:rsidRDefault="003A4BEF" w:rsidP="001B5277">
                            <w:r w:rsidRPr="00412680">
                              <w:t>Tobias Klausmann, Lenze</w:t>
                            </w:r>
                            <w:r w:rsidR="00E32555" w:rsidRPr="00412680">
                              <w:t xml:space="preserve"> S</w:t>
                            </w:r>
                            <w:r w:rsidR="00D225F1">
                              <w:t>E</w:t>
                            </w:r>
                          </w:p>
                          <w:p w14:paraId="0799F2DE" w14:textId="5DBE98DA" w:rsidR="00F24668" w:rsidRPr="00412680" w:rsidRDefault="00F24668" w:rsidP="001B5277">
                            <w:r w:rsidRPr="00412680">
                              <w:t>Alexander Köpke, Microsoft Deutschland GmbH</w:t>
                            </w:r>
                          </w:p>
                          <w:p w14:paraId="4458113A" w14:textId="77777777" w:rsidR="00F24668" w:rsidRPr="00412680" w:rsidRDefault="00F24668" w:rsidP="001B5277">
                            <w:proofErr w:type="spellStart"/>
                            <w:r w:rsidRPr="00412680">
                              <w:t>Yevgen</w:t>
                            </w:r>
                            <w:proofErr w:type="spellEnd"/>
                            <w:r w:rsidRPr="00412680">
                              <w:t xml:space="preserve"> Kogan, KUKA Deutschland GmbH</w:t>
                            </w:r>
                          </w:p>
                          <w:p w14:paraId="79A80099" w14:textId="603D9F59" w:rsidR="00F24668" w:rsidRPr="00412680" w:rsidRDefault="00F24668" w:rsidP="001B5277">
                            <w:r w:rsidRPr="00412680">
                              <w:t xml:space="preserve">Dr. Heiko </w:t>
                            </w:r>
                            <w:proofErr w:type="spellStart"/>
                            <w:r w:rsidRPr="00412680">
                              <w:t>Koziolek</w:t>
                            </w:r>
                            <w:proofErr w:type="spellEnd"/>
                            <w:r w:rsidRPr="00412680">
                              <w:t>, ABB AG</w:t>
                            </w:r>
                          </w:p>
                          <w:p w14:paraId="31E0356B" w14:textId="3B59C183" w:rsidR="00341775" w:rsidRPr="00412680" w:rsidRDefault="00CE5E4E" w:rsidP="00341775">
                            <w:pPr>
                              <w:overflowPunct w:val="0"/>
                              <w:autoSpaceDE w:val="0"/>
                              <w:autoSpaceDN w:val="0"/>
                            </w:pPr>
                            <w:r w:rsidRPr="00412680">
                              <w:t xml:space="preserve">Florian Krebs, </w:t>
                            </w:r>
                            <w:r w:rsidR="00341775" w:rsidRPr="00412680">
                              <w:t xml:space="preserve">Deutsches Zentrum für Luft- und Raumfahrt e.V. </w:t>
                            </w:r>
                          </w:p>
                          <w:p w14:paraId="656E894C" w14:textId="5CA158D3" w:rsidR="00F24668" w:rsidRPr="00412680" w:rsidRDefault="00F24668" w:rsidP="001B5277">
                            <w:r w:rsidRPr="00412680">
                              <w:t xml:space="preserve">Walter </w:t>
                            </w:r>
                            <w:proofErr w:type="spellStart"/>
                            <w:r w:rsidRPr="00412680">
                              <w:t>Kuhlbusch</w:t>
                            </w:r>
                            <w:proofErr w:type="spellEnd"/>
                            <w:r w:rsidRPr="00412680">
                              <w:t>, Festo SE &amp; Co. KG</w:t>
                            </w:r>
                          </w:p>
                          <w:p w14:paraId="7EF2512E" w14:textId="77777777" w:rsidR="00F24668" w:rsidRPr="00412680" w:rsidRDefault="00F24668" w:rsidP="001B5277">
                            <w:r w:rsidRPr="00412680">
                              <w:t xml:space="preserve">Dr. Christoph Legat, </w:t>
                            </w:r>
                            <w:proofErr w:type="spellStart"/>
                            <w:r w:rsidRPr="00412680">
                              <w:t>Hekuma</w:t>
                            </w:r>
                            <w:proofErr w:type="spellEnd"/>
                            <w:r w:rsidRPr="00412680">
                              <w:t xml:space="preserve"> GmbH</w:t>
                            </w:r>
                          </w:p>
                          <w:p w14:paraId="31213DAF" w14:textId="77777777" w:rsidR="00F24668" w:rsidRPr="00412680" w:rsidRDefault="00F24668" w:rsidP="001B5277">
                            <w:r w:rsidRPr="00412680">
                              <w:t>Professor Dr. Arndt Lüder, Otto-von-Guericke Universität</w:t>
                            </w:r>
                          </w:p>
                          <w:p w14:paraId="63483E36" w14:textId="04A4BB87" w:rsidR="00F24668" w:rsidRPr="00412680" w:rsidRDefault="00F24668" w:rsidP="001B5277">
                            <w:r w:rsidRPr="00412680">
                              <w:t xml:space="preserve">Dr. Wolfgang Mahnke, </w:t>
                            </w:r>
                            <w:proofErr w:type="spellStart"/>
                            <w:r w:rsidRPr="00412680">
                              <w:t>ascolab</w:t>
                            </w:r>
                            <w:proofErr w:type="spellEnd"/>
                            <w:r w:rsidRPr="00412680">
                              <w:t xml:space="preserve"> GmbH</w:t>
                            </w:r>
                          </w:p>
                          <w:p w14:paraId="3EBAEF34" w14:textId="39DFAC34" w:rsidR="00F24668" w:rsidRDefault="00F24668" w:rsidP="001B5277">
                            <w:r w:rsidRPr="00412680">
                              <w:t xml:space="preserve">Dr. </w:t>
                            </w:r>
                            <w:proofErr w:type="spellStart"/>
                            <w:r w:rsidRPr="00412680">
                              <w:t>Somayeh</w:t>
                            </w:r>
                            <w:proofErr w:type="spellEnd"/>
                            <w:r w:rsidRPr="00412680">
                              <w:t xml:space="preserve"> </w:t>
                            </w:r>
                            <w:proofErr w:type="spellStart"/>
                            <w:r w:rsidRPr="00412680">
                              <w:t>Malakuti</w:t>
                            </w:r>
                            <w:proofErr w:type="spellEnd"/>
                            <w:r w:rsidRPr="00412680">
                              <w:t>, ABB AG</w:t>
                            </w:r>
                          </w:p>
                          <w:p w14:paraId="54DE1138" w14:textId="66477260" w:rsidR="00437BD9" w:rsidRDefault="00437BD9" w:rsidP="001B5277"/>
                          <w:p w14:paraId="5DFBAF54" w14:textId="77777777" w:rsidR="00437BD9" w:rsidRPr="00412680" w:rsidRDefault="00437BD9" w:rsidP="001B5277"/>
                          <w:p w14:paraId="3C6D32EB" w14:textId="6E223777" w:rsidR="00F24668" w:rsidRPr="001E46F2" w:rsidRDefault="00F24668" w:rsidP="00FD7BFD">
                            <w:pPr>
                              <w:pStyle w:val="ListParagraph"/>
                              <w:numPr>
                                <w:ilvl w:val="0"/>
                                <w:numId w:val="51"/>
                              </w:numPr>
                            </w:pPr>
                            <w:r>
                              <w:t xml:space="preserve">Continued </w:t>
                            </w:r>
                            <w:r w:rsidR="00C4475B">
                              <w:t xml:space="preserve">on </w:t>
                            </w:r>
                            <w:r>
                              <w:t>n</w:t>
                            </w:r>
                            <w:r w:rsidRPr="001E46F2">
                              <w:t>ext page</w:t>
                            </w:r>
                          </w:p>
                          <w:p w14:paraId="44472974" w14:textId="77777777" w:rsidR="00F24668" w:rsidRPr="005F604E" w:rsidRDefault="00F24668" w:rsidP="001B5277"/>
                          <w:p w14:paraId="790E16F0" w14:textId="77777777" w:rsidR="00F24668" w:rsidRPr="005F604E" w:rsidRDefault="00F24668" w:rsidP="001B52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583B4" id="Rechteck 41" o:spid="_x0000_s1046" style="position:absolute;left:0;text-align:left;margin-left:0;margin-top:18.1pt;width:467.35pt;height:731.0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" fillcolor="white [3212]" strokecolor="#ef7c00" strokeweight="1pt">
                <v:path arrowok="t"/>
                <v:textbox>
                  <w:txbxContent>
                    <w:p w14:paraId="5A2CFB21" w14:textId="00EC34E2" w:rsidR="00F24668" w:rsidRPr="006C5C0E" w:rsidRDefault="00F24668" w:rsidP="001B5277">
                      <w:pPr>
                        <w:rPr>
                          <w:color w:val="ED7D31" w:themeColor="accent2"/>
                          <w:sz w:val="32"/>
                          <w:szCs w:val="32"/>
                          <w:lang w:val="en-US"/>
                        </w:rPr>
                      </w:pPr>
                      <w:r w:rsidRPr="006C5C0E">
                        <w:rPr>
                          <w:color w:val="ED7D31" w:themeColor="accent2"/>
                          <w:sz w:val="32"/>
                          <w:szCs w:val="32"/>
                          <w:lang w:val="en-US"/>
                        </w:rPr>
                        <w:t xml:space="preserve">AUTHORS </w:t>
                      </w:r>
                    </w:p>
                    <w:p w14:paraId="01EE9357" w14:textId="25F5BF88" w:rsidR="00F24668" w:rsidRPr="006C5C0E" w:rsidRDefault="00F24668" w:rsidP="001B5277">
                      <w:pPr>
                        <w:rPr>
                          <w:color w:val="ED7D31" w:themeColor="accent2"/>
                          <w:sz w:val="16"/>
                          <w:szCs w:val="16"/>
                          <w:lang w:val="en-US"/>
                        </w:rPr>
                      </w:pPr>
                      <w:r w:rsidRPr="006C5C0E">
                        <w:rPr>
                          <w:color w:val="ED7D31" w:themeColor="accent2"/>
                          <w:sz w:val="16"/>
                          <w:szCs w:val="16"/>
                          <w:lang w:val="en-US"/>
                        </w:rPr>
                        <w:t xml:space="preserve">Note: </w:t>
                      </w:r>
                      <w:r w:rsidR="00CE5E4E" w:rsidRPr="006C5C0E">
                        <w:rPr>
                          <w:color w:val="ED7D31" w:themeColor="accent2"/>
                          <w:sz w:val="16"/>
                          <w:szCs w:val="16"/>
                          <w:lang w:val="en-US"/>
                        </w:rPr>
                        <w:t>N</w:t>
                      </w:r>
                      <w:r w:rsidRPr="006C5C0E">
                        <w:rPr>
                          <w:color w:val="ED7D31" w:themeColor="accent2"/>
                          <w:sz w:val="16"/>
                          <w:szCs w:val="16"/>
                          <w:lang w:val="en-US"/>
                        </w:rPr>
                        <w:t xml:space="preserve">ot all authors contributed to all versions or </w:t>
                      </w:r>
                      <w:r w:rsidR="003A4BEF" w:rsidRPr="006C5C0E">
                        <w:rPr>
                          <w:color w:val="ED7D31" w:themeColor="accent2"/>
                          <w:sz w:val="16"/>
                          <w:szCs w:val="16"/>
                          <w:lang w:val="en-US"/>
                        </w:rPr>
                        <w:t xml:space="preserve">to </w:t>
                      </w:r>
                      <w:r w:rsidRPr="006C5C0E">
                        <w:rPr>
                          <w:color w:val="ED7D31" w:themeColor="accent2"/>
                          <w:sz w:val="16"/>
                          <w:szCs w:val="16"/>
                          <w:lang w:val="en-US"/>
                        </w:rPr>
                        <w:t xml:space="preserve">this version. The company name reflects the company at the point of time of the publication and might differ from the company name in previous versions. </w:t>
                      </w:r>
                    </w:p>
                    <w:p w14:paraId="645422DE" w14:textId="77777777" w:rsidR="00F24668" w:rsidRPr="009150F8" w:rsidRDefault="00F24668" w:rsidP="001B5277">
                      <w:pPr>
                        <w:rPr>
                          <w:color w:val="000000" w:themeColor="text1"/>
                          <w:lang w:val="en-US"/>
                        </w:rPr>
                      </w:pPr>
                    </w:p>
                    <w:p w14:paraId="1A446050" w14:textId="5FC19614" w:rsidR="00F24668" w:rsidRPr="00412680" w:rsidRDefault="00F24668" w:rsidP="001B5277">
                      <w:r w:rsidRPr="00412680">
                        <w:t xml:space="preserve">Sebastian Bader, </w:t>
                      </w:r>
                      <w:r w:rsidR="00CE5E4E" w:rsidRPr="00412680">
                        <w:t>SAP SE</w:t>
                      </w:r>
                    </w:p>
                    <w:p w14:paraId="4C2FA212" w14:textId="77777777" w:rsidR="00F24668" w:rsidRPr="00412680" w:rsidRDefault="00F24668" w:rsidP="001B5277">
                      <w:r w:rsidRPr="00412680">
                        <w:t xml:space="preserve">Erich </w:t>
                      </w:r>
                      <w:proofErr w:type="spellStart"/>
                      <w:r w:rsidRPr="00412680">
                        <w:t>Barnstedt</w:t>
                      </w:r>
                      <w:proofErr w:type="spellEnd"/>
                      <w:r w:rsidRPr="00412680">
                        <w:t>, Microsoft Deutschland GmbH</w:t>
                      </w:r>
                    </w:p>
                    <w:p w14:paraId="5A69718B" w14:textId="7A6B048B" w:rsidR="00F24668" w:rsidRPr="00412680" w:rsidRDefault="00F24668" w:rsidP="001B5277">
                      <w:r w:rsidRPr="00412680">
                        <w:t xml:space="preserve">Dr. Heinz </w:t>
                      </w:r>
                      <w:proofErr w:type="spellStart"/>
                      <w:r w:rsidRPr="00412680">
                        <w:t>Bedenbender</w:t>
                      </w:r>
                      <w:proofErr w:type="spellEnd"/>
                      <w:r w:rsidRPr="00412680">
                        <w:t>, VDI/VDE-Gesellschaft für Mess- und Automatisierungstechnik (GMA)</w:t>
                      </w:r>
                    </w:p>
                    <w:p w14:paraId="769A4792" w14:textId="3B2B5A16" w:rsidR="00F24668" w:rsidRPr="00412680" w:rsidRDefault="00F24668" w:rsidP="001B5277">
                      <w:r w:rsidRPr="00412680">
                        <w:t xml:space="preserve">Bernd Berres, MPDV </w:t>
                      </w:r>
                      <w:proofErr w:type="spellStart"/>
                      <w:r w:rsidRPr="00412680">
                        <w:t>Mikrolab</w:t>
                      </w:r>
                      <w:proofErr w:type="spellEnd"/>
                      <w:r w:rsidRPr="00412680">
                        <w:t xml:space="preserve"> GmbH</w:t>
                      </w:r>
                    </w:p>
                    <w:p w14:paraId="1A35B5A5" w14:textId="428A454C" w:rsidR="00F24668" w:rsidRPr="00412680" w:rsidRDefault="00F24668" w:rsidP="001B5277">
                      <w:r w:rsidRPr="00412680">
                        <w:t xml:space="preserve">Meik Billmann, </w:t>
                      </w:r>
                      <w:r w:rsidR="008428F0" w:rsidRPr="00412680">
                        <w:t>IDTA e.V.</w:t>
                      </w:r>
                    </w:p>
                    <w:p w14:paraId="19862DBF" w14:textId="4ACB8079" w:rsidR="00F24668" w:rsidRPr="00412680" w:rsidRDefault="00F24668" w:rsidP="001B5277">
                      <w:r w:rsidRPr="00412680">
                        <w:t>Dr. Birgit Boss, Robert Bosch GmbH</w:t>
                      </w:r>
                    </w:p>
                    <w:p w14:paraId="7C0C73B3" w14:textId="6A49BAA0" w:rsidR="00F24668" w:rsidRPr="00412680" w:rsidRDefault="00F24668" w:rsidP="001B5277">
                      <w:r w:rsidRPr="00412680">
                        <w:t>Nico Braunisch, TU Dresden</w:t>
                      </w:r>
                    </w:p>
                    <w:p w14:paraId="4B95B1B5" w14:textId="77777777" w:rsidR="00F24668" w:rsidRPr="00412680" w:rsidRDefault="00F24668" w:rsidP="001B5277">
                      <w:r w:rsidRPr="00412680">
                        <w:t xml:space="preserve">Dr. André </w:t>
                      </w:r>
                      <w:proofErr w:type="spellStart"/>
                      <w:r w:rsidRPr="00412680">
                        <w:t>Braunmandl</w:t>
                      </w:r>
                      <w:proofErr w:type="spellEnd"/>
                      <w:r w:rsidRPr="00412680">
                        <w:t>, BSI</w:t>
                      </w:r>
                    </w:p>
                    <w:p w14:paraId="48CF44DF" w14:textId="77777777" w:rsidR="00F24668" w:rsidRPr="00412680" w:rsidRDefault="00F24668" w:rsidP="001B5277">
                      <w:r w:rsidRPr="00412680">
                        <w:t xml:space="preserve">Erich </w:t>
                      </w:r>
                      <w:proofErr w:type="spellStart"/>
                      <w:r w:rsidRPr="00412680">
                        <w:t>Clauer</w:t>
                      </w:r>
                      <w:proofErr w:type="spellEnd"/>
                      <w:r w:rsidRPr="00412680">
                        <w:t>, SAP SE</w:t>
                      </w:r>
                    </w:p>
                    <w:p w14:paraId="42C5AEBC" w14:textId="77777777" w:rsidR="00F24668" w:rsidRPr="00412680" w:rsidRDefault="00F24668" w:rsidP="001B5277">
                      <w:r w:rsidRPr="00412680">
                        <w:t xml:space="preserve">Professor Dr. Christian Diedrich, </w:t>
                      </w:r>
                      <w:proofErr w:type="spellStart"/>
                      <w:r w:rsidRPr="00412680">
                        <w:t>ifak</w:t>
                      </w:r>
                      <w:proofErr w:type="spellEnd"/>
                      <w:r w:rsidRPr="00412680">
                        <w:t xml:space="preserve"> - Institut f. Automation und Kommunikation e.V. Magdeburg</w:t>
                      </w:r>
                    </w:p>
                    <w:p w14:paraId="34CD27E8" w14:textId="77777777" w:rsidR="00F24668" w:rsidRPr="00412680" w:rsidRDefault="00F24668" w:rsidP="001B5277">
                      <w:r w:rsidRPr="00412680">
                        <w:t>Björn Flubacher, BSI</w:t>
                      </w:r>
                    </w:p>
                    <w:p w14:paraId="3D80BF4E" w14:textId="77777777" w:rsidR="00F24668" w:rsidRPr="00412680" w:rsidRDefault="00F24668" w:rsidP="001B5277">
                      <w:r w:rsidRPr="00412680">
                        <w:t>Wolfgang Fritsche, IABG mbH</w:t>
                      </w:r>
                    </w:p>
                    <w:p w14:paraId="0F37ECE1" w14:textId="77777777" w:rsidR="00F24668" w:rsidRPr="00412680" w:rsidRDefault="00F24668" w:rsidP="001B5277">
                      <w:r w:rsidRPr="00412680">
                        <w:t>Kai Garrels, ABB STOTZ-KONTAKT GmbH</w:t>
                      </w:r>
                    </w:p>
                    <w:p w14:paraId="6F872989" w14:textId="67C14345" w:rsidR="00F24668" w:rsidRPr="00412680" w:rsidRDefault="00F24668" w:rsidP="001B5277">
                      <w:r w:rsidRPr="00412680">
                        <w:t>Dr. Andreas Graf Gatterburg, Hilscher Gesellschaft für Systemautomation mbH</w:t>
                      </w:r>
                      <w:r w:rsidR="00EA35FF">
                        <w:rPr>
                          <w:rFonts w:cs="Arial"/>
                          <w:sz w:val="24"/>
                          <w:szCs w:val="24"/>
                          <w:lang w:eastAsia="en-GB"/>
                        </w:rPr>
                        <w:t xml:space="preserve"> </w:t>
                      </w:r>
                    </w:p>
                    <w:p w14:paraId="2F5156A5" w14:textId="34BEBA9F" w:rsidR="00F24668" w:rsidRPr="00412680" w:rsidRDefault="00F24668" w:rsidP="001B5277">
                      <w:r w:rsidRPr="00412680">
                        <w:t xml:space="preserve">Martin </w:t>
                      </w:r>
                      <w:proofErr w:type="spellStart"/>
                      <w:r w:rsidRPr="00412680">
                        <w:t>Hankel</w:t>
                      </w:r>
                      <w:proofErr w:type="spellEnd"/>
                      <w:r w:rsidRPr="00412680">
                        <w:t>, Bosch Rexroth AG</w:t>
                      </w:r>
                    </w:p>
                    <w:p w14:paraId="140A3111" w14:textId="42FB2249" w:rsidR="00166123" w:rsidRPr="00412680" w:rsidRDefault="00166123" w:rsidP="001B5277">
                      <w:r w:rsidRPr="00412680">
                        <w:t>Sebastian Heppner, RWTH Aachen</w:t>
                      </w:r>
                    </w:p>
                    <w:p w14:paraId="5E75C4BE" w14:textId="77777777" w:rsidR="00F24668" w:rsidRPr="00412680" w:rsidRDefault="00F24668" w:rsidP="001B5277">
                      <w:r w:rsidRPr="00412680">
                        <w:t>Oliver Hillermeier, SAP SE</w:t>
                      </w:r>
                    </w:p>
                    <w:p w14:paraId="67098DD4" w14:textId="78A043E0" w:rsidR="00F24668" w:rsidRPr="00AE7A73" w:rsidRDefault="001063CB" w:rsidP="001B5277">
                      <w:pPr>
                        <w:rPr>
                          <w:lang w:val="en-US"/>
                        </w:rPr>
                      </w:pPr>
                      <w:r>
                        <w:t xml:space="preserve">Professor </w:t>
                      </w:r>
                      <w:r w:rsidR="00F24668" w:rsidRPr="00412680">
                        <w:t xml:space="preserve">Dr. Michael Hoffmeister, Festo AG &amp; Co. </w:t>
                      </w:r>
                      <w:r w:rsidR="00F24668" w:rsidRPr="00AE7A73">
                        <w:rPr>
                          <w:lang w:val="en-US"/>
                        </w:rPr>
                        <w:t>KG</w:t>
                      </w:r>
                    </w:p>
                    <w:p w14:paraId="2497B11E" w14:textId="18474C8E" w:rsidR="00F24668" w:rsidRPr="00412680" w:rsidRDefault="00F24668" w:rsidP="001B5277">
                      <w:r w:rsidRPr="00DA3F3B">
                        <w:rPr>
                          <w:lang w:val="en-US"/>
                        </w:rPr>
                        <w:t xml:space="preserve">Dr. Lutz Jänicke, </w:t>
                      </w:r>
                      <w:r w:rsidRPr="00DA3F3B">
                        <w:rPr>
                          <w:rFonts w:cs="Arial"/>
                          <w:lang w:val="en-US"/>
                        </w:rPr>
                        <w:t xml:space="preserve">PHOENIX CONTACT GmbH &amp; Co. </w:t>
                      </w:r>
                      <w:r w:rsidRPr="00412680">
                        <w:rPr>
                          <w:rFonts w:cs="Arial"/>
                        </w:rPr>
                        <w:t>KG</w:t>
                      </w:r>
                    </w:p>
                    <w:p w14:paraId="7492F1ED" w14:textId="61FB7C87" w:rsidR="00F24668" w:rsidRPr="00412680" w:rsidRDefault="00F24668" w:rsidP="001B5277">
                      <w:r w:rsidRPr="00412680">
                        <w:t>Michael Jochem, Robert Bosch GmbH</w:t>
                      </w:r>
                    </w:p>
                    <w:p w14:paraId="1AD2E103" w14:textId="034A9242" w:rsidR="003A4BEF" w:rsidRPr="00412680" w:rsidRDefault="003A4BEF" w:rsidP="001B5277">
                      <w:r w:rsidRPr="00412680">
                        <w:t>Tobias Klausmann, Lenze</w:t>
                      </w:r>
                      <w:r w:rsidR="00E32555" w:rsidRPr="00412680">
                        <w:t xml:space="preserve"> S</w:t>
                      </w:r>
                      <w:r w:rsidR="00D225F1">
                        <w:t>E</w:t>
                      </w:r>
                    </w:p>
                    <w:p w14:paraId="0799F2DE" w14:textId="5DBE98DA" w:rsidR="00F24668" w:rsidRPr="00412680" w:rsidRDefault="00F24668" w:rsidP="001B5277">
                      <w:r w:rsidRPr="00412680">
                        <w:t>Alexander Köpke, Microsoft Deutschland GmbH</w:t>
                      </w:r>
                    </w:p>
                    <w:p w14:paraId="4458113A" w14:textId="77777777" w:rsidR="00F24668" w:rsidRPr="00412680" w:rsidRDefault="00F24668" w:rsidP="001B5277">
                      <w:proofErr w:type="spellStart"/>
                      <w:r w:rsidRPr="00412680">
                        <w:t>Yevgen</w:t>
                      </w:r>
                      <w:proofErr w:type="spellEnd"/>
                      <w:r w:rsidRPr="00412680">
                        <w:t xml:space="preserve"> Kogan, KUKA Deutschland GmbH</w:t>
                      </w:r>
                    </w:p>
                    <w:p w14:paraId="79A80099" w14:textId="603D9F59" w:rsidR="00F24668" w:rsidRPr="00412680" w:rsidRDefault="00F24668" w:rsidP="001B5277">
                      <w:r w:rsidRPr="00412680">
                        <w:t xml:space="preserve">Dr. Heiko </w:t>
                      </w:r>
                      <w:proofErr w:type="spellStart"/>
                      <w:r w:rsidRPr="00412680">
                        <w:t>Koziolek</w:t>
                      </w:r>
                      <w:proofErr w:type="spellEnd"/>
                      <w:r w:rsidRPr="00412680">
                        <w:t>, ABB AG</w:t>
                      </w:r>
                    </w:p>
                    <w:p w14:paraId="31E0356B" w14:textId="3B59C183" w:rsidR="00341775" w:rsidRPr="00412680" w:rsidRDefault="00CE5E4E" w:rsidP="00341775">
                      <w:pPr>
                        <w:overflowPunct w:val="0"/>
                        <w:autoSpaceDE w:val="0"/>
                        <w:autoSpaceDN w:val="0"/>
                      </w:pPr>
                      <w:r w:rsidRPr="00412680">
                        <w:t xml:space="preserve">Florian Krebs, </w:t>
                      </w:r>
                      <w:r w:rsidR="00341775" w:rsidRPr="00412680">
                        <w:t xml:space="preserve">Deutsches Zentrum für Luft- und Raumfahrt e.V. </w:t>
                      </w:r>
                    </w:p>
                    <w:p w14:paraId="656E894C" w14:textId="5CA158D3" w:rsidR="00F24668" w:rsidRPr="00412680" w:rsidRDefault="00F24668" w:rsidP="001B5277">
                      <w:r w:rsidRPr="00412680">
                        <w:t xml:space="preserve">Walter </w:t>
                      </w:r>
                      <w:proofErr w:type="spellStart"/>
                      <w:r w:rsidRPr="00412680">
                        <w:t>Kuhlbusch</w:t>
                      </w:r>
                      <w:proofErr w:type="spellEnd"/>
                      <w:r w:rsidRPr="00412680">
                        <w:t>, Festo SE &amp; Co. KG</w:t>
                      </w:r>
                    </w:p>
                    <w:p w14:paraId="7EF2512E" w14:textId="77777777" w:rsidR="00F24668" w:rsidRPr="00412680" w:rsidRDefault="00F24668" w:rsidP="001B5277">
                      <w:r w:rsidRPr="00412680">
                        <w:t xml:space="preserve">Dr. Christoph Legat, </w:t>
                      </w:r>
                      <w:proofErr w:type="spellStart"/>
                      <w:r w:rsidRPr="00412680">
                        <w:t>Hekuma</w:t>
                      </w:r>
                      <w:proofErr w:type="spellEnd"/>
                      <w:r w:rsidRPr="00412680">
                        <w:t xml:space="preserve"> GmbH</w:t>
                      </w:r>
                    </w:p>
                    <w:p w14:paraId="31213DAF" w14:textId="77777777" w:rsidR="00F24668" w:rsidRPr="00412680" w:rsidRDefault="00F24668" w:rsidP="001B5277">
                      <w:r w:rsidRPr="00412680">
                        <w:t>Professor Dr. Arndt Lüder, Otto-von-Guericke Universität</w:t>
                      </w:r>
                    </w:p>
                    <w:p w14:paraId="63483E36" w14:textId="04A4BB87" w:rsidR="00F24668" w:rsidRPr="00412680" w:rsidRDefault="00F24668" w:rsidP="001B5277">
                      <w:r w:rsidRPr="00412680">
                        <w:t xml:space="preserve">Dr. Wolfgang Mahnke, </w:t>
                      </w:r>
                      <w:proofErr w:type="spellStart"/>
                      <w:r w:rsidRPr="00412680">
                        <w:t>ascolab</w:t>
                      </w:r>
                      <w:proofErr w:type="spellEnd"/>
                      <w:r w:rsidRPr="00412680">
                        <w:t xml:space="preserve"> GmbH</w:t>
                      </w:r>
                    </w:p>
                    <w:p w14:paraId="3EBAEF34" w14:textId="39DFAC34" w:rsidR="00F24668" w:rsidRDefault="00F24668" w:rsidP="001B5277">
                      <w:r w:rsidRPr="00412680">
                        <w:t xml:space="preserve">Dr. </w:t>
                      </w:r>
                      <w:proofErr w:type="spellStart"/>
                      <w:r w:rsidRPr="00412680">
                        <w:t>Somayeh</w:t>
                      </w:r>
                      <w:proofErr w:type="spellEnd"/>
                      <w:r w:rsidRPr="00412680">
                        <w:t xml:space="preserve"> </w:t>
                      </w:r>
                      <w:proofErr w:type="spellStart"/>
                      <w:r w:rsidRPr="00412680">
                        <w:t>Malakuti</w:t>
                      </w:r>
                      <w:proofErr w:type="spellEnd"/>
                      <w:r w:rsidRPr="00412680">
                        <w:t>, ABB AG</w:t>
                      </w:r>
                    </w:p>
                    <w:p w14:paraId="54DE1138" w14:textId="66477260" w:rsidR="00437BD9" w:rsidRDefault="00437BD9" w:rsidP="001B5277"/>
                    <w:p w14:paraId="5DFBAF54" w14:textId="77777777" w:rsidR="00437BD9" w:rsidRPr="00412680" w:rsidRDefault="00437BD9" w:rsidP="001B5277"/>
                    <w:p w14:paraId="3C6D32EB" w14:textId="6E223777" w:rsidR="00F24668" w:rsidRPr="001E46F2" w:rsidRDefault="00F24668" w:rsidP="00FD7BFD">
                      <w:pPr>
                        <w:pStyle w:val="ListParagraph"/>
                        <w:numPr>
                          <w:ilvl w:val="0"/>
                          <w:numId w:val="51"/>
                        </w:numPr>
                      </w:pPr>
                      <w:r>
                        <w:t xml:space="preserve">Continued </w:t>
                      </w:r>
                      <w:r w:rsidR="00C4475B">
                        <w:t xml:space="preserve">on </w:t>
                      </w:r>
                      <w:r>
                        <w:t>n</w:t>
                      </w:r>
                      <w:r w:rsidRPr="001E46F2">
                        <w:t>ext page</w:t>
                      </w:r>
                    </w:p>
                    <w:p w14:paraId="44472974" w14:textId="77777777" w:rsidR="00F24668" w:rsidRPr="005F604E" w:rsidRDefault="00F24668" w:rsidP="001B5277"/>
                    <w:p w14:paraId="790E16F0" w14:textId="77777777" w:rsidR="00F24668" w:rsidRPr="005F604E" w:rsidRDefault="00F24668" w:rsidP="001B5277"/>
                  </w:txbxContent>
                </v:textbox>
                <w10:wrap anchorx="margin"/>
              </v:rect>
            </w:pict>
          </mc:Fallback>
        </mc:AlternateContent>
      </w:r>
      <w:r w:rsidR="00844A75" w:rsidRPr="00CE25AF">
        <w:rPr>
          <w:lang w:val="en-US"/>
        </w:rPr>
        <w:br w:type="page"/>
      </w:r>
    </w:p>
    <w:p w14:paraId="379855F5" w14:textId="3A4414B4" w:rsidR="00084AE5" w:rsidRPr="00CE25AF" w:rsidRDefault="005A570B" w:rsidP="00084AE5">
      <w:pPr>
        <w:pageBreakBefore/>
        <w:rPr>
          <w:lang w:val="en-US"/>
        </w:rPr>
      </w:pPr>
      <w:r w:rsidRPr="00CE25AF">
        <w:rPr>
          <w:noProof/>
          <w:lang w:val="en-US" w:eastAsia="en-US"/>
        </w:rPr>
        <w:lastRenderedPageBreak/>
        <mc:AlternateContent>
          <mc:Choice Requires="wps">
            <w:drawing>
              <wp:anchor distT="0" distB="0" distL="114300" distR="114300" simplePos="0" relativeHeight="251746304" behindDoc="0" locked="0" layoutInCell="1" allowOverlap="1" wp14:anchorId="110A533B" wp14:editId="7CC4B64D">
                <wp:simplePos x="0" y="0"/>
                <wp:positionH relativeFrom="margin">
                  <wp:align>left</wp:align>
                </wp:positionH>
                <wp:positionV relativeFrom="paragraph">
                  <wp:posOffset>-254</wp:posOffset>
                </wp:positionV>
                <wp:extent cx="5935345" cy="9116839"/>
                <wp:effectExtent l="0" t="0" r="27305" b="27305"/>
                <wp:wrapNone/>
                <wp:docPr id="615" name="Rechteck 6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5345" cy="9116839"/>
                        </a:xfrm>
                        <a:prstGeom prst="rect">
                          <a:avLst/>
                        </a:prstGeom>
                        <a:solidFill>
                          <a:schemeClr val="bg1"/>
                        </a:solidFill>
                        <a:ln>
                          <a:solidFill>
                            <a:srgbClr val="EF7C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F539A" w14:textId="0B1F5B0C" w:rsidR="00F24668" w:rsidRPr="006C5C0E" w:rsidRDefault="00F24668" w:rsidP="001E46F2">
                            <w:pPr>
                              <w:rPr>
                                <w:color w:val="ED7D31" w:themeColor="accent2"/>
                                <w:sz w:val="32"/>
                                <w:szCs w:val="32"/>
                                <w:lang w:val="en-US"/>
                              </w:rPr>
                            </w:pPr>
                            <w:r w:rsidRPr="006C5C0E">
                              <w:rPr>
                                <w:color w:val="ED7D31" w:themeColor="accent2"/>
                                <w:sz w:val="32"/>
                                <w:szCs w:val="32"/>
                                <w:lang w:val="en-US"/>
                              </w:rPr>
                              <w:t>AUTHORS of Version 1.0, 2.x and/or 3.x - continued</w:t>
                            </w:r>
                          </w:p>
                          <w:p w14:paraId="7626FD54" w14:textId="77777777" w:rsidR="00F24668" w:rsidRPr="00412680" w:rsidRDefault="00F24668" w:rsidP="006570B7">
                            <w:pPr>
                              <w:rPr>
                                <w:lang w:val="en-US"/>
                              </w:rPr>
                            </w:pPr>
                          </w:p>
                          <w:p w14:paraId="107282B0" w14:textId="77777777" w:rsidR="00437BD9" w:rsidRPr="00412680" w:rsidRDefault="00437BD9" w:rsidP="00437BD9">
                            <w:r w:rsidRPr="00412680">
                              <w:t>Dr. Marco Mendes, Schneider Electric Automation GmbH</w:t>
                            </w:r>
                          </w:p>
                          <w:p w14:paraId="140C6086" w14:textId="77777777" w:rsidR="00437BD9" w:rsidRPr="00412680" w:rsidRDefault="00437BD9" w:rsidP="00437BD9">
                            <w:r w:rsidRPr="00412680">
                              <w:t>Dr. Torben Miny, RWTH Aachen</w:t>
                            </w:r>
                          </w:p>
                          <w:p w14:paraId="4E61A2DE" w14:textId="7C66B055" w:rsidR="003A4BEF" w:rsidRPr="00412680" w:rsidRDefault="003A4BEF" w:rsidP="003A4BEF">
                            <w:r w:rsidRPr="00412680">
                              <w:t>Dr. Jörg Neidig, S</w:t>
                            </w:r>
                            <w:r w:rsidR="00EC69EE" w:rsidRPr="00412680">
                              <w:t>IEME</w:t>
                            </w:r>
                            <w:r w:rsidR="00695317" w:rsidRPr="00412680">
                              <w:t xml:space="preserve">NS </w:t>
                            </w:r>
                            <w:r w:rsidRPr="00412680">
                              <w:t>AG</w:t>
                            </w:r>
                          </w:p>
                          <w:p w14:paraId="12B20A79" w14:textId="77777777" w:rsidR="003A4BEF" w:rsidRPr="00412680" w:rsidRDefault="003A4BEF" w:rsidP="003A4BEF">
                            <w:r w:rsidRPr="00412680">
                              <w:t>Andreas Neubacher, Deutsche Telekom</w:t>
                            </w:r>
                          </w:p>
                          <w:p w14:paraId="471FCBA7" w14:textId="60816194" w:rsidR="00F24668" w:rsidRPr="00412680" w:rsidRDefault="00F24668" w:rsidP="002B5766">
                            <w:pPr>
                              <w:rPr>
                                <w:lang w:val="en-US"/>
                              </w:rPr>
                            </w:pPr>
                            <w:r w:rsidRPr="00412680">
                              <w:rPr>
                                <w:lang w:val="en-US"/>
                              </w:rPr>
                              <w:t xml:space="preserve">Andreas Orzelski, </w:t>
                            </w:r>
                            <w:r w:rsidR="002451AA" w:rsidRPr="00412680">
                              <w:rPr>
                                <w:rFonts w:cs="Arial"/>
                                <w:lang w:val="en-US"/>
                              </w:rPr>
                              <w:t>PHOENIX CONTACT GmbH &amp; Co. KG</w:t>
                            </w:r>
                          </w:p>
                          <w:p w14:paraId="34DE52B5" w14:textId="6513CE81" w:rsidR="00F24668" w:rsidRPr="00AE7A73" w:rsidRDefault="00F24668" w:rsidP="00666826">
                            <w:pPr>
                              <w:rPr>
                                <w:lang w:val="en-US"/>
                              </w:rPr>
                            </w:pPr>
                            <w:r w:rsidRPr="00AE7A73">
                              <w:rPr>
                                <w:lang w:val="en-US"/>
                              </w:rPr>
                              <w:t>Florian Pethig, Fraunhofer IOSB-INA</w:t>
                            </w:r>
                          </w:p>
                          <w:p w14:paraId="5017C757" w14:textId="0EBC81DC" w:rsidR="00F24668" w:rsidRPr="00412680" w:rsidRDefault="00F24668" w:rsidP="00666826">
                            <w:r w:rsidRPr="00412680">
                              <w:t xml:space="preserve">Stefan Pollmeier, ESR Pollmeier GmbH </w:t>
                            </w:r>
                            <w:proofErr w:type="spellStart"/>
                            <w:r w:rsidRPr="00412680">
                              <w:t>Servo</w:t>
                            </w:r>
                            <w:proofErr w:type="spellEnd"/>
                            <w:r w:rsidRPr="00412680">
                              <w:t>-Antriebstechnik</w:t>
                            </w:r>
                          </w:p>
                          <w:p w14:paraId="70CE7FEE" w14:textId="7E228848" w:rsidR="00F24668" w:rsidRPr="00412680" w:rsidRDefault="00F24668" w:rsidP="00666826">
                            <w:r w:rsidRPr="00412680">
                              <w:t>Magnus Redeker, Fraunhofer IOSB-INA</w:t>
                            </w:r>
                          </w:p>
                          <w:p w14:paraId="1897D534" w14:textId="74DADE4C" w:rsidR="00F24668" w:rsidRPr="00412680" w:rsidRDefault="0020386F" w:rsidP="00666826">
                            <w:r>
                              <w:t xml:space="preserve">Dr. </w:t>
                            </w:r>
                            <w:r w:rsidR="00F24668" w:rsidRPr="00412680">
                              <w:t xml:space="preserve">Marko Ristin, ZHAW Zürich </w:t>
                            </w:r>
                          </w:p>
                          <w:p w14:paraId="0E450F19" w14:textId="77777777" w:rsidR="00F24668" w:rsidRPr="00412680" w:rsidRDefault="00F24668" w:rsidP="00EC6090">
                            <w:r w:rsidRPr="00412680">
                              <w:t>Manuel Sauer, SAP SE</w:t>
                            </w:r>
                          </w:p>
                          <w:p w14:paraId="2C346AB4" w14:textId="27ED4240" w:rsidR="00F24668" w:rsidRPr="00412680" w:rsidRDefault="00F24668" w:rsidP="006570B7">
                            <w:r w:rsidRPr="00412680">
                              <w:t>Volker Schaber, SICK AG</w:t>
                            </w:r>
                          </w:p>
                          <w:p w14:paraId="54134B8B" w14:textId="78EA46C9" w:rsidR="00F24668" w:rsidRPr="00412680" w:rsidRDefault="00F24668" w:rsidP="006570B7">
                            <w:r w:rsidRPr="00412680">
                              <w:t>Daniel Schel, Fraunhofer IPA</w:t>
                            </w:r>
                          </w:p>
                          <w:p w14:paraId="3D2E9D83" w14:textId="2ABAFCA2" w:rsidR="00F24668" w:rsidRPr="00412680" w:rsidRDefault="00F24668" w:rsidP="006570B7">
                            <w:r w:rsidRPr="00412680">
                              <w:t>Otto Schell, Deutschsprachige SAP Anwender Gruppe e.V. (DSAG)</w:t>
                            </w:r>
                          </w:p>
                          <w:p w14:paraId="6353A6B1" w14:textId="77777777" w:rsidR="00F24668" w:rsidRPr="00412680" w:rsidRDefault="00F24668" w:rsidP="00EC6090">
                            <w:r w:rsidRPr="00412680">
                              <w:t>Marc Schier, Microsoft Deutschland GmbH</w:t>
                            </w:r>
                          </w:p>
                          <w:p w14:paraId="1B2ECAFD" w14:textId="2EE59E47" w:rsidR="00F24668" w:rsidRPr="00412680" w:rsidRDefault="00F24668" w:rsidP="00EC6090">
                            <w:r w:rsidRPr="00412680">
                              <w:t xml:space="preserve">Dr. Miriam Schleipen, EKS </w:t>
                            </w:r>
                            <w:proofErr w:type="spellStart"/>
                            <w:r w:rsidRPr="00412680">
                              <w:t>InTec</w:t>
                            </w:r>
                            <w:proofErr w:type="spellEnd"/>
                            <w:r w:rsidRPr="00412680">
                              <w:t xml:space="preserve"> GmbH</w:t>
                            </w:r>
                          </w:p>
                          <w:p w14:paraId="6D2E1AF5" w14:textId="77777777" w:rsidR="00F24668" w:rsidRPr="00412680" w:rsidRDefault="00F24668" w:rsidP="00EC6090">
                            <w:r w:rsidRPr="00412680">
                              <w:t>Dr. Michael Schmitt, SAP SE</w:t>
                            </w:r>
                          </w:p>
                          <w:p w14:paraId="1CCD1B0C" w14:textId="4279859D" w:rsidR="00F24668" w:rsidRPr="00412680" w:rsidRDefault="00F24668" w:rsidP="00EC6090">
                            <w:r w:rsidRPr="00412680">
                              <w:t>Tizian Schröder, Otto-von-Guericke-Universität Magdeburg</w:t>
                            </w:r>
                          </w:p>
                          <w:p w14:paraId="4B07C162" w14:textId="13BA20D4" w:rsidR="00B90211" w:rsidRPr="00412680" w:rsidRDefault="00B90211" w:rsidP="00EC6090">
                            <w:r w:rsidRPr="00412680">
                              <w:t>Guido Stephan, S</w:t>
                            </w:r>
                            <w:r w:rsidR="00EC69EE" w:rsidRPr="00412680">
                              <w:t>IEMENS</w:t>
                            </w:r>
                            <w:r w:rsidRPr="00412680">
                              <w:t xml:space="preserve"> AG</w:t>
                            </w:r>
                          </w:p>
                          <w:p w14:paraId="03936086" w14:textId="77777777" w:rsidR="00F24668" w:rsidRPr="00412680" w:rsidRDefault="00F24668" w:rsidP="00EC6090">
                            <w:r w:rsidRPr="00412680">
                              <w:t xml:space="preserve">Dr. </w:t>
                            </w:r>
                            <w:proofErr w:type="spellStart"/>
                            <w:r w:rsidRPr="00412680">
                              <w:t>Ljilijana</w:t>
                            </w:r>
                            <w:proofErr w:type="spellEnd"/>
                            <w:r w:rsidRPr="00412680">
                              <w:t xml:space="preserve"> Stojanovic, Fraunhofer IOSB</w:t>
                            </w:r>
                          </w:p>
                          <w:p w14:paraId="4431D98B" w14:textId="71EE5441" w:rsidR="00F24668" w:rsidRPr="00412680" w:rsidRDefault="00F24668" w:rsidP="006570B7">
                            <w:r w:rsidRPr="00412680">
                              <w:t>Andreas Teuscher, SICK AG</w:t>
                            </w:r>
                          </w:p>
                          <w:p w14:paraId="50D17D2B" w14:textId="68D1658E" w:rsidR="00F24668" w:rsidRPr="00412680" w:rsidRDefault="00F24668" w:rsidP="006570B7">
                            <w:r w:rsidRPr="00412680">
                              <w:t>André Uhl, Schneider Electric Automation GmbH</w:t>
                            </w:r>
                          </w:p>
                          <w:p w14:paraId="0FBBCBFE" w14:textId="2939427B" w:rsidR="00F24668" w:rsidRPr="00412680" w:rsidRDefault="00F24668" w:rsidP="006570B7">
                            <w:r w:rsidRPr="00412680">
                              <w:t>Dr. Thomas Usländer, Fraunhofer IOSB</w:t>
                            </w:r>
                          </w:p>
                          <w:p w14:paraId="14B83051" w14:textId="74C864A4" w:rsidR="00F24668" w:rsidRPr="00412680" w:rsidRDefault="00F24668" w:rsidP="006570B7">
                            <w:r w:rsidRPr="00412680">
                              <w:t>Jens Vialkowitsch, Robert Bosch GmbH</w:t>
                            </w:r>
                          </w:p>
                          <w:p w14:paraId="46C9EFF3" w14:textId="0EFB6506" w:rsidR="00F24668" w:rsidRPr="00412680" w:rsidRDefault="00F24668" w:rsidP="006570B7">
                            <w:r w:rsidRPr="00412680">
                              <w:t>Friedrich Vollmar</w:t>
                            </w:r>
                          </w:p>
                          <w:p w14:paraId="328D7BEF" w14:textId="6619AAFE" w:rsidR="00F24668" w:rsidRPr="00412680" w:rsidRDefault="00F24668" w:rsidP="001E46F2">
                            <w:r w:rsidRPr="00412680">
                              <w:t xml:space="preserve">Thomas </w:t>
                            </w:r>
                            <w:proofErr w:type="spellStart"/>
                            <w:r w:rsidRPr="00412680">
                              <w:t>Walloschke</w:t>
                            </w:r>
                            <w:proofErr w:type="spellEnd"/>
                            <w:r w:rsidRPr="00412680">
                              <w:t>, Industrie KI GmbH</w:t>
                            </w:r>
                          </w:p>
                          <w:p w14:paraId="78D83D30" w14:textId="7B08267D" w:rsidR="00F24668" w:rsidRPr="00412680" w:rsidRDefault="00F24668" w:rsidP="001E46F2">
                            <w:r w:rsidRPr="00412680">
                              <w:t xml:space="preserve">Bernd Waser, </w:t>
                            </w:r>
                            <w:proofErr w:type="spellStart"/>
                            <w:r w:rsidRPr="00412680">
                              <w:t>Murrelektronik</w:t>
                            </w:r>
                            <w:proofErr w:type="spellEnd"/>
                            <w:r w:rsidRPr="00412680">
                              <w:t xml:space="preserve"> GmbH</w:t>
                            </w:r>
                          </w:p>
                          <w:p w14:paraId="1AB05193" w14:textId="77777777" w:rsidR="00F24668" w:rsidRPr="00412680" w:rsidRDefault="00F24668" w:rsidP="001E46F2">
                            <w:r w:rsidRPr="00412680">
                              <w:t>Jörg Wende, IBM Deutschland GmbH</w:t>
                            </w:r>
                          </w:p>
                          <w:p w14:paraId="1E15B97C" w14:textId="4EB43941" w:rsidR="00B90211" w:rsidRPr="00412680" w:rsidRDefault="00F24668" w:rsidP="001E46F2">
                            <w:r w:rsidRPr="00412680">
                              <w:t>Mathias Wiegand, Festo AG &amp; Co. KG</w:t>
                            </w:r>
                          </w:p>
                          <w:p w14:paraId="644B461F" w14:textId="595D6799" w:rsidR="00E64100" w:rsidRPr="00412680" w:rsidRDefault="00E64100" w:rsidP="001E46F2">
                            <w:r w:rsidRPr="00412680">
                              <w:t xml:space="preserve">Nico Wilhelm, ZF </w:t>
                            </w:r>
                            <w:r w:rsidR="00EC69EE" w:rsidRPr="00412680">
                              <w:t>Friedrichshafen AG</w:t>
                            </w:r>
                          </w:p>
                          <w:p w14:paraId="32507E9D" w14:textId="730564BA" w:rsidR="00F24668" w:rsidRPr="00412680" w:rsidRDefault="00F24668" w:rsidP="001E46F2">
                            <w:r w:rsidRPr="00412680">
                              <w:t xml:space="preserve">Constantin Ziesche, </w:t>
                            </w:r>
                            <w:r w:rsidR="005833BC" w:rsidRPr="00412680">
                              <w:t>Bosch Rexroth AG</w:t>
                            </w:r>
                          </w:p>
                          <w:p w14:paraId="55160C33" w14:textId="578A214E" w:rsidR="00F24668" w:rsidRPr="00412680" w:rsidRDefault="00F24668" w:rsidP="001E46F2"/>
                          <w:p w14:paraId="692CA31F" w14:textId="707ACAC7" w:rsidR="00F24668" w:rsidRDefault="00F24668" w:rsidP="001E46F2">
                            <w:pPr>
                              <w:rPr>
                                <w:color w:val="000000" w:themeColor="text1"/>
                              </w:rPr>
                            </w:pPr>
                          </w:p>
                          <w:p w14:paraId="31C2316D" w14:textId="01EEE344" w:rsidR="00F24668" w:rsidRDefault="00F24668" w:rsidP="001E46F2">
                            <w:pPr>
                              <w:rPr>
                                <w:color w:val="000000" w:themeColor="text1"/>
                              </w:rPr>
                            </w:pPr>
                          </w:p>
                          <w:p w14:paraId="449151D0" w14:textId="77777777" w:rsidR="00F24668" w:rsidRPr="006515DD" w:rsidRDefault="00F24668" w:rsidP="001E46F2">
                            <w:pPr>
                              <w:rPr>
                                <w:color w:val="000000" w:themeColor="text1"/>
                              </w:rPr>
                            </w:pPr>
                          </w:p>
                          <w:p w14:paraId="49DEDF16" w14:textId="77777777" w:rsidR="00F24668" w:rsidRPr="005F604E" w:rsidRDefault="00F24668" w:rsidP="001E46F2"/>
                          <w:p w14:paraId="062131AD" w14:textId="77777777" w:rsidR="00F24668" w:rsidRPr="005F604E" w:rsidRDefault="00F24668" w:rsidP="001E46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A533B" id="Rechteck 615" o:spid="_x0000_s1047" style="position:absolute;left:0;text-align:left;margin-left:0;margin-top:0;width:467.35pt;height:717.85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" fillcolor="white [3212]" strokecolor="#ef7c00" strokeweight="1pt">
                <v:path arrowok="t"/>
                <v:textbox>
                  <w:txbxContent>
                    <w:p w14:paraId="19AF539A" w14:textId="0B1F5B0C" w:rsidR="00F24668" w:rsidRPr="006C5C0E" w:rsidRDefault="00F24668" w:rsidP="001E46F2">
                      <w:pPr>
                        <w:rPr>
                          <w:color w:val="ED7D31" w:themeColor="accent2"/>
                          <w:sz w:val="32"/>
                          <w:szCs w:val="32"/>
                          <w:lang w:val="en-US"/>
                        </w:rPr>
                      </w:pPr>
                      <w:r w:rsidRPr="006C5C0E">
                        <w:rPr>
                          <w:color w:val="ED7D31" w:themeColor="accent2"/>
                          <w:sz w:val="32"/>
                          <w:szCs w:val="32"/>
                          <w:lang w:val="en-US"/>
                        </w:rPr>
                        <w:t>AUTHORS of Version 1.0, 2.x and/or 3.x - continued</w:t>
                      </w:r>
                    </w:p>
                    <w:p w14:paraId="7626FD54" w14:textId="77777777" w:rsidR="00F24668" w:rsidRPr="00412680" w:rsidRDefault="00F24668" w:rsidP="006570B7">
                      <w:pPr>
                        <w:rPr>
                          <w:lang w:val="en-US"/>
                        </w:rPr>
                      </w:pPr>
                    </w:p>
                    <w:p w14:paraId="107282B0" w14:textId="77777777" w:rsidR="00437BD9" w:rsidRPr="00412680" w:rsidRDefault="00437BD9" w:rsidP="00437BD9">
                      <w:r w:rsidRPr="00412680">
                        <w:t>Dr. Marco Mendes, Schneider Electric Automation GmbH</w:t>
                      </w:r>
                    </w:p>
                    <w:p w14:paraId="140C6086" w14:textId="77777777" w:rsidR="00437BD9" w:rsidRPr="00412680" w:rsidRDefault="00437BD9" w:rsidP="00437BD9">
                      <w:r w:rsidRPr="00412680">
                        <w:t>Dr. Torben Miny, RWTH Aachen</w:t>
                      </w:r>
                    </w:p>
                    <w:p w14:paraId="4E61A2DE" w14:textId="7C66B055" w:rsidR="003A4BEF" w:rsidRPr="00412680" w:rsidRDefault="003A4BEF" w:rsidP="003A4BEF">
                      <w:r w:rsidRPr="00412680">
                        <w:t>Dr. Jörg Neidig, S</w:t>
                      </w:r>
                      <w:r w:rsidR="00EC69EE" w:rsidRPr="00412680">
                        <w:t>IEME</w:t>
                      </w:r>
                      <w:r w:rsidR="00695317" w:rsidRPr="00412680">
                        <w:t xml:space="preserve">NS </w:t>
                      </w:r>
                      <w:r w:rsidRPr="00412680">
                        <w:t>AG</w:t>
                      </w:r>
                    </w:p>
                    <w:p w14:paraId="12B20A79" w14:textId="77777777" w:rsidR="003A4BEF" w:rsidRPr="00412680" w:rsidRDefault="003A4BEF" w:rsidP="003A4BEF">
                      <w:r w:rsidRPr="00412680">
                        <w:t>Andreas Neubacher, Deutsche Telekom</w:t>
                      </w:r>
                    </w:p>
                    <w:p w14:paraId="471FCBA7" w14:textId="60816194" w:rsidR="00F24668" w:rsidRPr="00412680" w:rsidRDefault="00F24668" w:rsidP="002B5766">
                      <w:pPr>
                        <w:rPr>
                          <w:lang w:val="en-US"/>
                        </w:rPr>
                      </w:pPr>
                      <w:r w:rsidRPr="00412680">
                        <w:rPr>
                          <w:lang w:val="en-US"/>
                        </w:rPr>
                        <w:t xml:space="preserve">Andreas Orzelski, </w:t>
                      </w:r>
                      <w:r w:rsidR="002451AA" w:rsidRPr="00412680">
                        <w:rPr>
                          <w:rFonts w:cs="Arial"/>
                          <w:lang w:val="en-US"/>
                        </w:rPr>
                        <w:t>PHOENIX CONTACT GmbH &amp; Co. KG</w:t>
                      </w:r>
                    </w:p>
                    <w:p w14:paraId="34DE52B5" w14:textId="6513CE81" w:rsidR="00F24668" w:rsidRPr="00AE7A73" w:rsidRDefault="00F24668" w:rsidP="00666826">
                      <w:pPr>
                        <w:rPr>
                          <w:lang w:val="en-US"/>
                        </w:rPr>
                      </w:pPr>
                      <w:r w:rsidRPr="00AE7A73">
                        <w:rPr>
                          <w:lang w:val="en-US"/>
                        </w:rPr>
                        <w:t>Florian Pethig, Fraunhofer IOSB-INA</w:t>
                      </w:r>
                    </w:p>
                    <w:p w14:paraId="5017C757" w14:textId="0EBC81DC" w:rsidR="00F24668" w:rsidRPr="00412680" w:rsidRDefault="00F24668" w:rsidP="00666826">
                      <w:r w:rsidRPr="00412680">
                        <w:t xml:space="preserve">Stefan Pollmeier, ESR Pollmeier GmbH </w:t>
                      </w:r>
                      <w:proofErr w:type="spellStart"/>
                      <w:r w:rsidRPr="00412680">
                        <w:t>Servo</w:t>
                      </w:r>
                      <w:proofErr w:type="spellEnd"/>
                      <w:r w:rsidRPr="00412680">
                        <w:t>-Antriebstechnik</w:t>
                      </w:r>
                    </w:p>
                    <w:p w14:paraId="70CE7FEE" w14:textId="7E228848" w:rsidR="00F24668" w:rsidRPr="00412680" w:rsidRDefault="00F24668" w:rsidP="00666826">
                      <w:r w:rsidRPr="00412680">
                        <w:t>Magnus Redeker, Fraunhofer IOSB-INA</w:t>
                      </w:r>
                    </w:p>
                    <w:p w14:paraId="1897D534" w14:textId="74DADE4C" w:rsidR="00F24668" w:rsidRPr="00412680" w:rsidRDefault="0020386F" w:rsidP="00666826">
                      <w:r>
                        <w:t xml:space="preserve">Dr. </w:t>
                      </w:r>
                      <w:r w:rsidR="00F24668" w:rsidRPr="00412680">
                        <w:t xml:space="preserve">Marko Ristin, ZHAW Zürich </w:t>
                      </w:r>
                    </w:p>
                    <w:p w14:paraId="0E450F19" w14:textId="77777777" w:rsidR="00F24668" w:rsidRPr="00412680" w:rsidRDefault="00F24668" w:rsidP="00EC6090">
                      <w:r w:rsidRPr="00412680">
                        <w:t>Manuel Sauer, SAP SE</w:t>
                      </w:r>
                    </w:p>
                    <w:p w14:paraId="2C346AB4" w14:textId="27ED4240" w:rsidR="00F24668" w:rsidRPr="00412680" w:rsidRDefault="00F24668" w:rsidP="006570B7">
                      <w:r w:rsidRPr="00412680">
                        <w:t>Volker Schaber, SICK AG</w:t>
                      </w:r>
                    </w:p>
                    <w:p w14:paraId="54134B8B" w14:textId="78EA46C9" w:rsidR="00F24668" w:rsidRPr="00412680" w:rsidRDefault="00F24668" w:rsidP="006570B7">
                      <w:r w:rsidRPr="00412680">
                        <w:t>Daniel Schel, Fraunhofer IPA</w:t>
                      </w:r>
                    </w:p>
                    <w:p w14:paraId="3D2E9D83" w14:textId="2ABAFCA2" w:rsidR="00F24668" w:rsidRPr="00412680" w:rsidRDefault="00F24668" w:rsidP="006570B7">
                      <w:r w:rsidRPr="00412680">
                        <w:t xml:space="preserve">Otto Schell, Deutschsprachige </w:t>
                      </w:r>
                      <w:proofErr w:type="gramStart"/>
                      <w:r w:rsidRPr="00412680">
                        <w:t>SAP Anwender</w:t>
                      </w:r>
                      <w:proofErr w:type="gramEnd"/>
                      <w:r w:rsidRPr="00412680">
                        <w:t xml:space="preserve"> Gruppe e.V. (DSAG)</w:t>
                      </w:r>
                    </w:p>
                    <w:p w14:paraId="6353A6B1" w14:textId="77777777" w:rsidR="00F24668" w:rsidRPr="00412680" w:rsidRDefault="00F24668" w:rsidP="00EC6090">
                      <w:r w:rsidRPr="00412680">
                        <w:t>Marc Schier, Microsoft Deutschland GmbH</w:t>
                      </w:r>
                    </w:p>
                    <w:p w14:paraId="1B2ECAFD" w14:textId="2EE59E47" w:rsidR="00F24668" w:rsidRPr="00412680" w:rsidRDefault="00F24668" w:rsidP="00EC6090">
                      <w:r w:rsidRPr="00412680">
                        <w:t xml:space="preserve">Dr. Miriam Schleipen, EKS </w:t>
                      </w:r>
                      <w:proofErr w:type="spellStart"/>
                      <w:r w:rsidRPr="00412680">
                        <w:t>InTec</w:t>
                      </w:r>
                      <w:proofErr w:type="spellEnd"/>
                      <w:r w:rsidRPr="00412680">
                        <w:t xml:space="preserve"> GmbH</w:t>
                      </w:r>
                    </w:p>
                    <w:p w14:paraId="6D2E1AF5" w14:textId="77777777" w:rsidR="00F24668" w:rsidRPr="00412680" w:rsidRDefault="00F24668" w:rsidP="00EC6090">
                      <w:r w:rsidRPr="00412680">
                        <w:t>Dr. Michael Schmitt, SAP SE</w:t>
                      </w:r>
                    </w:p>
                    <w:p w14:paraId="1CCD1B0C" w14:textId="4279859D" w:rsidR="00F24668" w:rsidRPr="00412680" w:rsidRDefault="00F24668" w:rsidP="00EC6090">
                      <w:r w:rsidRPr="00412680">
                        <w:t>Tizian Schröder, Otto-von-Guericke-Universität Magdeburg</w:t>
                      </w:r>
                    </w:p>
                    <w:p w14:paraId="4B07C162" w14:textId="13BA20D4" w:rsidR="00B90211" w:rsidRPr="00412680" w:rsidRDefault="00B90211" w:rsidP="00EC6090">
                      <w:r w:rsidRPr="00412680">
                        <w:t>Guido Stephan, S</w:t>
                      </w:r>
                      <w:r w:rsidR="00EC69EE" w:rsidRPr="00412680">
                        <w:t>IEMENS</w:t>
                      </w:r>
                      <w:r w:rsidRPr="00412680">
                        <w:t xml:space="preserve"> AG</w:t>
                      </w:r>
                    </w:p>
                    <w:p w14:paraId="03936086" w14:textId="77777777" w:rsidR="00F24668" w:rsidRPr="00412680" w:rsidRDefault="00F24668" w:rsidP="00EC6090">
                      <w:r w:rsidRPr="00412680">
                        <w:t xml:space="preserve">Dr. </w:t>
                      </w:r>
                      <w:proofErr w:type="spellStart"/>
                      <w:r w:rsidRPr="00412680">
                        <w:t>Ljilijana</w:t>
                      </w:r>
                      <w:proofErr w:type="spellEnd"/>
                      <w:r w:rsidRPr="00412680">
                        <w:t xml:space="preserve"> Stojanovic, Fraunhofer IOSB</w:t>
                      </w:r>
                    </w:p>
                    <w:p w14:paraId="4431D98B" w14:textId="71EE5441" w:rsidR="00F24668" w:rsidRPr="00412680" w:rsidRDefault="00F24668" w:rsidP="006570B7">
                      <w:r w:rsidRPr="00412680">
                        <w:t>Andreas Teuscher, SICK AG</w:t>
                      </w:r>
                    </w:p>
                    <w:p w14:paraId="50D17D2B" w14:textId="68D1658E" w:rsidR="00F24668" w:rsidRPr="00412680" w:rsidRDefault="00F24668" w:rsidP="006570B7">
                      <w:r w:rsidRPr="00412680">
                        <w:t>André Uhl, Schneider Electric Automation GmbH</w:t>
                      </w:r>
                    </w:p>
                    <w:p w14:paraId="0FBBCBFE" w14:textId="2939427B" w:rsidR="00F24668" w:rsidRPr="00412680" w:rsidRDefault="00F24668" w:rsidP="006570B7">
                      <w:r w:rsidRPr="00412680">
                        <w:t>Dr. Thomas Usländer, Fraunhofer IOSB</w:t>
                      </w:r>
                    </w:p>
                    <w:p w14:paraId="14B83051" w14:textId="74C864A4" w:rsidR="00F24668" w:rsidRPr="00412680" w:rsidRDefault="00F24668" w:rsidP="006570B7">
                      <w:r w:rsidRPr="00412680">
                        <w:t>Jens Vialkowitsch, Robert Bosch GmbH</w:t>
                      </w:r>
                    </w:p>
                    <w:p w14:paraId="46C9EFF3" w14:textId="0EFB6506" w:rsidR="00F24668" w:rsidRPr="00412680" w:rsidRDefault="00F24668" w:rsidP="006570B7">
                      <w:r w:rsidRPr="00412680">
                        <w:t>Friedrich Vollmar</w:t>
                      </w:r>
                    </w:p>
                    <w:p w14:paraId="328D7BEF" w14:textId="6619AAFE" w:rsidR="00F24668" w:rsidRPr="00412680" w:rsidRDefault="00F24668" w:rsidP="001E46F2">
                      <w:r w:rsidRPr="00412680">
                        <w:t xml:space="preserve">Thomas </w:t>
                      </w:r>
                      <w:proofErr w:type="spellStart"/>
                      <w:r w:rsidRPr="00412680">
                        <w:t>Walloschke</w:t>
                      </w:r>
                      <w:proofErr w:type="spellEnd"/>
                      <w:r w:rsidRPr="00412680">
                        <w:t>, Industrie KI GmbH</w:t>
                      </w:r>
                    </w:p>
                    <w:p w14:paraId="78D83D30" w14:textId="7B08267D" w:rsidR="00F24668" w:rsidRPr="00412680" w:rsidRDefault="00F24668" w:rsidP="001E46F2">
                      <w:r w:rsidRPr="00412680">
                        <w:t xml:space="preserve">Bernd Waser, </w:t>
                      </w:r>
                      <w:proofErr w:type="spellStart"/>
                      <w:r w:rsidRPr="00412680">
                        <w:t>Murrelektronik</w:t>
                      </w:r>
                      <w:proofErr w:type="spellEnd"/>
                      <w:r w:rsidRPr="00412680">
                        <w:t xml:space="preserve"> GmbH</w:t>
                      </w:r>
                    </w:p>
                    <w:p w14:paraId="1AB05193" w14:textId="77777777" w:rsidR="00F24668" w:rsidRPr="00412680" w:rsidRDefault="00F24668" w:rsidP="001E46F2">
                      <w:r w:rsidRPr="00412680">
                        <w:t>Jörg Wende, IBM Deutschland GmbH</w:t>
                      </w:r>
                    </w:p>
                    <w:p w14:paraId="1E15B97C" w14:textId="4EB43941" w:rsidR="00B90211" w:rsidRPr="00412680" w:rsidRDefault="00F24668" w:rsidP="001E46F2">
                      <w:r w:rsidRPr="00412680">
                        <w:t>Mathias Wiegand, Festo AG &amp; Co. KG</w:t>
                      </w:r>
                    </w:p>
                    <w:p w14:paraId="644B461F" w14:textId="595D6799" w:rsidR="00E64100" w:rsidRPr="00412680" w:rsidRDefault="00E64100" w:rsidP="001E46F2">
                      <w:r w:rsidRPr="00412680">
                        <w:t xml:space="preserve">Nico Wilhelm, ZF </w:t>
                      </w:r>
                      <w:r w:rsidR="00EC69EE" w:rsidRPr="00412680">
                        <w:t>Friedrichshafen AG</w:t>
                      </w:r>
                    </w:p>
                    <w:p w14:paraId="32507E9D" w14:textId="730564BA" w:rsidR="00F24668" w:rsidRPr="00412680" w:rsidRDefault="00F24668" w:rsidP="001E46F2">
                      <w:r w:rsidRPr="00412680">
                        <w:t xml:space="preserve">Constantin Ziesche, </w:t>
                      </w:r>
                      <w:r w:rsidR="005833BC" w:rsidRPr="00412680">
                        <w:t>Bosch Rexroth AG</w:t>
                      </w:r>
                    </w:p>
                    <w:p w14:paraId="55160C33" w14:textId="578A214E" w:rsidR="00F24668" w:rsidRPr="00412680" w:rsidRDefault="00F24668" w:rsidP="001E46F2"/>
                    <w:p w14:paraId="692CA31F" w14:textId="707ACAC7" w:rsidR="00F24668" w:rsidRDefault="00F24668" w:rsidP="001E46F2">
                      <w:pPr>
                        <w:rPr>
                          <w:color w:val="000000" w:themeColor="text1"/>
                        </w:rPr>
                      </w:pPr>
                    </w:p>
                    <w:p w14:paraId="31C2316D" w14:textId="01EEE344" w:rsidR="00F24668" w:rsidRDefault="00F24668" w:rsidP="001E46F2">
                      <w:pPr>
                        <w:rPr>
                          <w:color w:val="000000" w:themeColor="text1"/>
                        </w:rPr>
                      </w:pPr>
                    </w:p>
                    <w:p w14:paraId="449151D0" w14:textId="77777777" w:rsidR="00F24668" w:rsidRPr="006515DD" w:rsidRDefault="00F24668" w:rsidP="001E46F2">
                      <w:pPr>
                        <w:rPr>
                          <w:color w:val="000000" w:themeColor="text1"/>
                        </w:rPr>
                      </w:pPr>
                    </w:p>
                    <w:p w14:paraId="49DEDF16" w14:textId="77777777" w:rsidR="00F24668" w:rsidRPr="005F604E" w:rsidRDefault="00F24668" w:rsidP="001E46F2"/>
                    <w:p w14:paraId="062131AD" w14:textId="77777777" w:rsidR="00F24668" w:rsidRPr="005F604E" w:rsidRDefault="00F24668" w:rsidP="001E46F2"/>
                  </w:txbxContent>
                </v:textbox>
                <w10:wrap anchorx="margin"/>
              </v:rect>
            </w:pict>
          </mc:Fallback>
        </mc:AlternateContent>
      </w:r>
    </w:p>
    <w:bookmarkEnd w:id="5650"/>
    <w:p w14:paraId="3F9F1E77" w14:textId="77777777" w:rsidR="003A4BEF" w:rsidRPr="00CE25AF" w:rsidRDefault="003A4BEF" w:rsidP="001B5277">
      <w:pPr>
        <w:rPr>
          <w:lang w:val="en-US"/>
        </w:rPr>
      </w:pPr>
    </w:p>
    <w:p w14:paraId="6A265B5D" w14:textId="22C6CC7A" w:rsidR="00094D68" w:rsidRPr="00CE25AF" w:rsidRDefault="005A570B" w:rsidP="00584875">
      <w:pPr>
        <w:pageBreakBefore/>
        <w:rPr>
          <w:lang w:val="en-US"/>
        </w:rPr>
      </w:pPr>
      <w:r w:rsidRPr="00CE25AF">
        <w:rPr>
          <w:noProof/>
          <w:lang w:val="en-US" w:eastAsia="en-US"/>
        </w:rPr>
        <w:lastRenderedPageBreak/>
        <mc:AlternateContent>
          <mc:Choice Requires="wps">
            <w:drawing>
              <wp:anchor distT="0" distB="0" distL="114300" distR="114300" simplePos="0" relativeHeight="251754496" behindDoc="0" locked="0" layoutInCell="1" allowOverlap="1" wp14:anchorId="5427B2CF" wp14:editId="1E0F4DD3">
                <wp:simplePos x="0" y="0"/>
                <wp:positionH relativeFrom="margin">
                  <wp:posOffset>-68146</wp:posOffset>
                </wp:positionH>
                <wp:positionV relativeFrom="margin">
                  <wp:posOffset>7483808</wp:posOffset>
                </wp:positionV>
                <wp:extent cx="6105525" cy="1924050"/>
                <wp:effectExtent l="0" t="0" r="9525" b="0"/>
                <wp:wrapNone/>
                <wp:docPr id="14" name="Rechteck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5525" cy="1924050"/>
                        </a:xfrm>
                        <a:prstGeom prst="rect">
                          <a:avLst/>
                        </a:prstGeom>
                        <a:solidFill>
                          <a:srgbClr val="EF7C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62AC37" w14:textId="5F1AFB5B" w:rsidR="00F24668" w:rsidRPr="00412680" w:rsidRDefault="00304DA3" w:rsidP="00F27662">
                            <w:pPr>
                              <w:rPr>
                                <w:color w:val="FFFFFF" w:themeColor="background1"/>
                                <w:lang w:val="en-US"/>
                              </w:rPr>
                            </w:pPr>
                            <w:r w:rsidRPr="00412680">
                              <w:rPr>
                                <w:color w:val="FFFFFF" w:themeColor="background1"/>
                                <w:lang w:val="en-US"/>
                              </w:rPr>
                              <w:t xml:space="preserve">This </w:t>
                            </w:r>
                            <w:r>
                              <w:rPr>
                                <w:color w:val="FFFFFF" w:themeColor="background1"/>
                                <w:lang w:val="en-US"/>
                              </w:rPr>
                              <w:t>document</w:t>
                            </w:r>
                            <w:r w:rsidRPr="00412680">
                              <w:rPr>
                                <w:color w:val="FFFFFF" w:themeColor="background1"/>
                                <w:lang w:val="en-US"/>
                              </w:rPr>
                              <w:t xml:space="preserve"> has been elaborated in the </w:t>
                            </w:r>
                            <w:r>
                              <w:rPr>
                                <w:color w:val="FFFFFF" w:themeColor="background1"/>
                                <w:lang w:val="en-US"/>
                              </w:rPr>
                              <w:t>j</w:t>
                            </w:r>
                            <w:r w:rsidRPr="00412680">
                              <w:rPr>
                                <w:color w:val="FFFFFF" w:themeColor="background1"/>
                                <w:lang w:val="en-US"/>
                              </w:rPr>
                              <w:t xml:space="preserve">oint </w:t>
                            </w:r>
                            <w:r>
                              <w:rPr>
                                <w:color w:val="FFFFFF" w:themeColor="background1"/>
                                <w:lang w:val="en-US"/>
                              </w:rPr>
                              <w:t>w</w:t>
                            </w:r>
                            <w:r w:rsidRPr="00412680">
                              <w:rPr>
                                <w:color w:val="FFFFFF" w:themeColor="background1"/>
                                <w:lang w:val="en-US"/>
                              </w:rPr>
                              <w:t xml:space="preserve">orking </w:t>
                            </w:r>
                            <w:r>
                              <w:rPr>
                                <w:color w:val="FFFFFF" w:themeColor="background1"/>
                                <w:lang w:val="en-US"/>
                              </w:rPr>
                              <w:t>s</w:t>
                            </w:r>
                            <w:r w:rsidRPr="00412680">
                              <w:rPr>
                                <w:color w:val="FFFFFF" w:themeColor="background1"/>
                                <w:lang w:val="en-US"/>
                              </w:rPr>
                              <w:t xml:space="preserve">ubgroup “Asset Administration Shell” of the </w:t>
                            </w:r>
                            <w:r>
                              <w:rPr>
                                <w:color w:val="FFFFFF" w:themeColor="background1"/>
                                <w:lang w:val="en-US"/>
                              </w:rPr>
                              <w:t>w</w:t>
                            </w:r>
                            <w:r w:rsidRPr="00412680">
                              <w:rPr>
                                <w:color w:val="FFFFFF" w:themeColor="background1"/>
                                <w:lang w:val="en-US"/>
                              </w:rPr>
                              <w:t xml:space="preserve">orking </w:t>
                            </w:r>
                            <w:r>
                              <w:rPr>
                                <w:color w:val="FFFFFF" w:themeColor="background1"/>
                                <w:lang w:val="en-US"/>
                              </w:rPr>
                              <w:t>g</w:t>
                            </w:r>
                            <w:r w:rsidRPr="00412680">
                              <w:rPr>
                                <w:color w:val="FFFFFF" w:themeColor="background1"/>
                                <w:lang w:val="en-US"/>
                              </w:rPr>
                              <w:t>roup on “R</w:t>
                            </w:r>
                            <w:r w:rsidRPr="006C5C0E">
                              <w:rPr>
                                <w:color w:val="FFFFFF" w:themeColor="background1"/>
                                <w:lang w:val="en-US"/>
                              </w:rPr>
                              <w:t>eference Architectures, Standards and Norms</w:t>
                            </w:r>
                            <w:r>
                              <w:rPr>
                                <w:color w:val="FFFFFF" w:themeColor="background1"/>
                                <w:lang w:val="en-US"/>
                              </w:rPr>
                              <w:t>”</w:t>
                            </w:r>
                            <w:r w:rsidRPr="00412680">
                              <w:rPr>
                                <w:color w:val="FFFFFF" w:themeColor="background1"/>
                                <w:lang w:val="en-US"/>
                              </w:rPr>
                              <w:t xml:space="preserve"> </w:t>
                            </w:r>
                            <w:r>
                              <w:rPr>
                                <w:color w:val="FFFFFF" w:themeColor="background1"/>
                                <w:lang w:val="en-US"/>
                              </w:rPr>
                              <w:t>(</w:t>
                            </w:r>
                            <w:r w:rsidRPr="00412680">
                              <w:rPr>
                                <w:color w:val="FFFFFF" w:themeColor="background1"/>
                                <w:lang w:val="en-US"/>
                              </w:rPr>
                              <w:t>Plattform Industrie 4.0</w:t>
                            </w:r>
                            <w:r>
                              <w:rPr>
                                <w:color w:val="FFFFFF" w:themeColor="background1"/>
                                <w:lang w:val="en-US"/>
                              </w:rPr>
                              <w:t>) and</w:t>
                            </w:r>
                            <w:r w:rsidRPr="00412680">
                              <w:rPr>
                                <w:color w:val="FFFFFF" w:themeColor="background1"/>
                                <w:lang w:val="en-US"/>
                              </w:rPr>
                              <w:t xml:space="preserve"> the </w:t>
                            </w:r>
                            <w:r>
                              <w:rPr>
                                <w:color w:val="FFFFFF" w:themeColor="background1"/>
                                <w:lang w:val="en-US"/>
                              </w:rPr>
                              <w:t>w</w:t>
                            </w:r>
                            <w:r w:rsidRPr="00412680">
                              <w:rPr>
                                <w:color w:val="FFFFFF" w:themeColor="background1"/>
                                <w:lang w:val="en-US"/>
                              </w:rPr>
                              <w:t xml:space="preserve">orking </w:t>
                            </w:r>
                            <w:r>
                              <w:rPr>
                                <w:color w:val="FFFFFF" w:themeColor="background1"/>
                                <w:lang w:val="en-US"/>
                              </w:rPr>
                              <w:t>g</w:t>
                            </w:r>
                            <w:r w:rsidRPr="00412680">
                              <w:rPr>
                                <w:color w:val="FFFFFF" w:themeColor="background1"/>
                                <w:lang w:val="en-US"/>
                              </w:rPr>
                              <w:t>roup “Open Technology” of the Industrial Digital Twin Association (IDTA)</w:t>
                            </w:r>
                            <w:r>
                              <w:rPr>
                                <w:color w:val="FFFFFF" w:themeColor="background1"/>
                                <w:lang w:val="en-US"/>
                              </w:rPr>
                              <w:t xml:space="preserve">. Additionally, the </w:t>
                            </w:r>
                            <w:r w:rsidRPr="00412680">
                              <w:rPr>
                                <w:color w:val="FFFFFF" w:themeColor="background1"/>
                                <w:lang w:val="en-US"/>
                              </w:rPr>
                              <w:t xml:space="preserve">working group “Models and Standards” of ZVEI in cooperation with the </w:t>
                            </w:r>
                            <w:r>
                              <w:rPr>
                                <w:color w:val="FFFFFF" w:themeColor="background1"/>
                                <w:lang w:val="en-US"/>
                              </w:rPr>
                              <w:t>w</w:t>
                            </w:r>
                            <w:r w:rsidRPr="00412680">
                              <w:rPr>
                                <w:color w:val="FFFFFF" w:themeColor="background1"/>
                                <w:lang w:val="en-US"/>
                              </w:rPr>
                              <w:t xml:space="preserve">orking </w:t>
                            </w:r>
                            <w:r>
                              <w:rPr>
                                <w:color w:val="FFFFFF" w:themeColor="background1"/>
                                <w:lang w:val="en-US"/>
                              </w:rPr>
                              <w:t>g</w:t>
                            </w:r>
                            <w:r w:rsidRPr="00412680">
                              <w:rPr>
                                <w:color w:val="FFFFFF" w:themeColor="background1"/>
                                <w:lang w:val="en-US"/>
                              </w:rPr>
                              <w:t>roups “Security of networked Systems” (Plattform Industrie 4.0) and “Security” (ZVEI)</w:t>
                            </w:r>
                            <w:r>
                              <w:rPr>
                                <w:color w:val="FFFFFF" w:themeColor="background1"/>
                                <w:lang w:val="en-US"/>
                              </w:rPr>
                              <w:t xml:space="preserve"> contributed to previous versions of the document</w:t>
                            </w:r>
                            <w:r w:rsidR="00F24668" w:rsidRPr="00412680">
                              <w:rPr>
                                <w:color w:val="FFFFFF" w:themeColor="background1"/>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7B2CF" id="Rechteck 60" o:spid="_x0000_s1048" style="position:absolute;left:0;text-align:left;margin-left:-5.35pt;margin-top:589.3pt;width:480.75pt;height:151.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" fillcolor="#ef7c00" stroked="f" strokeweight="1pt">
                <v:textbox>
                  <w:txbxContent>
                    <w:p w14:paraId="1562AC37" w14:textId="5F1AFB5B" w:rsidR="00F24668" w:rsidRPr="00412680" w:rsidRDefault="00304DA3" w:rsidP="00F27662">
                      <w:pPr>
                        <w:rPr>
                          <w:color w:val="FFFFFF" w:themeColor="background1"/>
                          <w:lang w:val="en-US"/>
                        </w:rPr>
                      </w:pPr>
                      <w:r w:rsidRPr="00412680">
                        <w:rPr>
                          <w:color w:val="FFFFFF" w:themeColor="background1"/>
                          <w:lang w:val="en-US"/>
                        </w:rPr>
                        <w:t xml:space="preserve">This </w:t>
                      </w:r>
                      <w:r>
                        <w:rPr>
                          <w:color w:val="FFFFFF" w:themeColor="background1"/>
                          <w:lang w:val="en-US"/>
                        </w:rPr>
                        <w:t>document</w:t>
                      </w:r>
                      <w:r w:rsidRPr="00412680">
                        <w:rPr>
                          <w:color w:val="FFFFFF" w:themeColor="background1"/>
                          <w:lang w:val="en-US"/>
                        </w:rPr>
                        <w:t xml:space="preserve"> has been elaborated in the </w:t>
                      </w:r>
                      <w:r>
                        <w:rPr>
                          <w:color w:val="FFFFFF" w:themeColor="background1"/>
                          <w:lang w:val="en-US"/>
                        </w:rPr>
                        <w:t>j</w:t>
                      </w:r>
                      <w:r w:rsidRPr="00412680">
                        <w:rPr>
                          <w:color w:val="FFFFFF" w:themeColor="background1"/>
                          <w:lang w:val="en-US"/>
                        </w:rPr>
                        <w:t xml:space="preserve">oint </w:t>
                      </w:r>
                      <w:r>
                        <w:rPr>
                          <w:color w:val="FFFFFF" w:themeColor="background1"/>
                          <w:lang w:val="en-US"/>
                        </w:rPr>
                        <w:t>w</w:t>
                      </w:r>
                      <w:r w:rsidRPr="00412680">
                        <w:rPr>
                          <w:color w:val="FFFFFF" w:themeColor="background1"/>
                          <w:lang w:val="en-US"/>
                        </w:rPr>
                        <w:t xml:space="preserve">orking </w:t>
                      </w:r>
                      <w:r>
                        <w:rPr>
                          <w:color w:val="FFFFFF" w:themeColor="background1"/>
                          <w:lang w:val="en-US"/>
                        </w:rPr>
                        <w:t>s</w:t>
                      </w:r>
                      <w:r w:rsidRPr="00412680">
                        <w:rPr>
                          <w:color w:val="FFFFFF" w:themeColor="background1"/>
                          <w:lang w:val="en-US"/>
                        </w:rPr>
                        <w:t xml:space="preserve">ubgroup “Asset Administration Shell” of the </w:t>
                      </w:r>
                      <w:r>
                        <w:rPr>
                          <w:color w:val="FFFFFF" w:themeColor="background1"/>
                          <w:lang w:val="en-US"/>
                        </w:rPr>
                        <w:t>w</w:t>
                      </w:r>
                      <w:r w:rsidRPr="00412680">
                        <w:rPr>
                          <w:color w:val="FFFFFF" w:themeColor="background1"/>
                          <w:lang w:val="en-US"/>
                        </w:rPr>
                        <w:t xml:space="preserve">orking </w:t>
                      </w:r>
                      <w:r>
                        <w:rPr>
                          <w:color w:val="FFFFFF" w:themeColor="background1"/>
                          <w:lang w:val="en-US"/>
                        </w:rPr>
                        <w:t>g</w:t>
                      </w:r>
                      <w:r w:rsidRPr="00412680">
                        <w:rPr>
                          <w:color w:val="FFFFFF" w:themeColor="background1"/>
                          <w:lang w:val="en-US"/>
                        </w:rPr>
                        <w:t>roup on “R</w:t>
                      </w:r>
                      <w:r w:rsidRPr="006C5C0E">
                        <w:rPr>
                          <w:color w:val="FFFFFF" w:themeColor="background1"/>
                          <w:lang w:val="en-US"/>
                        </w:rPr>
                        <w:t>eference Architectures, Standards and Norms</w:t>
                      </w:r>
                      <w:r>
                        <w:rPr>
                          <w:color w:val="FFFFFF" w:themeColor="background1"/>
                          <w:lang w:val="en-US"/>
                        </w:rPr>
                        <w:t>”</w:t>
                      </w:r>
                      <w:r w:rsidRPr="00412680">
                        <w:rPr>
                          <w:color w:val="FFFFFF" w:themeColor="background1"/>
                          <w:lang w:val="en-US"/>
                        </w:rPr>
                        <w:t xml:space="preserve"> </w:t>
                      </w:r>
                      <w:r>
                        <w:rPr>
                          <w:color w:val="FFFFFF" w:themeColor="background1"/>
                          <w:lang w:val="en-US"/>
                        </w:rPr>
                        <w:t>(</w:t>
                      </w:r>
                      <w:r w:rsidRPr="00412680">
                        <w:rPr>
                          <w:color w:val="FFFFFF" w:themeColor="background1"/>
                          <w:lang w:val="en-US"/>
                        </w:rPr>
                        <w:t>Plattform Industrie 4.0</w:t>
                      </w:r>
                      <w:r>
                        <w:rPr>
                          <w:color w:val="FFFFFF" w:themeColor="background1"/>
                          <w:lang w:val="en-US"/>
                        </w:rPr>
                        <w:t>) and</w:t>
                      </w:r>
                      <w:r w:rsidRPr="00412680">
                        <w:rPr>
                          <w:color w:val="FFFFFF" w:themeColor="background1"/>
                          <w:lang w:val="en-US"/>
                        </w:rPr>
                        <w:t xml:space="preserve"> the </w:t>
                      </w:r>
                      <w:r>
                        <w:rPr>
                          <w:color w:val="FFFFFF" w:themeColor="background1"/>
                          <w:lang w:val="en-US"/>
                        </w:rPr>
                        <w:t>w</w:t>
                      </w:r>
                      <w:r w:rsidRPr="00412680">
                        <w:rPr>
                          <w:color w:val="FFFFFF" w:themeColor="background1"/>
                          <w:lang w:val="en-US"/>
                        </w:rPr>
                        <w:t xml:space="preserve">orking </w:t>
                      </w:r>
                      <w:r>
                        <w:rPr>
                          <w:color w:val="FFFFFF" w:themeColor="background1"/>
                          <w:lang w:val="en-US"/>
                        </w:rPr>
                        <w:t>g</w:t>
                      </w:r>
                      <w:r w:rsidRPr="00412680">
                        <w:rPr>
                          <w:color w:val="FFFFFF" w:themeColor="background1"/>
                          <w:lang w:val="en-US"/>
                        </w:rPr>
                        <w:t>roup “Open Technology” of the Industrial Digital Twin Association (IDTA)</w:t>
                      </w:r>
                      <w:r>
                        <w:rPr>
                          <w:color w:val="FFFFFF" w:themeColor="background1"/>
                          <w:lang w:val="en-US"/>
                        </w:rPr>
                        <w:t xml:space="preserve">. Additionally, the </w:t>
                      </w:r>
                      <w:r w:rsidRPr="00412680">
                        <w:rPr>
                          <w:color w:val="FFFFFF" w:themeColor="background1"/>
                          <w:lang w:val="en-US"/>
                        </w:rPr>
                        <w:t xml:space="preserve">working group “Models and Standards” of ZVEI in cooperation with the </w:t>
                      </w:r>
                      <w:r>
                        <w:rPr>
                          <w:color w:val="FFFFFF" w:themeColor="background1"/>
                          <w:lang w:val="en-US"/>
                        </w:rPr>
                        <w:t>w</w:t>
                      </w:r>
                      <w:r w:rsidRPr="00412680">
                        <w:rPr>
                          <w:color w:val="FFFFFF" w:themeColor="background1"/>
                          <w:lang w:val="en-US"/>
                        </w:rPr>
                        <w:t xml:space="preserve">orking </w:t>
                      </w:r>
                      <w:r>
                        <w:rPr>
                          <w:color w:val="FFFFFF" w:themeColor="background1"/>
                          <w:lang w:val="en-US"/>
                        </w:rPr>
                        <w:t>g</w:t>
                      </w:r>
                      <w:r w:rsidRPr="00412680">
                        <w:rPr>
                          <w:color w:val="FFFFFF" w:themeColor="background1"/>
                          <w:lang w:val="en-US"/>
                        </w:rPr>
                        <w:t>roups “Security of networked Systems” (Plattform Industrie 4.0) and “Security” (ZVEI)</w:t>
                      </w:r>
                      <w:r>
                        <w:rPr>
                          <w:color w:val="FFFFFF" w:themeColor="background1"/>
                          <w:lang w:val="en-US"/>
                        </w:rPr>
                        <w:t xml:space="preserve"> contributed to previous versions of the document</w:t>
                      </w:r>
                      <w:r w:rsidR="00F24668" w:rsidRPr="00412680">
                        <w:rPr>
                          <w:color w:val="FFFFFF" w:themeColor="background1"/>
                          <w:lang w:val="en-US"/>
                        </w:rPr>
                        <w:t xml:space="preserve">. </w:t>
                      </w:r>
                    </w:p>
                  </w:txbxContent>
                </v:textbox>
                <w10:wrap anchorx="margin" anchory="margin"/>
              </v:rect>
            </w:pict>
          </mc:Fallback>
        </mc:AlternateContent>
      </w:r>
      <w:r w:rsidR="00094D68" w:rsidRPr="00CE25AF">
        <w:rPr>
          <w:lang w:val="en-US"/>
        </w:rPr>
        <w:br w:type="page"/>
      </w:r>
    </w:p>
    <w:p w14:paraId="5C8BE3F0" w14:textId="77777777" w:rsidR="00FF463C" w:rsidRPr="00CE25AF" w:rsidRDefault="00FF463C" w:rsidP="001B5277">
      <w:pPr>
        <w:rPr>
          <w:sz w:val="44"/>
          <w:szCs w:val="44"/>
          <w:lang w:val="en-US"/>
        </w:rPr>
      </w:pPr>
    </w:p>
    <w:p w14:paraId="7DB45044" w14:textId="77777777" w:rsidR="00FF463C" w:rsidRPr="00CE25AF" w:rsidRDefault="00FF463C" w:rsidP="001B5277">
      <w:pPr>
        <w:rPr>
          <w:sz w:val="44"/>
          <w:szCs w:val="44"/>
          <w:lang w:val="en-US"/>
        </w:rPr>
      </w:pPr>
    </w:p>
    <w:p w14:paraId="097837FE" w14:textId="72371C28" w:rsidR="00FF463C" w:rsidRPr="00CE25AF" w:rsidRDefault="00412680" w:rsidP="00412680">
      <w:pPr>
        <w:tabs>
          <w:tab w:val="left" w:pos="3012"/>
        </w:tabs>
        <w:rPr>
          <w:sz w:val="44"/>
          <w:szCs w:val="44"/>
          <w:lang w:val="en-US"/>
        </w:rPr>
      </w:pPr>
      <w:r w:rsidRPr="00CE25AF">
        <w:rPr>
          <w:sz w:val="44"/>
          <w:szCs w:val="44"/>
          <w:lang w:val="en-US"/>
        </w:rPr>
        <w:tab/>
      </w:r>
    </w:p>
    <w:p w14:paraId="6408C557" w14:textId="77777777" w:rsidR="00FF463C" w:rsidRPr="00CE25AF" w:rsidRDefault="00FF463C" w:rsidP="001B5277">
      <w:pPr>
        <w:rPr>
          <w:sz w:val="44"/>
          <w:szCs w:val="44"/>
          <w:lang w:val="en-US"/>
        </w:rPr>
      </w:pPr>
    </w:p>
    <w:p w14:paraId="3F87920B" w14:textId="2D8C1610" w:rsidR="00FF463C" w:rsidRPr="00CE25AF" w:rsidRDefault="00412680" w:rsidP="00412680">
      <w:pPr>
        <w:tabs>
          <w:tab w:val="left" w:pos="4248"/>
        </w:tabs>
        <w:rPr>
          <w:sz w:val="44"/>
          <w:szCs w:val="44"/>
          <w:lang w:val="en-US"/>
        </w:rPr>
      </w:pPr>
      <w:r w:rsidRPr="00CE25AF">
        <w:rPr>
          <w:sz w:val="44"/>
          <w:szCs w:val="44"/>
          <w:lang w:val="en-US"/>
        </w:rPr>
        <w:tab/>
      </w:r>
    </w:p>
    <w:p w14:paraId="4EFA7800" w14:textId="77777777" w:rsidR="00FF463C" w:rsidRPr="00CE25AF" w:rsidRDefault="00FF463C" w:rsidP="001B5277">
      <w:pPr>
        <w:rPr>
          <w:sz w:val="44"/>
          <w:szCs w:val="44"/>
          <w:lang w:val="en-US"/>
        </w:rPr>
      </w:pPr>
    </w:p>
    <w:p w14:paraId="79DA8731" w14:textId="77777777" w:rsidR="00FF463C" w:rsidRPr="00CE25AF" w:rsidRDefault="00FF463C" w:rsidP="001B5277">
      <w:pPr>
        <w:rPr>
          <w:sz w:val="44"/>
          <w:szCs w:val="44"/>
          <w:lang w:val="en-US"/>
        </w:rPr>
      </w:pPr>
    </w:p>
    <w:p w14:paraId="4F8151EB" w14:textId="77777777" w:rsidR="00FF463C" w:rsidRPr="00CE25AF" w:rsidRDefault="00FF463C" w:rsidP="001B5277">
      <w:pPr>
        <w:rPr>
          <w:sz w:val="44"/>
          <w:szCs w:val="44"/>
          <w:lang w:val="en-US"/>
        </w:rPr>
      </w:pPr>
    </w:p>
    <w:p w14:paraId="2F308C99" w14:textId="77777777" w:rsidR="00FF463C" w:rsidRPr="00CE25AF" w:rsidRDefault="00FF463C" w:rsidP="001B5277">
      <w:pPr>
        <w:rPr>
          <w:sz w:val="44"/>
          <w:szCs w:val="44"/>
          <w:lang w:val="en-US"/>
        </w:rPr>
      </w:pPr>
    </w:p>
    <w:p w14:paraId="748E9675" w14:textId="77777777" w:rsidR="00FF463C" w:rsidRPr="00CE25AF" w:rsidRDefault="00FF463C" w:rsidP="001B5277">
      <w:pPr>
        <w:rPr>
          <w:sz w:val="44"/>
          <w:szCs w:val="44"/>
          <w:lang w:val="en-US"/>
        </w:rPr>
      </w:pPr>
    </w:p>
    <w:p w14:paraId="1D2EEE48" w14:textId="77777777" w:rsidR="00FF463C" w:rsidRPr="00CE25AF" w:rsidRDefault="00FF463C" w:rsidP="001B5277">
      <w:pPr>
        <w:rPr>
          <w:sz w:val="44"/>
          <w:szCs w:val="44"/>
          <w:lang w:val="en-US"/>
        </w:rPr>
      </w:pPr>
    </w:p>
    <w:p w14:paraId="2C7809AA" w14:textId="77777777" w:rsidR="00FF463C" w:rsidRPr="00CE25AF" w:rsidRDefault="00FF463C" w:rsidP="001B5277">
      <w:pPr>
        <w:rPr>
          <w:sz w:val="44"/>
          <w:szCs w:val="44"/>
          <w:lang w:val="en-US"/>
        </w:rPr>
      </w:pPr>
    </w:p>
    <w:p w14:paraId="14177981" w14:textId="77777777" w:rsidR="00FF463C" w:rsidRPr="00CE25AF" w:rsidRDefault="00FF463C" w:rsidP="001B5277">
      <w:pPr>
        <w:rPr>
          <w:sz w:val="44"/>
          <w:szCs w:val="44"/>
          <w:lang w:val="en-US"/>
        </w:rPr>
      </w:pPr>
    </w:p>
    <w:p w14:paraId="639D0CEC" w14:textId="77777777" w:rsidR="00FF463C" w:rsidRPr="00CE25AF" w:rsidRDefault="00FF463C" w:rsidP="001B5277">
      <w:pPr>
        <w:rPr>
          <w:sz w:val="44"/>
          <w:szCs w:val="44"/>
          <w:lang w:val="en-US"/>
        </w:rPr>
      </w:pPr>
    </w:p>
    <w:p w14:paraId="1B05A961" w14:textId="77777777" w:rsidR="00DE1758" w:rsidRPr="00CE25AF" w:rsidRDefault="00DE1758" w:rsidP="001B5277">
      <w:pPr>
        <w:rPr>
          <w:color w:val="FFFFFF" w:themeColor="background1"/>
          <w:sz w:val="44"/>
          <w:szCs w:val="44"/>
          <w:lang w:val="en-US"/>
        </w:rPr>
      </w:pPr>
    </w:p>
    <w:p w14:paraId="433FBA71" w14:textId="77777777" w:rsidR="00F27662" w:rsidRPr="00CE25AF" w:rsidRDefault="00F27662" w:rsidP="001B5277">
      <w:pPr>
        <w:rPr>
          <w:color w:val="FFFFFF" w:themeColor="background1"/>
          <w:sz w:val="44"/>
          <w:szCs w:val="44"/>
          <w:lang w:val="en-US"/>
        </w:rPr>
      </w:pPr>
    </w:p>
    <w:p w14:paraId="7EE05079" w14:textId="77777777" w:rsidR="00F27662" w:rsidRPr="00CE25AF" w:rsidRDefault="00F27662" w:rsidP="001B5277">
      <w:pPr>
        <w:rPr>
          <w:color w:val="FFFFFF" w:themeColor="background1"/>
          <w:sz w:val="44"/>
          <w:szCs w:val="44"/>
          <w:lang w:val="en-US"/>
        </w:rPr>
      </w:pPr>
    </w:p>
    <w:p w14:paraId="7E7C2079" w14:textId="77777777" w:rsidR="00F27662" w:rsidRPr="00CE25AF" w:rsidRDefault="00F27662" w:rsidP="001B5277">
      <w:pPr>
        <w:rPr>
          <w:color w:val="FFFFFF" w:themeColor="background1"/>
          <w:sz w:val="44"/>
          <w:szCs w:val="44"/>
          <w:lang w:val="en-US"/>
        </w:rPr>
      </w:pPr>
    </w:p>
    <w:p w14:paraId="7AF6BF29" w14:textId="77777777" w:rsidR="00F27662" w:rsidRPr="00CE25AF" w:rsidRDefault="00F27662" w:rsidP="001B5277">
      <w:pPr>
        <w:rPr>
          <w:color w:val="FFFFFF" w:themeColor="background1"/>
          <w:sz w:val="44"/>
          <w:szCs w:val="44"/>
          <w:lang w:val="en-US"/>
        </w:rPr>
      </w:pPr>
    </w:p>
    <w:p w14:paraId="671075D0" w14:textId="77777777" w:rsidR="00F27662" w:rsidRPr="00CE25AF" w:rsidRDefault="00F27662" w:rsidP="001B5277">
      <w:pPr>
        <w:rPr>
          <w:color w:val="FFFFFF" w:themeColor="background1"/>
          <w:sz w:val="44"/>
          <w:szCs w:val="44"/>
          <w:lang w:val="en-US"/>
        </w:rPr>
      </w:pPr>
    </w:p>
    <w:p w14:paraId="7D849862" w14:textId="468596F1" w:rsidR="00FF463C" w:rsidRPr="00AE7A73" w:rsidRDefault="005A570B" w:rsidP="001B5277">
      <w:pPr>
        <w:rPr>
          <w:color w:val="FFFFFF" w:themeColor="background1"/>
          <w:sz w:val="44"/>
          <w:lang w:val="en-US"/>
        </w:rPr>
      </w:pPr>
      <w:r w:rsidRPr="00CE25AF">
        <w:rPr>
          <w:noProof/>
          <w:color w:val="FFFFFF" w:themeColor="background1"/>
          <w:sz w:val="44"/>
          <w:szCs w:val="44"/>
          <w:lang w:val="en-US" w:eastAsia="en-US"/>
        </w:rPr>
        <mc:AlternateContent>
          <mc:Choice Requires="wps">
            <w:drawing>
              <wp:anchor distT="0" distB="0" distL="114300" distR="114300" simplePos="0" relativeHeight="251732992" behindDoc="1" locked="0" layoutInCell="1" allowOverlap="1" wp14:anchorId="120387C5" wp14:editId="015E5AF3">
                <wp:simplePos x="0" y="0"/>
                <wp:positionH relativeFrom="page">
                  <wp:align>left</wp:align>
                </wp:positionH>
                <wp:positionV relativeFrom="page">
                  <wp:align>top</wp:align>
                </wp:positionV>
                <wp:extent cx="7919720" cy="11160125"/>
                <wp:effectExtent l="0" t="0" r="5080" b="3175"/>
                <wp:wrapNone/>
                <wp:docPr id="4" name="Rechteck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19720" cy="11160125"/>
                        </a:xfrm>
                        <a:prstGeom prst="rect">
                          <a:avLst/>
                        </a:prstGeom>
                        <a:solidFill>
                          <a:srgbClr val="0778A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4FD87251" id="Rechteck 39" o:spid="_x0000_s1026" style="position:absolute;margin-left:0;margin-top:0;width:623.6pt;height:878.75pt;z-index:-2515834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" fillcolor="#0778a5" stroked="f" strokeweight="1pt">
                <w10:wrap anchorx="page" anchory="page"/>
              </v:rect>
            </w:pict>
          </mc:Fallback>
        </mc:AlternateContent>
      </w:r>
      <w:r w:rsidR="001E2425" w:rsidRPr="00AE7A73">
        <w:rPr>
          <w:color w:val="FFFFFF" w:themeColor="background1"/>
          <w:sz w:val="44"/>
          <w:lang w:val="en-US"/>
        </w:rPr>
        <w:t>www.plattform-i40.de</w:t>
      </w:r>
      <w:r w:rsidR="00094D68" w:rsidRPr="00AE7A73">
        <w:rPr>
          <w:color w:val="FFFFFF" w:themeColor="background1"/>
          <w:sz w:val="44"/>
          <w:lang w:val="en-US"/>
        </w:rPr>
        <w:t xml:space="preserve"> </w:t>
      </w:r>
    </w:p>
    <w:sectPr w:rsidR="00FF463C" w:rsidRPr="00AE7A73" w:rsidSect="00A95FFC">
      <w:headerReference w:type="even" r:id="rId193"/>
      <w:headerReference w:type="default" r:id="rId194"/>
      <w:pgSz w:w="11907" w:h="16839" w:code="9"/>
      <w:pgMar w:top="1021" w:right="1134" w:bottom="1021" w:left="1134" w:header="720" w:footer="720"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0" w:author="Boss, Birgit (Bosch)" w:date="2023-01-21T20:44:00Z" w:initials="Boss">
    <w:p w14:paraId="55826EBC" w14:textId="6DF4EB84" w:rsidR="00E81E43" w:rsidRDefault="00E81E43">
      <w:pPr>
        <w:pStyle w:val="CommentText"/>
      </w:pPr>
      <w:r>
        <w:rPr>
          <w:rStyle w:val="CommentReference"/>
        </w:rPr>
        <w:annotationRef/>
      </w:r>
      <w:r w:rsidR="00A362ED">
        <w:rPr>
          <w:noProof/>
        </w:rPr>
        <w:t>Annexe sind keine nummerierte Elemente mehr und können deshalb nicht referenziert werde. Deshalb jetzt hard-coded. Im gesamten Dokument.</w:t>
      </w:r>
    </w:p>
  </w:comment>
  <w:comment w:id="1800" w:author="Boss, Birgit (Bosch)" w:date="2023-01-28T22:03:00Z" w:initials="Boss">
    <w:p w14:paraId="1EA7740A" w14:textId="625A1680" w:rsidR="00B057FD" w:rsidRDefault="00B057FD">
      <w:pPr>
        <w:pStyle w:val="CommentText"/>
      </w:pPr>
      <w:r>
        <w:rPr>
          <w:rStyle w:val="CommentReference"/>
        </w:rPr>
        <w:annotationRef/>
      </w:r>
      <w:r>
        <w:t xml:space="preserve">Payload </w:t>
      </w:r>
      <w:r>
        <w:t>GlobalReference to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826EBC" w15:done="0"/>
  <w15:commentEx w15:paraId="1EA774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6CD47" w16cex:dateUtc="2023-01-21T19:44:00Z"/>
  <w16cex:commentExtensible w16cex:durableId="27801A32" w16cex:dateUtc="2023-01-28T2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826EBC" w16cid:durableId="2776CD47"/>
  <w16cid:commentId w16cid:paraId="1EA7740A" w16cid:durableId="27801A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72DE0" w14:textId="77777777" w:rsidR="00546A07" w:rsidRDefault="00546A07" w:rsidP="001B5277">
      <w:r>
        <w:separator/>
      </w:r>
    </w:p>
  </w:endnote>
  <w:endnote w:type="continuationSeparator" w:id="0">
    <w:p w14:paraId="477A1B3F" w14:textId="77777777" w:rsidR="00546A07" w:rsidRDefault="00546A07" w:rsidP="001B5277">
      <w:r>
        <w:continuationSeparator/>
      </w:r>
    </w:p>
  </w:endnote>
  <w:endnote w:type="continuationNotice" w:id="1">
    <w:p w14:paraId="2B1745BA" w14:textId="77777777" w:rsidR="00546A07" w:rsidRDefault="00546A07" w:rsidP="001B52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etaPlusLF">
    <w:altName w:val="Calibri"/>
    <w:charset w:val="00"/>
    <w:family w:val="auto"/>
    <w:pitch w:val="variable"/>
    <w:sig w:usb0="800002AF" w:usb1="4000204A" w:usb2="00000000" w:usb3="00000000" w:csb0="00000097" w:csb1="00000000"/>
  </w:font>
  <w:font w:name="ABeeZee">
    <w:panose1 w:val="00000000000000000000"/>
    <w:charset w:val="00"/>
    <w:family w:val="modern"/>
    <w:notTrueType/>
    <w:pitch w:val="variable"/>
    <w:sig w:usb0="8000006F" w:usb1="10000002"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BundesSans Bold">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MT">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8C803" w14:textId="77777777" w:rsidR="00546A07" w:rsidRDefault="00546A07" w:rsidP="001B5277">
      <w:r>
        <w:separator/>
      </w:r>
    </w:p>
  </w:footnote>
  <w:footnote w:type="continuationSeparator" w:id="0">
    <w:p w14:paraId="676F9341" w14:textId="77777777" w:rsidR="00546A07" w:rsidRDefault="00546A07" w:rsidP="001B5277">
      <w:r>
        <w:continuationSeparator/>
      </w:r>
    </w:p>
  </w:footnote>
  <w:footnote w:type="continuationNotice" w:id="1">
    <w:p w14:paraId="13F7AA9D" w14:textId="77777777" w:rsidR="00546A07" w:rsidRDefault="00546A07" w:rsidP="001B5277"/>
  </w:footnote>
  <w:footnote w:id="2">
    <w:p w14:paraId="38747DDE" w14:textId="55520F58" w:rsidR="00D97A03" w:rsidRDefault="00D97A03">
      <w:pPr>
        <w:pStyle w:val="FootnoteText"/>
      </w:pPr>
      <w:r>
        <w:rPr>
          <w:rStyle w:val="FootnoteReference"/>
        </w:rPr>
        <w:footnoteRef/>
      </w:r>
      <w:r>
        <w:t xml:space="preserve"> </w:t>
      </w:r>
      <w:r w:rsidRPr="00D97A03">
        <w:t>https://www.ietf.org/rfc/rfc2119.txt</w:t>
      </w:r>
    </w:p>
  </w:footnote>
  <w:footnote w:id="3">
    <w:p w14:paraId="645EA0F3" w14:textId="7ABCCE5C" w:rsidR="00407B02" w:rsidRDefault="00407B02">
      <w:pPr>
        <w:pStyle w:val="FootnoteText"/>
      </w:pPr>
      <w:r>
        <w:rPr>
          <w:rStyle w:val="FootnoteReference"/>
        </w:rPr>
        <w:footnoteRef/>
      </w:r>
      <w:r>
        <w:t xml:space="preserve"> </w:t>
      </w:r>
      <w:r w:rsidRPr="00407B02">
        <w:t>https://eclass.eu/support/technical-specification/data-model/conceptual-data-model</w:t>
      </w:r>
    </w:p>
  </w:footnote>
  <w:footnote w:id="4">
    <w:p w14:paraId="77EE599E" w14:textId="6EAF5031" w:rsidR="001F28F8" w:rsidRPr="005426D0" w:rsidRDefault="001F28F8">
      <w:pPr>
        <w:pStyle w:val="FootnoteText"/>
        <w:rPr>
          <w:lang w:val="en-US"/>
        </w:rPr>
      </w:pPr>
      <w:r>
        <w:rPr>
          <w:rStyle w:val="FootnoteReference"/>
        </w:rPr>
        <w:footnoteRef/>
      </w:r>
      <w:r w:rsidRPr="005426D0">
        <w:rPr>
          <w:lang w:val="en-US"/>
        </w:rPr>
        <w:t xml:space="preserve"> In IEC61360:2017</w:t>
      </w:r>
      <w:r w:rsidR="008E13AF">
        <w:rPr>
          <w:lang w:val="en-US"/>
        </w:rPr>
        <w:t>,</w:t>
      </w:r>
      <w:r w:rsidRPr="005426D0">
        <w:rPr>
          <w:lang w:val="en-US"/>
        </w:rPr>
        <w:t xml:space="preserve"> this refers to a "term" of a value list</w:t>
      </w:r>
    </w:p>
  </w:footnote>
  <w:footnote w:id="5">
    <w:p w14:paraId="4B930B17" w14:textId="77777777" w:rsidR="00407B02" w:rsidRPr="005426D0" w:rsidRDefault="00407B02" w:rsidP="00407B02">
      <w:pPr>
        <w:pStyle w:val="FootnoteText"/>
        <w:rPr>
          <w:lang w:val="en-US"/>
        </w:rPr>
      </w:pPr>
      <w:r>
        <w:rPr>
          <w:rStyle w:val="FootnoteReference"/>
        </w:rPr>
        <w:footnoteRef/>
      </w:r>
      <w:r w:rsidRPr="005426D0">
        <w:rPr>
          <w:lang w:val="en-US"/>
        </w:rPr>
        <w:t xml:space="preserve"> https://eclass.eu/support/technical-specification/data-model/conceptual-data-model</w:t>
      </w:r>
    </w:p>
  </w:footnote>
  <w:footnote w:id="6">
    <w:p w14:paraId="5BD31C3D" w14:textId="77777777" w:rsidR="0011439E" w:rsidRPr="006C5C0E" w:rsidRDefault="0011439E" w:rsidP="0011439E">
      <w:pPr>
        <w:pStyle w:val="FootnoteText"/>
        <w:rPr>
          <w:lang w:val="en-US"/>
        </w:rPr>
      </w:pPr>
      <w:r>
        <w:rPr>
          <w:rStyle w:val="FootnoteReference"/>
        </w:rPr>
        <w:footnoteRef/>
      </w:r>
      <w:r w:rsidRPr="006C5C0E">
        <w:rPr>
          <w:lang w:val="en-US"/>
        </w:rPr>
        <w:t xml:space="preserve"> Such additional asset identifiers are contained in </w:t>
      </w:r>
      <w:proofErr w:type="spellStart"/>
      <w:r w:rsidRPr="006C5C0E">
        <w:rPr>
          <w:i/>
          <w:iCs/>
          <w:lang w:val="en-US"/>
        </w:rPr>
        <w:t>AssetInformation</w:t>
      </w:r>
      <w:proofErr w:type="spellEnd"/>
      <w:r w:rsidRPr="006C5C0E">
        <w:rPr>
          <w:i/>
          <w:iCs/>
          <w:lang w:val="en-US"/>
        </w:rPr>
        <w:t>/</w:t>
      </w:r>
      <w:proofErr w:type="spellStart"/>
      <w:r w:rsidRPr="006C5C0E">
        <w:rPr>
          <w:i/>
          <w:iCs/>
          <w:lang w:val="en-US"/>
        </w:rPr>
        <w:t>specificAssetIds</w:t>
      </w:r>
      <w:proofErr w:type="spellEnd"/>
      <w:r w:rsidRPr="006C5C0E">
        <w:rPr>
          <w:lang w:val="en-US"/>
        </w:rPr>
        <w:t>.</w:t>
      </w:r>
    </w:p>
  </w:footnote>
  <w:footnote w:id="7">
    <w:p w14:paraId="6A5BAC5B" w14:textId="77777777" w:rsidR="00522EB3" w:rsidRPr="005426D0" w:rsidRDefault="00522EB3" w:rsidP="00522EB3">
      <w:pPr>
        <w:pStyle w:val="FootnoteText"/>
        <w:rPr>
          <w:lang w:val="en-US"/>
        </w:rPr>
      </w:pPr>
      <w:r>
        <w:rPr>
          <w:rStyle w:val="FootnoteReference"/>
        </w:rPr>
        <w:footnoteRef/>
      </w:r>
      <w:r w:rsidRPr="005426D0">
        <w:rPr>
          <w:lang w:val="en-US"/>
        </w:rPr>
        <w:t xml:space="preserve"> https://tools.ietf.org/html/rfc3987 </w:t>
      </w:r>
    </w:p>
  </w:footnote>
  <w:footnote w:id="8">
    <w:p w14:paraId="59F00449" w14:textId="77777777" w:rsidR="00522EB3" w:rsidRPr="005426D0" w:rsidRDefault="00522EB3" w:rsidP="00522EB3">
      <w:pPr>
        <w:pStyle w:val="FootnoteText"/>
        <w:rPr>
          <w:lang w:val="en-US"/>
        </w:rPr>
      </w:pPr>
      <w:r>
        <w:rPr>
          <w:rStyle w:val="FootnoteReference"/>
        </w:rPr>
        <w:footnoteRef/>
      </w:r>
      <w:r w:rsidRPr="005426D0">
        <w:rPr>
          <w:lang w:val="en-US"/>
        </w:rPr>
        <w:t xml:space="preserve"> https://tools.ietf.org/html/rfc3986</w:t>
      </w:r>
    </w:p>
  </w:footnote>
  <w:footnote w:id="9">
    <w:p w14:paraId="3FE1A1C7" w14:textId="08458D65" w:rsidR="00F76DEF" w:rsidRPr="005426D0" w:rsidRDefault="00F76DEF" w:rsidP="00F76DEF">
      <w:pPr>
        <w:pStyle w:val="FootnoteText"/>
        <w:rPr>
          <w:lang w:val="en-US"/>
        </w:rPr>
      </w:pPr>
      <w:r>
        <w:rPr>
          <w:rStyle w:val="FootnoteReference"/>
        </w:rPr>
        <w:footnoteRef/>
      </w:r>
      <w:r w:rsidRPr="005426D0">
        <w:rPr>
          <w:lang w:val="en-US"/>
        </w:rPr>
        <w:t xml:space="preserve"> </w:t>
      </w:r>
      <w:r w:rsidRPr="002670C6">
        <w:rPr>
          <w:lang w:val="en-US"/>
        </w:rPr>
        <w:t>https://en.wikipedia.org/wiki/Universally_unique_identifier</w:t>
      </w:r>
    </w:p>
  </w:footnote>
  <w:footnote w:id="10">
    <w:p w14:paraId="266FB8B2" w14:textId="46DA6DBF" w:rsidR="0011439E" w:rsidRPr="003C2365" w:rsidRDefault="0011439E" w:rsidP="0011439E">
      <w:pPr>
        <w:pStyle w:val="FootnoteText"/>
        <w:rPr>
          <w:lang w:val="en-US"/>
        </w:rPr>
      </w:pPr>
      <w:r>
        <w:rPr>
          <w:rStyle w:val="FootnoteReference"/>
        </w:rPr>
        <w:footnoteRef/>
      </w:r>
      <w:r w:rsidRPr="00E860E7">
        <w:rPr>
          <w:lang w:val="en-US"/>
        </w:rPr>
        <w:t xml:space="preserve"> </w:t>
      </w:r>
      <w:r w:rsidRPr="003C2365">
        <w:rPr>
          <w:lang w:val="en-US"/>
        </w:rPr>
        <w:t xml:space="preserve">Note: </w:t>
      </w:r>
      <w:r w:rsidR="00A608C5">
        <w:rPr>
          <w:lang w:val="en-US"/>
        </w:rPr>
        <w:t>i</w:t>
      </w:r>
      <w:r w:rsidRPr="003C2365">
        <w:rPr>
          <w:lang w:val="en-US"/>
        </w:rPr>
        <w:t>n version V1.0 of this specification</w:t>
      </w:r>
      <w:r w:rsidR="00C33A15">
        <w:rPr>
          <w:lang w:val="en-US"/>
        </w:rPr>
        <w:t>,</w:t>
      </w:r>
      <w:r w:rsidRPr="003C2365">
        <w:rPr>
          <w:lang w:val="en-US"/>
        </w:rPr>
        <w:t xml:space="preserve"> </w:t>
      </w:r>
      <w:proofErr w:type="spellStart"/>
      <w:r w:rsidRPr="003C2365">
        <w:rPr>
          <w:lang w:val="en-US"/>
        </w:rPr>
        <w:t>idShort</w:t>
      </w:r>
      <w:proofErr w:type="spellEnd"/>
      <w:r w:rsidRPr="003C2365">
        <w:rPr>
          <w:lang w:val="en-US"/>
        </w:rPr>
        <w:t xml:space="preserve"> was optional for </w:t>
      </w:r>
      <w:proofErr w:type="spellStart"/>
      <w:r w:rsidR="00C33A15">
        <w:rPr>
          <w:lang w:val="en-US"/>
        </w:rPr>
        <w:t>i</w:t>
      </w:r>
      <w:r w:rsidRPr="003C2365">
        <w:rPr>
          <w:lang w:val="en-US"/>
        </w:rPr>
        <w:t>dentifiables</w:t>
      </w:r>
      <w:proofErr w:type="spellEnd"/>
      <w:r w:rsidRPr="003C2365">
        <w:rPr>
          <w:lang w:val="en-US"/>
        </w:rPr>
        <w:t xml:space="preserve">. This changed in V2.0: </w:t>
      </w:r>
      <w:proofErr w:type="spellStart"/>
      <w:r w:rsidRPr="003C2365">
        <w:rPr>
          <w:lang w:val="en-US"/>
        </w:rPr>
        <w:t>idShort</w:t>
      </w:r>
      <w:proofErr w:type="spellEnd"/>
      <w:r w:rsidRPr="003C2365">
        <w:rPr>
          <w:lang w:val="en-US"/>
        </w:rPr>
        <w:t xml:space="preserve"> </w:t>
      </w:r>
      <w:r>
        <w:rPr>
          <w:lang w:val="en-US"/>
        </w:rPr>
        <w:t xml:space="preserve">was set to </w:t>
      </w:r>
      <w:r w:rsidRPr="003C2365">
        <w:rPr>
          <w:lang w:val="en-US"/>
        </w:rPr>
        <w:t xml:space="preserve">mandatory for all </w:t>
      </w:r>
      <w:proofErr w:type="spellStart"/>
      <w:r w:rsidR="00C33A15">
        <w:rPr>
          <w:lang w:val="en-US"/>
        </w:rPr>
        <w:t>r</w:t>
      </w:r>
      <w:r w:rsidRPr="003C2365">
        <w:rPr>
          <w:lang w:val="en-US"/>
        </w:rPr>
        <w:t>eferables</w:t>
      </w:r>
      <w:proofErr w:type="spellEnd"/>
      <w:r w:rsidRPr="003C2365">
        <w:rPr>
          <w:lang w:val="en-US"/>
        </w:rPr>
        <w:t>.</w:t>
      </w:r>
      <w:r>
        <w:rPr>
          <w:lang w:val="en-US"/>
        </w:rPr>
        <w:t xml:space="preserve"> With V3.0</w:t>
      </w:r>
      <w:r w:rsidR="00C33A15">
        <w:rPr>
          <w:lang w:val="en-US"/>
        </w:rPr>
        <w:t>,</w:t>
      </w:r>
      <w:r>
        <w:rPr>
          <w:lang w:val="en-US"/>
        </w:rPr>
        <w:t xml:space="preserve"> </w:t>
      </w:r>
      <w:proofErr w:type="spellStart"/>
      <w:r>
        <w:rPr>
          <w:lang w:val="en-US"/>
        </w:rPr>
        <w:t>idShort</w:t>
      </w:r>
      <w:proofErr w:type="spellEnd"/>
      <w:r>
        <w:rPr>
          <w:lang w:val="en-US"/>
        </w:rPr>
        <w:t xml:space="preserve"> </w:t>
      </w:r>
      <w:r w:rsidR="00C33A15">
        <w:rPr>
          <w:lang w:val="en-US"/>
        </w:rPr>
        <w:t xml:space="preserve">was </w:t>
      </w:r>
      <w:r>
        <w:rPr>
          <w:lang w:val="en-US"/>
        </w:rPr>
        <w:t>again made optional.</w:t>
      </w:r>
    </w:p>
  </w:footnote>
  <w:footnote w:id="11">
    <w:p w14:paraId="1D06C255" w14:textId="1AC5F2F7" w:rsidR="00222CAB" w:rsidRPr="00F2749D" w:rsidRDefault="00222CAB" w:rsidP="00222CAB">
      <w:pPr>
        <w:pStyle w:val="Footnote"/>
        <w:rPr>
          <w:lang w:val="en-US"/>
        </w:rPr>
      </w:pPr>
      <w:r>
        <w:rPr>
          <w:rStyle w:val="FootnoteReference"/>
        </w:rPr>
        <w:footnoteRef/>
      </w:r>
      <w:r w:rsidRPr="00E860E7">
        <w:rPr>
          <w:lang w:val="en-US"/>
        </w:rPr>
        <w:t xml:space="preserve"> </w:t>
      </w:r>
      <w:r w:rsidRPr="00F2749D">
        <w:rPr>
          <w:lang w:val="en-US"/>
        </w:rPr>
        <w:t xml:space="preserve">Note: </w:t>
      </w:r>
      <w:r w:rsidR="00D90297">
        <w:rPr>
          <w:lang w:val="en-US"/>
        </w:rPr>
        <w:t>t</w:t>
      </w:r>
      <w:r w:rsidRPr="00F2749D">
        <w:rPr>
          <w:lang w:val="en-US"/>
        </w:rPr>
        <w:t xml:space="preserve">his example </w:t>
      </w:r>
      <w:r w:rsidR="00D90297">
        <w:rPr>
          <w:lang w:val="en-US"/>
        </w:rPr>
        <w:t>does not represent</w:t>
      </w:r>
      <w:r w:rsidRPr="00F2749D">
        <w:rPr>
          <w:lang w:val="en-US"/>
        </w:rPr>
        <w:t xml:space="preserve"> an existing semantic mapping</w:t>
      </w:r>
      <w:r w:rsidR="00D90297">
        <w:rPr>
          <w:lang w:val="en-US"/>
        </w:rPr>
        <w:t xml:space="preserve">; it is only </w:t>
      </w:r>
      <w:r w:rsidRPr="00F2749D">
        <w:rPr>
          <w:lang w:val="en-US"/>
        </w:rPr>
        <w:t>a candidate.</w:t>
      </w:r>
    </w:p>
  </w:footnote>
  <w:footnote w:id="12">
    <w:p w14:paraId="2759EF9A" w14:textId="731B2DFD" w:rsidR="00222CAB" w:rsidRPr="00F2749D" w:rsidRDefault="00222CAB" w:rsidP="00222CAB">
      <w:pPr>
        <w:pStyle w:val="Footnote"/>
        <w:rPr>
          <w:lang w:val="en-US"/>
        </w:rPr>
      </w:pPr>
      <w:r>
        <w:rPr>
          <w:rStyle w:val="FootnoteReference"/>
        </w:rPr>
        <w:footnoteRef/>
      </w:r>
      <w:r w:rsidRPr="006C5C0E">
        <w:rPr>
          <w:lang w:val="en-US"/>
        </w:rPr>
        <w:t xml:space="preserve"> </w:t>
      </w:r>
      <w:r w:rsidRPr="00F2749D">
        <w:rPr>
          <w:lang w:val="en-US"/>
        </w:rPr>
        <w:t xml:space="preserve">Semantic mapping files are also used in ECLASS between ECLASS Classic and ECLASS Advanced: </w:t>
      </w:r>
      <w:bookmarkStart w:id="640" w:name="_Hlk103981919"/>
      <w:r w:rsidRPr="00C323B5">
        <w:rPr>
          <w:lang w:val="en-US"/>
        </w:rPr>
        <w:t>https://eclass.eu/support/technical-specification/data-model/basic-advanced-mapping</w:t>
      </w:r>
      <w:bookmarkEnd w:id="640"/>
    </w:p>
  </w:footnote>
  <w:footnote w:id="13">
    <w:p w14:paraId="4049ADAE" w14:textId="1D00B2ED" w:rsidR="00222CAB" w:rsidRPr="00F2749D" w:rsidRDefault="00222CAB" w:rsidP="00222CAB">
      <w:pPr>
        <w:pStyle w:val="Footnote"/>
        <w:rPr>
          <w:lang w:val="en-US"/>
        </w:rPr>
      </w:pPr>
      <w:r>
        <w:rPr>
          <w:rStyle w:val="FootnoteReference"/>
        </w:rPr>
        <w:footnoteRef/>
      </w:r>
      <w:r w:rsidRPr="006C5C0E">
        <w:rPr>
          <w:lang w:val="en-US"/>
        </w:rPr>
        <w:t xml:space="preserve"> </w:t>
      </w:r>
      <w:r w:rsidRPr="00F2749D">
        <w:rPr>
          <w:lang w:val="en-US"/>
        </w:rPr>
        <w:t xml:space="preserve">This is the format used for semantic mapping in ECLASS: </w:t>
      </w:r>
      <w:r w:rsidRPr="00C323B5">
        <w:rPr>
          <w:lang w:val="en-US"/>
        </w:rPr>
        <w:t>https://eclass.eu/fileadmin/Redaktion/pdf-Dateien/Wiki/ECLASSXML_3.0/ECLASS_XML/mapping.xsd</w:t>
      </w:r>
    </w:p>
  </w:footnote>
  <w:footnote w:id="14">
    <w:p w14:paraId="6F5BF542" w14:textId="76EB6957" w:rsidR="00B37B90" w:rsidRPr="005426D0" w:rsidRDefault="00B37B90" w:rsidP="00C72010">
      <w:pPr>
        <w:pStyle w:val="Footnote"/>
        <w:rPr>
          <w:lang w:val="en-US"/>
        </w:rPr>
      </w:pPr>
      <w:r>
        <w:rPr>
          <w:rStyle w:val="FootnoteReference"/>
        </w:rPr>
        <w:footnoteRef/>
      </w:r>
      <w:r w:rsidRPr="005426D0">
        <w:rPr>
          <w:lang w:val="en-US"/>
        </w:rPr>
        <w:t xml:space="preserve"> https://www.w3.org/TR/xmlschema-2/#terminology</w:t>
      </w:r>
    </w:p>
  </w:footnote>
  <w:footnote w:id="15">
    <w:p w14:paraId="23AC8EA5" w14:textId="3EF345BF" w:rsidR="00222CAB" w:rsidRPr="005426D0" w:rsidRDefault="00222CAB" w:rsidP="00C72010">
      <w:pPr>
        <w:pStyle w:val="Footnote"/>
        <w:rPr>
          <w:lang w:val="en-US"/>
        </w:rPr>
      </w:pPr>
      <w:r>
        <w:rPr>
          <w:rStyle w:val="FootnoteReference"/>
        </w:rPr>
        <w:footnoteRef/>
      </w:r>
      <w:r w:rsidRPr="005426D0">
        <w:rPr>
          <w:lang w:val="en-US"/>
        </w:rPr>
        <w:t xml:space="preserve"> The example </w:t>
      </w:r>
      <w:r w:rsidR="0027678E">
        <w:rPr>
          <w:lang w:val="en-US"/>
        </w:rPr>
        <w:t>only</w:t>
      </w:r>
      <w:r w:rsidRPr="005426D0">
        <w:rPr>
          <w:lang w:val="en-US"/>
        </w:rPr>
        <w:t xml:space="preserve"> contain</w:t>
      </w:r>
      <w:r w:rsidR="0027678E">
        <w:rPr>
          <w:lang w:val="en-US"/>
        </w:rPr>
        <w:t>s</w:t>
      </w:r>
      <w:r w:rsidRPr="005426D0">
        <w:rPr>
          <w:lang w:val="en-US"/>
        </w:rPr>
        <w:t xml:space="preserve"> arbitrary IRDIs and do</w:t>
      </w:r>
      <w:r w:rsidR="0027678E">
        <w:rPr>
          <w:lang w:val="en-US"/>
        </w:rPr>
        <w:t>es</w:t>
      </w:r>
      <w:r w:rsidRPr="005426D0">
        <w:rPr>
          <w:lang w:val="en-US"/>
        </w:rPr>
        <w:t xml:space="preserve"> not represent a real-world example</w:t>
      </w:r>
      <w:r w:rsidR="0027678E">
        <w:rPr>
          <w:lang w:val="en-US"/>
        </w:rPr>
        <w:t>.</w:t>
      </w:r>
    </w:p>
  </w:footnote>
  <w:footnote w:id="16">
    <w:p w14:paraId="637E6337" w14:textId="77777777" w:rsidR="00522EB3" w:rsidRPr="00CF5DB2" w:rsidRDefault="00522EB3" w:rsidP="00522EB3">
      <w:pPr>
        <w:pStyle w:val="FootnoteText"/>
        <w:rPr>
          <w:lang w:val="en-US"/>
        </w:rPr>
      </w:pPr>
      <w:r>
        <w:rPr>
          <w:rStyle w:val="FootnoteReference"/>
        </w:rPr>
        <w:footnoteRef/>
      </w:r>
      <w:r w:rsidRPr="00CF5DB2">
        <w:rPr>
          <w:lang w:val="en-US"/>
        </w:rPr>
        <w:t xml:space="preserve"> Create, Retrieve, Update, Delete</w:t>
      </w:r>
    </w:p>
  </w:footnote>
  <w:footnote w:id="17">
    <w:p w14:paraId="0CB9C174" w14:textId="3CEA5748" w:rsidR="00A16781" w:rsidRPr="005426D0" w:rsidRDefault="00A16781">
      <w:pPr>
        <w:pStyle w:val="FootnoteText"/>
        <w:rPr>
          <w:lang w:val="en-US"/>
        </w:rPr>
      </w:pPr>
      <w:r>
        <w:rPr>
          <w:rStyle w:val="FootnoteReference"/>
        </w:rPr>
        <w:footnoteRef/>
      </w:r>
      <w:r w:rsidRPr="005426D0">
        <w:rPr>
          <w:lang w:val="en-US"/>
        </w:rPr>
        <w:t xml:space="preserve"> Note: categories of </w:t>
      </w:r>
      <w:proofErr w:type="spellStart"/>
      <w:r w:rsidRPr="005426D0">
        <w:rPr>
          <w:lang w:val="en-US"/>
        </w:rPr>
        <w:t>referables</w:t>
      </w:r>
      <w:proofErr w:type="spellEnd"/>
      <w:r w:rsidRPr="005426D0">
        <w:rPr>
          <w:lang w:val="en-US"/>
        </w:rPr>
        <w:t xml:space="preserve"> are deprecated.</w:t>
      </w:r>
    </w:p>
  </w:footnote>
  <w:footnote w:id="18">
    <w:p w14:paraId="5E98D4D0" w14:textId="5D8E1383" w:rsidR="00F24668" w:rsidRPr="006C5C0E" w:rsidRDefault="00F24668" w:rsidP="00152674">
      <w:pPr>
        <w:pStyle w:val="FootnoteText"/>
        <w:rPr>
          <w:lang w:val="en-US"/>
        </w:rPr>
      </w:pPr>
      <w:r>
        <w:rPr>
          <w:rStyle w:val="FootnoteReference"/>
        </w:rPr>
        <w:footnoteRef/>
      </w:r>
      <w:r w:rsidRPr="006C5C0E">
        <w:rPr>
          <w:lang w:val="en-US"/>
        </w:rPr>
        <w:t xml:space="preserve"> </w:t>
      </w:r>
      <w:hyperlink r:id="rId1" w:history="1">
        <w:r w:rsidR="00D67D7F" w:rsidRPr="00C7088F">
          <w:rPr>
            <w:rStyle w:val="Hyperlink"/>
            <w:lang w:val="en-US"/>
          </w:rPr>
          <w:t>https://www.w3.org/XML/Core/</w:t>
        </w:r>
      </w:hyperlink>
      <w:r w:rsidR="00D67D7F">
        <w:rPr>
          <w:lang w:val="en-US"/>
        </w:rPr>
        <w:t>, former</w:t>
      </w:r>
      <w:r w:rsidR="00EA35FF">
        <w:rPr>
          <w:lang w:val="en-US"/>
        </w:rPr>
        <w:t xml:space="preserve"> </w:t>
      </w:r>
      <w:hyperlink r:id="rId2" w:history="1">
        <w:r w:rsidRPr="006C5C0E">
          <w:rPr>
            <w:rStyle w:val="Hyperlink"/>
            <w:lang w:val="en-US"/>
          </w:rPr>
          <w:t>https://www.w3.org/XML/Schema</w:t>
        </w:r>
      </w:hyperlink>
    </w:p>
  </w:footnote>
  <w:footnote w:id="19">
    <w:p w14:paraId="42048AE5" w14:textId="2E8F6DE5" w:rsidR="00F24668" w:rsidRPr="006C5C0E" w:rsidRDefault="00F24668" w:rsidP="00E8345B">
      <w:pPr>
        <w:pStyle w:val="FootnoteText"/>
        <w:rPr>
          <w:lang w:val="en-US"/>
        </w:rPr>
      </w:pPr>
      <w:r>
        <w:rPr>
          <w:rStyle w:val="FootnoteReference"/>
        </w:rPr>
        <w:footnoteRef/>
      </w:r>
      <w:r w:rsidRPr="006C5C0E">
        <w:rPr>
          <w:lang w:val="en-US"/>
        </w:rPr>
        <w:t xml:space="preserve"> see: </w:t>
      </w:r>
      <w:hyperlink r:id="rId3" w:history="1">
        <w:r w:rsidRPr="006C5C0E">
          <w:rPr>
            <w:rStyle w:val="Hyperlink"/>
            <w:lang w:val="en-US"/>
          </w:rPr>
          <w:t>https://www.w3.org/TR/rdf11-concepts/</w:t>
        </w:r>
      </w:hyperlink>
    </w:p>
  </w:footnote>
  <w:footnote w:id="20">
    <w:p w14:paraId="53B24ECD" w14:textId="77777777" w:rsidR="002D7420" w:rsidRPr="005426D0" w:rsidRDefault="002D7420">
      <w:pPr>
        <w:pStyle w:val="FootnoteText"/>
        <w:rPr>
          <w:lang w:val="en-US"/>
        </w:rPr>
      </w:pPr>
      <w:r>
        <w:rPr>
          <w:rStyle w:val="FootnoteReference"/>
        </w:rPr>
        <w:footnoteRef/>
      </w:r>
      <w:r w:rsidRPr="005426D0">
        <w:rPr>
          <w:lang w:val="en-US"/>
        </w:rPr>
        <w:t xml:space="preserve"> Corresponds to </w:t>
      </w:r>
      <w:proofErr w:type="spellStart"/>
      <w:r w:rsidRPr="005426D0">
        <w:rPr>
          <w:lang w:val="en-US"/>
        </w:rPr>
        <w:t>xs:dateTimeStamp</w:t>
      </w:r>
      <w:proofErr w:type="spellEnd"/>
      <w:r w:rsidRPr="005426D0">
        <w:rPr>
          <w:lang w:val="en-US"/>
        </w:rPr>
        <w:t xml:space="preserve"> in XML Schema 1.1</w:t>
      </w:r>
    </w:p>
  </w:footnote>
  <w:footnote w:id="21">
    <w:p w14:paraId="687D0DD5" w14:textId="77777777" w:rsidR="00385106" w:rsidRPr="006C5C0E" w:rsidRDefault="00385106" w:rsidP="008E55D5">
      <w:pPr>
        <w:pStyle w:val="FootnoteText"/>
        <w:rPr>
          <w:lang w:val="en-US"/>
        </w:rPr>
      </w:pPr>
      <w:r>
        <w:rPr>
          <w:rStyle w:val="FootnoteReference"/>
        </w:rPr>
        <w:footnoteRef/>
      </w:r>
      <w:r w:rsidRPr="006C5C0E">
        <w:rPr>
          <w:lang w:val="en-US"/>
        </w:rPr>
        <w:t xml:space="preserve"> Wikipedia.org, date: 2018-04-09</w:t>
      </w:r>
    </w:p>
  </w:footnote>
  <w:footnote w:id="22">
    <w:p w14:paraId="00DC4BAA" w14:textId="4F77B3D8" w:rsidR="00B42593" w:rsidRPr="00F2749D" w:rsidRDefault="00B42593">
      <w:pPr>
        <w:pStyle w:val="FootnoteText"/>
        <w:rPr>
          <w:lang w:val="en-US"/>
        </w:rPr>
      </w:pPr>
      <w:r>
        <w:rPr>
          <w:rStyle w:val="FootnoteReference"/>
        </w:rPr>
        <w:footnoteRef/>
      </w:r>
      <w:r w:rsidRPr="006C5C0E">
        <w:rPr>
          <w:lang w:val="en-US"/>
        </w:rPr>
        <w:t xml:space="preserve"> </w:t>
      </w:r>
      <w:hyperlink r:id="rId4" w:history="1">
        <w:r w:rsidRPr="006C5C0E">
          <w:rPr>
            <w:rStyle w:val="Hyperlink"/>
            <w:lang w:val="en-US"/>
          </w:rPr>
          <w:t>https://datatracker.ietf.org/doc/html/rfc8089</w:t>
        </w:r>
      </w:hyperlink>
      <w:r w:rsidRPr="006C5C0E">
        <w:rPr>
          <w:lang w:val="en-US"/>
        </w:rPr>
        <w:t xml:space="preserve"> </w:t>
      </w:r>
    </w:p>
  </w:footnote>
  <w:footnote w:id="23">
    <w:p w14:paraId="2CEFA36E" w14:textId="11E523A9" w:rsidR="00B42593" w:rsidRPr="005426D0" w:rsidRDefault="00B42593">
      <w:pPr>
        <w:pStyle w:val="FootnoteText"/>
        <w:rPr>
          <w:lang w:val="en-US"/>
        </w:rPr>
      </w:pPr>
      <w:r>
        <w:rPr>
          <w:rStyle w:val="FootnoteReference"/>
        </w:rPr>
        <w:footnoteRef/>
      </w:r>
      <w:r w:rsidRPr="005426D0">
        <w:rPr>
          <w:lang w:val="en-US"/>
        </w:rPr>
        <w:t xml:space="preserve"> https://cdd.iec.ch/cdd/common/iec61360-7.nsf/SearchFrameset?OpenFrameSet</w:t>
      </w:r>
    </w:p>
  </w:footnote>
  <w:footnote w:id="24">
    <w:p w14:paraId="32D6B0C0" w14:textId="32E3F08F" w:rsidR="00F24668" w:rsidRPr="00F2749D" w:rsidRDefault="00F24668">
      <w:pPr>
        <w:pStyle w:val="FootnoteText"/>
        <w:rPr>
          <w:lang w:val="en-US"/>
        </w:rPr>
      </w:pPr>
      <w:r>
        <w:rPr>
          <w:rStyle w:val="FootnoteReference"/>
        </w:rPr>
        <w:footnoteRef/>
      </w:r>
      <w:r w:rsidRPr="006C5C0E">
        <w:rPr>
          <w:lang w:val="en-US"/>
        </w:rPr>
        <w:t xml:space="preserve"> </w:t>
      </w:r>
      <w:r w:rsidRPr="00F2749D">
        <w:rPr>
          <w:lang w:val="en-US"/>
        </w:rPr>
        <w:t xml:space="preserve">E.g. </w:t>
      </w:r>
      <w:r w:rsidRPr="00F2749D">
        <w:rPr>
          <w:i/>
          <w:iCs/>
          <w:lang w:val="en-US"/>
        </w:rPr>
        <w:t>Property/</w:t>
      </w:r>
      <w:proofErr w:type="spellStart"/>
      <w:r w:rsidRPr="00F2749D">
        <w:rPr>
          <w:i/>
          <w:iCs/>
          <w:lang w:val="en-US"/>
        </w:rPr>
        <w:t>valueType</w:t>
      </w:r>
      <w:proofErr w:type="spellEnd"/>
    </w:p>
  </w:footnote>
  <w:footnote w:id="25">
    <w:p w14:paraId="4BA55357" w14:textId="3E3B5483" w:rsidR="00F24668" w:rsidRPr="006C5C0E" w:rsidRDefault="00F24668" w:rsidP="00152674">
      <w:pPr>
        <w:pStyle w:val="FootnoteText"/>
        <w:rPr>
          <w:lang w:val="en-US"/>
        </w:rPr>
      </w:pPr>
      <w:r>
        <w:rPr>
          <w:rStyle w:val="FootnoteReference"/>
        </w:rPr>
        <w:footnoteRef/>
      </w:r>
      <w:r w:rsidRPr="006C5C0E">
        <w:rPr>
          <w:lang w:val="en-US"/>
        </w:rPr>
        <w:t xml:space="preserve"> </w:t>
      </w:r>
      <w:r w:rsidR="00B4259A">
        <w:rPr>
          <w:lang w:val="en-US"/>
        </w:rPr>
        <w:t xml:space="preserve">see </w:t>
      </w:r>
      <w:hyperlink r:id="rId5" w:history="1">
        <w:r w:rsidRPr="006C5C0E">
          <w:rPr>
            <w:rStyle w:val="Hyperlink"/>
            <w:lang w:val="en-US"/>
          </w:rPr>
          <w:t>https://www.w3.org/XML/Schema</w:t>
        </w:r>
      </w:hyperlink>
      <w:r w:rsidR="00FB4CC3">
        <w:rPr>
          <w:rStyle w:val="Hyperlink"/>
          <w:lang w:val="en-US"/>
        </w:rPr>
        <w:t xml:space="preserve">, </w:t>
      </w:r>
      <w:r w:rsidR="00FB4CC3" w:rsidRPr="00FB4CC3">
        <w:rPr>
          <w:rStyle w:val="Hyperlink"/>
          <w:lang w:val="en-US"/>
        </w:rPr>
        <w:t>https://www.w3.org/TR/xmlschema-2/#built-in-primitive-datatypes</w:t>
      </w:r>
    </w:p>
  </w:footnote>
  <w:footnote w:id="26">
    <w:p w14:paraId="207AFF82" w14:textId="052606C7" w:rsidR="00F24668" w:rsidRPr="006C5C0E" w:rsidRDefault="00F24668" w:rsidP="00152674">
      <w:pPr>
        <w:pStyle w:val="FootnoteText"/>
        <w:rPr>
          <w:lang w:val="en-US"/>
        </w:rPr>
      </w:pPr>
      <w:r>
        <w:rPr>
          <w:rStyle w:val="FootnoteReference"/>
        </w:rPr>
        <w:footnoteRef/>
      </w:r>
      <w:r w:rsidRPr="006C5C0E">
        <w:rPr>
          <w:lang w:val="en-US"/>
        </w:rPr>
        <w:t xml:space="preserve"> see: </w:t>
      </w:r>
      <w:hyperlink r:id="rId6" w:history="1">
        <w:r w:rsidRPr="006C5C0E">
          <w:rPr>
            <w:rStyle w:val="Hyperlink"/>
            <w:lang w:val="en-US"/>
          </w:rPr>
          <w:t>https://www.w3.org/TR/rdf11-concepts/</w:t>
        </w:r>
      </w:hyperlink>
    </w:p>
  </w:footnote>
  <w:footnote w:id="27">
    <w:p w14:paraId="29A8DBF8" w14:textId="1EDEA3F6" w:rsidR="00F24668" w:rsidRPr="00F2749D" w:rsidRDefault="00F24668" w:rsidP="00152674">
      <w:pPr>
        <w:pStyle w:val="FootnoteText"/>
        <w:rPr>
          <w:lang w:val="en-US"/>
        </w:rPr>
      </w:pPr>
      <w:r>
        <w:rPr>
          <w:rStyle w:val="FootnoteReference"/>
        </w:rPr>
        <w:footnoteRef/>
      </w:r>
      <w:r w:rsidRPr="006C5C0E">
        <w:rPr>
          <w:lang w:val="en-US"/>
        </w:rPr>
        <w:t xml:space="preserve"> </w:t>
      </w:r>
      <w:r w:rsidRPr="00F2749D">
        <w:rPr>
          <w:lang w:val="en-US"/>
        </w:rPr>
        <w:t xml:space="preserve">See </w:t>
      </w:r>
      <w:hyperlink r:id="rId7" w:anchor="xsd-datatypes" w:history="1">
        <w:r w:rsidRPr="00F2749D">
          <w:rPr>
            <w:rStyle w:val="Hyperlink"/>
            <w:lang w:val="en-US"/>
          </w:rPr>
          <w:t>https://www.w3.org/TR/rdf11-concepts/#xsd-datatypes</w:t>
        </w:r>
      </w:hyperlink>
    </w:p>
    <w:p w14:paraId="4E0B8658" w14:textId="77777777" w:rsidR="00F24668" w:rsidRPr="00F2749D" w:rsidRDefault="00F24668" w:rsidP="00152674">
      <w:pPr>
        <w:pStyle w:val="FootnoteText"/>
        <w:rPr>
          <w:lang w:val="en-US"/>
        </w:rPr>
      </w:pPr>
    </w:p>
  </w:footnote>
  <w:footnote w:id="28">
    <w:p w14:paraId="2B2DC239" w14:textId="1259DC9F" w:rsidR="00F24668" w:rsidRPr="006C5C0E" w:rsidRDefault="00F24668" w:rsidP="00152674">
      <w:pPr>
        <w:pStyle w:val="FootnoteText"/>
        <w:rPr>
          <w:lang w:val="en-US"/>
        </w:rPr>
      </w:pPr>
      <w:r>
        <w:rPr>
          <w:rStyle w:val="FootnoteReference"/>
        </w:rPr>
        <w:footnoteRef/>
      </w:r>
      <w:r w:rsidRPr="006C5C0E">
        <w:rPr>
          <w:lang w:val="en-US"/>
        </w:rPr>
        <w:t xml:space="preserve"> See list of RDF-compatible XSD types with short description </w:t>
      </w:r>
      <w:hyperlink r:id="rId8" w:anchor="xsd-datatypes" w:history="1">
        <w:r w:rsidRPr="006C5C0E">
          <w:rPr>
            <w:rStyle w:val="Hyperlink"/>
            <w:lang w:val="en-US"/>
          </w:rPr>
          <w:t>https://www.w3.org/TR/rdf11-concepts/#xsd-datatypes</w:t>
        </w:r>
      </w:hyperlink>
      <w:r w:rsidRPr="006C5C0E">
        <w:rPr>
          <w:lang w:val="en-US"/>
        </w:rPr>
        <w:t xml:space="preserve">. Examples from </w:t>
      </w:r>
      <w:hyperlink r:id="rId9" w:history="1">
        <w:r w:rsidRPr="006C5C0E">
          <w:rPr>
            <w:rStyle w:val="Hyperlink"/>
            <w:lang w:val="en-US"/>
          </w:rPr>
          <w:t>https://openmanufacturingplatform.github.io/sds-bamm-aspect-meta-model/bamm-specification/v1.0.0/datatypes.html</w:t>
        </w:r>
      </w:hyperlink>
    </w:p>
  </w:footnote>
  <w:footnote w:id="29">
    <w:p w14:paraId="52CFC431" w14:textId="675DBA1B" w:rsidR="00DF67D9" w:rsidRPr="005426D0" w:rsidRDefault="00DF67D9">
      <w:pPr>
        <w:pStyle w:val="FootnoteText"/>
        <w:rPr>
          <w:lang w:val="en-US"/>
        </w:rPr>
      </w:pPr>
      <w:r>
        <w:rPr>
          <w:rStyle w:val="FootnoteReference"/>
        </w:rPr>
        <w:footnoteRef/>
      </w:r>
      <w:r w:rsidRPr="005426D0">
        <w:rPr>
          <w:lang w:val="en-US"/>
        </w:rPr>
        <w:t xml:space="preserve"> Corresponds to </w:t>
      </w:r>
      <w:proofErr w:type="spellStart"/>
      <w:r w:rsidRPr="005426D0">
        <w:rPr>
          <w:lang w:val="en-US"/>
        </w:rPr>
        <w:t>xs:dateTimeStamp</w:t>
      </w:r>
      <w:proofErr w:type="spellEnd"/>
      <w:r w:rsidRPr="005426D0">
        <w:rPr>
          <w:lang w:val="en-US"/>
        </w:rPr>
        <w:t xml:space="preserve"> in XML Schema 1.1</w:t>
      </w:r>
    </w:p>
  </w:footnote>
  <w:footnote w:id="30">
    <w:p w14:paraId="1580DFE6" w14:textId="1C718BAB" w:rsidR="00F24668" w:rsidRPr="00F2749D" w:rsidRDefault="00F24668" w:rsidP="00152674">
      <w:pPr>
        <w:pStyle w:val="FootnoteText"/>
        <w:rPr>
          <w:lang w:val="en-US"/>
        </w:rPr>
      </w:pPr>
      <w:r>
        <w:rPr>
          <w:rStyle w:val="FootnoteReference"/>
        </w:rPr>
        <w:footnoteRef/>
      </w:r>
      <w:r w:rsidRPr="006C5C0E">
        <w:rPr>
          <w:lang w:val="en-US"/>
        </w:rPr>
        <w:t xml:space="preserve"> see </w:t>
      </w:r>
      <w:hyperlink r:id="rId10" w:history="1">
        <w:r w:rsidRPr="006C5C0E">
          <w:rPr>
            <w:rStyle w:val="Hyperlink"/>
            <w:lang w:val="en-US"/>
          </w:rPr>
          <w:t>https://tools.ietf.org/rfc/bcp/bcp47.txt</w:t>
        </w:r>
      </w:hyperlink>
      <w:r w:rsidRPr="006C5C0E">
        <w:rPr>
          <w:lang w:val="en-US"/>
        </w:rPr>
        <w:t xml:space="preserve"> </w:t>
      </w:r>
    </w:p>
  </w:footnote>
  <w:footnote w:id="31">
    <w:p w14:paraId="5E9EB2E5" w14:textId="51DEB7ED" w:rsidR="00FA4324" w:rsidRPr="005426D0" w:rsidRDefault="00FA4324">
      <w:pPr>
        <w:pStyle w:val="FootnoteText"/>
        <w:rPr>
          <w:lang w:val="fr-FR"/>
        </w:rPr>
      </w:pPr>
      <w:r>
        <w:rPr>
          <w:rStyle w:val="FootnoteReference"/>
        </w:rPr>
        <w:footnoteRef/>
      </w:r>
      <w:r w:rsidRPr="005426D0">
        <w:rPr>
          <w:lang w:val="fr-FR"/>
        </w:rPr>
        <w:t xml:space="preserve"> Source: </w:t>
      </w:r>
      <w:r w:rsidR="00A179CD" w:rsidRPr="005426D0">
        <w:rPr>
          <w:lang w:val="fr-FR"/>
        </w:rPr>
        <w:t>https://www.w3.org/TR/xmlschema-2/#built-in-primitive-datatypes</w:t>
      </w:r>
    </w:p>
  </w:footnote>
  <w:footnote w:id="32">
    <w:p w14:paraId="50A78661" w14:textId="7E067804" w:rsidR="002D222A" w:rsidRPr="00E805F8" w:rsidRDefault="002D222A">
      <w:pPr>
        <w:pStyle w:val="FootnoteText"/>
        <w:rPr>
          <w:lang w:val="en-US"/>
        </w:rPr>
      </w:pPr>
      <w:r>
        <w:rPr>
          <w:rStyle w:val="FootnoteReference"/>
        </w:rPr>
        <w:footnoteRef/>
      </w:r>
      <w:r w:rsidRPr="00E805F8">
        <w:rPr>
          <w:lang w:val="en-US"/>
        </w:rPr>
        <w:t xml:space="preserve"> </w:t>
      </w:r>
      <w:r w:rsidR="00152956" w:rsidRPr="00E805F8">
        <w:rPr>
          <w:lang w:val="en-US"/>
        </w:rPr>
        <w:t>https://www.w3.org/TR/xml/#charsets</w:t>
      </w:r>
    </w:p>
  </w:footnote>
  <w:footnote w:id="33">
    <w:p w14:paraId="2F7C0189" w14:textId="6578CD76" w:rsidR="008F39BA" w:rsidRPr="005426D0" w:rsidRDefault="008F39BA">
      <w:pPr>
        <w:pStyle w:val="FootnoteText"/>
        <w:rPr>
          <w:lang w:val="en-US"/>
        </w:rPr>
      </w:pPr>
      <w:r>
        <w:rPr>
          <w:rStyle w:val="FootnoteReference"/>
        </w:rPr>
        <w:footnoteRef/>
      </w:r>
      <w:r w:rsidRPr="005426D0">
        <w:rPr>
          <w:lang w:val="en-US"/>
        </w:rPr>
        <w:t xml:space="preserve"> Since the data specification templates are specified and maintained in separate documents</w:t>
      </w:r>
      <w:r w:rsidR="00590341">
        <w:rPr>
          <w:lang w:val="en-US"/>
        </w:rPr>
        <w:t>,</w:t>
      </w:r>
      <w:r w:rsidRPr="005426D0">
        <w:rPr>
          <w:lang w:val="en-US"/>
        </w:rPr>
        <w:t xml:space="preserve"> these </w:t>
      </w:r>
      <w:r w:rsidR="00590341">
        <w:rPr>
          <w:lang w:val="en-US"/>
        </w:rPr>
        <w:t>t</w:t>
      </w:r>
      <w:r w:rsidRPr="005426D0">
        <w:rPr>
          <w:lang w:val="en-US"/>
        </w:rPr>
        <w:t xml:space="preserve">emplates are considered </w:t>
      </w:r>
      <w:r w:rsidR="00590341">
        <w:rPr>
          <w:lang w:val="en-US"/>
        </w:rPr>
        <w:t>as</w:t>
      </w:r>
      <w:r w:rsidRPr="005426D0">
        <w:rPr>
          <w:lang w:val="en-US"/>
        </w:rPr>
        <w:t xml:space="preserve"> examples only</w:t>
      </w:r>
      <w:r w:rsidR="00590341">
        <w:rPr>
          <w:lang w:val="en-US"/>
        </w:rPr>
        <w:t>,</w:t>
      </w:r>
      <w:r w:rsidRPr="005426D0">
        <w:rPr>
          <w:lang w:val="en-US"/>
        </w:rPr>
        <w:t xml:space="preserve"> although there is a similarity to existing data specifications.</w:t>
      </w:r>
    </w:p>
  </w:footnote>
  <w:footnote w:id="34">
    <w:p w14:paraId="660FF4A4" w14:textId="2AE05B0D" w:rsidR="00F24668" w:rsidRPr="007330E6" w:rsidRDefault="00F24668" w:rsidP="00C54988">
      <w:pPr>
        <w:pStyle w:val="FootnoteText"/>
        <w:rPr>
          <w:lang w:val="en-US"/>
        </w:rPr>
      </w:pPr>
      <w:r>
        <w:rPr>
          <w:rStyle w:val="FootnoteReference"/>
        </w:rPr>
        <w:footnoteRef/>
      </w:r>
      <w:r w:rsidR="00791240">
        <w:rPr>
          <w:lang w:val="en-US"/>
        </w:rPr>
        <w:t xml:space="preserve"> </w:t>
      </w:r>
      <w:r w:rsidRPr="006C5C0E">
        <w:rPr>
          <w:lang w:val="en-US"/>
        </w:rPr>
        <w:t xml:space="preserve">The word “data formats” </w:t>
      </w:r>
      <w:r w:rsidR="003C13C1">
        <w:rPr>
          <w:lang w:val="en-US"/>
        </w:rPr>
        <w:t xml:space="preserve">is used as shortcut and </w:t>
      </w:r>
      <w:r w:rsidRPr="006C5C0E">
        <w:rPr>
          <w:lang w:val="en-US"/>
        </w:rPr>
        <w:t xml:space="preserve">includes the use of conceptual advantages such as information models, schemes, transmission protocols, etc. </w:t>
      </w:r>
    </w:p>
  </w:footnote>
  <w:footnote w:id="35">
    <w:p w14:paraId="3903C0F1" w14:textId="7B2E13A9" w:rsidR="00246784" w:rsidRPr="005426D0" w:rsidRDefault="00246784">
      <w:pPr>
        <w:pStyle w:val="FootnoteText"/>
        <w:rPr>
          <w:lang w:val="en-US"/>
        </w:rPr>
      </w:pPr>
      <w:r>
        <w:rPr>
          <w:rStyle w:val="FootnoteReference"/>
        </w:rPr>
        <w:footnoteRef/>
      </w:r>
      <w:r w:rsidRPr="005426D0">
        <w:rPr>
          <w:lang w:val="en-US"/>
        </w:rPr>
        <w:t xml:space="preserve"> OPC UA Information Models should not be mixed up with the Client/Server or Pub/Sub Protocol of OPC UA.</w:t>
      </w:r>
      <w:r w:rsidR="008F605F" w:rsidRPr="005426D0">
        <w:rPr>
          <w:lang w:val="en-US"/>
        </w:rPr>
        <w:t xml:space="preserve"> This would belong to the communication but not to the Asset Administration Shell representation layer.</w:t>
      </w:r>
    </w:p>
  </w:footnote>
  <w:footnote w:id="36">
    <w:p w14:paraId="020498AC" w14:textId="77777777" w:rsidR="00F24668" w:rsidRPr="006C5C0E" w:rsidRDefault="00F24668" w:rsidP="00430868">
      <w:pPr>
        <w:pStyle w:val="FootnoteText"/>
        <w:rPr>
          <w:lang w:val="en-US"/>
        </w:rPr>
      </w:pPr>
      <w:r>
        <w:rPr>
          <w:rStyle w:val="FootnoteReference"/>
        </w:rPr>
        <w:footnoteRef/>
      </w:r>
      <w:r w:rsidRPr="006C5C0E">
        <w:rPr>
          <w:lang w:val="en-US"/>
        </w:rPr>
        <w:t xml:space="preserve"> Only data formats considered in this document so far are mentioned in the figure.</w:t>
      </w:r>
    </w:p>
  </w:footnote>
  <w:footnote w:id="37">
    <w:p w14:paraId="0561B171" w14:textId="28AE282F" w:rsidR="00F24668" w:rsidRPr="00B35D1B" w:rsidRDefault="00F24668" w:rsidP="00430868">
      <w:pPr>
        <w:pStyle w:val="FootnoteText"/>
        <w:rPr>
          <w:lang w:val="en-US"/>
        </w:rPr>
      </w:pPr>
      <w:r>
        <w:rPr>
          <w:rStyle w:val="FootnoteReference"/>
        </w:rPr>
        <w:footnoteRef/>
      </w:r>
      <w:r w:rsidRPr="006C5C0E">
        <w:rPr>
          <w:lang w:val="en-US"/>
        </w:rPr>
        <w:t xml:space="preserve"> </w:t>
      </w:r>
      <w:r w:rsidRPr="00B35D1B">
        <w:rPr>
          <w:lang w:val="en-US"/>
        </w:rPr>
        <w:t xml:space="preserve">For simplicity </w:t>
      </w:r>
      <w:r w:rsidR="00ED7574">
        <w:rPr>
          <w:lang w:val="en-US"/>
        </w:rPr>
        <w:t xml:space="preserve">reasons, </w:t>
      </w:r>
      <w:r w:rsidRPr="00B35D1B">
        <w:rPr>
          <w:lang w:val="en-US"/>
        </w:rPr>
        <w:t>most examples use the namespace qualifier and not the full path of the namespace.</w:t>
      </w:r>
    </w:p>
  </w:footnote>
  <w:footnote w:id="38">
    <w:p w14:paraId="1321F32D" w14:textId="77777777" w:rsidR="00F24668" w:rsidRDefault="00F24668" w:rsidP="007467F4">
      <w:pPr>
        <w:pStyle w:val="FootnoteText"/>
        <w:rPr>
          <w:lang w:val="en-US"/>
        </w:rPr>
      </w:pPr>
      <w:r>
        <w:rPr>
          <w:rStyle w:val="FootnoteReference"/>
        </w:rPr>
        <w:footnoteRef/>
      </w:r>
      <w:r>
        <w:rPr>
          <w:lang w:val="en-US"/>
        </w:rPr>
        <w:t xml:space="preserve"> see:</w:t>
      </w:r>
      <w:r w:rsidRPr="006C5C0E">
        <w:rPr>
          <w:lang w:val="en-US"/>
        </w:rPr>
        <w:t xml:space="preserve"> </w:t>
      </w:r>
      <w:r w:rsidRPr="008B38F1">
        <w:rPr>
          <w:lang w:val="en-US"/>
        </w:rPr>
        <w:t>https://www.w3.org/TR/2008/REC-xml-20081126/</w:t>
      </w:r>
    </w:p>
  </w:footnote>
  <w:footnote w:id="39">
    <w:p w14:paraId="1F9967F2" w14:textId="0629E921" w:rsidR="00B85B80" w:rsidRPr="006C5C0E" w:rsidRDefault="00B85B80" w:rsidP="00B85B80">
      <w:pPr>
        <w:pStyle w:val="FootnoteText"/>
        <w:rPr>
          <w:lang w:val="en-US"/>
        </w:rPr>
      </w:pPr>
      <w:r>
        <w:rPr>
          <w:rStyle w:val="FootnoteReference"/>
        </w:rPr>
        <w:footnoteRef/>
      </w:r>
      <w:r w:rsidRPr="006C5C0E">
        <w:rPr>
          <w:lang w:val="en-US"/>
        </w:rPr>
        <w:t xml:space="preserve"> see: </w:t>
      </w:r>
      <w:hyperlink r:id="rId11" w:history="1">
        <w:r w:rsidRPr="006C5C0E">
          <w:rPr>
            <w:rStyle w:val="Hyperlink"/>
            <w:lang w:val="en-US"/>
          </w:rPr>
          <w:t>https://tools.ietf.org/html/rfc8259</w:t>
        </w:r>
      </w:hyperlink>
      <w:r w:rsidRPr="006C5C0E">
        <w:rPr>
          <w:lang w:val="en-US"/>
        </w:rPr>
        <w:t xml:space="preserve"> or </w:t>
      </w:r>
      <w:hyperlink r:id="rId12" w:history="1">
        <w:r w:rsidRPr="006C5C0E">
          <w:rPr>
            <w:rStyle w:val="Hyperlink"/>
            <w:lang w:val="en-US"/>
          </w:rPr>
          <w:t>https://www.ecma-international.org/publications/standards/Ecma-404.htm</w:t>
        </w:r>
      </w:hyperlink>
    </w:p>
  </w:footnote>
  <w:footnote w:id="40">
    <w:p w14:paraId="663BD04E" w14:textId="77777777" w:rsidR="00F24668" w:rsidRPr="00B35D1B" w:rsidRDefault="00F24668" w:rsidP="00430868">
      <w:pPr>
        <w:pStyle w:val="FootnoteText"/>
        <w:rPr>
          <w:lang w:val="en-US"/>
        </w:rPr>
      </w:pPr>
      <w:r>
        <w:rPr>
          <w:rStyle w:val="FootnoteReference"/>
        </w:rPr>
        <w:footnoteRef/>
      </w:r>
      <w:r w:rsidRPr="006C5C0E">
        <w:rPr>
          <w:lang w:val="en-US"/>
        </w:rPr>
        <w:t xml:space="preserve"> </w:t>
      </w:r>
      <w:r w:rsidRPr="00B35D1B">
        <w:rPr>
          <w:lang w:val="en-US"/>
        </w:rPr>
        <w:t xml:space="preserve">Note: entity as a generic term and entity as a specific </w:t>
      </w:r>
      <w:proofErr w:type="spellStart"/>
      <w:r w:rsidRPr="00B35D1B">
        <w:rPr>
          <w:lang w:val="en-US"/>
        </w:rPr>
        <w:t>submodel</w:t>
      </w:r>
      <w:proofErr w:type="spellEnd"/>
      <w:r w:rsidRPr="00B35D1B">
        <w:rPr>
          <w:lang w:val="en-US"/>
        </w:rPr>
        <w:t xml:space="preserve"> element subtype need </w:t>
      </w:r>
      <w:proofErr w:type="spellStart"/>
      <w:r w:rsidRPr="00B35D1B">
        <w:rPr>
          <w:lang w:val="en-US"/>
        </w:rPr>
        <w:t>tobe</w:t>
      </w:r>
      <w:proofErr w:type="spellEnd"/>
      <w:r w:rsidRPr="00B35D1B">
        <w:rPr>
          <w:lang w:val="en-US"/>
        </w:rPr>
        <w:t xml:space="preserve"> </w:t>
      </w:r>
      <w:proofErr w:type="spellStart"/>
      <w:r w:rsidRPr="00B35D1B">
        <w:rPr>
          <w:lang w:val="en-US"/>
        </w:rPr>
        <w:t>distinugished</w:t>
      </w:r>
      <w:proofErr w:type="spellEnd"/>
      <w:r w:rsidRPr="00B35D1B">
        <w:rPr>
          <w:lang w:val="en-US"/>
        </w:rPr>
        <w:t>.</w:t>
      </w:r>
    </w:p>
  </w:footnote>
  <w:footnote w:id="41">
    <w:p w14:paraId="72C5B4DC" w14:textId="7B1A8538" w:rsidR="00076917" w:rsidRPr="005426D0" w:rsidRDefault="00076917">
      <w:pPr>
        <w:pStyle w:val="FootnoteText"/>
        <w:rPr>
          <w:lang w:val="en-US"/>
        </w:rPr>
      </w:pPr>
      <w:r>
        <w:rPr>
          <w:rStyle w:val="FootnoteReference"/>
        </w:rPr>
        <w:footnoteRef/>
      </w:r>
      <w:r w:rsidRPr="005426D0">
        <w:rPr>
          <w:lang w:val="en-US"/>
        </w:rPr>
        <w:t xml:space="preserve"> OPC UA is used for several purposes in the context of Industry 4.0. In this document, however, the focus is on Asset Administration Shell representation only.</w:t>
      </w:r>
    </w:p>
  </w:footnote>
  <w:footnote w:id="42">
    <w:p w14:paraId="1FB33A2C" w14:textId="10E145E6" w:rsidR="00F24668" w:rsidRPr="006C5C0E" w:rsidRDefault="00F24668" w:rsidP="00430868">
      <w:pPr>
        <w:pStyle w:val="FootnoteText"/>
        <w:rPr>
          <w:lang w:val="en-US"/>
        </w:rPr>
      </w:pPr>
      <w:r>
        <w:rPr>
          <w:rStyle w:val="FootnoteReference"/>
        </w:rPr>
        <w:footnoteRef/>
      </w:r>
      <w:r w:rsidRPr="006C5C0E">
        <w:rPr>
          <w:lang w:val="en-US"/>
        </w:rPr>
        <w:t xml:space="preserve"> see: </w:t>
      </w:r>
      <w:hyperlink r:id="rId13" w:history="1">
        <w:r w:rsidRPr="006C5C0E">
          <w:rPr>
            <w:rStyle w:val="Hyperlink"/>
            <w:lang w:val="en-US"/>
          </w:rPr>
          <w:t>https://opcfoundation.org/collaboration/i4aas/</w:t>
        </w:r>
      </w:hyperlink>
    </w:p>
  </w:footnote>
  <w:footnote w:id="43">
    <w:p w14:paraId="4C42FBCB" w14:textId="77777777" w:rsidR="0011439E" w:rsidRPr="007330E6" w:rsidRDefault="0011439E" w:rsidP="0011439E">
      <w:pPr>
        <w:pStyle w:val="Footnote"/>
        <w:rPr>
          <w:lang w:val="en-US"/>
        </w:rPr>
      </w:pPr>
      <w:r>
        <w:rPr>
          <w:rStyle w:val="FootnoteReference"/>
        </w:rPr>
        <w:footnoteRef/>
      </w:r>
      <w:r w:rsidRPr="006C5C0E">
        <w:rPr>
          <w:lang w:val="en-US"/>
        </w:rPr>
        <w:t xml:space="preserve"> URLs are also URIs</w:t>
      </w:r>
    </w:p>
  </w:footnote>
  <w:footnote w:id="44">
    <w:p w14:paraId="0D843315" w14:textId="04F4C885" w:rsidR="00381B08" w:rsidRDefault="00381B08">
      <w:pPr>
        <w:pStyle w:val="FootnoteText"/>
      </w:pPr>
      <w:r>
        <w:rPr>
          <w:rStyle w:val="FootnoteReference"/>
        </w:rPr>
        <w:footnoteRef/>
      </w:r>
      <w:r>
        <w:t xml:space="preserve"> </w:t>
      </w:r>
      <w:proofErr w:type="spellStart"/>
      <w:r>
        <w:t>Only</w:t>
      </w:r>
      <w:proofErr w:type="spellEnd"/>
      <w:r>
        <w:t xml:space="preserve"> </w:t>
      </w:r>
      <w:proofErr w:type="spellStart"/>
      <w:r>
        <w:t>editorial</w:t>
      </w:r>
      <w:proofErr w:type="spellEnd"/>
      <w:r>
        <w:t xml:space="preserve"> </w:t>
      </w:r>
      <w:proofErr w:type="spellStart"/>
      <w:r>
        <w:t>changes</w:t>
      </w:r>
      <w:proofErr w:type="spellEnd"/>
    </w:p>
  </w:footnote>
  <w:footnote w:id="45">
    <w:p w14:paraId="506927CE" w14:textId="77777777" w:rsidR="001A5F79" w:rsidRPr="005426D0" w:rsidRDefault="001A5F79" w:rsidP="00C72010">
      <w:pPr>
        <w:pStyle w:val="Footnote"/>
        <w:rPr>
          <w:lang w:val="en-US"/>
        </w:rPr>
      </w:pPr>
      <w:r>
        <w:rPr>
          <w:rStyle w:val="FootnoteReference"/>
        </w:rPr>
        <w:footnoteRef/>
      </w:r>
      <w:r w:rsidRPr="005426D0">
        <w:rPr>
          <w:lang w:val="en-US"/>
        </w:rPr>
        <w:t xml:space="preserve"> https://en.wikipedia.org/wiki/Backus%E2%80%93Naur_form</w:t>
      </w:r>
    </w:p>
  </w:footnote>
  <w:footnote w:id="46">
    <w:p w14:paraId="613D36FB" w14:textId="023606E1" w:rsidR="00F24668" w:rsidRDefault="00F24668" w:rsidP="00B8481B">
      <w:pPr>
        <w:rPr>
          <w:lang w:val="en-US"/>
        </w:rPr>
      </w:pPr>
      <w:r>
        <w:rPr>
          <w:rStyle w:val="FootnoteReference"/>
        </w:rPr>
        <w:footnoteRef/>
      </w:r>
      <w:r w:rsidRPr="006C5C0E">
        <w:rPr>
          <w:lang w:val="en-US"/>
        </w:rPr>
        <w:t xml:space="preserve"> </w:t>
      </w:r>
      <w:r>
        <w:rPr>
          <w:lang w:val="en-US"/>
        </w:rPr>
        <w:t xml:space="preserve">„Navigability notation was often used in the past according to an informal convention, whereby non-navigable ends were assumed to be owned by the Association whereas navigable ends were assumed to be owned by the Classifier at the opposite end. This convention is now deprecated. Aggregation type, navigability, and end ownership are separate concepts, each with their own explicit notation. Association ends owned by classes are always navigable, while those owned by associations may be navigable or not. </w:t>
      </w:r>
      <w:r>
        <w:rPr>
          <w:lang w:val="en-US"/>
        </w:rPr>
        <w:fldChar w:fldCharType="begin"/>
      </w:r>
      <w:r>
        <w:rPr>
          <w:lang w:val="en-US"/>
        </w:rPr>
        <w:instrText xml:space="preserve"> REF OMGUML_47 \h </w:instrText>
      </w:r>
      <w:r>
        <w:rPr>
          <w:lang w:val="en-US"/>
        </w:rPr>
      </w:r>
      <w:r>
        <w:rPr>
          <w:lang w:val="en-US"/>
        </w:rPr>
        <w:fldChar w:fldCharType="separate"/>
      </w:r>
      <w:r w:rsidR="00F511DE" w:rsidRPr="00CE25AF">
        <w:rPr>
          <w:lang w:val="en-US"/>
        </w:rPr>
        <w:t>[35]</w:t>
      </w:r>
      <w:r>
        <w:rPr>
          <w:lang w:val="en-US"/>
        </w:rPr>
        <w:fldChar w:fldCharType="end"/>
      </w:r>
      <w:r w:rsidRPr="006C5C0E">
        <w:rPr>
          <w:lang w:val="en-US"/>
        </w:rPr>
        <w:t>”</w:t>
      </w:r>
    </w:p>
  </w:footnote>
  <w:footnote w:id="47">
    <w:p w14:paraId="58F708FD" w14:textId="666F109D" w:rsidR="00F24668" w:rsidRPr="00F2749D" w:rsidRDefault="00F24668">
      <w:pPr>
        <w:pStyle w:val="FootnoteText"/>
        <w:rPr>
          <w:lang w:val="en-US"/>
        </w:rPr>
      </w:pPr>
      <w:r>
        <w:rPr>
          <w:rStyle w:val="FootnoteReference"/>
        </w:rPr>
        <w:footnoteRef/>
      </w:r>
      <w:r w:rsidRPr="006C5C0E">
        <w:rPr>
          <w:lang w:val="en-US"/>
        </w:rPr>
        <w:t xml:space="preserve"> </w:t>
      </w:r>
      <w:r w:rsidRPr="00F2749D">
        <w:rPr>
          <w:lang w:val="en-US"/>
        </w:rPr>
        <w:t>In Enterprise Architect</w:t>
      </w:r>
      <w:r w:rsidR="00617967">
        <w:rPr>
          <w:lang w:val="en-US"/>
        </w:rPr>
        <w:t>,</w:t>
      </w:r>
      <w:r w:rsidRPr="00F2749D">
        <w:rPr>
          <w:lang w:val="en-US"/>
        </w:rPr>
        <w:t xml:space="preserve"> the single enumeration values also have a stereotype &lt;&lt;</w:t>
      </w:r>
      <w:proofErr w:type="spellStart"/>
      <w:r w:rsidRPr="00F2749D">
        <w:rPr>
          <w:lang w:val="en-US"/>
        </w:rPr>
        <w:t>enum</w:t>
      </w:r>
      <w:proofErr w:type="spellEnd"/>
      <w:r w:rsidRPr="00F2749D">
        <w:rPr>
          <w:lang w:val="en-US"/>
        </w:rPr>
        <w:t>&gt;&gt; each.</w:t>
      </w:r>
    </w:p>
  </w:footnote>
  <w:footnote w:id="48">
    <w:p w14:paraId="5CA49C75" w14:textId="4DDD54B0" w:rsidR="00771144" w:rsidRPr="00F2749D" w:rsidRDefault="00771144" w:rsidP="00771144">
      <w:pPr>
        <w:pStyle w:val="FootnoteText"/>
        <w:rPr>
          <w:lang w:val="en-US"/>
        </w:rPr>
      </w:pPr>
      <w:r>
        <w:rPr>
          <w:rStyle w:val="FootnoteReference"/>
        </w:rPr>
        <w:footnoteRef/>
      </w:r>
      <w:r w:rsidRPr="006C5C0E">
        <w:rPr>
          <w:lang w:val="en-US"/>
        </w:rPr>
        <w:t xml:space="preserve"> </w:t>
      </w:r>
      <w:r w:rsidRPr="00F2749D">
        <w:rPr>
          <w:lang w:val="en-US"/>
        </w:rPr>
        <w:t xml:space="preserve">Exception: multiple inheritance is used </w:t>
      </w:r>
      <w:r w:rsidR="00441624">
        <w:rPr>
          <w:lang w:val="en-US"/>
        </w:rPr>
        <w:t>i</w:t>
      </w:r>
      <w:r w:rsidR="00441624" w:rsidRPr="00F2749D">
        <w:rPr>
          <w:lang w:val="en-US"/>
        </w:rPr>
        <w:t>n this specification</w:t>
      </w:r>
      <w:r w:rsidR="00441624">
        <w:rPr>
          <w:lang w:val="en-US"/>
        </w:rPr>
        <w:t>,</w:t>
      </w:r>
      <w:r w:rsidR="00441624" w:rsidRPr="00F2749D">
        <w:rPr>
          <w:lang w:val="en-US"/>
        </w:rPr>
        <w:t xml:space="preserve"> </w:t>
      </w:r>
      <w:r w:rsidRPr="00F2749D">
        <w:rPr>
          <w:lang w:val="en-US"/>
        </w:rPr>
        <w:t>but only in case of inheriting from abstract classes.</w:t>
      </w:r>
    </w:p>
  </w:footnote>
  <w:footnote w:id="49">
    <w:p w14:paraId="0FD3C811" w14:textId="3F06D53B" w:rsidR="00577CD2" w:rsidRPr="005426D0" w:rsidRDefault="00577CD2">
      <w:pPr>
        <w:pStyle w:val="FootnoteText"/>
        <w:rPr>
          <w:lang w:val="en-US"/>
        </w:rPr>
      </w:pPr>
      <w:r>
        <w:rPr>
          <w:rStyle w:val="FootnoteReference"/>
        </w:rPr>
        <w:footnoteRef/>
      </w:r>
      <w:r w:rsidRPr="005426D0">
        <w:rPr>
          <w:lang w:val="en-US"/>
        </w:rPr>
        <w:t xml:space="preserve"> Since </w:t>
      </w:r>
      <w:proofErr w:type="spellStart"/>
      <w:r w:rsidRPr="005426D0">
        <w:rPr>
          <w:i/>
          <w:iCs/>
          <w:lang w:val="en-US"/>
        </w:rPr>
        <w:t>HasKind</w:t>
      </w:r>
      <w:proofErr w:type="spellEnd"/>
      <w:r w:rsidRPr="005426D0">
        <w:rPr>
          <w:i/>
          <w:iCs/>
          <w:lang w:val="en-US"/>
        </w:rPr>
        <w:t>/kind</w:t>
      </w:r>
      <w:r w:rsidRPr="005426D0">
        <w:rPr>
          <w:lang w:val="en-US"/>
        </w:rPr>
        <w:t xml:space="preserve"> had the default </w:t>
      </w:r>
      <w:r w:rsidRPr="005426D0">
        <w:rPr>
          <w:i/>
          <w:iCs/>
          <w:lang w:val="en-US"/>
        </w:rPr>
        <w:t>Instance</w:t>
      </w:r>
      <w:r w:rsidR="007E55D2">
        <w:rPr>
          <w:i/>
          <w:iCs/>
          <w:lang w:val="en-US"/>
        </w:rPr>
        <w:t>,</w:t>
      </w:r>
      <w:r w:rsidRPr="005426D0">
        <w:rPr>
          <w:lang w:val="en-US"/>
        </w:rPr>
        <w:t xml:space="preserve"> this change has no impact if the attribute was </w:t>
      </w:r>
      <w:r w:rsidR="007E55D2" w:rsidRPr="005426D0">
        <w:rPr>
          <w:lang w:val="en-US"/>
        </w:rPr>
        <w:t>omitted</w:t>
      </w:r>
      <w:r w:rsidRPr="005426D0">
        <w:rPr>
          <w:lang w:val="en-US"/>
        </w:rPr>
        <w:t xml:space="preserve"> for </w:t>
      </w:r>
      <w:proofErr w:type="spellStart"/>
      <w:r w:rsidRPr="005426D0">
        <w:rPr>
          <w:lang w:val="en-US"/>
        </w:rPr>
        <w:t>submodel</w:t>
      </w:r>
      <w:proofErr w:type="spellEnd"/>
      <w:r w:rsidRPr="005426D0">
        <w:rPr>
          <w:lang w:val="en-US"/>
        </w:rPr>
        <w:t xml:space="preserve"> instances.</w:t>
      </w:r>
    </w:p>
  </w:footnote>
  <w:footnote w:id="50">
    <w:p w14:paraId="4C4F68A8" w14:textId="042F047D" w:rsidR="00F06EC6" w:rsidRPr="005426D0" w:rsidRDefault="00F06EC6">
      <w:pPr>
        <w:pStyle w:val="FootnoteText"/>
        <w:rPr>
          <w:lang w:val="en-US"/>
        </w:rPr>
      </w:pPr>
      <w:r>
        <w:rPr>
          <w:rStyle w:val="FootnoteReference"/>
        </w:rPr>
        <w:footnoteRef/>
      </w:r>
      <w:r w:rsidRPr="005426D0">
        <w:rPr>
          <w:lang w:val="en-US"/>
        </w:rPr>
        <w:t xml:space="preserve"> Derived Schemata used </w:t>
      </w:r>
      <w:r w:rsidR="004D3E7A">
        <w:rPr>
          <w:lang w:val="en-US"/>
        </w:rPr>
        <w:t>B</w:t>
      </w:r>
      <w:r w:rsidRPr="005426D0">
        <w:rPr>
          <w:lang w:val="en-US"/>
        </w:rPr>
        <w:t xml:space="preserve">ase64Binary and not </w:t>
      </w:r>
      <w:proofErr w:type="spellStart"/>
      <w:r w:rsidRPr="005426D0">
        <w:rPr>
          <w:lang w:val="en-US"/>
        </w:rPr>
        <w:t>hexBinary</w:t>
      </w:r>
      <w:proofErr w:type="spellEnd"/>
      <w:r w:rsidRPr="005426D0">
        <w:rPr>
          <w:lang w:val="en-US"/>
        </w:rPr>
        <w:t>, therefore this change is considered to be backward compatible for most applications.</w:t>
      </w:r>
    </w:p>
  </w:footnote>
  <w:footnote w:id="51">
    <w:p w14:paraId="5022D3BC" w14:textId="77777777" w:rsidR="003E6DF3" w:rsidRPr="00F2749D" w:rsidRDefault="003E6DF3" w:rsidP="003E6DF3">
      <w:pPr>
        <w:pStyle w:val="FootnoteText"/>
        <w:rPr>
          <w:lang w:val="en-US"/>
        </w:rPr>
      </w:pPr>
      <w:r>
        <w:rPr>
          <w:rStyle w:val="FootnoteReference"/>
        </w:rPr>
        <w:footnoteRef/>
      </w:r>
      <w:r w:rsidRPr="006C5C0E">
        <w:rPr>
          <w:lang w:val="en-US"/>
        </w:rPr>
        <w:t xml:space="preserve"> </w:t>
      </w:r>
      <w:r w:rsidRPr="00F2749D">
        <w:rPr>
          <w:lang w:val="en-US"/>
        </w:rPr>
        <w:t>Every model valid for V3.0RC02 is still valid in V3.0RC01, however there might be implementations that need to be changed if they assumed that the user can type case-insensitive names and get all elements that match the name in an case-insensitive way.</w:t>
      </w:r>
    </w:p>
  </w:footnote>
  <w:footnote w:id="52">
    <w:p w14:paraId="56619C63" w14:textId="77777777" w:rsidR="00C96724" w:rsidRPr="00F2749D" w:rsidRDefault="00C96724" w:rsidP="00C96724">
      <w:pPr>
        <w:pStyle w:val="FootnoteText"/>
        <w:rPr>
          <w:lang w:val="en-US"/>
        </w:rPr>
      </w:pPr>
      <w:r>
        <w:rPr>
          <w:rStyle w:val="FootnoteReference"/>
        </w:rPr>
        <w:footnoteRef/>
      </w:r>
      <w:r w:rsidRPr="003424FE">
        <w:rPr>
          <w:lang w:val="en-US"/>
        </w:rPr>
        <w:t xml:space="preserve"> </w:t>
      </w:r>
      <w:r w:rsidRPr="00F2749D">
        <w:rPr>
          <w:lang w:val="en-US"/>
        </w:rPr>
        <w:t>Every model valid for V3.0RC02 is still valid in V3.0RC01, however there might be implementations that need to be changed if they assumed that the user can type case-insensitive names and get all elements that match the name in an case-insensitive way.</w:t>
      </w:r>
    </w:p>
  </w:footnote>
  <w:footnote w:id="53">
    <w:p w14:paraId="6467CF0D" w14:textId="2A37A1A9" w:rsidR="007510A4" w:rsidRPr="00CC651E" w:rsidRDefault="007510A4" w:rsidP="007510A4">
      <w:pPr>
        <w:pStyle w:val="FootnoteText"/>
        <w:rPr>
          <w:lang w:val="en-US"/>
        </w:rPr>
      </w:pPr>
      <w:r>
        <w:rPr>
          <w:rStyle w:val="FootnoteReference"/>
        </w:rPr>
        <w:footnoteRef/>
      </w:r>
      <w:r w:rsidRPr="003424FE">
        <w:rPr>
          <w:lang w:val="en-US"/>
        </w:rPr>
        <w:t xml:space="preserve"> </w:t>
      </w:r>
      <w:r>
        <w:rPr>
          <w:lang w:val="en-US"/>
        </w:rPr>
        <w:t>There was an implicit constraint r</w:t>
      </w:r>
      <w:r w:rsidRPr="00EF277E">
        <w:rPr>
          <w:lang w:val="en-US"/>
        </w:rPr>
        <w:t xml:space="preserve">estricting the values to the values in the enumeration. </w:t>
      </w:r>
      <w:r w:rsidRPr="00CC651E">
        <w:rPr>
          <w:lang w:val="en-US"/>
        </w:rPr>
        <w:t>This is now formalized.</w:t>
      </w:r>
    </w:p>
  </w:footnote>
  <w:footnote w:id="54">
    <w:p w14:paraId="7D7F0241" w14:textId="766F3105" w:rsidR="007510A4" w:rsidRPr="00EF277E" w:rsidRDefault="007510A4" w:rsidP="007510A4">
      <w:pPr>
        <w:pStyle w:val="FootnoteText"/>
        <w:rPr>
          <w:lang w:val="en-US"/>
        </w:rPr>
      </w:pPr>
      <w:r>
        <w:rPr>
          <w:rStyle w:val="FootnoteReference"/>
        </w:rPr>
        <w:footnoteRef/>
      </w:r>
      <w:r w:rsidRPr="006C5C0E">
        <w:rPr>
          <w:lang w:val="en-US"/>
        </w:rPr>
        <w:t xml:space="preserve"> </w:t>
      </w:r>
      <w:r>
        <w:rPr>
          <w:lang w:val="en-US"/>
        </w:rPr>
        <w:t xml:space="preserve">There was an implicit constraint </w:t>
      </w:r>
      <w:r w:rsidRPr="00EF277E">
        <w:rPr>
          <w:lang w:val="en-US"/>
        </w:rPr>
        <w:t>that only IEC61360 data types are allowed to be used. This is now formalized.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C7BEA" w14:textId="6D84CBA6" w:rsidR="00DB7222" w:rsidRPr="00F2749D" w:rsidRDefault="00546A07" w:rsidP="00584875">
    <w:pPr>
      <w:pStyle w:val="Header"/>
      <w:jc w:val="left"/>
      <w:rPr>
        <w:rFonts w:cs="Arial"/>
        <w:color w:val="0778A5"/>
        <w:sz w:val="18"/>
        <w:szCs w:val="18"/>
      </w:rPr>
    </w:pPr>
    <w:sdt>
      <w:sdtPr>
        <w:rPr>
          <w:rFonts w:cs="Arial"/>
          <w:color w:val="0778A5"/>
          <w:sz w:val="18"/>
          <w:szCs w:val="18"/>
        </w:rPr>
        <w:id w:val="176005141"/>
        <w:docPartObj>
          <w:docPartGallery w:val="Page Numbers (Top of Page)"/>
          <w:docPartUnique/>
        </w:docPartObj>
      </w:sdtPr>
      <w:sdtEndPr/>
      <w:sdtContent>
        <w:r w:rsidR="007C39AD" w:rsidRPr="00F2749D">
          <w:rPr>
            <w:rFonts w:cs="Arial"/>
            <w:color w:val="0778A5"/>
            <w:sz w:val="18"/>
            <w:szCs w:val="18"/>
          </w:rPr>
          <w:fldChar w:fldCharType="begin"/>
        </w:r>
        <w:r w:rsidR="007C39AD" w:rsidRPr="00F2749D">
          <w:rPr>
            <w:rFonts w:cs="Arial"/>
            <w:color w:val="0778A5"/>
            <w:sz w:val="18"/>
            <w:szCs w:val="18"/>
          </w:rPr>
          <w:instrText xml:space="preserve"> TITLE  "Part 1" \* Upper  \* MERGEFORMAT </w:instrText>
        </w:r>
        <w:r w:rsidR="007C39AD" w:rsidRPr="00F2749D">
          <w:rPr>
            <w:rFonts w:cs="Arial"/>
            <w:color w:val="0778A5"/>
            <w:sz w:val="18"/>
            <w:szCs w:val="18"/>
          </w:rPr>
          <w:fldChar w:fldCharType="separate"/>
        </w:r>
        <w:r w:rsidR="00F511DE">
          <w:rPr>
            <w:rFonts w:cs="Arial"/>
            <w:color w:val="0778A5"/>
            <w:sz w:val="18"/>
            <w:szCs w:val="18"/>
          </w:rPr>
          <w:t>PART 1</w:t>
        </w:r>
        <w:r w:rsidR="007C39AD" w:rsidRPr="00F2749D">
          <w:rPr>
            <w:rFonts w:cs="Arial"/>
            <w:color w:val="0778A5"/>
            <w:sz w:val="18"/>
            <w:szCs w:val="18"/>
          </w:rPr>
          <w:fldChar w:fldCharType="end"/>
        </w:r>
        <w:r w:rsidR="00DB7222" w:rsidRPr="00F2749D">
          <w:rPr>
            <w:rFonts w:cs="Arial"/>
            <w:color w:val="0778A5"/>
            <w:sz w:val="18"/>
            <w:szCs w:val="18"/>
          </w:rPr>
          <w:t xml:space="preserve"> | Page </w:t>
        </w:r>
        <w:r w:rsidR="007F157B">
          <w:rPr>
            <w:rFonts w:cs="Arial"/>
            <w:color w:val="0778A5"/>
            <w:sz w:val="18"/>
            <w:szCs w:val="18"/>
          </w:rPr>
          <w:fldChar w:fldCharType="begin"/>
        </w:r>
        <w:r w:rsidR="007F157B">
          <w:rPr>
            <w:rFonts w:cs="Arial"/>
            <w:color w:val="0778A5"/>
            <w:sz w:val="18"/>
            <w:szCs w:val="18"/>
          </w:rPr>
          <w:instrText xml:space="preserve"> PAGE  \* Arabic </w:instrText>
        </w:r>
        <w:r w:rsidR="007F157B">
          <w:rPr>
            <w:rFonts w:cs="Arial"/>
            <w:color w:val="0778A5"/>
            <w:sz w:val="18"/>
            <w:szCs w:val="18"/>
          </w:rPr>
          <w:fldChar w:fldCharType="separate"/>
        </w:r>
        <w:r w:rsidR="007F157B">
          <w:rPr>
            <w:rFonts w:cs="Arial"/>
            <w:noProof/>
            <w:color w:val="0778A5"/>
            <w:sz w:val="18"/>
            <w:szCs w:val="18"/>
          </w:rPr>
          <w:t>4</w:t>
        </w:r>
        <w:r w:rsidR="007F157B">
          <w:rPr>
            <w:rFonts w:cs="Arial"/>
            <w:color w:val="0778A5"/>
            <w:sz w:val="18"/>
            <w:szCs w:val="18"/>
          </w:rPr>
          <w:fldChar w:fldCharType="end"/>
        </w:r>
        <w:r w:rsidR="00DB7222" w:rsidRPr="00F2749D">
          <w:rPr>
            <w:rFonts w:cs="Arial"/>
            <w:color w:val="0778A5"/>
            <w:sz w:val="18"/>
            <w:szCs w:val="18"/>
          </w:rPr>
          <w:t xml:space="preserve"> </w:t>
        </w:r>
        <w:proofErr w:type="spellStart"/>
        <w:r w:rsidR="00DB7222" w:rsidRPr="00F2749D">
          <w:rPr>
            <w:rFonts w:cs="Arial"/>
            <w:color w:val="0778A5"/>
            <w:sz w:val="18"/>
            <w:szCs w:val="18"/>
          </w:rPr>
          <w:t>of</w:t>
        </w:r>
        <w:proofErr w:type="spellEnd"/>
        <w:r w:rsidR="00DB7222" w:rsidRPr="00F2749D">
          <w:rPr>
            <w:rFonts w:cs="Arial"/>
            <w:color w:val="0778A5"/>
            <w:sz w:val="18"/>
            <w:szCs w:val="18"/>
          </w:rPr>
          <w:t xml:space="preserve"> </w:t>
        </w:r>
        <w:r w:rsidR="00DB7222" w:rsidRPr="00F2749D">
          <w:rPr>
            <w:rFonts w:cs="Arial"/>
            <w:color w:val="0778A5"/>
            <w:sz w:val="18"/>
            <w:szCs w:val="18"/>
          </w:rPr>
          <w:fldChar w:fldCharType="begin"/>
        </w:r>
        <w:r w:rsidR="00DB7222" w:rsidRPr="00F2749D">
          <w:rPr>
            <w:rFonts w:cs="Arial"/>
            <w:color w:val="0778A5"/>
            <w:sz w:val="18"/>
            <w:szCs w:val="18"/>
          </w:rPr>
          <w:instrText xml:space="preserve"> NUMPAGES  </w:instrText>
        </w:r>
        <w:r w:rsidR="00DB7222" w:rsidRPr="00F2749D">
          <w:rPr>
            <w:rFonts w:cs="Arial"/>
            <w:color w:val="0778A5"/>
            <w:sz w:val="18"/>
            <w:szCs w:val="18"/>
          </w:rPr>
          <w:fldChar w:fldCharType="separate"/>
        </w:r>
        <w:r w:rsidR="00DB7222" w:rsidRPr="00F2749D">
          <w:rPr>
            <w:rFonts w:cs="Arial"/>
            <w:color w:val="0778A5"/>
            <w:sz w:val="18"/>
            <w:szCs w:val="18"/>
          </w:rPr>
          <w:t>232</w:t>
        </w:r>
        <w:r w:rsidR="00DB7222" w:rsidRPr="00F2749D">
          <w:rPr>
            <w:rFonts w:cs="Arial"/>
            <w:color w:val="0778A5"/>
            <w:sz w:val="18"/>
            <w:szCs w:val="18"/>
          </w:rPr>
          <w:fldChar w:fldCharType="end"/>
        </w:r>
      </w:sdtContent>
    </w:sdt>
  </w:p>
  <w:p w14:paraId="1C54C8C7" w14:textId="77777777" w:rsidR="00DB7222" w:rsidRDefault="00DB72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C1B4B" w14:textId="2CD675C6" w:rsidR="00F24668" w:rsidRPr="00152137" w:rsidRDefault="00546A07" w:rsidP="00983CAA">
    <w:pPr>
      <w:pStyle w:val="Header"/>
      <w:jc w:val="right"/>
      <w:rPr>
        <w:color w:val="0778A5"/>
        <w:sz w:val="18"/>
        <w:szCs w:val="18"/>
      </w:rPr>
    </w:pPr>
    <w:sdt>
      <w:sdtPr>
        <w:rPr>
          <w:color w:val="0778A5"/>
          <w:sz w:val="18"/>
          <w:szCs w:val="18"/>
        </w:rPr>
        <w:id w:val="438724036"/>
        <w:docPartObj>
          <w:docPartGallery w:val="Page Numbers (Top of Page)"/>
          <w:docPartUnique/>
        </w:docPartObj>
      </w:sdtPr>
      <w:sdtEndPr/>
      <w:sdtContent>
        <w:r w:rsidR="00DC02D0" w:rsidRPr="00152137">
          <w:rPr>
            <w:color w:val="0778A5"/>
            <w:sz w:val="18"/>
            <w:szCs w:val="18"/>
          </w:rPr>
          <w:fldChar w:fldCharType="begin"/>
        </w:r>
        <w:r w:rsidR="00DC02D0" w:rsidRPr="00152137">
          <w:rPr>
            <w:color w:val="0778A5"/>
            <w:sz w:val="18"/>
            <w:szCs w:val="18"/>
          </w:rPr>
          <w:instrText xml:space="preserve"> TITLE  "Part 1" \* Upper  \* MERGEFORMAT </w:instrText>
        </w:r>
        <w:r w:rsidR="00DC02D0" w:rsidRPr="00152137">
          <w:rPr>
            <w:color w:val="0778A5"/>
            <w:sz w:val="18"/>
            <w:szCs w:val="18"/>
          </w:rPr>
          <w:fldChar w:fldCharType="separate"/>
        </w:r>
        <w:r w:rsidR="00F511DE">
          <w:rPr>
            <w:color w:val="0778A5"/>
            <w:sz w:val="18"/>
            <w:szCs w:val="18"/>
          </w:rPr>
          <w:t>PART 1</w:t>
        </w:r>
        <w:r w:rsidR="00DC02D0" w:rsidRPr="00152137">
          <w:rPr>
            <w:color w:val="0778A5"/>
            <w:sz w:val="18"/>
            <w:szCs w:val="18"/>
          </w:rPr>
          <w:fldChar w:fldCharType="end"/>
        </w:r>
        <w:r w:rsidR="00F24668" w:rsidRPr="00152137">
          <w:rPr>
            <w:color w:val="0778A5"/>
            <w:sz w:val="18"/>
            <w:szCs w:val="18"/>
          </w:rPr>
          <w:t xml:space="preserve"> | Page </w:t>
        </w:r>
        <w:r w:rsidR="00F24668" w:rsidRPr="00152137">
          <w:rPr>
            <w:color w:val="0778A5"/>
            <w:sz w:val="18"/>
            <w:szCs w:val="18"/>
          </w:rPr>
          <w:fldChar w:fldCharType="begin"/>
        </w:r>
        <w:r w:rsidR="00F24668" w:rsidRPr="00152137">
          <w:rPr>
            <w:color w:val="0778A5"/>
            <w:sz w:val="18"/>
            <w:szCs w:val="18"/>
          </w:rPr>
          <w:instrText xml:space="preserve"> PAGE </w:instrText>
        </w:r>
        <w:r w:rsidR="00F24668" w:rsidRPr="00152137">
          <w:rPr>
            <w:color w:val="0778A5"/>
            <w:sz w:val="18"/>
            <w:szCs w:val="18"/>
          </w:rPr>
          <w:fldChar w:fldCharType="separate"/>
        </w:r>
        <w:r w:rsidR="00F24668" w:rsidRPr="00152137">
          <w:rPr>
            <w:noProof/>
            <w:color w:val="0778A5"/>
            <w:sz w:val="18"/>
            <w:szCs w:val="18"/>
          </w:rPr>
          <w:t>13</w:t>
        </w:r>
        <w:r w:rsidR="00F24668" w:rsidRPr="00152137">
          <w:rPr>
            <w:color w:val="0778A5"/>
            <w:sz w:val="18"/>
            <w:szCs w:val="18"/>
          </w:rPr>
          <w:fldChar w:fldCharType="end"/>
        </w:r>
        <w:r w:rsidR="00F24668" w:rsidRPr="00152137">
          <w:rPr>
            <w:color w:val="0778A5"/>
            <w:sz w:val="18"/>
            <w:szCs w:val="18"/>
          </w:rPr>
          <w:t xml:space="preserve"> </w:t>
        </w:r>
        <w:proofErr w:type="spellStart"/>
        <w:r w:rsidR="00F24668" w:rsidRPr="00152137">
          <w:rPr>
            <w:color w:val="0778A5"/>
            <w:sz w:val="18"/>
            <w:szCs w:val="18"/>
          </w:rPr>
          <w:t>of</w:t>
        </w:r>
        <w:proofErr w:type="spellEnd"/>
        <w:r w:rsidR="00F24668" w:rsidRPr="00152137">
          <w:rPr>
            <w:color w:val="0778A5"/>
            <w:sz w:val="18"/>
            <w:szCs w:val="18"/>
          </w:rPr>
          <w:t xml:space="preserve"> </w:t>
        </w:r>
        <w:r w:rsidR="00F24668" w:rsidRPr="00152137">
          <w:rPr>
            <w:color w:val="0778A5"/>
            <w:sz w:val="18"/>
            <w:szCs w:val="18"/>
          </w:rPr>
          <w:fldChar w:fldCharType="begin"/>
        </w:r>
        <w:r w:rsidR="00F24668" w:rsidRPr="00152137">
          <w:rPr>
            <w:color w:val="0778A5"/>
            <w:sz w:val="18"/>
            <w:szCs w:val="18"/>
          </w:rPr>
          <w:instrText xml:space="preserve"> NUMPAGES  </w:instrText>
        </w:r>
        <w:r w:rsidR="00F24668" w:rsidRPr="00152137">
          <w:rPr>
            <w:color w:val="0778A5"/>
            <w:sz w:val="18"/>
            <w:szCs w:val="18"/>
          </w:rPr>
          <w:fldChar w:fldCharType="separate"/>
        </w:r>
        <w:r w:rsidR="00F24668" w:rsidRPr="00152137">
          <w:rPr>
            <w:noProof/>
            <w:color w:val="0778A5"/>
            <w:sz w:val="18"/>
            <w:szCs w:val="18"/>
          </w:rPr>
          <w:t>478</w:t>
        </w:r>
        <w:r w:rsidR="00F24668" w:rsidRPr="00152137">
          <w:rPr>
            <w:color w:val="0778A5"/>
            <w:sz w:val="18"/>
            <w:szCs w:val="18"/>
          </w:rPr>
          <w:fldChar w:fldCharType="end"/>
        </w:r>
      </w:sdtContent>
    </w:sdt>
  </w:p>
  <w:p w14:paraId="62960688" w14:textId="4207CB6D" w:rsidR="00F24668" w:rsidRPr="005F604E" w:rsidRDefault="00F24668" w:rsidP="00983CAA">
    <w:pPr>
      <w:pStyle w:val="Header"/>
      <w:tabs>
        <w:tab w:val="left" w:pos="8434"/>
        <w:tab w:val="right" w:pos="9639"/>
      </w:tabs>
      <w:jc w:val="left"/>
      <w:rPr>
        <w:lang w:val="en-US"/>
      </w:rPr>
    </w:pPr>
    <w:r w:rsidDel="000E4A68">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91AFA" w14:textId="47BF88A4" w:rsidR="00F24668" w:rsidRPr="00882D25" w:rsidRDefault="00B60170" w:rsidP="001B5277">
    <w:pPr>
      <w:pStyle w:val="Header"/>
      <w:rPr>
        <w:color w:val="0778A5"/>
        <w:sz w:val="18"/>
        <w:szCs w:val="18"/>
      </w:rPr>
    </w:pPr>
    <w:r w:rsidRPr="00882D25">
      <w:rPr>
        <w:color w:val="0778A5"/>
        <w:sz w:val="18"/>
        <w:szCs w:val="18"/>
      </w:rPr>
      <w:t xml:space="preserve">Page </w:t>
    </w:r>
    <w:r w:rsidRPr="00882D25">
      <w:rPr>
        <w:color w:val="0778A5"/>
        <w:sz w:val="18"/>
        <w:szCs w:val="18"/>
      </w:rPr>
      <w:fldChar w:fldCharType="begin"/>
    </w:r>
    <w:r w:rsidRPr="00882D25">
      <w:rPr>
        <w:color w:val="0778A5"/>
        <w:sz w:val="18"/>
        <w:szCs w:val="18"/>
      </w:rPr>
      <w:instrText xml:space="preserve"> PAGE </w:instrText>
    </w:r>
    <w:r w:rsidRPr="00882D25">
      <w:rPr>
        <w:color w:val="0778A5"/>
        <w:sz w:val="18"/>
        <w:szCs w:val="18"/>
      </w:rPr>
      <w:fldChar w:fldCharType="separate"/>
    </w:r>
    <w:r w:rsidRPr="00882D25">
      <w:rPr>
        <w:color w:val="0778A5"/>
        <w:sz w:val="18"/>
        <w:szCs w:val="18"/>
      </w:rPr>
      <w:t>16</w:t>
    </w:r>
    <w:r w:rsidRPr="00882D25">
      <w:rPr>
        <w:color w:val="0778A5"/>
        <w:sz w:val="18"/>
        <w:szCs w:val="18"/>
      </w:rPr>
      <w:fldChar w:fldCharType="end"/>
    </w:r>
    <w:r w:rsidRPr="00882D25">
      <w:rPr>
        <w:color w:val="0778A5"/>
        <w:sz w:val="18"/>
        <w:szCs w:val="18"/>
      </w:rPr>
      <w:t xml:space="preserve"> </w:t>
    </w:r>
    <w:proofErr w:type="spellStart"/>
    <w:r w:rsidRPr="00882D25">
      <w:rPr>
        <w:color w:val="0778A5"/>
        <w:sz w:val="18"/>
        <w:szCs w:val="18"/>
      </w:rPr>
      <w:t>of</w:t>
    </w:r>
    <w:proofErr w:type="spellEnd"/>
    <w:r w:rsidRPr="00882D25">
      <w:rPr>
        <w:color w:val="0778A5"/>
        <w:sz w:val="18"/>
        <w:szCs w:val="18"/>
      </w:rPr>
      <w:t xml:space="preserve"> </w:t>
    </w:r>
    <w:r w:rsidRPr="00882D25">
      <w:rPr>
        <w:color w:val="0778A5"/>
        <w:sz w:val="18"/>
        <w:szCs w:val="18"/>
      </w:rPr>
      <w:fldChar w:fldCharType="begin"/>
    </w:r>
    <w:r w:rsidRPr="00882D25">
      <w:rPr>
        <w:color w:val="0778A5"/>
        <w:sz w:val="18"/>
        <w:szCs w:val="18"/>
      </w:rPr>
      <w:instrText xml:space="preserve"> NUMPAGES  </w:instrText>
    </w:r>
    <w:r w:rsidRPr="00882D25">
      <w:rPr>
        <w:color w:val="0778A5"/>
        <w:sz w:val="18"/>
        <w:szCs w:val="18"/>
      </w:rPr>
      <w:fldChar w:fldCharType="separate"/>
    </w:r>
    <w:r w:rsidRPr="00882D25">
      <w:rPr>
        <w:color w:val="0778A5"/>
        <w:sz w:val="18"/>
        <w:szCs w:val="18"/>
      </w:rPr>
      <w:t>235</w:t>
    </w:r>
    <w:r w:rsidRPr="00882D25">
      <w:rPr>
        <w:color w:val="0778A5"/>
        <w:sz w:val="18"/>
        <w:szCs w:val="18"/>
      </w:rPr>
      <w:fldChar w:fldCharType="end"/>
    </w:r>
    <w:r w:rsidRPr="00882D25" w:rsidDel="00B60170">
      <w:rPr>
        <w:color w:val="0778A5"/>
        <w:sz w:val="18"/>
        <w:szCs w:val="18"/>
      </w:rPr>
      <w:t xml:space="preserve"> </w:t>
    </w:r>
    <w:r w:rsidR="00F24668" w:rsidRPr="00882D25">
      <w:rPr>
        <w:color w:val="0778A5"/>
        <w:sz w:val="18"/>
        <w:szCs w:val="18"/>
      </w:rPr>
      <w:t xml:space="preserve">| </w:t>
    </w:r>
    <w:sdt>
      <w:sdtPr>
        <w:rPr>
          <w:caps/>
          <w:color w:val="0778A5"/>
          <w:sz w:val="18"/>
          <w:szCs w:val="18"/>
        </w:rPr>
        <w:alias w:val="Title"/>
        <w:tag w:val=""/>
        <w:id w:val="583883939"/>
        <w:placeholder>
          <w:docPart w:val="BC2F32A375D64182A0D33C158E67B709"/>
        </w:placeholder>
        <w:dataBinding w:prefixMappings="xmlns:ns0='http://purl.org/dc/elements/1.1/' xmlns:ns1='http://schemas.openxmlformats.org/package/2006/metadata/core-properties' " w:xpath="/ns1:coreProperties[1]/ns0:title[1]" w:storeItemID="{6C3C8BC8-F283-45AE-878A-BAB7291924A1}"/>
        <w:text/>
      </w:sdtPr>
      <w:sdtEndPr/>
      <w:sdtContent>
        <w:r w:rsidR="00F24668" w:rsidRPr="00882D25">
          <w:rPr>
            <w:caps/>
            <w:color w:val="0778A5"/>
            <w:sz w:val="18"/>
            <w:szCs w:val="18"/>
          </w:rPr>
          <w:t>Part 1</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DB5DC" w14:textId="5D9D64DA" w:rsidR="00B60170" w:rsidRPr="006C5C0E" w:rsidRDefault="007E27B6" w:rsidP="00B60170">
    <w:pPr>
      <w:pStyle w:val="Header"/>
      <w:jc w:val="right"/>
      <w:rPr>
        <w:color w:val="0778A5"/>
        <w:sz w:val="18"/>
        <w:szCs w:val="18"/>
        <w:lang w:val="en-US"/>
      </w:rPr>
    </w:pPr>
    <w:r w:rsidRPr="00152137">
      <w:rPr>
        <w:caps/>
        <w:color w:val="0778A5"/>
        <w:sz w:val="18"/>
        <w:szCs w:val="18"/>
      </w:rPr>
      <w:fldChar w:fldCharType="begin"/>
    </w:r>
    <w:r w:rsidRPr="006C5C0E">
      <w:rPr>
        <w:caps/>
        <w:color w:val="0778A5"/>
        <w:sz w:val="18"/>
        <w:szCs w:val="18"/>
        <w:lang w:val="en-US"/>
      </w:rPr>
      <w:instrText xml:space="preserve"> STYLEREF  "</w:instrText>
    </w:r>
    <w:r w:rsidR="00D90ACF">
      <w:rPr>
        <w:caps/>
        <w:color w:val="0778A5"/>
        <w:sz w:val="18"/>
        <w:szCs w:val="18"/>
        <w:lang w:val="en-US"/>
      </w:rPr>
      <w:instrText>HEADING</w:instrText>
    </w:r>
    <w:r w:rsidR="00D90ACF" w:rsidRPr="006C5C0E">
      <w:rPr>
        <w:caps/>
        <w:color w:val="0778A5"/>
        <w:sz w:val="18"/>
        <w:szCs w:val="18"/>
        <w:lang w:val="en-US"/>
      </w:rPr>
      <w:instrText xml:space="preserve"> </w:instrText>
    </w:r>
    <w:r w:rsidRPr="006C5C0E">
      <w:rPr>
        <w:caps/>
        <w:color w:val="0778A5"/>
        <w:sz w:val="18"/>
        <w:szCs w:val="18"/>
        <w:lang w:val="en-US"/>
      </w:rPr>
      <w:instrText xml:space="preserve">2" \l  \* MERGEFORMAT </w:instrText>
    </w:r>
    <w:r w:rsidRPr="00152137">
      <w:rPr>
        <w:caps/>
        <w:color w:val="0778A5"/>
        <w:sz w:val="18"/>
        <w:szCs w:val="18"/>
      </w:rPr>
      <w:fldChar w:fldCharType="separate"/>
    </w:r>
    <w:r w:rsidR="00CF1EC3" w:rsidRPr="00CF1EC3">
      <w:rPr>
        <w:b/>
        <w:bCs/>
        <w:caps/>
        <w:noProof/>
        <w:color w:val="0778A5"/>
        <w:sz w:val="18"/>
        <w:szCs w:val="18"/>
      </w:rPr>
      <w:t>Abbreviations</w:t>
    </w:r>
    <w:r w:rsidR="00CF1EC3">
      <w:rPr>
        <w:caps/>
        <w:noProof/>
        <w:color w:val="0778A5"/>
        <w:sz w:val="18"/>
        <w:szCs w:val="18"/>
        <w:lang w:val="en-US"/>
      </w:rPr>
      <w:t xml:space="preserve"> of Metamodel</w:t>
    </w:r>
    <w:r w:rsidRPr="00152137">
      <w:rPr>
        <w:caps/>
        <w:color w:val="0778A5"/>
        <w:sz w:val="18"/>
        <w:szCs w:val="18"/>
      </w:rPr>
      <w:fldChar w:fldCharType="end"/>
    </w:r>
    <w:r w:rsidR="00266437" w:rsidRPr="005426D0">
      <w:rPr>
        <w:caps/>
        <w:color w:val="0778A5"/>
        <w:sz w:val="18"/>
        <w:szCs w:val="18"/>
      </w:rPr>
      <w:t xml:space="preserve"> </w:t>
    </w:r>
    <w:r w:rsidR="00F24668" w:rsidRPr="006C5C0E">
      <w:rPr>
        <w:color w:val="0778A5"/>
        <w:sz w:val="18"/>
        <w:szCs w:val="18"/>
        <w:lang w:val="en-US"/>
      </w:rPr>
      <w:t xml:space="preserve">| </w:t>
    </w:r>
    <w:sdt>
      <w:sdtPr>
        <w:rPr>
          <w:color w:val="0778A5"/>
          <w:sz w:val="18"/>
          <w:szCs w:val="18"/>
        </w:rPr>
        <w:id w:val="1859388796"/>
        <w:docPartObj>
          <w:docPartGallery w:val="Page Numbers (Top of Page)"/>
          <w:docPartUnique/>
        </w:docPartObj>
      </w:sdtPr>
      <w:sdtEndPr/>
      <w:sdtContent>
        <w:r w:rsidR="00B60170" w:rsidRPr="006C5C0E">
          <w:rPr>
            <w:color w:val="0778A5"/>
            <w:sz w:val="18"/>
            <w:szCs w:val="18"/>
            <w:lang w:val="en-US"/>
          </w:rPr>
          <w:t xml:space="preserve">Page </w:t>
        </w:r>
        <w:r w:rsidR="00B60170" w:rsidRPr="00152137">
          <w:rPr>
            <w:color w:val="0778A5"/>
            <w:sz w:val="18"/>
            <w:szCs w:val="18"/>
          </w:rPr>
          <w:fldChar w:fldCharType="begin"/>
        </w:r>
        <w:r w:rsidR="00B60170" w:rsidRPr="006C5C0E">
          <w:rPr>
            <w:color w:val="0778A5"/>
            <w:sz w:val="18"/>
            <w:szCs w:val="18"/>
            <w:lang w:val="en-US"/>
          </w:rPr>
          <w:instrText xml:space="preserve"> PAGE </w:instrText>
        </w:r>
        <w:r w:rsidR="00B60170" w:rsidRPr="00152137">
          <w:rPr>
            <w:color w:val="0778A5"/>
            <w:sz w:val="18"/>
            <w:szCs w:val="18"/>
          </w:rPr>
          <w:fldChar w:fldCharType="separate"/>
        </w:r>
        <w:r w:rsidR="00B60170" w:rsidRPr="006C5C0E">
          <w:rPr>
            <w:color w:val="0778A5"/>
            <w:sz w:val="18"/>
            <w:szCs w:val="18"/>
            <w:lang w:val="en-US"/>
          </w:rPr>
          <w:t>7</w:t>
        </w:r>
        <w:r w:rsidR="00B60170" w:rsidRPr="00152137">
          <w:rPr>
            <w:color w:val="0778A5"/>
            <w:sz w:val="18"/>
            <w:szCs w:val="18"/>
          </w:rPr>
          <w:fldChar w:fldCharType="end"/>
        </w:r>
        <w:r w:rsidR="00B60170" w:rsidRPr="006C5C0E">
          <w:rPr>
            <w:color w:val="0778A5"/>
            <w:sz w:val="18"/>
            <w:szCs w:val="18"/>
            <w:lang w:val="en-US"/>
          </w:rPr>
          <w:t xml:space="preserve"> of </w:t>
        </w:r>
        <w:r w:rsidR="00B60170" w:rsidRPr="00152137">
          <w:rPr>
            <w:color w:val="0778A5"/>
            <w:sz w:val="18"/>
            <w:szCs w:val="18"/>
          </w:rPr>
          <w:fldChar w:fldCharType="begin"/>
        </w:r>
        <w:r w:rsidR="00B60170" w:rsidRPr="006C5C0E">
          <w:rPr>
            <w:color w:val="0778A5"/>
            <w:sz w:val="18"/>
            <w:szCs w:val="18"/>
            <w:lang w:val="en-US"/>
          </w:rPr>
          <w:instrText xml:space="preserve"> NUMPAGES  </w:instrText>
        </w:r>
        <w:r w:rsidR="00B60170" w:rsidRPr="00152137">
          <w:rPr>
            <w:color w:val="0778A5"/>
            <w:sz w:val="18"/>
            <w:szCs w:val="18"/>
          </w:rPr>
          <w:fldChar w:fldCharType="separate"/>
        </w:r>
        <w:r w:rsidR="00B60170" w:rsidRPr="006C5C0E">
          <w:rPr>
            <w:color w:val="0778A5"/>
            <w:sz w:val="18"/>
            <w:szCs w:val="18"/>
            <w:lang w:val="en-US"/>
          </w:rPr>
          <w:t>232</w:t>
        </w:r>
        <w:r w:rsidR="00B60170" w:rsidRPr="00152137">
          <w:rPr>
            <w:color w:val="0778A5"/>
            <w:sz w:val="18"/>
            <w:szCs w:val="18"/>
          </w:rPr>
          <w:fldChar w:fldCharType="end"/>
        </w:r>
      </w:sdtContent>
    </w:sdt>
  </w:p>
  <w:p w14:paraId="0C17B57F" w14:textId="66C6ADBC" w:rsidR="00F24668" w:rsidRPr="006C5C0E" w:rsidRDefault="00F24668" w:rsidP="00A95FFC">
    <w:pPr>
      <w:pStyle w:val="Header"/>
      <w:jc w:val="right"/>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0F0D2" w14:textId="391B1544" w:rsidR="00F24668" w:rsidRPr="00412680" w:rsidRDefault="00F24668" w:rsidP="001B5277">
    <w:pPr>
      <w:pStyle w:val="Header"/>
      <w:rPr>
        <w:color w:val="0778A5"/>
        <w:sz w:val="18"/>
        <w:szCs w:val="18"/>
      </w:rPr>
    </w:pPr>
    <w:r w:rsidRPr="00412680">
      <w:rPr>
        <w:color w:val="0778A5"/>
        <w:sz w:val="18"/>
        <w:szCs w:val="18"/>
      </w:rPr>
      <w:fldChar w:fldCharType="begin"/>
    </w:r>
    <w:r w:rsidRPr="00412680">
      <w:rPr>
        <w:color w:val="0778A5"/>
        <w:sz w:val="18"/>
        <w:szCs w:val="18"/>
      </w:rPr>
      <w:instrText xml:space="preserve"> PAGE  \* Arabic  \* MERGEFORMAT </w:instrText>
    </w:r>
    <w:r w:rsidRPr="00412680">
      <w:rPr>
        <w:color w:val="0778A5"/>
        <w:sz w:val="18"/>
        <w:szCs w:val="18"/>
      </w:rPr>
      <w:fldChar w:fldCharType="separate"/>
    </w:r>
    <w:r w:rsidRPr="00412680">
      <w:rPr>
        <w:noProof/>
        <w:color w:val="0778A5"/>
        <w:sz w:val="18"/>
        <w:szCs w:val="18"/>
      </w:rPr>
      <w:t>290</w:t>
    </w:r>
    <w:r w:rsidRPr="00412680">
      <w:rPr>
        <w:color w:val="0778A5"/>
        <w:sz w:val="18"/>
        <w:szCs w:val="18"/>
      </w:rPr>
      <w:fldChar w:fldCharType="end"/>
    </w:r>
    <w:r w:rsidRPr="00412680">
      <w:rPr>
        <w:color w:val="0778A5"/>
        <w:sz w:val="18"/>
        <w:szCs w:val="18"/>
      </w:rPr>
      <w:t xml:space="preserve"> | </w:t>
    </w:r>
    <w:sdt>
      <w:sdtPr>
        <w:rPr>
          <w:caps/>
          <w:color w:val="0778A5"/>
          <w:sz w:val="18"/>
          <w:szCs w:val="18"/>
        </w:rPr>
        <w:alias w:val="Title"/>
        <w:tag w:val=""/>
        <w:id w:val="-1137489188"/>
        <w:placeholder>
          <w:docPart w:val="BC2F32A375D64182A0D33C158E67B709"/>
        </w:placeholder>
        <w:dataBinding w:prefixMappings="xmlns:ns0='http://purl.org/dc/elements/1.1/' xmlns:ns1='http://schemas.openxmlformats.org/package/2006/metadata/core-properties' " w:xpath="/ns1:coreProperties[1]/ns0:title[1]" w:storeItemID="{6C3C8BC8-F283-45AE-878A-BAB7291924A1}"/>
        <w:text/>
      </w:sdtPr>
      <w:sdtEndPr/>
      <w:sdtContent>
        <w:r w:rsidRPr="00412680">
          <w:rPr>
            <w:caps/>
            <w:color w:val="0778A5"/>
            <w:sz w:val="18"/>
            <w:szCs w:val="18"/>
          </w:rPr>
          <w:t>Part 1</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B59CC" w14:textId="6BFEE378" w:rsidR="00F24668" w:rsidRPr="003424FE" w:rsidRDefault="00F24668" w:rsidP="00A95FFC">
    <w:pPr>
      <w:pStyle w:val="Header"/>
      <w:jc w:val="right"/>
      <w:rPr>
        <w:color w:val="0778A5"/>
        <w:sz w:val="18"/>
        <w:szCs w:val="18"/>
      </w:rPr>
    </w:pPr>
    <w:r w:rsidRPr="003424FE">
      <w:rPr>
        <w:caps/>
        <w:color w:val="0778A5"/>
        <w:sz w:val="18"/>
        <w:szCs w:val="18"/>
      </w:rPr>
      <w:t xml:space="preserve">Annex </w:t>
    </w:r>
    <w:r w:rsidRPr="003424FE">
      <w:rPr>
        <w:color w:val="0778A5"/>
        <w:sz w:val="18"/>
        <w:szCs w:val="18"/>
      </w:rPr>
      <w:t xml:space="preserve">| </w:t>
    </w:r>
    <w:r w:rsidRPr="003424FE">
      <w:rPr>
        <w:color w:val="0778A5"/>
        <w:sz w:val="18"/>
        <w:szCs w:val="18"/>
      </w:rPr>
      <w:fldChar w:fldCharType="begin"/>
    </w:r>
    <w:r w:rsidRPr="003424FE">
      <w:rPr>
        <w:color w:val="0778A5"/>
        <w:sz w:val="18"/>
        <w:szCs w:val="18"/>
      </w:rPr>
      <w:instrText xml:space="preserve"> PAGE  \* Arabic  \* MERGEFORMAT </w:instrText>
    </w:r>
    <w:r w:rsidRPr="003424FE">
      <w:rPr>
        <w:color w:val="0778A5"/>
        <w:sz w:val="18"/>
        <w:szCs w:val="18"/>
      </w:rPr>
      <w:fldChar w:fldCharType="separate"/>
    </w:r>
    <w:r w:rsidRPr="003424FE">
      <w:rPr>
        <w:noProof/>
        <w:color w:val="0778A5"/>
        <w:sz w:val="18"/>
        <w:szCs w:val="18"/>
      </w:rPr>
      <w:t>289</w:t>
    </w:r>
    <w:r w:rsidRPr="003424FE">
      <w:rPr>
        <w:noProof/>
        <w:color w:val="0778A5"/>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062B"/>
    <w:multiLevelType w:val="multilevel"/>
    <w:tmpl w:val="D2FCB5DA"/>
    <w:lvl w:ilvl="0">
      <w:start w:val="1"/>
      <w:numFmt w:val="bullet"/>
      <w:lvlText w:val=""/>
      <w:lvlJc w:val="left"/>
      <w:pPr>
        <w:ind w:left="432" w:hanging="432"/>
      </w:pPr>
      <w:rPr>
        <w:rFonts w:ascii="Symbol" w:hAnsi="Symbol" w:hint="default"/>
        <w:b/>
        <w:i w:val="0"/>
        <w:color w:val="0778A5"/>
        <w:sz w:val="2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07E1DAE"/>
    <w:multiLevelType w:val="hybridMultilevel"/>
    <w:tmpl w:val="CA2463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1097100"/>
    <w:multiLevelType w:val="hybridMultilevel"/>
    <w:tmpl w:val="0A7800CC"/>
    <w:lvl w:ilvl="0" w:tplc="EDBE4C44">
      <w:start w:val="1"/>
      <w:numFmt w:val="lowerLetter"/>
      <w:pStyle w:val="EinrckMitBuchstaben"/>
      <w:lvlText w:val="%1."/>
      <w:lvlJc w:val="left"/>
      <w:pPr>
        <w:ind w:left="720" w:hanging="360"/>
      </w:pPr>
      <w:rPr>
        <w:rFonts w:hint="default"/>
        <w:b/>
        <w:i w:val="0"/>
        <w:color w:val="0778A5"/>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1D56477"/>
    <w:multiLevelType w:val="hybridMultilevel"/>
    <w:tmpl w:val="1486D80C"/>
    <w:lvl w:ilvl="0" w:tplc="C220DAF8">
      <w:start w:val="1"/>
      <w:numFmt w:val="lowerLetter"/>
      <w:lvlText w:val="(%1)"/>
      <w:lvlJc w:val="left"/>
      <w:pPr>
        <w:ind w:left="720" w:hanging="360"/>
      </w:pPr>
      <w:rPr>
        <w:rFonts w:hint="default"/>
        <w:b/>
        <w:i w:val="0"/>
        <w:color w:val="0778A5"/>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2143963"/>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5" w15:restartNumberingAfterBreak="0">
    <w:nsid w:val="02FF1B03"/>
    <w:multiLevelType w:val="hybridMultilevel"/>
    <w:tmpl w:val="4ECC7E10"/>
    <w:lvl w:ilvl="0" w:tplc="CA885B28">
      <w:start w:val="2"/>
      <w:numFmt w:val="lowerLetter"/>
      <w:lvlText w:val="%1."/>
      <w:lvlJc w:val="left"/>
      <w:pPr>
        <w:ind w:left="1000" w:hanging="360"/>
      </w:pPr>
      <w:rPr>
        <w:rFonts w:hint="default"/>
        <w:b/>
        <w:i w:val="0"/>
        <w:color w:val="0778A5"/>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40C7E02"/>
    <w:multiLevelType w:val="hybridMultilevel"/>
    <w:tmpl w:val="ABC0614C"/>
    <w:lvl w:ilvl="0" w:tplc="00E6BDE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40E2F8C"/>
    <w:multiLevelType w:val="hybridMultilevel"/>
    <w:tmpl w:val="811EDA80"/>
    <w:lvl w:ilvl="0" w:tplc="C24EA308">
      <w:start w:val="1"/>
      <w:numFmt w:val="bullet"/>
      <w:lvlText w:val="·"/>
      <w:lvlJc w:val="left"/>
      <w:pPr>
        <w:ind w:left="720" w:hanging="360"/>
      </w:pPr>
      <w:rPr>
        <w:rFonts w:ascii="Symbol" w:hAnsi="Symbol" w:hint="default"/>
        <w:color w:val="0778A5"/>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7284A9F"/>
    <w:multiLevelType w:val="hybridMultilevel"/>
    <w:tmpl w:val="FDF8AC64"/>
    <w:lvl w:ilvl="0" w:tplc="04070001">
      <w:start w:val="1"/>
      <w:numFmt w:val="bullet"/>
      <w:lvlText w:val=""/>
      <w:lvlJc w:val="left"/>
      <w:pPr>
        <w:ind w:left="1004" w:hanging="360"/>
      </w:pPr>
      <w:rPr>
        <w:rFonts w:ascii="Symbol" w:hAnsi="Symbol" w:hint="default"/>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9" w15:restartNumberingAfterBreak="0">
    <w:nsid w:val="08903793"/>
    <w:multiLevelType w:val="hybridMultilevel"/>
    <w:tmpl w:val="6052837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0A2E2EB6"/>
    <w:multiLevelType w:val="hybridMultilevel"/>
    <w:tmpl w:val="C0923216"/>
    <w:lvl w:ilvl="0" w:tplc="DB38A56E">
      <w:start w:val="1"/>
      <w:numFmt w:val="bullet"/>
      <w:lvlText w:val=""/>
      <w:lvlJc w:val="left"/>
      <w:pPr>
        <w:ind w:left="720" w:hanging="360"/>
      </w:pPr>
      <w:rPr>
        <w:rFonts w:ascii="Wingdings" w:hAnsi="Wingdings"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C8501AD"/>
    <w:multiLevelType w:val="hybridMultilevel"/>
    <w:tmpl w:val="0B9CE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FD3417C"/>
    <w:multiLevelType w:val="hybridMultilevel"/>
    <w:tmpl w:val="F36C2D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16E6E46"/>
    <w:multiLevelType w:val="hybridMultilevel"/>
    <w:tmpl w:val="832A79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3A966C7"/>
    <w:multiLevelType w:val="hybridMultilevel"/>
    <w:tmpl w:val="24287EF0"/>
    <w:lvl w:ilvl="0" w:tplc="F116A226">
      <w:start w:val="1"/>
      <w:numFmt w:val="bullet"/>
      <w:lvlText w:val=""/>
      <w:lvlJc w:val="left"/>
      <w:pPr>
        <w:ind w:left="1287" w:hanging="360"/>
      </w:pPr>
      <w:rPr>
        <w:rFonts w:ascii="Wingdings 3" w:hAnsi="Wingdings 3" w:hint="default"/>
        <w:color w:val="0778A5"/>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5" w15:restartNumberingAfterBreak="0">
    <w:nsid w:val="145F4064"/>
    <w:multiLevelType w:val="hybridMultilevel"/>
    <w:tmpl w:val="D2D24B0C"/>
    <w:lvl w:ilvl="0" w:tplc="86F00CBA">
      <w:start w:val="1"/>
      <w:numFmt w:val="lowerRoman"/>
      <w:lvlText w:val="%1."/>
      <w:lvlJc w:val="right"/>
      <w:pPr>
        <w:ind w:left="928" w:hanging="360"/>
      </w:pPr>
      <w:rPr>
        <w:rFonts w:hint="default"/>
        <w:b w:val="0"/>
        <w:bCs w:val="0"/>
        <w:i w:val="0"/>
        <w:iCs w:val="0"/>
        <w:caps w:val="0"/>
        <w:smallCaps w:val="0"/>
        <w:strike w:val="0"/>
        <w:dstrike w:val="0"/>
        <w:vanish w:val="0"/>
        <w:color w:val="0778A5"/>
        <w:spacing w:val="0"/>
        <w:kern w:val="0"/>
        <w:position w:val="0"/>
        <w:u w:val="none"/>
        <w:effect w:val="none"/>
        <w:vertAlign w:val="baseline"/>
        <w:em w:val="no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60A40A9"/>
    <w:multiLevelType w:val="hybridMultilevel"/>
    <w:tmpl w:val="881041B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6E2102A"/>
    <w:multiLevelType w:val="multilevel"/>
    <w:tmpl w:val="B61E548A"/>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18DA1E2E"/>
    <w:multiLevelType w:val="hybridMultilevel"/>
    <w:tmpl w:val="945E5184"/>
    <w:lvl w:ilvl="0" w:tplc="B0CAD3FA">
      <w:start w:val="1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5B56D5"/>
    <w:multiLevelType w:val="hybridMultilevel"/>
    <w:tmpl w:val="C8143E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1C9537D8"/>
    <w:multiLevelType w:val="multilevel"/>
    <w:tmpl w:val="4704C228"/>
    <w:lvl w:ilvl="0">
      <w:start w:val="1"/>
      <w:numFmt w:val="bullet"/>
      <w:lvlText w:val=""/>
      <w:lvlJc w:val="left"/>
      <w:pPr>
        <w:tabs>
          <w:tab w:val="num" w:pos="720"/>
        </w:tabs>
        <w:ind w:left="720" w:hanging="720"/>
      </w:pPr>
      <w:rPr>
        <w:rFonts w:ascii="Symbol" w:hAnsi="Symbol" w:hint="default"/>
        <w:b/>
        <w:i w:val="0"/>
        <w:color w:val="0778A5"/>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1CA23C34"/>
    <w:multiLevelType w:val="multilevel"/>
    <w:tmpl w:val="68E236BA"/>
    <w:lvl w:ilvl="0">
      <w:start w:val="1"/>
      <w:numFmt w:val="decimal"/>
      <w:pStyle w:val="Heading1"/>
      <w:lvlText w:val="%1"/>
      <w:lvlJc w:val="left"/>
      <w:pPr>
        <w:ind w:left="7087" w:hanging="567"/>
      </w:pPr>
      <w:rPr>
        <w:rFonts w:hint="default"/>
      </w:rPr>
    </w:lvl>
    <w:lvl w:ilvl="1">
      <w:start w:val="1"/>
      <w:numFmt w:val="decimal"/>
      <w:pStyle w:val="Heading2"/>
      <w:lvlText w:val="%1.%2"/>
      <w:lvlJc w:val="left"/>
      <w:pPr>
        <w:ind w:left="454" w:hanging="454"/>
      </w:pPr>
      <w:rPr>
        <w:rFonts w:hint="default"/>
      </w:rPr>
    </w:lvl>
    <w:lvl w:ilvl="2">
      <w:start w:val="1"/>
      <w:numFmt w:val="decimal"/>
      <w:lvlText w:val="%1.%2.%3"/>
      <w:lvlJc w:val="left"/>
      <w:pPr>
        <w:ind w:left="1163" w:hanging="454"/>
      </w:pPr>
      <w:rPr>
        <w:rFonts w:hint="default"/>
      </w:rPr>
    </w:lvl>
    <w:lvl w:ilvl="3">
      <w:start w:val="1"/>
      <w:numFmt w:val="decimal"/>
      <w:lvlText w:val="%1.%2.%3.%4"/>
      <w:lvlJc w:val="left"/>
      <w:pPr>
        <w:ind w:left="1572" w:hanging="864"/>
      </w:pPr>
      <w:rPr>
        <w:rFonts w:hint="default"/>
      </w:rPr>
    </w:lvl>
    <w:lvl w:ilvl="4">
      <w:start w:val="1"/>
      <w:numFmt w:val="decimal"/>
      <w:lvlText w:val="%1.%2.%3.%4.%5"/>
      <w:lvlJc w:val="left"/>
      <w:pPr>
        <w:ind w:left="1716" w:hanging="1008"/>
      </w:pPr>
      <w:rPr>
        <w:rFonts w:hint="default"/>
      </w:rPr>
    </w:lvl>
    <w:lvl w:ilvl="5">
      <w:start w:val="1"/>
      <w:numFmt w:val="decimal"/>
      <w:lvlText w:val="%1.%2.%3.%4.%5.%6"/>
      <w:lvlJc w:val="left"/>
      <w:pPr>
        <w:ind w:left="1860" w:hanging="1152"/>
      </w:pPr>
      <w:rPr>
        <w:rFonts w:hint="default"/>
      </w:rPr>
    </w:lvl>
    <w:lvl w:ilvl="6">
      <w:start w:val="1"/>
      <w:numFmt w:val="decimal"/>
      <w:lvlText w:val="%1.%2.%3.%4.%5.%6.%7"/>
      <w:lvlJc w:val="left"/>
      <w:pPr>
        <w:ind w:left="2004" w:hanging="1296"/>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292" w:hanging="1584"/>
      </w:pPr>
      <w:rPr>
        <w:rFonts w:hint="default"/>
      </w:rPr>
    </w:lvl>
  </w:abstractNum>
  <w:abstractNum w:abstractNumId="22" w15:restartNumberingAfterBreak="0">
    <w:nsid w:val="2077391B"/>
    <w:multiLevelType w:val="hybridMultilevel"/>
    <w:tmpl w:val="C784B09E"/>
    <w:lvl w:ilvl="0" w:tplc="22100D0E">
      <w:start w:val="2"/>
      <w:numFmt w:val="lowerLetter"/>
      <w:lvlText w:val="%1."/>
      <w:lvlJc w:val="left"/>
      <w:pPr>
        <w:ind w:left="1000" w:hanging="360"/>
      </w:pPr>
      <w:rPr>
        <w:rFonts w:hint="default"/>
        <w:b/>
        <w:i w:val="0"/>
        <w:color w:val="0778A5"/>
        <w:sz w:val="22"/>
      </w:rPr>
    </w:lvl>
    <w:lvl w:ilvl="1" w:tplc="08090019" w:tentative="1">
      <w:start w:val="1"/>
      <w:numFmt w:val="lowerLetter"/>
      <w:lvlText w:val="%2."/>
      <w:lvlJc w:val="left"/>
      <w:pPr>
        <w:ind w:left="1720" w:hanging="360"/>
      </w:pPr>
    </w:lvl>
    <w:lvl w:ilvl="2" w:tplc="0809001B" w:tentative="1">
      <w:start w:val="1"/>
      <w:numFmt w:val="lowerRoman"/>
      <w:lvlText w:val="%3."/>
      <w:lvlJc w:val="right"/>
      <w:pPr>
        <w:ind w:left="2440" w:hanging="180"/>
      </w:pPr>
    </w:lvl>
    <w:lvl w:ilvl="3" w:tplc="0809000F" w:tentative="1">
      <w:start w:val="1"/>
      <w:numFmt w:val="decimal"/>
      <w:lvlText w:val="%4."/>
      <w:lvlJc w:val="left"/>
      <w:pPr>
        <w:ind w:left="3160" w:hanging="360"/>
      </w:pPr>
    </w:lvl>
    <w:lvl w:ilvl="4" w:tplc="08090019" w:tentative="1">
      <w:start w:val="1"/>
      <w:numFmt w:val="lowerLetter"/>
      <w:lvlText w:val="%5."/>
      <w:lvlJc w:val="left"/>
      <w:pPr>
        <w:ind w:left="3880" w:hanging="360"/>
      </w:pPr>
    </w:lvl>
    <w:lvl w:ilvl="5" w:tplc="0809001B" w:tentative="1">
      <w:start w:val="1"/>
      <w:numFmt w:val="lowerRoman"/>
      <w:lvlText w:val="%6."/>
      <w:lvlJc w:val="right"/>
      <w:pPr>
        <w:ind w:left="4600" w:hanging="180"/>
      </w:pPr>
    </w:lvl>
    <w:lvl w:ilvl="6" w:tplc="0809000F" w:tentative="1">
      <w:start w:val="1"/>
      <w:numFmt w:val="decimal"/>
      <w:lvlText w:val="%7."/>
      <w:lvlJc w:val="left"/>
      <w:pPr>
        <w:ind w:left="5320" w:hanging="360"/>
      </w:pPr>
    </w:lvl>
    <w:lvl w:ilvl="7" w:tplc="08090019" w:tentative="1">
      <w:start w:val="1"/>
      <w:numFmt w:val="lowerLetter"/>
      <w:lvlText w:val="%8."/>
      <w:lvlJc w:val="left"/>
      <w:pPr>
        <w:ind w:left="6040" w:hanging="360"/>
      </w:pPr>
    </w:lvl>
    <w:lvl w:ilvl="8" w:tplc="0809001B" w:tentative="1">
      <w:start w:val="1"/>
      <w:numFmt w:val="lowerRoman"/>
      <w:lvlText w:val="%9."/>
      <w:lvlJc w:val="right"/>
      <w:pPr>
        <w:ind w:left="6760" w:hanging="180"/>
      </w:pPr>
    </w:lvl>
  </w:abstractNum>
  <w:abstractNum w:abstractNumId="23" w15:restartNumberingAfterBreak="0">
    <w:nsid w:val="218116B2"/>
    <w:multiLevelType w:val="hybridMultilevel"/>
    <w:tmpl w:val="97B44B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3D13A8F"/>
    <w:multiLevelType w:val="hybridMultilevel"/>
    <w:tmpl w:val="790C60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4C01DD0"/>
    <w:multiLevelType w:val="hybridMultilevel"/>
    <w:tmpl w:val="E528C7DE"/>
    <w:lvl w:ilvl="0" w:tplc="236403A2">
      <w:start w:val="1"/>
      <w:numFmt w:val="upperLetter"/>
      <w:lvlText w:val="Annex %1."/>
      <w:lvlJc w:val="left"/>
      <w:pPr>
        <w:ind w:left="929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57A793A"/>
    <w:multiLevelType w:val="hybridMultilevel"/>
    <w:tmpl w:val="A8CC4100"/>
    <w:lvl w:ilvl="0" w:tplc="F7480FFE">
      <w:start w:val="3"/>
      <w:numFmt w:val="lowerLetter"/>
      <w:lvlText w:val="%1."/>
      <w:lvlJc w:val="left"/>
      <w:pPr>
        <w:ind w:left="720" w:hanging="360"/>
      </w:pPr>
      <w:rPr>
        <w:rFonts w:hint="default"/>
        <w:b/>
        <w:i w:val="0"/>
        <w:color w:val="0778A5"/>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276A4BCE"/>
    <w:multiLevelType w:val="hybridMultilevel"/>
    <w:tmpl w:val="DC8A3DF6"/>
    <w:lvl w:ilvl="0" w:tplc="DCAC66E2">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8" w15:restartNumberingAfterBreak="0">
    <w:nsid w:val="29142C22"/>
    <w:multiLevelType w:val="hybridMultilevel"/>
    <w:tmpl w:val="F8F2E442"/>
    <w:lvl w:ilvl="0" w:tplc="C24EA308">
      <w:start w:val="1"/>
      <w:numFmt w:val="bullet"/>
      <w:lvlText w:val="·"/>
      <w:lvlJc w:val="left"/>
      <w:pPr>
        <w:ind w:left="720" w:hanging="360"/>
      </w:pPr>
      <w:rPr>
        <w:rFonts w:ascii="Symbol" w:hAnsi="Symbol" w:hint="default"/>
        <w:color w:val="0778A5"/>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2D390EC4"/>
    <w:multiLevelType w:val="hybridMultilevel"/>
    <w:tmpl w:val="65FE3E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09A40BD"/>
    <w:multiLevelType w:val="hybridMultilevel"/>
    <w:tmpl w:val="30AEF818"/>
    <w:lvl w:ilvl="0" w:tplc="524CB7D8">
      <w:start w:val="2"/>
      <w:numFmt w:val="lowerLetter"/>
      <w:lvlText w:val="%1."/>
      <w:lvlJc w:val="left"/>
      <w:pPr>
        <w:ind w:left="1000" w:hanging="360"/>
      </w:pPr>
      <w:rPr>
        <w:rFonts w:hint="default"/>
        <w:b/>
        <w:i w:val="0"/>
        <w:color w:val="0778A5"/>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321E5858"/>
    <w:multiLevelType w:val="multilevel"/>
    <w:tmpl w:val="4704C228"/>
    <w:lvl w:ilvl="0">
      <w:start w:val="1"/>
      <w:numFmt w:val="bullet"/>
      <w:lvlText w:val=""/>
      <w:lvlJc w:val="left"/>
      <w:pPr>
        <w:tabs>
          <w:tab w:val="num" w:pos="720"/>
        </w:tabs>
        <w:ind w:left="720" w:hanging="720"/>
      </w:pPr>
      <w:rPr>
        <w:rFonts w:ascii="Symbol" w:hAnsi="Symbol" w:hint="default"/>
        <w:b/>
        <w:i w:val="0"/>
        <w:color w:val="0778A5"/>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341B329A"/>
    <w:multiLevelType w:val="multilevel"/>
    <w:tmpl w:val="E32EF02A"/>
    <w:lvl w:ilvl="0">
      <w:start w:val="1"/>
      <w:numFmt w:val="bullet"/>
      <w:lvlText w:val=""/>
      <w:lvlJc w:val="left"/>
      <w:pPr>
        <w:ind w:left="432" w:hanging="432"/>
      </w:pPr>
      <w:rPr>
        <w:rFonts w:ascii="Symbol" w:hAnsi="Symbol" w:hint="default"/>
        <w:b/>
        <w:i w:val="0"/>
        <w:color w:val="0778A5"/>
        <w:sz w:val="2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34D21C54"/>
    <w:multiLevelType w:val="hybridMultilevel"/>
    <w:tmpl w:val="FC72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3110B8"/>
    <w:multiLevelType w:val="hybridMultilevel"/>
    <w:tmpl w:val="ABF43EBC"/>
    <w:lvl w:ilvl="0" w:tplc="0C18767A">
      <w:start w:val="1"/>
      <w:numFmt w:val="lowerLetter"/>
      <w:lvlText w:val="(%1)"/>
      <w:lvlJc w:val="left"/>
      <w:pPr>
        <w:ind w:left="644" w:hanging="360"/>
      </w:pPr>
      <w:rPr>
        <w:rFonts w:hint="default"/>
        <w:b/>
        <w:i w:val="0"/>
        <w:color w:val="4F81BD"/>
        <w:sz w:val="22"/>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35" w15:restartNumberingAfterBreak="0">
    <w:nsid w:val="3A2A2BF0"/>
    <w:multiLevelType w:val="hybridMultilevel"/>
    <w:tmpl w:val="59465374"/>
    <w:lvl w:ilvl="0" w:tplc="0728C562">
      <w:start w:val="1"/>
      <w:numFmt w:val="lowerRoman"/>
      <w:lvlText w:val="%1."/>
      <w:lvlJc w:val="right"/>
      <w:pPr>
        <w:ind w:left="928" w:hanging="360"/>
      </w:pPr>
      <w:rPr>
        <w:rFonts w:hint="default"/>
        <w:b w:val="0"/>
        <w:bCs w:val="0"/>
        <w:i w:val="0"/>
        <w:iCs w:val="0"/>
        <w:caps w:val="0"/>
        <w:smallCaps w:val="0"/>
        <w:strike w:val="0"/>
        <w:dstrike w:val="0"/>
        <w:vanish w:val="0"/>
        <w:color w:val="0778A5"/>
        <w:spacing w:val="0"/>
        <w:kern w:val="0"/>
        <w:position w:val="0"/>
        <w:u w:val="none"/>
        <w:effect w:val="none"/>
        <w:vertAlign w:val="baseline"/>
        <w:em w:val="none"/>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3CFD76A9"/>
    <w:multiLevelType w:val="hybridMultilevel"/>
    <w:tmpl w:val="FB989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E512D9"/>
    <w:multiLevelType w:val="hybridMultilevel"/>
    <w:tmpl w:val="A49EB3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1481A0E"/>
    <w:multiLevelType w:val="hybridMultilevel"/>
    <w:tmpl w:val="6596B5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2DF1BEB"/>
    <w:multiLevelType w:val="hybridMultilevel"/>
    <w:tmpl w:val="2BB04F40"/>
    <w:lvl w:ilvl="0" w:tplc="B0BA5702">
      <w:start w:val="1"/>
      <w:numFmt w:val="lowerLetter"/>
      <w:lvlText w:val="%1."/>
      <w:lvlJc w:val="left"/>
      <w:pPr>
        <w:ind w:left="720" w:hanging="360"/>
      </w:pPr>
      <w:rPr>
        <w:rFonts w:hint="default"/>
        <w:b/>
        <w:i w:val="0"/>
        <w:color w:val="0778A5"/>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46C11163"/>
    <w:multiLevelType w:val="hybridMultilevel"/>
    <w:tmpl w:val="FE6E8E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89A7FD7"/>
    <w:multiLevelType w:val="hybridMultilevel"/>
    <w:tmpl w:val="DA103F02"/>
    <w:lvl w:ilvl="0" w:tplc="7C9E268C">
      <w:start w:val="1"/>
      <w:numFmt w:val="lowerLetter"/>
      <w:lvlText w:val="%1."/>
      <w:lvlJc w:val="left"/>
      <w:pPr>
        <w:ind w:left="1000" w:hanging="360"/>
      </w:pPr>
      <w:rPr>
        <w:rFonts w:hint="default"/>
        <w:b/>
        <w:i w:val="0"/>
        <w:color w:val="0778A5"/>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4F7757B3"/>
    <w:multiLevelType w:val="hybridMultilevel"/>
    <w:tmpl w:val="807811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50384731"/>
    <w:multiLevelType w:val="hybridMultilevel"/>
    <w:tmpl w:val="B5A2AB82"/>
    <w:lvl w:ilvl="0" w:tplc="24AC5E1E">
      <w:start w:val="1"/>
      <w:numFmt w:val="decimal"/>
      <w:lvlText w:val="(%1)"/>
      <w:lvlJc w:val="left"/>
      <w:pPr>
        <w:ind w:left="644" w:hanging="360"/>
      </w:pPr>
      <w:rPr>
        <w:rFonts w:hint="default"/>
        <w:b/>
        <w:i w:val="0"/>
        <w:color w:val="0778A5"/>
        <w:sz w:val="22"/>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44" w15:restartNumberingAfterBreak="0">
    <w:nsid w:val="54435571"/>
    <w:multiLevelType w:val="hybridMultilevel"/>
    <w:tmpl w:val="04404C80"/>
    <w:lvl w:ilvl="0" w:tplc="25EC1A2A">
      <w:start w:val="1"/>
      <w:numFmt w:val="bullet"/>
      <w:pStyle w:val="List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5EC0918"/>
    <w:multiLevelType w:val="hybridMultilevel"/>
    <w:tmpl w:val="1BAE65D6"/>
    <w:lvl w:ilvl="0" w:tplc="71962C0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57481AA1"/>
    <w:multiLevelType w:val="hybridMultilevel"/>
    <w:tmpl w:val="43F2F1DE"/>
    <w:lvl w:ilvl="0" w:tplc="6D861E52">
      <w:start w:val="1"/>
      <w:numFmt w:val="lowerLetter"/>
      <w:lvlText w:val="%1."/>
      <w:lvlJc w:val="left"/>
      <w:pPr>
        <w:ind w:left="1000" w:hanging="360"/>
      </w:pPr>
      <w:rPr>
        <w:rFonts w:hint="default"/>
        <w:b/>
        <w:i w:val="0"/>
        <w:color w:val="0778A5"/>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595F4B8B"/>
    <w:multiLevelType w:val="hybridMultilevel"/>
    <w:tmpl w:val="DB68BF90"/>
    <w:lvl w:ilvl="0" w:tplc="9070C09E">
      <w:start w:val="2"/>
      <w:numFmt w:val="lowerLetter"/>
      <w:lvlText w:val="%1."/>
      <w:lvlJc w:val="left"/>
      <w:pPr>
        <w:ind w:left="720" w:hanging="360"/>
      </w:pPr>
      <w:rPr>
        <w:rFonts w:hint="default"/>
        <w:b/>
        <w:i w:val="0"/>
        <w:color w:val="0778A5"/>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5CFC7861"/>
    <w:multiLevelType w:val="multilevel"/>
    <w:tmpl w:val="4704C228"/>
    <w:lvl w:ilvl="0">
      <w:start w:val="1"/>
      <w:numFmt w:val="bullet"/>
      <w:lvlText w:val=""/>
      <w:lvlJc w:val="left"/>
      <w:pPr>
        <w:tabs>
          <w:tab w:val="num" w:pos="720"/>
        </w:tabs>
        <w:ind w:left="720" w:hanging="720"/>
      </w:pPr>
      <w:rPr>
        <w:rFonts w:ascii="Symbol" w:hAnsi="Symbol" w:hint="default"/>
        <w:b/>
        <w:i w:val="0"/>
        <w:color w:val="0778A5"/>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9" w15:restartNumberingAfterBreak="0">
    <w:nsid w:val="5E4E2352"/>
    <w:multiLevelType w:val="hybridMultilevel"/>
    <w:tmpl w:val="549669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E9410DF"/>
    <w:multiLevelType w:val="hybridMultilevel"/>
    <w:tmpl w:val="DA209B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15:restartNumberingAfterBreak="0">
    <w:nsid w:val="62BB6C80"/>
    <w:multiLevelType w:val="multilevel"/>
    <w:tmpl w:val="4704C228"/>
    <w:lvl w:ilvl="0">
      <w:start w:val="1"/>
      <w:numFmt w:val="bullet"/>
      <w:lvlText w:val=""/>
      <w:lvlJc w:val="left"/>
      <w:pPr>
        <w:tabs>
          <w:tab w:val="num" w:pos="720"/>
        </w:tabs>
        <w:ind w:left="720" w:hanging="720"/>
      </w:pPr>
      <w:rPr>
        <w:rFonts w:ascii="Symbol" w:hAnsi="Symbol" w:hint="default"/>
        <w:b/>
        <w:i w:val="0"/>
        <w:color w:val="0778A5"/>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2" w15:restartNumberingAfterBreak="0">
    <w:nsid w:val="654E2FEF"/>
    <w:multiLevelType w:val="hybridMultilevel"/>
    <w:tmpl w:val="D24EB23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5693F31"/>
    <w:multiLevelType w:val="multilevel"/>
    <w:tmpl w:val="D6A6550E"/>
    <w:lvl w:ilvl="0">
      <w:start w:val="1"/>
      <w:numFmt w:val="bullet"/>
      <w:pStyle w:val="ListParagraph"/>
      <w:lvlText w:val=""/>
      <w:lvlJc w:val="left"/>
      <w:pPr>
        <w:tabs>
          <w:tab w:val="num" w:pos="720"/>
        </w:tabs>
        <w:ind w:left="720" w:hanging="720"/>
      </w:pPr>
      <w:rPr>
        <w:rFonts w:ascii="Symbol" w:hAnsi="Symbol" w:hint="default"/>
        <w:b/>
        <w:i w:val="0"/>
        <w:color w:val="0778A5"/>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4" w15:restartNumberingAfterBreak="0">
    <w:nsid w:val="677C509E"/>
    <w:multiLevelType w:val="hybridMultilevel"/>
    <w:tmpl w:val="EAA8BB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BDE782E"/>
    <w:multiLevelType w:val="multilevel"/>
    <w:tmpl w:val="A1D02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4B18C7"/>
    <w:multiLevelType w:val="multilevel"/>
    <w:tmpl w:val="65C4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406A84"/>
    <w:multiLevelType w:val="multilevel"/>
    <w:tmpl w:val="4704C228"/>
    <w:lvl w:ilvl="0">
      <w:start w:val="1"/>
      <w:numFmt w:val="bullet"/>
      <w:lvlText w:val=""/>
      <w:lvlJc w:val="left"/>
      <w:pPr>
        <w:tabs>
          <w:tab w:val="num" w:pos="720"/>
        </w:tabs>
        <w:ind w:left="720" w:hanging="720"/>
      </w:pPr>
      <w:rPr>
        <w:rFonts w:ascii="Symbol" w:hAnsi="Symbol" w:hint="default"/>
        <w:b/>
        <w:i w:val="0"/>
        <w:color w:val="0778A5"/>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8" w15:restartNumberingAfterBreak="0">
    <w:nsid w:val="715D489A"/>
    <w:multiLevelType w:val="hybridMultilevel"/>
    <w:tmpl w:val="A34E5CF0"/>
    <w:lvl w:ilvl="0" w:tplc="EDE045BE">
      <w:start w:val="2"/>
      <w:numFmt w:val="lowerLetter"/>
      <w:lvlText w:val="%1."/>
      <w:lvlJc w:val="left"/>
      <w:pPr>
        <w:ind w:left="1000" w:hanging="360"/>
      </w:pPr>
      <w:rPr>
        <w:rFonts w:hint="default"/>
        <w:b/>
        <w:i w:val="0"/>
        <w:color w:val="0778A5"/>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71EB056C"/>
    <w:multiLevelType w:val="hybridMultilevel"/>
    <w:tmpl w:val="D93C8E40"/>
    <w:lvl w:ilvl="0" w:tplc="CE0054FA">
      <w:start w:val="1"/>
      <w:numFmt w:val="decimal"/>
      <w:lvlText w:val="Feature (%1)"/>
      <w:lvlJc w:val="left"/>
      <w:pPr>
        <w:ind w:left="720" w:hanging="360"/>
      </w:pPr>
      <w:rPr>
        <w:rFonts w:hint="default"/>
        <w:b/>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0" w15:restartNumberingAfterBreak="0">
    <w:nsid w:val="725D1F2C"/>
    <w:multiLevelType w:val="hybridMultilevel"/>
    <w:tmpl w:val="4A0E8D74"/>
    <w:lvl w:ilvl="0" w:tplc="59D8156C">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3EA1EDC"/>
    <w:multiLevelType w:val="hybridMultilevel"/>
    <w:tmpl w:val="799E4458"/>
    <w:lvl w:ilvl="0" w:tplc="3772A1A0">
      <w:start w:val="1"/>
      <w:numFmt w:val="lowerLetter"/>
      <w:lvlText w:val="%1."/>
      <w:lvlJc w:val="left"/>
      <w:pPr>
        <w:ind w:left="1000" w:hanging="360"/>
      </w:pPr>
      <w:rPr>
        <w:rFonts w:hint="default"/>
        <w:b/>
        <w:i w:val="0"/>
        <w:color w:val="0778A5"/>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2" w15:restartNumberingAfterBreak="0">
    <w:nsid w:val="74193E0C"/>
    <w:multiLevelType w:val="multilevel"/>
    <w:tmpl w:val="4704C228"/>
    <w:lvl w:ilvl="0">
      <w:start w:val="1"/>
      <w:numFmt w:val="bullet"/>
      <w:lvlText w:val=""/>
      <w:lvlJc w:val="left"/>
      <w:pPr>
        <w:tabs>
          <w:tab w:val="num" w:pos="720"/>
        </w:tabs>
        <w:ind w:left="720" w:hanging="720"/>
      </w:pPr>
      <w:rPr>
        <w:rFonts w:ascii="Symbol" w:hAnsi="Symbol" w:hint="default"/>
        <w:b/>
        <w:i w:val="0"/>
        <w:color w:val="0778A5"/>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3" w15:restartNumberingAfterBreak="0">
    <w:nsid w:val="74BF0D7B"/>
    <w:multiLevelType w:val="hybridMultilevel"/>
    <w:tmpl w:val="171615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760D0FE7"/>
    <w:multiLevelType w:val="hybridMultilevel"/>
    <w:tmpl w:val="F6CCA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AD332C1"/>
    <w:multiLevelType w:val="hybridMultilevel"/>
    <w:tmpl w:val="C86EBD1A"/>
    <w:lvl w:ilvl="0" w:tplc="B0CAD3FA">
      <w:start w:val="1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7B647223"/>
    <w:multiLevelType w:val="multilevel"/>
    <w:tmpl w:val="9A320642"/>
    <w:lvl w:ilvl="0">
      <w:start w:val="1"/>
      <w:numFmt w:val="lowerLetter"/>
      <w:lvlText w:val="(%1)"/>
      <w:lvlJc w:val="left"/>
      <w:pPr>
        <w:tabs>
          <w:tab w:val="num" w:pos="720"/>
        </w:tabs>
        <w:ind w:left="720" w:hanging="720"/>
      </w:pPr>
      <w:rPr>
        <w:rFonts w:hint="default"/>
        <w:b/>
        <w:i w:val="0"/>
        <w:color w:val="0778A5"/>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7" w15:restartNumberingAfterBreak="0">
    <w:nsid w:val="7BCA5A15"/>
    <w:multiLevelType w:val="hybridMultilevel"/>
    <w:tmpl w:val="1B8896DE"/>
    <w:lvl w:ilvl="0" w:tplc="6608B00A">
      <w:start w:val="1"/>
      <w:numFmt w:val="lowerRoman"/>
      <w:lvlText w:val="%1."/>
      <w:lvlJc w:val="right"/>
      <w:pPr>
        <w:ind w:left="644" w:hanging="360"/>
      </w:pPr>
      <w:rPr>
        <w:rFonts w:ascii="Arial" w:hAnsi="Arial" w:hint="default"/>
        <w:b w:val="0"/>
        <w:bCs w:val="0"/>
        <w:i w:val="0"/>
        <w:iCs w:val="0"/>
        <w:caps w:val="0"/>
        <w:smallCaps w:val="0"/>
        <w:strike w:val="0"/>
        <w:dstrike w:val="0"/>
        <w:noProof w:val="0"/>
        <w:vanish w:val="0"/>
        <w:color w:val="0778A5"/>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8090019">
      <w:start w:val="1"/>
      <w:numFmt w:val="lowerLetter"/>
      <w:lvlText w:val="%2."/>
      <w:lvlJc w:val="left"/>
      <w:pPr>
        <w:ind w:left="1364" w:hanging="360"/>
      </w:pPr>
    </w:lvl>
    <w:lvl w:ilvl="2" w:tplc="0982414C">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8" w15:restartNumberingAfterBreak="0">
    <w:nsid w:val="7D2E2A7F"/>
    <w:multiLevelType w:val="multilevel"/>
    <w:tmpl w:val="7848E3FC"/>
    <w:lvl w:ilvl="0">
      <w:start w:val="1"/>
      <w:numFmt w:val="upperLetter"/>
      <w:lvlText w:val="Annex %1."/>
      <w:lvlJc w:val="left"/>
      <w:pPr>
        <w:ind w:left="1247" w:hanging="68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680" w:hanging="680"/>
      </w:pPr>
      <w:rPr>
        <w:rFonts w:hint="default"/>
      </w:rPr>
    </w:lvl>
    <w:lvl w:ilvl="2">
      <w:start w:val="1"/>
      <w:numFmt w:val="lowerRoman"/>
      <w:lvlText w:val="%3."/>
      <w:lvlJc w:val="right"/>
      <w:pPr>
        <w:ind w:left="680" w:hanging="680"/>
      </w:pPr>
      <w:rPr>
        <w:rFonts w:hint="default"/>
      </w:rPr>
    </w:lvl>
    <w:lvl w:ilvl="3">
      <w:start w:val="1"/>
      <w:numFmt w:val="decimal"/>
      <w:lvlText w:val="%4."/>
      <w:lvlJc w:val="left"/>
      <w:pPr>
        <w:ind w:left="680" w:hanging="680"/>
      </w:pPr>
      <w:rPr>
        <w:rFonts w:hint="default"/>
      </w:rPr>
    </w:lvl>
    <w:lvl w:ilvl="4">
      <w:start w:val="1"/>
      <w:numFmt w:val="lowerLetter"/>
      <w:lvlText w:val="%5."/>
      <w:lvlJc w:val="left"/>
      <w:pPr>
        <w:ind w:left="680" w:hanging="680"/>
      </w:pPr>
      <w:rPr>
        <w:rFonts w:hint="default"/>
      </w:rPr>
    </w:lvl>
    <w:lvl w:ilvl="5">
      <w:start w:val="1"/>
      <w:numFmt w:val="lowerRoman"/>
      <w:lvlText w:val="%6."/>
      <w:lvlJc w:val="right"/>
      <w:pPr>
        <w:ind w:left="680" w:hanging="680"/>
      </w:pPr>
      <w:rPr>
        <w:rFonts w:hint="default"/>
      </w:rPr>
    </w:lvl>
    <w:lvl w:ilvl="6">
      <w:start w:val="1"/>
      <w:numFmt w:val="decimal"/>
      <w:lvlText w:val="%7."/>
      <w:lvlJc w:val="left"/>
      <w:pPr>
        <w:ind w:left="680" w:hanging="680"/>
      </w:pPr>
      <w:rPr>
        <w:rFonts w:hint="default"/>
      </w:rPr>
    </w:lvl>
    <w:lvl w:ilvl="7">
      <w:start w:val="1"/>
      <w:numFmt w:val="lowerLetter"/>
      <w:lvlText w:val="%8."/>
      <w:lvlJc w:val="left"/>
      <w:pPr>
        <w:ind w:left="680" w:hanging="680"/>
      </w:pPr>
      <w:rPr>
        <w:rFonts w:hint="default"/>
      </w:rPr>
    </w:lvl>
    <w:lvl w:ilvl="8">
      <w:start w:val="1"/>
      <w:numFmt w:val="lowerRoman"/>
      <w:lvlText w:val="%9."/>
      <w:lvlJc w:val="right"/>
      <w:pPr>
        <w:ind w:left="680" w:hanging="680"/>
      </w:pPr>
      <w:rPr>
        <w:rFonts w:hint="default"/>
      </w:rPr>
    </w:lvl>
  </w:abstractNum>
  <w:abstractNum w:abstractNumId="69" w15:restartNumberingAfterBreak="0">
    <w:nsid w:val="7D9D39EB"/>
    <w:multiLevelType w:val="hybridMultilevel"/>
    <w:tmpl w:val="3E84C968"/>
    <w:lvl w:ilvl="0" w:tplc="40C4137C">
      <w:start w:val="1"/>
      <w:numFmt w:val="lowerLetter"/>
      <w:lvlText w:val="%1."/>
      <w:lvlJc w:val="left"/>
      <w:pPr>
        <w:ind w:left="1000" w:hanging="360"/>
      </w:pPr>
      <w:rPr>
        <w:rFonts w:hint="default"/>
        <w:b/>
        <w:i w:val="0"/>
        <w:color w:val="0778A5"/>
        <w:sz w:val="22"/>
      </w:rPr>
    </w:lvl>
    <w:lvl w:ilvl="1" w:tplc="08090019" w:tentative="1">
      <w:start w:val="1"/>
      <w:numFmt w:val="lowerLetter"/>
      <w:lvlText w:val="%2."/>
      <w:lvlJc w:val="left"/>
      <w:pPr>
        <w:ind w:left="1720" w:hanging="360"/>
      </w:pPr>
    </w:lvl>
    <w:lvl w:ilvl="2" w:tplc="0809001B" w:tentative="1">
      <w:start w:val="1"/>
      <w:numFmt w:val="lowerRoman"/>
      <w:lvlText w:val="%3."/>
      <w:lvlJc w:val="right"/>
      <w:pPr>
        <w:ind w:left="2440" w:hanging="180"/>
      </w:pPr>
    </w:lvl>
    <w:lvl w:ilvl="3" w:tplc="0809000F" w:tentative="1">
      <w:start w:val="1"/>
      <w:numFmt w:val="decimal"/>
      <w:lvlText w:val="%4."/>
      <w:lvlJc w:val="left"/>
      <w:pPr>
        <w:ind w:left="3160" w:hanging="360"/>
      </w:pPr>
    </w:lvl>
    <w:lvl w:ilvl="4" w:tplc="08090019" w:tentative="1">
      <w:start w:val="1"/>
      <w:numFmt w:val="lowerLetter"/>
      <w:lvlText w:val="%5."/>
      <w:lvlJc w:val="left"/>
      <w:pPr>
        <w:ind w:left="3880" w:hanging="360"/>
      </w:pPr>
    </w:lvl>
    <w:lvl w:ilvl="5" w:tplc="0809001B" w:tentative="1">
      <w:start w:val="1"/>
      <w:numFmt w:val="lowerRoman"/>
      <w:lvlText w:val="%6."/>
      <w:lvlJc w:val="right"/>
      <w:pPr>
        <w:ind w:left="4600" w:hanging="180"/>
      </w:pPr>
    </w:lvl>
    <w:lvl w:ilvl="6" w:tplc="0809000F" w:tentative="1">
      <w:start w:val="1"/>
      <w:numFmt w:val="decimal"/>
      <w:lvlText w:val="%7."/>
      <w:lvlJc w:val="left"/>
      <w:pPr>
        <w:ind w:left="5320" w:hanging="360"/>
      </w:pPr>
    </w:lvl>
    <w:lvl w:ilvl="7" w:tplc="08090019" w:tentative="1">
      <w:start w:val="1"/>
      <w:numFmt w:val="lowerLetter"/>
      <w:lvlText w:val="%8."/>
      <w:lvlJc w:val="left"/>
      <w:pPr>
        <w:ind w:left="6040" w:hanging="360"/>
      </w:pPr>
    </w:lvl>
    <w:lvl w:ilvl="8" w:tplc="0809001B" w:tentative="1">
      <w:start w:val="1"/>
      <w:numFmt w:val="lowerRoman"/>
      <w:lvlText w:val="%9."/>
      <w:lvlJc w:val="right"/>
      <w:pPr>
        <w:ind w:left="6760" w:hanging="180"/>
      </w:pPr>
    </w:lvl>
  </w:abstractNum>
  <w:abstractNum w:abstractNumId="70" w15:restartNumberingAfterBreak="0">
    <w:nsid w:val="7DEF7FD6"/>
    <w:multiLevelType w:val="hybridMultilevel"/>
    <w:tmpl w:val="D3E6D97E"/>
    <w:lvl w:ilvl="0" w:tplc="34DE86A2">
      <w:start w:val="1"/>
      <w:numFmt w:val="decimal"/>
      <w:lvlText w:val="(%1)"/>
      <w:lvlJc w:val="left"/>
      <w:pPr>
        <w:ind w:left="720" w:hanging="360"/>
      </w:pPr>
      <w:rPr>
        <w:rFonts w:hint="default"/>
        <w:b/>
        <w:i w:val="0"/>
        <w:color w:val="0778A5"/>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4"/>
  </w:num>
  <w:num w:numId="2">
    <w:abstractNumId w:val="0"/>
  </w:num>
  <w:num w:numId="3">
    <w:abstractNumId w:val="1"/>
  </w:num>
  <w:num w:numId="4">
    <w:abstractNumId w:val="2"/>
  </w:num>
  <w:num w:numId="5">
    <w:abstractNumId w:val="32"/>
  </w:num>
  <w:num w:numId="6">
    <w:abstractNumId w:val="53"/>
  </w:num>
  <w:num w:numId="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3"/>
  </w:num>
  <w:num w:numId="3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3"/>
  </w:num>
  <w:num w:numId="3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3"/>
  </w:num>
  <w:num w:numId="39">
    <w:abstractNumId w:val="53"/>
  </w:num>
  <w:num w:numId="4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1"/>
    <w:lvlOverride w:ilvl="0">
      <w:lvl w:ilvl="0">
        <w:start w:val="1"/>
        <w:numFmt w:val="decimal"/>
        <w:pStyle w:val="Heading1"/>
        <w:lvlText w:val="%1"/>
        <w:lvlJc w:val="left"/>
        <w:pPr>
          <w:ind w:left="567" w:hanging="567"/>
        </w:pPr>
      </w:lvl>
    </w:lvlOverride>
    <w:lvlOverride w:ilvl="1">
      <w:lvl w:ilvl="1">
        <w:start w:val="1"/>
        <w:numFmt w:val="decimal"/>
        <w:pStyle w:val="Heading2"/>
        <w:lvlText w:val="%1.%2"/>
        <w:lvlJc w:val="left"/>
        <w:pPr>
          <w:ind w:left="454" w:hanging="454"/>
        </w:pPr>
      </w:lvl>
    </w:lvlOverride>
    <w:lvlOverride w:ilvl="2">
      <w:lvl w:ilvl="2">
        <w:start w:val="1"/>
        <w:numFmt w:val="decimal"/>
        <w:lvlText w:val="%1.%2.%3"/>
        <w:lvlJc w:val="left"/>
        <w:pPr>
          <w:ind w:left="454" w:hanging="454"/>
        </w:pPr>
      </w:lvl>
    </w:lvlOverride>
    <w:lvlOverride w:ilvl="3">
      <w:lvl w:ilvl="3">
        <w:start w:val="1"/>
        <w:numFmt w:val="decimal"/>
        <w:lvlText w:val="%1.%2.%3.%4"/>
        <w:lvlJc w:val="left"/>
        <w:pPr>
          <w:ind w:left="-709" w:firstLine="851"/>
        </w:pPr>
      </w:lvl>
    </w:lvlOverride>
    <w:lvlOverride w:ilvl="4">
      <w:lvl w:ilvl="4">
        <w:start w:val="1"/>
        <w:numFmt w:val="decimal"/>
        <w:lvlText w:val="%1.%2.%3.%4.%5"/>
        <w:lvlJc w:val="left"/>
        <w:pPr>
          <w:ind w:left="1716" w:hanging="1008"/>
        </w:pPr>
      </w:lvl>
    </w:lvlOverride>
    <w:lvlOverride w:ilvl="5">
      <w:lvl w:ilvl="5">
        <w:start w:val="1"/>
        <w:numFmt w:val="decimal"/>
        <w:lvlText w:val="%1.%2.%3.%4.%5.%6"/>
        <w:lvlJc w:val="left"/>
        <w:pPr>
          <w:ind w:left="1860" w:hanging="1152"/>
        </w:pPr>
      </w:lvl>
    </w:lvlOverride>
    <w:lvlOverride w:ilvl="6">
      <w:lvl w:ilvl="6">
        <w:start w:val="1"/>
        <w:numFmt w:val="decimal"/>
        <w:lvlText w:val="%1.%2.%3.%4.%5.%6.%7"/>
        <w:lvlJc w:val="left"/>
        <w:pPr>
          <w:ind w:left="2004" w:hanging="1296"/>
        </w:pPr>
      </w:lvl>
    </w:lvlOverride>
    <w:lvlOverride w:ilvl="7">
      <w:lvl w:ilvl="7">
        <w:start w:val="1"/>
        <w:numFmt w:val="decimal"/>
        <w:lvlText w:val="%1.%2.%3.%4.%5.%6.%7.%8"/>
        <w:lvlJc w:val="left"/>
        <w:pPr>
          <w:ind w:left="2148" w:hanging="1440"/>
        </w:pPr>
      </w:lvl>
    </w:lvlOverride>
    <w:lvlOverride w:ilvl="8">
      <w:lvl w:ilvl="8">
        <w:start w:val="1"/>
        <w:numFmt w:val="decimal"/>
        <w:lvlText w:val="%1.%2.%3.%4.%5.%6.%7.%8.%9"/>
        <w:lvlJc w:val="left"/>
        <w:pPr>
          <w:ind w:left="2292" w:hanging="1584"/>
        </w:pPr>
      </w:lvl>
    </w:lvlOverride>
  </w:num>
  <w:num w:numId="54">
    <w:abstractNumId w:val="21"/>
  </w:num>
  <w:num w:numId="55">
    <w:abstractNumId w:val="21"/>
    <w:lvlOverride w:ilvl="0">
      <w:lvl w:ilvl="0">
        <w:start w:val="1"/>
        <w:numFmt w:val="decimal"/>
        <w:pStyle w:val="Heading1"/>
        <w:lvlText w:val="%1"/>
        <w:lvlJc w:val="left"/>
        <w:pPr>
          <w:ind w:left="567" w:hanging="567"/>
        </w:pPr>
        <w:rPr>
          <w:rFonts w:hint="default"/>
        </w:rPr>
      </w:lvl>
    </w:lvlOverride>
    <w:lvlOverride w:ilvl="1">
      <w:lvl w:ilvl="1">
        <w:start w:val="1"/>
        <w:numFmt w:val="decimal"/>
        <w:pStyle w:val="Heading2"/>
        <w:lvlText w:val="%1.%2"/>
        <w:lvlJc w:val="left"/>
        <w:pPr>
          <w:ind w:left="454" w:hanging="454"/>
        </w:pPr>
        <w:rPr>
          <w:rFonts w:hint="default"/>
        </w:rPr>
      </w:lvl>
    </w:lvlOverride>
    <w:lvlOverride w:ilvl="2">
      <w:lvl w:ilvl="2">
        <w:start w:val="1"/>
        <w:numFmt w:val="decimal"/>
        <w:lvlText w:val="%1.%2.%3"/>
        <w:lvlJc w:val="left"/>
        <w:pPr>
          <w:ind w:left="454" w:hanging="454"/>
        </w:pPr>
        <w:rPr>
          <w:rFonts w:hint="default"/>
        </w:rPr>
      </w:lvl>
    </w:lvlOverride>
    <w:lvlOverride w:ilvl="3">
      <w:lvl w:ilvl="3">
        <w:start w:val="1"/>
        <w:numFmt w:val="decimal"/>
        <w:lvlText w:val="%1.%2.%3.%4"/>
        <w:lvlJc w:val="left"/>
        <w:pPr>
          <w:ind w:left="-709" w:firstLine="851"/>
        </w:pPr>
        <w:rPr>
          <w:rFonts w:hint="default"/>
        </w:rPr>
      </w:lvl>
    </w:lvlOverride>
    <w:lvlOverride w:ilvl="4">
      <w:lvl w:ilvl="4">
        <w:start w:val="1"/>
        <w:numFmt w:val="decimal"/>
        <w:lvlText w:val="%1.%2.%3.%4.%5"/>
        <w:lvlJc w:val="left"/>
        <w:pPr>
          <w:ind w:left="1716" w:hanging="1008"/>
        </w:pPr>
        <w:rPr>
          <w:rFonts w:hint="default"/>
        </w:rPr>
      </w:lvl>
    </w:lvlOverride>
    <w:lvlOverride w:ilvl="5">
      <w:lvl w:ilvl="5">
        <w:start w:val="1"/>
        <w:numFmt w:val="decimal"/>
        <w:lvlText w:val="%1.%2.%3.%4.%5.%6"/>
        <w:lvlJc w:val="left"/>
        <w:pPr>
          <w:ind w:left="1860" w:hanging="1152"/>
        </w:pPr>
        <w:rPr>
          <w:rFonts w:hint="default"/>
        </w:rPr>
      </w:lvl>
    </w:lvlOverride>
    <w:lvlOverride w:ilvl="6">
      <w:lvl w:ilvl="6">
        <w:start w:val="1"/>
        <w:numFmt w:val="decimal"/>
        <w:lvlText w:val="%1.%2.%3.%4.%5.%6.%7"/>
        <w:lvlJc w:val="left"/>
        <w:pPr>
          <w:ind w:left="2004" w:hanging="1296"/>
        </w:pPr>
        <w:rPr>
          <w:rFonts w:hint="default"/>
        </w:rPr>
      </w:lvl>
    </w:lvlOverride>
    <w:lvlOverride w:ilvl="7">
      <w:lvl w:ilvl="7">
        <w:start w:val="1"/>
        <w:numFmt w:val="decimal"/>
        <w:lvlText w:val="%1.%2.%3.%4.%5.%6.%7.%8"/>
        <w:lvlJc w:val="left"/>
        <w:pPr>
          <w:ind w:left="2148" w:hanging="1440"/>
        </w:pPr>
        <w:rPr>
          <w:rFonts w:hint="default"/>
        </w:rPr>
      </w:lvl>
    </w:lvlOverride>
    <w:lvlOverride w:ilvl="8">
      <w:lvl w:ilvl="8">
        <w:start w:val="1"/>
        <w:numFmt w:val="decimal"/>
        <w:lvlText w:val="%1.%2.%3.%4.%5.%6.%7.%8.%9"/>
        <w:lvlJc w:val="left"/>
        <w:pPr>
          <w:ind w:left="2292" w:hanging="1584"/>
        </w:pPr>
        <w:rPr>
          <w:rFonts w:hint="default"/>
        </w:rPr>
      </w:lvl>
    </w:lvlOverride>
  </w:num>
  <w:num w:numId="56">
    <w:abstractNumId w:val="21"/>
    <w:lvlOverride w:ilvl="0">
      <w:startOverride w:val="1"/>
      <w:lvl w:ilvl="0">
        <w:start w:val="1"/>
        <w:numFmt w:val="decimal"/>
        <w:pStyle w:val="Heading1"/>
        <w:lvlText w:val="%1"/>
        <w:lvlJc w:val="left"/>
        <w:pPr>
          <w:ind w:left="567" w:hanging="567"/>
        </w:pPr>
      </w:lvl>
    </w:lvlOverride>
    <w:lvlOverride w:ilvl="1">
      <w:startOverride w:val="1"/>
      <w:lvl w:ilvl="1">
        <w:start w:val="1"/>
        <w:numFmt w:val="decimal"/>
        <w:pStyle w:val="Heading2"/>
        <w:lvlText w:val="%1.%2"/>
        <w:lvlJc w:val="left"/>
        <w:pPr>
          <w:ind w:left="454" w:hanging="454"/>
        </w:pPr>
      </w:lvl>
    </w:lvlOverride>
    <w:lvlOverride w:ilvl="2">
      <w:startOverride w:val="1"/>
      <w:lvl w:ilvl="2">
        <w:start w:val="1"/>
        <w:numFmt w:val="decimal"/>
        <w:lvlText w:val="%1.%2.%3"/>
        <w:lvlJc w:val="left"/>
        <w:pPr>
          <w:ind w:left="454" w:hanging="454"/>
        </w:pPr>
      </w:lvl>
    </w:lvlOverride>
    <w:lvlOverride w:ilvl="3">
      <w:startOverride w:val="1"/>
      <w:lvl w:ilvl="3">
        <w:start w:val="1"/>
        <w:numFmt w:val="decimal"/>
        <w:lvlText w:val="%1.%2.%3.%4"/>
        <w:lvlJc w:val="left"/>
        <w:pPr>
          <w:ind w:left="-709" w:firstLine="851"/>
        </w:pPr>
      </w:lvl>
    </w:lvlOverride>
    <w:lvlOverride w:ilvl="4">
      <w:startOverride w:val="1"/>
      <w:lvl w:ilvl="4">
        <w:start w:val="1"/>
        <w:numFmt w:val="decimal"/>
        <w:lvlText w:val="%1.%2.%3.%4.%5"/>
        <w:lvlJc w:val="left"/>
        <w:pPr>
          <w:ind w:left="1716" w:hanging="1008"/>
        </w:pPr>
      </w:lvl>
    </w:lvlOverride>
    <w:lvlOverride w:ilvl="5">
      <w:startOverride w:val="1"/>
      <w:lvl w:ilvl="5">
        <w:start w:val="1"/>
        <w:numFmt w:val="decimal"/>
        <w:lvlText w:val="%1.%2.%3.%4.%5.%6"/>
        <w:lvlJc w:val="left"/>
        <w:pPr>
          <w:ind w:left="1860" w:hanging="1152"/>
        </w:pPr>
      </w:lvl>
    </w:lvlOverride>
    <w:lvlOverride w:ilvl="6">
      <w:startOverride w:val="1"/>
      <w:lvl w:ilvl="6">
        <w:start w:val="1"/>
        <w:numFmt w:val="decimal"/>
        <w:lvlText w:val="%1.%2.%3.%4.%5.%6.%7"/>
        <w:lvlJc w:val="left"/>
        <w:pPr>
          <w:ind w:left="2004" w:hanging="1296"/>
        </w:pPr>
      </w:lvl>
    </w:lvlOverride>
    <w:lvlOverride w:ilvl="7">
      <w:startOverride w:val="1"/>
      <w:lvl w:ilvl="7">
        <w:start w:val="1"/>
        <w:numFmt w:val="decimal"/>
        <w:lvlText w:val="%1.%2.%3.%4.%5.%6.%7.%8"/>
        <w:lvlJc w:val="left"/>
        <w:pPr>
          <w:ind w:left="2148" w:hanging="1440"/>
        </w:pPr>
      </w:lvl>
    </w:lvlOverride>
    <w:lvlOverride w:ilvl="8">
      <w:startOverride w:val="1"/>
      <w:lvl w:ilvl="8">
        <w:start w:val="1"/>
        <w:numFmt w:val="decimal"/>
        <w:lvlText w:val="%1.%2.%3.%4.%5.%6.%7.%8.%9"/>
        <w:lvlJc w:val="left"/>
        <w:pPr>
          <w:ind w:left="2292" w:hanging="1584"/>
        </w:pPr>
      </w:lvl>
    </w:lvlOverride>
  </w:num>
  <w:num w:numId="57">
    <w:abstractNumId w:val="21"/>
    <w:lvlOverride w:ilvl="0">
      <w:startOverride w:val="1"/>
      <w:lvl w:ilvl="0">
        <w:start w:val="1"/>
        <w:numFmt w:val="decimal"/>
        <w:pStyle w:val="Heading1"/>
        <w:lvlText w:val="%1"/>
        <w:lvlJc w:val="left"/>
        <w:pPr>
          <w:ind w:left="567" w:hanging="567"/>
        </w:pPr>
      </w:lvl>
    </w:lvlOverride>
    <w:lvlOverride w:ilvl="1">
      <w:startOverride w:val="1"/>
      <w:lvl w:ilvl="1">
        <w:start w:val="1"/>
        <w:numFmt w:val="decimal"/>
        <w:pStyle w:val="Heading2"/>
        <w:lvlText w:val="%1.%2"/>
        <w:lvlJc w:val="left"/>
        <w:pPr>
          <w:ind w:left="454" w:hanging="454"/>
        </w:pPr>
      </w:lvl>
    </w:lvlOverride>
    <w:lvlOverride w:ilvl="2">
      <w:startOverride w:val="1"/>
      <w:lvl w:ilvl="2">
        <w:start w:val="1"/>
        <w:numFmt w:val="decimal"/>
        <w:lvlText w:val="%1.%2.%3"/>
        <w:lvlJc w:val="left"/>
        <w:pPr>
          <w:ind w:left="454" w:hanging="454"/>
        </w:pPr>
      </w:lvl>
    </w:lvlOverride>
    <w:lvlOverride w:ilvl="3">
      <w:startOverride w:val="1"/>
      <w:lvl w:ilvl="3">
        <w:start w:val="1"/>
        <w:numFmt w:val="decimal"/>
        <w:lvlText w:val="%1.%2.%3.%4"/>
        <w:lvlJc w:val="left"/>
        <w:pPr>
          <w:ind w:left="-709" w:firstLine="851"/>
        </w:pPr>
      </w:lvl>
    </w:lvlOverride>
    <w:lvlOverride w:ilvl="4">
      <w:startOverride w:val="1"/>
      <w:lvl w:ilvl="4">
        <w:start w:val="1"/>
        <w:numFmt w:val="decimal"/>
        <w:lvlText w:val="%1.%2.%3.%4.%5"/>
        <w:lvlJc w:val="left"/>
        <w:pPr>
          <w:ind w:left="1716" w:hanging="1008"/>
        </w:pPr>
      </w:lvl>
    </w:lvlOverride>
    <w:lvlOverride w:ilvl="5">
      <w:startOverride w:val="1"/>
      <w:lvl w:ilvl="5">
        <w:start w:val="1"/>
        <w:numFmt w:val="decimal"/>
        <w:lvlText w:val="%1.%2.%3.%4.%5.%6"/>
        <w:lvlJc w:val="left"/>
        <w:pPr>
          <w:ind w:left="1860" w:hanging="1152"/>
        </w:pPr>
      </w:lvl>
    </w:lvlOverride>
    <w:lvlOverride w:ilvl="6">
      <w:startOverride w:val="1"/>
      <w:lvl w:ilvl="6">
        <w:start w:val="1"/>
        <w:numFmt w:val="decimal"/>
        <w:lvlText w:val="%1.%2.%3.%4.%5.%6.%7"/>
        <w:lvlJc w:val="left"/>
        <w:pPr>
          <w:ind w:left="2004" w:hanging="1296"/>
        </w:pPr>
      </w:lvl>
    </w:lvlOverride>
    <w:lvlOverride w:ilvl="7">
      <w:startOverride w:val="1"/>
      <w:lvl w:ilvl="7">
        <w:start w:val="1"/>
        <w:numFmt w:val="decimal"/>
        <w:lvlText w:val="%1.%2.%3.%4.%5.%6.%7.%8"/>
        <w:lvlJc w:val="left"/>
        <w:pPr>
          <w:ind w:left="2148" w:hanging="1440"/>
        </w:pPr>
      </w:lvl>
    </w:lvlOverride>
    <w:lvlOverride w:ilvl="8">
      <w:startOverride w:val="1"/>
      <w:lvl w:ilvl="8">
        <w:start w:val="1"/>
        <w:numFmt w:val="decimal"/>
        <w:lvlText w:val="%1.%2.%3.%4.%5.%6.%7.%8.%9"/>
        <w:lvlJc w:val="left"/>
        <w:pPr>
          <w:ind w:left="2292" w:hanging="1584"/>
        </w:pPr>
      </w:lvl>
    </w:lvlOverride>
  </w:num>
  <w:num w:numId="5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1"/>
  </w:num>
  <w:num w:numId="60">
    <w:abstractNumId w:val="17"/>
  </w:num>
  <w:num w:numId="61">
    <w:abstractNumId w:val="3"/>
  </w:num>
  <w:num w:numId="62">
    <w:abstractNumId w:val="66"/>
  </w:num>
  <w:num w:numId="63">
    <w:abstractNumId w:val="16"/>
  </w:num>
  <w:num w:numId="64">
    <w:abstractNumId w:val="48"/>
  </w:num>
  <w:num w:numId="65">
    <w:abstractNumId w:val="57"/>
  </w:num>
  <w:num w:numId="66">
    <w:abstractNumId w:val="20"/>
  </w:num>
  <w:num w:numId="67">
    <w:abstractNumId w:val="51"/>
  </w:num>
  <w:num w:numId="68">
    <w:abstractNumId w:val="62"/>
  </w:num>
  <w:num w:numId="69">
    <w:abstractNumId w:val="31"/>
  </w:num>
  <w:num w:numId="7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0"/>
  </w:num>
  <w:num w:numId="72">
    <w:abstractNumId w:val="21"/>
    <w:lvlOverride w:ilvl="0">
      <w:lvl w:ilvl="0">
        <w:start w:val="5"/>
        <w:numFmt w:val="decimal"/>
        <w:pStyle w:val="Heading1"/>
        <w:lvlText w:val="%1"/>
        <w:lvlJc w:val="left"/>
        <w:pPr>
          <w:ind w:left="567" w:hanging="567"/>
        </w:pPr>
      </w:lvl>
    </w:lvlOverride>
    <w:lvlOverride w:ilvl="1">
      <w:lvl w:ilvl="1">
        <w:start w:val="3"/>
        <w:numFmt w:val="decimal"/>
        <w:pStyle w:val="Heading2"/>
        <w:lvlText w:val="%1.%2"/>
        <w:lvlJc w:val="left"/>
        <w:pPr>
          <w:ind w:left="454" w:hanging="454"/>
        </w:pPr>
      </w:lvl>
    </w:lvlOverride>
    <w:lvlOverride w:ilvl="2">
      <w:lvl w:ilvl="2">
        <w:start w:val="2"/>
        <w:numFmt w:val="decimal"/>
        <w:lvlText w:val="%1.%2.%3"/>
        <w:lvlJc w:val="left"/>
        <w:pPr>
          <w:ind w:left="454" w:hanging="454"/>
        </w:pPr>
      </w:lvl>
    </w:lvlOverride>
    <w:lvlOverride w:ilvl="3">
      <w:lvl w:ilvl="3">
        <w:start w:val="1"/>
        <w:numFmt w:val="decimal"/>
        <w:lvlText w:val="%1.%2.%3.%4"/>
        <w:lvlJc w:val="left"/>
        <w:pPr>
          <w:ind w:left="-709" w:firstLine="851"/>
        </w:pPr>
      </w:lvl>
    </w:lvlOverride>
  </w:num>
  <w:num w:numId="73">
    <w:abstractNumId w:val="12"/>
  </w:num>
  <w:num w:numId="74">
    <w:abstractNumId w:val="27"/>
  </w:num>
  <w:num w:numId="75">
    <w:abstractNumId w:val="45"/>
  </w:num>
  <w:numIdMacAtCleanup w:val="7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ss, Birgit (Bosch)">
    <w15:presenceInfo w15:providerId="None" w15:userId="Boss, Birgit (Bos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0" w:nlCheck="1" w:checkStyle="0"/>
  <w:activeWritingStyle w:appName="MSWord" w:lang="de-DE" w:vendorID="64" w:dllVersion="0" w:nlCheck="1" w:checkStyle="0"/>
  <w:activeWritingStyle w:appName="MSWord" w:lang="en-GB" w:vendorID="64" w:dllVersion="0" w:nlCheck="1" w:checkStyle="1"/>
  <w:activeWritingStyle w:appName="MSWord" w:lang="en-US" w:vendorID="64" w:dllVersion="0" w:nlCheck="1" w:checkStyle="1"/>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it-IT" w:vendorID="64" w:dllVersion="6" w:nlCheck="1" w:checkStyle="0"/>
  <w:activeWritingStyle w:appName="MSWord" w:lang="fr-BE"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de-DE" w:vendorID="64" w:dllVersion="4096" w:nlCheck="1" w:checkStyle="0"/>
  <w:activeWritingStyle w:appName="MSWord" w:lang="fr-BE" w:vendorID="64" w:dllVersion="0" w:nlCheck="1" w:checkStyle="0"/>
  <w:activeWritingStyle w:appName="MSWord" w:lang="fr-BE" w:vendorID="64" w:dllVersion="4096" w:nlCheck="1" w:checkStyle="0"/>
  <w:activeWritingStyle w:appName="MSWord" w:lang="fr-FR" w:vendorID="64" w:dllVersion="4096" w:nlCheck="1" w:checkStyle="0"/>
  <w:activeWritingStyle w:appName="MSWord" w:lang="it-IT" w:vendorID="64" w:dllVersion="4096" w:nlCheck="1" w:checkStyle="0"/>
  <w:activeWritingStyle w:appName="MSWord" w:lang="fr-FR" w:vendorID="64" w:dllVersion="6" w:nlCheck="1" w:checkStyle="0"/>
  <w:activeWritingStyle w:appName="MSWord" w:lang="fr-FR" w:vendorID="64" w:dllVersion="0" w:nlCheck="1" w:checkStyle="0"/>
  <w:proofState w:spelling="clean"/>
  <w:trackRevisions/>
  <w:defaultTabStop w:val="284"/>
  <w:hyphenationZone w:val="425"/>
  <w:defaultTableStyle w:val="PI40Table"/>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yMLSwMDW1MDMwNDdX0lEKTi0uzszPAykwrAUAZwC2BSwAAAA="/>
  </w:docVars>
  <w:rsids>
    <w:rsidRoot w:val="00C57B31"/>
    <w:rsid w:val="00000298"/>
    <w:rsid w:val="00000ED2"/>
    <w:rsid w:val="00001268"/>
    <w:rsid w:val="000012DA"/>
    <w:rsid w:val="00001657"/>
    <w:rsid w:val="00001725"/>
    <w:rsid w:val="00001A81"/>
    <w:rsid w:val="00001ABB"/>
    <w:rsid w:val="00001D9D"/>
    <w:rsid w:val="000021F4"/>
    <w:rsid w:val="00002737"/>
    <w:rsid w:val="00002A5A"/>
    <w:rsid w:val="00002BB6"/>
    <w:rsid w:val="00002C9A"/>
    <w:rsid w:val="00002E3B"/>
    <w:rsid w:val="000035EC"/>
    <w:rsid w:val="00003936"/>
    <w:rsid w:val="00003F50"/>
    <w:rsid w:val="0000403A"/>
    <w:rsid w:val="000040F7"/>
    <w:rsid w:val="000040FF"/>
    <w:rsid w:val="00004138"/>
    <w:rsid w:val="00004928"/>
    <w:rsid w:val="00005512"/>
    <w:rsid w:val="00005EFA"/>
    <w:rsid w:val="00006433"/>
    <w:rsid w:val="0000666E"/>
    <w:rsid w:val="00006A4B"/>
    <w:rsid w:val="00006BF9"/>
    <w:rsid w:val="00006E4F"/>
    <w:rsid w:val="00006E8A"/>
    <w:rsid w:val="00006FAC"/>
    <w:rsid w:val="00007A86"/>
    <w:rsid w:val="00007F45"/>
    <w:rsid w:val="00010552"/>
    <w:rsid w:val="000106BC"/>
    <w:rsid w:val="00010DE1"/>
    <w:rsid w:val="00011233"/>
    <w:rsid w:val="0001158C"/>
    <w:rsid w:val="00011999"/>
    <w:rsid w:val="00011BE5"/>
    <w:rsid w:val="00011F12"/>
    <w:rsid w:val="00011FBA"/>
    <w:rsid w:val="00012582"/>
    <w:rsid w:val="00012617"/>
    <w:rsid w:val="000126EB"/>
    <w:rsid w:val="00012D3D"/>
    <w:rsid w:val="00012F7A"/>
    <w:rsid w:val="00013888"/>
    <w:rsid w:val="00013DBE"/>
    <w:rsid w:val="00013DF6"/>
    <w:rsid w:val="00014458"/>
    <w:rsid w:val="00014474"/>
    <w:rsid w:val="00014637"/>
    <w:rsid w:val="00014687"/>
    <w:rsid w:val="000151A5"/>
    <w:rsid w:val="0001529F"/>
    <w:rsid w:val="00015669"/>
    <w:rsid w:val="00015BE5"/>
    <w:rsid w:val="00016D88"/>
    <w:rsid w:val="00016F7F"/>
    <w:rsid w:val="0001719B"/>
    <w:rsid w:val="0002055A"/>
    <w:rsid w:val="00020D42"/>
    <w:rsid w:val="00020E12"/>
    <w:rsid w:val="00020E90"/>
    <w:rsid w:val="00020F8E"/>
    <w:rsid w:val="0002172A"/>
    <w:rsid w:val="00021962"/>
    <w:rsid w:val="00021CC5"/>
    <w:rsid w:val="00021CE1"/>
    <w:rsid w:val="00021DA6"/>
    <w:rsid w:val="00021E6B"/>
    <w:rsid w:val="0002206E"/>
    <w:rsid w:val="00022355"/>
    <w:rsid w:val="00022491"/>
    <w:rsid w:val="000229CC"/>
    <w:rsid w:val="00022B1B"/>
    <w:rsid w:val="00022B3E"/>
    <w:rsid w:val="00022FB1"/>
    <w:rsid w:val="0002306E"/>
    <w:rsid w:val="0002307B"/>
    <w:rsid w:val="00023698"/>
    <w:rsid w:val="000236AC"/>
    <w:rsid w:val="00023A5E"/>
    <w:rsid w:val="00023C81"/>
    <w:rsid w:val="00023F6A"/>
    <w:rsid w:val="00023F6C"/>
    <w:rsid w:val="00024009"/>
    <w:rsid w:val="00024130"/>
    <w:rsid w:val="000241D8"/>
    <w:rsid w:val="000242FD"/>
    <w:rsid w:val="000246E6"/>
    <w:rsid w:val="000247AB"/>
    <w:rsid w:val="00024D15"/>
    <w:rsid w:val="00024DE4"/>
    <w:rsid w:val="00025073"/>
    <w:rsid w:val="00025201"/>
    <w:rsid w:val="00025B65"/>
    <w:rsid w:val="00026804"/>
    <w:rsid w:val="00026A3E"/>
    <w:rsid w:val="00026BB2"/>
    <w:rsid w:val="000272AC"/>
    <w:rsid w:val="000274BB"/>
    <w:rsid w:val="00027E62"/>
    <w:rsid w:val="00030570"/>
    <w:rsid w:val="00031097"/>
    <w:rsid w:val="000310FF"/>
    <w:rsid w:val="00031159"/>
    <w:rsid w:val="000313B4"/>
    <w:rsid w:val="00031539"/>
    <w:rsid w:val="00031CDF"/>
    <w:rsid w:val="000324C4"/>
    <w:rsid w:val="00032FC2"/>
    <w:rsid w:val="00033759"/>
    <w:rsid w:val="00033B05"/>
    <w:rsid w:val="00033E45"/>
    <w:rsid w:val="000345D2"/>
    <w:rsid w:val="000345DE"/>
    <w:rsid w:val="000346EE"/>
    <w:rsid w:val="00034715"/>
    <w:rsid w:val="00034A96"/>
    <w:rsid w:val="00034C12"/>
    <w:rsid w:val="00034C4D"/>
    <w:rsid w:val="00034D4F"/>
    <w:rsid w:val="00034D50"/>
    <w:rsid w:val="0003536A"/>
    <w:rsid w:val="000355AF"/>
    <w:rsid w:val="00035E3E"/>
    <w:rsid w:val="0003625F"/>
    <w:rsid w:val="000362B3"/>
    <w:rsid w:val="000368EF"/>
    <w:rsid w:val="00036908"/>
    <w:rsid w:val="00036DAF"/>
    <w:rsid w:val="00036E73"/>
    <w:rsid w:val="000373DE"/>
    <w:rsid w:val="00037603"/>
    <w:rsid w:val="00037E88"/>
    <w:rsid w:val="00040316"/>
    <w:rsid w:val="00040448"/>
    <w:rsid w:val="00040541"/>
    <w:rsid w:val="00040EDF"/>
    <w:rsid w:val="00041589"/>
    <w:rsid w:val="000415C5"/>
    <w:rsid w:val="000416B6"/>
    <w:rsid w:val="000418D8"/>
    <w:rsid w:val="00041C32"/>
    <w:rsid w:val="00041D95"/>
    <w:rsid w:val="00041E68"/>
    <w:rsid w:val="00041E89"/>
    <w:rsid w:val="00042021"/>
    <w:rsid w:val="00042486"/>
    <w:rsid w:val="00042A23"/>
    <w:rsid w:val="00042A5A"/>
    <w:rsid w:val="00042E01"/>
    <w:rsid w:val="00043731"/>
    <w:rsid w:val="00043D03"/>
    <w:rsid w:val="00043F17"/>
    <w:rsid w:val="000440FF"/>
    <w:rsid w:val="0004479A"/>
    <w:rsid w:val="00044A5B"/>
    <w:rsid w:val="00045293"/>
    <w:rsid w:val="00045650"/>
    <w:rsid w:val="000457E4"/>
    <w:rsid w:val="0004598C"/>
    <w:rsid w:val="00045DC0"/>
    <w:rsid w:val="00046240"/>
    <w:rsid w:val="000463A2"/>
    <w:rsid w:val="0004645F"/>
    <w:rsid w:val="000466EF"/>
    <w:rsid w:val="000467CA"/>
    <w:rsid w:val="00046907"/>
    <w:rsid w:val="00046C62"/>
    <w:rsid w:val="0004761E"/>
    <w:rsid w:val="000476CF"/>
    <w:rsid w:val="00047868"/>
    <w:rsid w:val="00050CE7"/>
    <w:rsid w:val="000510B0"/>
    <w:rsid w:val="00051872"/>
    <w:rsid w:val="00051A42"/>
    <w:rsid w:val="000526B8"/>
    <w:rsid w:val="00052881"/>
    <w:rsid w:val="00052AE6"/>
    <w:rsid w:val="000532A9"/>
    <w:rsid w:val="000533E9"/>
    <w:rsid w:val="0005356C"/>
    <w:rsid w:val="00053B7A"/>
    <w:rsid w:val="000546B7"/>
    <w:rsid w:val="00054883"/>
    <w:rsid w:val="00054BB9"/>
    <w:rsid w:val="00054D60"/>
    <w:rsid w:val="00055024"/>
    <w:rsid w:val="00055A21"/>
    <w:rsid w:val="00055A3E"/>
    <w:rsid w:val="00055B31"/>
    <w:rsid w:val="000560B4"/>
    <w:rsid w:val="00056333"/>
    <w:rsid w:val="000565D2"/>
    <w:rsid w:val="000570E4"/>
    <w:rsid w:val="000573DD"/>
    <w:rsid w:val="00057722"/>
    <w:rsid w:val="000577A3"/>
    <w:rsid w:val="000577F4"/>
    <w:rsid w:val="0005793A"/>
    <w:rsid w:val="00057973"/>
    <w:rsid w:val="00057A34"/>
    <w:rsid w:val="00057D2C"/>
    <w:rsid w:val="00060503"/>
    <w:rsid w:val="0006058D"/>
    <w:rsid w:val="000605D9"/>
    <w:rsid w:val="00060749"/>
    <w:rsid w:val="0006082A"/>
    <w:rsid w:val="00060997"/>
    <w:rsid w:val="000609B5"/>
    <w:rsid w:val="00060B4A"/>
    <w:rsid w:val="00060E1C"/>
    <w:rsid w:val="00061D12"/>
    <w:rsid w:val="00061E92"/>
    <w:rsid w:val="00062170"/>
    <w:rsid w:val="000623B0"/>
    <w:rsid w:val="000624E3"/>
    <w:rsid w:val="00062E1C"/>
    <w:rsid w:val="000633F2"/>
    <w:rsid w:val="0006360A"/>
    <w:rsid w:val="00063904"/>
    <w:rsid w:val="000645C5"/>
    <w:rsid w:val="000648EA"/>
    <w:rsid w:val="00064B0A"/>
    <w:rsid w:val="00065339"/>
    <w:rsid w:val="00065560"/>
    <w:rsid w:val="00065A69"/>
    <w:rsid w:val="00065F08"/>
    <w:rsid w:val="00066144"/>
    <w:rsid w:val="00066E02"/>
    <w:rsid w:val="0006718E"/>
    <w:rsid w:val="0006720A"/>
    <w:rsid w:val="00067833"/>
    <w:rsid w:val="00067975"/>
    <w:rsid w:val="00070088"/>
    <w:rsid w:val="00070335"/>
    <w:rsid w:val="000703C9"/>
    <w:rsid w:val="00070BF7"/>
    <w:rsid w:val="00070F58"/>
    <w:rsid w:val="00071540"/>
    <w:rsid w:val="0007162C"/>
    <w:rsid w:val="000716D6"/>
    <w:rsid w:val="000717A5"/>
    <w:rsid w:val="000718A9"/>
    <w:rsid w:val="000718C4"/>
    <w:rsid w:val="000720E3"/>
    <w:rsid w:val="00072536"/>
    <w:rsid w:val="0007253F"/>
    <w:rsid w:val="00072CE4"/>
    <w:rsid w:val="00072DA0"/>
    <w:rsid w:val="00072F48"/>
    <w:rsid w:val="000731F3"/>
    <w:rsid w:val="00073408"/>
    <w:rsid w:val="000734AE"/>
    <w:rsid w:val="00073BEA"/>
    <w:rsid w:val="00073FF6"/>
    <w:rsid w:val="00074143"/>
    <w:rsid w:val="000743B1"/>
    <w:rsid w:val="00074438"/>
    <w:rsid w:val="00074601"/>
    <w:rsid w:val="00074EEF"/>
    <w:rsid w:val="00075367"/>
    <w:rsid w:val="000754BF"/>
    <w:rsid w:val="0007556C"/>
    <w:rsid w:val="00075620"/>
    <w:rsid w:val="00075705"/>
    <w:rsid w:val="00075E21"/>
    <w:rsid w:val="000762F0"/>
    <w:rsid w:val="00076917"/>
    <w:rsid w:val="000774C1"/>
    <w:rsid w:val="00077CD7"/>
    <w:rsid w:val="00077CE6"/>
    <w:rsid w:val="000800BF"/>
    <w:rsid w:val="000803F7"/>
    <w:rsid w:val="00080586"/>
    <w:rsid w:val="00080C15"/>
    <w:rsid w:val="000817FA"/>
    <w:rsid w:val="00081DF1"/>
    <w:rsid w:val="000820AF"/>
    <w:rsid w:val="00082645"/>
    <w:rsid w:val="00082822"/>
    <w:rsid w:val="00082ADD"/>
    <w:rsid w:val="00082CB3"/>
    <w:rsid w:val="00083E98"/>
    <w:rsid w:val="00083F81"/>
    <w:rsid w:val="00084652"/>
    <w:rsid w:val="00084AE5"/>
    <w:rsid w:val="00084ED9"/>
    <w:rsid w:val="00084F2E"/>
    <w:rsid w:val="00084F8F"/>
    <w:rsid w:val="00085004"/>
    <w:rsid w:val="000850B7"/>
    <w:rsid w:val="00085504"/>
    <w:rsid w:val="00085523"/>
    <w:rsid w:val="000857BE"/>
    <w:rsid w:val="000858A7"/>
    <w:rsid w:val="0008599C"/>
    <w:rsid w:val="0008638A"/>
    <w:rsid w:val="00086484"/>
    <w:rsid w:val="00086807"/>
    <w:rsid w:val="00086948"/>
    <w:rsid w:val="00086A19"/>
    <w:rsid w:val="00086C77"/>
    <w:rsid w:val="0008730F"/>
    <w:rsid w:val="0008796B"/>
    <w:rsid w:val="00087C07"/>
    <w:rsid w:val="0009028A"/>
    <w:rsid w:val="0009087F"/>
    <w:rsid w:val="00090C86"/>
    <w:rsid w:val="00090CB1"/>
    <w:rsid w:val="00090E34"/>
    <w:rsid w:val="000911DE"/>
    <w:rsid w:val="0009159E"/>
    <w:rsid w:val="00091D3E"/>
    <w:rsid w:val="00091D7C"/>
    <w:rsid w:val="00091DAA"/>
    <w:rsid w:val="00091E5E"/>
    <w:rsid w:val="0009211D"/>
    <w:rsid w:val="0009219F"/>
    <w:rsid w:val="00092753"/>
    <w:rsid w:val="0009279D"/>
    <w:rsid w:val="00092B2F"/>
    <w:rsid w:val="00092C9F"/>
    <w:rsid w:val="00092CE7"/>
    <w:rsid w:val="00092E43"/>
    <w:rsid w:val="00093077"/>
    <w:rsid w:val="000932B2"/>
    <w:rsid w:val="0009336A"/>
    <w:rsid w:val="000934F9"/>
    <w:rsid w:val="00093A15"/>
    <w:rsid w:val="000943EB"/>
    <w:rsid w:val="00094484"/>
    <w:rsid w:val="0009472B"/>
    <w:rsid w:val="00094D68"/>
    <w:rsid w:val="00094DA4"/>
    <w:rsid w:val="00094E8B"/>
    <w:rsid w:val="00094EC9"/>
    <w:rsid w:val="00095049"/>
    <w:rsid w:val="00095094"/>
    <w:rsid w:val="00095471"/>
    <w:rsid w:val="00095A78"/>
    <w:rsid w:val="00095D37"/>
    <w:rsid w:val="00095D65"/>
    <w:rsid w:val="000960D2"/>
    <w:rsid w:val="00096E86"/>
    <w:rsid w:val="00096F6E"/>
    <w:rsid w:val="00097511"/>
    <w:rsid w:val="00097627"/>
    <w:rsid w:val="00097BA8"/>
    <w:rsid w:val="00097E9F"/>
    <w:rsid w:val="00097EEC"/>
    <w:rsid w:val="000A036C"/>
    <w:rsid w:val="000A081C"/>
    <w:rsid w:val="000A0E45"/>
    <w:rsid w:val="000A0EF5"/>
    <w:rsid w:val="000A1AE2"/>
    <w:rsid w:val="000A1C2B"/>
    <w:rsid w:val="000A21E7"/>
    <w:rsid w:val="000A2200"/>
    <w:rsid w:val="000A22A7"/>
    <w:rsid w:val="000A2723"/>
    <w:rsid w:val="000A2946"/>
    <w:rsid w:val="000A2EE4"/>
    <w:rsid w:val="000A2FDE"/>
    <w:rsid w:val="000A3ABF"/>
    <w:rsid w:val="000A3E03"/>
    <w:rsid w:val="000A402E"/>
    <w:rsid w:val="000A422F"/>
    <w:rsid w:val="000A4866"/>
    <w:rsid w:val="000A4EA2"/>
    <w:rsid w:val="000A4F66"/>
    <w:rsid w:val="000A522E"/>
    <w:rsid w:val="000A52E6"/>
    <w:rsid w:val="000A5990"/>
    <w:rsid w:val="000A5F25"/>
    <w:rsid w:val="000A70BA"/>
    <w:rsid w:val="000A714C"/>
    <w:rsid w:val="000A7154"/>
    <w:rsid w:val="000A7352"/>
    <w:rsid w:val="000A7560"/>
    <w:rsid w:val="000A7C99"/>
    <w:rsid w:val="000A7D04"/>
    <w:rsid w:val="000B02BB"/>
    <w:rsid w:val="000B08BA"/>
    <w:rsid w:val="000B0980"/>
    <w:rsid w:val="000B0BF1"/>
    <w:rsid w:val="000B0D59"/>
    <w:rsid w:val="000B0E29"/>
    <w:rsid w:val="000B1285"/>
    <w:rsid w:val="000B16CE"/>
    <w:rsid w:val="000B1E1E"/>
    <w:rsid w:val="000B23F9"/>
    <w:rsid w:val="000B25CE"/>
    <w:rsid w:val="000B261F"/>
    <w:rsid w:val="000B2844"/>
    <w:rsid w:val="000B2B50"/>
    <w:rsid w:val="000B2C50"/>
    <w:rsid w:val="000B3668"/>
    <w:rsid w:val="000B36CA"/>
    <w:rsid w:val="000B3E8A"/>
    <w:rsid w:val="000B4152"/>
    <w:rsid w:val="000B4E80"/>
    <w:rsid w:val="000B51A4"/>
    <w:rsid w:val="000B5401"/>
    <w:rsid w:val="000B54A8"/>
    <w:rsid w:val="000B5519"/>
    <w:rsid w:val="000B5523"/>
    <w:rsid w:val="000B5D27"/>
    <w:rsid w:val="000B6376"/>
    <w:rsid w:val="000B65A1"/>
    <w:rsid w:val="000B65FB"/>
    <w:rsid w:val="000B6A70"/>
    <w:rsid w:val="000B6B7D"/>
    <w:rsid w:val="000B6B96"/>
    <w:rsid w:val="000B6C4D"/>
    <w:rsid w:val="000B7819"/>
    <w:rsid w:val="000C020C"/>
    <w:rsid w:val="000C0562"/>
    <w:rsid w:val="000C07AC"/>
    <w:rsid w:val="000C1222"/>
    <w:rsid w:val="000C1385"/>
    <w:rsid w:val="000C14F7"/>
    <w:rsid w:val="000C19C0"/>
    <w:rsid w:val="000C228F"/>
    <w:rsid w:val="000C2511"/>
    <w:rsid w:val="000C2BC8"/>
    <w:rsid w:val="000C2EBB"/>
    <w:rsid w:val="000C3641"/>
    <w:rsid w:val="000C36B5"/>
    <w:rsid w:val="000C39E5"/>
    <w:rsid w:val="000C3BCF"/>
    <w:rsid w:val="000C3CDE"/>
    <w:rsid w:val="000C3EB0"/>
    <w:rsid w:val="000C43AA"/>
    <w:rsid w:val="000C4511"/>
    <w:rsid w:val="000C4FDA"/>
    <w:rsid w:val="000C50AD"/>
    <w:rsid w:val="000C52EB"/>
    <w:rsid w:val="000C54B9"/>
    <w:rsid w:val="000C5613"/>
    <w:rsid w:val="000C5671"/>
    <w:rsid w:val="000C5965"/>
    <w:rsid w:val="000C5E1E"/>
    <w:rsid w:val="000C69D7"/>
    <w:rsid w:val="000C6DD6"/>
    <w:rsid w:val="000C76FB"/>
    <w:rsid w:val="000C7787"/>
    <w:rsid w:val="000C78DA"/>
    <w:rsid w:val="000C7904"/>
    <w:rsid w:val="000C7F6C"/>
    <w:rsid w:val="000D083F"/>
    <w:rsid w:val="000D09A2"/>
    <w:rsid w:val="000D09C5"/>
    <w:rsid w:val="000D0B78"/>
    <w:rsid w:val="000D0DBA"/>
    <w:rsid w:val="000D141D"/>
    <w:rsid w:val="000D18C9"/>
    <w:rsid w:val="000D1934"/>
    <w:rsid w:val="000D1964"/>
    <w:rsid w:val="000D1B41"/>
    <w:rsid w:val="000D1F82"/>
    <w:rsid w:val="000D2867"/>
    <w:rsid w:val="000D2B27"/>
    <w:rsid w:val="000D340A"/>
    <w:rsid w:val="000D3BB1"/>
    <w:rsid w:val="000D3F9E"/>
    <w:rsid w:val="000D42D2"/>
    <w:rsid w:val="000D4679"/>
    <w:rsid w:val="000D488F"/>
    <w:rsid w:val="000D507A"/>
    <w:rsid w:val="000D51BA"/>
    <w:rsid w:val="000D51F2"/>
    <w:rsid w:val="000D5268"/>
    <w:rsid w:val="000D53C5"/>
    <w:rsid w:val="000D56E7"/>
    <w:rsid w:val="000D5858"/>
    <w:rsid w:val="000D59DD"/>
    <w:rsid w:val="000D5DEF"/>
    <w:rsid w:val="000D5EDB"/>
    <w:rsid w:val="000D613C"/>
    <w:rsid w:val="000D64CF"/>
    <w:rsid w:val="000D6594"/>
    <w:rsid w:val="000D667E"/>
    <w:rsid w:val="000D6BCC"/>
    <w:rsid w:val="000D7319"/>
    <w:rsid w:val="000D73C2"/>
    <w:rsid w:val="000D74B1"/>
    <w:rsid w:val="000E006A"/>
    <w:rsid w:val="000E03FF"/>
    <w:rsid w:val="000E098A"/>
    <w:rsid w:val="000E0BF4"/>
    <w:rsid w:val="000E0DB1"/>
    <w:rsid w:val="000E0FFB"/>
    <w:rsid w:val="000E1041"/>
    <w:rsid w:val="000E1055"/>
    <w:rsid w:val="000E1C67"/>
    <w:rsid w:val="000E1D85"/>
    <w:rsid w:val="000E25FF"/>
    <w:rsid w:val="000E28F4"/>
    <w:rsid w:val="000E2CA6"/>
    <w:rsid w:val="000E2DAE"/>
    <w:rsid w:val="000E2E08"/>
    <w:rsid w:val="000E30D4"/>
    <w:rsid w:val="000E31FC"/>
    <w:rsid w:val="000E36E4"/>
    <w:rsid w:val="000E3A59"/>
    <w:rsid w:val="000E3F16"/>
    <w:rsid w:val="000E406D"/>
    <w:rsid w:val="000E438B"/>
    <w:rsid w:val="000E47B7"/>
    <w:rsid w:val="000E4A68"/>
    <w:rsid w:val="000E4AE2"/>
    <w:rsid w:val="000E4B6C"/>
    <w:rsid w:val="000E5012"/>
    <w:rsid w:val="000E513D"/>
    <w:rsid w:val="000E541C"/>
    <w:rsid w:val="000E5C1B"/>
    <w:rsid w:val="000E5D79"/>
    <w:rsid w:val="000E5EE2"/>
    <w:rsid w:val="000E679C"/>
    <w:rsid w:val="000E6814"/>
    <w:rsid w:val="000E6DEA"/>
    <w:rsid w:val="000E6F2F"/>
    <w:rsid w:val="000E6F79"/>
    <w:rsid w:val="000E7046"/>
    <w:rsid w:val="000E72FC"/>
    <w:rsid w:val="000E7675"/>
    <w:rsid w:val="000E76B8"/>
    <w:rsid w:val="000E7C91"/>
    <w:rsid w:val="000E7D68"/>
    <w:rsid w:val="000E7EB4"/>
    <w:rsid w:val="000F00AF"/>
    <w:rsid w:val="000F0446"/>
    <w:rsid w:val="000F05B8"/>
    <w:rsid w:val="000F07D0"/>
    <w:rsid w:val="000F08A6"/>
    <w:rsid w:val="000F164C"/>
    <w:rsid w:val="000F1818"/>
    <w:rsid w:val="000F203D"/>
    <w:rsid w:val="000F2153"/>
    <w:rsid w:val="000F2166"/>
    <w:rsid w:val="000F2302"/>
    <w:rsid w:val="000F24C4"/>
    <w:rsid w:val="000F269D"/>
    <w:rsid w:val="000F2814"/>
    <w:rsid w:val="000F29D4"/>
    <w:rsid w:val="000F2C86"/>
    <w:rsid w:val="000F2E8B"/>
    <w:rsid w:val="000F30A3"/>
    <w:rsid w:val="000F3475"/>
    <w:rsid w:val="000F38C0"/>
    <w:rsid w:val="000F4036"/>
    <w:rsid w:val="000F4315"/>
    <w:rsid w:val="000F485A"/>
    <w:rsid w:val="000F4A33"/>
    <w:rsid w:val="000F4FDE"/>
    <w:rsid w:val="000F56ED"/>
    <w:rsid w:val="000F5B70"/>
    <w:rsid w:val="000F5C77"/>
    <w:rsid w:val="000F62DC"/>
    <w:rsid w:val="000F6866"/>
    <w:rsid w:val="000F6CD9"/>
    <w:rsid w:val="000F6EFE"/>
    <w:rsid w:val="000F6FDD"/>
    <w:rsid w:val="000F707D"/>
    <w:rsid w:val="000F70C8"/>
    <w:rsid w:val="000F74FF"/>
    <w:rsid w:val="000F776B"/>
    <w:rsid w:val="000F7C5B"/>
    <w:rsid w:val="000F7DF7"/>
    <w:rsid w:val="000F7E83"/>
    <w:rsid w:val="0010035D"/>
    <w:rsid w:val="0010042F"/>
    <w:rsid w:val="00100990"/>
    <w:rsid w:val="00100BDD"/>
    <w:rsid w:val="0010128F"/>
    <w:rsid w:val="00101328"/>
    <w:rsid w:val="0010179C"/>
    <w:rsid w:val="0010192C"/>
    <w:rsid w:val="00101D82"/>
    <w:rsid w:val="00102097"/>
    <w:rsid w:val="00102592"/>
    <w:rsid w:val="00103391"/>
    <w:rsid w:val="00103477"/>
    <w:rsid w:val="00103726"/>
    <w:rsid w:val="0010393B"/>
    <w:rsid w:val="00103E41"/>
    <w:rsid w:val="0010454D"/>
    <w:rsid w:val="00104832"/>
    <w:rsid w:val="00104912"/>
    <w:rsid w:val="0010527C"/>
    <w:rsid w:val="00105707"/>
    <w:rsid w:val="00105757"/>
    <w:rsid w:val="00105AF6"/>
    <w:rsid w:val="00105B38"/>
    <w:rsid w:val="00105B6F"/>
    <w:rsid w:val="00105FA1"/>
    <w:rsid w:val="00105FBC"/>
    <w:rsid w:val="001063CB"/>
    <w:rsid w:val="00106846"/>
    <w:rsid w:val="00106A3B"/>
    <w:rsid w:val="00106A94"/>
    <w:rsid w:val="00106CF4"/>
    <w:rsid w:val="0010715D"/>
    <w:rsid w:val="00107720"/>
    <w:rsid w:val="001078CA"/>
    <w:rsid w:val="00107EA8"/>
    <w:rsid w:val="00107F7C"/>
    <w:rsid w:val="00110348"/>
    <w:rsid w:val="0011042B"/>
    <w:rsid w:val="00110719"/>
    <w:rsid w:val="00110904"/>
    <w:rsid w:val="001109E5"/>
    <w:rsid w:val="00110A48"/>
    <w:rsid w:val="001110A7"/>
    <w:rsid w:val="00111244"/>
    <w:rsid w:val="001115DB"/>
    <w:rsid w:val="001117B6"/>
    <w:rsid w:val="00111834"/>
    <w:rsid w:val="0011196A"/>
    <w:rsid w:val="00111B1B"/>
    <w:rsid w:val="00111DA4"/>
    <w:rsid w:val="001127E0"/>
    <w:rsid w:val="001129D3"/>
    <w:rsid w:val="00112CC5"/>
    <w:rsid w:val="00112D19"/>
    <w:rsid w:val="0011342C"/>
    <w:rsid w:val="00113E5F"/>
    <w:rsid w:val="00113EFD"/>
    <w:rsid w:val="0011439E"/>
    <w:rsid w:val="001145E9"/>
    <w:rsid w:val="001148BC"/>
    <w:rsid w:val="00114901"/>
    <w:rsid w:val="0011492F"/>
    <w:rsid w:val="00114AD5"/>
    <w:rsid w:val="00114C47"/>
    <w:rsid w:val="00114F30"/>
    <w:rsid w:val="0011507D"/>
    <w:rsid w:val="00115468"/>
    <w:rsid w:val="0011558B"/>
    <w:rsid w:val="00115592"/>
    <w:rsid w:val="00115EBE"/>
    <w:rsid w:val="00115FEB"/>
    <w:rsid w:val="0011639E"/>
    <w:rsid w:val="0011655B"/>
    <w:rsid w:val="00117190"/>
    <w:rsid w:val="001171D9"/>
    <w:rsid w:val="001174CB"/>
    <w:rsid w:val="00117639"/>
    <w:rsid w:val="001176A3"/>
    <w:rsid w:val="00117821"/>
    <w:rsid w:val="00117BFF"/>
    <w:rsid w:val="00120021"/>
    <w:rsid w:val="00120048"/>
    <w:rsid w:val="00120462"/>
    <w:rsid w:val="00120922"/>
    <w:rsid w:val="001210FE"/>
    <w:rsid w:val="00121108"/>
    <w:rsid w:val="0012111C"/>
    <w:rsid w:val="0012149E"/>
    <w:rsid w:val="00121544"/>
    <w:rsid w:val="00121A2F"/>
    <w:rsid w:val="00121AAF"/>
    <w:rsid w:val="00121ABB"/>
    <w:rsid w:val="0012210A"/>
    <w:rsid w:val="00122347"/>
    <w:rsid w:val="00122441"/>
    <w:rsid w:val="0012267D"/>
    <w:rsid w:val="00122788"/>
    <w:rsid w:val="00122B66"/>
    <w:rsid w:val="00122CD4"/>
    <w:rsid w:val="00122D91"/>
    <w:rsid w:val="00122EE2"/>
    <w:rsid w:val="001230FF"/>
    <w:rsid w:val="001231A2"/>
    <w:rsid w:val="001237BC"/>
    <w:rsid w:val="00123BC8"/>
    <w:rsid w:val="00123C4B"/>
    <w:rsid w:val="00124076"/>
    <w:rsid w:val="00124204"/>
    <w:rsid w:val="00124264"/>
    <w:rsid w:val="00125B6A"/>
    <w:rsid w:val="00125C2C"/>
    <w:rsid w:val="00125D70"/>
    <w:rsid w:val="00125E2A"/>
    <w:rsid w:val="0012614D"/>
    <w:rsid w:val="001262FC"/>
    <w:rsid w:val="00126325"/>
    <w:rsid w:val="00126838"/>
    <w:rsid w:val="001268E0"/>
    <w:rsid w:val="00126BF4"/>
    <w:rsid w:val="00126E34"/>
    <w:rsid w:val="00126EFB"/>
    <w:rsid w:val="001271C6"/>
    <w:rsid w:val="001273FB"/>
    <w:rsid w:val="00127553"/>
    <w:rsid w:val="001277BD"/>
    <w:rsid w:val="001277DE"/>
    <w:rsid w:val="00127A60"/>
    <w:rsid w:val="00127EC0"/>
    <w:rsid w:val="00130271"/>
    <w:rsid w:val="0013034E"/>
    <w:rsid w:val="00130584"/>
    <w:rsid w:val="001308AC"/>
    <w:rsid w:val="00130C75"/>
    <w:rsid w:val="00130D70"/>
    <w:rsid w:val="00131219"/>
    <w:rsid w:val="00131342"/>
    <w:rsid w:val="001313EC"/>
    <w:rsid w:val="0013194B"/>
    <w:rsid w:val="001319BA"/>
    <w:rsid w:val="00131FE2"/>
    <w:rsid w:val="001322EC"/>
    <w:rsid w:val="00132346"/>
    <w:rsid w:val="00132D78"/>
    <w:rsid w:val="00133010"/>
    <w:rsid w:val="001335FA"/>
    <w:rsid w:val="0013375E"/>
    <w:rsid w:val="00134217"/>
    <w:rsid w:val="0013469A"/>
    <w:rsid w:val="0013469E"/>
    <w:rsid w:val="0013498D"/>
    <w:rsid w:val="00134C6B"/>
    <w:rsid w:val="00134F02"/>
    <w:rsid w:val="00135542"/>
    <w:rsid w:val="00135733"/>
    <w:rsid w:val="00135A83"/>
    <w:rsid w:val="00136015"/>
    <w:rsid w:val="001361F8"/>
    <w:rsid w:val="00136473"/>
    <w:rsid w:val="001364D9"/>
    <w:rsid w:val="00137913"/>
    <w:rsid w:val="00137BA3"/>
    <w:rsid w:val="00137C37"/>
    <w:rsid w:val="00140270"/>
    <w:rsid w:val="001408D0"/>
    <w:rsid w:val="00140920"/>
    <w:rsid w:val="00140C55"/>
    <w:rsid w:val="00140D5E"/>
    <w:rsid w:val="001415DE"/>
    <w:rsid w:val="00141703"/>
    <w:rsid w:val="0014189F"/>
    <w:rsid w:val="001418A7"/>
    <w:rsid w:val="0014190C"/>
    <w:rsid w:val="0014290A"/>
    <w:rsid w:val="00142EB4"/>
    <w:rsid w:val="00142F15"/>
    <w:rsid w:val="00143B01"/>
    <w:rsid w:val="00143DC9"/>
    <w:rsid w:val="00143FDE"/>
    <w:rsid w:val="00144074"/>
    <w:rsid w:val="00144249"/>
    <w:rsid w:val="00144783"/>
    <w:rsid w:val="001447AD"/>
    <w:rsid w:val="00144EDB"/>
    <w:rsid w:val="00144F8E"/>
    <w:rsid w:val="0014549F"/>
    <w:rsid w:val="0014556C"/>
    <w:rsid w:val="00145685"/>
    <w:rsid w:val="00146552"/>
    <w:rsid w:val="00146637"/>
    <w:rsid w:val="00146B24"/>
    <w:rsid w:val="00146CF3"/>
    <w:rsid w:val="00146D28"/>
    <w:rsid w:val="00146F84"/>
    <w:rsid w:val="001471FA"/>
    <w:rsid w:val="001472AC"/>
    <w:rsid w:val="00147783"/>
    <w:rsid w:val="0014785D"/>
    <w:rsid w:val="00147CE6"/>
    <w:rsid w:val="00150B8A"/>
    <w:rsid w:val="00150E16"/>
    <w:rsid w:val="00150F24"/>
    <w:rsid w:val="001512D7"/>
    <w:rsid w:val="00151343"/>
    <w:rsid w:val="0015168A"/>
    <w:rsid w:val="001517B0"/>
    <w:rsid w:val="0015186E"/>
    <w:rsid w:val="001519CE"/>
    <w:rsid w:val="001520B6"/>
    <w:rsid w:val="00152137"/>
    <w:rsid w:val="0015237E"/>
    <w:rsid w:val="00152498"/>
    <w:rsid w:val="0015264E"/>
    <w:rsid w:val="00152674"/>
    <w:rsid w:val="00152956"/>
    <w:rsid w:val="00152F64"/>
    <w:rsid w:val="001530F4"/>
    <w:rsid w:val="0015380F"/>
    <w:rsid w:val="00153856"/>
    <w:rsid w:val="00153866"/>
    <w:rsid w:val="00153979"/>
    <w:rsid w:val="001541F8"/>
    <w:rsid w:val="001543EB"/>
    <w:rsid w:val="0015445A"/>
    <w:rsid w:val="00154651"/>
    <w:rsid w:val="00154660"/>
    <w:rsid w:val="00154AAB"/>
    <w:rsid w:val="001552CB"/>
    <w:rsid w:val="001553C3"/>
    <w:rsid w:val="00155508"/>
    <w:rsid w:val="00155905"/>
    <w:rsid w:val="00155FE7"/>
    <w:rsid w:val="0015633F"/>
    <w:rsid w:val="00156B6B"/>
    <w:rsid w:val="00156DB5"/>
    <w:rsid w:val="00156F23"/>
    <w:rsid w:val="00156FE6"/>
    <w:rsid w:val="001571C4"/>
    <w:rsid w:val="0015746F"/>
    <w:rsid w:val="00157928"/>
    <w:rsid w:val="00160025"/>
    <w:rsid w:val="00160072"/>
    <w:rsid w:val="00160702"/>
    <w:rsid w:val="00160725"/>
    <w:rsid w:val="001608A1"/>
    <w:rsid w:val="00160A4D"/>
    <w:rsid w:val="00160BA4"/>
    <w:rsid w:val="00160C41"/>
    <w:rsid w:val="0016171F"/>
    <w:rsid w:val="00161738"/>
    <w:rsid w:val="00161754"/>
    <w:rsid w:val="001617E5"/>
    <w:rsid w:val="001618FC"/>
    <w:rsid w:val="00161CBD"/>
    <w:rsid w:val="00161DA8"/>
    <w:rsid w:val="00162116"/>
    <w:rsid w:val="0016266B"/>
    <w:rsid w:val="001626AF"/>
    <w:rsid w:val="00162C5C"/>
    <w:rsid w:val="0016332B"/>
    <w:rsid w:val="001635B3"/>
    <w:rsid w:val="00163E50"/>
    <w:rsid w:val="00164D34"/>
    <w:rsid w:val="00164D65"/>
    <w:rsid w:val="00164F81"/>
    <w:rsid w:val="00164FA3"/>
    <w:rsid w:val="001658B7"/>
    <w:rsid w:val="001658C3"/>
    <w:rsid w:val="00165A0E"/>
    <w:rsid w:val="00165A71"/>
    <w:rsid w:val="00165AAC"/>
    <w:rsid w:val="00165E18"/>
    <w:rsid w:val="00166123"/>
    <w:rsid w:val="0016663A"/>
    <w:rsid w:val="00166912"/>
    <w:rsid w:val="00166B11"/>
    <w:rsid w:val="001704D0"/>
    <w:rsid w:val="00170FE0"/>
    <w:rsid w:val="0017131D"/>
    <w:rsid w:val="0017134D"/>
    <w:rsid w:val="00171A49"/>
    <w:rsid w:val="00171CD9"/>
    <w:rsid w:val="00171E45"/>
    <w:rsid w:val="00172436"/>
    <w:rsid w:val="001724D5"/>
    <w:rsid w:val="00172527"/>
    <w:rsid w:val="00172D2B"/>
    <w:rsid w:val="00173269"/>
    <w:rsid w:val="0017326E"/>
    <w:rsid w:val="001736E7"/>
    <w:rsid w:val="00173761"/>
    <w:rsid w:val="0017396F"/>
    <w:rsid w:val="00173ABA"/>
    <w:rsid w:val="00174028"/>
    <w:rsid w:val="00174C2E"/>
    <w:rsid w:val="00175160"/>
    <w:rsid w:val="00175172"/>
    <w:rsid w:val="001753E1"/>
    <w:rsid w:val="00175EA1"/>
    <w:rsid w:val="00176440"/>
    <w:rsid w:val="00176C02"/>
    <w:rsid w:val="00177260"/>
    <w:rsid w:val="0017731B"/>
    <w:rsid w:val="001775A1"/>
    <w:rsid w:val="00177894"/>
    <w:rsid w:val="00177B30"/>
    <w:rsid w:val="00177F79"/>
    <w:rsid w:val="00180A62"/>
    <w:rsid w:val="00180AC4"/>
    <w:rsid w:val="00180EFB"/>
    <w:rsid w:val="0018188C"/>
    <w:rsid w:val="00181E16"/>
    <w:rsid w:val="00182024"/>
    <w:rsid w:val="00182CE3"/>
    <w:rsid w:val="00182D0F"/>
    <w:rsid w:val="00183673"/>
    <w:rsid w:val="00183848"/>
    <w:rsid w:val="00183856"/>
    <w:rsid w:val="0018389F"/>
    <w:rsid w:val="00183B4F"/>
    <w:rsid w:val="00184E25"/>
    <w:rsid w:val="00184F51"/>
    <w:rsid w:val="0018538C"/>
    <w:rsid w:val="001855DE"/>
    <w:rsid w:val="001858EB"/>
    <w:rsid w:val="00185A60"/>
    <w:rsid w:val="00185D0D"/>
    <w:rsid w:val="00185F05"/>
    <w:rsid w:val="00185F63"/>
    <w:rsid w:val="0018696F"/>
    <w:rsid w:val="00186DAF"/>
    <w:rsid w:val="00186E43"/>
    <w:rsid w:val="00186FE4"/>
    <w:rsid w:val="001871C3"/>
    <w:rsid w:val="00187DC6"/>
    <w:rsid w:val="00190034"/>
    <w:rsid w:val="0019021F"/>
    <w:rsid w:val="00190267"/>
    <w:rsid w:val="00191427"/>
    <w:rsid w:val="00191524"/>
    <w:rsid w:val="00191B21"/>
    <w:rsid w:val="00191F76"/>
    <w:rsid w:val="00192AE3"/>
    <w:rsid w:val="00192CD9"/>
    <w:rsid w:val="00192D5B"/>
    <w:rsid w:val="00193271"/>
    <w:rsid w:val="001938B2"/>
    <w:rsid w:val="001943C1"/>
    <w:rsid w:val="00194613"/>
    <w:rsid w:val="00194861"/>
    <w:rsid w:val="00194B19"/>
    <w:rsid w:val="00194DDE"/>
    <w:rsid w:val="00194E8F"/>
    <w:rsid w:val="00194EE7"/>
    <w:rsid w:val="001950E1"/>
    <w:rsid w:val="00195285"/>
    <w:rsid w:val="001956E9"/>
    <w:rsid w:val="00195783"/>
    <w:rsid w:val="001957C3"/>
    <w:rsid w:val="001958A5"/>
    <w:rsid w:val="00195BAA"/>
    <w:rsid w:val="00195BC8"/>
    <w:rsid w:val="00195D6D"/>
    <w:rsid w:val="001962DB"/>
    <w:rsid w:val="001963BE"/>
    <w:rsid w:val="00196603"/>
    <w:rsid w:val="0019668D"/>
    <w:rsid w:val="0019678D"/>
    <w:rsid w:val="00196822"/>
    <w:rsid w:val="00197055"/>
    <w:rsid w:val="0019773E"/>
    <w:rsid w:val="00197758"/>
    <w:rsid w:val="00197814"/>
    <w:rsid w:val="00197943"/>
    <w:rsid w:val="00197975"/>
    <w:rsid w:val="0019798C"/>
    <w:rsid w:val="00197DE4"/>
    <w:rsid w:val="001A0091"/>
    <w:rsid w:val="001A026B"/>
    <w:rsid w:val="001A049A"/>
    <w:rsid w:val="001A0608"/>
    <w:rsid w:val="001A09E7"/>
    <w:rsid w:val="001A0DEB"/>
    <w:rsid w:val="001A0E90"/>
    <w:rsid w:val="001A173D"/>
    <w:rsid w:val="001A18AB"/>
    <w:rsid w:val="001A1979"/>
    <w:rsid w:val="001A1CE9"/>
    <w:rsid w:val="001A1D3B"/>
    <w:rsid w:val="001A212D"/>
    <w:rsid w:val="001A270A"/>
    <w:rsid w:val="001A316E"/>
    <w:rsid w:val="001A3DA5"/>
    <w:rsid w:val="001A4311"/>
    <w:rsid w:val="001A4A42"/>
    <w:rsid w:val="001A4B55"/>
    <w:rsid w:val="001A4E8B"/>
    <w:rsid w:val="001A5284"/>
    <w:rsid w:val="001A52B1"/>
    <w:rsid w:val="001A5E6F"/>
    <w:rsid w:val="001A5EBC"/>
    <w:rsid w:val="001A5F79"/>
    <w:rsid w:val="001A615C"/>
    <w:rsid w:val="001A64DA"/>
    <w:rsid w:val="001A6515"/>
    <w:rsid w:val="001A6764"/>
    <w:rsid w:val="001A6848"/>
    <w:rsid w:val="001A6874"/>
    <w:rsid w:val="001A6ABA"/>
    <w:rsid w:val="001A6B53"/>
    <w:rsid w:val="001A6BD6"/>
    <w:rsid w:val="001A72A7"/>
    <w:rsid w:val="001A72E2"/>
    <w:rsid w:val="001A7736"/>
    <w:rsid w:val="001A7BCC"/>
    <w:rsid w:val="001A7BE0"/>
    <w:rsid w:val="001B017F"/>
    <w:rsid w:val="001B043F"/>
    <w:rsid w:val="001B075C"/>
    <w:rsid w:val="001B0BA6"/>
    <w:rsid w:val="001B14EF"/>
    <w:rsid w:val="001B1683"/>
    <w:rsid w:val="001B1C02"/>
    <w:rsid w:val="001B1CA0"/>
    <w:rsid w:val="001B1D3C"/>
    <w:rsid w:val="001B2087"/>
    <w:rsid w:val="001B2096"/>
    <w:rsid w:val="001B221D"/>
    <w:rsid w:val="001B28B2"/>
    <w:rsid w:val="001B2ACB"/>
    <w:rsid w:val="001B2BFD"/>
    <w:rsid w:val="001B2DCD"/>
    <w:rsid w:val="001B30E6"/>
    <w:rsid w:val="001B34FE"/>
    <w:rsid w:val="001B3683"/>
    <w:rsid w:val="001B388A"/>
    <w:rsid w:val="001B3E1C"/>
    <w:rsid w:val="001B4416"/>
    <w:rsid w:val="001B44FB"/>
    <w:rsid w:val="001B47A6"/>
    <w:rsid w:val="001B495C"/>
    <w:rsid w:val="001B4E2C"/>
    <w:rsid w:val="001B50AA"/>
    <w:rsid w:val="001B5277"/>
    <w:rsid w:val="001B52D0"/>
    <w:rsid w:val="001B55A7"/>
    <w:rsid w:val="001B5A4F"/>
    <w:rsid w:val="001B64F5"/>
    <w:rsid w:val="001B655B"/>
    <w:rsid w:val="001B7130"/>
    <w:rsid w:val="001B7134"/>
    <w:rsid w:val="001B72AD"/>
    <w:rsid w:val="001B7B17"/>
    <w:rsid w:val="001C00FD"/>
    <w:rsid w:val="001C0146"/>
    <w:rsid w:val="001C04FF"/>
    <w:rsid w:val="001C0821"/>
    <w:rsid w:val="001C0E88"/>
    <w:rsid w:val="001C158A"/>
    <w:rsid w:val="001C15AA"/>
    <w:rsid w:val="001C1B64"/>
    <w:rsid w:val="001C1CE3"/>
    <w:rsid w:val="001C2336"/>
    <w:rsid w:val="001C2538"/>
    <w:rsid w:val="001C259C"/>
    <w:rsid w:val="001C263F"/>
    <w:rsid w:val="001C26BC"/>
    <w:rsid w:val="001C283D"/>
    <w:rsid w:val="001C2F84"/>
    <w:rsid w:val="001C3668"/>
    <w:rsid w:val="001C3678"/>
    <w:rsid w:val="001C38A0"/>
    <w:rsid w:val="001C3F5C"/>
    <w:rsid w:val="001C41BD"/>
    <w:rsid w:val="001C41C8"/>
    <w:rsid w:val="001C428E"/>
    <w:rsid w:val="001C444B"/>
    <w:rsid w:val="001C4AD7"/>
    <w:rsid w:val="001C500A"/>
    <w:rsid w:val="001C594E"/>
    <w:rsid w:val="001C59B8"/>
    <w:rsid w:val="001C5A65"/>
    <w:rsid w:val="001C5EF1"/>
    <w:rsid w:val="001C5F1C"/>
    <w:rsid w:val="001C6E6F"/>
    <w:rsid w:val="001C741A"/>
    <w:rsid w:val="001C74F3"/>
    <w:rsid w:val="001C755A"/>
    <w:rsid w:val="001C79E0"/>
    <w:rsid w:val="001C7B34"/>
    <w:rsid w:val="001C7BF5"/>
    <w:rsid w:val="001D02B6"/>
    <w:rsid w:val="001D06B3"/>
    <w:rsid w:val="001D18F2"/>
    <w:rsid w:val="001D1960"/>
    <w:rsid w:val="001D1B9E"/>
    <w:rsid w:val="001D1CC5"/>
    <w:rsid w:val="001D2061"/>
    <w:rsid w:val="001D2121"/>
    <w:rsid w:val="001D2827"/>
    <w:rsid w:val="001D2829"/>
    <w:rsid w:val="001D314C"/>
    <w:rsid w:val="001D3169"/>
    <w:rsid w:val="001D37A1"/>
    <w:rsid w:val="001D3862"/>
    <w:rsid w:val="001D3E1B"/>
    <w:rsid w:val="001D419C"/>
    <w:rsid w:val="001D41B1"/>
    <w:rsid w:val="001D44BD"/>
    <w:rsid w:val="001D4568"/>
    <w:rsid w:val="001D4652"/>
    <w:rsid w:val="001D48DD"/>
    <w:rsid w:val="001D4C40"/>
    <w:rsid w:val="001D4C72"/>
    <w:rsid w:val="001D4EA2"/>
    <w:rsid w:val="001D5570"/>
    <w:rsid w:val="001D5B1B"/>
    <w:rsid w:val="001D5C6B"/>
    <w:rsid w:val="001D6443"/>
    <w:rsid w:val="001D6627"/>
    <w:rsid w:val="001D685D"/>
    <w:rsid w:val="001D6C2A"/>
    <w:rsid w:val="001D6FB9"/>
    <w:rsid w:val="001D7283"/>
    <w:rsid w:val="001D74DE"/>
    <w:rsid w:val="001D7F07"/>
    <w:rsid w:val="001E0064"/>
    <w:rsid w:val="001E00E3"/>
    <w:rsid w:val="001E096F"/>
    <w:rsid w:val="001E0DCB"/>
    <w:rsid w:val="001E0DCC"/>
    <w:rsid w:val="001E0F10"/>
    <w:rsid w:val="001E1BD0"/>
    <w:rsid w:val="001E1C72"/>
    <w:rsid w:val="001E1E41"/>
    <w:rsid w:val="001E2425"/>
    <w:rsid w:val="001E24EE"/>
    <w:rsid w:val="001E26D3"/>
    <w:rsid w:val="001E26FD"/>
    <w:rsid w:val="001E2909"/>
    <w:rsid w:val="001E2D67"/>
    <w:rsid w:val="001E3132"/>
    <w:rsid w:val="001E3D9B"/>
    <w:rsid w:val="001E3F80"/>
    <w:rsid w:val="001E42DD"/>
    <w:rsid w:val="001E444C"/>
    <w:rsid w:val="001E4534"/>
    <w:rsid w:val="001E46F2"/>
    <w:rsid w:val="001E4776"/>
    <w:rsid w:val="001E5544"/>
    <w:rsid w:val="001E582A"/>
    <w:rsid w:val="001E63FA"/>
    <w:rsid w:val="001E64FF"/>
    <w:rsid w:val="001E666A"/>
    <w:rsid w:val="001E6836"/>
    <w:rsid w:val="001E68A3"/>
    <w:rsid w:val="001E6E8D"/>
    <w:rsid w:val="001E7596"/>
    <w:rsid w:val="001E762C"/>
    <w:rsid w:val="001E763A"/>
    <w:rsid w:val="001E7695"/>
    <w:rsid w:val="001E7703"/>
    <w:rsid w:val="001E78C6"/>
    <w:rsid w:val="001E7BB4"/>
    <w:rsid w:val="001F010E"/>
    <w:rsid w:val="001F036D"/>
    <w:rsid w:val="001F0F47"/>
    <w:rsid w:val="001F112D"/>
    <w:rsid w:val="001F182F"/>
    <w:rsid w:val="001F1A92"/>
    <w:rsid w:val="001F1EE2"/>
    <w:rsid w:val="001F20B4"/>
    <w:rsid w:val="001F28F8"/>
    <w:rsid w:val="001F29AD"/>
    <w:rsid w:val="001F2ADB"/>
    <w:rsid w:val="001F2BF4"/>
    <w:rsid w:val="001F2C49"/>
    <w:rsid w:val="001F2F2F"/>
    <w:rsid w:val="001F367B"/>
    <w:rsid w:val="001F38F2"/>
    <w:rsid w:val="001F3CA8"/>
    <w:rsid w:val="001F3D25"/>
    <w:rsid w:val="001F3F4C"/>
    <w:rsid w:val="001F41C1"/>
    <w:rsid w:val="001F47F7"/>
    <w:rsid w:val="001F4AAA"/>
    <w:rsid w:val="001F4D54"/>
    <w:rsid w:val="001F4F0B"/>
    <w:rsid w:val="001F50DA"/>
    <w:rsid w:val="001F591B"/>
    <w:rsid w:val="001F5D12"/>
    <w:rsid w:val="001F6669"/>
    <w:rsid w:val="001F6A00"/>
    <w:rsid w:val="001F6D02"/>
    <w:rsid w:val="001F6F61"/>
    <w:rsid w:val="001F6FBE"/>
    <w:rsid w:val="001F7160"/>
    <w:rsid w:val="001F7C9C"/>
    <w:rsid w:val="001F7D1E"/>
    <w:rsid w:val="001F7D94"/>
    <w:rsid w:val="0020023F"/>
    <w:rsid w:val="002004A9"/>
    <w:rsid w:val="0020052E"/>
    <w:rsid w:val="002008D0"/>
    <w:rsid w:val="00200D2B"/>
    <w:rsid w:val="00200D82"/>
    <w:rsid w:val="00201D36"/>
    <w:rsid w:val="00201EDC"/>
    <w:rsid w:val="00201F73"/>
    <w:rsid w:val="00201FF4"/>
    <w:rsid w:val="00202411"/>
    <w:rsid w:val="002025FD"/>
    <w:rsid w:val="00202671"/>
    <w:rsid w:val="0020277B"/>
    <w:rsid w:val="00202785"/>
    <w:rsid w:val="00202982"/>
    <w:rsid w:val="00202AD7"/>
    <w:rsid w:val="00202C1E"/>
    <w:rsid w:val="00202FD9"/>
    <w:rsid w:val="002031D3"/>
    <w:rsid w:val="002033B9"/>
    <w:rsid w:val="00203406"/>
    <w:rsid w:val="00203584"/>
    <w:rsid w:val="00203649"/>
    <w:rsid w:val="0020381D"/>
    <w:rsid w:val="0020386F"/>
    <w:rsid w:val="00203B20"/>
    <w:rsid w:val="002041B8"/>
    <w:rsid w:val="00204334"/>
    <w:rsid w:val="00204470"/>
    <w:rsid w:val="002045B5"/>
    <w:rsid w:val="0020461F"/>
    <w:rsid w:val="00204676"/>
    <w:rsid w:val="0020485E"/>
    <w:rsid w:val="00204952"/>
    <w:rsid w:val="00204A5A"/>
    <w:rsid w:val="002051AB"/>
    <w:rsid w:val="00205949"/>
    <w:rsid w:val="00205BE7"/>
    <w:rsid w:val="00205C5B"/>
    <w:rsid w:val="00205F27"/>
    <w:rsid w:val="00205F6D"/>
    <w:rsid w:val="002062DB"/>
    <w:rsid w:val="002065A6"/>
    <w:rsid w:val="0020662C"/>
    <w:rsid w:val="00206669"/>
    <w:rsid w:val="002066D9"/>
    <w:rsid w:val="0020675C"/>
    <w:rsid w:val="00207657"/>
    <w:rsid w:val="0020794E"/>
    <w:rsid w:val="002101BC"/>
    <w:rsid w:val="00210A33"/>
    <w:rsid w:val="00210EE7"/>
    <w:rsid w:val="0021139E"/>
    <w:rsid w:val="00211906"/>
    <w:rsid w:val="002119AC"/>
    <w:rsid w:val="00211F33"/>
    <w:rsid w:val="002123FB"/>
    <w:rsid w:val="00212B79"/>
    <w:rsid w:val="00212D3E"/>
    <w:rsid w:val="0021323A"/>
    <w:rsid w:val="002134E2"/>
    <w:rsid w:val="0021355A"/>
    <w:rsid w:val="00213625"/>
    <w:rsid w:val="00213C15"/>
    <w:rsid w:val="00214004"/>
    <w:rsid w:val="00214102"/>
    <w:rsid w:val="0021428C"/>
    <w:rsid w:val="00214525"/>
    <w:rsid w:val="00214A2F"/>
    <w:rsid w:val="00214F92"/>
    <w:rsid w:val="00214FCF"/>
    <w:rsid w:val="0021509E"/>
    <w:rsid w:val="00215233"/>
    <w:rsid w:val="002153E7"/>
    <w:rsid w:val="0021566F"/>
    <w:rsid w:val="0021572F"/>
    <w:rsid w:val="00215A06"/>
    <w:rsid w:val="00215B4F"/>
    <w:rsid w:val="00215B73"/>
    <w:rsid w:val="00215F1F"/>
    <w:rsid w:val="002162F3"/>
    <w:rsid w:val="002163F6"/>
    <w:rsid w:val="00216404"/>
    <w:rsid w:val="002164C1"/>
    <w:rsid w:val="00216B53"/>
    <w:rsid w:val="00216D9D"/>
    <w:rsid w:val="00216E90"/>
    <w:rsid w:val="0021725D"/>
    <w:rsid w:val="00217726"/>
    <w:rsid w:val="00217B56"/>
    <w:rsid w:val="00220507"/>
    <w:rsid w:val="00220952"/>
    <w:rsid w:val="00220BC5"/>
    <w:rsid w:val="0022187D"/>
    <w:rsid w:val="00221ACF"/>
    <w:rsid w:val="00221B21"/>
    <w:rsid w:val="002222A4"/>
    <w:rsid w:val="00222508"/>
    <w:rsid w:val="00222914"/>
    <w:rsid w:val="00222B20"/>
    <w:rsid w:val="00222CAB"/>
    <w:rsid w:val="002233DD"/>
    <w:rsid w:val="00223702"/>
    <w:rsid w:val="0022379A"/>
    <w:rsid w:val="00223867"/>
    <w:rsid w:val="00223AFE"/>
    <w:rsid w:val="0022436B"/>
    <w:rsid w:val="00224A4F"/>
    <w:rsid w:val="00224CD3"/>
    <w:rsid w:val="00224D58"/>
    <w:rsid w:val="00224E5B"/>
    <w:rsid w:val="002252AB"/>
    <w:rsid w:val="0022537F"/>
    <w:rsid w:val="002257D2"/>
    <w:rsid w:val="0022584A"/>
    <w:rsid w:val="0022588F"/>
    <w:rsid w:val="00225AA6"/>
    <w:rsid w:val="00225E18"/>
    <w:rsid w:val="00226275"/>
    <w:rsid w:val="002262D4"/>
    <w:rsid w:val="00226398"/>
    <w:rsid w:val="002264A0"/>
    <w:rsid w:val="00226A60"/>
    <w:rsid w:val="00227383"/>
    <w:rsid w:val="00230CC1"/>
    <w:rsid w:val="0023107C"/>
    <w:rsid w:val="002312B1"/>
    <w:rsid w:val="00231469"/>
    <w:rsid w:val="00231BF9"/>
    <w:rsid w:val="00231CD1"/>
    <w:rsid w:val="00232472"/>
    <w:rsid w:val="00233AED"/>
    <w:rsid w:val="00233B25"/>
    <w:rsid w:val="00234006"/>
    <w:rsid w:val="002341B0"/>
    <w:rsid w:val="002344AC"/>
    <w:rsid w:val="00234A37"/>
    <w:rsid w:val="00234BDB"/>
    <w:rsid w:val="00234C8F"/>
    <w:rsid w:val="00235202"/>
    <w:rsid w:val="002360FE"/>
    <w:rsid w:val="00236619"/>
    <w:rsid w:val="00236F53"/>
    <w:rsid w:val="002370E3"/>
    <w:rsid w:val="0023736C"/>
    <w:rsid w:val="002374EB"/>
    <w:rsid w:val="00237756"/>
    <w:rsid w:val="00237845"/>
    <w:rsid w:val="00237B5C"/>
    <w:rsid w:val="00240083"/>
    <w:rsid w:val="002401E2"/>
    <w:rsid w:val="002403A0"/>
    <w:rsid w:val="00240A48"/>
    <w:rsid w:val="00240D15"/>
    <w:rsid w:val="002410B5"/>
    <w:rsid w:val="00241736"/>
    <w:rsid w:val="00241829"/>
    <w:rsid w:val="00241C11"/>
    <w:rsid w:val="00241C85"/>
    <w:rsid w:val="00241C92"/>
    <w:rsid w:val="00241DDA"/>
    <w:rsid w:val="002421C9"/>
    <w:rsid w:val="00242770"/>
    <w:rsid w:val="0024298C"/>
    <w:rsid w:val="00242B60"/>
    <w:rsid w:val="00242D83"/>
    <w:rsid w:val="00242E1E"/>
    <w:rsid w:val="0024338F"/>
    <w:rsid w:val="0024356B"/>
    <w:rsid w:val="0024397D"/>
    <w:rsid w:val="00243CA7"/>
    <w:rsid w:val="002440F7"/>
    <w:rsid w:val="002444B1"/>
    <w:rsid w:val="00244818"/>
    <w:rsid w:val="00244994"/>
    <w:rsid w:val="002451AA"/>
    <w:rsid w:val="0024520C"/>
    <w:rsid w:val="002454AD"/>
    <w:rsid w:val="00245675"/>
    <w:rsid w:val="002459BB"/>
    <w:rsid w:val="00245D6B"/>
    <w:rsid w:val="002465AA"/>
    <w:rsid w:val="00246784"/>
    <w:rsid w:val="00246B4E"/>
    <w:rsid w:val="00246F13"/>
    <w:rsid w:val="00246FB5"/>
    <w:rsid w:val="00247479"/>
    <w:rsid w:val="00247748"/>
    <w:rsid w:val="002477D9"/>
    <w:rsid w:val="002502DE"/>
    <w:rsid w:val="002502FB"/>
    <w:rsid w:val="0025034A"/>
    <w:rsid w:val="002506B5"/>
    <w:rsid w:val="00250ED6"/>
    <w:rsid w:val="00251332"/>
    <w:rsid w:val="0025165C"/>
    <w:rsid w:val="00251C91"/>
    <w:rsid w:val="00251E9C"/>
    <w:rsid w:val="00252022"/>
    <w:rsid w:val="0025229A"/>
    <w:rsid w:val="00252348"/>
    <w:rsid w:val="00252423"/>
    <w:rsid w:val="002528EF"/>
    <w:rsid w:val="00252A19"/>
    <w:rsid w:val="0025306C"/>
    <w:rsid w:val="002532EC"/>
    <w:rsid w:val="00253D0A"/>
    <w:rsid w:val="00253E7E"/>
    <w:rsid w:val="002540F1"/>
    <w:rsid w:val="00254125"/>
    <w:rsid w:val="00254AB2"/>
    <w:rsid w:val="00254BE1"/>
    <w:rsid w:val="00255079"/>
    <w:rsid w:val="0025533C"/>
    <w:rsid w:val="00255356"/>
    <w:rsid w:val="00255654"/>
    <w:rsid w:val="00255A7C"/>
    <w:rsid w:val="00255F4F"/>
    <w:rsid w:val="0025668F"/>
    <w:rsid w:val="00256CC0"/>
    <w:rsid w:val="0025724F"/>
    <w:rsid w:val="00257255"/>
    <w:rsid w:val="00257779"/>
    <w:rsid w:val="00257C62"/>
    <w:rsid w:val="0026076F"/>
    <w:rsid w:val="00260E05"/>
    <w:rsid w:val="00261AA3"/>
    <w:rsid w:val="00261B1F"/>
    <w:rsid w:val="002621AD"/>
    <w:rsid w:val="002621F5"/>
    <w:rsid w:val="0026285D"/>
    <w:rsid w:val="0026295A"/>
    <w:rsid w:val="00262B5D"/>
    <w:rsid w:val="00262B7F"/>
    <w:rsid w:val="00263145"/>
    <w:rsid w:val="002637D3"/>
    <w:rsid w:val="00263AC8"/>
    <w:rsid w:val="00263B4D"/>
    <w:rsid w:val="00264024"/>
    <w:rsid w:val="00264303"/>
    <w:rsid w:val="00264ECC"/>
    <w:rsid w:val="002657FB"/>
    <w:rsid w:val="00265D9B"/>
    <w:rsid w:val="00265DDB"/>
    <w:rsid w:val="00265E70"/>
    <w:rsid w:val="00266437"/>
    <w:rsid w:val="002666A3"/>
    <w:rsid w:val="00266CB8"/>
    <w:rsid w:val="00267039"/>
    <w:rsid w:val="00267099"/>
    <w:rsid w:val="002670BD"/>
    <w:rsid w:val="002670C6"/>
    <w:rsid w:val="00267319"/>
    <w:rsid w:val="00267493"/>
    <w:rsid w:val="002679E5"/>
    <w:rsid w:val="00267FD4"/>
    <w:rsid w:val="00270324"/>
    <w:rsid w:val="0027032A"/>
    <w:rsid w:val="00270BDD"/>
    <w:rsid w:val="00270D91"/>
    <w:rsid w:val="00270FC8"/>
    <w:rsid w:val="00271522"/>
    <w:rsid w:val="002715F1"/>
    <w:rsid w:val="002717D2"/>
    <w:rsid w:val="002718F5"/>
    <w:rsid w:val="00271A9B"/>
    <w:rsid w:val="00271B7D"/>
    <w:rsid w:val="00272663"/>
    <w:rsid w:val="0027272E"/>
    <w:rsid w:val="00272D75"/>
    <w:rsid w:val="00272E3E"/>
    <w:rsid w:val="00272EE3"/>
    <w:rsid w:val="00274592"/>
    <w:rsid w:val="0027465E"/>
    <w:rsid w:val="002748F0"/>
    <w:rsid w:val="00274A0F"/>
    <w:rsid w:val="00274DF1"/>
    <w:rsid w:val="00274E2D"/>
    <w:rsid w:val="00274FBD"/>
    <w:rsid w:val="0027501C"/>
    <w:rsid w:val="00275AE3"/>
    <w:rsid w:val="00275B1A"/>
    <w:rsid w:val="002762B0"/>
    <w:rsid w:val="002763C8"/>
    <w:rsid w:val="0027678E"/>
    <w:rsid w:val="00276792"/>
    <w:rsid w:val="002769E0"/>
    <w:rsid w:val="00276D42"/>
    <w:rsid w:val="0027702A"/>
    <w:rsid w:val="00277149"/>
    <w:rsid w:val="00277248"/>
    <w:rsid w:val="0027774E"/>
    <w:rsid w:val="00277793"/>
    <w:rsid w:val="00277B5B"/>
    <w:rsid w:val="00277E0D"/>
    <w:rsid w:val="00280379"/>
    <w:rsid w:val="00280482"/>
    <w:rsid w:val="00280A27"/>
    <w:rsid w:val="00280B13"/>
    <w:rsid w:val="00280BD2"/>
    <w:rsid w:val="00280E15"/>
    <w:rsid w:val="00280EA7"/>
    <w:rsid w:val="002810D0"/>
    <w:rsid w:val="0028115F"/>
    <w:rsid w:val="002812FE"/>
    <w:rsid w:val="002814C0"/>
    <w:rsid w:val="0028150C"/>
    <w:rsid w:val="002815B3"/>
    <w:rsid w:val="002817F0"/>
    <w:rsid w:val="002821E2"/>
    <w:rsid w:val="002822F5"/>
    <w:rsid w:val="0028231A"/>
    <w:rsid w:val="00282425"/>
    <w:rsid w:val="0028267E"/>
    <w:rsid w:val="0028270C"/>
    <w:rsid w:val="00282D10"/>
    <w:rsid w:val="00282D6D"/>
    <w:rsid w:val="002831BE"/>
    <w:rsid w:val="002831D3"/>
    <w:rsid w:val="00283633"/>
    <w:rsid w:val="00284005"/>
    <w:rsid w:val="00284825"/>
    <w:rsid w:val="002848D9"/>
    <w:rsid w:val="002849C4"/>
    <w:rsid w:val="00284C1A"/>
    <w:rsid w:val="002850D6"/>
    <w:rsid w:val="002851D1"/>
    <w:rsid w:val="002853DB"/>
    <w:rsid w:val="0028557D"/>
    <w:rsid w:val="002859E6"/>
    <w:rsid w:val="00285E7D"/>
    <w:rsid w:val="002865F6"/>
    <w:rsid w:val="002866BA"/>
    <w:rsid w:val="0028677C"/>
    <w:rsid w:val="00286A3A"/>
    <w:rsid w:val="00286C8C"/>
    <w:rsid w:val="00286CFE"/>
    <w:rsid w:val="00286E6F"/>
    <w:rsid w:val="00286FEA"/>
    <w:rsid w:val="002871D7"/>
    <w:rsid w:val="00287495"/>
    <w:rsid w:val="00287972"/>
    <w:rsid w:val="00287A81"/>
    <w:rsid w:val="00287A96"/>
    <w:rsid w:val="00287EB7"/>
    <w:rsid w:val="002900EF"/>
    <w:rsid w:val="00290702"/>
    <w:rsid w:val="002908A6"/>
    <w:rsid w:val="00290989"/>
    <w:rsid w:val="00290BA1"/>
    <w:rsid w:val="00291F3F"/>
    <w:rsid w:val="00292462"/>
    <w:rsid w:val="00292533"/>
    <w:rsid w:val="00292BBA"/>
    <w:rsid w:val="00292BC1"/>
    <w:rsid w:val="00292CF3"/>
    <w:rsid w:val="00292D0D"/>
    <w:rsid w:val="00292E4A"/>
    <w:rsid w:val="002939F8"/>
    <w:rsid w:val="00293B21"/>
    <w:rsid w:val="00293D14"/>
    <w:rsid w:val="00293F99"/>
    <w:rsid w:val="00293FDE"/>
    <w:rsid w:val="00294285"/>
    <w:rsid w:val="0029452C"/>
    <w:rsid w:val="002945A1"/>
    <w:rsid w:val="002945F0"/>
    <w:rsid w:val="00294928"/>
    <w:rsid w:val="00294CD9"/>
    <w:rsid w:val="00294E2C"/>
    <w:rsid w:val="00295317"/>
    <w:rsid w:val="0029536A"/>
    <w:rsid w:val="00295664"/>
    <w:rsid w:val="00295FF2"/>
    <w:rsid w:val="00296034"/>
    <w:rsid w:val="002962EC"/>
    <w:rsid w:val="00296467"/>
    <w:rsid w:val="00296B74"/>
    <w:rsid w:val="00296BDB"/>
    <w:rsid w:val="00296DEF"/>
    <w:rsid w:val="00296EA0"/>
    <w:rsid w:val="00296F70"/>
    <w:rsid w:val="00297039"/>
    <w:rsid w:val="0029783A"/>
    <w:rsid w:val="00297C7D"/>
    <w:rsid w:val="002A022C"/>
    <w:rsid w:val="002A057A"/>
    <w:rsid w:val="002A0675"/>
    <w:rsid w:val="002A0D98"/>
    <w:rsid w:val="002A1190"/>
    <w:rsid w:val="002A1E5A"/>
    <w:rsid w:val="002A1FC3"/>
    <w:rsid w:val="002A2028"/>
    <w:rsid w:val="002A23AD"/>
    <w:rsid w:val="002A254E"/>
    <w:rsid w:val="002A256B"/>
    <w:rsid w:val="002A285B"/>
    <w:rsid w:val="002A28C1"/>
    <w:rsid w:val="002A2B5E"/>
    <w:rsid w:val="002A2D9B"/>
    <w:rsid w:val="002A3015"/>
    <w:rsid w:val="002A3817"/>
    <w:rsid w:val="002A3AF9"/>
    <w:rsid w:val="002A3D49"/>
    <w:rsid w:val="002A3DF7"/>
    <w:rsid w:val="002A41C7"/>
    <w:rsid w:val="002A43EA"/>
    <w:rsid w:val="002A4C89"/>
    <w:rsid w:val="002A516D"/>
    <w:rsid w:val="002A54E8"/>
    <w:rsid w:val="002A56B0"/>
    <w:rsid w:val="002A5794"/>
    <w:rsid w:val="002A5CB3"/>
    <w:rsid w:val="002A60B3"/>
    <w:rsid w:val="002A61CE"/>
    <w:rsid w:val="002A6EC1"/>
    <w:rsid w:val="002A7005"/>
    <w:rsid w:val="002A72FE"/>
    <w:rsid w:val="002A7BE3"/>
    <w:rsid w:val="002A7CF3"/>
    <w:rsid w:val="002A7E04"/>
    <w:rsid w:val="002A7E4A"/>
    <w:rsid w:val="002B0B41"/>
    <w:rsid w:val="002B0C25"/>
    <w:rsid w:val="002B0D1A"/>
    <w:rsid w:val="002B0DAE"/>
    <w:rsid w:val="002B11CE"/>
    <w:rsid w:val="002B15CF"/>
    <w:rsid w:val="002B1691"/>
    <w:rsid w:val="002B1D29"/>
    <w:rsid w:val="002B1F55"/>
    <w:rsid w:val="002B208D"/>
    <w:rsid w:val="002B2556"/>
    <w:rsid w:val="002B2CAE"/>
    <w:rsid w:val="002B3161"/>
    <w:rsid w:val="002B373E"/>
    <w:rsid w:val="002B3C5E"/>
    <w:rsid w:val="002B4337"/>
    <w:rsid w:val="002B44E6"/>
    <w:rsid w:val="002B470A"/>
    <w:rsid w:val="002B4772"/>
    <w:rsid w:val="002B4A80"/>
    <w:rsid w:val="002B4F2F"/>
    <w:rsid w:val="002B5041"/>
    <w:rsid w:val="002B50F2"/>
    <w:rsid w:val="002B52D0"/>
    <w:rsid w:val="002B54F8"/>
    <w:rsid w:val="002B567E"/>
    <w:rsid w:val="002B5766"/>
    <w:rsid w:val="002B580B"/>
    <w:rsid w:val="002B5831"/>
    <w:rsid w:val="002B58D3"/>
    <w:rsid w:val="002B59B8"/>
    <w:rsid w:val="002B6377"/>
    <w:rsid w:val="002B63E9"/>
    <w:rsid w:val="002B6C30"/>
    <w:rsid w:val="002B701B"/>
    <w:rsid w:val="002B7079"/>
    <w:rsid w:val="002B76FD"/>
    <w:rsid w:val="002B7A11"/>
    <w:rsid w:val="002B7C7C"/>
    <w:rsid w:val="002C0B87"/>
    <w:rsid w:val="002C0B9B"/>
    <w:rsid w:val="002C0F02"/>
    <w:rsid w:val="002C0F16"/>
    <w:rsid w:val="002C0FC2"/>
    <w:rsid w:val="002C1485"/>
    <w:rsid w:val="002C182D"/>
    <w:rsid w:val="002C2315"/>
    <w:rsid w:val="002C234B"/>
    <w:rsid w:val="002C2502"/>
    <w:rsid w:val="002C2763"/>
    <w:rsid w:val="002C31B8"/>
    <w:rsid w:val="002C3647"/>
    <w:rsid w:val="002C3778"/>
    <w:rsid w:val="002C3C04"/>
    <w:rsid w:val="002C3CC0"/>
    <w:rsid w:val="002C4260"/>
    <w:rsid w:val="002C42CC"/>
    <w:rsid w:val="002C45EF"/>
    <w:rsid w:val="002C47A6"/>
    <w:rsid w:val="002C47B3"/>
    <w:rsid w:val="002C4B1F"/>
    <w:rsid w:val="002C51A7"/>
    <w:rsid w:val="002C5570"/>
    <w:rsid w:val="002C5A13"/>
    <w:rsid w:val="002C5AFB"/>
    <w:rsid w:val="002C5B84"/>
    <w:rsid w:val="002C5D22"/>
    <w:rsid w:val="002C672A"/>
    <w:rsid w:val="002C69D1"/>
    <w:rsid w:val="002C6E5E"/>
    <w:rsid w:val="002C6F49"/>
    <w:rsid w:val="002C735B"/>
    <w:rsid w:val="002C7517"/>
    <w:rsid w:val="002C7828"/>
    <w:rsid w:val="002C7A02"/>
    <w:rsid w:val="002C7BFC"/>
    <w:rsid w:val="002C7EA1"/>
    <w:rsid w:val="002D01BB"/>
    <w:rsid w:val="002D0408"/>
    <w:rsid w:val="002D06B3"/>
    <w:rsid w:val="002D0FB4"/>
    <w:rsid w:val="002D13F6"/>
    <w:rsid w:val="002D15A6"/>
    <w:rsid w:val="002D1ECE"/>
    <w:rsid w:val="002D222A"/>
    <w:rsid w:val="002D254C"/>
    <w:rsid w:val="002D2AA4"/>
    <w:rsid w:val="002D2CE1"/>
    <w:rsid w:val="002D3028"/>
    <w:rsid w:val="002D3054"/>
    <w:rsid w:val="002D3367"/>
    <w:rsid w:val="002D34AE"/>
    <w:rsid w:val="002D3A6A"/>
    <w:rsid w:val="002D3E97"/>
    <w:rsid w:val="002D4000"/>
    <w:rsid w:val="002D4427"/>
    <w:rsid w:val="002D444B"/>
    <w:rsid w:val="002D4851"/>
    <w:rsid w:val="002D4867"/>
    <w:rsid w:val="002D4AE4"/>
    <w:rsid w:val="002D4E23"/>
    <w:rsid w:val="002D4FD8"/>
    <w:rsid w:val="002D5046"/>
    <w:rsid w:val="002D55F5"/>
    <w:rsid w:val="002D5935"/>
    <w:rsid w:val="002D5BEB"/>
    <w:rsid w:val="002D5DB2"/>
    <w:rsid w:val="002D636B"/>
    <w:rsid w:val="002D6680"/>
    <w:rsid w:val="002D6747"/>
    <w:rsid w:val="002D677E"/>
    <w:rsid w:val="002D67AA"/>
    <w:rsid w:val="002D6841"/>
    <w:rsid w:val="002D6D69"/>
    <w:rsid w:val="002D6EF2"/>
    <w:rsid w:val="002D73C9"/>
    <w:rsid w:val="002D7420"/>
    <w:rsid w:val="002D7870"/>
    <w:rsid w:val="002D7D2E"/>
    <w:rsid w:val="002D7D60"/>
    <w:rsid w:val="002D7E1E"/>
    <w:rsid w:val="002D7F59"/>
    <w:rsid w:val="002E005E"/>
    <w:rsid w:val="002E03C9"/>
    <w:rsid w:val="002E057D"/>
    <w:rsid w:val="002E0CD9"/>
    <w:rsid w:val="002E0FB7"/>
    <w:rsid w:val="002E1263"/>
    <w:rsid w:val="002E130F"/>
    <w:rsid w:val="002E149A"/>
    <w:rsid w:val="002E1544"/>
    <w:rsid w:val="002E157D"/>
    <w:rsid w:val="002E203F"/>
    <w:rsid w:val="002E21DF"/>
    <w:rsid w:val="002E2652"/>
    <w:rsid w:val="002E2E3F"/>
    <w:rsid w:val="002E3016"/>
    <w:rsid w:val="002E3A65"/>
    <w:rsid w:val="002E3AAE"/>
    <w:rsid w:val="002E3BFE"/>
    <w:rsid w:val="002E4113"/>
    <w:rsid w:val="002E42E1"/>
    <w:rsid w:val="002E4BAC"/>
    <w:rsid w:val="002E4BC8"/>
    <w:rsid w:val="002E4BF4"/>
    <w:rsid w:val="002E4ED3"/>
    <w:rsid w:val="002E58A7"/>
    <w:rsid w:val="002E644C"/>
    <w:rsid w:val="002E6558"/>
    <w:rsid w:val="002E65F2"/>
    <w:rsid w:val="002E6632"/>
    <w:rsid w:val="002E6894"/>
    <w:rsid w:val="002E6D40"/>
    <w:rsid w:val="002E6EC1"/>
    <w:rsid w:val="002E708C"/>
    <w:rsid w:val="002E744A"/>
    <w:rsid w:val="002E7641"/>
    <w:rsid w:val="002E7C4B"/>
    <w:rsid w:val="002E7D02"/>
    <w:rsid w:val="002E7E2A"/>
    <w:rsid w:val="002F0296"/>
    <w:rsid w:val="002F04DE"/>
    <w:rsid w:val="002F0830"/>
    <w:rsid w:val="002F126D"/>
    <w:rsid w:val="002F193E"/>
    <w:rsid w:val="002F19AD"/>
    <w:rsid w:val="002F1A28"/>
    <w:rsid w:val="002F1D3E"/>
    <w:rsid w:val="002F20DB"/>
    <w:rsid w:val="002F257C"/>
    <w:rsid w:val="002F271C"/>
    <w:rsid w:val="002F2BDC"/>
    <w:rsid w:val="002F2E0C"/>
    <w:rsid w:val="002F2F5D"/>
    <w:rsid w:val="002F350E"/>
    <w:rsid w:val="002F3519"/>
    <w:rsid w:val="002F3687"/>
    <w:rsid w:val="002F3931"/>
    <w:rsid w:val="002F3A86"/>
    <w:rsid w:val="002F3A8C"/>
    <w:rsid w:val="002F3FCD"/>
    <w:rsid w:val="002F4082"/>
    <w:rsid w:val="002F482E"/>
    <w:rsid w:val="002F4C09"/>
    <w:rsid w:val="002F4C39"/>
    <w:rsid w:val="002F4D0F"/>
    <w:rsid w:val="002F4EF6"/>
    <w:rsid w:val="002F51D0"/>
    <w:rsid w:val="002F5458"/>
    <w:rsid w:val="002F547F"/>
    <w:rsid w:val="002F55B0"/>
    <w:rsid w:val="002F5793"/>
    <w:rsid w:val="002F58CB"/>
    <w:rsid w:val="002F5C28"/>
    <w:rsid w:val="002F5C58"/>
    <w:rsid w:val="002F66B7"/>
    <w:rsid w:val="002F6817"/>
    <w:rsid w:val="002F704D"/>
    <w:rsid w:val="002F73CE"/>
    <w:rsid w:val="002F770D"/>
    <w:rsid w:val="002F79D1"/>
    <w:rsid w:val="002F79DB"/>
    <w:rsid w:val="002F7AAD"/>
    <w:rsid w:val="003000E4"/>
    <w:rsid w:val="003002AD"/>
    <w:rsid w:val="003002C6"/>
    <w:rsid w:val="003004A1"/>
    <w:rsid w:val="00300854"/>
    <w:rsid w:val="00300A00"/>
    <w:rsid w:val="00301009"/>
    <w:rsid w:val="003017D8"/>
    <w:rsid w:val="0030183E"/>
    <w:rsid w:val="00301A01"/>
    <w:rsid w:val="00301E5F"/>
    <w:rsid w:val="0030211E"/>
    <w:rsid w:val="00302332"/>
    <w:rsid w:val="0030248A"/>
    <w:rsid w:val="0030262D"/>
    <w:rsid w:val="003027B0"/>
    <w:rsid w:val="00302A8E"/>
    <w:rsid w:val="0030313F"/>
    <w:rsid w:val="00303705"/>
    <w:rsid w:val="00303C4B"/>
    <w:rsid w:val="00303D1A"/>
    <w:rsid w:val="00303F2A"/>
    <w:rsid w:val="00303FEB"/>
    <w:rsid w:val="003041AF"/>
    <w:rsid w:val="00304B6C"/>
    <w:rsid w:val="00304DA3"/>
    <w:rsid w:val="003055BA"/>
    <w:rsid w:val="003056E7"/>
    <w:rsid w:val="00306759"/>
    <w:rsid w:val="00306970"/>
    <w:rsid w:val="0030779F"/>
    <w:rsid w:val="00307AAA"/>
    <w:rsid w:val="00307D2F"/>
    <w:rsid w:val="00310019"/>
    <w:rsid w:val="003100F0"/>
    <w:rsid w:val="003101D9"/>
    <w:rsid w:val="003103C3"/>
    <w:rsid w:val="0031087C"/>
    <w:rsid w:val="003108EA"/>
    <w:rsid w:val="00310BEE"/>
    <w:rsid w:val="00310D0A"/>
    <w:rsid w:val="00310DA7"/>
    <w:rsid w:val="0031108F"/>
    <w:rsid w:val="003110EF"/>
    <w:rsid w:val="00311239"/>
    <w:rsid w:val="00311259"/>
    <w:rsid w:val="003116EA"/>
    <w:rsid w:val="00311BAB"/>
    <w:rsid w:val="00311BF1"/>
    <w:rsid w:val="00311C1E"/>
    <w:rsid w:val="00311D8F"/>
    <w:rsid w:val="00311FAB"/>
    <w:rsid w:val="00312266"/>
    <w:rsid w:val="003123EF"/>
    <w:rsid w:val="00312DC9"/>
    <w:rsid w:val="0031377B"/>
    <w:rsid w:val="00313839"/>
    <w:rsid w:val="0031391F"/>
    <w:rsid w:val="00313A4B"/>
    <w:rsid w:val="0031477B"/>
    <w:rsid w:val="00314D7F"/>
    <w:rsid w:val="003150B0"/>
    <w:rsid w:val="00315F29"/>
    <w:rsid w:val="00315F43"/>
    <w:rsid w:val="00316351"/>
    <w:rsid w:val="003164E0"/>
    <w:rsid w:val="0031657B"/>
    <w:rsid w:val="00316789"/>
    <w:rsid w:val="00316841"/>
    <w:rsid w:val="00316AAE"/>
    <w:rsid w:val="00316D95"/>
    <w:rsid w:val="00316D97"/>
    <w:rsid w:val="00316F3E"/>
    <w:rsid w:val="00317042"/>
    <w:rsid w:val="003170B0"/>
    <w:rsid w:val="00317A1A"/>
    <w:rsid w:val="00317A40"/>
    <w:rsid w:val="00317AAD"/>
    <w:rsid w:val="00317C5F"/>
    <w:rsid w:val="00317EF7"/>
    <w:rsid w:val="003201E6"/>
    <w:rsid w:val="00320622"/>
    <w:rsid w:val="00320848"/>
    <w:rsid w:val="00320BE6"/>
    <w:rsid w:val="00320F4E"/>
    <w:rsid w:val="00321463"/>
    <w:rsid w:val="003219C5"/>
    <w:rsid w:val="00321E3B"/>
    <w:rsid w:val="00322349"/>
    <w:rsid w:val="00322540"/>
    <w:rsid w:val="003226D6"/>
    <w:rsid w:val="00322EAF"/>
    <w:rsid w:val="0032311A"/>
    <w:rsid w:val="003232B0"/>
    <w:rsid w:val="00323306"/>
    <w:rsid w:val="00323C9D"/>
    <w:rsid w:val="00323F9A"/>
    <w:rsid w:val="00323FB0"/>
    <w:rsid w:val="003243D8"/>
    <w:rsid w:val="00324BFB"/>
    <w:rsid w:val="00324DF5"/>
    <w:rsid w:val="00324FE9"/>
    <w:rsid w:val="00325349"/>
    <w:rsid w:val="0032569A"/>
    <w:rsid w:val="003256EA"/>
    <w:rsid w:val="00325D5C"/>
    <w:rsid w:val="003260DF"/>
    <w:rsid w:val="00326267"/>
    <w:rsid w:val="00326543"/>
    <w:rsid w:val="00326778"/>
    <w:rsid w:val="00326789"/>
    <w:rsid w:val="00326B20"/>
    <w:rsid w:val="00326B3E"/>
    <w:rsid w:val="003271D5"/>
    <w:rsid w:val="0032720F"/>
    <w:rsid w:val="00327891"/>
    <w:rsid w:val="00327B1C"/>
    <w:rsid w:val="00327B87"/>
    <w:rsid w:val="00327EB0"/>
    <w:rsid w:val="003301B9"/>
    <w:rsid w:val="0033086B"/>
    <w:rsid w:val="00330BC6"/>
    <w:rsid w:val="00330C6D"/>
    <w:rsid w:val="00330E9F"/>
    <w:rsid w:val="00330F4C"/>
    <w:rsid w:val="003310E2"/>
    <w:rsid w:val="0033112F"/>
    <w:rsid w:val="00331589"/>
    <w:rsid w:val="00331699"/>
    <w:rsid w:val="0033178E"/>
    <w:rsid w:val="00331E90"/>
    <w:rsid w:val="00331EEE"/>
    <w:rsid w:val="0033268C"/>
    <w:rsid w:val="00332944"/>
    <w:rsid w:val="0033322E"/>
    <w:rsid w:val="003335DB"/>
    <w:rsid w:val="00333AC5"/>
    <w:rsid w:val="00333B1F"/>
    <w:rsid w:val="00333C7C"/>
    <w:rsid w:val="00334521"/>
    <w:rsid w:val="00335430"/>
    <w:rsid w:val="00335716"/>
    <w:rsid w:val="00335A04"/>
    <w:rsid w:val="00335ABD"/>
    <w:rsid w:val="00335B84"/>
    <w:rsid w:val="00335D09"/>
    <w:rsid w:val="00335D43"/>
    <w:rsid w:val="003368F3"/>
    <w:rsid w:val="003369EC"/>
    <w:rsid w:val="00336CE8"/>
    <w:rsid w:val="003372E9"/>
    <w:rsid w:val="00337331"/>
    <w:rsid w:val="00337476"/>
    <w:rsid w:val="00337508"/>
    <w:rsid w:val="003376F9"/>
    <w:rsid w:val="00340AAC"/>
    <w:rsid w:val="00340E85"/>
    <w:rsid w:val="00341158"/>
    <w:rsid w:val="00341296"/>
    <w:rsid w:val="00341743"/>
    <w:rsid w:val="00341775"/>
    <w:rsid w:val="00341822"/>
    <w:rsid w:val="00341EE6"/>
    <w:rsid w:val="003424FE"/>
    <w:rsid w:val="003425AB"/>
    <w:rsid w:val="00342933"/>
    <w:rsid w:val="00342975"/>
    <w:rsid w:val="00342BF2"/>
    <w:rsid w:val="00342F3C"/>
    <w:rsid w:val="003431ED"/>
    <w:rsid w:val="00343727"/>
    <w:rsid w:val="00344169"/>
    <w:rsid w:val="00344282"/>
    <w:rsid w:val="00344298"/>
    <w:rsid w:val="003442DC"/>
    <w:rsid w:val="00344F11"/>
    <w:rsid w:val="003453B8"/>
    <w:rsid w:val="003457C1"/>
    <w:rsid w:val="00345AA4"/>
    <w:rsid w:val="00345D2B"/>
    <w:rsid w:val="003461F5"/>
    <w:rsid w:val="00346367"/>
    <w:rsid w:val="003466A4"/>
    <w:rsid w:val="003469DC"/>
    <w:rsid w:val="00346B7D"/>
    <w:rsid w:val="00346ECE"/>
    <w:rsid w:val="003473B4"/>
    <w:rsid w:val="003474A5"/>
    <w:rsid w:val="003475C6"/>
    <w:rsid w:val="00347B07"/>
    <w:rsid w:val="00347DEA"/>
    <w:rsid w:val="00350283"/>
    <w:rsid w:val="00350B4F"/>
    <w:rsid w:val="00350C7A"/>
    <w:rsid w:val="00350F08"/>
    <w:rsid w:val="0035170C"/>
    <w:rsid w:val="00351CC6"/>
    <w:rsid w:val="00351E25"/>
    <w:rsid w:val="00351F04"/>
    <w:rsid w:val="003522C2"/>
    <w:rsid w:val="00352649"/>
    <w:rsid w:val="00352904"/>
    <w:rsid w:val="0035296D"/>
    <w:rsid w:val="00352D4A"/>
    <w:rsid w:val="00352E46"/>
    <w:rsid w:val="00352FC8"/>
    <w:rsid w:val="0035305C"/>
    <w:rsid w:val="00353621"/>
    <w:rsid w:val="00353CA8"/>
    <w:rsid w:val="00353D25"/>
    <w:rsid w:val="00353E53"/>
    <w:rsid w:val="00354052"/>
    <w:rsid w:val="00354131"/>
    <w:rsid w:val="0035458B"/>
    <w:rsid w:val="003545A0"/>
    <w:rsid w:val="00354668"/>
    <w:rsid w:val="00354816"/>
    <w:rsid w:val="0035488E"/>
    <w:rsid w:val="00354D6A"/>
    <w:rsid w:val="00355331"/>
    <w:rsid w:val="00355650"/>
    <w:rsid w:val="003559C6"/>
    <w:rsid w:val="00355A17"/>
    <w:rsid w:val="00355B3A"/>
    <w:rsid w:val="00355F1A"/>
    <w:rsid w:val="003564BF"/>
    <w:rsid w:val="003564EB"/>
    <w:rsid w:val="003567A7"/>
    <w:rsid w:val="003567E7"/>
    <w:rsid w:val="00356832"/>
    <w:rsid w:val="003577A7"/>
    <w:rsid w:val="003579E5"/>
    <w:rsid w:val="00357B5E"/>
    <w:rsid w:val="00357CE4"/>
    <w:rsid w:val="00357E4B"/>
    <w:rsid w:val="0036033B"/>
    <w:rsid w:val="003608E6"/>
    <w:rsid w:val="00360D02"/>
    <w:rsid w:val="003610CD"/>
    <w:rsid w:val="00361315"/>
    <w:rsid w:val="00361B98"/>
    <w:rsid w:val="00361C7A"/>
    <w:rsid w:val="00361E37"/>
    <w:rsid w:val="00362245"/>
    <w:rsid w:val="00362523"/>
    <w:rsid w:val="0036291C"/>
    <w:rsid w:val="003629BB"/>
    <w:rsid w:val="00362B5A"/>
    <w:rsid w:val="00363144"/>
    <w:rsid w:val="00363367"/>
    <w:rsid w:val="00363714"/>
    <w:rsid w:val="00363A7D"/>
    <w:rsid w:val="00363BBE"/>
    <w:rsid w:val="003643D6"/>
    <w:rsid w:val="00364B06"/>
    <w:rsid w:val="00364B1B"/>
    <w:rsid w:val="00364F6B"/>
    <w:rsid w:val="00365447"/>
    <w:rsid w:val="0036555B"/>
    <w:rsid w:val="00365867"/>
    <w:rsid w:val="00365CE6"/>
    <w:rsid w:val="0036617C"/>
    <w:rsid w:val="00366361"/>
    <w:rsid w:val="003664E3"/>
    <w:rsid w:val="00366951"/>
    <w:rsid w:val="003676E4"/>
    <w:rsid w:val="0036791B"/>
    <w:rsid w:val="00367C3E"/>
    <w:rsid w:val="003702DB"/>
    <w:rsid w:val="003705F7"/>
    <w:rsid w:val="00370849"/>
    <w:rsid w:val="00370905"/>
    <w:rsid w:val="00370A09"/>
    <w:rsid w:val="00370F89"/>
    <w:rsid w:val="003715CB"/>
    <w:rsid w:val="00371722"/>
    <w:rsid w:val="00371935"/>
    <w:rsid w:val="00372507"/>
    <w:rsid w:val="003725D0"/>
    <w:rsid w:val="003726D9"/>
    <w:rsid w:val="00372CB6"/>
    <w:rsid w:val="00372D80"/>
    <w:rsid w:val="003730DB"/>
    <w:rsid w:val="00373385"/>
    <w:rsid w:val="003737E6"/>
    <w:rsid w:val="00373A9F"/>
    <w:rsid w:val="00373B57"/>
    <w:rsid w:val="00373B76"/>
    <w:rsid w:val="00373C3A"/>
    <w:rsid w:val="00374618"/>
    <w:rsid w:val="0037465B"/>
    <w:rsid w:val="003747A6"/>
    <w:rsid w:val="00374A3C"/>
    <w:rsid w:val="0037523E"/>
    <w:rsid w:val="0037529A"/>
    <w:rsid w:val="003756A3"/>
    <w:rsid w:val="00375788"/>
    <w:rsid w:val="0037602D"/>
    <w:rsid w:val="003760E9"/>
    <w:rsid w:val="003764DE"/>
    <w:rsid w:val="00376A37"/>
    <w:rsid w:val="00376EFC"/>
    <w:rsid w:val="00376F7F"/>
    <w:rsid w:val="00377270"/>
    <w:rsid w:val="00377D39"/>
    <w:rsid w:val="00377FD2"/>
    <w:rsid w:val="00380232"/>
    <w:rsid w:val="003803D1"/>
    <w:rsid w:val="003807A9"/>
    <w:rsid w:val="00380CE9"/>
    <w:rsid w:val="00380D8E"/>
    <w:rsid w:val="00380EC5"/>
    <w:rsid w:val="00380F92"/>
    <w:rsid w:val="00381128"/>
    <w:rsid w:val="003812B1"/>
    <w:rsid w:val="00381939"/>
    <w:rsid w:val="00381A5D"/>
    <w:rsid w:val="00381AC6"/>
    <w:rsid w:val="00381B08"/>
    <w:rsid w:val="00381FC9"/>
    <w:rsid w:val="00382459"/>
    <w:rsid w:val="003825CB"/>
    <w:rsid w:val="0038268D"/>
    <w:rsid w:val="003827B4"/>
    <w:rsid w:val="00382E5A"/>
    <w:rsid w:val="0038322B"/>
    <w:rsid w:val="00383592"/>
    <w:rsid w:val="00383B5B"/>
    <w:rsid w:val="00383CB1"/>
    <w:rsid w:val="00383EF9"/>
    <w:rsid w:val="00383F00"/>
    <w:rsid w:val="0038409E"/>
    <w:rsid w:val="0038439D"/>
    <w:rsid w:val="003843AF"/>
    <w:rsid w:val="00384B2F"/>
    <w:rsid w:val="00385044"/>
    <w:rsid w:val="00385106"/>
    <w:rsid w:val="003853E0"/>
    <w:rsid w:val="00385639"/>
    <w:rsid w:val="0038581D"/>
    <w:rsid w:val="00385AB7"/>
    <w:rsid w:val="00385CE9"/>
    <w:rsid w:val="00386033"/>
    <w:rsid w:val="003863BA"/>
    <w:rsid w:val="0038691E"/>
    <w:rsid w:val="00386A88"/>
    <w:rsid w:val="00386B0F"/>
    <w:rsid w:val="00386E7A"/>
    <w:rsid w:val="00386FB9"/>
    <w:rsid w:val="00387245"/>
    <w:rsid w:val="00387569"/>
    <w:rsid w:val="003876A1"/>
    <w:rsid w:val="00387B90"/>
    <w:rsid w:val="00390B2E"/>
    <w:rsid w:val="00390C00"/>
    <w:rsid w:val="00390C54"/>
    <w:rsid w:val="00390C9F"/>
    <w:rsid w:val="00390DF0"/>
    <w:rsid w:val="003910E7"/>
    <w:rsid w:val="003911FD"/>
    <w:rsid w:val="0039121B"/>
    <w:rsid w:val="0039123F"/>
    <w:rsid w:val="003916EE"/>
    <w:rsid w:val="00391889"/>
    <w:rsid w:val="00391A7B"/>
    <w:rsid w:val="00391A95"/>
    <w:rsid w:val="00391D8A"/>
    <w:rsid w:val="00391EB4"/>
    <w:rsid w:val="003920BC"/>
    <w:rsid w:val="003927CD"/>
    <w:rsid w:val="003934B2"/>
    <w:rsid w:val="003938F5"/>
    <w:rsid w:val="003939F9"/>
    <w:rsid w:val="00393B11"/>
    <w:rsid w:val="00393C23"/>
    <w:rsid w:val="0039487C"/>
    <w:rsid w:val="00394D89"/>
    <w:rsid w:val="00394EE7"/>
    <w:rsid w:val="0039514A"/>
    <w:rsid w:val="00395490"/>
    <w:rsid w:val="00395572"/>
    <w:rsid w:val="00395B40"/>
    <w:rsid w:val="00395EB0"/>
    <w:rsid w:val="00396021"/>
    <w:rsid w:val="00396104"/>
    <w:rsid w:val="00396465"/>
    <w:rsid w:val="00396F4F"/>
    <w:rsid w:val="003978F2"/>
    <w:rsid w:val="0039791A"/>
    <w:rsid w:val="003979D0"/>
    <w:rsid w:val="00397B43"/>
    <w:rsid w:val="00397BAC"/>
    <w:rsid w:val="00397C8C"/>
    <w:rsid w:val="003A014D"/>
    <w:rsid w:val="003A0493"/>
    <w:rsid w:val="003A083F"/>
    <w:rsid w:val="003A086F"/>
    <w:rsid w:val="003A0AA5"/>
    <w:rsid w:val="003A0D81"/>
    <w:rsid w:val="003A0EC9"/>
    <w:rsid w:val="003A0F55"/>
    <w:rsid w:val="003A16A5"/>
    <w:rsid w:val="003A1C83"/>
    <w:rsid w:val="003A2069"/>
    <w:rsid w:val="003A20A3"/>
    <w:rsid w:val="003A216A"/>
    <w:rsid w:val="003A21A8"/>
    <w:rsid w:val="003A225E"/>
    <w:rsid w:val="003A26C0"/>
    <w:rsid w:val="003A2C63"/>
    <w:rsid w:val="003A2DAF"/>
    <w:rsid w:val="003A33B5"/>
    <w:rsid w:val="003A3821"/>
    <w:rsid w:val="003A392A"/>
    <w:rsid w:val="003A3DC4"/>
    <w:rsid w:val="003A4301"/>
    <w:rsid w:val="003A4377"/>
    <w:rsid w:val="003A43BF"/>
    <w:rsid w:val="003A4695"/>
    <w:rsid w:val="003A4712"/>
    <w:rsid w:val="003A4BEF"/>
    <w:rsid w:val="003A514D"/>
    <w:rsid w:val="003A520D"/>
    <w:rsid w:val="003A5365"/>
    <w:rsid w:val="003A5BBF"/>
    <w:rsid w:val="003A64CF"/>
    <w:rsid w:val="003A65C0"/>
    <w:rsid w:val="003A676F"/>
    <w:rsid w:val="003A6B5C"/>
    <w:rsid w:val="003A6ECA"/>
    <w:rsid w:val="003A6FFF"/>
    <w:rsid w:val="003A7114"/>
    <w:rsid w:val="003A7524"/>
    <w:rsid w:val="003A7637"/>
    <w:rsid w:val="003A793C"/>
    <w:rsid w:val="003A7D46"/>
    <w:rsid w:val="003B028C"/>
    <w:rsid w:val="003B07EF"/>
    <w:rsid w:val="003B0DB6"/>
    <w:rsid w:val="003B0DD9"/>
    <w:rsid w:val="003B0EFC"/>
    <w:rsid w:val="003B11BF"/>
    <w:rsid w:val="003B12C6"/>
    <w:rsid w:val="003B13A6"/>
    <w:rsid w:val="003B13C0"/>
    <w:rsid w:val="003B1A17"/>
    <w:rsid w:val="003B1D0A"/>
    <w:rsid w:val="003B2251"/>
    <w:rsid w:val="003B240D"/>
    <w:rsid w:val="003B30BB"/>
    <w:rsid w:val="003B310F"/>
    <w:rsid w:val="003B35A5"/>
    <w:rsid w:val="003B35C9"/>
    <w:rsid w:val="003B5220"/>
    <w:rsid w:val="003B53D2"/>
    <w:rsid w:val="003B556C"/>
    <w:rsid w:val="003B5613"/>
    <w:rsid w:val="003B5726"/>
    <w:rsid w:val="003B5940"/>
    <w:rsid w:val="003B6060"/>
    <w:rsid w:val="003B61A9"/>
    <w:rsid w:val="003B64A5"/>
    <w:rsid w:val="003B64B7"/>
    <w:rsid w:val="003B68C3"/>
    <w:rsid w:val="003B6930"/>
    <w:rsid w:val="003B6AF4"/>
    <w:rsid w:val="003B6D5A"/>
    <w:rsid w:val="003B7076"/>
    <w:rsid w:val="003B72AB"/>
    <w:rsid w:val="003B74BF"/>
    <w:rsid w:val="003B7690"/>
    <w:rsid w:val="003B7A40"/>
    <w:rsid w:val="003C03C5"/>
    <w:rsid w:val="003C0550"/>
    <w:rsid w:val="003C0608"/>
    <w:rsid w:val="003C0730"/>
    <w:rsid w:val="003C0A16"/>
    <w:rsid w:val="003C0D57"/>
    <w:rsid w:val="003C13C1"/>
    <w:rsid w:val="003C15F7"/>
    <w:rsid w:val="003C1DBF"/>
    <w:rsid w:val="003C1EFB"/>
    <w:rsid w:val="003C1F1B"/>
    <w:rsid w:val="003C2365"/>
    <w:rsid w:val="003C27C7"/>
    <w:rsid w:val="003C2AA3"/>
    <w:rsid w:val="003C2D3C"/>
    <w:rsid w:val="003C34E3"/>
    <w:rsid w:val="003C3621"/>
    <w:rsid w:val="003C36F5"/>
    <w:rsid w:val="003C3925"/>
    <w:rsid w:val="003C3A66"/>
    <w:rsid w:val="003C41EF"/>
    <w:rsid w:val="003C4426"/>
    <w:rsid w:val="003C4AB5"/>
    <w:rsid w:val="003C4AEE"/>
    <w:rsid w:val="003C5B57"/>
    <w:rsid w:val="003C5C40"/>
    <w:rsid w:val="003C5E4D"/>
    <w:rsid w:val="003C5F23"/>
    <w:rsid w:val="003C6189"/>
    <w:rsid w:val="003C61DB"/>
    <w:rsid w:val="003C6335"/>
    <w:rsid w:val="003C66EE"/>
    <w:rsid w:val="003C6D68"/>
    <w:rsid w:val="003C71A4"/>
    <w:rsid w:val="003C74F2"/>
    <w:rsid w:val="003C7804"/>
    <w:rsid w:val="003C7AF4"/>
    <w:rsid w:val="003C7C8C"/>
    <w:rsid w:val="003D0174"/>
    <w:rsid w:val="003D03E8"/>
    <w:rsid w:val="003D0501"/>
    <w:rsid w:val="003D05CE"/>
    <w:rsid w:val="003D10D1"/>
    <w:rsid w:val="003D1398"/>
    <w:rsid w:val="003D1497"/>
    <w:rsid w:val="003D18E1"/>
    <w:rsid w:val="003D1D6D"/>
    <w:rsid w:val="003D2131"/>
    <w:rsid w:val="003D2857"/>
    <w:rsid w:val="003D2915"/>
    <w:rsid w:val="003D2971"/>
    <w:rsid w:val="003D2A45"/>
    <w:rsid w:val="003D3519"/>
    <w:rsid w:val="003D37A3"/>
    <w:rsid w:val="003D3EB1"/>
    <w:rsid w:val="003D4107"/>
    <w:rsid w:val="003D42EC"/>
    <w:rsid w:val="003D43A0"/>
    <w:rsid w:val="003D46B1"/>
    <w:rsid w:val="003D4DCB"/>
    <w:rsid w:val="003D4E42"/>
    <w:rsid w:val="003D5B49"/>
    <w:rsid w:val="003D5DF4"/>
    <w:rsid w:val="003D5EFA"/>
    <w:rsid w:val="003D6368"/>
    <w:rsid w:val="003D6BD7"/>
    <w:rsid w:val="003D6C78"/>
    <w:rsid w:val="003D6F08"/>
    <w:rsid w:val="003D6F58"/>
    <w:rsid w:val="003D710A"/>
    <w:rsid w:val="003D76F3"/>
    <w:rsid w:val="003D7A47"/>
    <w:rsid w:val="003D7A97"/>
    <w:rsid w:val="003D7CBB"/>
    <w:rsid w:val="003D7F83"/>
    <w:rsid w:val="003E05D9"/>
    <w:rsid w:val="003E16EC"/>
    <w:rsid w:val="003E17FA"/>
    <w:rsid w:val="003E2199"/>
    <w:rsid w:val="003E233D"/>
    <w:rsid w:val="003E2911"/>
    <w:rsid w:val="003E2BBB"/>
    <w:rsid w:val="003E2E65"/>
    <w:rsid w:val="003E2ED9"/>
    <w:rsid w:val="003E322E"/>
    <w:rsid w:val="003E336B"/>
    <w:rsid w:val="003E3A61"/>
    <w:rsid w:val="003E3A88"/>
    <w:rsid w:val="003E3EC3"/>
    <w:rsid w:val="003E41EB"/>
    <w:rsid w:val="003E4233"/>
    <w:rsid w:val="003E49FF"/>
    <w:rsid w:val="003E511C"/>
    <w:rsid w:val="003E5386"/>
    <w:rsid w:val="003E5398"/>
    <w:rsid w:val="003E5480"/>
    <w:rsid w:val="003E55B0"/>
    <w:rsid w:val="003E5B8D"/>
    <w:rsid w:val="003E5BC8"/>
    <w:rsid w:val="003E6026"/>
    <w:rsid w:val="003E648E"/>
    <w:rsid w:val="003E6DF3"/>
    <w:rsid w:val="003E7323"/>
    <w:rsid w:val="003E7471"/>
    <w:rsid w:val="003E754E"/>
    <w:rsid w:val="003E7A42"/>
    <w:rsid w:val="003F0D05"/>
    <w:rsid w:val="003F0E31"/>
    <w:rsid w:val="003F1508"/>
    <w:rsid w:val="003F161F"/>
    <w:rsid w:val="003F1676"/>
    <w:rsid w:val="003F17F9"/>
    <w:rsid w:val="003F1CFE"/>
    <w:rsid w:val="003F219F"/>
    <w:rsid w:val="003F343B"/>
    <w:rsid w:val="003F3440"/>
    <w:rsid w:val="003F36B6"/>
    <w:rsid w:val="003F3B3C"/>
    <w:rsid w:val="003F3EED"/>
    <w:rsid w:val="003F412E"/>
    <w:rsid w:val="003F42C2"/>
    <w:rsid w:val="003F438D"/>
    <w:rsid w:val="003F43A0"/>
    <w:rsid w:val="003F5429"/>
    <w:rsid w:val="003F57B0"/>
    <w:rsid w:val="003F5BE0"/>
    <w:rsid w:val="003F5D08"/>
    <w:rsid w:val="003F5F7B"/>
    <w:rsid w:val="003F6215"/>
    <w:rsid w:val="003F64D0"/>
    <w:rsid w:val="003F6781"/>
    <w:rsid w:val="003F6D45"/>
    <w:rsid w:val="003F70A6"/>
    <w:rsid w:val="003F71E5"/>
    <w:rsid w:val="003F747F"/>
    <w:rsid w:val="003F74E3"/>
    <w:rsid w:val="003F75F4"/>
    <w:rsid w:val="003F79C7"/>
    <w:rsid w:val="0040033E"/>
    <w:rsid w:val="004003F3"/>
    <w:rsid w:val="004009E6"/>
    <w:rsid w:val="00400BE1"/>
    <w:rsid w:val="00400F75"/>
    <w:rsid w:val="00400FE5"/>
    <w:rsid w:val="00400FE7"/>
    <w:rsid w:val="00401173"/>
    <w:rsid w:val="00401531"/>
    <w:rsid w:val="00402738"/>
    <w:rsid w:val="00402909"/>
    <w:rsid w:val="004029C1"/>
    <w:rsid w:val="00402D7F"/>
    <w:rsid w:val="00402E0C"/>
    <w:rsid w:val="00402E24"/>
    <w:rsid w:val="00403127"/>
    <w:rsid w:val="0040370E"/>
    <w:rsid w:val="0040396C"/>
    <w:rsid w:val="00403C46"/>
    <w:rsid w:val="00403DF5"/>
    <w:rsid w:val="00404196"/>
    <w:rsid w:val="00404E08"/>
    <w:rsid w:val="004055D0"/>
    <w:rsid w:val="00405638"/>
    <w:rsid w:val="0040581F"/>
    <w:rsid w:val="00405A71"/>
    <w:rsid w:val="00405C40"/>
    <w:rsid w:val="00405C78"/>
    <w:rsid w:val="00405D81"/>
    <w:rsid w:val="0040607A"/>
    <w:rsid w:val="004060B8"/>
    <w:rsid w:val="004067BE"/>
    <w:rsid w:val="00406806"/>
    <w:rsid w:val="00407761"/>
    <w:rsid w:val="0040791C"/>
    <w:rsid w:val="00407B02"/>
    <w:rsid w:val="00407F14"/>
    <w:rsid w:val="004100CC"/>
    <w:rsid w:val="00410530"/>
    <w:rsid w:val="00410902"/>
    <w:rsid w:val="00410A5A"/>
    <w:rsid w:val="00410D31"/>
    <w:rsid w:val="00410D4D"/>
    <w:rsid w:val="00410E2A"/>
    <w:rsid w:val="00411218"/>
    <w:rsid w:val="00411596"/>
    <w:rsid w:val="004116EF"/>
    <w:rsid w:val="00411720"/>
    <w:rsid w:val="004120A4"/>
    <w:rsid w:val="00412648"/>
    <w:rsid w:val="00412680"/>
    <w:rsid w:val="00412B84"/>
    <w:rsid w:val="00412BB9"/>
    <w:rsid w:val="00412CCB"/>
    <w:rsid w:val="004132F4"/>
    <w:rsid w:val="0041378A"/>
    <w:rsid w:val="0041422F"/>
    <w:rsid w:val="0041452D"/>
    <w:rsid w:val="00414982"/>
    <w:rsid w:val="00414C51"/>
    <w:rsid w:val="00415374"/>
    <w:rsid w:val="0041557A"/>
    <w:rsid w:val="00415C32"/>
    <w:rsid w:val="00415EE4"/>
    <w:rsid w:val="00416160"/>
    <w:rsid w:val="004162B6"/>
    <w:rsid w:val="0041646F"/>
    <w:rsid w:val="00416778"/>
    <w:rsid w:val="0041690F"/>
    <w:rsid w:val="00416939"/>
    <w:rsid w:val="00417090"/>
    <w:rsid w:val="0041718F"/>
    <w:rsid w:val="004172B6"/>
    <w:rsid w:val="00417D5E"/>
    <w:rsid w:val="00420032"/>
    <w:rsid w:val="00420705"/>
    <w:rsid w:val="0042070A"/>
    <w:rsid w:val="0042079D"/>
    <w:rsid w:val="00420C62"/>
    <w:rsid w:val="00420DE7"/>
    <w:rsid w:val="00420EC3"/>
    <w:rsid w:val="00420F3E"/>
    <w:rsid w:val="00421696"/>
    <w:rsid w:val="004216B9"/>
    <w:rsid w:val="0042172D"/>
    <w:rsid w:val="0042186E"/>
    <w:rsid w:val="00421AEB"/>
    <w:rsid w:val="00421BDB"/>
    <w:rsid w:val="00421D04"/>
    <w:rsid w:val="00421E60"/>
    <w:rsid w:val="00421F9A"/>
    <w:rsid w:val="004221BF"/>
    <w:rsid w:val="00423A6A"/>
    <w:rsid w:val="00423D55"/>
    <w:rsid w:val="00424681"/>
    <w:rsid w:val="004248C8"/>
    <w:rsid w:val="00424921"/>
    <w:rsid w:val="004249AE"/>
    <w:rsid w:val="004249E5"/>
    <w:rsid w:val="00424BA3"/>
    <w:rsid w:val="00424CE5"/>
    <w:rsid w:val="00424EFC"/>
    <w:rsid w:val="004251A8"/>
    <w:rsid w:val="0042527C"/>
    <w:rsid w:val="004253DC"/>
    <w:rsid w:val="00425623"/>
    <w:rsid w:val="00425985"/>
    <w:rsid w:val="00425AC3"/>
    <w:rsid w:val="00425B07"/>
    <w:rsid w:val="00425C57"/>
    <w:rsid w:val="00425CDE"/>
    <w:rsid w:val="00425D01"/>
    <w:rsid w:val="00425F5B"/>
    <w:rsid w:val="00425FDA"/>
    <w:rsid w:val="00426288"/>
    <w:rsid w:val="00426665"/>
    <w:rsid w:val="00426910"/>
    <w:rsid w:val="004269F3"/>
    <w:rsid w:val="00426B13"/>
    <w:rsid w:val="00426B80"/>
    <w:rsid w:val="00426FE2"/>
    <w:rsid w:val="00427693"/>
    <w:rsid w:val="004277B3"/>
    <w:rsid w:val="00427CC1"/>
    <w:rsid w:val="00427ED4"/>
    <w:rsid w:val="00430246"/>
    <w:rsid w:val="0043046B"/>
    <w:rsid w:val="0043055E"/>
    <w:rsid w:val="00430868"/>
    <w:rsid w:val="004309B6"/>
    <w:rsid w:val="00430B50"/>
    <w:rsid w:val="0043121F"/>
    <w:rsid w:val="0043130B"/>
    <w:rsid w:val="004315D3"/>
    <w:rsid w:val="00431833"/>
    <w:rsid w:val="00431C99"/>
    <w:rsid w:val="00431E34"/>
    <w:rsid w:val="00431E79"/>
    <w:rsid w:val="0043213B"/>
    <w:rsid w:val="004324B0"/>
    <w:rsid w:val="0043292B"/>
    <w:rsid w:val="00432B47"/>
    <w:rsid w:val="00432DEB"/>
    <w:rsid w:val="00433275"/>
    <w:rsid w:val="00433318"/>
    <w:rsid w:val="0043335C"/>
    <w:rsid w:val="004334F4"/>
    <w:rsid w:val="004334F6"/>
    <w:rsid w:val="00433A77"/>
    <w:rsid w:val="004345D5"/>
    <w:rsid w:val="00434925"/>
    <w:rsid w:val="00434B1E"/>
    <w:rsid w:val="00434DD9"/>
    <w:rsid w:val="0043520F"/>
    <w:rsid w:val="00435434"/>
    <w:rsid w:val="00436280"/>
    <w:rsid w:val="004365E2"/>
    <w:rsid w:val="004367D7"/>
    <w:rsid w:val="0043690D"/>
    <w:rsid w:val="00436A93"/>
    <w:rsid w:val="00436C6A"/>
    <w:rsid w:val="004370D1"/>
    <w:rsid w:val="004378CB"/>
    <w:rsid w:val="004379C0"/>
    <w:rsid w:val="00437BD9"/>
    <w:rsid w:val="00437BE8"/>
    <w:rsid w:val="004400FF"/>
    <w:rsid w:val="00440585"/>
    <w:rsid w:val="0044063D"/>
    <w:rsid w:val="00440923"/>
    <w:rsid w:val="00440C7A"/>
    <w:rsid w:val="00440D09"/>
    <w:rsid w:val="004410DD"/>
    <w:rsid w:val="004411EE"/>
    <w:rsid w:val="00441624"/>
    <w:rsid w:val="00441B44"/>
    <w:rsid w:val="00441C3B"/>
    <w:rsid w:val="00442671"/>
    <w:rsid w:val="004426AD"/>
    <w:rsid w:val="00442919"/>
    <w:rsid w:val="0044292F"/>
    <w:rsid w:val="00442C57"/>
    <w:rsid w:val="00442D45"/>
    <w:rsid w:val="004433AF"/>
    <w:rsid w:val="004433BD"/>
    <w:rsid w:val="00443582"/>
    <w:rsid w:val="0044374D"/>
    <w:rsid w:val="00444508"/>
    <w:rsid w:val="00444638"/>
    <w:rsid w:val="00444CDF"/>
    <w:rsid w:val="004468B7"/>
    <w:rsid w:val="00446B8C"/>
    <w:rsid w:val="00446CCE"/>
    <w:rsid w:val="00446ED8"/>
    <w:rsid w:val="004471A3"/>
    <w:rsid w:val="004471D6"/>
    <w:rsid w:val="004472C0"/>
    <w:rsid w:val="00447671"/>
    <w:rsid w:val="00447683"/>
    <w:rsid w:val="00450143"/>
    <w:rsid w:val="004502D5"/>
    <w:rsid w:val="00450C60"/>
    <w:rsid w:val="004514A3"/>
    <w:rsid w:val="004514D7"/>
    <w:rsid w:val="004518CC"/>
    <w:rsid w:val="00451C36"/>
    <w:rsid w:val="00451C69"/>
    <w:rsid w:val="00451E69"/>
    <w:rsid w:val="00451F05"/>
    <w:rsid w:val="0045201E"/>
    <w:rsid w:val="004520C1"/>
    <w:rsid w:val="004525F6"/>
    <w:rsid w:val="00452758"/>
    <w:rsid w:val="004527BA"/>
    <w:rsid w:val="0045294A"/>
    <w:rsid w:val="00452BB4"/>
    <w:rsid w:val="00452CC7"/>
    <w:rsid w:val="00452D49"/>
    <w:rsid w:val="0045319C"/>
    <w:rsid w:val="00453A0B"/>
    <w:rsid w:val="004545FD"/>
    <w:rsid w:val="00454F5C"/>
    <w:rsid w:val="00455B69"/>
    <w:rsid w:val="0045663C"/>
    <w:rsid w:val="00456736"/>
    <w:rsid w:val="00456827"/>
    <w:rsid w:val="00456E33"/>
    <w:rsid w:val="00456FC4"/>
    <w:rsid w:val="0045768B"/>
    <w:rsid w:val="004576BD"/>
    <w:rsid w:val="00460194"/>
    <w:rsid w:val="00460202"/>
    <w:rsid w:val="00460221"/>
    <w:rsid w:val="0046026D"/>
    <w:rsid w:val="00460624"/>
    <w:rsid w:val="0046076C"/>
    <w:rsid w:val="00460D2E"/>
    <w:rsid w:val="004611E7"/>
    <w:rsid w:val="00461B3F"/>
    <w:rsid w:val="00461CF8"/>
    <w:rsid w:val="00461D85"/>
    <w:rsid w:val="00461E3E"/>
    <w:rsid w:val="00461EDC"/>
    <w:rsid w:val="004626A9"/>
    <w:rsid w:val="00462710"/>
    <w:rsid w:val="00462741"/>
    <w:rsid w:val="0046281E"/>
    <w:rsid w:val="00462B0E"/>
    <w:rsid w:val="00462C16"/>
    <w:rsid w:val="00462DF5"/>
    <w:rsid w:val="00462FC2"/>
    <w:rsid w:val="00463125"/>
    <w:rsid w:val="00463487"/>
    <w:rsid w:val="00463575"/>
    <w:rsid w:val="004635D3"/>
    <w:rsid w:val="00464060"/>
    <w:rsid w:val="00464D16"/>
    <w:rsid w:val="004650CC"/>
    <w:rsid w:val="00465424"/>
    <w:rsid w:val="0046594E"/>
    <w:rsid w:val="004659A4"/>
    <w:rsid w:val="00465FC8"/>
    <w:rsid w:val="00466161"/>
    <w:rsid w:val="00466274"/>
    <w:rsid w:val="004666FF"/>
    <w:rsid w:val="00466706"/>
    <w:rsid w:val="00466E25"/>
    <w:rsid w:val="00466EA8"/>
    <w:rsid w:val="00467433"/>
    <w:rsid w:val="00467E4D"/>
    <w:rsid w:val="00467E8B"/>
    <w:rsid w:val="00470329"/>
    <w:rsid w:val="004704D3"/>
    <w:rsid w:val="00470558"/>
    <w:rsid w:val="0047075A"/>
    <w:rsid w:val="00470944"/>
    <w:rsid w:val="00470AC6"/>
    <w:rsid w:val="00470E64"/>
    <w:rsid w:val="00471251"/>
    <w:rsid w:val="00471421"/>
    <w:rsid w:val="00471561"/>
    <w:rsid w:val="00471FE9"/>
    <w:rsid w:val="00472B7B"/>
    <w:rsid w:val="00472BA9"/>
    <w:rsid w:val="00472C30"/>
    <w:rsid w:val="00474034"/>
    <w:rsid w:val="00474525"/>
    <w:rsid w:val="00474669"/>
    <w:rsid w:val="004748E8"/>
    <w:rsid w:val="00474A86"/>
    <w:rsid w:val="00474FA9"/>
    <w:rsid w:val="0047544D"/>
    <w:rsid w:val="00475691"/>
    <w:rsid w:val="00475806"/>
    <w:rsid w:val="00475BF0"/>
    <w:rsid w:val="0047618D"/>
    <w:rsid w:val="00476266"/>
    <w:rsid w:val="0047641F"/>
    <w:rsid w:val="00476581"/>
    <w:rsid w:val="0047679E"/>
    <w:rsid w:val="004769CA"/>
    <w:rsid w:val="00476AAF"/>
    <w:rsid w:val="00476DFF"/>
    <w:rsid w:val="00476E55"/>
    <w:rsid w:val="00476FAB"/>
    <w:rsid w:val="0047728D"/>
    <w:rsid w:val="004772AA"/>
    <w:rsid w:val="00477362"/>
    <w:rsid w:val="004774D0"/>
    <w:rsid w:val="00477609"/>
    <w:rsid w:val="004777A9"/>
    <w:rsid w:val="00477845"/>
    <w:rsid w:val="00477AE9"/>
    <w:rsid w:val="00477DC9"/>
    <w:rsid w:val="00477F52"/>
    <w:rsid w:val="00480BDF"/>
    <w:rsid w:val="00480DCF"/>
    <w:rsid w:val="00480DFD"/>
    <w:rsid w:val="00480E0B"/>
    <w:rsid w:val="0048190E"/>
    <w:rsid w:val="00481B11"/>
    <w:rsid w:val="00482053"/>
    <w:rsid w:val="004823E4"/>
    <w:rsid w:val="00482629"/>
    <w:rsid w:val="00482881"/>
    <w:rsid w:val="00482A61"/>
    <w:rsid w:val="00482ECF"/>
    <w:rsid w:val="00482FC3"/>
    <w:rsid w:val="00483287"/>
    <w:rsid w:val="0048328D"/>
    <w:rsid w:val="0048341F"/>
    <w:rsid w:val="00483638"/>
    <w:rsid w:val="0048398A"/>
    <w:rsid w:val="00484E9B"/>
    <w:rsid w:val="004851D0"/>
    <w:rsid w:val="00485732"/>
    <w:rsid w:val="00485A90"/>
    <w:rsid w:val="00485B26"/>
    <w:rsid w:val="0048603D"/>
    <w:rsid w:val="0048677E"/>
    <w:rsid w:val="0049027F"/>
    <w:rsid w:val="004903D4"/>
    <w:rsid w:val="004905B2"/>
    <w:rsid w:val="00490F5A"/>
    <w:rsid w:val="0049149C"/>
    <w:rsid w:val="004914ED"/>
    <w:rsid w:val="00491685"/>
    <w:rsid w:val="00491C94"/>
    <w:rsid w:val="00491E36"/>
    <w:rsid w:val="00491F97"/>
    <w:rsid w:val="0049235B"/>
    <w:rsid w:val="0049270A"/>
    <w:rsid w:val="00492979"/>
    <w:rsid w:val="00492CA1"/>
    <w:rsid w:val="00493251"/>
    <w:rsid w:val="00493684"/>
    <w:rsid w:val="00493BF8"/>
    <w:rsid w:val="00493C6E"/>
    <w:rsid w:val="004944C8"/>
    <w:rsid w:val="004945E5"/>
    <w:rsid w:val="00494A73"/>
    <w:rsid w:val="00494C5F"/>
    <w:rsid w:val="00495273"/>
    <w:rsid w:val="0049538F"/>
    <w:rsid w:val="00495815"/>
    <w:rsid w:val="00495E06"/>
    <w:rsid w:val="004962C8"/>
    <w:rsid w:val="004962F8"/>
    <w:rsid w:val="00496326"/>
    <w:rsid w:val="004963C8"/>
    <w:rsid w:val="00496579"/>
    <w:rsid w:val="0049665C"/>
    <w:rsid w:val="00496949"/>
    <w:rsid w:val="00496A4A"/>
    <w:rsid w:val="00496F3F"/>
    <w:rsid w:val="00496F4A"/>
    <w:rsid w:val="0049732A"/>
    <w:rsid w:val="0049748F"/>
    <w:rsid w:val="00497501"/>
    <w:rsid w:val="00497889"/>
    <w:rsid w:val="004979D5"/>
    <w:rsid w:val="00497A0A"/>
    <w:rsid w:val="00497A32"/>
    <w:rsid w:val="00497A3E"/>
    <w:rsid w:val="00497D18"/>
    <w:rsid w:val="004A0379"/>
    <w:rsid w:val="004A150C"/>
    <w:rsid w:val="004A1B56"/>
    <w:rsid w:val="004A1ED3"/>
    <w:rsid w:val="004A256F"/>
    <w:rsid w:val="004A26F2"/>
    <w:rsid w:val="004A2A2C"/>
    <w:rsid w:val="004A2DC4"/>
    <w:rsid w:val="004A3001"/>
    <w:rsid w:val="004A3A06"/>
    <w:rsid w:val="004A3A99"/>
    <w:rsid w:val="004A3EEA"/>
    <w:rsid w:val="004A40B7"/>
    <w:rsid w:val="004A4330"/>
    <w:rsid w:val="004A46BC"/>
    <w:rsid w:val="004A5517"/>
    <w:rsid w:val="004A56CF"/>
    <w:rsid w:val="004A59FC"/>
    <w:rsid w:val="004A5B34"/>
    <w:rsid w:val="004A5E23"/>
    <w:rsid w:val="004A6200"/>
    <w:rsid w:val="004A6699"/>
    <w:rsid w:val="004A6CFA"/>
    <w:rsid w:val="004A72EE"/>
    <w:rsid w:val="004A7396"/>
    <w:rsid w:val="004A73BF"/>
    <w:rsid w:val="004A773F"/>
    <w:rsid w:val="004A7846"/>
    <w:rsid w:val="004A7C89"/>
    <w:rsid w:val="004A7DB8"/>
    <w:rsid w:val="004B0316"/>
    <w:rsid w:val="004B0450"/>
    <w:rsid w:val="004B075D"/>
    <w:rsid w:val="004B0962"/>
    <w:rsid w:val="004B1138"/>
    <w:rsid w:val="004B18E9"/>
    <w:rsid w:val="004B1A0A"/>
    <w:rsid w:val="004B1AE5"/>
    <w:rsid w:val="004B201E"/>
    <w:rsid w:val="004B2A62"/>
    <w:rsid w:val="004B2DB0"/>
    <w:rsid w:val="004B2F73"/>
    <w:rsid w:val="004B3117"/>
    <w:rsid w:val="004B319F"/>
    <w:rsid w:val="004B325F"/>
    <w:rsid w:val="004B32D6"/>
    <w:rsid w:val="004B4517"/>
    <w:rsid w:val="004B481C"/>
    <w:rsid w:val="004B487E"/>
    <w:rsid w:val="004B4CC6"/>
    <w:rsid w:val="004B5076"/>
    <w:rsid w:val="004B5095"/>
    <w:rsid w:val="004B57C0"/>
    <w:rsid w:val="004B586B"/>
    <w:rsid w:val="004B6465"/>
    <w:rsid w:val="004B6DDA"/>
    <w:rsid w:val="004B7848"/>
    <w:rsid w:val="004B798D"/>
    <w:rsid w:val="004B7E15"/>
    <w:rsid w:val="004C0214"/>
    <w:rsid w:val="004C0485"/>
    <w:rsid w:val="004C0805"/>
    <w:rsid w:val="004C08AD"/>
    <w:rsid w:val="004C09B2"/>
    <w:rsid w:val="004C0AE2"/>
    <w:rsid w:val="004C0BA7"/>
    <w:rsid w:val="004C0EFC"/>
    <w:rsid w:val="004C1017"/>
    <w:rsid w:val="004C126A"/>
    <w:rsid w:val="004C12B7"/>
    <w:rsid w:val="004C132E"/>
    <w:rsid w:val="004C13DF"/>
    <w:rsid w:val="004C1546"/>
    <w:rsid w:val="004C17CC"/>
    <w:rsid w:val="004C1885"/>
    <w:rsid w:val="004C1DC0"/>
    <w:rsid w:val="004C1E91"/>
    <w:rsid w:val="004C2039"/>
    <w:rsid w:val="004C2551"/>
    <w:rsid w:val="004C2602"/>
    <w:rsid w:val="004C26F2"/>
    <w:rsid w:val="004C280C"/>
    <w:rsid w:val="004C2A85"/>
    <w:rsid w:val="004C2DDA"/>
    <w:rsid w:val="004C31EE"/>
    <w:rsid w:val="004C37EF"/>
    <w:rsid w:val="004C3944"/>
    <w:rsid w:val="004C419B"/>
    <w:rsid w:val="004C4BE5"/>
    <w:rsid w:val="004C4DD3"/>
    <w:rsid w:val="004C4E6B"/>
    <w:rsid w:val="004C4EB3"/>
    <w:rsid w:val="004C51EA"/>
    <w:rsid w:val="004C55B9"/>
    <w:rsid w:val="004C57A5"/>
    <w:rsid w:val="004C5A3D"/>
    <w:rsid w:val="004C5B55"/>
    <w:rsid w:val="004C5CA1"/>
    <w:rsid w:val="004C6219"/>
    <w:rsid w:val="004C6252"/>
    <w:rsid w:val="004C6644"/>
    <w:rsid w:val="004C73A4"/>
    <w:rsid w:val="004C7447"/>
    <w:rsid w:val="004C7499"/>
    <w:rsid w:val="004C790A"/>
    <w:rsid w:val="004C7C3F"/>
    <w:rsid w:val="004C7D23"/>
    <w:rsid w:val="004D0056"/>
    <w:rsid w:val="004D0C57"/>
    <w:rsid w:val="004D0D85"/>
    <w:rsid w:val="004D0E9E"/>
    <w:rsid w:val="004D0F83"/>
    <w:rsid w:val="004D1903"/>
    <w:rsid w:val="004D1BCD"/>
    <w:rsid w:val="004D23D2"/>
    <w:rsid w:val="004D2456"/>
    <w:rsid w:val="004D2BD8"/>
    <w:rsid w:val="004D301F"/>
    <w:rsid w:val="004D3279"/>
    <w:rsid w:val="004D3287"/>
    <w:rsid w:val="004D35B6"/>
    <w:rsid w:val="004D35CD"/>
    <w:rsid w:val="004D35F5"/>
    <w:rsid w:val="004D3797"/>
    <w:rsid w:val="004D3A01"/>
    <w:rsid w:val="004D3E38"/>
    <w:rsid w:val="004D3E7A"/>
    <w:rsid w:val="004D3EEC"/>
    <w:rsid w:val="004D4536"/>
    <w:rsid w:val="004D45B8"/>
    <w:rsid w:val="004D4D2D"/>
    <w:rsid w:val="004D4F53"/>
    <w:rsid w:val="004D50A6"/>
    <w:rsid w:val="004D5991"/>
    <w:rsid w:val="004D5C54"/>
    <w:rsid w:val="004D61A2"/>
    <w:rsid w:val="004D689C"/>
    <w:rsid w:val="004D68B6"/>
    <w:rsid w:val="004D6BCC"/>
    <w:rsid w:val="004D6DE3"/>
    <w:rsid w:val="004D6E39"/>
    <w:rsid w:val="004D77A2"/>
    <w:rsid w:val="004D7887"/>
    <w:rsid w:val="004D7921"/>
    <w:rsid w:val="004D7B61"/>
    <w:rsid w:val="004D7E0C"/>
    <w:rsid w:val="004E04B7"/>
    <w:rsid w:val="004E0560"/>
    <w:rsid w:val="004E069D"/>
    <w:rsid w:val="004E0878"/>
    <w:rsid w:val="004E0C7F"/>
    <w:rsid w:val="004E1003"/>
    <w:rsid w:val="004E1585"/>
    <w:rsid w:val="004E161B"/>
    <w:rsid w:val="004E1A01"/>
    <w:rsid w:val="004E1CE5"/>
    <w:rsid w:val="004E1D4C"/>
    <w:rsid w:val="004E22AE"/>
    <w:rsid w:val="004E278E"/>
    <w:rsid w:val="004E2B07"/>
    <w:rsid w:val="004E2F68"/>
    <w:rsid w:val="004E3140"/>
    <w:rsid w:val="004E31B8"/>
    <w:rsid w:val="004E32C5"/>
    <w:rsid w:val="004E3F40"/>
    <w:rsid w:val="004E4049"/>
    <w:rsid w:val="004E4C03"/>
    <w:rsid w:val="004E5A12"/>
    <w:rsid w:val="004E61BD"/>
    <w:rsid w:val="004E61BE"/>
    <w:rsid w:val="004E61E5"/>
    <w:rsid w:val="004E6667"/>
    <w:rsid w:val="004E6698"/>
    <w:rsid w:val="004E69C9"/>
    <w:rsid w:val="004E6A52"/>
    <w:rsid w:val="004E7391"/>
    <w:rsid w:val="004E7CCA"/>
    <w:rsid w:val="004F0223"/>
    <w:rsid w:val="004F02B0"/>
    <w:rsid w:val="004F0324"/>
    <w:rsid w:val="004F050D"/>
    <w:rsid w:val="004F07D0"/>
    <w:rsid w:val="004F10F9"/>
    <w:rsid w:val="004F119A"/>
    <w:rsid w:val="004F21DC"/>
    <w:rsid w:val="004F22EC"/>
    <w:rsid w:val="004F243D"/>
    <w:rsid w:val="004F26EB"/>
    <w:rsid w:val="004F26FC"/>
    <w:rsid w:val="004F2F75"/>
    <w:rsid w:val="004F335D"/>
    <w:rsid w:val="004F399D"/>
    <w:rsid w:val="004F3B88"/>
    <w:rsid w:val="004F3DCD"/>
    <w:rsid w:val="004F40C9"/>
    <w:rsid w:val="004F444D"/>
    <w:rsid w:val="004F44ED"/>
    <w:rsid w:val="004F4D4C"/>
    <w:rsid w:val="004F4E04"/>
    <w:rsid w:val="004F4F5A"/>
    <w:rsid w:val="004F4FEC"/>
    <w:rsid w:val="004F57E0"/>
    <w:rsid w:val="004F59E7"/>
    <w:rsid w:val="004F5D47"/>
    <w:rsid w:val="004F5E44"/>
    <w:rsid w:val="004F61AD"/>
    <w:rsid w:val="004F6418"/>
    <w:rsid w:val="004F65C9"/>
    <w:rsid w:val="004F69E5"/>
    <w:rsid w:val="004F6B48"/>
    <w:rsid w:val="004F6BA4"/>
    <w:rsid w:val="004F6CC6"/>
    <w:rsid w:val="004F7C44"/>
    <w:rsid w:val="004F7EC0"/>
    <w:rsid w:val="004F7F39"/>
    <w:rsid w:val="00500517"/>
    <w:rsid w:val="00500CB4"/>
    <w:rsid w:val="0050100F"/>
    <w:rsid w:val="005011AD"/>
    <w:rsid w:val="005014EA"/>
    <w:rsid w:val="00501828"/>
    <w:rsid w:val="00501E17"/>
    <w:rsid w:val="00501E26"/>
    <w:rsid w:val="00501E3D"/>
    <w:rsid w:val="00501E79"/>
    <w:rsid w:val="00501F76"/>
    <w:rsid w:val="00502274"/>
    <w:rsid w:val="00503F5A"/>
    <w:rsid w:val="005041D5"/>
    <w:rsid w:val="00504439"/>
    <w:rsid w:val="00504595"/>
    <w:rsid w:val="005045A0"/>
    <w:rsid w:val="00504CB4"/>
    <w:rsid w:val="005053F1"/>
    <w:rsid w:val="00505B64"/>
    <w:rsid w:val="00505D4A"/>
    <w:rsid w:val="00505F2E"/>
    <w:rsid w:val="005064D4"/>
    <w:rsid w:val="00506502"/>
    <w:rsid w:val="00506713"/>
    <w:rsid w:val="00506918"/>
    <w:rsid w:val="005069AF"/>
    <w:rsid w:val="00506A08"/>
    <w:rsid w:val="00506C75"/>
    <w:rsid w:val="00507024"/>
    <w:rsid w:val="005073F7"/>
    <w:rsid w:val="0050746D"/>
    <w:rsid w:val="00507DC9"/>
    <w:rsid w:val="00507FB7"/>
    <w:rsid w:val="0051031B"/>
    <w:rsid w:val="00510370"/>
    <w:rsid w:val="00510406"/>
    <w:rsid w:val="00510BCC"/>
    <w:rsid w:val="00510F27"/>
    <w:rsid w:val="0051114D"/>
    <w:rsid w:val="005111C5"/>
    <w:rsid w:val="005111DF"/>
    <w:rsid w:val="005112EC"/>
    <w:rsid w:val="005114C7"/>
    <w:rsid w:val="0051151B"/>
    <w:rsid w:val="00511735"/>
    <w:rsid w:val="00511AA3"/>
    <w:rsid w:val="00512854"/>
    <w:rsid w:val="00512BEF"/>
    <w:rsid w:val="00512DCD"/>
    <w:rsid w:val="005130EF"/>
    <w:rsid w:val="00513328"/>
    <w:rsid w:val="00513378"/>
    <w:rsid w:val="00513459"/>
    <w:rsid w:val="005138AF"/>
    <w:rsid w:val="0051465C"/>
    <w:rsid w:val="005149D2"/>
    <w:rsid w:val="00514C49"/>
    <w:rsid w:val="00514E58"/>
    <w:rsid w:val="00514F1C"/>
    <w:rsid w:val="005155A6"/>
    <w:rsid w:val="0051572F"/>
    <w:rsid w:val="005159C3"/>
    <w:rsid w:val="005159F8"/>
    <w:rsid w:val="00515DE4"/>
    <w:rsid w:val="005160CD"/>
    <w:rsid w:val="00516381"/>
    <w:rsid w:val="005167C5"/>
    <w:rsid w:val="00516B43"/>
    <w:rsid w:val="00516B7E"/>
    <w:rsid w:val="0051712C"/>
    <w:rsid w:val="00517256"/>
    <w:rsid w:val="005175C1"/>
    <w:rsid w:val="00517726"/>
    <w:rsid w:val="00517D23"/>
    <w:rsid w:val="00517DCB"/>
    <w:rsid w:val="00520425"/>
    <w:rsid w:val="00520598"/>
    <w:rsid w:val="0052083B"/>
    <w:rsid w:val="005210DA"/>
    <w:rsid w:val="00521213"/>
    <w:rsid w:val="0052123D"/>
    <w:rsid w:val="005214FD"/>
    <w:rsid w:val="005219CA"/>
    <w:rsid w:val="00521DB0"/>
    <w:rsid w:val="00521E13"/>
    <w:rsid w:val="00521E54"/>
    <w:rsid w:val="00522663"/>
    <w:rsid w:val="00522AC1"/>
    <w:rsid w:val="00522EB3"/>
    <w:rsid w:val="00523124"/>
    <w:rsid w:val="0052361C"/>
    <w:rsid w:val="005236C8"/>
    <w:rsid w:val="005238FD"/>
    <w:rsid w:val="00523B7D"/>
    <w:rsid w:val="00523BA5"/>
    <w:rsid w:val="00523C34"/>
    <w:rsid w:val="00523FD1"/>
    <w:rsid w:val="00524477"/>
    <w:rsid w:val="00524AAB"/>
    <w:rsid w:val="00525482"/>
    <w:rsid w:val="005256B6"/>
    <w:rsid w:val="00525B2A"/>
    <w:rsid w:val="00525FA3"/>
    <w:rsid w:val="005260A1"/>
    <w:rsid w:val="00526180"/>
    <w:rsid w:val="0052695F"/>
    <w:rsid w:val="00526C9B"/>
    <w:rsid w:val="00526E5D"/>
    <w:rsid w:val="00527E12"/>
    <w:rsid w:val="00527E84"/>
    <w:rsid w:val="0053041B"/>
    <w:rsid w:val="005305A3"/>
    <w:rsid w:val="005305C8"/>
    <w:rsid w:val="00530A15"/>
    <w:rsid w:val="00530CF0"/>
    <w:rsid w:val="00530DB2"/>
    <w:rsid w:val="005310D0"/>
    <w:rsid w:val="00531839"/>
    <w:rsid w:val="0053218B"/>
    <w:rsid w:val="0053219D"/>
    <w:rsid w:val="0053257F"/>
    <w:rsid w:val="00532C30"/>
    <w:rsid w:val="005338E4"/>
    <w:rsid w:val="00533BA5"/>
    <w:rsid w:val="00534067"/>
    <w:rsid w:val="00534406"/>
    <w:rsid w:val="00534710"/>
    <w:rsid w:val="00534F70"/>
    <w:rsid w:val="005354DB"/>
    <w:rsid w:val="00535B05"/>
    <w:rsid w:val="00535BAF"/>
    <w:rsid w:val="00535C36"/>
    <w:rsid w:val="00535CA7"/>
    <w:rsid w:val="00535CF2"/>
    <w:rsid w:val="00535D98"/>
    <w:rsid w:val="0053659D"/>
    <w:rsid w:val="005365E1"/>
    <w:rsid w:val="005366C8"/>
    <w:rsid w:val="00536832"/>
    <w:rsid w:val="00536ABD"/>
    <w:rsid w:val="00536DC1"/>
    <w:rsid w:val="00536DF1"/>
    <w:rsid w:val="00536E59"/>
    <w:rsid w:val="0053709A"/>
    <w:rsid w:val="00537446"/>
    <w:rsid w:val="005374FD"/>
    <w:rsid w:val="00537867"/>
    <w:rsid w:val="0053786A"/>
    <w:rsid w:val="00537A2D"/>
    <w:rsid w:val="00537C51"/>
    <w:rsid w:val="00537CC1"/>
    <w:rsid w:val="00537FB3"/>
    <w:rsid w:val="005401A0"/>
    <w:rsid w:val="00540D06"/>
    <w:rsid w:val="00541155"/>
    <w:rsid w:val="0054150D"/>
    <w:rsid w:val="005416A6"/>
    <w:rsid w:val="005417CF"/>
    <w:rsid w:val="005426D0"/>
    <w:rsid w:val="00542963"/>
    <w:rsid w:val="00542A5D"/>
    <w:rsid w:val="00542A75"/>
    <w:rsid w:val="00542BBC"/>
    <w:rsid w:val="00542FBA"/>
    <w:rsid w:val="00543157"/>
    <w:rsid w:val="005433F5"/>
    <w:rsid w:val="005439A2"/>
    <w:rsid w:val="00544C3D"/>
    <w:rsid w:val="005451E6"/>
    <w:rsid w:val="00545332"/>
    <w:rsid w:val="005453F9"/>
    <w:rsid w:val="00545688"/>
    <w:rsid w:val="00545937"/>
    <w:rsid w:val="00545A31"/>
    <w:rsid w:val="00545BA3"/>
    <w:rsid w:val="00545CF8"/>
    <w:rsid w:val="00546159"/>
    <w:rsid w:val="00546809"/>
    <w:rsid w:val="00546839"/>
    <w:rsid w:val="00546A07"/>
    <w:rsid w:val="00546C09"/>
    <w:rsid w:val="00546C0C"/>
    <w:rsid w:val="00546D66"/>
    <w:rsid w:val="00547583"/>
    <w:rsid w:val="005477DE"/>
    <w:rsid w:val="00547813"/>
    <w:rsid w:val="005478C4"/>
    <w:rsid w:val="00547B44"/>
    <w:rsid w:val="00547CB0"/>
    <w:rsid w:val="00547F5C"/>
    <w:rsid w:val="0055001E"/>
    <w:rsid w:val="00550AE2"/>
    <w:rsid w:val="00550B11"/>
    <w:rsid w:val="00551468"/>
    <w:rsid w:val="00551761"/>
    <w:rsid w:val="00551EC2"/>
    <w:rsid w:val="00551EF4"/>
    <w:rsid w:val="00551FF5"/>
    <w:rsid w:val="00552B9D"/>
    <w:rsid w:val="00552C98"/>
    <w:rsid w:val="00552E38"/>
    <w:rsid w:val="00552FA9"/>
    <w:rsid w:val="00553051"/>
    <w:rsid w:val="005535FE"/>
    <w:rsid w:val="00553CD2"/>
    <w:rsid w:val="0055415E"/>
    <w:rsid w:val="00554431"/>
    <w:rsid w:val="00554574"/>
    <w:rsid w:val="00554C05"/>
    <w:rsid w:val="00554C87"/>
    <w:rsid w:val="00554EE6"/>
    <w:rsid w:val="00554FC0"/>
    <w:rsid w:val="00555856"/>
    <w:rsid w:val="00555CD2"/>
    <w:rsid w:val="00556140"/>
    <w:rsid w:val="0055644C"/>
    <w:rsid w:val="005564BC"/>
    <w:rsid w:val="0055651F"/>
    <w:rsid w:val="005565D2"/>
    <w:rsid w:val="00556C4D"/>
    <w:rsid w:val="00556D05"/>
    <w:rsid w:val="00556F30"/>
    <w:rsid w:val="005570C1"/>
    <w:rsid w:val="00557927"/>
    <w:rsid w:val="00557A1D"/>
    <w:rsid w:val="00557AA3"/>
    <w:rsid w:val="00557B3B"/>
    <w:rsid w:val="00557C7E"/>
    <w:rsid w:val="00560525"/>
    <w:rsid w:val="00560DB8"/>
    <w:rsid w:val="00560DFC"/>
    <w:rsid w:val="00561121"/>
    <w:rsid w:val="00561536"/>
    <w:rsid w:val="00561582"/>
    <w:rsid w:val="0056161A"/>
    <w:rsid w:val="00561C04"/>
    <w:rsid w:val="00561E01"/>
    <w:rsid w:val="00562CD2"/>
    <w:rsid w:val="0056421C"/>
    <w:rsid w:val="00564935"/>
    <w:rsid w:val="00564AF4"/>
    <w:rsid w:val="00565009"/>
    <w:rsid w:val="00565D50"/>
    <w:rsid w:val="00565E3B"/>
    <w:rsid w:val="00565F46"/>
    <w:rsid w:val="00566C2A"/>
    <w:rsid w:val="00566DF1"/>
    <w:rsid w:val="00566F14"/>
    <w:rsid w:val="00566FBB"/>
    <w:rsid w:val="00567031"/>
    <w:rsid w:val="005670EA"/>
    <w:rsid w:val="0056765F"/>
    <w:rsid w:val="00567853"/>
    <w:rsid w:val="00567A0E"/>
    <w:rsid w:val="00567C93"/>
    <w:rsid w:val="00567CC4"/>
    <w:rsid w:val="005700F4"/>
    <w:rsid w:val="005702C7"/>
    <w:rsid w:val="00570440"/>
    <w:rsid w:val="00570DC7"/>
    <w:rsid w:val="005717EC"/>
    <w:rsid w:val="005719C6"/>
    <w:rsid w:val="00571A7B"/>
    <w:rsid w:val="00571E3D"/>
    <w:rsid w:val="00571F44"/>
    <w:rsid w:val="00572084"/>
    <w:rsid w:val="0057259A"/>
    <w:rsid w:val="005726E7"/>
    <w:rsid w:val="0057283B"/>
    <w:rsid w:val="00572A4F"/>
    <w:rsid w:val="00572AF9"/>
    <w:rsid w:val="00572D34"/>
    <w:rsid w:val="00573A5D"/>
    <w:rsid w:val="00573FBC"/>
    <w:rsid w:val="00574569"/>
    <w:rsid w:val="00574997"/>
    <w:rsid w:val="00574ADC"/>
    <w:rsid w:val="00574FA5"/>
    <w:rsid w:val="005751D0"/>
    <w:rsid w:val="00575341"/>
    <w:rsid w:val="00575823"/>
    <w:rsid w:val="00575E04"/>
    <w:rsid w:val="00575F15"/>
    <w:rsid w:val="005764F2"/>
    <w:rsid w:val="005768B0"/>
    <w:rsid w:val="00576FA4"/>
    <w:rsid w:val="0057712A"/>
    <w:rsid w:val="005771A2"/>
    <w:rsid w:val="0057726F"/>
    <w:rsid w:val="005777F5"/>
    <w:rsid w:val="005779CF"/>
    <w:rsid w:val="00577BD3"/>
    <w:rsid w:val="00577CD2"/>
    <w:rsid w:val="00577CF3"/>
    <w:rsid w:val="00577D28"/>
    <w:rsid w:val="0058027D"/>
    <w:rsid w:val="0058035B"/>
    <w:rsid w:val="0058064D"/>
    <w:rsid w:val="00580E2F"/>
    <w:rsid w:val="00580F31"/>
    <w:rsid w:val="005813DA"/>
    <w:rsid w:val="00581A8C"/>
    <w:rsid w:val="00581DA6"/>
    <w:rsid w:val="00582A2A"/>
    <w:rsid w:val="00582AFB"/>
    <w:rsid w:val="00582ECC"/>
    <w:rsid w:val="00583097"/>
    <w:rsid w:val="00583205"/>
    <w:rsid w:val="005833BC"/>
    <w:rsid w:val="005838A5"/>
    <w:rsid w:val="00583ACE"/>
    <w:rsid w:val="00583B68"/>
    <w:rsid w:val="00583DD7"/>
    <w:rsid w:val="005843EA"/>
    <w:rsid w:val="00584875"/>
    <w:rsid w:val="00584F52"/>
    <w:rsid w:val="00585B60"/>
    <w:rsid w:val="005860E8"/>
    <w:rsid w:val="00587262"/>
    <w:rsid w:val="005872C9"/>
    <w:rsid w:val="00587674"/>
    <w:rsid w:val="00587BC3"/>
    <w:rsid w:val="00587DAB"/>
    <w:rsid w:val="00590244"/>
    <w:rsid w:val="0059029B"/>
    <w:rsid w:val="00590341"/>
    <w:rsid w:val="005903D4"/>
    <w:rsid w:val="005904C7"/>
    <w:rsid w:val="0059081D"/>
    <w:rsid w:val="00590854"/>
    <w:rsid w:val="00590941"/>
    <w:rsid w:val="00590CFE"/>
    <w:rsid w:val="00591010"/>
    <w:rsid w:val="0059135A"/>
    <w:rsid w:val="005913DA"/>
    <w:rsid w:val="00591550"/>
    <w:rsid w:val="00591727"/>
    <w:rsid w:val="00591D8C"/>
    <w:rsid w:val="00591F16"/>
    <w:rsid w:val="005922D8"/>
    <w:rsid w:val="00592388"/>
    <w:rsid w:val="00592579"/>
    <w:rsid w:val="00592B1D"/>
    <w:rsid w:val="00592B76"/>
    <w:rsid w:val="00592FDD"/>
    <w:rsid w:val="00593251"/>
    <w:rsid w:val="00593D63"/>
    <w:rsid w:val="00593D8F"/>
    <w:rsid w:val="0059442B"/>
    <w:rsid w:val="00594652"/>
    <w:rsid w:val="0059474C"/>
    <w:rsid w:val="0059480E"/>
    <w:rsid w:val="00594868"/>
    <w:rsid w:val="005953C6"/>
    <w:rsid w:val="005953DE"/>
    <w:rsid w:val="0059554C"/>
    <w:rsid w:val="005956DD"/>
    <w:rsid w:val="00595E83"/>
    <w:rsid w:val="00596138"/>
    <w:rsid w:val="005963B9"/>
    <w:rsid w:val="00596533"/>
    <w:rsid w:val="00596A78"/>
    <w:rsid w:val="005970BE"/>
    <w:rsid w:val="00597A9A"/>
    <w:rsid w:val="00597B62"/>
    <w:rsid w:val="005A0059"/>
    <w:rsid w:val="005A0698"/>
    <w:rsid w:val="005A0D7E"/>
    <w:rsid w:val="005A103B"/>
    <w:rsid w:val="005A1AB6"/>
    <w:rsid w:val="005A1D26"/>
    <w:rsid w:val="005A1D4E"/>
    <w:rsid w:val="005A21C9"/>
    <w:rsid w:val="005A22A9"/>
    <w:rsid w:val="005A2C90"/>
    <w:rsid w:val="005A3209"/>
    <w:rsid w:val="005A3430"/>
    <w:rsid w:val="005A3AFB"/>
    <w:rsid w:val="005A3B92"/>
    <w:rsid w:val="005A3DFC"/>
    <w:rsid w:val="005A448C"/>
    <w:rsid w:val="005A50F0"/>
    <w:rsid w:val="005A570B"/>
    <w:rsid w:val="005A581F"/>
    <w:rsid w:val="005A5879"/>
    <w:rsid w:val="005A5C7B"/>
    <w:rsid w:val="005A633A"/>
    <w:rsid w:val="005A63E5"/>
    <w:rsid w:val="005A651F"/>
    <w:rsid w:val="005A6B96"/>
    <w:rsid w:val="005A6FD0"/>
    <w:rsid w:val="005A723A"/>
    <w:rsid w:val="005A7250"/>
    <w:rsid w:val="005A76D3"/>
    <w:rsid w:val="005A78B9"/>
    <w:rsid w:val="005A7DB4"/>
    <w:rsid w:val="005A7DD2"/>
    <w:rsid w:val="005A7F10"/>
    <w:rsid w:val="005B07B6"/>
    <w:rsid w:val="005B0FB0"/>
    <w:rsid w:val="005B11C4"/>
    <w:rsid w:val="005B1242"/>
    <w:rsid w:val="005B131C"/>
    <w:rsid w:val="005B147F"/>
    <w:rsid w:val="005B14ED"/>
    <w:rsid w:val="005B194A"/>
    <w:rsid w:val="005B1972"/>
    <w:rsid w:val="005B1F0B"/>
    <w:rsid w:val="005B2112"/>
    <w:rsid w:val="005B22F2"/>
    <w:rsid w:val="005B2302"/>
    <w:rsid w:val="005B2433"/>
    <w:rsid w:val="005B246A"/>
    <w:rsid w:val="005B2C2C"/>
    <w:rsid w:val="005B2C95"/>
    <w:rsid w:val="005B2D5F"/>
    <w:rsid w:val="005B3037"/>
    <w:rsid w:val="005B349B"/>
    <w:rsid w:val="005B36A0"/>
    <w:rsid w:val="005B37D8"/>
    <w:rsid w:val="005B39CB"/>
    <w:rsid w:val="005B39F0"/>
    <w:rsid w:val="005B3DFE"/>
    <w:rsid w:val="005B3FD4"/>
    <w:rsid w:val="005B43E6"/>
    <w:rsid w:val="005B4478"/>
    <w:rsid w:val="005B44E8"/>
    <w:rsid w:val="005B4823"/>
    <w:rsid w:val="005B4991"/>
    <w:rsid w:val="005B49DE"/>
    <w:rsid w:val="005B511E"/>
    <w:rsid w:val="005B56FD"/>
    <w:rsid w:val="005B5AD2"/>
    <w:rsid w:val="005B62AF"/>
    <w:rsid w:val="005B6610"/>
    <w:rsid w:val="005B69C9"/>
    <w:rsid w:val="005B6D34"/>
    <w:rsid w:val="005B6DDF"/>
    <w:rsid w:val="005B7FAA"/>
    <w:rsid w:val="005C016B"/>
    <w:rsid w:val="005C05E2"/>
    <w:rsid w:val="005C06BD"/>
    <w:rsid w:val="005C13C8"/>
    <w:rsid w:val="005C171F"/>
    <w:rsid w:val="005C1853"/>
    <w:rsid w:val="005C19D2"/>
    <w:rsid w:val="005C1AED"/>
    <w:rsid w:val="005C1C67"/>
    <w:rsid w:val="005C1C7A"/>
    <w:rsid w:val="005C1F5F"/>
    <w:rsid w:val="005C2038"/>
    <w:rsid w:val="005C2602"/>
    <w:rsid w:val="005C2A12"/>
    <w:rsid w:val="005C31D1"/>
    <w:rsid w:val="005C3481"/>
    <w:rsid w:val="005C3738"/>
    <w:rsid w:val="005C3C65"/>
    <w:rsid w:val="005C4635"/>
    <w:rsid w:val="005C4A10"/>
    <w:rsid w:val="005C4AF7"/>
    <w:rsid w:val="005C4FE8"/>
    <w:rsid w:val="005C5741"/>
    <w:rsid w:val="005C58CE"/>
    <w:rsid w:val="005C5C0D"/>
    <w:rsid w:val="005C6552"/>
    <w:rsid w:val="005C6562"/>
    <w:rsid w:val="005C68AD"/>
    <w:rsid w:val="005C6B43"/>
    <w:rsid w:val="005C6C06"/>
    <w:rsid w:val="005C6F4A"/>
    <w:rsid w:val="005C7545"/>
    <w:rsid w:val="005C7BA9"/>
    <w:rsid w:val="005C7E4E"/>
    <w:rsid w:val="005D0171"/>
    <w:rsid w:val="005D0512"/>
    <w:rsid w:val="005D09CD"/>
    <w:rsid w:val="005D0DCA"/>
    <w:rsid w:val="005D10D5"/>
    <w:rsid w:val="005D16AE"/>
    <w:rsid w:val="005D16B3"/>
    <w:rsid w:val="005D1BF6"/>
    <w:rsid w:val="005D1C09"/>
    <w:rsid w:val="005D277F"/>
    <w:rsid w:val="005D2879"/>
    <w:rsid w:val="005D2B9D"/>
    <w:rsid w:val="005D2CBF"/>
    <w:rsid w:val="005D2DC0"/>
    <w:rsid w:val="005D2DC3"/>
    <w:rsid w:val="005D2E3A"/>
    <w:rsid w:val="005D3420"/>
    <w:rsid w:val="005D3B54"/>
    <w:rsid w:val="005D3E41"/>
    <w:rsid w:val="005D45D1"/>
    <w:rsid w:val="005D46D3"/>
    <w:rsid w:val="005D52A9"/>
    <w:rsid w:val="005D59B4"/>
    <w:rsid w:val="005D5C4C"/>
    <w:rsid w:val="005D5CAC"/>
    <w:rsid w:val="005D5CC9"/>
    <w:rsid w:val="005D66FB"/>
    <w:rsid w:val="005D6835"/>
    <w:rsid w:val="005D6A81"/>
    <w:rsid w:val="005D6BEA"/>
    <w:rsid w:val="005D6FE1"/>
    <w:rsid w:val="005D7114"/>
    <w:rsid w:val="005D79E2"/>
    <w:rsid w:val="005D7F0C"/>
    <w:rsid w:val="005E02E8"/>
    <w:rsid w:val="005E065E"/>
    <w:rsid w:val="005E09BA"/>
    <w:rsid w:val="005E09D2"/>
    <w:rsid w:val="005E0CC6"/>
    <w:rsid w:val="005E0CDD"/>
    <w:rsid w:val="005E0E32"/>
    <w:rsid w:val="005E0FBB"/>
    <w:rsid w:val="005E10FA"/>
    <w:rsid w:val="005E1378"/>
    <w:rsid w:val="005E15BC"/>
    <w:rsid w:val="005E18BF"/>
    <w:rsid w:val="005E1963"/>
    <w:rsid w:val="005E1C50"/>
    <w:rsid w:val="005E2071"/>
    <w:rsid w:val="005E222C"/>
    <w:rsid w:val="005E22BB"/>
    <w:rsid w:val="005E2C17"/>
    <w:rsid w:val="005E2CA2"/>
    <w:rsid w:val="005E3038"/>
    <w:rsid w:val="005E3166"/>
    <w:rsid w:val="005E38C7"/>
    <w:rsid w:val="005E38FB"/>
    <w:rsid w:val="005E3921"/>
    <w:rsid w:val="005E4500"/>
    <w:rsid w:val="005E486C"/>
    <w:rsid w:val="005E4F2D"/>
    <w:rsid w:val="005E5593"/>
    <w:rsid w:val="005E58B8"/>
    <w:rsid w:val="005E5D5F"/>
    <w:rsid w:val="005E5DC1"/>
    <w:rsid w:val="005E5E83"/>
    <w:rsid w:val="005E605A"/>
    <w:rsid w:val="005E625A"/>
    <w:rsid w:val="005E680A"/>
    <w:rsid w:val="005E6B28"/>
    <w:rsid w:val="005E7384"/>
    <w:rsid w:val="005E7396"/>
    <w:rsid w:val="005E7650"/>
    <w:rsid w:val="005E7697"/>
    <w:rsid w:val="005E774E"/>
    <w:rsid w:val="005E77B3"/>
    <w:rsid w:val="005E7C27"/>
    <w:rsid w:val="005E7C4F"/>
    <w:rsid w:val="005F048E"/>
    <w:rsid w:val="005F097A"/>
    <w:rsid w:val="005F136C"/>
    <w:rsid w:val="005F1B8F"/>
    <w:rsid w:val="005F1D34"/>
    <w:rsid w:val="005F21F9"/>
    <w:rsid w:val="005F2476"/>
    <w:rsid w:val="005F2C8F"/>
    <w:rsid w:val="005F367E"/>
    <w:rsid w:val="005F378B"/>
    <w:rsid w:val="005F392D"/>
    <w:rsid w:val="005F3FDD"/>
    <w:rsid w:val="005F4101"/>
    <w:rsid w:val="005F4350"/>
    <w:rsid w:val="005F4383"/>
    <w:rsid w:val="005F4477"/>
    <w:rsid w:val="005F4611"/>
    <w:rsid w:val="005F4B00"/>
    <w:rsid w:val="005F4CA9"/>
    <w:rsid w:val="005F4EA5"/>
    <w:rsid w:val="005F4EA8"/>
    <w:rsid w:val="005F53EB"/>
    <w:rsid w:val="005F5693"/>
    <w:rsid w:val="005F56B5"/>
    <w:rsid w:val="005F5AB9"/>
    <w:rsid w:val="005F604E"/>
    <w:rsid w:val="005F64D5"/>
    <w:rsid w:val="005F6DA2"/>
    <w:rsid w:val="005F6E54"/>
    <w:rsid w:val="005F700C"/>
    <w:rsid w:val="005F7307"/>
    <w:rsid w:val="005F7427"/>
    <w:rsid w:val="005F78AF"/>
    <w:rsid w:val="005F79BB"/>
    <w:rsid w:val="005F7C3B"/>
    <w:rsid w:val="0060035E"/>
    <w:rsid w:val="00600932"/>
    <w:rsid w:val="00600C96"/>
    <w:rsid w:val="006010E3"/>
    <w:rsid w:val="006012EF"/>
    <w:rsid w:val="006019C4"/>
    <w:rsid w:val="00601CCD"/>
    <w:rsid w:val="006021E7"/>
    <w:rsid w:val="0060221C"/>
    <w:rsid w:val="00602258"/>
    <w:rsid w:val="00602312"/>
    <w:rsid w:val="00602475"/>
    <w:rsid w:val="00602553"/>
    <w:rsid w:val="0060255C"/>
    <w:rsid w:val="00602CA3"/>
    <w:rsid w:val="00603523"/>
    <w:rsid w:val="00603A04"/>
    <w:rsid w:val="00603DC0"/>
    <w:rsid w:val="00603EDF"/>
    <w:rsid w:val="00603F8C"/>
    <w:rsid w:val="00603FFC"/>
    <w:rsid w:val="006043B6"/>
    <w:rsid w:val="00604496"/>
    <w:rsid w:val="00604677"/>
    <w:rsid w:val="006053DC"/>
    <w:rsid w:val="00605A91"/>
    <w:rsid w:val="00605DC9"/>
    <w:rsid w:val="00605F69"/>
    <w:rsid w:val="0060613A"/>
    <w:rsid w:val="006068CE"/>
    <w:rsid w:val="0060695A"/>
    <w:rsid w:val="00606A9F"/>
    <w:rsid w:val="00606C76"/>
    <w:rsid w:val="00606FC3"/>
    <w:rsid w:val="006075A0"/>
    <w:rsid w:val="00607B72"/>
    <w:rsid w:val="00607F90"/>
    <w:rsid w:val="00610027"/>
    <w:rsid w:val="0061090D"/>
    <w:rsid w:val="00610C4E"/>
    <w:rsid w:val="00610CDC"/>
    <w:rsid w:val="00610D2F"/>
    <w:rsid w:val="00610E60"/>
    <w:rsid w:val="0061116B"/>
    <w:rsid w:val="0061135A"/>
    <w:rsid w:val="0061142B"/>
    <w:rsid w:val="00611656"/>
    <w:rsid w:val="0061206B"/>
    <w:rsid w:val="0061210B"/>
    <w:rsid w:val="00612315"/>
    <w:rsid w:val="006123A4"/>
    <w:rsid w:val="00612462"/>
    <w:rsid w:val="00612A46"/>
    <w:rsid w:val="00613148"/>
    <w:rsid w:val="006133FB"/>
    <w:rsid w:val="00613DC2"/>
    <w:rsid w:val="00614444"/>
    <w:rsid w:val="006144F3"/>
    <w:rsid w:val="006145CA"/>
    <w:rsid w:val="006146C3"/>
    <w:rsid w:val="00614966"/>
    <w:rsid w:val="00614B52"/>
    <w:rsid w:val="00614C71"/>
    <w:rsid w:val="00614D76"/>
    <w:rsid w:val="00614F39"/>
    <w:rsid w:val="0061504B"/>
    <w:rsid w:val="00615469"/>
    <w:rsid w:val="00615734"/>
    <w:rsid w:val="00615772"/>
    <w:rsid w:val="00615B8C"/>
    <w:rsid w:val="00615F40"/>
    <w:rsid w:val="006160BC"/>
    <w:rsid w:val="006164F9"/>
    <w:rsid w:val="006165A2"/>
    <w:rsid w:val="00616762"/>
    <w:rsid w:val="00616BD0"/>
    <w:rsid w:val="00616E0E"/>
    <w:rsid w:val="006170EC"/>
    <w:rsid w:val="00617967"/>
    <w:rsid w:val="006202A5"/>
    <w:rsid w:val="006203CF"/>
    <w:rsid w:val="006209AE"/>
    <w:rsid w:val="00620A1F"/>
    <w:rsid w:val="00620F33"/>
    <w:rsid w:val="00621155"/>
    <w:rsid w:val="0062117D"/>
    <w:rsid w:val="006211CC"/>
    <w:rsid w:val="006213D8"/>
    <w:rsid w:val="00621621"/>
    <w:rsid w:val="00621973"/>
    <w:rsid w:val="00621B21"/>
    <w:rsid w:val="00622079"/>
    <w:rsid w:val="0062233A"/>
    <w:rsid w:val="00622F3C"/>
    <w:rsid w:val="006231EA"/>
    <w:rsid w:val="00623639"/>
    <w:rsid w:val="00623656"/>
    <w:rsid w:val="006238C9"/>
    <w:rsid w:val="00623A9C"/>
    <w:rsid w:val="00623AE1"/>
    <w:rsid w:val="00624217"/>
    <w:rsid w:val="006245C2"/>
    <w:rsid w:val="006246D9"/>
    <w:rsid w:val="00624BE2"/>
    <w:rsid w:val="006254BC"/>
    <w:rsid w:val="0062572B"/>
    <w:rsid w:val="0062615B"/>
    <w:rsid w:val="00626B42"/>
    <w:rsid w:val="0062751B"/>
    <w:rsid w:val="00627E76"/>
    <w:rsid w:val="006301A5"/>
    <w:rsid w:val="0063081D"/>
    <w:rsid w:val="00630896"/>
    <w:rsid w:val="00630CDA"/>
    <w:rsid w:val="00630D18"/>
    <w:rsid w:val="006311B5"/>
    <w:rsid w:val="00631506"/>
    <w:rsid w:val="00631C7B"/>
    <w:rsid w:val="00631D23"/>
    <w:rsid w:val="00632B99"/>
    <w:rsid w:val="00632D79"/>
    <w:rsid w:val="006339B2"/>
    <w:rsid w:val="00633DCD"/>
    <w:rsid w:val="00634154"/>
    <w:rsid w:val="006342C0"/>
    <w:rsid w:val="00634867"/>
    <w:rsid w:val="006348F0"/>
    <w:rsid w:val="00634B4A"/>
    <w:rsid w:val="00634B57"/>
    <w:rsid w:val="00634BC1"/>
    <w:rsid w:val="00634BE2"/>
    <w:rsid w:val="00634CC8"/>
    <w:rsid w:val="00634E44"/>
    <w:rsid w:val="00634EB5"/>
    <w:rsid w:val="0063524B"/>
    <w:rsid w:val="00635FFD"/>
    <w:rsid w:val="006364F8"/>
    <w:rsid w:val="0063669D"/>
    <w:rsid w:val="00636854"/>
    <w:rsid w:val="00636A17"/>
    <w:rsid w:val="00636DF5"/>
    <w:rsid w:val="00637147"/>
    <w:rsid w:val="00637513"/>
    <w:rsid w:val="00637951"/>
    <w:rsid w:val="00637990"/>
    <w:rsid w:val="00637DFC"/>
    <w:rsid w:val="006406C3"/>
    <w:rsid w:val="00640A8A"/>
    <w:rsid w:val="00641594"/>
    <w:rsid w:val="00641608"/>
    <w:rsid w:val="00641C0E"/>
    <w:rsid w:val="00641C6A"/>
    <w:rsid w:val="00641CE0"/>
    <w:rsid w:val="006426AB"/>
    <w:rsid w:val="006431A7"/>
    <w:rsid w:val="006434E1"/>
    <w:rsid w:val="00643737"/>
    <w:rsid w:val="00643780"/>
    <w:rsid w:val="0064388D"/>
    <w:rsid w:val="00643AA6"/>
    <w:rsid w:val="006440AE"/>
    <w:rsid w:val="0064438C"/>
    <w:rsid w:val="0064484C"/>
    <w:rsid w:val="006451D2"/>
    <w:rsid w:val="00645596"/>
    <w:rsid w:val="006455B3"/>
    <w:rsid w:val="0064581E"/>
    <w:rsid w:val="00645BCA"/>
    <w:rsid w:val="00645F27"/>
    <w:rsid w:val="00645FDE"/>
    <w:rsid w:val="006462C1"/>
    <w:rsid w:val="0064633D"/>
    <w:rsid w:val="006463DB"/>
    <w:rsid w:val="00646CCB"/>
    <w:rsid w:val="00646EC1"/>
    <w:rsid w:val="006471C8"/>
    <w:rsid w:val="006473B9"/>
    <w:rsid w:val="00647484"/>
    <w:rsid w:val="006476BD"/>
    <w:rsid w:val="00647857"/>
    <w:rsid w:val="00647870"/>
    <w:rsid w:val="00647938"/>
    <w:rsid w:val="00647A50"/>
    <w:rsid w:val="00647A9F"/>
    <w:rsid w:val="00647C0F"/>
    <w:rsid w:val="00647D61"/>
    <w:rsid w:val="00647E56"/>
    <w:rsid w:val="00650374"/>
    <w:rsid w:val="0065040C"/>
    <w:rsid w:val="006504E2"/>
    <w:rsid w:val="006507A0"/>
    <w:rsid w:val="006507D3"/>
    <w:rsid w:val="00650818"/>
    <w:rsid w:val="006509A4"/>
    <w:rsid w:val="00650E9F"/>
    <w:rsid w:val="00651502"/>
    <w:rsid w:val="00651537"/>
    <w:rsid w:val="0065157C"/>
    <w:rsid w:val="006515DD"/>
    <w:rsid w:val="0065195F"/>
    <w:rsid w:val="00651A9E"/>
    <w:rsid w:val="00651C1A"/>
    <w:rsid w:val="00651EAC"/>
    <w:rsid w:val="0065224B"/>
    <w:rsid w:val="00652354"/>
    <w:rsid w:val="0065267B"/>
    <w:rsid w:val="006526CC"/>
    <w:rsid w:val="006533B5"/>
    <w:rsid w:val="006534F2"/>
    <w:rsid w:val="00653554"/>
    <w:rsid w:val="0065367B"/>
    <w:rsid w:val="00653AF1"/>
    <w:rsid w:val="00653AF8"/>
    <w:rsid w:val="006542D8"/>
    <w:rsid w:val="00654412"/>
    <w:rsid w:val="00654899"/>
    <w:rsid w:val="006548A1"/>
    <w:rsid w:val="00654CEB"/>
    <w:rsid w:val="00654E32"/>
    <w:rsid w:val="00655444"/>
    <w:rsid w:val="00655457"/>
    <w:rsid w:val="00655915"/>
    <w:rsid w:val="0065591A"/>
    <w:rsid w:val="006559DC"/>
    <w:rsid w:val="00655D29"/>
    <w:rsid w:val="006561B3"/>
    <w:rsid w:val="006563C4"/>
    <w:rsid w:val="006565C0"/>
    <w:rsid w:val="00656767"/>
    <w:rsid w:val="006567F0"/>
    <w:rsid w:val="006570B7"/>
    <w:rsid w:val="00657128"/>
    <w:rsid w:val="00657DD3"/>
    <w:rsid w:val="00657DE7"/>
    <w:rsid w:val="00657EA0"/>
    <w:rsid w:val="00657FCA"/>
    <w:rsid w:val="00660139"/>
    <w:rsid w:val="0066016F"/>
    <w:rsid w:val="00660539"/>
    <w:rsid w:val="006605EB"/>
    <w:rsid w:val="00660619"/>
    <w:rsid w:val="00660917"/>
    <w:rsid w:val="0066132E"/>
    <w:rsid w:val="00661922"/>
    <w:rsid w:val="00661BC1"/>
    <w:rsid w:val="00662620"/>
    <w:rsid w:val="006628C1"/>
    <w:rsid w:val="00662A27"/>
    <w:rsid w:val="0066366B"/>
    <w:rsid w:val="00663690"/>
    <w:rsid w:val="00663949"/>
    <w:rsid w:val="00663ACE"/>
    <w:rsid w:val="00663C20"/>
    <w:rsid w:val="00663EB8"/>
    <w:rsid w:val="00664989"/>
    <w:rsid w:val="00664CE2"/>
    <w:rsid w:val="00664D76"/>
    <w:rsid w:val="00665471"/>
    <w:rsid w:val="00665528"/>
    <w:rsid w:val="006661A9"/>
    <w:rsid w:val="00666826"/>
    <w:rsid w:val="00666924"/>
    <w:rsid w:val="006669B6"/>
    <w:rsid w:val="00667476"/>
    <w:rsid w:val="0066756E"/>
    <w:rsid w:val="00667A5D"/>
    <w:rsid w:val="00667B13"/>
    <w:rsid w:val="00670051"/>
    <w:rsid w:val="0067025A"/>
    <w:rsid w:val="006704E6"/>
    <w:rsid w:val="006705A0"/>
    <w:rsid w:val="00670658"/>
    <w:rsid w:val="006706F9"/>
    <w:rsid w:val="00670A20"/>
    <w:rsid w:val="00671270"/>
    <w:rsid w:val="006717CD"/>
    <w:rsid w:val="00671A47"/>
    <w:rsid w:val="00671C4A"/>
    <w:rsid w:val="00671E33"/>
    <w:rsid w:val="006720C8"/>
    <w:rsid w:val="00672672"/>
    <w:rsid w:val="006726B8"/>
    <w:rsid w:val="0067272A"/>
    <w:rsid w:val="00672B4B"/>
    <w:rsid w:val="0067371A"/>
    <w:rsid w:val="00674C05"/>
    <w:rsid w:val="00674C59"/>
    <w:rsid w:val="00674C6B"/>
    <w:rsid w:val="00674CCC"/>
    <w:rsid w:val="00675473"/>
    <w:rsid w:val="006767C5"/>
    <w:rsid w:val="00676A62"/>
    <w:rsid w:val="00676ABF"/>
    <w:rsid w:val="0067711E"/>
    <w:rsid w:val="006773C5"/>
    <w:rsid w:val="00677EB0"/>
    <w:rsid w:val="00680006"/>
    <w:rsid w:val="006800AA"/>
    <w:rsid w:val="00680159"/>
    <w:rsid w:val="006801BD"/>
    <w:rsid w:val="0068085E"/>
    <w:rsid w:val="00681450"/>
    <w:rsid w:val="00681631"/>
    <w:rsid w:val="00681C2C"/>
    <w:rsid w:val="00681E19"/>
    <w:rsid w:val="00681E25"/>
    <w:rsid w:val="00681F58"/>
    <w:rsid w:val="00682138"/>
    <w:rsid w:val="00682282"/>
    <w:rsid w:val="00682468"/>
    <w:rsid w:val="00682539"/>
    <w:rsid w:val="006825E3"/>
    <w:rsid w:val="00683222"/>
    <w:rsid w:val="00683B9C"/>
    <w:rsid w:val="00683CC2"/>
    <w:rsid w:val="00683DE6"/>
    <w:rsid w:val="00684191"/>
    <w:rsid w:val="006841A3"/>
    <w:rsid w:val="006841B0"/>
    <w:rsid w:val="006848AA"/>
    <w:rsid w:val="00684B4A"/>
    <w:rsid w:val="00684C8F"/>
    <w:rsid w:val="006854AF"/>
    <w:rsid w:val="0068552B"/>
    <w:rsid w:val="00685539"/>
    <w:rsid w:val="00685628"/>
    <w:rsid w:val="006857BC"/>
    <w:rsid w:val="00685CB9"/>
    <w:rsid w:val="00685F72"/>
    <w:rsid w:val="006869C7"/>
    <w:rsid w:val="00686AEA"/>
    <w:rsid w:val="00687495"/>
    <w:rsid w:val="00687574"/>
    <w:rsid w:val="00687B5F"/>
    <w:rsid w:val="006902C0"/>
    <w:rsid w:val="00690527"/>
    <w:rsid w:val="006909AA"/>
    <w:rsid w:val="00690B24"/>
    <w:rsid w:val="00690C73"/>
    <w:rsid w:val="00690E04"/>
    <w:rsid w:val="00691080"/>
    <w:rsid w:val="00691100"/>
    <w:rsid w:val="00691316"/>
    <w:rsid w:val="00692195"/>
    <w:rsid w:val="0069221D"/>
    <w:rsid w:val="006922B8"/>
    <w:rsid w:val="00692395"/>
    <w:rsid w:val="006923FB"/>
    <w:rsid w:val="0069261D"/>
    <w:rsid w:val="006940DC"/>
    <w:rsid w:val="00694196"/>
    <w:rsid w:val="0069445E"/>
    <w:rsid w:val="00694B27"/>
    <w:rsid w:val="00694F0A"/>
    <w:rsid w:val="00695245"/>
    <w:rsid w:val="00695317"/>
    <w:rsid w:val="0069575C"/>
    <w:rsid w:val="00695847"/>
    <w:rsid w:val="006959BE"/>
    <w:rsid w:val="00695DB0"/>
    <w:rsid w:val="00695F91"/>
    <w:rsid w:val="0069639A"/>
    <w:rsid w:val="006966E1"/>
    <w:rsid w:val="0069687F"/>
    <w:rsid w:val="00697179"/>
    <w:rsid w:val="006976F5"/>
    <w:rsid w:val="00697B30"/>
    <w:rsid w:val="00697B60"/>
    <w:rsid w:val="00697D2A"/>
    <w:rsid w:val="006A031D"/>
    <w:rsid w:val="006A03E2"/>
    <w:rsid w:val="006A0451"/>
    <w:rsid w:val="006A0842"/>
    <w:rsid w:val="006A0B63"/>
    <w:rsid w:val="006A0EB2"/>
    <w:rsid w:val="006A0F9D"/>
    <w:rsid w:val="006A0FAF"/>
    <w:rsid w:val="006A18DE"/>
    <w:rsid w:val="006A2809"/>
    <w:rsid w:val="006A2D29"/>
    <w:rsid w:val="006A2D86"/>
    <w:rsid w:val="006A2E9E"/>
    <w:rsid w:val="006A3142"/>
    <w:rsid w:val="006A31E8"/>
    <w:rsid w:val="006A3282"/>
    <w:rsid w:val="006A3B0C"/>
    <w:rsid w:val="006A4312"/>
    <w:rsid w:val="006A442A"/>
    <w:rsid w:val="006A44DC"/>
    <w:rsid w:val="006A44F2"/>
    <w:rsid w:val="006A4694"/>
    <w:rsid w:val="006A4779"/>
    <w:rsid w:val="006A4813"/>
    <w:rsid w:val="006A4C86"/>
    <w:rsid w:val="006A5167"/>
    <w:rsid w:val="006A5435"/>
    <w:rsid w:val="006A5C67"/>
    <w:rsid w:val="006A5E5D"/>
    <w:rsid w:val="006A6269"/>
    <w:rsid w:val="006A67DD"/>
    <w:rsid w:val="006A6A9A"/>
    <w:rsid w:val="006A7456"/>
    <w:rsid w:val="006A77EA"/>
    <w:rsid w:val="006A7A2D"/>
    <w:rsid w:val="006A7CC3"/>
    <w:rsid w:val="006A7CCF"/>
    <w:rsid w:val="006B0145"/>
    <w:rsid w:val="006B03BC"/>
    <w:rsid w:val="006B0470"/>
    <w:rsid w:val="006B08A8"/>
    <w:rsid w:val="006B1B51"/>
    <w:rsid w:val="006B1BA7"/>
    <w:rsid w:val="006B1DE7"/>
    <w:rsid w:val="006B1EA1"/>
    <w:rsid w:val="006B203F"/>
    <w:rsid w:val="006B2526"/>
    <w:rsid w:val="006B27BF"/>
    <w:rsid w:val="006B282A"/>
    <w:rsid w:val="006B2A79"/>
    <w:rsid w:val="006B2AFC"/>
    <w:rsid w:val="006B2CD6"/>
    <w:rsid w:val="006B2EE0"/>
    <w:rsid w:val="006B3348"/>
    <w:rsid w:val="006B3431"/>
    <w:rsid w:val="006B3581"/>
    <w:rsid w:val="006B3E8D"/>
    <w:rsid w:val="006B4AA8"/>
    <w:rsid w:val="006B4B3C"/>
    <w:rsid w:val="006B4DBB"/>
    <w:rsid w:val="006B5050"/>
    <w:rsid w:val="006B554B"/>
    <w:rsid w:val="006B584D"/>
    <w:rsid w:val="006B5DCE"/>
    <w:rsid w:val="006B60BA"/>
    <w:rsid w:val="006B626D"/>
    <w:rsid w:val="006B64E5"/>
    <w:rsid w:val="006B662F"/>
    <w:rsid w:val="006B6B63"/>
    <w:rsid w:val="006B73D7"/>
    <w:rsid w:val="006B7A2F"/>
    <w:rsid w:val="006C0138"/>
    <w:rsid w:val="006C034F"/>
    <w:rsid w:val="006C05BC"/>
    <w:rsid w:val="006C0779"/>
    <w:rsid w:val="006C07A1"/>
    <w:rsid w:val="006C0EFD"/>
    <w:rsid w:val="006C1196"/>
    <w:rsid w:val="006C1257"/>
    <w:rsid w:val="006C1761"/>
    <w:rsid w:val="006C20FB"/>
    <w:rsid w:val="006C2351"/>
    <w:rsid w:val="006C238B"/>
    <w:rsid w:val="006C24C6"/>
    <w:rsid w:val="006C25C7"/>
    <w:rsid w:val="006C2997"/>
    <w:rsid w:val="006C2A9A"/>
    <w:rsid w:val="006C2BAB"/>
    <w:rsid w:val="006C2F09"/>
    <w:rsid w:val="006C3391"/>
    <w:rsid w:val="006C358A"/>
    <w:rsid w:val="006C40D4"/>
    <w:rsid w:val="006C472B"/>
    <w:rsid w:val="006C4795"/>
    <w:rsid w:val="006C4A7C"/>
    <w:rsid w:val="006C4B77"/>
    <w:rsid w:val="006C4B79"/>
    <w:rsid w:val="006C4D04"/>
    <w:rsid w:val="006C4D67"/>
    <w:rsid w:val="006C4FB1"/>
    <w:rsid w:val="006C52E9"/>
    <w:rsid w:val="006C5905"/>
    <w:rsid w:val="006C5B2D"/>
    <w:rsid w:val="006C5C0E"/>
    <w:rsid w:val="006C5C5D"/>
    <w:rsid w:val="006C6753"/>
    <w:rsid w:val="006C6858"/>
    <w:rsid w:val="006C6A8F"/>
    <w:rsid w:val="006C6CE1"/>
    <w:rsid w:val="006C6CFE"/>
    <w:rsid w:val="006C6D9B"/>
    <w:rsid w:val="006C7309"/>
    <w:rsid w:val="006C753C"/>
    <w:rsid w:val="006C75FE"/>
    <w:rsid w:val="006C760B"/>
    <w:rsid w:val="006C76AC"/>
    <w:rsid w:val="006C7FD3"/>
    <w:rsid w:val="006D0134"/>
    <w:rsid w:val="006D023E"/>
    <w:rsid w:val="006D0302"/>
    <w:rsid w:val="006D0308"/>
    <w:rsid w:val="006D0693"/>
    <w:rsid w:val="006D0B23"/>
    <w:rsid w:val="006D0EA2"/>
    <w:rsid w:val="006D0EEC"/>
    <w:rsid w:val="006D11D9"/>
    <w:rsid w:val="006D18E7"/>
    <w:rsid w:val="006D1E97"/>
    <w:rsid w:val="006D1FBA"/>
    <w:rsid w:val="006D26F9"/>
    <w:rsid w:val="006D2F9C"/>
    <w:rsid w:val="006D338A"/>
    <w:rsid w:val="006D3450"/>
    <w:rsid w:val="006D34D1"/>
    <w:rsid w:val="006D3937"/>
    <w:rsid w:val="006D394E"/>
    <w:rsid w:val="006D3B1D"/>
    <w:rsid w:val="006D3FD1"/>
    <w:rsid w:val="006D41B8"/>
    <w:rsid w:val="006D4417"/>
    <w:rsid w:val="006D44F4"/>
    <w:rsid w:val="006D4C7A"/>
    <w:rsid w:val="006D53C4"/>
    <w:rsid w:val="006D5AA2"/>
    <w:rsid w:val="006D5AE9"/>
    <w:rsid w:val="006D5CCF"/>
    <w:rsid w:val="006D6E92"/>
    <w:rsid w:val="006D75AB"/>
    <w:rsid w:val="006D7C34"/>
    <w:rsid w:val="006E036D"/>
    <w:rsid w:val="006E03AA"/>
    <w:rsid w:val="006E0BBA"/>
    <w:rsid w:val="006E119E"/>
    <w:rsid w:val="006E1798"/>
    <w:rsid w:val="006E1841"/>
    <w:rsid w:val="006E19A5"/>
    <w:rsid w:val="006E1C3A"/>
    <w:rsid w:val="006E22BA"/>
    <w:rsid w:val="006E22FA"/>
    <w:rsid w:val="006E2D33"/>
    <w:rsid w:val="006E2FCA"/>
    <w:rsid w:val="006E331E"/>
    <w:rsid w:val="006E39DC"/>
    <w:rsid w:val="006E3B7A"/>
    <w:rsid w:val="006E3C06"/>
    <w:rsid w:val="006E3EE7"/>
    <w:rsid w:val="006E40B9"/>
    <w:rsid w:val="006E4539"/>
    <w:rsid w:val="006E4658"/>
    <w:rsid w:val="006E4748"/>
    <w:rsid w:val="006E4E49"/>
    <w:rsid w:val="006E5470"/>
    <w:rsid w:val="006E5988"/>
    <w:rsid w:val="006E5CB8"/>
    <w:rsid w:val="006E60F0"/>
    <w:rsid w:val="006E65B5"/>
    <w:rsid w:val="006E68DA"/>
    <w:rsid w:val="006E6F22"/>
    <w:rsid w:val="006E6FA5"/>
    <w:rsid w:val="006E7185"/>
    <w:rsid w:val="006E71A7"/>
    <w:rsid w:val="006E73CE"/>
    <w:rsid w:val="006E75AC"/>
    <w:rsid w:val="006E76F3"/>
    <w:rsid w:val="006E773A"/>
    <w:rsid w:val="006E7748"/>
    <w:rsid w:val="006E7A3B"/>
    <w:rsid w:val="006E7C12"/>
    <w:rsid w:val="006E7E8A"/>
    <w:rsid w:val="006E7F44"/>
    <w:rsid w:val="006F0057"/>
    <w:rsid w:val="006F048C"/>
    <w:rsid w:val="006F073B"/>
    <w:rsid w:val="006F07BA"/>
    <w:rsid w:val="006F0F2B"/>
    <w:rsid w:val="006F120B"/>
    <w:rsid w:val="006F1308"/>
    <w:rsid w:val="006F161C"/>
    <w:rsid w:val="006F176F"/>
    <w:rsid w:val="006F22A4"/>
    <w:rsid w:val="006F22BB"/>
    <w:rsid w:val="006F2840"/>
    <w:rsid w:val="006F3454"/>
    <w:rsid w:val="006F3719"/>
    <w:rsid w:val="006F3CFA"/>
    <w:rsid w:val="006F3EDE"/>
    <w:rsid w:val="006F409B"/>
    <w:rsid w:val="006F411A"/>
    <w:rsid w:val="006F421C"/>
    <w:rsid w:val="006F4300"/>
    <w:rsid w:val="006F469C"/>
    <w:rsid w:val="006F48AF"/>
    <w:rsid w:val="006F4A1F"/>
    <w:rsid w:val="006F4CFA"/>
    <w:rsid w:val="006F4F9E"/>
    <w:rsid w:val="006F51C2"/>
    <w:rsid w:val="006F54E2"/>
    <w:rsid w:val="006F574C"/>
    <w:rsid w:val="006F5A34"/>
    <w:rsid w:val="006F5D07"/>
    <w:rsid w:val="006F5D67"/>
    <w:rsid w:val="006F5F5C"/>
    <w:rsid w:val="006F62AE"/>
    <w:rsid w:val="006F6953"/>
    <w:rsid w:val="006F6A6F"/>
    <w:rsid w:val="006F6B15"/>
    <w:rsid w:val="006F6D43"/>
    <w:rsid w:val="006F6E83"/>
    <w:rsid w:val="006F7059"/>
    <w:rsid w:val="006F727E"/>
    <w:rsid w:val="006F7EC7"/>
    <w:rsid w:val="007000CD"/>
    <w:rsid w:val="00700405"/>
    <w:rsid w:val="0070042C"/>
    <w:rsid w:val="0070082A"/>
    <w:rsid w:val="00701068"/>
    <w:rsid w:val="00701176"/>
    <w:rsid w:val="0070121E"/>
    <w:rsid w:val="007016CE"/>
    <w:rsid w:val="00701A24"/>
    <w:rsid w:val="00701AF3"/>
    <w:rsid w:val="00701DE5"/>
    <w:rsid w:val="00701E7A"/>
    <w:rsid w:val="0070264A"/>
    <w:rsid w:val="00702815"/>
    <w:rsid w:val="00702B99"/>
    <w:rsid w:val="00702CD2"/>
    <w:rsid w:val="007030AB"/>
    <w:rsid w:val="007030C7"/>
    <w:rsid w:val="007037F7"/>
    <w:rsid w:val="00703985"/>
    <w:rsid w:val="007039E4"/>
    <w:rsid w:val="00703BD5"/>
    <w:rsid w:val="00703C69"/>
    <w:rsid w:val="00703C9A"/>
    <w:rsid w:val="00703D7E"/>
    <w:rsid w:val="00703E50"/>
    <w:rsid w:val="0070459C"/>
    <w:rsid w:val="00704722"/>
    <w:rsid w:val="0070482A"/>
    <w:rsid w:val="00704908"/>
    <w:rsid w:val="00705029"/>
    <w:rsid w:val="0070511E"/>
    <w:rsid w:val="00705492"/>
    <w:rsid w:val="00705A36"/>
    <w:rsid w:val="007067A4"/>
    <w:rsid w:val="007069FC"/>
    <w:rsid w:val="00706FB0"/>
    <w:rsid w:val="00707116"/>
    <w:rsid w:val="0070793D"/>
    <w:rsid w:val="00707A74"/>
    <w:rsid w:val="00710154"/>
    <w:rsid w:val="00710392"/>
    <w:rsid w:val="00710443"/>
    <w:rsid w:val="00710492"/>
    <w:rsid w:val="007105AE"/>
    <w:rsid w:val="007105F4"/>
    <w:rsid w:val="00710B74"/>
    <w:rsid w:val="00710B7A"/>
    <w:rsid w:val="0071128E"/>
    <w:rsid w:val="0071161F"/>
    <w:rsid w:val="00711A1B"/>
    <w:rsid w:val="00711AA7"/>
    <w:rsid w:val="00711C80"/>
    <w:rsid w:val="0071210C"/>
    <w:rsid w:val="00712126"/>
    <w:rsid w:val="00712385"/>
    <w:rsid w:val="007128AC"/>
    <w:rsid w:val="00712A45"/>
    <w:rsid w:val="00712D06"/>
    <w:rsid w:val="00712ED6"/>
    <w:rsid w:val="007132CE"/>
    <w:rsid w:val="007133BC"/>
    <w:rsid w:val="007137C3"/>
    <w:rsid w:val="0071382D"/>
    <w:rsid w:val="00713AB3"/>
    <w:rsid w:val="00713AC1"/>
    <w:rsid w:val="00713D23"/>
    <w:rsid w:val="00713E46"/>
    <w:rsid w:val="00713E87"/>
    <w:rsid w:val="00714473"/>
    <w:rsid w:val="00714AD0"/>
    <w:rsid w:val="00714C13"/>
    <w:rsid w:val="00714FB8"/>
    <w:rsid w:val="00714FCB"/>
    <w:rsid w:val="00715116"/>
    <w:rsid w:val="00715223"/>
    <w:rsid w:val="0071666A"/>
    <w:rsid w:val="00716682"/>
    <w:rsid w:val="007166DD"/>
    <w:rsid w:val="00716AB2"/>
    <w:rsid w:val="007171A9"/>
    <w:rsid w:val="00717755"/>
    <w:rsid w:val="00717992"/>
    <w:rsid w:val="00717E54"/>
    <w:rsid w:val="00720647"/>
    <w:rsid w:val="00720B53"/>
    <w:rsid w:val="00720EED"/>
    <w:rsid w:val="00720F1F"/>
    <w:rsid w:val="0072195E"/>
    <w:rsid w:val="00721C28"/>
    <w:rsid w:val="00722BB2"/>
    <w:rsid w:val="00723D5B"/>
    <w:rsid w:val="00723F85"/>
    <w:rsid w:val="00723F8E"/>
    <w:rsid w:val="0072475F"/>
    <w:rsid w:val="0072496B"/>
    <w:rsid w:val="00724D36"/>
    <w:rsid w:val="00724F03"/>
    <w:rsid w:val="00725201"/>
    <w:rsid w:val="007255B6"/>
    <w:rsid w:val="00725758"/>
    <w:rsid w:val="00725844"/>
    <w:rsid w:val="007258F8"/>
    <w:rsid w:val="00725E5F"/>
    <w:rsid w:val="00726814"/>
    <w:rsid w:val="00726951"/>
    <w:rsid w:val="00726A12"/>
    <w:rsid w:val="00726AD2"/>
    <w:rsid w:val="00726C78"/>
    <w:rsid w:val="00726CDD"/>
    <w:rsid w:val="00726E58"/>
    <w:rsid w:val="00726E87"/>
    <w:rsid w:val="00727563"/>
    <w:rsid w:val="007278B2"/>
    <w:rsid w:val="007300CD"/>
    <w:rsid w:val="00730510"/>
    <w:rsid w:val="00730A44"/>
    <w:rsid w:val="00730AF1"/>
    <w:rsid w:val="00730BEF"/>
    <w:rsid w:val="00730BFB"/>
    <w:rsid w:val="00730DBE"/>
    <w:rsid w:val="0073129F"/>
    <w:rsid w:val="007314AE"/>
    <w:rsid w:val="007317C6"/>
    <w:rsid w:val="00731B3B"/>
    <w:rsid w:val="0073221C"/>
    <w:rsid w:val="0073224C"/>
    <w:rsid w:val="00732327"/>
    <w:rsid w:val="007328C6"/>
    <w:rsid w:val="00732B71"/>
    <w:rsid w:val="00732CE5"/>
    <w:rsid w:val="007330E6"/>
    <w:rsid w:val="007331EC"/>
    <w:rsid w:val="0073353D"/>
    <w:rsid w:val="00733951"/>
    <w:rsid w:val="00733990"/>
    <w:rsid w:val="007339DC"/>
    <w:rsid w:val="00734160"/>
    <w:rsid w:val="0073445C"/>
    <w:rsid w:val="00734498"/>
    <w:rsid w:val="00734D87"/>
    <w:rsid w:val="00734FC1"/>
    <w:rsid w:val="00735627"/>
    <w:rsid w:val="00735C23"/>
    <w:rsid w:val="00735DE3"/>
    <w:rsid w:val="00735F6F"/>
    <w:rsid w:val="007362D8"/>
    <w:rsid w:val="007362FB"/>
    <w:rsid w:val="00736602"/>
    <w:rsid w:val="00736950"/>
    <w:rsid w:val="00736ABF"/>
    <w:rsid w:val="007370AA"/>
    <w:rsid w:val="00737C4F"/>
    <w:rsid w:val="007406C9"/>
    <w:rsid w:val="00740EE0"/>
    <w:rsid w:val="00741564"/>
    <w:rsid w:val="00742123"/>
    <w:rsid w:val="00742DEB"/>
    <w:rsid w:val="00742F1C"/>
    <w:rsid w:val="0074316E"/>
    <w:rsid w:val="007433DB"/>
    <w:rsid w:val="00743558"/>
    <w:rsid w:val="00743589"/>
    <w:rsid w:val="00743626"/>
    <w:rsid w:val="00743858"/>
    <w:rsid w:val="00743921"/>
    <w:rsid w:val="007440AF"/>
    <w:rsid w:val="0074453B"/>
    <w:rsid w:val="00744EB5"/>
    <w:rsid w:val="00744F9F"/>
    <w:rsid w:val="00744FBB"/>
    <w:rsid w:val="00745269"/>
    <w:rsid w:val="0074571C"/>
    <w:rsid w:val="007458AD"/>
    <w:rsid w:val="007458AE"/>
    <w:rsid w:val="00745BB5"/>
    <w:rsid w:val="00745E18"/>
    <w:rsid w:val="0074639D"/>
    <w:rsid w:val="007467F4"/>
    <w:rsid w:val="00747168"/>
    <w:rsid w:val="00747195"/>
    <w:rsid w:val="0074735B"/>
    <w:rsid w:val="0074748D"/>
    <w:rsid w:val="0074760F"/>
    <w:rsid w:val="007478A1"/>
    <w:rsid w:val="00747AF6"/>
    <w:rsid w:val="00747F19"/>
    <w:rsid w:val="00747FFA"/>
    <w:rsid w:val="007503D1"/>
    <w:rsid w:val="007504E2"/>
    <w:rsid w:val="00750A80"/>
    <w:rsid w:val="00750C46"/>
    <w:rsid w:val="007510A4"/>
    <w:rsid w:val="007512F4"/>
    <w:rsid w:val="0075139D"/>
    <w:rsid w:val="00752414"/>
    <w:rsid w:val="007529BF"/>
    <w:rsid w:val="00752A88"/>
    <w:rsid w:val="00752B2F"/>
    <w:rsid w:val="00752BA5"/>
    <w:rsid w:val="00752CD5"/>
    <w:rsid w:val="0075365C"/>
    <w:rsid w:val="00753687"/>
    <w:rsid w:val="0075374C"/>
    <w:rsid w:val="00753906"/>
    <w:rsid w:val="0075398C"/>
    <w:rsid w:val="00753BF3"/>
    <w:rsid w:val="00753DFC"/>
    <w:rsid w:val="00753E8F"/>
    <w:rsid w:val="0075451B"/>
    <w:rsid w:val="007545EF"/>
    <w:rsid w:val="007545FD"/>
    <w:rsid w:val="00754DBD"/>
    <w:rsid w:val="00755012"/>
    <w:rsid w:val="007552F7"/>
    <w:rsid w:val="00755730"/>
    <w:rsid w:val="00755B76"/>
    <w:rsid w:val="00755B85"/>
    <w:rsid w:val="00755CBC"/>
    <w:rsid w:val="0075677E"/>
    <w:rsid w:val="00757618"/>
    <w:rsid w:val="0075772C"/>
    <w:rsid w:val="00757B3F"/>
    <w:rsid w:val="00757BE6"/>
    <w:rsid w:val="00760057"/>
    <w:rsid w:val="007606D7"/>
    <w:rsid w:val="007606FD"/>
    <w:rsid w:val="00760A9D"/>
    <w:rsid w:val="00760C8E"/>
    <w:rsid w:val="00760E73"/>
    <w:rsid w:val="00761736"/>
    <w:rsid w:val="0076198F"/>
    <w:rsid w:val="00761B7E"/>
    <w:rsid w:val="00761C6A"/>
    <w:rsid w:val="007622A6"/>
    <w:rsid w:val="007624A6"/>
    <w:rsid w:val="007629C2"/>
    <w:rsid w:val="00762C1F"/>
    <w:rsid w:val="00762C7E"/>
    <w:rsid w:val="00762F5A"/>
    <w:rsid w:val="00762FD6"/>
    <w:rsid w:val="0076303B"/>
    <w:rsid w:val="007631AB"/>
    <w:rsid w:val="00763692"/>
    <w:rsid w:val="00763D83"/>
    <w:rsid w:val="00763DA5"/>
    <w:rsid w:val="00764567"/>
    <w:rsid w:val="0076456C"/>
    <w:rsid w:val="00764701"/>
    <w:rsid w:val="007649EB"/>
    <w:rsid w:val="00764A48"/>
    <w:rsid w:val="00764E6D"/>
    <w:rsid w:val="00764FE1"/>
    <w:rsid w:val="0076548C"/>
    <w:rsid w:val="0076555A"/>
    <w:rsid w:val="0076565A"/>
    <w:rsid w:val="00765756"/>
    <w:rsid w:val="0076577F"/>
    <w:rsid w:val="007658E5"/>
    <w:rsid w:val="007659BD"/>
    <w:rsid w:val="00765A43"/>
    <w:rsid w:val="00765A68"/>
    <w:rsid w:val="00765BAE"/>
    <w:rsid w:val="00765FF1"/>
    <w:rsid w:val="00766397"/>
    <w:rsid w:val="00766605"/>
    <w:rsid w:val="00766832"/>
    <w:rsid w:val="00766D09"/>
    <w:rsid w:val="00766DD4"/>
    <w:rsid w:val="007671F2"/>
    <w:rsid w:val="007672BD"/>
    <w:rsid w:val="007678ED"/>
    <w:rsid w:val="00767C92"/>
    <w:rsid w:val="00770066"/>
    <w:rsid w:val="0077039F"/>
    <w:rsid w:val="007705E1"/>
    <w:rsid w:val="00770CC5"/>
    <w:rsid w:val="00770DF2"/>
    <w:rsid w:val="00771144"/>
    <w:rsid w:val="00771281"/>
    <w:rsid w:val="00771B2D"/>
    <w:rsid w:val="00771C30"/>
    <w:rsid w:val="00771D79"/>
    <w:rsid w:val="00772092"/>
    <w:rsid w:val="0077287B"/>
    <w:rsid w:val="00772A1A"/>
    <w:rsid w:val="007731FE"/>
    <w:rsid w:val="007733DF"/>
    <w:rsid w:val="0077378B"/>
    <w:rsid w:val="0077379F"/>
    <w:rsid w:val="0077391A"/>
    <w:rsid w:val="00773964"/>
    <w:rsid w:val="00773D74"/>
    <w:rsid w:val="00773DE4"/>
    <w:rsid w:val="007742D9"/>
    <w:rsid w:val="0077468D"/>
    <w:rsid w:val="00774775"/>
    <w:rsid w:val="00774DFA"/>
    <w:rsid w:val="00774FA2"/>
    <w:rsid w:val="007751B0"/>
    <w:rsid w:val="00775460"/>
    <w:rsid w:val="007758F0"/>
    <w:rsid w:val="00775918"/>
    <w:rsid w:val="007759B7"/>
    <w:rsid w:val="007759F4"/>
    <w:rsid w:val="00775D5F"/>
    <w:rsid w:val="00775D8B"/>
    <w:rsid w:val="00775E36"/>
    <w:rsid w:val="00775E49"/>
    <w:rsid w:val="00776032"/>
    <w:rsid w:val="007768A2"/>
    <w:rsid w:val="00776BD0"/>
    <w:rsid w:val="00776BEA"/>
    <w:rsid w:val="00776F85"/>
    <w:rsid w:val="00777097"/>
    <w:rsid w:val="00777BA1"/>
    <w:rsid w:val="00777D1A"/>
    <w:rsid w:val="00777E2B"/>
    <w:rsid w:val="00777FDF"/>
    <w:rsid w:val="0078044E"/>
    <w:rsid w:val="0078071E"/>
    <w:rsid w:val="007809F2"/>
    <w:rsid w:val="00780D82"/>
    <w:rsid w:val="0078110A"/>
    <w:rsid w:val="0078111A"/>
    <w:rsid w:val="0078114A"/>
    <w:rsid w:val="007812AA"/>
    <w:rsid w:val="00781944"/>
    <w:rsid w:val="00781AAC"/>
    <w:rsid w:val="00781AF6"/>
    <w:rsid w:val="00781BBD"/>
    <w:rsid w:val="00781C90"/>
    <w:rsid w:val="0078225A"/>
    <w:rsid w:val="00782353"/>
    <w:rsid w:val="00782849"/>
    <w:rsid w:val="00782CBF"/>
    <w:rsid w:val="007830D5"/>
    <w:rsid w:val="00783799"/>
    <w:rsid w:val="00783931"/>
    <w:rsid w:val="00783B82"/>
    <w:rsid w:val="007841AF"/>
    <w:rsid w:val="007842ED"/>
    <w:rsid w:val="007845A0"/>
    <w:rsid w:val="007848FB"/>
    <w:rsid w:val="007849BA"/>
    <w:rsid w:val="007849D8"/>
    <w:rsid w:val="00784C48"/>
    <w:rsid w:val="00784E35"/>
    <w:rsid w:val="00784EAE"/>
    <w:rsid w:val="00785025"/>
    <w:rsid w:val="0078527B"/>
    <w:rsid w:val="007852B4"/>
    <w:rsid w:val="00785B89"/>
    <w:rsid w:val="0078630F"/>
    <w:rsid w:val="007866A9"/>
    <w:rsid w:val="00786A8A"/>
    <w:rsid w:val="00786D41"/>
    <w:rsid w:val="00787C22"/>
    <w:rsid w:val="00790047"/>
    <w:rsid w:val="007901D0"/>
    <w:rsid w:val="00790AD2"/>
    <w:rsid w:val="00790D0E"/>
    <w:rsid w:val="00790F30"/>
    <w:rsid w:val="00791240"/>
    <w:rsid w:val="0079140D"/>
    <w:rsid w:val="0079152D"/>
    <w:rsid w:val="00791D34"/>
    <w:rsid w:val="00791F8C"/>
    <w:rsid w:val="007929D5"/>
    <w:rsid w:val="00792A33"/>
    <w:rsid w:val="00792B63"/>
    <w:rsid w:val="00792C6F"/>
    <w:rsid w:val="00792D4C"/>
    <w:rsid w:val="007933B2"/>
    <w:rsid w:val="00793E7D"/>
    <w:rsid w:val="0079415B"/>
    <w:rsid w:val="00794177"/>
    <w:rsid w:val="00794A58"/>
    <w:rsid w:val="00794A68"/>
    <w:rsid w:val="00794C85"/>
    <w:rsid w:val="00795105"/>
    <w:rsid w:val="00795392"/>
    <w:rsid w:val="007955CE"/>
    <w:rsid w:val="007955F7"/>
    <w:rsid w:val="00795D1E"/>
    <w:rsid w:val="00796782"/>
    <w:rsid w:val="007967B2"/>
    <w:rsid w:val="00796B81"/>
    <w:rsid w:val="00797EA4"/>
    <w:rsid w:val="007A00C1"/>
    <w:rsid w:val="007A063F"/>
    <w:rsid w:val="007A0A97"/>
    <w:rsid w:val="007A0D2E"/>
    <w:rsid w:val="007A1CF0"/>
    <w:rsid w:val="007A1E8C"/>
    <w:rsid w:val="007A2034"/>
    <w:rsid w:val="007A217A"/>
    <w:rsid w:val="007A21E9"/>
    <w:rsid w:val="007A27F8"/>
    <w:rsid w:val="007A2AA3"/>
    <w:rsid w:val="007A2B4F"/>
    <w:rsid w:val="007A2F6A"/>
    <w:rsid w:val="007A3773"/>
    <w:rsid w:val="007A379E"/>
    <w:rsid w:val="007A3BA2"/>
    <w:rsid w:val="007A400A"/>
    <w:rsid w:val="007A4037"/>
    <w:rsid w:val="007A405B"/>
    <w:rsid w:val="007A40EC"/>
    <w:rsid w:val="007A40ED"/>
    <w:rsid w:val="007A4265"/>
    <w:rsid w:val="007A50D5"/>
    <w:rsid w:val="007A5804"/>
    <w:rsid w:val="007A58A7"/>
    <w:rsid w:val="007A5A58"/>
    <w:rsid w:val="007A5C49"/>
    <w:rsid w:val="007A5DFB"/>
    <w:rsid w:val="007A6073"/>
    <w:rsid w:val="007A6214"/>
    <w:rsid w:val="007A64BF"/>
    <w:rsid w:val="007A6737"/>
    <w:rsid w:val="007A69A5"/>
    <w:rsid w:val="007A6DF6"/>
    <w:rsid w:val="007A7FFD"/>
    <w:rsid w:val="007B00AE"/>
    <w:rsid w:val="007B06EA"/>
    <w:rsid w:val="007B0966"/>
    <w:rsid w:val="007B0A44"/>
    <w:rsid w:val="007B0D94"/>
    <w:rsid w:val="007B10EC"/>
    <w:rsid w:val="007B1410"/>
    <w:rsid w:val="007B148C"/>
    <w:rsid w:val="007B1D80"/>
    <w:rsid w:val="007B20E2"/>
    <w:rsid w:val="007B2442"/>
    <w:rsid w:val="007B256C"/>
    <w:rsid w:val="007B2960"/>
    <w:rsid w:val="007B2DC5"/>
    <w:rsid w:val="007B308B"/>
    <w:rsid w:val="007B3350"/>
    <w:rsid w:val="007B356E"/>
    <w:rsid w:val="007B3735"/>
    <w:rsid w:val="007B3821"/>
    <w:rsid w:val="007B3B3D"/>
    <w:rsid w:val="007B3EAC"/>
    <w:rsid w:val="007B3EEC"/>
    <w:rsid w:val="007B3F8F"/>
    <w:rsid w:val="007B4080"/>
    <w:rsid w:val="007B4328"/>
    <w:rsid w:val="007B4708"/>
    <w:rsid w:val="007B4CE4"/>
    <w:rsid w:val="007B5648"/>
    <w:rsid w:val="007B5B1B"/>
    <w:rsid w:val="007B5F49"/>
    <w:rsid w:val="007B6532"/>
    <w:rsid w:val="007B6605"/>
    <w:rsid w:val="007B6921"/>
    <w:rsid w:val="007B6B34"/>
    <w:rsid w:val="007B6B84"/>
    <w:rsid w:val="007B7BC7"/>
    <w:rsid w:val="007B7BEF"/>
    <w:rsid w:val="007B7CCE"/>
    <w:rsid w:val="007B7FFA"/>
    <w:rsid w:val="007C061A"/>
    <w:rsid w:val="007C0D60"/>
    <w:rsid w:val="007C1067"/>
    <w:rsid w:val="007C136A"/>
    <w:rsid w:val="007C14E8"/>
    <w:rsid w:val="007C16DF"/>
    <w:rsid w:val="007C1A3E"/>
    <w:rsid w:val="007C1DC3"/>
    <w:rsid w:val="007C20A9"/>
    <w:rsid w:val="007C211F"/>
    <w:rsid w:val="007C29A2"/>
    <w:rsid w:val="007C2A68"/>
    <w:rsid w:val="007C2C33"/>
    <w:rsid w:val="007C31B9"/>
    <w:rsid w:val="007C32C6"/>
    <w:rsid w:val="007C39AD"/>
    <w:rsid w:val="007C3C6B"/>
    <w:rsid w:val="007C3ED6"/>
    <w:rsid w:val="007C40B7"/>
    <w:rsid w:val="007C4460"/>
    <w:rsid w:val="007C49E2"/>
    <w:rsid w:val="007C579B"/>
    <w:rsid w:val="007C586E"/>
    <w:rsid w:val="007C5961"/>
    <w:rsid w:val="007C5A62"/>
    <w:rsid w:val="007C5B0A"/>
    <w:rsid w:val="007C5C76"/>
    <w:rsid w:val="007C61B2"/>
    <w:rsid w:val="007C6257"/>
    <w:rsid w:val="007C696B"/>
    <w:rsid w:val="007C6FCE"/>
    <w:rsid w:val="007C7109"/>
    <w:rsid w:val="007C7161"/>
    <w:rsid w:val="007C720C"/>
    <w:rsid w:val="007C7568"/>
    <w:rsid w:val="007C7773"/>
    <w:rsid w:val="007C7D31"/>
    <w:rsid w:val="007D0B78"/>
    <w:rsid w:val="007D14A3"/>
    <w:rsid w:val="007D15CC"/>
    <w:rsid w:val="007D1722"/>
    <w:rsid w:val="007D1B8E"/>
    <w:rsid w:val="007D1E37"/>
    <w:rsid w:val="007D1FAA"/>
    <w:rsid w:val="007D20DA"/>
    <w:rsid w:val="007D234F"/>
    <w:rsid w:val="007D2635"/>
    <w:rsid w:val="007D2806"/>
    <w:rsid w:val="007D2943"/>
    <w:rsid w:val="007D2E54"/>
    <w:rsid w:val="007D328B"/>
    <w:rsid w:val="007D33CF"/>
    <w:rsid w:val="007D368E"/>
    <w:rsid w:val="007D36CE"/>
    <w:rsid w:val="007D36DE"/>
    <w:rsid w:val="007D3A3F"/>
    <w:rsid w:val="007D3CC7"/>
    <w:rsid w:val="007D3DFD"/>
    <w:rsid w:val="007D4608"/>
    <w:rsid w:val="007D4E1D"/>
    <w:rsid w:val="007D582C"/>
    <w:rsid w:val="007D5A95"/>
    <w:rsid w:val="007D5F0D"/>
    <w:rsid w:val="007D5FD0"/>
    <w:rsid w:val="007D6175"/>
    <w:rsid w:val="007D6416"/>
    <w:rsid w:val="007D65B0"/>
    <w:rsid w:val="007D68E8"/>
    <w:rsid w:val="007D6A51"/>
    <w:rsid w:val="007D6C28"/>
    <w:rsid w:val="007D6DB5"/>
    <w:rsid w:val="007D6FF9"/>
    <w:rsid w:val="007D717D"/>
    <w:rsid w:val="007D7439"/>
    <w:rsid w:val="007D771B"/>
    <w:rsid w:val="007D7888"/>
    <w:rsid w:val="007D798E"/>
    <w:rsid w:val="007D7B85"/>
    <w:rsid w:val="007E0818"/>
    <w:rsid w:val="007E0FFD"/>
    <w:rsid w:val="007E1629"/>
    <w:rsid w:val="007E1B96"/>
    <w:rsid w:val="007E1C9D"/>
    <w:rsid w:val="007E1CF6"/>
    <w:rsid w:val="007E1FC7"/>
    <w:rsid w:val="007E264B"/>
    <w:rsid w:val="007E27B6"/>
    <w:rsid w:val="007E28B8"/>
    <w:rsid w:val="007E29DB"/>
    <w:rsid w:val="007E2EBE"/>
    <w:rsid w:val="007E359D"/>
    <w:rsid w:val="007E39D9"/>
    <w:rsid w:val="007E42EA"/>
    <w:rsid w:val="007E477E"/>
    <w:rsid w:val="007E4868"/>
    <w:rsid w:val="007E4EEA"/>
    <w:rsid w:val="007E4F17"/>
    <w:rsid w:val="007E55D2"/>
    <w:rsid w:val="007E5916"/>
    <w:rsid w:val="007E5E09"/>
    <w:rsid w:val="007E6278"/>
    <w:rsid w:val="007E632A"/>
    <w:rsid w:val="007E68BC"/>
    <w:rsid w:val="007E7124"/>
    <w:rsid w:val="007E7458"/>
    <w:rsid w:val="007E768A"/>
    <w:rsid w:val="007E7FAB"/>
    <w:rsid w:val="007F0055"/>
    <w:rsid w:val="007F02E0"/>
    <w:rsid w:val="007F02F4"/>
    <w:rsid w:val="007F0324"/>
    <w:rsid w:val="007F0E9E"/>
    <w:rsid w:val="007F1017"/>
    <w:rsid w:val="007F1561"/>
    <w:rsid w:val="007F157B"/>
    <w:rsid w:val="007F1DE1"/>
    <w:rsid w:val="007F2014"/>
    <w:rsid w:val="007F20E5"/>
    <w:rsid w:val="007F269C"/>
    <w:rsid w:val="007F2B49"/>
    <w:rsid w:val="007F2CA3"/>
    <w:rsid w:val="007F2CBF"/>
    <w:rsid w:val="007F3878"/>
    <w:rsid w:val="007F414F"/>
    <w:rsid w:val="007F4300"/>
    <w:rsid w:val="007F45A0"/>
    <w:rsid w:val="007F4D5D"/>
    <w:rsid w:val="007F4D74"/>
    <w:rsid w:val="007F5136"/>
    <w:rsid w:val="007F52EB"/>
    <w:rsid w:val="007F68D8"/>
    <w:rsid w:val="007F6E90"/>
    <w:rsid w:val="007F6F14"/>
    <w:rsid w:val="007F6F85"/>
    <w:rsid w:val="007F7096"/>
    <w:rsid w:val="007F73D9"/>
    <w:rsid w:val="007F73DC"/>
    <w:rsid w:val="007F7581"/>
    <w:rsid w:val="007F7649"/>
    <w:rsid w:val="007F79C9"/>
    <w:rsid w:val="007F7A06"/>
    <w:rsid w:val="007F7F31"/>
    <w:rsid w:val="007F7FB1"/>
    <w:rsid w:val="0080065D"/>
    <w:rsid w:val="0080081D"/>
    <w:rsid w:val="00800849"/>
    <w:rsid w:val="00800AE5"/>
    <w:rsid w:val="0080121C"/>
    <w:rsid w:val="0080147A"/>
    <w:rsid w:val="00801F92"/>
    <w:rsid w:val="00801FC4"/>
    <w:rsid w:val="00802197"/>
    <w:rsid w:val="0080221B"/>
    <w:rsid w:val="00802482"/>
    <w:rsid w:val="00802574"/>
    <w:rsid w:val="008025E1"/>
    <w:rsid w:val="00802A33"/>
    <w:rsid w:val="00802A5A"/>
    <w:rsid w:val="00802DAD"/>
    <w:rsid w:val="00803044"/>
    <w:rsid w:val="00803249"/>
    <w:rsid w:val="0080344F"/>
    <w:rsid w:val="008034A1"/>
    <w:rsid w:val="00803F17"/>
    <w:rsid w:val="00804100"/>
    <w:rsid w:val="0080443D"/>
    <w:rsid w:val="00804B15"/>
    <w:rsid w:val="00804B6D"/>
    <w:rsid w:val="00804BDE"/>
    <w:rsid w:val="00804F5D"/>
    <w:rsid w:val="00805151"/>
    <w:rsid w:val="00805313"/>
    <w:rsid w:val="00805610"/>
    <w:rsid w:val="008058BB"/>
    <w:rsid w:val="00805B5F"/>
    <w:rsid w:val="00805C21"/>
    <w:rsid w:val="00805D7B"/>
    <w:rsid w:val="0080655C"/>
    <w:rsid w:val="00806A5E"/>
    <w:rsid w:val="00806CD0"/>
    <w:rsid w:val="00806FE9"/>
    <w:rsid w:val="0080703C"/>
    <w:rsid w:val="0080712F"/>
    <w:rsid w:val="0080737E"/>
    <w:rsid w:val="008078CB"/>
    <w:rsid w:val="008079F9"/>
    <w:rsid w:val="00807D2B"/>
    <w:rsid w:val="00807E4A"/>
    <w:rsid w:val="008101E9"/>
    <w:rsid w:val="0081042C"/>
    <w:rsid w:val="00810C56"/>
    <w:rsid w:val="00810D48"/>
    <w:rsid w:val="00810F1E"/>
    <w:rsid w:val="008113AA"/>
    <w:rsid w:val="00811828"/>
    <w:rsid w:val="00811B8D"/>
    <w:rsid w:val="00811D23"/>
    <w:rsid w:val="00811DAD"/>
    <w:rsid w:val="0081203E"/>
    <w:rsid w:val="00812230"/>
    <w:rsid w:val="0081259C"/>
    <w:rsid w:val="008125D7"/>
    <w:rsid w:val="008127FF"/>
    <w:rsid w:val="00812864"/>
    <w:rsid w:val="00813367"/>
    <w:rsid w:val="00813505"/>
    <w:rsid w:val="008135ED"/>
    <w:rsid w:val="00813662"/>
    <w:rsid w:val="00813992"/>
    <w:rsid w:val="00813D4C"/>
    <w:rsid w:val="00814056"/>
    <w:rsid w:val="00814523"/>
    <w:rsid w:val="0081481D"/>
    <w:rsid w:val="00814A5C"/>
    <w:rsid w:val="00815267"/>
    <w:rsid w:val="008152C9"/>
    <w:rsid w:val="008155E7"/>
    <w:rsid w:val="00815B28"/>
    <w:rsid w:val="00816246"/>
    <w:rsid w:val="00816F9A"/>
    <w:rsid w:val="00817094"/>
    <w:rsid w:val="008171BF"/>
    <w:rsid w:val="00817F5B"/>
    <w:rsid w:val="008203E2"/>
    <w:rsid w:val="00820539"/>
    <w:rsid w:val="008206A5"/>
    <w:rsid w:val="00820799"/>
    <w:rsid w:val="00820809"/>
    <w:rsid w:val="00820E23"/>
    <w:rsid w:val="0082122F"/>
    <w:rsid w:val="00821327"/>
    <w:rsid w:val="00821E87"/>
    <w:rsid w:val="008220B7"/>
    <w:rsid w:val="0082251B"/>
    <w:rsid w:val="00822725"/>
    <w:rsid w:val="00822869"/>
    <w:rsid w:val="00822C36"/>
    <w:rsid w:val="00822CD1"/>
    <w:rsid w:val="00822D1F"/>
    <w:rsid w:val="00822D4D"/>
    <w:rsid w:val="00822F81"/>
    <w:rsid w:val="008238F6"/>
    <w:rsid w:val="0082397D"/>
    <w:rsid w:val="00823A7D"/>
    <w:rsid w:val="00823BAD"/>
    <w:rsid w:val="00823E91"/>
    <w:rsid w:val="00824307"/>
    <w:rsid w:val="008246E0"/>
    <w:rsid w:val="008247D6"/>
    <w:rsid w:val="00824801"/>
    <w:rsid w:val="00824BA4"/>
    <w:rsid w:val="008252EB"/>
    <w:rsid w:val="008257DB"/>
    <w:rsid w:val="008258F7"/>
    <w:rsid w:val="00825DF8"/>
    <w:rsid w:val="0082615B"/>
    <w:rsid w:val="0082679B"/>
    <w:rsid w:val="00826851"/>
    <w:rsid w:val="00826AE7"/>
    <w:rsid w:val="008275F4"/>
    <w:rsid w:val="0082760E"/>
    <w:rsid w:val="0082767B"/>
    <w:rsid w:val="00827AC2"/>
    <w:rsid w:val="00827C9F"/>
    <w:rsid w:val="00827F87"/>
    <w:rsid w:val="00830207"/>
    <w:rsid w:val="00830278"/>
    <w:rsid w:val="00830328"/>
    <w:rsid w:val="008305AC"/>
    <w:rsid w:val="00830C49"/>
    <w:rsid w:val="00830CCE"/>
    <w:rsid w:val="00830D13"/>
    <w:rsid w:val="00830D54"/>
    <w:rsid w:val="008315D0"/>
    <w:rsid w:val="0083255C"/>
    <w:rsid w:val="0083257B"/>
    <w:rsid w:val="00832C8B"/>
    <w:rsid w:val="00832EA0"/>
    <w:rsid w:val="0083312E"/>
    <w:rsid w:val="008331CD"/>
    <w:rsid w:val="008338E2"/>
    <w:rsid w:val="0083394A"/>
    <w:rsid w:val="00833A1D"/>
    <w:rsid w:val="00833BCA"/>
    <w:rsid w:val="00833D01"/>
    <w:rsid w:val="00834346"/>
    <w:rsid w:val="008345F4"/>
    <w:rsid w:val="008346B3"/>
    <w:rsid w:val="00834B62"/>
    <w:rsid w:val="00834BC4"/>
    <w:rsid w:val="008351E3"/>
    <w:rsid w:val="00835207"/>
    <w:rsid w:val="00835358"/>
    <w:rsid w:val="008353C1"/>
    <w:rsid w:val="00835452"/>
    <w:rsid w:val="00835BDC"/>
    <w:rsid w:val="00836021"/>
    <w:rsid w:val="008361EE"/>
    <w:rsid w:val="00836277"/>
    <w:rsid w:val="00836A53"/>
    <w:rsid w:val="008372B5"/>
    <w:rsid w:val="008377DE"/>
    <w:rsid w:val="00840153"/>
    <w:rsid w:val="00840340"/>
    <w:rsid w:val="00840385"/>
    <w:rsid w:val="0084071B"/>
    <w:rsid w:val="00840F7B"/>
    <w:rsid w:val="00841030"/>
    <w:rsid w:val="0084153F"/>
    <w:rsid w:val="008415C3"/>
    <w:rsid w:val="008417FC"/>
    <w:rsid w:val="00841E9E"/>
    <w:rsid w:val="0084234D"/>
    <w:rsid w:val="00842439"/>
    <w:rsid w:val="008424E5"/>
    <w:rsid w:val="008428F0"/>
    <w:rsid w:val="008429FA"/>
    <w:rsid w:val="00842BD2"/>
    <w:rsid w:val="00843179"/>
    <w:rsid w:val="008433B0"/>
    <w:rsid w:val="00843843"/>
    <w:rsid w:val="008439D5"/>
    <w:rsid w:val="00843CCE"/>
    <w:rsid w:val="008440B9"/>
    <w:rsid w:val="008440F3"/>
    <w:rsid w:val="00844134"/>
    <w:rsid w:val="0084424B"/>
    <w:rsid w:val="00844A75"/>
    <w:rsid w:val="00845071"/>
    <w:rsid w:val="008450CD"/>
    <w:rsid w:val="0084517D"/>
    <w:rsid w:val="00845260"/>
    <w:rsid w:val="0084545B"/>
    <w:rsid w:val="00845EB7"/>
    <w:rsid w:val="00846118"/>
    <w:rsid w:val="00846446"/>
    <w:rsid w:val="008469E7"/>
    <w:rsid w:val="00846B8F"/>
    <w:rsid w:val="0084735D"/>
    <w:rsid w:val="008473AA"/>
    <w:rsid w:val="0084773E"/>
    <w:rsid w:val="008478C1"/>
    <w:rsid w:val="008478EF"/>
    <w:rsid w:val="008478F8"/>
    <w:rsid w:val="008478F9"/>
    <w:rsid w:val="00847AF9"/>
    <w:rsid w:val="00847B15"/>
    <w:rsid w:val="00847CCF"/>
    <w:rsid w:val="00850306"/>
    <w:rsid w:val="00850586"/>
    <w:rsid w:val="008506B0"/>
    <w:rsid w:val="0085083E"/>
    <w:rsid w:val="00850D3F"/>
    <w:rsid w:val="0085100E"/>
    <w:rsid w:val="008515F3"/>
    <w:rsid w:val="00851AB5"/>
    <w:rsid w:val="00851E9D"/>
    <w:rsid w:val="0085261B"/>
    <w:rsid w:val="008528A7"/>
    <w:rsid w:val="00852C70"/>
    <w:rsid w:val="00853243"/>
    <w:rsid w:val="0085325B"/>
    <w:rsid w:val="008533DE"/>
    <w:rsid w:val="00853553"/>
    <w:rsid w:val="008535F0"/>
    <w:rsid w:val="00853643"/>
    <w:rsid w:val="0085469C"/>
    <w:rsid w:val="008548E4"/>
    <w:rsid w:val="00854A60"/>
    <w:rsid w:val="00854BB9"/>
    <w:rsid w:val="00854FCC"/>
    <w:rsid w:val="0085511F"/>
    <w:rsid w:val="00855297"/>
    <w:rsid w:val="008559F3"/>
    <w:rsid w:val="00855B6B"/>
    <w:rsid w:val="00855B9F"/>
    <w:rsid w:val="00855BE7"/>
    <w:rsid w:val="00855C4D"/>
    <w:rsid w:val="00856026"/>
    <w:rsid w:val="00856063"/>
    <w:rsid w:val="008561D0"/>
    <w:rsid w:val="008561E2"/>
    <w:rsid w:val="00856300"/>
    <w:rsid w:val="008564FE"/>
    <w:rsid w:val="0085679B"/>
    <w:rsid w:val="008567CA"/>
    <w:rsid w:val="0085681A"/>
    <w:rsid w:val="00857287"/>
    <w:rsid w:val="00857691"/>
    <w:rsid w:val="00857796"/>
    <w:rsid w:val="00857D20"/>
    <w:rsid w:val="00860078"/>
    <w:rsid w:val="008604B0"/>
    <w:rsid w:val="00860833"/>
    <w:rsid w:val="00860929"/>
    <w:rsid w:val="0086094A"/>
    <w:rsid w:val="00860BB2"/>
    <w:rsid w:val="00860D75"/>
    <w:rsid w:val="00860DEB"/>
    <w:rsid w:val="00861012"/>
    <w:rsid w:val="00861017"/>
    <w:rsid w:val="008610D2"/>
    <w:rsid w:val="0086184B"/>
    <w:rsid w:val="0086193D"/>
    <w:rsid w:val="00862445"/>
    <w:rsid w:val="0086276D"/>
    <w:rsid w:val="0086279D"/>
    <w:rsid w:val="00862EAA"/>
    <w:rsid w:val="00862ED8"/>
    <w:rsid w:val="0086364E"/>
    <w:rsid w:val="00863A6D"/>
    <w:rsid w:val="0086426F"/>
    <w:rsid w:val="00864698"/>
    <w:rsid w:val="0086488D"/>
    <w:rsid w:val="008649BB"/>
    <w:rsid w:val="00864D17"/>
    <w:rsid w:val="00864F6E"/>
    <w:rsid w:val="00864F8E"/>
    <w:rsid w:val="008650E0"/>
    <w:rsid w:val="0086567C"/>
    <w:rsid w:val="008661FA"/>
    <w:rsid w:val="0086620D"/>
    <w:rsid w:val="0086652E"/>
    <w:rsid w:val="00866748"/>
    <w:rsid w:val="00866C1F"/>
    <w:rsid w:val="00866C98"/>
    <w:rsid w:val="00867428"/>
    <w:rsid w:val="008676DE"/>
    <w:rsid w:val="008679B1"/>
    <w:rsid w:val="008679C1"/>
    <w:rsid w:val="00867F4F"/>
    <w:rsid w:val="0087021E"/>
    <w:rsid w:val="00870233"/>
    <w:rsid w:val="008703EF"/>
    <w:rsid w:val="0087055D"/>
    <w:rsid w:val="008707A9"/>
    <w:rsid w:val="0087097A"/>
    <w:rsid w:val="00870B11"/>
    <w:rsid w:val="00870E6D"/>
    <w:rsid w:val="008713FB"/>
    <w:rsid w:val="00871DA2"/>
    <w:rsid w:val="00871EAD"/>
    <w:rsid w:val="00871EF9"/>
    <w:rsid w:val="008724AF"/>
    <w:rsid w:val="00872C60"/>
    <w:rsid w:val="00872E23"/>
    <w:rsid w:val="008732F1"/>
    <w:rsid w:val="008734DB"/>
    <w:rsid w:val="0087357A"/>
    <w:rsid w:val="008735C8"/>
    <w:rsid w:val="00873776"/>
    <w:rsid w:val="00873F68"/>
    <w:rsid w:val="00874043"/>
    <w:rsid w:val="00874122"/>
    <w:rsid w:val="008742D3"/>
    <w:rsid w:val="008743D4"/>
    <w:rsid w:val="008745CF"/>
    <w:rsid w:val="008745E9"/>
    <w:rsid w:val="00875705"/>
    <w:rsid w:val="00875DB3"/>
    <w:rsid w:val="0087688A"/>
    <w:rsid w:val="00876BF1"/>
    <w:rsid w:val="00876D04"/>
    <w:rsid w:val="00876D5E"/>
    <w:rsid w:val="00876E95"/>
    <w:rsid w:val="0087706D"/>
    <w:rsid w:val="008779BE"/>
    <w:rsid w:val="00877CEF"/>
    <w:rsid w:val="008801C0"/>
    <w:rsid w:val="00880413"/>
    <w:rsid w:val="00880522"/>
    <w:rsid w:val="00880C0D"/>
    <w:rsid w:val="00880E88"/>
    <w:rsid w:val="0088125F"/>
    <w:rsid w:val="0088137F"/>
    <w:rsid w:val="00881410"/>
    <w:rsid w:val="00881932"/>
    <w:rsid w:val="00882469"/>
    <w:rsid w:val="0088248E"/>
    <w:rsid w:val="00882D25"/>
    <w:rsid w:val="00882F0A"/>
    <w:rsid w:val="00883014"/>
    <w:rsid w:val="00883052"/>
    <w:rsid w:val="00884434"/>
    <w:rsid w:val="008844D1"/>
    <w:rsid w:val="00884B04"/>
    <w:rsid w:val="00884F86"/>
    <w:rsid w:val="0088542A"/>
    <w:rsid w:val="008856FB"/>
    <w:rsid w:val="00885EFD"/>
    <w:rsid w:val="008862E2"/>
    <w:rsid w:val="00886655"/>
    <w:rsid w:val="008867BF"/>
    <w:rsid w:val="00886BC7"/>
    <w:rsid w:val="00887101"/>
    <w:rsid w:val="0088740B"/>
    <w:rsid w:val="00887D1F"/>
    <w:rsid w:val="008901FE"/>
    <w:rsid w:val="0089026E"/>
    <w:rsid w:val="0089070C"/>
    <w:rsid w:val="008912E2"/>
    <w:rsid w:val="008914BC"/>
    <w:rsid w:val="008919B4"/>
    <w:rsid w:val="00891C56"/>
    <w:rsid w:val="00891CBF"/>
    <w:rsid w:val="00891DD3"/>
    <w:rsid w:val="0089204F"/>
    <w:rsid w:val="00892062"/>
    <w:rsid w:val="00892092"/>
    <w:rsid w:val="00892098"/>
    <w:rsid w:val="008924E8"/>
    <w:rsid w:val="00892521"/>
    <w:rsid w:val="008925A3"/>
    <w:rsid w:val="008928EC"/>
    <w:rsid w:val="00892AA9"/>
    <w:rsid w:val="00892D67"/>
    <w:rsid w:val="00893020"/>
    <w:rsid w:val="0089316F"/>
    <w:rsid w:val="008936B6"/>
    <w:rsid w:val="008936BF"/>
    <w:rsid w:val="008937D4"/>
    <w:rsid w:val="00893824"/>
    <w:rsid w:val="00893DC2"/>
    <w:rsid w:val="00893F1F"/>
    <w:rsid w:val="0089414C"/>
    <w:rsid w:val="0089433B"/>
    <w:rsid w:val="00895210"/>
    <w:rsid w:val="00895A50"/>
    <w:rsid w:val="008960F8"/>
    <w:rsid w:val="00896159"/>
    <w:rsid w:val="0089673D"/>
    <w:rsid w:val="0089684C"/>
    <w:rsid w:val="00896E84"/>
    <w:rsid w:val="00897105"/>
    <w:rsid w:val="008973BE"/>
    <w:rsid w:val="008975EF"/>
    <w:rsid w:val="008A06A6"/>
    <w:rsid w:val="008A0A0B"/>
    <w:rsid w:val="008A0A3B"/>
    <w:rsid w:val="008A0F63"/>
    <w:rsid w:val="008A108A"/>
    <w:rsid w:val="008A14A3"/>
    <w:rsid w:val="008A1AF6"/>
    <w:rsid w:val="008A1E4A"/>
    <w:rsid w:val="008A2305"/>
    <w:rsid w:val="008A2356"/>
    <w:rsid w:val="008A2469"/>
    <w:rsid w:val="008A24ED"/>
    <w:rsid w:val="008A279E"/>
    <w:rsid w:val="008A31C1"/>
    <w:rsid w:val="008A3322"/>
    <w:rsid w:val="008A35D4"/>
    <w:rsid w:val="008A389F"/>
    <w:rsid w:val="008A3C42"/>
    <w:rsid w:val="008A4BD7"/>
    <w:rsid w:val="008A5355"/>
    <w:rsid w:val="008A5997"/>
    <w:rsid w:val="008A5E5C"/>
    <w:rsid w:val="008A5F20"/>
    <w:rsid w:val="008A603D"/>
    <w:rsid w:val="008A6439"/>
    <w:rsid w:val="008A661F"/>
    <w:rsid w:val="008A685B"/>
    <w:rsid w:val="008A69F0"/>
    <w:rsid w:val="008A7159"/>
    <w:rsid w:val="008A7325"/>
    <w:rsid w:val="008A76F2"/>
    <w:rsid w:val="008A7815"/>
    <w:rsid w:val="008A7E2A"/>
    <w:rsid w:val="008A7FD0"/>
    <w:rsid w:val="008B02FD"/>
    <w:rsid w:val="008B033B"/>
    <w:rsid w:val="008B0835"/>
    <w:rsid w:val="008B0AB6"/>
    <w:rsid w:val="008B10B7"/>
    <w:rsid w:val="008B1182"/>
    <w:rsid w:val="008B1208"/>
    <w:rsid w:val="008B16AE"/>
    <w:rsid w:val="008B1F9E"/>
    <w:rsid w:val="008B21E9"/>
    <w:rsid w:val="008B25AA"/>
    <w:rsid w:val="008B26D6"/>
    <w:rsid w:val="008B2A5F"/>
    <w:rsid w:val="008B2D9F"/>
    <w:rsid w:val="008B2E2A"/>
    <w:rsid w:val="008B2EA1"/>
    <w:rsid w:val="008B32D3"/>
    <w:rsid w:val="008B3436"/>
    <w:rsid w:val="008B3481"/>
    <w:rsid w:val="008B38F1"/>
    <w:rsid w:val="008B3CB0"/>
    <w:rsid w:val="008B3DD2"/>
    <w:rsid w:val="008B3EF7"/>
    <w:rsid w:val="008B4715"/>
    <w:rsid w:val="008B4F76"/>
    <w:rsid w:val="008B58A3"/>
    <w:rsid w:val="008B6163"/>
    <w:rsid w:val="008B67B2"/>
    <w:rsid w:val="008B684C"/>
    <w:rsid w:val="008B6E9F"/>
    <w:rsid w:val="008B73FA"/>
    <w:rsid w:val="008B763E"/>
    <w:rsid w:val="008B7AC5"/>
    <w:rsid w:val="008B7C22"/>
    <w:rsid w:val="008B7DC5"/>
    <w:rsid w:val="008B7F31"/>
    <w:rsid w:val="008C0038"/>
    <w:rsid w:val="008C0278"/>
    <w:rsid w:val="008C02D4"/>
    <w:rsid w:val="008C0DE3"/>
    <w:rsid w:val="008C11D8"/>
    <w:rsid w:val="008C16D0"/>
    <w:rsid w:val="008C1A7E"/>
    <w:rsid w:val="008C1C80"/>
    <w:rsid w:val="008C1C90"/>
    <w:rsid w:val="008C1E72"/>
    <w:rsid w:val="008C20A8"/>
    <w:rsid w:val="008C2305"/>
    <w:rsid w:val="008C25BA"/>
    <w:rsid w:val="008C25FE"/>
    <w:rsid w:val="008C2B10"/>
    <w:rsid w:val="008C2DB8"/>
    <w:rsid w:val="008C2F93"/>
    <w:rsid w:val="008C31D5"/>
    <w:rsid w:val="008C3251"/>
    <w:rsid w:val="008C329D"/>
    <w:rsid w:val="008C3307"/>
    <w:rsid w:val="008C33A7"/>
    <w:rsid w:val="008C3617"/>
    <w:rsid w:val="008C3A15"/>
    <w:rsid w:val="008C3EF9"/>
    <w:rsid w:val="008C44E7"/>
    <w:rsid w:val="008C4B03"/>
    <w:rsid w:val="008C4DAD"/>
    <w:rsid w:val="008C4DF6"/>
    <w:rsid w:val="008C4FD2"/>
    <w:rsid w:val="008C5102"/>
    <w:rsid w:val="008C51AF"/>
    <w:rsid w:val="008C54B5"/>
    <w:rsid w:val="008C5831"/>
    <w:rsid w:val="008C5A33"/>
    <w:rsid w:val="008C6223"/>
    <w:rsid w:val="008C6368"/>
    <w:rsid w:val="008C652C"/>
    <w:rsid w:val="008C662C"/>
    <w:rsid w:val="008C679D"/>
    <w:rsid w:val="008C67FC"/>
    <w:rsid w:val="008C6895"/>
    <w:rsid w:val="008C6A31"/>
    <w:rsid w:val="008C6EBB"/>
    <w:rsid w:val="008C74D8"/>
    <w:rsid w:val="008C7DF4"/>
    <w:rsid w:val="008C7F27"/>
    <w:rsid w:val="008D0135"/>
    <w:rsid w:val="008D04AD"/>
    <w:rsid w:val="008D05FA"/>
    <w:rsid w:val="008D0666"/>
    <w:rsid w:val="008D0723"/>
    <w:rsid w:val="008D08AA"/>
    <w:rsid w:val="008D0DC1"/>
    <w:rsid w:val="008D14B8"/>
    <w:rsid w:val="008D1691"/>
    <w:rsid w:val="008D17BA"/>
    <w:rsid w:val="008D189C"/>
    <w:rsid w:val="008D1C7B"/>
    <w:rsid w:val="008D2203"/>
    <w:rsid w:val="008D22E4"/>
    <w:rsid w:val="008D22F8"/>
    <w:rsid w:val="008D246D"/>
    <w:rsid w:val="008D28E3"/>
    <w:rsid w:val="008D2978"/>
    <w:rsid w:val="008D29CC"/>
    <w:rsid w:val="008D29ED"/>
    <w:rsid w:val="008D2B65"/>
    <w:rsid w:val="008D2D27"/>
    <w:rsid w:val="008D35F4"/>
    <w:rsid w:val="008D3C2B"/>
    <w:rsid w:val="008D3CF1"/>
    <w:rsid w:val="008D3D2F"/>
    <w:rsid w:val="008D3F87"/>
    <w:rsid w:val="008D41E4"/>
    <w:rsid w:val="008D4412"/>
    <w:rsid w:val="008D4AB2"/>
    <w:rsid w:val="008D4C96"/>
    <w:rsid w:val="008D507A"/>
    <w:rsid w:val="008D540F"/>
    <w:rsid w:val="008D5649"/>
    <w:rsid w:val="008D5CFB"/>
    <w:rsid w:val="008D5E64"/>
    <w:rsid w:val="008D5F24"/>
    <w:rsid w:val="008D63C7"/>
    <w:rsid w:val="008D6D93"/>
    <w:rsid w:val="008D6F84"/>
    <w:rsid w:val="008D6F90"/>
    <w:rsid w:val="008D713C"/>
    <w:rsid w:val="008D72AF"/>
    <w:rsid w:val="008D7339"/>
    <w:rsid w:val="008E0352"/>
    <w:rsid w:val="008E0510"/>
    <w:rsid w:val="008E0BB8"/>
    <w:rsid w:val="008E13AF"/>
    <w:rsid w:val="008E19C6"/>
    <w:rsid w:val="008E1C08"/>
    <w:rsid w:val="008E1C62"/>
    <w:rsid w:val="008E1D49"/>
    <w:rsid w:val="008E2136"/>
    <w:rsid w:val="008E237C"/>
    <w:rsid w:val="008E2842"/>
    <w:rsid w:val="008E35B7"/>
    <w:rsid w:val="008E383D"/>
    <w:rsid w:val="008E3E3F"/>
    <w:rsid w:val="008E3FCF"/>
    <w:rsid w:val="008E413E"/>
    <w:rsid w:val="008E45E3"/>
    <w:rsid w:val="008E46B8"/>
    <w:rsid w:val="008E5175"/>
    <w:rsid w:val="008E5275"/>
    <w:rsid w:val="008E53F2"/>
    <w:rsid w:val="008E55D5"/>
    <w:rsid w:val="008E5671"/>
    <w:rsid w:val="008E57A5"/>
    <w:rsid w:val="008E5FB1"/>
    <w:rsid w:val="008E616A"/>
    <w:rsid w:val="008E6336"/>
    <w:rsid w:val="008E63B1"/>
    <w:rsid w:val="008E663F"/>
    <w:rsid w:val="008E6BD7"/>
    <w:rsid w:val="008E6EE0"/>
    <w:rsid w:val="008E7049"/>
    <w:rsid w:val="008E70EA"/>
    <w:rsid w:val="008E7269"/>
    <w:rsid w:val="008E7941"/>
    <w:rsid w:val="008E7F5D"/>
    <w:rsid w:val="008F0005"/>
    <w:rsid w:val="008F014D"/>
    <w:rsid w:val="008F0492"/>
    <w:rsid w:val="008F06D4"/>
    <w:rsid w:val="008F08B2"/>
    <w:rsid w:val="008F0F24"/>
    <w:rsid w:val="008F1308"/>
    <w:rsid w:val="008F14A2"/>
    <w:rsid w:val="008F1798"/>
    <w:rsid w:val="008F1931"/>
    <w:rsid w:val="008F19BA"/>
    <w:rsid w:val="008F1A7E"/>
    <w:rsid w:val="008F1E51"/>
    <w:rsid w:val="008F20DB"/>
    <w:rsid w:val="008F2433"/>
    <w:rsid w:val="008F2D4C"/>
    <w:rsid w:val="008F316B"/>
    <w:rsid w:val="008F3410"/>
    <w:rsid w:val="008F3584"/>
    <w:rsid w:val="008F39BA"/>
    <w:rsid w:val="008F3BC0"/>
    <w:rsid w:val="008F3FA0"/>
    <w:rsid w:val="008F447B"/>
    <w:rsid w:val="008F46A8"/>
    <w:rsid w:val="008F5066"/>
    <w:rsid w:val="008F5787"/>
    <w:rsid w:val="008F5CD0"/>
    <w:rsid w:val="008F5D7E"/>
    <w:rsid w:val="008F605F"/>
    <w:rsid w:val="008F616B"/>
    <w:rsid w:val="008F6602"/>
    <w:rsid w:val="008F67B1"/>
    <w:rsid w:val="008F67DB"/>
    <w:rsid w:val="008F6930"/>
    <w:rsid w:val="008F6AA8"/>
    <w:rsid w:val="008F6FFC"/>
    <w:rsid w:val="008F786B"/>
    <w:rsid w:val="008F7B99"/>
    <w:rsid w:val="008F7BE6"/>
    <w:rsid w:val="008F7CDB"/>
    <w:rsid w:val="008F7FBE"/>
    <w:rsid w:val="00900091"/>
    <w:rsid w:val="0090103F"/>
    <w:rsid w:val="0090215D"/>
    <w:rsid w:val="00902179"/>
    <w:rsid w:val="0090257E"/>
    <w:rsid w:val="00902BB6"/>
    <w:rsid w:val="00902CA2"/>
    <w:rsid w:val="00902CA7"/>
    <w:rsid w:val="0090300D"/>
    <w:rsid w:val="009030BF"/>
    <w:rsid w:val="00903664"/>
    <w:rsid w:val="0090391F"/>
    <w:rsid w:val="0090399B"/>
    <w:rsid w:val="00903CA2"/>
    <w:rsid w:val="00903CF3"/>
    <w:rsid w:val="00903D78"/>
    <w:rsid w:val="00903E10"/>
    <w:rsid w:val="00903F91"/>
    <w:rsid w:val="0090427B"/>
    <w:rsid w:val="00904AE1"/>
    <w:rsid w:val="00904DF7"/>
    <w:rsid w:val="0090525C"/>
    <w:rsid w:val="00905BA1"/>
    <w:rsid w:val="00905FEB"/>
    <w:rsid w:val="0090612B"/>
    <w:rsid w:val="009062E7"/>
    <w:rsid w:val="0090719D"/>
    <w:rsid w:val="0090748E"/>
    <w:rsid w:val="009076DC"/>
    <w:rsid w:val="009077BD"/>
    <w:rsid w:val="009078AB"/>
    <w:rsid w:val="0090796E"/>
    <w:rsid w:val="00907A1D"/>
    <w:rsid w:val="00907C2A"/>
    <w:rsid w:val="00907F8D"/>
    <w:rsid w:val="00907FDD"/>
    <w:rsid w:val="009110B0"/>
    <w:rsid w:val="00911853"/>
    <w:rsid w:val="00911A44"/>
    <w:rsid w:val="00911AA5"/>
    <w:rsid w:val="00911E87"/>
    <w:rsid w:val="00912046"/>
    <w:rsid w:val="00912B33"/>
    <w:rsid w:val="00912E60"/>
    <w:rsid w:val="0091304F"/>
    <w:rsid w:val="009134C9"/>
    <w:rsid w:val="009137B3"/>
    <w:rsid w:val="00913BC5"/>
    <w:rsid w:val="0091407A"/>
    <w:rsid w:val="009142E6"/>
    <w:rsid w:val="0091438E"/>
    <w:rsid w:val="009145CD"/>
    <w:rsid w:val="00914D73"/>
    <w:rsid w:val="00914F40"/>
    <w:rsid w:val="00915067"/>
    <w:rsid w:val="009150F8"/>
    <w:rsid w:val="009152E4"/>
    <w:rsid w:val="0091538E"/>
    <w:rsid w:val="00915690"/>
    <w:rsid w:val="00915921"/>
    <w:rsid w:val="0091594A"/>
    <w:rsid w:val="009159CB"/>
    <w:rsid w:val="00915CEB"/>
    <w:rsid w:val="00915D58"/>
    <w:rsid w:val="00916A7C"/>
    <w:rsid w:val="00916C7C"/>
    <w:rsid w:val="00916DB1"/>
    <w:rsid w:val="00916E3C"/>
    <w:rsid w:val="009172A8"/>
    <w:rsid w:val="00917485"/>
    <w:rsid w:val="009175BE"/>
    <w:rsid w:val="009202C4"/>
    <w:rsid w:val="0092042E"/>
    <w:rsid w:val="009204FE"/>
    <w:rsid w:val="0092051F"/>
    <w:rsid w:val="00920EAF"/>
    <w:rsid w:val="00920F44"/>
    <w:rsid w:val="009215CF"/>
    <w:rsid w:val="009218E3"/>
    <w:rsid w:val="00921A66"/>
    <w:rsid w:val="00922079"/>
    <w:rsid w:val="00922277"/>
    <w:rsid w:val="00922278"/>
    <w:rsid w:val="00922615"/>
    <w:rsid w:val="00922751"/>
    <w:rsid w:val="00922858"/>
    <w:rsid w:val="00922C21"/>
    <w:rsid w:val="00922E18"/>
    <w:rsid w:val="00922FD5"/>
    <w:rsid w:val="009231C8"/>
    <w:rsid w:val="00923213"/>
    <w:rsid w:val="00923343"/>
    <w:rsid w:val="0092360F"/>
    <w:rsid w:val="009236E6"/>
    <w:rsid w:val="009244D9"/>
    <w:rsid w:val="00924B8B"/>
    <w:rsid w:val="00924BC2"/>
    <w:rsid w:val="00924D5C"/>
    <w:rsid w:val="00924DB1"/>
    <w:rsid w:val="009250AB"/>
    <w:rsid w:val="0092541E"/>
    <w:rsid w:val="009255E7"/>
    <w:rsid w:val="009259E5"/>
    <w:rsid w:val="00925C1A"/>
    <w:rsid w:val="00925D2A"/>
    <w:rsid w:val="00925E06"/>
    <w:rsid w:val="00926024"/>
    <w:rsid w:val="009262B6"/>
    <w:rsid w:val="00926E5D"/>
    <w:rsid w:val="00927011"/>
    <w:rsid w:val="009271D9"/>
    <w:rsid w:val="00927398"/>
    <w:rsid w:val="00927C6D"/>
    <w:rsid w:val="00927CD0"/>
    <w:rsid w:val="00927DA5"/>
    <w:rsid w:val="00927E8E"/>
    <w:rsid w:val="00927F88"/>
    <w:rsid w:val="00927FF3"/>
    <w:rsid w:val="00930219"/>
    <w:rsid w:val="009304B2"/>
    <w:rsid w:val="0093079C"/>
    <w:rsid w:val="0093097C"/>
    <w:rsid w:val="00930A91"/>
    <w:rsid w:val="00930CC3"/>
    <w:rsid w:val="00930CC7"/>
    <w:rsid w:val="00930EAF"/>
    <w:rsid w:val="00931037"/>
    <w:rsid w:val="00931931"/>
    <w:rsid w:val="00931F27"/>
    <w:rsid w:val="009323E9"/>
    <w:rsid w:val="009323EC"/>
    <w:rsid w:val="00932431"/>
    <w:rsid w:val="0093270F"/>
    <w:rsid w:val="00932D42"/>
    <w:rsid w:val="0093303D"/>
    <w:rsid w:val="009330FB"/>
    <w:rsid w:val="00933431"/>
    <w:rsid w:val="009334FE"/>
    <w:rsid w:val="00933929"/>
    <w:rsid w:val="00933B22"/>
    <w:rsid w:val="00933D12"/>
    <w:rsid w:val="00933D69"/>
    <w:rsid w:val="00933E57"/>
    <w:rsid w:val="009340ED"/>
    <w:rsid w:val="009341E0"/>
    <w:rsid w:val="0093423F"/>
    <w:rsid w:val="009344CC"/>
    <w:rsid w:val="00934653"/>
    <w:rsid w:val="00934970"/>
    <w:rsid w:val="00934CB4"/>
    <w:rsid w:val="00934E5B"/>
    <w:rsid w:val="0093515B"/>
    <w:rsid w:val="00935A09"/>
    <w:rsid w:val="00935CF8"/>
    <w:rsid w:val="00935F91"/>
    <w:rsid w:val="00935F92"/>
    <w:rsid w:val="0093643B"/>
    <w:rsid w:val="009365D0"/>
    <w:rsid w:val="0093672F"/>
    <w:rsid w:val="00936883"/>
    <w:rsid w:val="00936961"/>
    <w:rsid w:val="00936E33"/>
    <w:rsid w:val="00936E9E"/>
    <w:rsid w:val="00936EBD"/>
    <w:rsid w:val="00937016"/>
    <w:rsid w:val="0093726A"/>
    <w:rsid w:val="00937FB8"/>
    <w:rsid w:val="0094053C"/>
    <w:rsid w:val="00940948"/>
    <w:rsid w:val="00940CAC"/>
    <w:rsid w:val="0094104D"/>
    <w:rsid w:val="00941904"/>
    <w:rsid w:val="00942125"/>
    <w:rsid w:val="009423EB"/>
    <w:rsid w:val="009427FA"/>
    <w:rsid w:val="00942CBC"/>
    <w:rsid w:val="009430B3"/>
    <w:rsid w:val="00943115"/>
    <w:rsid w:val="009436A6"/>
    <w:rsid w:val="00943735"/>
    <w:rsid w:val="00943DC2"/>
    <w:rsid w:val="00943FE3"/>
    <w:rsid w:val="00944041"/>
    <w:rsid w:val="00944428"/>
    <w:rsid w:val="00944498"/>
    <w:rsid w:val="00944AFF"/>
    <w:rsid w:val="00945151"/>
    <w:rsid w:val="00945190"/>
    <w:rsid w:val="009453DB"/>
    <w:rsid w:val="009454C9"/>
    <w:rsid w:val="0094575D"/>
    <w:rsid w:val="00945884"/>
    <w:rsid w:val="00945899"/>
    <w:rsid w:val="00945EA6"/>
    <w:rsid w:val="009463E0"/>
    <w:rsid w:val="009464A9"/>
    <w:rsid w:val="00946652"/>
    <w:rsid w:val="00946779"/>
    <w:rsid w:val="00946949"/>
    <w:rsid w:val="00946C3C"/>
    <w:rsid w:val="00946DD9"/>
    <w:rsid w:val="00946EC6"/>
    <w:rsid w:val="00947130"/>
    <w:rsid w:val="00947492"/>
    <w:rsid w:val="00947661"/>
    <w:rsid w:val="00947685"/>
    <w:rsid w:val="00947B5B"/>
    <w:rsid w:val="00947FFB"/>
    <w:rsid w:val="00950177"/>
    <w:rsid w:val="00950181"/>
    <w:rsid w:val="009502B1"/>
    <w:rsid w:val="00950A34"/>
    <w:rsid w:val="00950A61"/>
    <w:rsid w:val="00950AF8"/>
    <w:rsid w:val="00950B17"/>
    <w:rsid w:val="00950C6B"/>
    <w:rsid w:val="00950C7F"/>
    <w:rsid w:val="009514FA"/>
    <w:rsid w:val="00951676"/>
    <w:rsid w:val="00951997"/>
    <w:rsid w:val="00951CAC"/>
    <w:rsid w:val="009520EE"/>
    <w:rsid w:val="009521E1"/>
    <w:rsid w:val="0095226B"/>
    <w:rsid w:val="00952C70"/>
    <w:rsid w:val="0095327B"/>
    <w:rsid w:val="00953AAE"/>
    <w:rsid w:val="00954148"/>
    <w:rsid w:val="009544D9"/>
    <w:rsid w:val="0095459B"/>
    <w:rsid w:val="00954EAE"/>
    <w:rsid w:val="009552B4"/>
    <w:rsid w:val="009556D5"/>
    <w:rsid w:val="00955778"/>
    <w:rsid w:val="009557E4"/>
    <w:rsid w:val="009559E5"/>
    <w:rsid w:val="00955ED2"/>
    <w:rsid w:val="00955FBC"/>
    <w:rsid w:val="00956084"/>
    <w:rsid w:val="0095645B"/>
    <w:rsid w:val="009565BA"/>
    <w:rsid w:val="00956704"/>
    <w:rsid w:val="00956C95"/>
    <w:rsid w:val="00956DA1"/>
    <w:rsid w:val="0095790F"/>
    <w:rsid w:val="00960261"/>
    <w:rsid w:val="00960305"/>
    <w:rsid w:val="00960516"/>
    <w:rsid w:val="00960C70"/>
    <w:rsid w:val="00961084"/>
    <w:rsid w:val="009612CD"/>
    <w:rsid w:val="009616D2"/>
    <w:rsid w:val="00961708"/>
    <w:rsid w:val="00961762"/>
    <w:rsid w:val="009618E7"/>
    <w:rsid w:val="009624B7"/>
    <w:rsid w:val="00962C8B"/>
    <w:rsid w:val="00962FAD"/>
    <w:rsid w:val="0096326B"/>
    <w:rsid w:val="009636DA"/>
    <w:rsid w:val="00963725"/>
    <w:rsid w:val="009637DA"/>
    <w:rsid w:val="00963878"/>
    <w:rsid w:val="00963A5D"/>
    <w:rsid w:val="00963CFB"/>
    <w:rsid w:val="00964168"/>
    <w:rsid w:val="00964247"/>
    <w:rsid w:val="009645F2"/>
    <w:rsid w:val="009647B4"/>
    <w:rsid w:val="00964E08"/>
    <w:rsid w:val="00965818"/>
    <w:rsid w:val="00965C43"/>
    <w:rsid w:val="00965C7E"/>
    <w:rsid w:val="00965F66"/>
    <w:rsid w:val="009660EF"/>
    <w:rsid w:val="009661D9"/>
    <w:rsid w:val="009662C1"/>
    <w:rsid w:val="009666E2"/>
    <w:rsid w:val="00966F2C"/>
    <w:rsid w:val="009674D4"/>
    <w:rsid w:val="0096762D"/>
    <w:rsid w:val="00967767"/>
    <w:rsid w:val="00967866"/>
    <w:rsid w:val="00967FA5"/>
    <w:rsid w:val="009706D4"/>
    <w:rsid w:val="009708B3"/>
    <w:rsid w:val="0097098C"/>
    <w:rsid w:val="009709E0"/>
    <w:rsid w:val="00970CD4"/>
    <w:rsid w:val="00971555"/>
    <w:rsid w:val="009717F5"/>
    <w:rsid w:val="009718CE"/>
    <w:rsid w:val="0097199B"/>
    <w:rsid w:val="009721A5"/>
    <w:rsid w:val="0097237E"/>
    <w:rsid w:val="009725F0"/>
    <w:rsid w:val="00972757"/>
    <w:rsid w:val="00972A2C"/>
    <w:rsid w:val="00972A5E"/>
    <w:rsid w:val="00972B61"/>
    <w:rsid w:val="00972DEF"/>
    <w:rsid w:val="00972FD8"/>
    <w:rsid w:val="00973068"/>
    <w:rsid w:val="00973969"/>
    <w:rsid w:val="00973978"/>
    <w:rsid w:val="00973A1C"/>
    <w:rsid w:val="00974087"/>
    <w:rsid w:val="009741FD"/>
    <w:rsid w:val="009744C1"/>
    <w:rsid w:val="00974799"/>
    <w:rsid w:val="009758B2"/>
    <w:rsid w:val="009761A1"/>
    <w:rsid w:val="00976863"/>
    <w:rsid w:val="009768A9"/>
    <w:rsid w:val="00977A3D"/>
    <w:rsid w:val="00977C61"/>
    <w:rsid w:val="0097CF96"/>
    <w:rsid w:val="0098005F"/>
    <w:rsid w:val="009802E5"/>
    <w:rsid w:val="00980595"/>
    <w:rsid w:val="009805B5"/>
    <w:rsid w:val="00980907"/>
    <w:rsid w:val="009812CC"/>
    <w:rsid w:val="00981B9E"/>
    <w:rsid w:val="00981CB2"/>
    <w:rsid w:val="00981CC3"/>
    <w:rsid w:val="00981D65"/>
    <w:rsid w:val="0098238B"/>
    <w:rsid w:val="00982414"/>
    <w:rsid w:val="00982BC1"/>
    <w:rsid w:val="00982BD0"/>
    <w:rsid w:val="00982E89"/>
    <w:rsid w:val="00983382"/>
    <w:rsid w:val="00983B6E"/>
    <w:rsid w:val="00983C20"/>
    <w:rsid w:val="00983C44"/>
    <w:rsid w:val="00983C8A"/>
    <w:rsid w:val="00983CAA"/>
    <w:rsid w:val="00983DE0"/>
    <w:rsid w:val="009850D1"/>
    <w:rsid w:val="009854BE"/>
    <w:rsid w:val="00985A7F"/>
    <w:rsid w:val="00985DD5"/>
    <w:rsid w:val="00986171"/>
    <w:rsid w:val="009865E4"/>
    <w:rsid w:val="0098685A"/>
    <w:rsid w:val="0098740A"/>
    <w:rsid w:val="00987E0F"/>
    <w:rsid w:val="00987FDF"/>
    <w:rsid w:val="009907D3"/>
    <w:rsid w:val="009907DD"/>
    <w:rsid w:val="009909B7"/>
    <w:rsid w:val="00990A53"/>
    <w:rsid w:val="00990B8F"/>
    <w:rsid w:val="009913EF"/>
    <w:rsid w:val="00991651"/>
    <w:rsid w:val="00991EE9"/>
    <w:rsid w:val="00992848"/>
    <w:rsid w:val="00992930"/>
    <w:rsid w:val="00992B0A"/>
    <w:rsid w:val="00992CEA"/>
    <w:rsid w:val="00992ED4"/>
    <w:rsid w:val="009930DC"/>
    <w:rsid w:val="009931FC"/>
    <w:rsid w:val="00993615"/>
    <w:rsid w:val="00993F7A"/>
    <w:rsid w:val="00994A38"/>
    <w:rsid w:val="00994BE5"/>
    <w:rsid w:val="00994E46"/>
    <w:rsid w:val="009950BE"/>
    <w:rsid w:val="0099559E"/>
    <w:rsid w:val="0099564C"/>
    <w:rsid w:val="009957E7"/>
    <w:rsid w:val="00995917"/>
    <w:rsid w:val="00995928"/>
    <w:rsid w:val="00995A48"/>
    <w:rsid w:val="00995D16"/>
    <w:rsid w:val="0099619B"/>
    <w:rsid w:val="009965C2"/>
    <w:rsid w:val="009967FC"/>
    <w:rsid w:val="00997073"/>
    <w:rsid w:val="009970A0"/>
    <w:rsid w:val="009979B6"/>
    <w:rsid w:val="00997F36"/>
    <w:rsid w:val="009A021C"/>
    <w:rsid w:val="009A08B8"/>
    <w:rsid w:val="009A0B84"/>
    <w:rsid w:val="009A0C7E"/>
    <w:rsid w:val="009A1501"/>
    <w:rsid w:val="009A18A9"/>
    <w:rsid w:val="009A1929"/>
    <w:rsid w:val="009A19A9"/>
    <w:rsid w:val="009A1DFB"/>
    <w:rsid w:val="009A1F4C"/>
    <w:rsid w:val="009A23DC"/>
    <w:rsid w:val="009A27B5"/>
    <w:rsid w:val="009A3393"/>
    <w:rsid w:val="009A36F3"/>
    <w:rsid w:val="009A3E0D"/>
    <w:rsid w:val="009A459D"/>
    <w:rsid w:val="009A45EC"/>
    <w:rsid w:val="009A4636"/>
    <w:rsid w:val="009A47A2"/>
    <w:rsid w:val="009A4F5B"/>
    <w:rsid w:val="009A51C9"/>
    <w:rsid w:val="009A53B8"/>
    <w:rsid w:val="009A5625"/>
    <w:rsid w:val="009A5947"/>
    <w:rsid w:val="009A5960"/>
    <w:rsid w:val="009A59EB"/>
    <w:rsid w:val="009A5AF0"/>
    <w:rsid w:val="009A5E74"/>
    <w:rsid w:val="009A5EBE"/>
    <w:rsid w:val="009A6085"/>
    <w:rsid w:val="009A633D"/>
    <w:rsid w:val="009A6586"/>
    <w:rsid w:val="009A660A"/>
    <w:rsid w:val="009A6C1A"/>
    <w:rsid w:val="009A75D4"/>
    <w:rsid w:val="009A78DA"/>
    <w:rsid w:val="009B037C"/>
    <w:rsid w:val="009B06AA"/>
    <w:rsid w:val="009B0B18"/>
    <w:rsid w:val="009B0B47"/>
    <w:rsid w:val="009B0EE7"/>
    <w:rsid w:val="009B1A44"/>
    <w:rsid w:val="009B1A6B"/>
    <w:rsid w:val="009B2560"/>
    <w:rsid w:val="009B2E20"/>
    <w:rsid w:val="009B2E7B"/>
    <w:rsid w:val="009B30B0"/>
    <w:rsid w:val="009B3688"/>
    <w:rsid w:val="009B3902"/>
    <w:rsid w:val="009B43E9"/>
    <w:rsid w:val="009B4667"/>
    <w:rsid w:val="009B4A4E"/>
    <w:rsid w:val="009B4BD0"/>
    <w:rsid w:val="009B4CAE"/>
    <w:rsid w:val="009B4F2A"/>
    <w:rsid w:val="009B525E"/>
    <w:rsid w:val="009B55DD"/>
    <w:rsid w:val="009B57B2"/>
    <w:rsid w:val="009B588F"/>
    <w:rsid w:val="009B58A5"/>
    <w:rsid w:val="009B5C9B"/>
    <w:rsid w:val="009B6131"/>
    <w:rsid w:val="009B62AC"/>
    <w:rsid w:val="009B6644"/>
    <w:rsid w:val="009B6901"/>
    <w:rsid w:val="009B759D"/>
    <w:rsid w:val="009B7853"/>
    <w:rsid w:val="009B7ADB"/>
    <w:rsid w:val="009B7D34"/>
    <w:rsid w:val="009C0232"/>
    <w:rsid w:val="009C0535"/>
    <w:rsid w:val="009C055C"/>
    <w:rsid w:val="009C0637"/>
    <w:rsid w:val="009C0CB0"/>
    <w:rsid w:val="009C0F37"/>
    <w:rsid w:val="009C1561"/>
    <w:rsid w:val="009C2085"/>
    <w:rsid w:val="009C218B"/>
    <w:rsid w:val="009C2369"/>
    <w:rsid w:val="009C2560"/>
    <w:rsid w:val="009C2630"/>
    <w:rsid w:val="009C268E"/>
    <w:rsid w:val="009C298A"/>
    <w:rsid w:val="009C2E51"/>
    <w:rsid w:val="009C322C"/>
    <w:rsid w:val="009C3BFE"/>
    <w:rsid w:val="009C3E66"/>
    <w:rsid w:val="009C3F5A"/>
    <w:rsid w:val="009C4080"/>
    <w:rsid w:val="009C40D6"/>
    <w:rsid w:val="009C423A"/>
    <w:rsid w:val="009C45FB"/>
    <w:rsid w:val="009C4939"/>
    <w:rsid w:val="009C4EDE"/>
    <w:rsid w:val="009C53E1"/>
    <w:rsid w:val="009C54B5"/>
    <w:rsid w:val="009C5F03"/>
    <w:rsid w:val="009C614B"/>
    <w:rsid w:val="009C6B2E"/>
    <w:rsid w:val="009C6B85"/>
    <w:rsid w:val="009C722F"/>
    <w:rsid w:val="009C74C6"/>
    <w:rsid w:val="009C7512"/>
    <w:rsid w:val="009C7A48"/>
    <w:rsid w:val="009C7B0A"/>
    <w:rsid w:val="009C7B73"/>
    <w:rsid w:val="009D0196"/>
    <w:rsid w:val="009D0265"/>
    <w:rsid w:val="009D0978"/>
    <w:rsid w:val="009D0BAA"/>
    <w:rsid w:val="009D101C"/>
    <w:rsid w:val="009D10A9"/>
    <w:rsid w:val="009D12BA"/>
    <w:rsid w:val="009D1A08"/>
    <w:rsid w:val="009D1C8E"/>
    <w:rsid w:val="009D2132"/>
    <w:rsid w:val="009D27A7"/>
    <w:rsid w:val="009D28C7"/>
    <w:rsid w:val="009D2E0F"/>
    <w:rsid w:val="009D2F35"/>
    <w:rsid w:val="009D2FBF"/>
    <w:rsid w:val="009D3031"/>
    <w:rsid w:val="009D3401"/>
    <w:rsid w:val="009D3406"/>
    <w:rsid w:val="009D35EB"/>
    <w:rsid w:val="009D3607"/>
    <w:rsid w:val="009D3852"/>
    <w:rsid w:val="009D4111"/>
    <w:rsid w:val="009D4266"/>
    <w:rsid w:val="009D42C1"/>
    <w:rsid w:val="009D4C8B"/>
    <w:rsid w:val="009D4F8E"/>
    <w:rsid w:val="009D540C"/>
    <w:rsid w:val="009D554A"/>
    <w:rsid w:val="009D582A"/>
    <w:rsid w:val="009D58C0"/>
    <w:rsid w:val="009D5920"/>
    <w:rsid w:val="009D6137"/>
    <w:rsid w:val="009D6272"/>
    <w:rsid w:val="009D6B41"/>
    <w:rsid w:val="009D6DBE"/>
    <w:rsid w:val="009D6DC2"/>
    <w:rsid w:val="009D6FA7"/>
    <w:rsid w:val="009D72DC"/>
    <w:rsid w:val="009D7366"/>
    <w:rsid w:val="009D7463"/>
    <w:rsid w:val="009D76D4"/>
    <w:rsid w:val="009D773D"/>
    <w:rsid w:val="009D7B9A"/>
    <w:rsid w:val="009D7F45"/>
    <w:rsid w:val="009E0055"/>
    <w:rsid w:val="009E0937"/>
    <w:rsid w:val="009E0AAF"/>
    <w:rsid w:val="009E0BE3"/>
    <w:rsid w:val="009E0DF5"/>
    <w:rsid w:val="009E1207"/>
    <w:rsid w:val="009E134B"/>
    <w:rsid w:val="009E14A9"/>
    <w:rsid w:val="009E17D4"/>
    <w:rsid w:val="009E18F1"/>
    <w:rsid w:val="009E1920"/>
    <w:rsid w:val="009E1E90"/>
    <w:rsid w:val="009E2005"/>
    <w:rsid w:val="009E2314"/>
    <w:rsid w:val="009E25F7"/>
    <w:rsid w:val="009E281A"/>
    <w:rsid w:val="009E28AC"/>
    <w:rsid w:val="009E2903"/>
    <w:rsid w:val="009E2993"/>
    <w:rsid w:val="009E32F7"/>
    <w:rsid w:val="009E3B00"/>
    <w:rsid w:val="009E3E44"/>
    <w:rsid w:val="009E3E86"/>
    <w:rsid w:val="009E4230"/>
    <w:rsid w:val="009E43A7"/>
    <w:rsid w:val="009E4446"/>
    <w:rsid w:val="009E46D2"/>
    <w:rsid w:val="009E4C97"/>
    <w:rsid w:val="009E4D45"/>
    <w:rsid w:val="009E5836"/>
    <w:rsid w:val="009E58FF"/>
    <w:rsid w:val="009E5A40"/>
    <w:rsid w:val="009E5B92"/>
    <w:rsid w:val="009E5EC1"/>
    <w:rsid w:val="009E6105"/>
    <w:rsid w:val="009E62CB"/>
    <w:rsid w:val="009E667F"/>
    <w:rsid w:val="009E67A2"/>
    <w:rsid w:val="009E6A2A"/>
    <w:rsid w:val="009E6C47"/>
    <w:rsid w:val="009E6DEB"/>
    <w:rsid w:val="009E73FF"/>
    <w:rsid w:val="009E784C"/>
    <w:rsid w:val="009E78F9"/>
    <w:rsid w:val="009E794B"/>
    <w:rsid w:val="009F0400"/>
    <w:rsid w:val="009F0B9E"/>
    <w:rsid w:val="009F0C62"/>
    <w:rsid w:val="009F0D57"/>
    <w:rsid w:val="009F13A1"/>
    <w:rsid w:val="009F1531"/>
    <w:rsid w:val="009F158D"/>
    <w:rsid w:val="009F1B5D"/>
    <w:rsid w:val="009F1E61"/>
    <w:rsid w:val="009F2876"/>
    <w:rsid w:val="009F2FBA"/>
    <w:rsid w:val="009F31E2"/>
    <w:rsid w:val="009F3325"/>
    <w:rsid w:val="009F3522"/>
    <w:rsid w:val="009F375D"/>
    <w:rsid w:val="009F39DF"/>
    <w:rsid w:val="009F39EF"/>
    <w:rsid w:val="009F3DCD"/>
    <w:rsid w:val="009F3E4B"/>
    <w:rsid w:val="009F3E77"/>
    <w:rsid w:val="009F44D3"/>
    <w:rsid w:val="009F46DF"/>
    <w:rsid w:val="009F473A"/>
    <w:rsid w:val="009F48E9"/>
    <w:rsid w:val="009F4DC2"/>
    <w:rsid w:val="009F4F77"/>
    <w:rsid w:val="009F5452"/>
    <w:rsid w:val="009F56DE"/>
    <w:rsid w:val="009F5AF9"/>
    <w:rsid w:val="009F5BCE"/>
    <w:rsid w:val="009F5E30"/>
    <w:rsid w:val="009F5EDE"/>
    <w:rsid w:val="009F6054"/>
    <w:rsid w:val="009F60D4"/>
    <w:rsid w:val="009F625A"/>
    <w:rsid w:val="009F6741"/>
    <w:rsid w:val="009F6C42"/>
    <w:rsid w:val="009F6D15"/>
    <w:rsid w:val="009F6DAC"/>
    <w:rsid w:val="009F70B5"/>
    <w:rsid w:val="009F7243"/>
    <w:rsid w:val="009F78E4"/>
    <w:rsid w:val="009F7969"/>
    <w:rsid w:val="009F79DF"/>
    <w:rsid w:val="009F7B81"/>
    <w:rsid w:val="009F7BFF"/>
    <w:rsid w:val="009F7F15"/>
    <w:rsid w:val="00A001EF"/>
    <w:rsid w:val="00A008AB"/>
    <w:rsid w:val="00A01064"/>
    <w:rsid w:val="00A010C6"/>
    <w:rsid w:val="00A0180A"/>
    <w:rsid w:val="00A01F57"/>
    <w:rsid w:val="00A02A03"/>
    <w:rsid w:val="00A02EAD"/>
    <w:rsid w:val="00A033F1"/>
    <w:rsid w:val="00A03BAA"/>
    <w:rsid w:val="00A03C1F"/>
    <w:rsid w:val="00A04202"/>
    <w:rsid w:val="00A0445E"/>
    <w:rsid w:val="00A047AD"/>
    <w:rsid w:val="00A0493F"/>
    <w:rsid w:val="00A053D2"/>
    <w:rsid w:val="00A057D6"/>
    <w:rsid w:val="00A05B2B"/>
    <w:rsid w:val="00A05CD8"/>
    <w:rsid w:val="00A05F86"/>
    <w:rsid w:val="00A0684A"/>
    <w:rsid w:val="00A068EE"/>
    <w:rsid w:val="00A06AD7"/>
    <w:rsid w:val="00A06BBF"/>
    <w:rsid w:val="00A06BD4"/>
    <w:rsid w:val="00A06C2D"/>
    <w:rsid w:val="00A06D35"/>
    <w:rsid w:val="00A06D56"/>
    <w:rsid w:val="00A07524"/>
    <w:rsid w:val="00A07E30"/>
    <w:rsid w:val="00A07F18"/>
    <w:rsid w:val="00A10632"/>
    <w:rsid w:val="00A10804"/>
    <w:rsid w:val="00A1112E"/>
    <w:rsid w:val="00A116CD"/>
    <w:rsid w:val="00A117F2"/>
    <w:rsid w:val="00A11990"/>
    <w:rsid w:val="00A11DCF"/>
    <w:rsid w:val="00A123FE"/>
    <w:rsid w:val="00A1250C"/>
    <w:rsid w:val="00A12603"/>
    <w:rsid w:val="00A12732"/>
    <w:rsid w:val="00A12851"/>
    <w:rsid w:val="00A12A65"/>
    <w:rsid w:val="00A12D7C"/>
    <w:rsid w:val="00A12ED5"/>
    <w:rsid w:val="00A1333C"/>
    <w:rsid w:val="00A1335C"/>
    <w:rsid w:val="00A14008"/>
    <w:rsid w:val="00A147BE"/>
    <w:rsid w:val="00A14FA4"/>
    <w:rsid w:val="00A155CD"/>
    <w:rsid w:val="00A15DAB"/>
    <w:rsid w:val="00A16346"/>
    <w:rsid w:val="00A163F5"/>
    <w:rsid w:val="00A16743"/>
    <w:rsid w:val="00A16781"/>
    <w:rsid w:val="00A1680B"/>
    <w:rsid w:val="00A16933"/>
    <w:rsid w:val="00A16B5D"/>
    <w:rsid w:val="00A16B6D"/>
    <w:rsid w:val="00A16C69"/>
    <w:rsid w:val="00A16FB0"/>
    <w:rsid w:val="00A171BF"/>
    <w:rsid w:val="00A17760"/>
    <w:rsid w:val="00A179CD"/>
    <w:rsid w:val="00A17A4D"/>
    <w:rsid w:val="00A17B65"/>
    <w:rsid w:val="00A17BC6"/>
    <w:rsid w:val="00A17C12"/>
    <w:rsid w:val="00A17EF1"/>
    <w:rsid w:val="00A20156"/>
    <w:rsid w:val="00A202B7"/>
    <w:rsid w:val="00A20402"/>
    <w:rsid w:val="00A2068C"/>
    <w:rsid w:val="00A20C85"/>
    <w:rsid w:val="00A20E08"/>
    <w:rsid w:val="00A20FDF"/>
    <w:rsid w:val="00A2155F"/>
    <w:rsid w:val="00A21A9B"/>
    <w:rsid w:val="00A21C51"/>
    <w:rsid w:val="00A22339"/>
    <w:rsid w:val="00A228E7"/>
    <w:rsid w:val="00A2294C"/>
    <w:rsid w:val="00A22BEA"/>
    <w:rsid w:val="00A22C14"/>
    <w:rsid w:val="00A234BA"/>
    <w:rsid w:val="00A234DB"/>
    <w:rsid w:val="00A235F2"/>
    <w:rsid w:val="00A23684"/>
    <w:rsid w:val="00A23779"/>
    <w:rsid w:val="00A238AD"/>
    <w:rsid w:val="00A238E4"/>
    <w:rsid w:val="00A23E04"/>
    <w:rsid w:val="00A24037"/>
    <w:rsid w:val="00A241B4"/>
    <w:rsid w:val="00A24496"/>
    <w:rsid w:val="00A24642"/>
    <w:rsid w:val="00A24764"/>
    <w:rsid w:val="00A249FA"/>
    <w:rsid w:val="00A24BAB"/>
    <w:rsid w:val="00A24C26"/>
    <w:rsid w:val="00A24E82"/>
    <w:rsid w:val="00A25143"/>
    <w:rsid w:val="00A253E3"/>
    <w:rsid w:val="00A25421"/>
    <w:rsid w:val="00A25C9A"/>
    <w:rsid w:val="00A265DC"/>
    <w:rsid w:val="00A26960"/>
    <w:rsid w:val="00A26DBE"/>
    <w:rsid w:val="00A26E3C"/>
    <w:rsid w:val="00A270C0"/>
    <w:rsid w:val="00A271C5"/>
    <w:rsid w:val="00A27265"/>
    <w:rsid w:val="00A273F6"/>
    <w:rsid w:val="00A276AF"/>
    <w:rsid w:val="00A27790"/>
    <w:rsid w:val="00A279EA"/>
    <w:rsid w:val="00A27B60"/>
    <w:rsid w:val="00A27E11"/>
    <w:rsid w:val="00A27E87"/>
    <w:rsid w:val="00A3004D"/>
    <w:rsid w:val="00A30128"/>
    <w:rsid w:val="00A30446"/>
    <w:rsid w:val="00A309D4"/>
    <w:rsid w:val="00A30C2B"/>
    <w:rsid w:val="00A3112D"/>
    <w:rsid w:val="00A31186"/>
    <w:rsid w:val="00A311B5"/>
    <w:rsid w:val="00A3144A"/>
    <w:rsid w:val="00A31493"/>
    <w:rsid w:val="00A3159E"/>
    <w:rsid w:val="00A315B2"/>
    <w:rsid w:val="00A31C27"/>
    <w:rsid w:val="00A320C0"/>
    <w:rsid w:val="00A321F0"/>
    <w:rsid w:val="00A32316"/>
    <w:rsid w:val="00A3249A"/>
    <w:rsid w:val="00A324B9"/>
    <w:rsid w:val="00A324C1"/>
    <w:rsid w:val="00A32508"/>
    <w:rsid w:val="00A32582"/>
    <w:rsid w:val="00A32706"/>
    <w:rsid w:val="00A32A8F"/>
    <w:rsid w:val="00A33221"/>
    <w:rsid w:val="00A33303"/>
    <w:rsid w:val="00A33564"/>
    <w:rsid w:val="00A3362F"/>
    <w:rsid w:val="00A3372E"/>
    <w:rsid w:val="00A33B2C"/>
    <w:rsid w:val="00A34950"/>
    <w:rsid w:val="00A349A7"/>
    <w:rsid w:val="00A349CD"/>
    <w:rsid w:val="00A34D90"/>
    <w:rsid w:val="00A34F12"/>
    <w:rsid w:val="00A352DC"/>
    <w:rsid w:val="00A35CE9"/>
    <w:rsid w:val="00A35E35"/>
    <w:rsid w:val="00A3624E"/>
    <w:rsid w:val="00A362ED"/>
    <w:rsid w:val="00A3682D"/>
    <w:rsid w:val="00A36A22"/>
    <w:rsid w:val="00A37147"/>
    <w:rsid w:val="00A376AC"/>
    <w:rsid w:val="00A4002E"/>
    <w:rsid w:val="00A40613"/>
    <w:rsid w:val="00A40E01"/>
    <w:rsid w:val="00A412F7"/>
    <w:rsid w:val="00A4165D"/>
    <w:rsid w:val="00A4178F"/>
    <w:rsid w:val="00A41E0F"/>
    <w:rsid w:val="00A41E94"/>
    <w:rsid w:val="00A42340"/>
    <w:rsid w:val="00A4242F"/>
    <w:rsid w:val="00A42451"/>
    <w:rsid w:val="00A42515"/>
    <w:rsid w:val="00A42BC7"/>
    <w:rsid w:val="00A43001"/>
    <w:rsid w:val="00A4327B"/>
    <w:rsid w:val="00A43B2B"/>
    <w:rsid w:val="00A43F97"/>
    <w:rsid w:val="00A44426"/>
    <w:rsid w:val="00A44910"/>
    <w:rsid w:val="00A44F37"/>
    <w:rsid w:val="00A453C8"/>
    <w:rsid w:val="00A45EDA"/>
    <w:rsid w:val="00A46402"/>
    <w:rsid w:val="00A46809"/>
    <w:rsid w:val="00A469A0"/>
    <w:rsid w:val="00A46A3F"/>
    <w:rsid w:val="00A46E0C"/>
    <w:rsid w:val="00A46E20"/>
    <w:rsid w:val="00A471CD"/>
    <w:rsid w:val="00A4721B"/>
    <w:rsid w:val="00A4733B"/>
    <w:rsid w:val="00A474AC"/>
    <w:rsid w:val="00A475CC"/>
    <w:rsid w:val="00A476E9"/>
    <w:rsid w:val="00A47BF7"/>
    <w:rsid w:val="00A47D4D"/>
    <w:rsid w:val="00A506C6"/>
    <w:rsid w:val="00A50986"/>
    <w:rsid w:val="00A51090"/>
    <w:rsid w:val="00A515CB"/>
    <w:rsid w:val="00A518DF"/>
    <w:rsid w:val="00A519CC"/>
    <w:rsid w:val="00A51BF0"/>
    <w:rsid w:val="00A51D4E"/>
    <w:rsid w:val="00A520C4"/>
    <w:rsid w:val="00A52BC2"/>
    <w:rsid w:val="00A53684"/>
    <w:rsid w:val="00A5374A"/>
    <w:rsid w:val="00A5397C"/>
    <w:rsid w:val="00A53C8D"/>
    <w:rsid w:val="00A53E8E"/>
    <w:rsid w:val="00A53FEB"/>
    <w:rsid w:val="00A540F9"/>
    <w:rsid w:val="00A54222"/>
    <w:rsid w:val="00A54268"/>
    <w:rsid w:val="00A54286"/>
    <w:rsid w:val="00A545C2"/>
    <w:rsid w:val="00A5487B"/>
    <w:rsid w:val="00A54963"/>
    <w:rsid w:val="00A54BB8"/>
    <w:rsid w:val="00A55065"/>
    <w:rsid w:val="00A551CD"/>
    <w:rsid w:val="00A55906"/>
    <w:rsid w:val="00A55C61"/>
    <w:rsid w:val="00A55DDC"/>
    <w:rsid w:val="00A56567"/>
    <w:rsid w:val="00A568BE"/>
    <w:rsid w:val="00A56E19"/>
    <w:rsid w:val="00A57054"/>
    <w:rsid w:val="00A57414"/>
    <w:rsid w:val="00A576AE"/>
    <w:rsid w:val="00A5777B"/>
    <w:rsid w:val="00A57828"/>
    <w:rsid w:val="00A57BE4"/>
    <w:rsid w:val="00A57F53"/>
    <w:rsid w:val="00A6039E"/>
    <w:rsid w:val="00A60401"/>
    <w:rsid w:val="00A608C5"/>
    <w:rsid w:val="00A609A2"/>
    <w:rsid w:val="00A60E5D"/>
    <w:rsid w:val="00A61FFE"/>
    <w:rsid w:val="00A624E3"/>
    <w:rsid w:val="00A63337"/>
    <w:rsid w:val="00A63583"/>
    <w:rsid w:val="00A6363B"/>
    <w:rsid w:val="00A63C6C"/>
    <w:rsid w:val="00A63E79"/>
    <w:rsid w:val="00A64348"/>
    <w:rsid w:val="00A64574"/>
    <w:rsid w:val="00A6466C"/>
    <w:rsid w:val="00A646CA"/>
    <w:rsid w:val="00A648B3"/>
    <w:rsid w:val="00A64B95"/>
    <w:rsid w:val="00A64ED1"/>
    <w:rsid w:val="00A6571A"/>
    <w:rsid w:val="00A65955"/>
    <w:rsid w:val="00A65989"/>
    <w:rsid w:val="00A65AB3"/>
    <w:rsid w:val="00A6633B"/>
    <w:rsid w:val="00A6662B"/>
    <w:rsid w:val="00A668F5"/>
    <w:rsid w:val="00A66F0F"/>
    <w:rsid w:val="00A67267"/>
    <w:rsid w:val="00A67945"/>
    <w:rsid w:val="00A67BBB"/>
    <w:rsid w:val="00A67DC4"/>
    <w:rsid w:val="00A67EC8"/>
    <w:rsid w:val="00A7015E"/>
    <w:rsid w:val="00A71173"/>
    <w:rsid w:val="00A711FF"/>
    <w:rsid w:val="00A71439"/>
    <w:rsid w:val="00A71782"/>
    <w:rsid w:val="00A71A05"/>
    <w:rsid w:val="00A71F5B"/>
    <w:rsid w:val="00A72061"/>
    <w:rsid w:val="00A721EC"/>
    <w:rsid w:val="00A72257"/>
    <w:rsid w:val="00A72684"/>
    <w:rsid w:val="00A727A1"/>
    <w:rsid w:val="00A72A9D"/>
    <w:rsid w:val="00A72ACE"/>
    <w:rsid w:val="00A72D37"/>
    <w:rsid w:val="00A72F55"/>
    <w:rsid w:val="00A7322A"/>
    <w:rsid w:val="00A7370E"/>
    <w:rsid w:val="00A73894"/>
    <w:rsid w:val="00A73ADC"/>
    <w:rsid w:val="00A73BBE"/>
    <w:rsid w:val="00A74054"/>
    <w:rsid w:val="00A745B1"/>
    <w:rsid w:val="00A7464E"/>
    <w:rsid w:val="00A746DE"/>
    <w:rsid w:val="00A74722"/>
    <w:rsid w:val="00A74A66"/>
    <w:rsid w:val="00A750B4"/>
    <w:rsid w:val="00A75314"/>
    <w:rsid w:val="00A755B9"/>
    <w:rsid w:val="00A75CE9"/>
    <w:rsid w:val="00A75FCC"/>
    <w:rsid w:val="00A7647B"/>
    <w:rsid w:val="00A7659F"/>
    <w:rsid w:val="00A766BE"/>
    <w:rsid w:val="00A769E9"/>
    <w:rsid w:val="00A779DC"/>
    <w:rsid w:val="00A77EE8"/>
    <w:rsid w:val="00A8024E"/>
    <w:rsid w:val="00A80394"/>
    <w:rsid w:val="00A80524"/>
    <w:rsid w:val="00A8055B"/>
    <w:rsid w:val="00A81554"/>
    <w:rsid w:val="00A815A8"/>
    <w:rsid w:val="00A819DF"/>
    <w:rsid w:val="00A81C9A"/>
    <w:rsid w:val="00A81FD4"/>
    <w:rsid w:val="00A822D7"/>
    <w:rsid w:val="00A82465"/>
    <w:rsid w:val="00A82AB1"/>
    <w:rsid w:val="00A8327A"/>
    <w:rsid w:val="00A837AF"/>
    <w:rsid w:val="00A83821"/>
    <w:rsid w:val="00A843ED"/>
    <w:rsid w:val="00A84543"/>
    <w:rsid w:val="00A84A84"/>
    <w:rsid w:val="00A84DB1"/>
    <w:rsid w:val="00A84DF3"/>
    <w:rsid w:val="00A8537A"/>
    <w:rsid w:val="00A85559"/>
    <w:rsid w:val="00A855E6"/>
    <w:rsid w:val="00A85912"/>
    <w:rsid w:val="00A85B6F"/>
    <w:rsid w:val="00A86340"/>
    <w:rsid w:val="00A863B4"/>
    <w:rsid w:val="00A86C25"/>
    <w:rsid w:val="00A871D9"/>
    <w:rsid w:val="00A87616"/>
    <w:rsid w:val="00A87759"/>
    <w:rsid w:val="00A87A19"/>
    <w:rsid w:val="00A87A24"/>
    <w:rsid w:val="00A87DF8"/>
    <w:rsid w:val="00A90852"/>
    <w:rsid w:val="00A908B6"/>
    <w:rsid w:val="00A908F2"/>
    <w:rsid w:val="00A90C9A"/>
    <w:rsid w:val="00A91250"/>
    <w:rsid w:val="00A9155F"/>
    <w:rsid w:val="00A915DC"/>
    <w:rsid w:val="00A916EA"/>
    <w:rsid w:val="00A91853"/>
    <w:rsid w:val="00A9241F"/>
    <w:rsid w:val="00A92ACB"/>
    <w:rsid w:val="00A92D6F"/>
    <w:rsid w:val="00A92F78"/>
    <w:rsid w:val="00A936A0"/>
    <w:rsid w:val="00A93984"/>
    <w:rsid w:val="00A93A85"/>
    <w:rsid w:val="00A93C88"/>
    <w:rsid w:val="00A93D89"/>
    <w:rsid w:val="00A94320"/>
    <w:rsid w:val="00A945CA"/>
    <w:rsid w:val="00A94FA9"/>
    <w:rsid w:val="00A94FF0"/>
    <w:rsid w:val="00A95290"/>
    <w:rsid w:val="00A95458"/>
    <w:rsid w:val="00A95591"/>
    <w:rsid w:val="00A95961"/>
    <w:rsid w:val="00A95F1A"/>
    <w:rsid w:val="00A95FFC"/>
    <w:rsid w:val="00A9657D"/>
    <w:rsid w:val="00A9661B"/>
    <w:rsid w:val="00A966EE"/>
    <w:rsid w:val="00A96AB7"/>
    <w:rsid w:val="00A97073"/>
    <w:rsid w:val="00A9729D"/>
    <w:rsid w:val="00A974C4"/>
    <w:rsid w:val="00AA0519"/>
    <w:rsid w:val="00AA069E"/>
    <w:rsid w:val="00AA0835"/>
    <w:rsid w:val="00AA0C47"/>
    <w:rsid w:val="00AA0D65"/>
    <w:rsid w:val="00AA14CC"/>
    <w:rsid w:val="00AA1790"/>
    <w:rsid w:val="00AA1A9B"/>
    <w:rsid w:val="00AA1EA4"/>
    <w:rsid w:val="00AA2010"/>
    <w:rsid w:val="00AA29F8"/>
    <w:rsid w:val="00AA3416"/>
    <w:rsid w:val="00AA34ED"/>
    <w:rsid w:val="00AA354A"/>
    <w:rsid w:val="00AA3593"/>
    <w:rsid w:val="00AA3741"/>
    <w:rsid w:val="00AA409E"/>
    <w:rsid w:val="00AA40E9"/>
    <w:rsid w:val="00AA4197"/>
    <w:rsid w:val="00AA41D2"/>
    <w:rsid w:val="00AA42D4"/>
    <w:rsid w:val="00AA4484"/>
    <w:rsid w:val="00AA4768"/>
    <w:rsid w:val="00AA47B0"/>
    <w:rsid w:val="00AA48A7"/>
    <w:rsid w:val="00AA491C"/>
    <w:rsid w:val="00AA4EF0"/>
    <w:rsid w:val="00AA53AD"/>
    <w:rsid w:val="00AA639E"/>
    <w:rsid w:val="00AA65D5"/>
    <w:rsid w:val="00AA6A7E"/>
    <w:rsid w:val="00AA6CBD"/>
    <w:rsid w:val="00AA6E87"/>
    <w:rsid w:val="00AA717C"/>
    <w:rsid w:val="00AA7226"/>
    <w:rsid w:val="00AA7782"/>
    <w:rsid w:val="00AA79DC"/>
    <w:rsid w:val="00AA7B1E"/>
    <w:rsid w:val="00AB0302"/>
    <w:rsid w:val="00AB0694"/>
    <w:rsid w:val="00AB0FC4"/>
    <w:rsid w:val="00AB1066"/>
    <w:rsid w:val="00AB18BE"/>
    <w:rsid w:val="00AB1F28"/>
    <w:rsid w:val="00AB22F9"/>
    <w:rsid w:val="00AB3007"/>
    <w:rsid w:val="00AB352D"/>
    <w:rsid w:val="00AB3708"/>
    <w:rsid w:val="00AB37F6"/>
    <w:rsid w:val="00AB3EA2"/>
    <w:rsid w:val="00AB3FAB"/>
    <w:rsid w:val="00AB40DA"/>
    <w:rsid w:val="00AB4453"/>
    <w:rsid w:val="00AB475F"/>
    <w:rsid w:val="00AB4A36"/>
    <w:rsid w:val="00AB4C8F"/>
    <w:rsid w:val="00AB4E6F"/>
    <w:rsid w:val="00AB4FE8"/>
    <w:rsid w:val="00AB5602"/>
    <w:rsid w:val="00AB56CB"/>
    <w:rsid w:val="00AB5708"/>
    <w:rsid w:val="00AB5841"/>
    <w:rsid w:val="00AB5884"/>
    <w:rsid w:val="00AB59C0"/>
    <w:rsid w:val="00AB5B96"/>
    <w:rsid w:val="00AB5CC7"/>
    <w:rsid w:val="00AB5DA7"/>
    <w:rsid w:val="00AB5F87"/>
    <w:rsid w:val="00AB61C6"/>
    <w:rsid w:val="00AB6286"/>
    <w:rsid w:val="00AB654B"/>
    <w:rsid w:val="00AB6A93"/>
    <w:rsid w:val="00AB6B64"/>
    <w:rsid w:val="00AB6D49"/>
    <w:rsid w:val="00AB76A2"/>
    <w:rsid w:val="00AC00C3"/>
    <w:rsid w:val="00AC0B94"/>
    <w:rsid w:val="00AC10A5"/>
    <w:rsid w:val="00AC1589"/>
    <w:rsid w:val="00AC1DA8"/>
    <w:rsid w:val="00AC222E"/>
    <w:rsid w:val="00AC235D"/>
    <w:rsid w:val="00AC23DC"/>
    <w:rsid w:val="00AC2854"/>
    <w:rsid w:val="00AC2CE9"/>
    <w:rsid w:val="00AC32E2"/>
    <w:rsid w:val="00AC367E"/>
    <w:rsid w:val="00AC3936"/>
    <w:rsid w:val="00AC39AF"/>
    <w:rsid w:val="00AC3C0E"/>
    <w:rsid w:val="00AC4439"/>
    <w:rsid w:val="00AC494A"/>
    <w:rsid w:val="00AC498F"/>
    <w:rsid w:val="00AC4AB1"/>
    <w:rsid w:val="00AC4C31"/>
    <w:rsid w:val="00AC4CFA"/>
    <w:rsid w:val="00AC5071"/>
    <w:rsid w:val="00AC5241"/>
    <w:rsid w:val="00AC573E"/>
    <w:rsid w:val="00AC6008"/>
    <w:rsid w:val="00AC6218"/>
    <w:rsid w:val="00AC66E0"/>
    <w:rsid w:val="00AC6701"/>
    <w:rsid w:val="00AC6ED4"/>
    <w:rsid w:val="00AC73B7"/>
    <w:rsid w:val="00AC7492"/>
    <w:rsid w:val="00AC778B"/>
    <w:rsid w:val="00AC7BBF"/>
    <w:rsid w:val="00AC7CB7"/>
    <w:rsid w:val="00AD0332"/>
    <w:rsid w:val="00AD03BE"/>
    <w:rsid w:val="00AD072A"/>
    <w:rsid w:val="00AD078F"/>
    <w:rsid w:val="00AD12F7"/>
    <w:rsid w:val="00AD17E1"/>
    <w:rsid w:val="00AD1F13"/>
    <w:rsid w:val="00AD22F1"/>
    <w:rsid w:val="00AD2360"/>
    <w:rsid w:val="00AD23C1"/>
    <w:rsid w:val="00AD2575"/>
    <w:rsid w:val="00AD2D76"/>
    <w:rsid w:val="00AD3B7A"/>
    <w:rsid w:val="00AD3C73"/>
    <w:rsid w:val="00AD3CDA"/>
    <w:rsid w:val="00AD4731"/>
    <w:rsid w:val="00AD49EA"/>
    <w:rsid w:val="00AD4A03"/>
    <w:rsid w:val="00AD4A92"/>
    <w:rsid w:val="00AD4D27"/>
    <w:rsid w:val="00AD505B"/>
    <w:rsid w:val="00AD55E5"/>
    <w:rsid w:val="00AD5816"/>
    <w:rsid w:val="00AD59D7"/>
    <w:rsid w:val="00AD6025"/>
    <w:rsid w:val="00AD622A"/>
    <w:rsid w:val="00AD64B0"/>
    <w:rsid w:val="00AD65C5"/>
    <w:rsid w:val="00AD684A"/>
    <w:rsid w:val="00AD6E31"/>
    <w:rsid w:val="00AD7295"/>
    <w:rsid w:val="00AD7D3F"/>
    <w:rsid w:val="00AD7EAC"/>
    <w:rsid w:val="00AD7F15"/>
    <w:rsid w:val="00AD7FAE"/>
    <w:rsid w:val="00AE0156"/>
    <w:rsid w:val="00AE0218"/>
    <w:rsid w:val="00AE027C"/>
    <w:rsid w:val="00AE04BB"/>
    <w:rsid w:val="00AE0551"/>
    <w:rsid w:val="00AE09F1"/>
    <w:rsid w:val="00AE0AC5"/>
    <w:rsid w:val="00AE0F4A"/>
    <w:rsid w:val="00AE10D6"/>
    <w:rsid w:val="00AE1396"/>
    <w:rsid w:val="00AE232A"/>
    <w:rsid w:val="00AE26EA"/>
    <w:rsid w:val="00AE299C"/>
    <w:rsid w:val="00AE2F54"/>
    <w:rsid w:val="00AE323A"/>
    <w:rsid w:val="00AE32B1"/>
    <w:rsid w:val="00AE35E3"/>
    <w:rsid w:val="00AE36BE"/>
    <w:rsid w:val="00AE3E14"/>
    <w:rsid w:val="00AE40F5"/>
    <w:rsid w:val="00AE41CA"/>
    <w:rsid w:val="00AE43F4"/>
    <w:rsid w:val="00AE449F"/>
    <w:rsid w:val="00AE4B00"/>
    <w:rsid w:val="00AE4B66"/>
    <w:rsid w:val="00AE516C"/>
    <w:rsid w:val="00AE5284"/>
    <w:rsid w:val="00AE54B4"/>
    <w:rsid w:val="00AE5706"/>
    <w:rsid w:val="00AE5854"/>
    <w:rsid w:val="00AE58B0"/>
    <w:rsid w:val="00AE5A33"/>
    <w:rsid w:val="00AE5B15"/>
    <w:rsid w:val="00AE5EF1"/>
    <w:rsid w:val="00AE68F0"/>
    <w:rsid w:val="00AE7081"/>
    <w:rsid w:val="00AE70D1"/>
    <w:rsid w:val="00AE78F9"/>
    <w:rsid w:val="00AE7A73"/>
    <w:rsid w:val="00AE7F29"/>
    <w:rsid w:val="00AF0163"/>
    <w:rsid w:val="00AF026A"/>
    <w:rsid w:val="00AF09A5"/>
    <w:rsid w:val="00AF09D4"/>
    <w:rsid w:val="00AF0ACF"/>
    <w:rsid w:val="00AF0CFA"/>
    <w:rsid w:val="00AF1DA8"/>
    <w:rsid w:val="00AF1FAF"/>
    <w:rsid w:val="00AF2129"/>
    <w:rsid w:val="00AF2DEF"/>
    <w:rsid w:val="00AF2F10"/>
    <w:rsid w:val="00AF3066"/>
    <w:rsid w:val="00AF31A1"/>
    <w:rsid w:val="00AF3344"/>
    <w:rsid w:val="00AF3A54"/>
    <w:rsid w:val="00AF3A82"/>
    <w:rsid w:val="00AF3B17"/>
    <w:rsid w:val="00AF3C34"/>
    <w:rsid w:val="00AF41BF"/>
    <w:rsid w:val="00AF4684"/>
    <w:rsid w:val="00AF4FFE"/>
    <w:rsid w:val="00AF5175"/>
    <w:rsid w:val="00AF52EE"/>
    <w:rsid w:val="00AF5437"/>
    <w:rsid w:val="00AF5464"/>
    <w:rsid w:val="00AF54F7"/>
    <w:rsid w:val="00AF55F6"/>
    <w:rsid w:val="00AF629E"/>
    <w:rsid w:val="00AF6374"/>
    <w:rsid w:val="00AF6678"/>
    <w:rsid w:val="00AF6F19"/>
    <w:rsid w:val="00AF71A5"/>
    <w:rsid w:val="00AF747E"/>
    <w:rsid w:val="00B00240"/>
    <w:rsid w:val="00B0035A"/>
    <w:rsid w:val="00B00DCE"/>
    <w:rsid w:val="00B0118F"/>
    <w:rsid w:val="00B0145F"/>
    <w:rsid w:val="00B014AE"/>
    <w:rsid w:val="00B018C3"/>
    <w:rsid w:val="00B018EF"/>
    <w:rsid w:val="00B01A23"/>
    <w:rsid w:val="00B01C03"/>
    <w:rsid w:val="00B02373"/>
    <w:rsid w:val="00B0264E"/>
    <w:rsid w:val="00B027BF"/>
    <w:rsid w:val="00B02F46"/>
    <w:rsid w:val="00B02FE6"/>
    <w:rsid w:val="00B0317E"/>
    <w:rsid w:val="00B033C8"/>
    <w:rsid w:val="00B03F11"/>
    <w:rsid w:val="00B0426E"/>
    <w:rsid w:val="00B04705"/>
    <w:rsid w:val="00B04BE7"/>
    <w:rsid w:val="00B04D25"/>
    <w:rsid w:val="00B057FD"/>
    <w:rsid w:val="00B05A4A"/>
    <w:rsid w:val="00B05B34"/>
    <w:rsid w:val="00B05C1B"/>
    <w:rsid w:val="00B05F37"/>
    <w:rsid w:val="00B05F99"/>
    <w:rsid w:val="00B060DA"/>
    <w:rsid w:val="00B06352"/>
    <w:rsid w:val="00B069AD"/>
    <w:rsid w:val="00B06BCC"/>
    <w:rsid w:val="00B07369"/>
    <w:rsid w:val="00B0739C"/>
    <w:rsid w:val="00B076AA"/>
    <w:rsid w:val="00B07AD4"/>
    <w:rsid w:val="00B07CC0"/>
    <w:rsid w:val="00B07E26"/>
    <w:rsid w:val="00B10558"/>
    <w:rsid w:val="00B10743"/>
    <w:rsid w:val="00B10A23"/>
    <w:rsid w:val="00B10CA9"/>
    <w:rsid w:val="00B10D86"/>
    <w:rsid w:val="00B11420"/>
    <w:rsid w:val="00B11A79"/>
    <w:rsid w:val="00B11AA3"/>
    <w:rsid w:val="00B11D27"/>
    <w:rsid w:val="00B1202D"/>
    <w:rsid w:val="00B121B6"/>
    <w:rsid w:val="00B12409"/>
    <w:rsid w:val="00B12583"/>
    <w:rsid w:val="00B1296B"/>
    <w:rsid w:val="00B130CF"/>
    <w:rsid w:val="00B13245"/>
    <w:rsid w:val="00B13451"/>
    <w:rsid w:val="00B136B6"/>
    <w:rsid w:val="00B13A23"/>
    <w:rsid w:val="00B140C2"/>
    <w:rsid w:val="00B1453F"/>
    <w:rsid w:val="00B14643"/>
    <w:rsid w:val="00B14698"/>
    <w:rsid w:val="00B15209"/>
    <w:rsid w:val="00B1539E"/>
    <w:rsid w:val="00B1547C"/>
    <w:rsid w:val="00B15722"/>
    <w:rsid w:val="00B15BD6"/>
    <w:rsid w:val="00B15C2C"/>
    <w:rsid w:val="00B16338"/>
    <w:rsid w:val="00B16AE1"/>
    <w:rsid w:val="00B16BFB"/>
    <w:rsid w:val="00B17797"/>
    <w:rsid w:val="00B17862"/>
    <w:rsid w:val="00B17BFE"/>
    <w:rsid w:val="00B17C67"/>
    <w:rsid w:val="00B17EA9"/>
    <w:rsid w:val="00B2033F"/>
    <w:rsid w:val="00B20AC2"/>
    <w:rsid w:val="00B20B30"/>
    <w:rsid w:val="00B20E2C"/>
    <w:rsid w:val="00B210E7"/>
    <w:rsid w:val="00B211AA"/>
    <w:rsid w:val="00B21A7C"/>
    <w:rsid w:val="00B21DF4"/>
    <w:rsid w:val="00B221C6"/>
    <w:rsid w:val="00B22645"/>
    <w:rsid w:val="00B227CE"/>
    <w:rsid w:val="00B22910"/>
    <w:rsid w:val="00B22BC6"/>
    <w:rsid w:val="00B2327D"/>
    <w:rsid w:val="00B237D4"/>
    <w:rsid w:val="00B23A5A"/>
    <w:rsid w:val="00B23EC0"/>
    <w:rsid w:val="00B23F39"/>
    <w:rsid w:val="00B24160"/>
    <w:rsid w:val="00B24723"/>
    <w:rsid w:val="00B24732"/>
    <w:rsid w:val="00B2522F"/>
    <w:rsid w:val="00B2523C"/>
    <w:rsid w:val="00B25418"/>
    <w:rsid w:val="00B25934"/>
    <w:rsid w:val="00B26222"/>
    <w:rsid w:val="00B26D43"/>
    <w:rsid w:val="00B270BA"/>
    <w:rsid w:val="00B272D2"/>
    <w:rsid w:val="00B2746B"/>
    <w:rsid w:val="00B27804"/>
    <w:rsid w:val="00B27B41"/>
    <w:rsid w:val="00B300CD"/>
    <w:rsid w:val="00B30FE9"/>
    <w:rsid w:val="00B3150F"/>
    <w:rsid w:val="00B31AF7"/>
    <w:rsid w:val="00B31DD6"/>
    <w:rsid w:val="00B32035"/>
    <w:rsid w:val="00B32192"/>
    <w:rsid w:val="00B32243"/>
    <w:rsid w:val="00B32557"/>
    <w:rsid w:val="00B326DF"/>
    <w:rsid w:val="00B32727"/>
    <w:rsid w:val="00B32A58"/>
    <w:rsid w:val="00B32F9D"/>
    <w:rsid w:val="00B330ED"/>
    <w:rsid w:val="00B34226"/>
    <w:rsid w:val="00B345D9"/>
    <w:rsid w:val="00B346AC"/>
    <w:rsid w:val="00B3501E"/>
    <w:rsid w:val="00B357DE"/>
    <w:rsid w:val="00B35D42"/>
    <w:rsid w:val="00B3610B"/>
    <w:rsid w:val="00B363BE"/>
    <w:rsid w:val="00B3666E"/>
    <w:rsid w:val="00B36682"/>
    <w:rsid w:val="00B36B36"/>
    <w:rsid w:val="00B37276"/>
    <w:rsid w:val="00B3796B"/>
    <w:rsid w:val="00B37B90"/>
    <w:rsid w:val="00B40137"/>
    <w:rsid w:val="00B40248"/>
    <w:rsid w:val="00B404B4"/>
    <w:rsid w:val="00B405A8"/>
    <w:rsid w:val="00B40738"/>
    <w:rsid w:val="00B40A40"/>
    <w:rsid w:val="00B40A4F"/>
    <w:rsid w:val="00B40B2C"/>
    <w:rsid w:val="00B40F99"/>
    <w:rsid w:val="00B41297"/>
    <w:rsid w:val="00B415FC"/>
    <w:rsid w:val="00B4177F"/>
    <w:rsid w:val="00B419C7"/>
    <w:rsid w:val="00B41A6C"/>
    <w:rsid w:val="00B41E5E"/>
    <w:rsid w:val="00B42290"/>
    <w:rsid w:val="00B422C7"/>
    <w:rsid w:val="00B42312"/>
    <w:rsid w:val="00B4235F"/>
    <w:rsid w:val="00B42467"/>
    <w:rsid w:val="00B42593"/>
    <w:rsid w:val="00B4259A"/>
    <w:rsid w:val="00B42A27"/>
    <w:rsid w:val="00B42A64"/>
    <w:rsid w:val="00B42AC6"/>
    <w:rsid w:val="00B42DDF"/>
    <w:rsid w:val="00B42EE6"/>
    <w:rsid w:val="00B434F9"/>
    <w:rsid w:val="00B436BC"/>
    <w:rsid w:val="00B43BF7"/>
    <w:rsid w:val="00B43FBF"/>
    <w:rsid w:val="00B4411C"/>
    <w:rsid w:val="00B4432E"/>
    <w:rsid w:val="00B443A2"/>
    <w:rsid w:val="00B443AB"/>
    <w:rsid w:val="00B4456F"/>
    <w:rsid w:val="00B44D8F"/>
    <w:rsid w:val="00B4500B"/>
    <w:rsid w:val="00B45267"/>
    <w:rsid w:val="00B452D7"/>
    <w:rsid w:val="00B453DF"/>
    <w:rsid w:val="00B46109"/>
    <w:rsid w:val="00B46973"/>
    <w:rsid w:val="00B46C71"/>
    <w:rsid w:val="00B46CDC"/>
    <w:rsid w:val="00B47117"/>
    <w:rsid w:val="00B47377"/>
    <w:rsid w:val="00B4746A"/>
    <w:rsid w:val="00B4752B"/>
    <w:rsid w:val="00B477F6"/>
    <w:rsid w:val="00B47B60"/>
    <w:rsid w:val="00B47F45"/>
    <w:rsid w:val="00B47FD7"/>
    <w:rsid w:val="00B505AF"/>
    <w:rsid w:val="00B507E1"/>
    <w:rsid w:val="00B50E4B"/>
    <w:rsid w:val="00B51386"/>
    <w:rsid w:val="00B51465"/>
    <w:rsid w:val="00B51488"/>
    <w:rsid w:val="00B51975"/>
    <w:rsid w:val="00B5214F"/>
    <w:rsid w:val="00B52437"/>
    <w:rsid w:val="00B52497"/>
    <w:rsid w:val="00B526D7"/>
    <w:rsid w:val="00B52C13"/>
    <w:rsid w:val="00B52CC9"/>
    <w:rsid w:val="00B530CC"/>
    <w:rsid w:val="00B53B72"/>
    <w:rsid w:val="00B53D32"/>
    <w:rsid w:val="00B53DAF"/>
    <w:rsid w:val="00B53E68"/>
    <w:rsid w:val="00B53F56"/>
    <w:rsid w:val="00B53F9C"/>
    <w:rsid w:val="00B5457A"/>
    <w:rsid w:val="00B549B1"/>
    <w:rsid w:val="00B54C59"/>
    <w:rsid w:val="00B54DF6"/>
    <w:rsid w:val="00B55293"/>
    <w:rsid w:val="00B552C2"/>
    <w:rsid w:val="00B5552D"/>
    <w:rsid w:val="00B555D6"/>
    <w:rsid w:val="00B557DF"/>
    <w:rsid w:val="00B557E5"/>
    <w:rsid w:val="00B55F1B"/>
    <w:rsid w:val="00B569D9"/>
    <w:rsid w:val="00B56B4F"/>
    <w:rsid w:val="00B570F5"/>
    <w:rsid w:val="00B57544"/>
    <w:rsid w:val="00B576CF"/>
    <w:rsid w:val="00B57784"/>
    <w:rsid w:val="00B57C97"/>
    <w:rsid w:val="00B60076"/>
    <w:rsid w:val="00B6009C"/>
    <w:rsid w:val="00B60170"/>
    <w:rsid w:val="00B61725"/>
    <w:rsid w:val="00B618C6"/>
    <w:rsid w:val="00B61D8A"/>
    <w:rsid w:val="00B62344"/>
    <w:rsid w:val="00B625A4"/>
    <w:rsid w:val="00B62786"/>
    <w:rsid w:val="00B62B33"/>
    <w:rsid w:val="00B6329C"/>
    <w:rsid w:val="00B6330F"/>
    <w:rsid w:val="00B63B42"/>
    <w:rsid w:val="00B63D21"/>
    <w:rsid w:val="00B63FF5"/>
    <w:rsid w:val="00B6472C"/>
    <w:rsid w:val="00B64751"/>
    <w:rsid w:val="00B656D1"/>
    <w:rsid w:val="00B6570F"/>
    <w:rsid w:val="00B65ABB"/>
    <w:rsid w:val="00B65F5E"/>
    <w:rsid w:val="00B664F2"/>
    <w:rsid w:val="00B667A6"/>
    <w:rsid w:val="00B668F1"/>
    <w:rsid w:val="00B66A30"/>
    <w:rsid w:val="00B66E04"/>
    <w:rsid w:val="00B67447"/>
    <w:rsid w:val="00B6768D"/>
    <w:rsid w:val="00B67F04"/>
    <w:rsid w:val="00B67FF5"/>
    <w:rsid w:val="00B709CF"/>
    <w:rsid w:val="00B70CCD"/>
    <w:rsid w:val="00B711BB"/>
    <w:rsid w:val="00B7143A"/>
    <w:rsid w:val="00B71941"/>
    <w:rsid w:val="00B71AB4"/>
    <w:rsid w:val="00B71B0D"/>
    <w:rsid w:val="00B71CE9"/>
    <w:rsid w:val="00B72450"/>
    <w:rsid w:val="00B72739"/>
    <w:rsid w:val="00B729F9"/>
    <w:rsid w:val="00B72FD3"/>
    <w:rsid w:val="00B72FDB"/>
    <w:rsid w:val="00B7324C"/>
    <w:rsid w:val="00B733F8"/>
    <w:rsid w:val="00B7370B"/>
    <w:rsid w:val="00B7375C"/>
    <w:rsid w:val="00B73C7E"/>
    <w:rsid w:val="00B74329"/>
    <w:rsid w:val="00B7444C"/>
    <w:rsid w:val="00B74692"/>
    <w:rsid w:val="00B74BFB"/>
    <w:rsid w:val="00B74E4E"/>
    <w:rsid w:val="00B74F6E"/>
    <w:rsid w:val="00B7525C"/>
    <w:rsid w:val="00B7598C"/>
    <w:rsid w:val="00B75B75"/>
    <w:rsid w:val="00B75C5C"/>
    <w:rsid w:val="00B75CBC"/>
    <w:rsid w:val="00B75EBD"/>
    <w:rsid w:val="00B76655"/>
    <w:rsid w:val="00B76705"/>
    <w:rsid w:val="00B7692F"/>
    <w:rsid w:val="00B76A12"/>
    <w:rsid w:val="00B76CA5"/>
    <w:rsid w:val="00B76DFE"/>
    <w:rsid w:val="00B7744D"/>
    <w:rsid w:val="00B7750B"/>
    <w:rsid w:val="00B7780C"/>
    <w:rsid w:val="00B77C7E"/>
    <w:rsid w:val="00B77DB2"/>
    <w:rsid w:val="00B80A7F"/>
    <w:rsid w:val="00B81018"/>
    <w:rsid w:val="00B810A8"/>
    <w:rsid w:val="00B8116A"/>
    <w:rsid w:val="00B8195D"/>
    <w:rsid w:val="00B81B2D"/>
    <w:rsid w:val="00B81D25"/>
    <w:rsid w:val="00B81EAD"/>
    <w:rsid w:val="00B820D4"/>
    <w:rsid w:val="00B828B6"/>
    <w:rsid w:val="00B82B2E"/>
    <w:rsid w:val="00B82F3F"/>
    <w:rsid w:val="00B83794"/>
    <w:rsid w:val="00B83BAF"/>
    <w:rsid w:val="00B83EDF"/>
    <w:rsid w:val="00B8481B"/>
    <w:rsid w:val="00B8483E"/>
    <w:rsid w:val="00B84A9A"/>
    <w:rsid w:val="00B84E02"/>
    <w:rsid w:val="00B84F75"/>
    <w:rsid w:val="00B85788"/>
    <w:rsid w:val="00B85B80"/>
    <w:rsid w:val="00B86AC3"/>
    <w:rsid w:val="00B86B78"/>
    <w:rsid w:val="00B8728B"/>
    <w:rsid w:val="00B8798F"/>
    <w:rsid w:val="00B879AB"/>
    <w:rsid w:val="00B87D89"/>
    <w:rsid w:val="00B90211"/>
    <w:rsid w:val="00B902EB"/>
    <w:rsid w:val="00B9087D"/>
    <w:rsid w:val="00B90A81"/>
    <w:rsid w:val="00B90CAB"/>
    <w:rsid w:val="00B910D6"/>
    <w:rsid w:val="00B914AC"/>
    <w:rsid w:val="00B91825"/>
    <w:rsid w:val="00B91BE1"/>
    <w:rsid w:val="00B91D1C"/>
    <w:rsid w:val="00B91D95"/>
    <w:rsid w:val="00B9208C"/>
    <w:rsid w:val="00B9212E"/>
    <w:rsid w:val="00B9258A"/>
    <w:rsid w:val="00B92812"/>
    <w:rsid w:val="00B928BC"/>
    <w:rsid w:val="00B92CB1"/>
    <w:rsid w:val="00B930F6"/>
    <w:rsid w:val="00B930FB"/>
    <w:rsid w:val="00B93305"/>
    <w:rsid w:val="00B93CE1"/>
    <w:rsid w:val="00B93D51"/>
    <w:rsid w:val="00B93DDF"/>
    <w:rsid w:val="00B93DFF"/>
    <w:rsid w:val="00B94138"/>
    <w:rsid w:val="00B9465D"/>
    <w:rsid w:val="00B94A2A"/>
    <w:rsid w:val="00B953BB"/>
    <w:rsid w:val="00B95651"/>
    <w:rsid w:val="00B961B0"/>
    <w:rsid w:val="00B96323"/>
    <w:rsid w:val="00B966BD"/>
    <w:rsid w:val="00B96800"/>
    <w:rsid w:val="00B97179"/>
    <w:rsid w:val="00B97227"/>
    <w:rsid w:val="00B97255"/>
    <w:rsid w:val="00B973F9"/>
    <w:rsid w:val="00B97430"/>
    <w:rsid w:val="00B9747C"/>
    <w:rsid w:val="00B97598"/>
    <w:rsid w:val="00BA00C6"/>
    <w:rsid w:val="00BA02B6"/>
    <w:rsid w:val="00BA02F2"/>
    <w:rsid w:val="00BA030C"/>
    <w:rsid w:val="00BA0432"/>
    <w:rsid w:val="00BA08B3"/>
    <w:rsid w:val="00BA0973"/>
    <w:rsid w:val="00BA1019"/>
    <w:rsid w:val="00BA11CF"/>
    <w:rsid w:val="00BA1862"/>
    <w:rsid w:val="00BA1FDA"/>
    <w:rsid w:val="00BA2051"/>
    <w:rsid w:val="00BA2153"/>
    <w:rsid w:val="00BA220B"/>
    <w:rsid w:val="00BA2429"/>
    <w:rsid w:val="00BA2471"/>
    <w:rsid w:val="00BA264B"/>
    <w:rsid w:val="00BA3194"/>
    <w:rsid w:val="00BA35A2"/>
    <w:rsid w:val="00BA3C62"/>
    <w:rsid w:val="00BA44AD"/>
    <w:rsid w:val="00BA4891"/>
    <w:rsid w:val="00BA4A60"/>
    <w:rsid w:val="00BA4C0A"/>
    <w:rsid w:val="00BA4D0B"/>
    <w:rsid w:val="00BA5923"/>
    <w:rsid w:val="00BA5971"/>
    <w:rsid w:val="00BA59A7"/>
    <w:rsid w:val="00BA5E16"/>
    <w:rsid w:val="00BA5F49"/>
    <w:rsid w:val="00BA5FCB"/>
    <w:rsid w:val="00BA6354"/>
    <w:rsid w:val="00BA6512"/>
    <w:rsid w:val="00BA66D1"/>
    <w:rsid w:val="00BA6740"/>
    <w:rsid w:val="00BA73DA"/>
    <w:rsid w:val="00BA77DE"/>
    <w:rsid w:val="00BB0106"/>
    <w:rsid w:val="00BB0223"/>
    <w:rsid w:val="00BB0365"/>
    <w:rsid w:val="00BB0C7D"/>
    <w:rsid w:val="00BB0DF7"/>
    <w:rsid w:val="00BB0F55"/>
    <w:rsid w:val="00BB16E1"/>
    <w:rsid w:val="00BB1CE8"/>
    <w:rsid w:val="00BB1E0B"/>
    <w:rsid w:val="00BB1F19"/>
    <w:rsid w:val="00BB27DE"/>
    <w:rsid w:val="00BB2BCD"/>
    <w:rsid w:val="00BB2F74"/>
    <w:rsid w:val="00BB3186"/>
    <w:rsid w:val="00BB38CC"/>
    <w:rsid w:val="00BB3EBE"/>
    <w:rsid w:val="00BB4095"/>
    <w:rsid w:val="00BB4404"/>
    <w:rsid w:val="00BB44AD"/>
    <w:rsid w:val="00BB472F"/>
    <w:rsid w:val="00BB482F"/>
    <w:rsid w:val="00BB4986"/>
    <w:rsid w:val="00BB4B9F"/>
    <w:rsid w:val="00BB4D0D"/>
    <w:rsid w:val="00BB503B"/>
    <w:rsid w:val="00BB545F"/>
    <w:rsid w:val="00BB5518"/>
    <w:rsid w:val="00BB5B68"/>
    <w:rsid w:val="00BB5C3E"/>
    <w:rsid w:val="00BB5D03"/>
    <w:rsid w:val="00BB6880"/>
    <w:rsid w:val="00BB74E4"/>
    <w:rsid w:val="00BB7BDD"/>
    <w:rsid w:val="00BB7F8C"/>
    <w:rsid w:val="00BC033B"/>
    <w:rsid w:val="00BC0611"/>
    <w:rsid w:val="00BC0951"/>
    <w:rsid w:val="00BC0E77"/>
    <w:rsid w:val="00BC0EA6"/>
    <w:rsid w:val="00BC13B3"/>
    <w:rsid w:val="00BC1A37"/>
    <w:rsid w:val="00BC1C73"/>
    <w:rsid w:val="00BC2038"/>
    <w:rsid w:val="00BC2372"/>
    <w:rsid w:val="00BC2400"/>
    <w:rsid w:val="00BC2766"/>
    <w:rsid w:val="00BC2D92"/>
    <w:rsid w:val="00BC2E6A"/>
    <w:rsid w:val="00BC499A"/>
    <w:rsid w:val="00BC49E1"/>
    <w:rsid w:val="00BC4A82"/>
    <w:rsid w:val="00BC4AD1"/>
    <w:rsid w:val="00BC4F14"/>
    <w:rsid w:val="00BC5329"/>
    <w:rsid w:val="00BC57CD"/>
    <w:rsid w:val="00BC5977"/>
    <w:rsid w:val="00BC5997"/>
    <w:rsid w:val="00BC5A85"/>
    <w:rsid w:val="00BC628A"/>
    <w:rsid w:val="00BC6CAC"/>
    <w:rsid w:val="00BC6CE1"/>
    <w:rsid w:val="00BC6EA7"/>
    <w:rsid w:val="00BC6EDD"/>
    <w:rsid w:val="00BC7338"/>
    <w:rsid w:val="00BC73CE"/>
    <w:rsid w:val="00BC7697"/>
    <w:rsid w:val="00BC7FC3"/>
    <w:rsid w:val="00BD000F"/>
    <w:rsid w:val="00BD0281"/>
    <w:rsid w:val="00BD0392"/>
    <w:rsid w:val="00BD06AC"/>
    <w:rsid w:val="00BD0939"/>
    <w:rsid w:val="00BD0A52"/>
    <w:rsid w:val="00BD1260"/>
    <w:rsid w:val="00BD1472"/>
    <w:rsid w:val="00BD158B"/>
    <w:rsid w:val="00BD1607"/>
    <w:rsid w:val="00BD1732"/>
    <w:rsid w:val="00BD2198"/>
    <w:rsid w:val="00BD2441"/>
    <w:rsid w:val="00BD248B"/>
    <w:rsid w:val="00BD2BDD"/>
    <w:rsid w:val="00BD3074"/>
    <w:rsid w:val="00BD374A"/>
    <w:rsid w:val="00BD3B2E"/>
    <w:rsid w:val="00BD3DBA"/>
    <w:rsid w:val="00BD3E1D"/>
    <w:rsid w:val="00BD407D"/>
    <w:rsid w:val="00BD414C"/>
    <w:rsid w:val="00BD429C"/>
    <w:rsid w:val="00BD4597"/>
    <w:rsid w:val="00BD488A"/>
    <w:rsid w:val="00BD4BD1"/>
    <w:rsid w:val="00BD51BD"/>
    <w:rsid w:val="00BD5312"/>
    <w:rsid w:val="00BD55A6"/>
    <w:rsid w:val="00BD5675"/>
    <w:rsid w:val="00BD5C94"/>
    <w:rsid w:val="00BD6F23"/>
    <w:rsid w:val="00BD6F65"/>
    <w:rsid w:val="00BD6FEB"/>
    <w:rsid w:val="00BD7423"/>
    <w:rsid w:val="00BD770E"/>
    <w:rsid w:val="00BD77CC"/>
    <w:rsid w:val="00BD77D3"/>
    <w:rsid w:val="00BD7E8B"/>
    <w:rsid w:val="00BD7E96"/>
    <w:rsid w:val="00BD7F05"/>
    <w:rsid w:val="00BD7F28"/>
    <w:rsid w:val="00BE0582"/>
    <w:rsid w:val="00BE098C"/>
    <w:rsid w:val="00BE0BA6"/>
    <w:rsid w:val="00BE0BBB"/>
    <w:rsid w:val="00BE0C78"/>
    <w:rsid w:val="00BE0E82"/>
    <w:rsid w:val="00BE0FB7"/>
    <w:rsid w:val="00BE1256"/>
    <w:rsid w:val="00BE131B"/>
    <w:rsid w:val="00BE15DD"/>
    <w:rsid w:val="00BE1CE3"/>
    <w:rsid w:val="00BE25C4"/>
    <w:rsid w:val="00BE2E78"/>
    <w:rsid w:val="00BE2FE5"/>
    <w:rsid w:val="00BE3224"/>
    <w:rsid w:val="00BE3562"/>
    <w:rsid w:val="00BE37E3"/>
    <w:rsid w:val="00BE3800"/>
    <w:rsid w:val="00BE3942"/>
    <w:rsid w:val="00BE398A"/>
    <w:rsid w:val="00BE3BF6"/>
    <w:rsid w:val="00BE3E4D"/>
    <w:rsid w:val="00BE40F8"/>
    <w:rsid w:val="00BE42ED"/>
    <w:rsid w:val="00BE4455"/>
    <w:rsid w:val="00BE472A"/>
    <w:rsid w:val="00BE48FA"/>
    <w:rsid w:val="00BE495E"/>
    <w:rsid w:val="00BE4E93"/>
    <w:rsid w:val="00BE4EF5"/>
    <w:rsid w:val="00BE5082"/>
    <w:rsid w:val="00BE50F8"/>
    <w:rsid w:val="00BE54A5"/>
    <w:rsid w:val="00BE59A0"/>
    <w:rsid w:val="00BE5C4B"/>
    <w:rsid w:val="00BE5E9F"/>
    <w:rsid w:val="00BE610F"/>
    <w:rsid w:val="00BE6536"/>
    <w:rsid w:val="00BE6753"/>
    <w:rsid w:val="00BE691F"/>
    <w:rsid w:val="00BE6988"/>
    <w:rsid w:val="00BE72FC"/>
    <w:rsid w:val="00BE7730"/>
    <w:rsid w:val="00BE78C0"/>
    <w:rsid w:val="00BE798A"/>
    <w:rsid w:val="00BE7B45"/>
    <w:rsid w:val="00BE7D7A"/>
    <w:rsid w:val="00BF0C65"/>
    <w:rsid w:val="00BF11F2"/>
    <w:rsid w:val="00BF16CB"/>
    <w:rsid w:val="00BF17BF"/>
    <w:rsid w:val="00BF1902"/>
    <w:rsid w:val="00BF1CDE"/>
    <w:rsid w:val="00BF1E65"/>
    <w:rsid w:val="00BF20DC"/>
    <w:rsid w:val="00BF2CAC"/>
    <w:rsid w:val="00BF2E23"/>
    <w:rsid w:val="00BF2E96"/>
    <w:rsid w:val="00BF317D"/>
    <w:rsid w:val="00BF31B3"/>
    <w:rsid w:val="00BF3410"/>
    <w:rsid w:val="00BF382C"/>
    <w:rsid w:val="00BF3A75"/>
    <w:rsid w:val="00BF3BD2"/>
    <w:rsid w:val="00BF3EAE"/>
    <w:rsid w:val="00BF4031"/>
    <w:rsid w:val="00BF4314"/>
    <w:rsid w:val="00BF431C"/>
    <w:rsid w:val="00BF452B"/>
    <w:rsid w:val="00BF4996"/>
    <w:rsid w:val="00BF4CF5"/>
    <w:rsid w:val="00BF4DD7"/>
    <w:rsid w:val="00BF519F"/>
    <w:rsid w:val="00BF5207"/>
    <w:rsid w:val="00BF5297"/>
    <w:rsid w:val="00BF572E"/>
    <w:rsid w:val="00BF5AB3"/>
    <w:rsid w:val="00BF5C1A"/>
    <w:rsid w:val="00BF5CD2"/>
    <w:rsid w:val="00BF6049"/>
    <w:rsid w:val="00BF6607"/>
    <w:rsid w:val="00BF6B98"/>
    <w:rsid w:val="00BF6F72"/>
    <w:rsid w:val="00BF70E8"/>
    <w:rsid w:val="00BF7378"/>
    <w:rsid w:val="00BF7535"/>
    <w:rsid w:val="00BF7CD0"/>
    <w:rsid w:val="00BF7D93"/>
    <w:rsid w:val="00BF7F58"/>
    <w:rsid w:val="00BF7FB2"/>
    <w:rsid w:val="00C00181"/>
    <w:rsid w:val="00C001C4"/>
    <w:rsid w:val="00C00823"/>
    <w:rsid w:val="00C00850"/>
    <w:rsid w:val="00C00900"/>
    <w:rsid w:val="00C00BEB"/>
    <w:rsid w:val="00C00DBF"/>
    <w:rsid w:val="00C01260"/>
    <w:rsid w:val="00C017C0"/>
    <w:rsid w:val="00C019C0"/>
    <w:rsid w:val="00C01E2A"/>
    <w:rsid w:val="00C01E8E"/>
    <w:rsid w:val="00C023EE"/>
    <w:rsid w:val="00C025D3"/>
    <w:rsid w:val="00C029CB"/>
    <w:rsid w:val="00C03144"/>
    <w:rsid w:val="00C031C8"/>
    <w:rsid w:val="00C034E7"/>
    <w:rsid w:val="00C03954"/>
    <w:rsid w:val="00C03C27"/>
    <w:rsid w:val="00C03F77"/>
    <w:rsid w:val="00C04276"/>
    <w:rsid w:val="00C04293"/>
    <w:rsid w:val="00C04956"/>
    <w:rsid w:val="00C04A6C"/>
    <w:rsid w:val="00C051FC"/>
    <w:rsid w:val="00C0558B"/>
    <w:rsid w:val="00C055E6"/>
    <w:rsid w:val="00C056BD"/>
    <w:rsid w:val="00C0570C"/>
    <w:rsid w:val="00C0584B"/>
    <w:rsid w:val="00C0591D"/>
    <w:rsid w:val="00C0599B"/>
    <w:rsid w:val="00C059BD"/>
    <w:rsid w:val="00C059E1"/>
    <w:rsid w:val="00C05A7C"/>
    <w:rsid w:val="00C05E27"/>
    <w:rsid w:val="00C05F97"/>
    <w:rsid w:val="00C06090"/>
    <w:rsid w:val="00C06098"/>
    <w:rsid w:val="00C06137"/>
    <w:rsid w:val="00C0676C"/>
    <w:rsid w:val="00C06FA7"/>
    <w:rsid w:val="00C07424"/>
    <w:rsid w:val="00C076BA"/>
    <w:rsid w:val="00C1034D"/>
    <w:rsid w:val="00C10394"/>
    <w:rsid w:val="00C10410"/>
    <w:rsid w:val="00C1093F"/>
    <w:rsid w:val="00C10E6C"/>
    <w:rsid w:val="00C11589"/>
    <w:rsid w:val="00C11EF3"/>
    <w:rsid w:val="00C11F55"/>
    <w:rsid w:val="00C1203B"/>
    <w:rsid w:val="00C121A8"/>
    <w:rsid w:val="00C12406"/>
    <w:rsid w:val="00C12650"/>
    <w:rsid w:val="00C1273D"/>
    <w:rsid w:val="00C12847"/>
    <w:rsid w:val="00C129D9"/>
    <w:rsid w:val="00C12A1D"/>
    <w:rsid w:val="00C12BC6"/>
    <w:rsid w:val="00C12DFE"/>
    <w:rsid w:val="00C12E01"/>
    <w:rsid w:val="00C1300B"/>
    <w:rsid w:val="00C132C4"/>
    <w:rsid w:val="00C13388"/>
    <w:rsid w:val="00C1399E"/>
    <w:rsid w:val="00C14065"/>
    <w:rsid w:val="00C147BE"/>
    <w:rsid w:val="00C14867"/>
    <w:rsid w:val="00C148CA"/>
    <w:rsid w:val="00C14C36"/>
    <w:rsid w:val="00C14DC8"/>
    <w:rsid w:val="00C15E28"/>
    <w:rsid w:val="00C1603D"/>
    <w:rsid w:val="00C1715F"/>
    <w:rsid w:val="00C1733F"/>
    <w:rsid w:val="00C1745A"/>
    <w:rsid w:val="00C17633"/>
    <w:rsid w:val="00C17AE1"/>
    <w:rsid w:val="00C17BB9"/>
    <w:rsid w:val="00C17CFF"/>
    <w:rsid w:val="00C17E02"/>
    <w:rsid w:val="00C20251"/>
    <w:rsid w:val="00C202B5"/>
    <w:rsid w:val="00C202B9"/>
    <w:rsid w:val="00C202FC"/>
    <w:rsid w:val="00C2058B"/>
    <w:rsid w:val="00C20B51"/>
    <w:rsid w:val="00C20FC9"/>
    <w:rsid w:val="00C21884"/>
    <w:rsid w:val="00C21B41"/>
    <w:rsid w:val="00C21C4D"/>
    <w:rsid w:val="00C22153"/>
    <w:rsid w:val="00C2224D"/>
    <w:rsid w:val="00C22321"/>
    <w:rsid w:val="00C223D7"/>
    <w:rsid w:val="00C22A5B"/>
    <w:rsid w:val="00C22C0A"/>
    <w:rsid w:val="00C2358A"/>
    <w:rsid w:val="00C23630"/>
    <w:rsid w:val="00C23759"/>
    <w:rsid w:val="00C2388C"/>
    <w:rsid w:val="00C23A4C"/>
    <w:rsid w:val="00C23A5B"/>
    <w:rsid w:val="00C23A8E"/>
    <w:rsid w:val="00C2426E"/>
    <w:rsid w:val="00C2497E"/>
    <w:rsid w:val="00C256D9"/>
    <w:rsid w:val="00C256DE"/>
    <w:rsid w:val="00C25FD4"/>
    <w:rsid w:val="00C2609B"/>
    <w:rsid w:val="00C262EB"/>
    <w:rsid w:val="00C2666B"/>
    <w:rsid w:val="00C2692F"/>
    <w:rsid w:val="00C26C39"/>
    <w:rsid w:val="00C26D3F"/>
    <w:rsid w:val="00C26F80"/>
    <w:rsid w:val="00C26FDA"/>
    <w:rsid w:val="00C272C9"/>
    <w:rsid w:val="00C27903"/>
    <w:rsid w:val="00C279B6"/>
    <w:rsid w:val="00C27BC4"/>
    <w:rsid w:val="00C27F09"/>
    <w:rsid w:val="00C3013D"/>
    <w:rsid w:val="00C30324"/>
    <w:rsid w:val="00C307C4"/>
    <w:rsid w:val="00C30BBD"/>
    <w:rsid w:val="00C3151F"/>
    <w:rsid w:val="00C31AA9"/>
    <w:rsid w:val="00C31C2D"/>
    <w:rsid w:val="00C323B5"/>
    <w:rsid w:val="00C32734"/>
    <w:rsid w:val="00C32B22"/>
    <w:rsid w:val="00C33127"/>
    <w:rsid w:val="00C3359F"/>
    <w:rsid w:val="00C33A15"/>
    <w:rsid w:val="00C33A16"/>
    <w:rsid w:val="00C34436"/>
    <w:rsid w:val="00C34DC1"/>
    <w:rsid w:val="00C35093"/>
    <w:rsid w:val="00C354D8"/>
    <w:rsid w:val="00C3551F"/>
    <w:rsid w:val="00C356EE"/>
    <w:rsid w:val="00C35C34"/>
    <w:rsid w:val="00C35DFC"/>
    <w:rsid w:val="00C35FC2"/>
    <w:rsid w:val="00C364DC"/>
    <w:rsid w:val="00C368D6"/>
    <w:rsid w:val="00C36928"/>
    <w:rsid w:val="00C36B2E"/>
    <w:rsid w:val="00C36E48"/>
    <w:rsid w:val="00C36F96"/>
    <w:rsid w:val="00C376A4"/>
    <w:rsid w:val="00C37A7F"/>
    <w:rsid w:val="00C37AE2"/>
    <w:rsid w:val="00C37E1C"/>
    <w:rsid w:val="00C37F14"/>
    <w:rsid w:val="00C40807"/>
    <w:rsid w:val="00C409CF"/>
    <w:rsid w:val="00C41288"/>
    <w:rsid w:val="00C413A5"/>
    <w:rsid w:val="00C4142F"/>
    <w:rsid w:val="00C417CB"/>
    <w:rsid w:val="00C41AA7"/>
    <w:rsid w:val="00C42487"/>
    <w:rsid w:val="00C424B2"/>
    <w:rsid w:val="00C42AD1"/>
    <w:rsid w:val="00C43801"/>
    <w:rsid w:val="00C43B19"/>
    <w:rsid w:val="00C43DC2"/>
    <w:rsid w:val="00C44518"/>
    <w:rsid w:val="00C4475B"/>
    <w:rsid w:val="00C447B5"/>
    <w:rsid w:val="00C44AF0"/>
    <w:rsid w:val="00C451A1"/>
    <w:rsid w:val="00C45537"/>
    <w:rsid w:val="00C45605"/>
    <w:rsid w:val="00C45D85"/>
    <w:rsid w:val="00C46015"/>
    <w:rsid w:val="00C460DF"/>
    <w:rsid w:val="00C46264"/>
    <w:rsid w:val="00C46AB4"/>
    <w:rsid w:val="00C46F43"/>
    <w:rsid w:val="00C4766C"/>
    <w:rsid w:val="00C47D6E"/>
    <w:rsid w:val="00C47DFE"/>
    <w:rsid w:val="00C500FB"/>
    <w:rsid w:val="00C504A5"/>
    <w:rsid w:val="00C50735"/>
    <w:rsid w:val="00C50D60"/>
    <w:rsid w:val="00C50D6F"/>
    <w:rsid w:val="00C51190"/>
    <w:rsid w:val="00C51651"/>
    <w:rsid w:val="00C5193A"/>
    <w:rsid w:val="00C51CBB"/>
    <w:rsid w:val="00C51FB7"/>
    <w:rsid w:val="00C5221B"/>
    <w:rsid w:val="00C5224D"/>
    <w:rsid w:val="00C52407"/>
    <w:rsid w:val="00C5284A"/>
    <w:rsid w:val="00C52C60"/>
    <w:rsid w:val="00C52FF0"/>
    <w:rsid w:val="00C53C10"/>
    <w:rsid w:val="00C53FF7"/>
    <w:rsid w:val="00C5412B"/>
    <w:rsid w:val="00C544A5"/>
    <w:rsid w:val="00C54988"/>
    <w:rsid w:val="00C54A0B"/>
    <w:rsid w:val="00C55051"/>
    <w:rsid w:val="00C55685"/>
    <w:rsid w:val="00C55C47"/>
    <w:rsid w:val="00C55FB1"/>
    <w:rsid w:val="00C56B52"/>
    <w:rsid w:val="00C56FD1"/>
    <w:rsid w:val="00C5710A"/>
    <w:rsid w:val="00C5758F"/>
    <w:rsid w:val="00C57B0A"/>
    <w:rsid w:val="00C57B31"/>
    <w:rsid w:val="00C57B46"/>
    <w:rsid w:val="00C57D39"/>
    <w:rsid w:val="00C611B6"/>
    <w:rsid w:val="00C615F0"/>
    <w:rsid w:val="00C61C99"/>
    <w:rsid w:val="00C61F89"/>
    <w:rsid w:val="00C62446"/>
    <w:rsid w:val="00C628E9"/>
    <w:rsid w:val="00C62955"/>
    <w:rsid w:val="00C62973"/>
    <w:rsid w:val="00C629E3"/>
    <w:rsid w:val="00C62FE0"/>
    <w:rsid w:val="00C63783"/>
    <w:rsid w:val="00C639FC"/>
    <w:rsid w:val="00C63B8F"/>
    <w:rsid w:val="00C644B1"/>
    <w:rsid w:val="00C64951"/>
    <w:rsid w:val="00C64AA3"/>
    <w:rsid w:val="00C64EC1"/>
    <w:rsid w:val="00C65140"/>
    <w:rsid w:val="00C6563A"/>
    <w:rsid w:val="00C65C55"/>
    <w:rsid w:val="00C6639F"/>
    <w:rsid w:val="00C66A3A"/>
    <w:rsid w:val="00C66A60"/>
    <w:rsid w:val="00C66BAB"/>
    <w:rsid w:val="00C679A8"/>
    <w:rsid w:val="00C67E82"/>
    <w:rsid w:val="00C70065"/>
    <w:rsid w:val="00C70574"/>
    <w:rsid w:val="00C70634"/>
    <w:rsid w:val="00C70689"/>
    <w:rsid w:val="00C70723"/>
    <w:rsid w:val="00C70798"/>
    <w:rsid w:val="00C71168"/>
    <w:rsid w:val="00C71582"/>
    <w:rsid w:val="00C71867"/>
    <w:rsid w:val="00C71AAA"/>
    <w:rsid w:val="00C71F3F"/>
    <w:rsid w:val="00C72010"/>
    <w:rsid w:val="00C722DA"/>
    <w:rsid w:val="00C725B4"/>
    <w:rsid w:val="00C729D1"/>
    <w:rsid w:val="00C72DEB"/>
    <w:rsid w:val="00C730D2"/>
    <w:rsid w:val="00C730E8"/>
    <w:rsid w:val="00C736DC"/>
    <w:rsid w:val="00C7382E"/>
    <w:rsid w:val="00C73866"/>
    <w:rsid w:val="00C73945"/>
    <w:rsid w:val="00C73AB7"/>
    <w:rsid w:val="00C73E74"/>
    <w:rsid w:val="00C73FF8"/>
    <w:rsid w:val="00C7409E"/>
    <w:rsid w:val="00C740AF"/>
    <w:rsid w:val="00C740D4"/>
    <w:rsid w:val="00C7496C"/>
    <w:rsid w:val="00C74AC7"/>
    <w:rsid w:val="00C74B11"/>
    <w:rsid w:val="00C74CFB"/>
    <w:rsid w:val="00C75032"/>
    <w:rsid w:val="00C7542A"/>
    <w:rsid w:val="00C75E6E"/>
    <w:rsid w:val="00C75F76"/>
    <w:rsid w:val="00C7652B"/>
    <w:rsid w:val="00C766A1"/>
    <w:rsid w:val="00C7677C"/>
    <w:rsid w:val="00C76838"/>
    <w:rsid w:val="00C770FA"/>
    <w:rsid w:val="00C7715E"/>
    <w:rsid w:val="00C771C4"/>
    <w:rsid w:val="00C77258"/>
    <w:rsid w:val="00C77D62"/>
    <w:rsid w:val="00C77EF6"/>
    <w:rsid w:val="00C802FE"/>
    <w:rsid w:val="00C8047D"/>
    <w:rsid w:val="00C809AC"/>
    <w:rsid w:val="00C810A3"/>
    <w:rsid w:val="00C81D38"/>
    <w:rsid w:val="00C82085"/>
    <w:rsid w:val="00C822B6"/>
    <w:rsid w:val="00C823AE"/>
    <w:rsid w:val="00C827E7"/>
    <w:rsid w:val="00C82D53"/>
    <w:rsid w:val="00C83437"/>
    <w:rsid w:val="00C8348B"/>
    <w:rsid w:val="00C8350E"/>
    <w:rsid w:val="00C836AB"/>
    <w:rsid w:val="00C837A5"/>
    <w:rsid w:val="00C83ADE"/>
    <w:rsid w:val="00C83E61"/>
    <w:rsid w:val="00C83E71"/>
    <w:rsid w:val="00C84605"/>
    <w:rsid w:val="00C8477E"/>
    <w:rsid w:val="00C84B39"/>
    <w:rsid w:val="00C84B98"/>
    <w:rsid w:val="00C84E66"/>
    <w:rsid w:val="00C84F68"/>
    <w:rsid w:val="00C85330"/>
    <w:rsid w:val="00C85398"/>
    <w:rsid w:val="00C853EE"/>
    <w:rsid w:val="00C85475"/>
    <w:rsid w:val="00C8568C"/>
    <w:rsid w:val="00C85771"/>
    <w:rsid w:val="00C859BF"/>
    <w:rsid w:val="00C859EE"/>
    <w:rsid w:val="00C85F8C"/>
    <w:rsid w:val="00C86037"/>
    <w:rsid w:val="00C862C7"/>
    <w:rsid w:val="00C86438"/>
    <w:rsid w:val="00C86E2A"/>
    <w:rsid w:val="00C87205"/>
    <w:rsid w:val="00C877E4"/>
    <w:rsid w:val="00C87893"/>
    <w:rsid w:val="00C87ACA"/>
    <w:rsid w:val="00C87B60"/>
    <w:rsid w:val="00C87D81"/>
    <w:rsid w:val="00C87D9D"/>
    <w:rsid w:val="00C87F20"/>
    <w:rsid w:val="00C90380"/>
    <w:rsid w:val="00C90392"/>
    <w:rsid w:val="00C904CF"/>
    <w:rsid w:val="00C90507"/>
    <w:rsid w:val="00C90513"/>
    <w:rsid w:val="00C90890"/>
    <w:rsid w:val="00C9148F"/>
    <w:rsid w:val="00C91509"/>
    <w:rsid w:val="00C91A29"/>
    <w:rsid w:val="00C91D2D"/>
    <w:rsid w:val="00C91D6C"/>
    <w:rsid w:val="00C91EAE"/>
    <w:rsid w:val="00C91F87"/>
    <w:rsid w:val="00C928C7"/>
    <w:rsid w:val="00C928FE"/>
    <w:rsid w:val="00C92C38"/>
    <w:rsid w:val="00C92ECB"/>
    <w:rsid w:val="00C93100"/>
    <w:rsid w:val="00C9319C"/>
    <w:rsid w:val="00C93991"/>
    <w:rsid w:val="00C93F2B"/>
    <w:rsid w:val="00C93FF9"/>
    <w:rsid w:val="00C945E9"/>
    <w:rsid w:val="00C94F0B"/>
    <w:rsid w:val="00C95B33"/>
    <w:rsid w:val="00C95D2B"/>
    <w:rsid w:val="00C95E5F"/>
    <w:rsid w:val="00C96407"/>
    <w:rsid w:val="00C96724"/>
    <w:rsid w:val="00C96BC6"/>
    <w:rsid w:val="00C96E4F"/>
    <w:rsid w:val="00C9753B"/>
    <w:rsid w:val="00C97574"/>
    <w:rsid w:val="00C97A9B"/>
    <w:rsid w:val="00C97EAC"/>
    <w:rsid w:val="00CA01DD"/>
    <w:rsid w:val="00CA0944"/>
    <w:rsid w:val="00CA0F92"/>
    <w:rsid w:val="00CA1069"/>
    <w:rsid w:val="00CA147C"/>
    <w:rsid w:val="00CA14B9"/>
    <w:rsid w:val="00CA1821"/>
    <w:rsid w:val="00CA188D"/>
    <w:rsid w:val="00CA26A3"/>
    <w:rsid w:val="00CA282A"/>
    <w:rsid w:val="00CA3164"/>
    <w:rsid w:val="00CA33BC"/>
    <w:rsid w:val="00CA34D3"/>
    <w:rsid w:val="00CA373E"/>
    <w:rsid w:val="00CA3768"/>
    <w:rsid w:val="00CA38F4"/>
    <w:rsid w:val="00CA3D47"/>
    <w:rsid w:val="00CA3E34"/>
    <w:rsid w:val="00CA41C4"/>
    <w:rsid w:val="00CA46F8"/>
    <w:rsid w:val="00CA477A"/>
    <w:rsid w:val="00CA4E03"/>
    <w:rsid w:val="00CA5333"/>
    <w:rsid w:val="00CA5451"/>
    <w:rsid w:val="00CA5B94"/>
    <w:rsid w:val="00CA64E4"/>
    <w:rsid w:val="00CA6B00"/>
    <w:rsid w:val="00CA6BAA"/>
    <w:rsid w:val="00CA6E1F"/>
    <w:rsid w:val="00CA7544"/>
    <w:rsid w:val="00CA7AC9"/>
    <w:rsid w:val="00CA7B5F"/>
    <w:rsid w:val="00CA7E79"/>
    <w:rsid w:val="00CB050A"/>
    <w:rsid w:val="00CB07C5"/>
    <w:rsid w:val="00CB0C1F"/>
    <w:rsid w:val="00CB0D0B"/>
    <w:rsid w:val="00CB1992"/>
    <w:rsid w:val="00CB1CC4"/>
    <w:rsid w:val="00CB1D27"/>
    <w:rsid w:val="00CB2122"/>
    <w:rsid w:val="00CB227C"/>
    <w:rsid w:val="00CB258C"/>
    <w:rsid w:val="00CB2BC8"/>
    <w:rsid w:val="00CB2DEE"/>
    <w:rsid w:val="00CB3312"/>
    <w:rsid w:val="00CB342F"/>
    <w:rsid w:val="00CB34E1"/>
    <w:rsid w:val="00CB37F5"/>
    <w:rsid w:val="00CB3843"/>
    <w:rsid w:val="00CB397F"/>
    <w:rsid w:val="00CB3ABA"/>
    <w:rsid w:val="00CB42DB"/>
    <w:rsid w:val="00CB45B5"/>
    <w:rsid w:val="00CB461E"/>
    <w:rsid w:val="00CB4810"/>
    <w:rsid w:val="00CB4DE5"/>
    <w:rsid w:val="00CB4F67"/>
    <w:rsid w:val="00CB5325"/>
    <w:rsid w:val="00CB5685"/>
    <w:rsid w:val="00CB587F"/>
    <w:rsid w:val="00CB5A48"/>
    <w:rsid w:val="00CB5C5A"/>
    <w:rsid w:val="00CB5E61"/>
    <w:rsid w:val="00CB5E92"/>
    <w:rsid w:val="00CB5EAA"/>
    <w:rsid w:val="00CB5F9C"/>
    <w:rsid w:val="00CB621A"/>
    <w:rsid w:val="00CB626A"/>
    <w:rsid w:val="00CB6351"/>
    <w:rsid w:val="00CB687A"/>
    <w:rsid w:val="00CB6DE5"/>
    <w:rsid w:val="00CB6FA3"/>
    <w:rsid w:val="00CB78F8"/>
    <w:rsid w:val="00CB7C33"/>
    <w:rsid w:val="00CC00E8"/>
    <w:rsid w:val="00CC03E2"/>
    <w:rsid w:val="00CC0C91"/>
    <w:rsid w:val="00CC0D70"/>
    <w:rsid w:val="00CC10B8"/>
    <w:rsid w:val="00CC1166"/>
    <w:rsid w:val="00CC15A7"/>
    <w:rsid w:val="00CC226A"/>
    <w:rsid w:val="00CC2299"/>
    <w:rsid w:val="00CC25B0"/>
    <w:rsid w:val="00CC270D"/>
    <w:rsid w:val="00CC29EC"/>
    <w:rsid w:val="00CC2EF8"/>
    <w:rsid w:val="00CC2F4C"/>
    <w:rsid w:val="00CC331B"/>
    <w:rsid w:val="00CC33A3"/>
    <w:rsid w:val="00CC3CE5"/>
    <w:rsid w:val="00CC3D48"/>
    <w:rsid w:val="00CC3DB1"/>
    <w:rsid w:val="00CC46D1"/>
    <w:rsid w:val="00CC49D7"/>
    <w:rsid w:val="00CC4B0A"/>
    <w:rsid w:val="00CC4C1B"/>
    <w:rsid w:val="00CC4EFF"/>
    <w:rsid w:val="00CC5161"/>
    <w:rsid w:val="00CC5319"/>
    <w:rsid w:val="00CC548B"/>
    <w:rsid w:val="00CC54DE"/>
    <w:rsid w:val="00CC5755"/>
    <w:rsid w:val="00CC57BD"/>
    <w:rsid w:val="00CC5E2A"/>
    <w:rsid w:val="00CC5FDA"/>
    <w:rsid w:val="00CC651E"/>
    <w:rsid w:val="00CC6C13"/>
    <w:rsid w:val="00CC706F"/>
    <w:rsid w:val="00CC7289"/>
    <w:rsid w:val="00CC7787"/>
    <w:rsid w:val="00CC77FA"/>
    <w:rsid w:val="00CC7C47"/>
    <w:rsid w:val="00CC7EC0"/>
    <w:rsid w:val="00CD04BD"/>
    <w:rsid w:val="00CD055F"/>
    <w:rsid w:val="00CD078A"/>
    <w:rsid w:val="00CD0834"/>
    <w:rsid w:val="00CD096C"/>
    <w:rsid w:val="00CD0B7A"/>
    <w:rsid w:val="00CD0E33"/>
    <w:rsid w:val="00CD0E8C"/>
    <w:rsid w:val="00CD0F40"/>
    <w:rsid w:val="00CD101C"/>
    <w:rsid w:val="00CD1384"/>
    <w:rsid w:val="00CD160F"/>
    <w:rsid w:val="00CD171F"/>
    <w:rsid w:val="00CD1D46"/>
    <w:rsid w:val="00CD22F3"/>
    <w:rsid w:val="00CD2613"/>
    <w:rsid w:val="00CD27D5"/>
    <w:rsid w:val="00CD2B33"/>
    <w:rsid w:val="00CD3206"/>
    <w:rsid w:val="00CD3323"/>
    <w:rsid w:val="00CD37BB"/>
    <w:rsid w:val="00CD3EDB"/>
    <w:rsid w:val="00CD3F7D"/>
    <w:rsid w:val="00CD4454"/>
    <w:rsid w:val="00CD4B1B"/>
    <w:rsid w:val="00CD4CB5"/>
    <w:rsid w:val="00CD4DD3"/>
    <w:rsid w:val="00CD4EFF"/>
    <w:rsid w:val="00CD4F58"/>
    <w:rsid w:val="00CD5403"/>
    <w:rsid w:val="00CD54DC"/>
    <w:rsid w:val="00CD56AF"/>
    <w:rsid w:val="00CD5BD3"/>
    <w:rsid w:val="00CD5CE2"/>
    <w:rsid w:val="00CD5EBB"/>
    <w:rsid w:val="00CD64A2"/>
    <w:rsid w:val="00CD69C5"/>
    <w:rsid w:val="00CD6CE5"/>
    <w:rsid w:val="00CD6CF0"/>
    <w:rsid w:val="00CD7099"/>
    <w:rsid w:val="00CD7EDA"/>
    <w:rsid w:val="00CE0550"/>
    <w:rsid w:val="00CE0551"/>
    <w:rsid w:val="00CE05AA"/>
    <w:rsid w:val="00CE0634"/>
    <w:rsid w:val="00CE070F"/>
    <w:rsid w:val="00CE0D05"/>
    <w:rsid w:val="00CE0D90"/>
    <w:rsid w:val="00CE100F"/>
    <w:rsid w:val="00CE1169"/>
    <w:rsid w:val="00CE11F0"/>
    <w:rsid w:val="00CE14B6"/>
    <w:rsid w:val="00CE16B1"/>
    <w:rsid w:val="00CE1E80"/>
    <w:rsid w:val="00CE25AF"/>
    <w:rsid w:val="00CE2790"/>
    <w:rsid w:val="00CE282A"/>
    <w:rsid w:val="00CE28B8"/>
    <w:rsid w:val="00CE2DEF"/>
    <w:rsid w:val="00CE2E34"/>
    <w:rsid w:val="00CE2F2B"/>
    <w:rsid w:val="00CE3592"/>
    <w:rsid w:val="00CE3753"/>
    <w:rsid w:val="00CE3812"/>
    <w:rsid w:val="00CE3B07"/>
    <w:rsid w:val="00CE3E08"/>
    <w:rsid w:val="00CE435F"/>
    <w:rsid w:val="00CE4456"/>
    <w:rsid w:val="00CE4FE4"/>
    <w:rsid w:val="00CE509E"/>
    <w:rsid w:val="00CE50D9"/>
    <w:rsid w:val="00CE53E4"/>
    <w:rsid w:val="00CE555A"/>
    <w:rsid w:val="00CE5C7D"/>
    <w:rsid w:val="00CE5E4E"/>
    <w:rsid w:val="00CE606C"/>
    <w:rsid w:val="00CE6504"/>
    <w:rsid w:val="00CE6C11"/>
    <w:rsid w:val="00CE6F58"/>
    <w:rsid w:val="00CE732B"/>
    <w:rsid w:val="00CE7470"/>
    <w:rsid w:val="00CE7483"/>
    <w:rsid w:val="00CE7A72"/>
    <w:rsid w:val="00CE7FCD"/>
    <w:rsid w:val="00CF0A18"/>
    <w:rsid w:val="00CF0B1C"/>
    <w:rsid w:val="00CF0EB2"/>
    <w:rsid w:val="00CF138B"/>
    <w:rsid w:val="00CF186D"/>
    <w:rsid w:val="00CF1ADB"/>
    <w:rsid w:val="00CF1EC3"/>
    <w:rsid w:val="00CF2386"/>
    <w:rsid w:val="00CF27CB"/>
    <w:rsid w:val="00CF2C24"/>
    <w:rsid w:val="00CF2FDC"/>
    <w:rsid w:val="00CF3203"/>
    <w:rsid w:val="00CF37A4"/>
    <w:rsid w:val="00CF3CB6"/>
    <w:rsid w:val="00CF417C"/>
    <w:rsid w:val="00CF516C"/>
    <w:rsid w:val="00CF5486"/>
    <w:rsid w:val="00CF55F5"/>
    <w:rsid w:val="00CF56AD"/>
    <w:rsid w:val="00CF56FE"/>
    <w:rsid w:val="00CF5859"/>
    <w:rsid w:val="00CF5F75"/>
    <w:rsid w:val="00CF606A"/>
    <w:rsid w:val="00CF60A6"/>
    <w:rsid w:val="00CF629F"/>
    <w:rsid w:val="00CF69B5"/>
    <w:rsid w:val="00CF6C1E"/>
    <w:rsid w:val="00CF7715"/>
    <w:rsid w:val="00CF7C8D"/>
    <w:rsid w:val="00CF7CF4"/>
    <w:rsid w:val="00CF7F28"/>
    <w:rsid w:val="00D00023"/>
    <w:rsid w:val="00D014CE"/>
    <w:rsid w:val="00D016EF"/>
    <w:rsid w:val="00D01BF5"/>
    <w:rsid w:val="00D01CB4"/>
    <w:rsid w:val="00D01F6D"/>
    <w:rsid w:val="00D0255B"/>
    <w:rsid w:val="00D027E0"/>
    <w:rsid w:val="00D02E31"/>
    <w:rsid w:val="00D033E6"/>
    <w:rsid w:val="00D033F3"/>
    <w:rsid w:val="00D03514"/>
    <w:rsid w:val="00D037C9"/>
    <w:rsid w:val="00D03D1F"/>
    <w:rsid w:val="00D03E11"/>
    <w:rsid w:val="00D03F64"/>
    <w:rsid w:val="00D03FD1"/>
    <w:rsid w:val="00D041BF"/>
    <w:rsid w:val="00D04810"/>
    <w:rsid w:val="00D048BD"/>
    <w:rsid w:val="00D05080"/>
    <w:rsid w:val="00D0520E"/>
    <w:rsid w:val="00D052E1"/>
    <w:rsid w:val="00D053C2"/>
    <w:rsid w:val="00D055FB"/>
    <w:rsid w:val="00D0570F"/>
    <w:rsid w:val="00D05F38"/>
    <w:rsid w:val="00D06924"/>
    <w:rsid w:val="00D06C18"/>
    <w:rsid w:val="00D07C1A"/>
    <w:rsid w:val="00D10041"/>
    <w:rsid w:val="00D10267"/>
    <w:rsid w:val="00D108FD"/>
    <w:rsid w:val="00D1091B"/>
    <w:rsid w:val="00D109AD"/>
    <w:rsid w:val="00D114BF"/>
    <w:rsid w:val="00D11CAD"/>
    <w:rsid w:val="00D11F89"/>
    <w:rsid w:val="00D121B9"/>
    <w:rsid w:val="00D12581"/>
    <w:rsid w:val="00D12A5E"/>
    <w:rsid w:val="00D12B9A"/>
    <w:rsid w:val="00D1303F"/>
    <w:rsid w:val="00D1310D"/>
    <w:rsid w:val="00D1340F"/>
    <w:rsid w:val="00D13698"/>
    <w:rsid w:val="00D136C6"/>
    <w:rsid w:val="00D14589"/>
    <w:rsid w:val="00D1504E"/>
    <w:rsid w:val="00D1510E"/>
    <w:rsid w:val="00D15209"/>
    <w:rsid w:val="00D1522E"/>
    <w:rsid w:val="00D1556C"/>
    <w:rsid w:val="00D156BB"/>
    <w:rsid w:val="00D15727"/>
    <w:rsid w:val="00D15D92"/>
    <w:rsid w:val="00D1694D"/>
    <w:rsid w:val="00D17064"/>
    <w:rsid w:val="00D1747D"/>
    <w:rsid w:val="00D177DE"/>
    <w:rsid w:val="00D179E3"/>
    <w:rsid w:val="00D17C3A"/>
    <w:rsid w:val="00D200FD"/>
    <w:rsid w:val="00D201E5"/>
    <w:rsid w:val="00D207B2"/>
    <w:rsid w:val="00D20898"/>
    <w:rsid w:val="00D20C85"/>
    <w:rsid w:val="00D20F2F"/>
    <w:rsid w:val="00D21374"/>
    <w:rsid w:val="00D214D1"/>
    <w:rsid w:val="00D214F5"/>
    <w:rsid w:val="00D2158E"/>
    <w:rsid w:val="00D217C8"/>
    <w:rsid w:val="00D21CA4"/>
    <w:rsid w:val="00D2205C"/>
    <w:rsid w:val="00D22203"/>
    <w:rsid w:val="00D223E3"/>
    <w:rsid w:val="00D225F1"/>
    <w:rsid w:val="00D23037"/>
    <w:rsid w:val="00D2333C"/>
    <w:rsid w:val="00D23475"/>
    <w:rsid w:val="00D23AF8"/>
    <w:rsid w:val="00D23EA1"/>
    <w:rsid w:val="00D23FF9"/>
    <w:rsid w:val="00D241BD"/>
    <w:rsid w:val="00D24782"/>
    <w:rsid w:val="00D24B25"/>
    <w:rsid w:val="00D24C9B"/>
    <w:rsid w:val="00D24E13"/>
    <w:rsid w:val="00D24EA1"/>
    <w:rsid w:val="00D2518D"/>
    <w:rsid w:val="00D251E0"/>
    <w:rsid w:val="00D255D6"/>
    <w:rsid w:val="00D26824"/>
    <w:rsid w:val="00D26880"/>
    <w:rsid w:val="00D26CA7"/>
    <w:rsid w:val="00D26EC4"/>
    <w:rsid w:val="00D27143"/>
    <w:rsid w:val="00D274E8"/>
    <w:rsid w:val="00D27B61"/>
    <w:rsid w:val="00D27E14"/>
    <w:rsid w:val="00D27EDA"/>
    <w:rsid w:val="00D303C4"/>
    <w:rsid w:val="00D309B1"/>
    <w:rsid w:val="00D30CB4"/>
    <w:rsid w:val="00D30CFB"/>
    <w:rsid w:val="00D30E0C"/>
    <w:rsid w:val="00D31010"/>
    <w:rsid w:val="00D31430"/>
    <w:rsid w:val="00D31772"/>
    <w:rsid w:val="00D3179E"/>
    <w:rsid w:val="00D31955"/>
    <w:rsid w:val="00D31D23"/>
    <w:rsid w:val="00D3229F"/>
    <w:rsid w:val="00D32515"/>
    <w:rsid w:val="00D3283D"/>
    <w:rsid w:val="00D32863"/>
    <w:rsid w:val="00D3292B"/>
    <w:rsid w:val="00D32A2A"/>
    <w:rsid w:val="00D32D5F"/>
    <w:rsid w:val="00D32F1D"/>
    <w:rsid w:val="00D3300E"/>
    <w:rsid w:val="00D3317D"/>
    <w:rsid w:val="00D333BB"/>
    <w:rsid w:val="00D33576"/>
    <w:rsid w:val="00D3370C"/>
    <w:rsid w:val="00D3374C"/>
    <w:rsid w:val="00D337D5"/>
    <w:rsid w:val="00D338A7"/>
    <w:rsid w:val="00D33BDA"/>
    <w:rsid w:val="00D33C76"/>
    <w:rsid w:val="00D33D5A"/>
    <w:rsid w:val="00D33DCA"/>
    <w:rsid w:val="00D33EE0"/>
    <w:rsid w:val="00D341FC"/>
    <w:rsid w:val="00D34A0C"/>
    <w:rsid w:val="00D34AFE"/>
    <w:rsid w:val="00D34B0A"/>
    <w:rsid w:val="00D34BCC"/>
    <w:rsid w:val="00D35021"/>
    <w:rsid w:val="00D3517F"/>
    <w:rsid w:val="00D35487"/>
    <w:rsid w:val="00D3564D"/>
    <w:rsid w:val="00D35812"/>
    <w:rsid w:val="00D358DA"/>
    <w:rsid w:val="00D36001"/>
    <w:rsid w:val="00D364E3"/>
    <w:rsid w:val="00D36C8F"/>
    <w:rsid w:val="00D36DCB"/>
    <w:rsid w:val="00D36EAA"/>
    <w:rsid w:val="00D3728C"/>
    <w:rsid w:val="00D379FA"/>
    <w:rsid w:val="00D37FAB"/>
    <w:rsid w:val="00D4013A"/>
    <w:rsid w:val="00D408C0"/>
    <w:rsid w:val="00D40A82"/>
    <w:rsid w:val="00D41052"/>
    <w:rsid w:val="00D412C4"/>
    <w:rsid w:val="00D41B85"/>
    <w:rsid w:val="00D41F40"/>
    <w:rsid w:val="00D42705"/>
    <w:rsid w:val="00D42F77"/>
    <w:rsid w:val="00D4362A"/>
    <w:rsid w:val="00D4372F"/>
    <w:rsid w:val="00D43810"/>
    <w:rsid w:val="00D43A47"/>
    <w:rsid w:val="00D43B2C"/>
    <w:rsid w:val="00D43BF5"/>
    <w:rsid w:val="00D43C55"/>
    <w:rsid w:val="00D44033"/>
    <w:rsid w:val="00D44660"/>
    <w:rsid w:val="00D4477B"/>
    <w:rsid w:val="00D44D08"/>
    <w:rsid w:val="00D44D55"/>
    <w:rsid w:val="00D44E2B"/>
    <w:rsid w:val="00D45120"/>
    <w:rsid w:val="00D45488"/>
    <w:rsid w:val="00D455F2"/>
    <w:rsid w:val="00D4565F"/>
    <w:rsid w:val="00D45E56"/>
    <w:rsid w:val="00D465BB"/>
    <w:rsid w:val="00D46BEA"/>
    <w:rsid w:val="00D46D4A"/>
    <w:rsid w:val="00D46D57"/>
    <w:rsid w:val="00D47325"/>
    <w:rsid w:val="00D47762"/>
    <w:rsid w:val="00D50430"/>
    <w:rsid w:val="00D50B99"/>
    <w:rsid w:val="00D50BB2"/>
    <w:rsid w:val="00D50D5C"/>
    <w:rsid w:val="00D51236"/>
    <w:rsid w:val="00D5155F"/>
    <w:rsid w:val="00D519E3"/>
    <w:rsid w:val="00D51A8B"/>
    <w:rsid w:val="00D5240C"/>
    <w:rsid w:val="00D5256F"/>
    <w:rsid w:val="00D5280E"/>
    <w:rsid w:val="00D52C57"/>
    <w:rsid w:val="00D52DAD"/>
    <w:rsid w:val="00D52E10"/>
    <w:rsid w:val="00D53000"/>
    <w:rsid w:val="00D5355A"/>
    <w:rsid w:val="00D53706"/>
    <w:rsid w:val="00D538D7"/>
    <w:rsid w:val="00D53ACC"/>
    <w:rsid w:val="00D53E92"/>
    <w:rsid w:val="00D5465D"/>
    <w:rsid w:val="00D5487F"/>
    <w:rsid w:val="00D54DF9"/>
    <w:rsid w:val="00D54EB8"/>
    <w:rsid w:val="00D550CE"/>
    <w:rsid w:val="00D55963"/>
    <w:rsid w:val="00D562CB"/>
    <w:rsid w:val="00D5679E"/>
    <w:rsid w:val="00D568CF"/>
    <w:rsid w:val="00D5771B"/>
    <w:rsid w:val="00D57875"/>
    <w:rsid w:val="00D57F57"/>
    <w:rsid w:val="00D57F7F"/>
    <w:rsid w:val="00D60169"/>
    <w:rsid w:val="00D6062E"/>
    <w:rsid w:val="00D608FE"/>
    <w:rsid w:val="00D60ACC"/>
    <w:rsid w:val="00D60CD0"/>
    <w:rsid w:val="00D60FED"/>
    <w:rsid w:val="00D61335"/>
    <w:rsid w:val="00D61540"/>
    <w:rsid w:val="00D61799"/>
    <w:rsid w:val="00D617A1"/>
    <w:rsid w:val="00D61991"/>
    <w:rsid w:val="00D62236"/>
    <w:rsid w:val="00D628F7"/>
    <w:rsid w:val="00D62992"/>
    <w:rsid w:val="00D62B94"/>
    <w:rsid w:val="00D6341D"/>
    <w:rsid w:val="00D63F30"/>
    <w:rsid w:val="00D6420A"/>
    <w:rsid w:val="00D64998"/>
    <w:rsid w:val="00D649B1"/>
    <w:rsid w:val="00D64B28"/>
    <w:rsid w:val="00D64C23"/>
    <w:rsid w:val="00D64E5A"/>
    <w:rsid w:val="00D6541A"/>
    <w:rsid w:val="00D65610"/>
    <w:rsid w:val="00D65B7C"/>
    <w:rsid w:val="00D65BE3"/>
    <w:rsid w:val="00D65DCE"/>
    <w:rsid w:val="00D66079"/>
    <w:rsid w:val="00D66170"/>
    <w:rsid w:val="00D662B2"/>
    <w:rsid w:val="00D66662"/>
    <w:rsid w:val="00D66752"/>
    <w:rsid w:val="00D6695E"/>
    <w:rsid w:val="00D66960"/>
    <w:rsid w:val="00D66A89"/>
    <w:rsid w:val="00D66ABE"/>
    <w:rsid w:val="00D67667"/>
    <w:rsid w:val="00D67824"/>
    <w:rsid w:val="00D67890"/>
    <w:rsid w:val="00D67BBA"/>
    <w:rsid w:val="00D67D7F"/>
    <w:rsid w:val="00D7063C"/>
    <w:rsid w:val="00D706EB"/>
    <w:rsid w:val="00D70919"/>
    <w:rsid w:val="00D70AC1"/>
    <w:rsid w:val="00D70F58"/>
    <w:rsid w:val="00D70FED"/>
    <w:rsid w:val="00D71341"/>
    <w:rsid w:val="00D71659"/>
    <w:rsid w:val="00D7178B"/>
    <w:rsid w:val="00D71B47"/>
    <w:rsid w:val="00D71C07"/>
    <w:rsid w:val="00D71D46"/>
    <w:rsid w:val="00D72909"/>
    <w:rsid w:val="00D72CE4"/>
    <w:rsid w:val="00D73884"/>
    <w:rsid w:val="00D73900"/>
    <w:rsid w:val="00D73A3A"/>
    <w:rsid w:val="00D74D65"/>
    <w:rsid w:val="00D7534B"/>
    <w:rsid w:val="00D75591"/>
    <w:rsid w:val="00D7604D"/>
    <w:rsid w:val="00D76514"/>
    <w:rsid w:val="00D765A3"/>
    <w:rsid w:val="00D7684F"/>
    <w:rsid w:val="00D76A0F"/>
    <w:rsid w:val="00D76F2E"/>
    <w:rsid w:val="00D77073"/>
    <w:rsid w:val="00D774D7"/>
    <w:rsid w:val="00D77616"/>
    <w:rsid w:val="00D778D1"/>
    <w:rsid w:val="00D7793A"/>
    <w:rsid w:val="00D77D90"/>
    <w:rsid w:val="00D803A7"/>
    <w:rsid w:val="00D80517"/>
    <w:rsid w:val="00D80827"/>
    <w:rsid w:val="00D809AD"/>
    <w:rsid w:val="00D809CB"/>
    <w:rsid w:val="00D80F95"/>
    <w:rsid w:val="00D81681"/>
    <w:rsid w:val="00D81E38"/>
    <w:rsid w:val="00D82640"/>
    <w:rsid w:val="00D826AE"/>
    <w:rsid w:val="00D82F17"/>
    <w:rsid w:val="00D836F1"/>
    <w:rsid w:val="00D83C36"/>
    <w:rsid w:val="00D83CA6"/>
    <w:rsid w:val="00D83D06"/>
    <w:rsid w:val="00D841AF"/>
    <w:rsid w:val="00D8438D"/>
    <w:rsid w:val="00D844E0"/>
    <w:rsid w:val="00D84731"/>
    <w:rsid w:val="00D84CE2"/>
    <w:rsid w:val="00D857F7"/>
    <w:rsid w:val="00D85A13"/>
    <w:rsid w:val="00D85E39"/>
    <w:rsid w:val="00D85FFD"/>
    <w:rsid w:val="00D861B2"/>
    <w:rsid w:val="00D86673"/>
    <w:rsid w:val="00D866BC"/>
    <w:rsid w:val="00D86976"/>
    <w:rsid w:val="00D86B03"/>
    <w:rsid w:val="00D86BFF"/>
    <w:rsid w:val="00D86D76"/>
    <w:rsid w:val="00D8733E"/>
    <w:rsid w:val="00D8740B"/>
    <w:rsid w:val="00D87E25"/>
    <w:rsid w:val="00D90297"/>
    <w:rsid w:val="00D90ACF"/>
    <w:rsid w:val="00D90C1E"/>
    <w:rsid w:val="00D90F44"/>
    <w:rsid w:val="00D90FFB"/>
    <w:rsid w:val="00D91439"/>
    <w:rsid w:val="00D916AF"/>
    <w:rsid w:val="00D917FF"/>
    <w:rsid w:val="00D91D06"/>
    <w:rsid w:val="00D91DBA"/>
    <w:rsid w:val="00D9227D"/>
    <w:rsid w:val="00D92699"/>
    <w:rsid w:val="00D9288C"/>
    <w:rsid w:val="00D92ED4"/>
    <w:rsid w:val="00D935F5"/>
    <w:rsid w:val="00D93871"/>
    <w:rsid w:val="00D93D03"/>
    <w:rsid w:val="00D94102"/>
    <w:rsid w:val="00D9421C"/>
    <w:rsid w:val="00D94415"/>
    <w:rsid w:val="00D9454C"/>
    <w:rsid w:val="00D94BB0"/>
    <w:rsid w:val="00D94D46"/>
    <w:rsid w:val="00D94EA9"/>
    <w:rsid w:val="00D951C9"/>
    <w:rsid w:val="00D9536B"/>
    <w:rsid w:val="00D9542C"/>
    <w:rsid w:val="00D959FF"/>
    <w:rsid w:val="00D95AF8"/>
    <w:rsid w:val="00D95E54"/>
    <w:rsid w:val="00D96257"/>
    <w:rsid w:val="00D962C8"/>
    <w:rsid w:val="00D963A3"/>
    <w:rsid w:val="00D96D7C"/>
    <w:rsid w:val="00D96EA3"/>
    <w:rsid w:val="00D96FA2"/>
    <w:rsid w:val="00D975B3"/>
    <w:rsid w:val="00D9767F"/>
    <w:rsid w:val="00D97A03"/>
    <w:rsid w:val="00D97C71"/>
    <w:rsid w:val="00D97C7D"/>
    <w:rsid w:val="00DA1A43"/>
    <w:rsid w:val="00DA1A52"/>
    <w:rsid w:val="00DA1C81"/>
    <w:rsid w:val="00DA2188"/>
    <w:rsid w:val="00DA2525"/>
    <w:rsid w:val="00DA26BF"/>
    <w:rsid w:val="00DA26FD"/>
    <w:rsid w:val="00DA2B77"/>
    <w:rsid w:val="00DA2D49"/>
    <w:rsid w:val="00DA305E"/>
    <w:rsid w:val="00DA353F"/>
    <w:rsid w:val="00DA3596"/>
    <w:rsid w:val="00DA364E"/>
    <w:rsid w:val="00DA3948"/>
    <w:rsid w:val="00DA3F3B"/>
    <w:rsid w:val="00DA401B"/>
    <w:rsid w:val="00DA449B"/>
    <w:rsid w:val="00DA470F"/>
    <w:rsid w:val="00DA4D80"/>
    <w:rsid w:val="00DA51DD"/>
    <w:rsid w:val="00DA54CD"/>
    <w:rsid w:val="00DA55A8"/>
    <w:rsid w:val="00DA5601"/>
    <w:rsid w:val="00DA605C"/>
    <w:rsid w:val="00DA630B"/>
    <w:rsid w:val="00DA63EB"/>
    <w:rsid w:val="00DA6843"/>
    <w:rsid w:val="00DA69A5"/>
    <w:rsid w:val="00DA6BC0"/>
    <w:rsid w:val="00DA72A7"/>
    <w:rsid w:val="00DA76E6"/>
    <w:rsid w:val="00DB074F"/>
    <w:rsid w:val="00DB0B24"/>
    <w:rsid w:val="00DB10C7"/>
    <w:rsid w:val="00DB125D"/>
    <w:rsid w:val="00DB1569"/>
    <w:rsid w:val="00DB1667"/>
    <w:rsid w:val="00DB1DDF"/>
    <w:rsid w:val="00DB1F7B"/>
    <w:rsid w:val="00DB2030"/>
    <w:rsid w:val="00DB22F9"/>
    <w:rsid w:val="00DB2E0E"/>
    <w:rsid w:val="00DB2E6C"/>
    <w:rsid w:val="00DB3632"/>
    <w:rsid w:val="00DB37FC"/>
    <w:rsid w:val="00DB3857"/>
    <w:rsid w:val="00DB3CA6"/>
    <w:rsid w:val="00DB3D81"/>
    <w:rsid w:val="00DB4063"/>
    <w:rsid w:val="00DB4183"/>
    <w:rsid w:val="00DB421D"/>
    <w:rsid w:val="00DB4CFB"/>
    <w:rsid w:val="00DB51C3"/>
    <w:rsid w:val="00DB565A"/>
    <w:rsid w:val="00DB5D9C"/>
    <w:rsid w:val="00DB5DE6"/>
    <w:rsid w:val="00DB60AD"/>
    <w:rsid w:val="00DB66F4"/>
    <w:rsid w:val="00DB69D3"/>
    <w:rsid w:val="00DB6E93"/>
    <w:rsid w:val="00DB7222"/>
    <w:rsid w:val="00DB7840"/>
    <w:rsid w:val="00DB7D37"/>
    <w:rsid w:val="00DC02D0"/>
    <w:rsid w:val="00DC03A7"/>
    <w:rsid w:val="00DC08A4"/>
    <w:rsid w:val="00DC0CC6"/>
    <w:rsid w:val="00DC1594"/>
    <w:rsid w:val="00DC19CD"/>
    <w:rsid w:val="00DC19D7"/>
    <w:rsid w:val="00DC1ABE"/>
    <w:rsid w:val="00DC1AF3"/>
    <w:rsid w:val="00DC20D9"/>
    <w:rsid w:val="00DC229C"/>
    <w:rsid w:val="00DC25F9"/>
    <w:rsid w:val="00DC2821"/>
    <w:rsid w:val="00DC28EE"/>
    <w:rsid w:val="00DC35B7"/>
    <w:rsid w:val="00DC35DA"/>
    <w:rsid w:val="00DC380F"/>
    <w:rsid w:val="00DC4374"/>
    <w:rsid w:val="00DC44EA"/>
    <w:rsid w:val="00DC4A5F"/>
    <w:rsid w:val="00DC4AE5"/>
    <w:rsid w:val="00DC4E1C"/>
    <w:rsid w:val="00DC50E7"/>
    <w:rsid w:val="00DC5507"/>
    <w:rsid w:val="00DC5924"/>
    <w:rsid w:val="00DC5BC9"/>
    <w:rsid w:val="00DC6250"/>
    <w:rsid w:val="00DC6337"/>
    <w:rsid w:val="00DC64A9"/>
    <w:rsid w:val="00DC65ED"/>
    <w:rsid w:val="00DC6724"/>
    <w:rsid w:val="00DC675C"/>
    <w:rsid w:val="00DC6965"/>
    <w:rsid w:val="00DC6AC2"/>
    <w:rsid w:val="00DC6C11"/>
    <w:rsid w:val="00DC7118"/>
    <w:rsid w:val="00DC7D4D"/>
    <w:rsid w:val="00DC7FBA"/>
    <w:rsid w:val="00DD01CB"/>
    <w:rsid w:val="00DD09E8"/>
    <w:rsid w:val="00DD0D23"/>
    <w:rsid w:val="00DD0F59"/>
    <w:rsid w:val="00DD1675"/>
    <w:rsid w:val="00DD187A"/>
    <w:rsid w:val="00DD1BBC"/>
    <w:rsid w:val="00DD1DF4"/>
    <w:rsid w:val="00DD231B"/>
    <w:rsid w:val="00DD23BA"/>
    <w:rsid w:val="00DD3050"/>
    <w:rsid w:val="00DD318F"/>
    <w:rsid w:val="00DD35C1"/>
    <w:rsid w:val="00DD4714"/>
    <w:rsid w:val="00DD4B1D"/>
    <w:rsid w:val="00DD5350"/>
    <w:rsid w:val="00DD5BC0"/>
    <w:rsid w:val="00DD5C74"/>
    <w:rsid w:val="00DD5DA8"/>
    <w:rsid w:val="00DD6134"/>
    <w:rsid w:val="00DD6533"/>
    <w:rsid w:val="00DD6A77"/>
    <w:rsid w:val="00DD6AC2"/>
    <w:rsid w:val="00DD7033"/>
    <w:rsid w:val="00DD74CE"/>
    <w:rsid w:val="00DD75B5"/>
    <w:rsid w:val="00DD75E4"/>
    <w:rsid w:val="00DD77CC"/>
    <w:rsid w:val="00DD7921"/>
    <w:rsid w:val="00DD79BF"/>
    <w:rsid w:val="00DD7C84"/>
    <w:rsid w:val="00DD7DF0"/>
    <w:rsid w:val="00DE088F"/>
    <w:rsid w:val="00DE13CF"/>
    <w:rsid w:val="00DE1758"/>
    <w:rsid w:val="00DE1812"/>
    <w:rsid w:val="00DE18F1"/>
    <w:rsid w:val="00DE1947"/>
    <w:rsid w:val="00DE1FF5"/>
    <w:rsid w:val="00DE292A"/>
    <w:rsid w:val="00DE2B0F"/>
    <w:rsid w:val="00DE2B32"/>
    <w:rsid w:val="00DE2C78"/>
    <w:rsid w:val="00DE2F39"/>
    <w:rsid w:val="00DE2F9E"/>
    <w:rsid w:val="00DE3614"/>
    <w:rsid w:val="00DE36F1"/>
    <w:rsid w:val="00DE3892"/>
    <w:rsid w:val="00DE3991"/>
    <w:rsid w:val="00DE3B92"/>
    <w:rsid w:val="00DE3F6A"/>
    <w:rsid w:val="00DE4149"/>
    <w:rsid w:val="00DE4412"/>
    <w:rsid w:val="00DE5084"/>
    <w:rsid w:val="00DE56AE"/>
    <w:rsid w:val="00DE5C55"/>
    <w:rsid w:val="00DE6217"/>
    <w:rsid w:val="00DE62AE"/>
    <w:rsid w:val="00DE6390"/>
    <w:rsid w:val="00DE65E4"/>
    <w:rsid w:val="00DE6AC6"/>
    <w:rsid w:val="00DE6EDB"/>
    <w:rsid w:val="00DE7261"/>
    <w:rsid w:val="00DE7BD3"/>
    <w:rsid w:val="00DF046D"/>
    <w:rsid w:val="00DF1306"/>
    <w:rsid w:val="00DF16F1"/>
    <w:rsid w:val="00DF1747"/>
    <w:rsid w:val="00DF1846"/>
    <w:rsid w:val="00DF1988"/>
    <w:rsid w:val="00DF1CD0"/>
    <w:rsid w:val="00DF1D05"/>
    <w:rsid w:val="00DF2140"/>
    <w:rsid w:val="00DF2907"/>
    <w:rsid w:val="00DF32BA"/>
    <w:rsid w:val="00DF35FA"/>
    <w:rsid w:val="00DF3C5B"/>
    <w:rsid w:val="00DF47AD"/>
    <w:rsid w:val="00DF4967"/>
    <w:rsid w:val="00DF4BDB"/>
    <w:rsid w:val="00DF4F63"/>
    <w:rsid w:val="00DF50BA"/>
    <w:rsid w:val="00DF5628"/>
    <w:rsid w:val="00DF5B11"/>
    <w:rsid w:val="00DF6424"/>
    <w:rsid w:val="00DF6481"/>
    <w:rsid w:val="00DF659F"/>
    <w:rsid w:val="00DF67BB"/>
    <w:rsid w:val="00DF67D9"/>
    <w:rsid w:val="00DF6A8B"/>
    <w:rsid w:val="00DF6AF7"/>
    <w:rsid w:val="00DF6C17"/>
    <w:rsid w:val="00DF6CE2"/>
    <w:rsid w:val="00DF77FF"/>
    <w:rsid w:val="00DF7A87"/>
    <w:rsid w:val="00DF7B80"/>
    <w:rsid w:val="00DF7BD7"/>
    <w:rsid w:val="00E00255"/>
    <w:rsid w:val="00E00273"/>
    <w:rsid w:val="00E00FDB"/>
    <w:rsid w:val="00E01008"/>
    <w:rsid w:val="00E011D7"/>
    <w:rsid w:val="00E02255"/>
    <w:rsid w:val="00E02320"/>
    <w:rsid w:val="00E025A6"/>
    <w:rsid w:val="00E027A2"/>
    <w:rsid w:val="00E028F0"/>
    <w:rsid w:val="00E0295B"/>
    <w:rsid w:val="00E02A21"/>
    <w:rsid w:val="00E02EB9"/>
    <w:rsid w:val="00E03028"/>
    <w:rsid w:val="00E030D3"/>
    <w:rsid w:val="00E0352F"/>
    <w:rsid w:val="00E035E4"/>
    <w:rsid w:val="00E03F25"/>
    <w:rsid w:val="00E04170"/>
    <w:rsid w:val="00E04192"/>
    <w:rsid w:val="00E043B7"/>
    <w:rsid w:val="00E046A1"/>
    <w:rsid w:val="00E04A0F"/>
    <w:rsid w:val="00E04A84"/>
    <w:rsid w:val="00E04A8B"/>
    <w:rsid w:val="00E04B07"/>
    <w:rsid w:val="00E0532C"/>
    <w:rsid w:val="00E05664"/>
    <w:rsid w:val="00E05856"/>
    <w:rsid w:val="00E05890"/>
    <w:rsid w:val="00E06F62"/>
    <w:rsid w:val="00E07311"/>
    <w:rsid w:val="00E07458"/>
    <w:rsid w:val="00E0748F"/>
    <w:rsid w:val="00E074BB"/>
    <w:rsid w:val="00E07E0F"/>
    <w:rsid w:val="00E100CA"/>
    <w:rsid w:val="00E100F9"/>
    <w:rsid w:val="00E1016B"/>
    <w:rsid w:val="00E10D25"/>
    <w:rsid w:val="00E10F61"/>
    <w:rsid w:val="00E11952"/>
    <w:rsid w:val="00E11BF5"/>
    <w:rsid w:val="00E11E05"/>
    <w:rsid w:val="00E11F51"/>
    <w:rsid w:val="00E11F52"/>
    <w:rsid w:val="00E120F1"/>
    <w:rsid w:val="00E121B8"/>
    <w:rsid w:val="00E12395"/>
    <w:rsid w:val="00E12628"/>
    <w:rsid w:val="00E126D4"/>
    <w:rsid w:val="00E1273D"/>
    <w:rsid w:val="00E12AFD"/>
    <w:rsid w:val="00E12B94"/>
    <w:rsid w:val="00E12BC0"/>
    <w:rsid w:val="00E12E1A"/>
    <w:rsid w:val="00E12E4B"/>
    <w:rsid w:val="00E13294"/>
    <w:rsid w:val="00E136A4"/>
    <w:rsid w:val="00E136AE"/>
    <w:rsid w:val="00E13940"/>
    <w:rsid w:val="00E13C11"/>
    <w:rsid w:val="00E1402E"/>
    <w:rsid w:val="00E14314"/>
    <w:rsid w:val="00E14462"/>
    <w:rsid w:val="00E1496F"/>
    <w:rsid w:val="00E14A1F"/>
    <w:rsid w:val="00E14B1B"/>
    <w:rsid w:val="00E14E3A"/>
    <w:rsid w:val="00E14E5F"/>
    <w:rsid w:val="00E15211"/>
    <w:rsid w:val="00E153A8"/>
    <w:rsid w:val="00E15449"/>
    <w:rsid w:val="00E1560C"/>
    <w:rsid w:val="00E164E3"/>
    <w:rsid w:val="00E16D0D"/>
    <w:rsid w:val="00E170F6"/>
    <w:rsid w:val="00E17149"/>
    <w:rsid w:val="00E17545"/>
    <w:rsid w:val="00E17815"/>
    <w:rsid w:val="00E1796E"/>
    <w:rsid w:val="00E17DE9"/>
    <w:rsid w:val="00E17F90"/>
    <w:rsid w:val="00E204FB"/>
    <w:rsid w:val="00E2064F"/>
    <w:rsid w:val="00E2066A"/>
    <w:rsid w:val="00E206DD"/>
    <w:rsid w:val="00E20B3C"/>
    <w:rsid w:val="00E20C1E"/>
    <w:rsid w:val="00E21317"/>
    <w:rsid w:val="00E2155D"/>
    <w:rsid w:val="00E21E39"/>
    <w:rsid w:val="00E226F3"/>
    <w:rsid w:val="00E22A8A"/>
    <w:rsid w:val="00E22BDC"/>
    <w:rsid w:val="00E23737"/>
    <w:rsid w:val="00E23BCB"/>
    <w:rsid w:val="00E23EAB"/>
    <w:rsid w:val="00E242AB"/>
    <w:rsid w:val="00E25760"/>
    <w:rsid w:val="00E25928"/>
    <w:rsid w:val="00E25F3A"/>
    <w:rsid w:val="00E26002"/>
    <w:rsid w:val="00E26172"/>
    <w:rsid w:val="00E26507"/>
    <w:rsid w:val="00E26843"/>
    <w:rsid w:val="00E26CC1"/>
    <w:rsid w:val="00E26E11"/>
    <w:rsid w:val="00E2714E"/>
    <w:rsid w:val="00E27673"/>
    <w:rsid w:val="00E279AA"/>
    <w:rsid w:val="00E30310"/>
    <w:rsid w:val="00E30785"/>
    <w:rsid w:val="00E307DD"/>
    <w:rsid w:val="00E30C1B"/>
    <w:rsid w:val="00E30EF2"/>
    <w:rsid w:val="00E31838"/>
    <w:rsid w:val="00E31920"/>
    <w:rsid w:val="00E31BC3"/>
    <w:rsid w:val="00E31E7C"/>
    <w:rsid w:val="00E3228A"/>
    <w:rsid w:val="00E32555"/>
    <w:rsid w:val="00E326F0"/>
    <w:rsid w:val="00E32BBF"/>
    <w:rsid w:val="00E32D2B"/>
    <w:rsid w:val="00E333FB"/>
    <w:rsid w:val="00E33705"/>
    <w:rsid w:val="00E33880"/>
    <w:rsid w:val="00E33D29"/>
    <w:rsid w:val="00E343E9"/>
    <w:rsid w:val="00E3455D"/>
    <w:rsid w:val="00E3469B"/>
    <w:rsid w:val="00E347F1"/>
    <w:rsid w:val="00E34A6F"/>
    <w:rsid w:val="00E34BA4"/>
    <w:rsid w:val="00E34D68"/>
    <w:rsid w:val="00E34ECC"/>
    <w:rsid w:val="00E34EF2"/>
    <w:rsid w:val="00E3545A"/>
    <w:rsid w:val="00E357AD"/>
    <w:rsid w:val="00E35800"/>
    <w:rsid w:val="00E35C58"/>
    <w:rsid w:val="00E360F8"/>
    <w:rsid w:val="00E362A1"/>
    <w:rsid w:val="00E362AF"/>
    <w:rsid w:val="00E364A3"/>
    <w:rsid w:val="00E3698D"/>
    <w:rsid w:val="00E369E5"/>
    <w:rsid w:val="00E36CE9"/>
    <w:rsid w:val="00E36FDE"/>
    <w:rsid w:val="00E37B5C"/>
    <w:rsid w:val="00E37B90"/>
    <w:rsid w:val="00E37CAC"/>
    <w:rsid w:val="00E37F84"/>
    <w:rsid w:val="00E37FAD"/>
    <w:rsid w:val="00E401A0"/>
    <w:rsid w:val="00E4064D"/>
    <w:rsid w:val="00E4065A"/>
    <w:rsid w:val="00E408D3"/>
    <w:rsid w:val="00E4092C"/>
    <w:rsid w:val="00E40CD3"/>
    <w:rsid w:val="00E40DD4"/>
    <w:rsid w:val="00E41EA8"/>
    <w:rsid w:val="00E4216E"/>
    <w:rsid w:val="00E4242E"/>
    <w:rsid w:val="00E42B2E"/>
    <w:rsid w:val="00E42CA9"/>
    <w:rsid w:val="00E4323A"/>
    <w:rsid w:val="00E433B0"/>
    <w:rsid w:val="00E43654"/>
    <w:rsid w:val="00E43720"/>
    <w:rsid w:val="00E44191"/>
    <w:rsid w:val="00E441F8"/>
    <w:rsid w:val="00E448AE"/>
    <w:rsid w:val="00E449DB"/>
    <w:rsid w:val="00E4550B"/>
    <w:rsid w:val="00E45602"/>
    <w:rsid w:val="00E457CC"/>
    <w:rsid w:val="00E464D7"/>
    <w:rsid w:val="00E465DA"/>
    <w:rsid w:val="00E46662"/>
    <w:rsid w:val="00E4701E"/>
    <w:rsid w:val="00E4740C"/>
    <w:rsid w:val="00E47BDA"/>
    <w:rsid w:val="00E5024A"/>
    <w:rsid w:val="00E5096F"/>
    <w:rsid w:val="00E50EF7"/>
    <w:rsid w:val="00E51138"/>
    <w:rsid w:val="00E513B1"/>
    <w:rsid w:val="00E5160F"/>
    <w:rsid w:val="00E51620"/>
    <w:rsid w:val="00E51883"/>
    <w:rsid w:val="00E52025"/>
    <w:rsid w:val="00E521C6"/>
    <w:rsid w:val="00E5233F"/>
    <w:rsid w:val="00E523CE"/>
    <w:rsid w:val="00E5249E"/>
    <w:rsid w:val="00E527F6"/>
    <w:rsid w:val="00E52E3A"/>
    <w:rsid w:val="00E53345"/>
    <w:rsid w:val="00E5338A"/>
    <w:rsid w:val="00E534C3"/>
    <w:rsid w:val="00E53A7E"/>
    <w:rsid w:val="00E53D60"/>
    <w:rsid w:val="00E54083"/>
    <w:rsid w:val="00E540C7"/>
    <w:rsid w:val="00E54BA7"/>
    <w:rsid w:val="00E5511A"/>
    <w:rsid w:val="00E551D2"/>
    <w:rsid w:val="00E553EC"/>
    <w:rsid w:val="00E56225"/>
    <w:rsid w:val="00E56379"/>
    <w:rsid w:val="00E56869"/>
    <w:rsid w:val="00E572AE"/>
    <w:rsid w:val="00E57683"/>
    <w:rsid w:val="00E5793B"/>
    <w:rsid w:val="00E57A8F"/>
    <w:rsid w:val="00E57CF2"/>
    <w:rsid w:val="00E57EAC"/>
    <w:rsid w:val="00E6009C"/>
    <w:rsid w:val="00E60A33"/>
    <w:rsid w:val="00E6117A"/>
    <w:rsid w:val="00E61406"/>
    <w:rsid w:val="00E61D4E"/>
    <w:rsid w:val="00E6213E"/>
    <w:rsid w:val="00E62765"/>
    <w:rsid w:val="00E62CEC"/>
    <w:rsid w:val="00E62F06"/>
    <w:rsid w:val="00E630D6"/>
    <w:rsid w:val="00E63B68"/>
    <w:rsid w:val="00E63E6B"/>
    <w:rsid w:val="00E64100"/>
    <w:rsid w:val="00E64174"/>
    <w:rsid w:val="00E64465"/>
    <w:rsid w:val="00E64584"/>
    <w:rsid w:val="00E64A7C"/>
    <w:rsid w:val="00E64E17"/>
    <w:rsid w:val="00E64F5B"/>
    <w:rsid w:val="00E658FD"/>
    <w:rsid w:val="00E65BFE"/>
    <w:rsid w:val="00E65CA8"/>
    <w:rsid w:val="00E65EB0"/>
    <w:rsid w:val="00E66890"/>
    <w:rsid w:val="00E669F5"/>
    <w:rsid w:val="00E66A78"/>
    <w:rsid w:val="00E66BF8"/>
    <w:rsid w:val="00E66D5F"/>
    <w:rsid w:val="00E66E2C"/>
    <w:rsid w:val="00E671AC"/>
    <w:rsid w:val="00E67274"/>
    <w:rsid w:val="00E673CB"/>
    <w:rsid w:val="00E6742D"/>
    <w:rsid w:val="00E674AC"/>
    <w:rsid w:val="00E67A20"/>
    <w:rsid w:val="00E70290"/>
    <w:rsid w:val="00E70436"/>
    <w:rsid w:val="00E708BB"/>
    <w:rsid w:val="00E712F6"/>
    <w:rsid w:val="00E7133E"/>
    <w:rsid w:val="00E7139A"/>
    <w:rsid w:val="00E713E3"/>
    <w:rsid w:val="00E71437"/>
    <w:rsid w:val="00E71734"/>
    <w:rsid w:val="00E719A5"/>
    <w:rsid w:val="00E71E8F"/>
    <w:rsid w:val="00E71F9B"/>
    <w:rsid w:val="00E7252B"/>
    <w:rsid w:val="00E72A95"/>
    <w:rsid w:val="00E736B7"/>
    <w:rsid w:val="00E73E27"/>
    <w:rsid w:val="00E7400C"/>
    <w:rsid w:val="00E74041"/>
    <w:rsid w:val="00E7424F"/>
    <w:rsid w:val="00E74250"/>
    <w:rsid w:val="00E749F1"/>
    <w:rsid w:val="00E74EB0"/>
    <w:rsid w:val="00E75172"/>
    <w:rsid w:val="00E754A0"/>
    <w:rsid w:val="00E760A8"/>
    <w:rsid w:val="00E762CF"/>
    <w:rsid w:val="00E763F9"/>
    <w:rsid w:val="00E7684F"/>
    <w:rsid w:val="00E76B79"/>
    <w:rsid w:val="00E76D2E"/>
    <w:rsid w:val="00E77082"/>
    <w:rsid w:val="00E770FA"/>
    <w:rsid w:val="00E77194"/>
    <w:rsid w:val="00E7731B"/>
    <w:rsid w:val="00E77BA7"/>
    <w:rsid w:val="00E80050"/>
    <w:rsid w:val="00E805F8"/>
    <w:rsid w:val="00E80C9E"/>
    <w:rsid w:val="00E8130D"/>
    <w:rsid w:val="00E8187C"/>
    <w:rsid w:val="00E81940"/>
    <w:rsid w:val="00E819C7"/>
    <w:rsid w:val="00E81C52"/>
    <w:rsid w:val="00E81C61"/>
    <w:rsid w:val="00E81E43"/>
    <w:rsid w:val="00E82034"/>
    <w:rsid w:val="00E822A0"/>
    <w:rsid w:val="00E82A57"/>
    <w:rsid w:val="00E83042"/>
    <w:rsid w:val="00E8321A"/>
    <w:rsid w:val="00E8332C"/>
    <w:rsid w:val="00E8345B"/>
    <w:rsid w:val="00E8354F"/>
    <w:rsid w:val="00E8355E"/>
    <w:rsid w:val="00E83BA8"/>
    <w:rsid w:val="00E83C9C"/>
    <w:rsid w:val="00E84E37"/>
    <w:rsid w:val="00E84F5E"/>
    <w:rsid w:val="00E850FA"/>
    <w:rsid w:val="00E8553C"/>
    <w:rsid w:val="00E857C0"/>
    <w:rsid w:val="00E85932"/>
    <w:rsid w:val="00E85980"/>
    <w:rsid w:val="00E85C36"/>
    <w:rsid w:val="00E85C97"/>
    <w:rsid w:val="00E85E70"/>
    <w:rsid w:val="00E860C9"/>
    <w:rsid w:val="00E860E7"/>
    <w:rsid w:val="00E8650D"/>
    <w:rsid w:val="00E8668D"/>
    <w:rsid w:val="00E867A7"/>
    <w:rsid w:val="00E86BD9"/>
    <w:rsid w:val="00E8708C"/>
    <w:rsid w:val="00E873C1"/>
    <w:rsid w:val="00E878A2"/>
    <w:rsid w:val="00E8790C"/>
    <w:rsid w:val="00E87BFE"/>
    <w:rsid w:val="00E900C7"/>
    <w:rsid w:val="00E903E0"/>
    <w:rsid w:val="00E90508"/>
    <w:rsid w:val="00E9093F"/>
    <w:rsid w:val="00E914FC"/>
    <w:rsid w:val="00E91810"/>
    <w:rsid w:val="00E91BFE"/>
    <w:rsid w:val="00E91E71"/>
    <w:rsid w:val="00E9327B"/>
    <w:rsid w:val="00E935E1"/>
    <w:rsid w:val="00E93B60"/>
    <w:rsid w:val="00E93D2D"/>
    <w:rsid w:val="00E93D38"/>
    <w:rsid w:val="00E94097"/>
    <w:rsid w:val="00E941AC"/>
    <w:rsid w:val="00E942E3"/>
    <w:rsid w:val="00E9450A"/>
    <w:rsid w:val="00E9561C"/>
    <w:rsid w:val="00E95628"/>
    <w:rsid w:val="00E961E6"/>
    <w:rsid w:val="00E96400"/>
    <w:rsid w:val="00E96404"/>
    <w:rsid w:val="00E9673E"/>
    <w:rsid w:val="00E968E8"/>
    <w:rsid w:val="00E96B46"/>
    <w:rsid w:val="00E96D9C"/>
    <w:rsid w:val="00E96E2A"/>
    <w:rsid w:val="00E96EEC"/>
    <w:rsid w:val="00E970C3"/>
    <w:rsid w:val="00E972FA"/>
    <w:rsid w:val="00E9740F"/>
    <w:rsid w:val="00E97682"/>
    <w:rsid w:val="00EA0703"/>
    <w:rsid w:val="00EA092F"/>
    <w:rsid w:val="00EA0C40"/>
    <w:rsid w:val="00EA0E68"/>
    <w:rsid w:val="00EA0FD4"/>
    <w:rsid w:val="00EA1149"/>
    <w:rsid w:val="00EA124C"/>
    <w:rsid w:val="00EA12AF"/>
    <w:rsid w:val="00EA1332"/>
    <w:rsid w:val="00EA143D"/>
    <w:rsid w:val="00EA1475"/>
    <w:rsid w:val="00EA17B5"/>
    <w:rsid w:val="00EA209F"/>
    <w:rsid w:val="00EA27C3"/>
    <w:rsid w:val="00EA2A58"/>
    <w:rsid w:val="00EA3057"/>
    <w:rsid w:val="00EA324F"/>
    <w:rsid w:val="00EA3535"/>
    <w:rsid w:val="00EA35E6"/>
    <w:rsid w:val="00EA35FF"/>
    <w:rsid w:val="00EA3B8B"/>
    <w:rsid w:val="00EA3BA5"/>
    <w:rsid w:val="00EA40AA"/>
    <w:rsid w:val="00EA40C3"/>
    <w:rsid w:val="00EA415C"/>
    <w:rsid w:val="00EA48D4"/>
    <w:rsid w:val="00EA492F"/>
    <w:rsid w:val="00EA49B1"/>
    <w:rsid w:val="00EA4CA2"/>
    <w:rsid w:val="00EA5465"/>
    <w:rsid w:val="00EA57ED"/>
    <w:rsid w:val="00EA6653"/>
    <w:rsid w:val="00EA671A"/>
    <w:rsid w:val="00EA6846"/>
    <w:rsid w:val="00EA6BE4"/>
    <w:rsid w:val="00EA6C26"/>
    <w:rsid w:val="00EA72B9"/>
    <w:rsid w:val="00EA74D1"/>
    <w:rsid w:val="00EA762E"/>
    <w:rsid w:val="00EA76D8"/>
    <w:rsid w:val="00EA7735"/>
    <w:rsid w:val="00EA77A7"/>
    <w:rsid w:val="00EA7A6F"/>
    <w:rsid w:val="00EA7C07"/>
    <w:rsid w:val="00EA7D18"/>
    <w:rsid w:val="00EA7F44"/>
    <w:rsid w:val="00EB0181"/>
    <w:rsid w:val="00EB057B"/>
    <w:rsid w:val="00EB0924"/>
    <w:rsid w:val="00EB0FF0"/>
    <w:rsid w:val="00EB16CB"/>
    <w:rsid w:val="00EB176E"/>
    <w:rsid w:val="00EB1C58"/>
    <w:rsid w:val="00EB1C83"/>
    <w:rsid w:val="00EB1EF1"/>
    <w:rsid w:val="00EB22D1"/>
    <w:rsid w:val="00EB2458"/>
    <w:rsid w:val="00EB2902"/>
    <w:rsid w:val="00EB2C24"/>
    <w:rsid w:val="00EB2D0F"/>
    <w:rsid w:val="00EB2DCD"/>
    <w:rsid w:val="00EB301C"/>
    <w:rsid w:val="00EB3125"/>
    <w:rsid w:val="00EB33BE"/>
    <w:rsid w:val="00EB34F5"/>
    <w:rsid w:val="00EB360B"/>
    <w:rsid w:val="00EB3896"/>
    <w:rsid w:val="00EB3953"/>
    <w:rsid w:val="00EB3A51"/>
    <w:rsid w:val="00EB3E84"/>
    <w:rsid w:val="00EB485E"/>
    <w:rsid w:val="00EB4B8A"/>
    <w:rsid w:val="00EB4BA7"/>
    <w:rsid w:val="00EB51E4"/>
    <w:rsid w:val="00EB5475"/>
    <w:rsid w:val="00EB554A"/>
    <w:rsid w:val="00EB55EF"/>
    <w:rsid w:val="00EB5635"/>
    <w:rsid w:val="00EB5723"/>
    <w:rsid w:val="00EB5CF4"/>
    <w:rsid w:val="00EB5FC6"/>
    <w:rsid w:val="00EB6153"/>
    <w:rsid w:val="00EB6332"/>
    <w:rsid w:val="00EB6408"/>
    <w:rsid w:val="00EB655F"/>
    <w:rsid w:val="00EB6ACF"/>
    <w:rsid w:val="00EB7441"/>
    <w:rsid w:val="00EB7473"/>
    <w:rsid w:val="00EB7667"/>
    <w:rsid w:val="00EB76FB"/>
    <w:rsid w:val="00EB7B7D"/>
    <w:rsid w:val="00EB7F69"/>
    <w:rsid w:val="00EC079D"/>
    <w:rsid w:val="00EC09C1"/>
    <w:rsid w:val="00EC0A3E"/>
    <w:rsid w:val="00EC0BCA"/>
    <w:rsid w:val="00EC100A"/>
    <w:rsid w:val="00EC15DB"/>
    <w:rsid w:val="00EC1BA3"/>
    <w:rsid w:val="00EC239A"/>
    <w:rsid w:val="00EC25E6"/>
    <w:rsid w:val="00EC26A3"/>
    <w:rsid w:val="00EC2906"/>
    <w:rsid w:val="00EC2D4A"/>
    <w:rsid w:val="00EC3095"/>
    <w:rsid w:val="00EC3B8D"/>
    <w:rsid w:val="00EC3C31"/>
    <w:rsid w:val="00EC3D21"/>
    <w:rsid w:val="00EC3D44"/>
    <w:rsid w:val="00EC4068"/>
    <w:rsid w:val="00EC4DB7"/>
    <w:rsid w:val="00EC4E72"/>
    <w:rsid w:val="00EC5270"/>
    <w:rsid w:val="00EC54F4"/>
    <w:rsid w:val="00EC5985"/>
    <w:rsid w:val="00EC5E7E"/>
    <w:rsid w:val="00EC5EE7"/>
    <w:rsid w:val="00EC6090"/>
    <w:rsid w:val="00EC6376"/>
    <w:rsid w:val="00EC69EE"/>
    <w:rsid w:val="00EC6CD1"/>
    <w:rsid w:val="00EC73A7"/>
    <w:rsid w:val="00EC77EE"/>
    <w:rsid w:val="00EC7AD4"/>
    <w:rsid w:val="00EC7B81"/>
    <w:rsid w:val="00EC7D66"/>
    <w:rsid w:val="00EC7D93"/>
    <w:rsid w:val="00EC7F06"/>
    <w:rsid w:val="00EC7FD6"/>
    <w:rsid w:val="00ED00CF"/>
    <w:rsid w:val="00ED054C"/>
    <w:rsid w:val="00ED08E0"/>
    <w:rsid w:val="00ED0A43"/>
    <w:rsid w:val="00ED0EF9"/>
    <w:rsid w:val="00ED10A0"/>
    <w:rsid w:val="00ED18F8"/>
    <w:rsid w:val="00ED1C0B"/>
    <w:rsid w:val="00ED1FF3"/>
    <w:rsid w:val="00ED238E"/>
    <w:rsid w:val="00ED2517"/>
    <w:rsid w:val="00ED2A94"/>
    <w:rsid w:val="00ED3CD6"/>
    <w:rsid w:val="00ED47DF"/>
    <w:rsid w:val="00ED4DBD"/>
    <w:rsid w:val="00ED5B81"/>
    <w:rsid w:val="00ED5DD8"/>
    <w:rsid w:val="00ED61FC"/>
    <w:rsid w:val="00ED634A"/>
    <w:rsid w:val="00ED6785"/>
    <w:rsid w:val="00ED6D1A"/>
    <w:rsid w:val="00ED6ED5"/>
    <w:rsid w:val="00ED7543"/>
    <w:rsid w:val="00ED7574"/>
    <w:rsid w:val="00ED75C5"/>
    <w:rsid w:val="00ED7E30"/>
    <w:rsid w:val="00ED7EFB"/>
    <w:rsid w:val="00EE07A1"/>
    <w:rsid w:val="00EE09C3"/>
    <w:rsid w:val="00EE1737"/>
    <w:rsid w:val="00EE17B0"/>
    <w:rsid w:val="00EE1962"/>
    <w:rsid w:val="00EE1A28"/>
    <w:rsid w:val="00EE1C27"/>
    <w:rsid w:val="00EE23D0"/>
    <w:rsid w:val="00EE2C86"/>
    <w:rsid w:val="00EE2C8F"/>
    <w:rsid w:val="00EE2D48"/>
    <w:rsid w:val="00EE3626"/>
    <w:rsid w:val="00EE39F0"/>
    <w:rsid w:val="00EE39F8"/>
    <w:rsid w:val="00EE3AD3"/>
    <w:rsid w:val="00EE3B13"/>
    <w:rsid w:val="00EE3E60"/>
    <w:rsid w:val="00EE41F4"/>
    <w:rsid w:val="00EE4325"/>
    <w:rsid w:val="00EE4524"/>
    <w:rsid w:val="00EE4716"/>
    <w:rsid w:val="00EE4B90"/>
    <w:rsid w:val="00EE4BC7"/>
    <w:rsid w:val="00EE4F8E"/>
    <w:rsid w:val="00EE5053"/>
    <w:rsid w:val="00EE5114"/>
    <w:rsid w:val="00EE5589"/>
    <w:rsid w:val="00EE56A0"/>
    <w:rsid w:val="00EE5D12"/>
    <w:rsid w:val="00EE601F"/>
    <w:rsid w:val="00EE606B"/>
    <w:rsid w:val="00EE610A"/>
    <w:rsid w:val="00EE684B"/>
    <w:rsid w:val="00EE6B67"/>
    <w:rsid w:val="00EE6E36"/>
    <w:rsid w:val="00EE6F55"/>
    <w:rsid w:val="00EE7384"/>
    <w:rsid w:val="00EE7995"/>
    <w:rsid w:val="00EE7F44"/>
    <w:rsid w:val="00EF0206"/>
    <w:rsid w:val="00EF0F85"/>
    <w:rsid w:val="00EF1D69"/>
    <w:rsid w:val="00EF2003"/>
    <w:rsid w:val="00EF277E"/>
    <w:rsid w:val="00EF2AEA"/>
    <w:rsid w:val="00EF2BF3"/>
    <w:rsid w:val="00EF2D55"/>
    <w:rsid w:val="00EF30C0"/>
    <w:rsid w:val="00EF3427"/>
    <w:rsid w:val="00EF3480"/>
    <w:rsid w:val="00EF36C8"/>
    <w:rsid w:val="00EF3BF8"/>
    <w:rsid w:val="00EF3F30"/>
    <w:rsid w:val="00EF3F4D"/>
    <w:rsid w:val="00EF4144"/>
    <w:rsid w:val="00EF46E4"/>
    <w:rsid w:val="00EF49D1"/>
    <w:rsid w:val="00EF4AC3"/>
    <w:rsid w:val="00EF50D3"/>
    <w:rsid w:val="00EF59B7"/>
    <w:rsid w:val="00EF5FBF"/>
    <w:rsid w:val="00EF6785"/>
    <w:rsid w:val="00EF6896"/>
    <w:rsid w:val="00EF6A72"/>
    <w:rsid w:val="00EF6CE0"/>
    <w:rsid w:val="00EF797D"/>
    <w:rsid w:val="00EF7B85"/>
    <w:rsid w:val="00EF7CC6"/>
    <w:rsid w:val="00F000FF"/>
    <w:rsid w:val="00F0012C"/>
    <w:rsid w:val="00F00DE4"/>
    <w:rsid w:val="00F0103C"/>
    <w:rsid w:val="00F010A7"/>
    <w:rsid w:val="00F01427"/>
    <w:rsid w:val="00F0151A"/>
    <w:rsid w:val="00F0174E"/>
    <w:rsid w:val="00F01B05"/>
    <w:rsid w:val="00F01CE2"/>
    <w:rsid w:val="00F0209C"/>
    <w:rsid w:val="00F022BB"/>
    <w:rsid w:val="00F023C0"/>
    <w:rsid w:val="00F02BB3"/>
    <w:rsid w:val="00F03ACA"/>
    <w:rsid w:val="00F03AFC"/>
    <w:rsid w:val="00F03B43"/>
    <w:rsid w:val="00F03ED5"/>
    <w:rsid w:val="00F03F77"/>
    <w:rsid w:val="00F04233"/>
    <w:rsid w:val="00F04755"/>
    <w:rsid w:val="00F04D9A"/>
    <w:rsid w:val="00F04EF1"/>
    <w:rsid w:val="00F05439"/>
    <w:rsid w:val="00F05AE1"/>
    <w:rsid w:val="00F05B79"/>
    <w:rsid w:val="00F0628D"/>
    <w:rsid w:val="00F063B1"/>
    <w:rsid w:val="00F06402"/>
    <w:rsid w:val="00F06502"/>
    <w:rsid w:val="00F065D8"/>
    <w:rsid w:val="00F068FA"/>
    <w:rsid w:val="00F06BBA"/>
    <w:rsid w:val="00F06D17"/>
    <w:rsid w:val="00F06E5F"/>
    <w:rsid w:val="00F06EC6"/>
    <w:rsid w:val="00F06F1F"/>
    <w:rsid w:val="00F07ED1"/>
    <w:rsid w:val="00F10242"/>
    <w:rsid w:val="00F1053E"/>
    <w:rsid w:val="00F105DC"/>
    <w:rsid w:val="00F1082F"/>
    <w:rsid w:val="00F1084C"/>
    <w:rsid w:val="00F10866"/>
    <w:rsid w:val="00F10DAB"/>
    <w:rsid w:val="00F10F71"/>
    <w:rsid w:val="00F1192A"/>
    <w:rsid w:val="00F11B46"/>
    <w:rsid w:val="00F11D75"/>
    <w:rsid w:val="00F12519"/>
    <w:rsid w:val="00F1273F"/>
    <w:rsid w:val="00F12B25"/>
    <w:rsid w:val="00F12B42"/>
    <w:rsid w:val="00F12C13"/>
    <w:rsid w:val="00F13183"/>
    <w:rsid w:val="00F138C2"/>
    <w:rsid w:val="00F1392C"/>
    <w:rsid w:val="00F14022"/>
    <w:rsid w:val="00F14296"/>
    <w:rsid w:val="00F144FE"/>
    <w:rsid w:val="00F14580"/>
    <w:rsid w:val="00F14879"/>
    <w:rsid w:val="00F149A7"/>
    <w:rsid w:val="00F149B6"/>
    <w:rsid w:val="00F14FBD"/>
    <w:rsid w:val="00F15A09"/>
    <w:rsid w:val="00F15FB9"/>
    <w:rsid w:val="00F1638D"/>
    <w:rsid w:val="00F1653A"/>
    <w:rsid w:val="00F16B43"/>
    <w:rsid w:val="00F1700A"/>
    <w:rsid w:val="00F170C9"/>
    <w:rsid w:val="00F17284"/>
    <w:rsid w:val="00F172C0"/>
    <w:rsid w:val="00F17389"/>
    <w:rsid w:val="00F176DC"/>
    <w:rsid w:val="00F17C48"/>
    <w:rsid w:val="00F17CE2"/>
    <w:rsid w:val="00F200EA"/>
    <w:rsid w:val="00F201FC"/>
    <w:rsid w:val="00F20F1F"/>
    <w:rsid w:val="00F21477"/>
    <w:rsid w:val="00F216C2"/>
    <w:rsid w:val="00F21AFA"/>
    <w:rsid w:val="00F21C35"/>
    <w:rsid w:val="00F221FA"/>
    <w:rsid w:val="00F228F2"/>
    <w:rsid w:val="00F22A77"/>
    <w:rsid w:val="00F22B43"/>
    <w:rsid w:val="00F22CE4"/>
    <w:rsid w:val="00F22F45"/>
    <w:rsid w:val="00F22F8C"/>
    <w:rsid w:val="00F2333C"/>
    <w:rsid w:val="00F237B7"/>
    <w:rsid w:val="00F239DA"/>
    <w:rsid w:val="00F23E32"/>
    <w:rsid w:val="00F23EBD"/>
    <w:rsid w:val="00F23ED5"/>
    <w:rsid w:val="00F240A4"/>
    <w:rsid w:val="00F243DB"/>
    <w:rsid w:val="00F24668"/>
    <w:rsid w:val="00F24742"/>
    <w:rsid w:val="00F247F6"/>
    <w:rsid w:val="00F24D5D"/>
    <w:rsid w:val="00F24D84"/>
    <w:rsid w:val="00F24DD3"/>
    <w:rsid w:val="00F24E77"/>
    <w:rsid w:val="00F2521E"/>
    <w:rsid w:val="00F25850"/>
    <w:rsid w:val="00F259A2"/>
    <w:rsid w:val="00F25BD5"/>
    <w:rsid w:val="00F25DE9"/>
    <w:rsid w:val="00F25E57"/>
    <w:rsid w:val="00F25EC9"/>
    <w:rsid w:val="00F261BC"/>
    <w:rsid w:val="00F2629D"/>
    <w:rsid w:val="00F2643F"/>
    <w:rsid w:val="00F2679A"/>
    <w:rsid w:val="00F2686B"/>
    <w:rsid w:val="00F26C59"/>
    <w:rsid w:val="00F26E05"/>
    <w:rsid w:val="00F26EBB"/>
    <w:rsid w:val="00F27433"/>
    <w:rsid w:val="00F2749D"/>
    <w:rsid w:val="00F27577"/>
    <w:rsid w:val="00F27662"/>
    <w:rsid w:val="00F27DF2"/>
    <w:rsid w:val="00F27FC7"/>
    <w:rsid w:val="00F3015D"/>
    <w:rsid w:val="00F305EC"/>
    <w:rsid w:val="00F30D80"/>
    <w:rsid w:val="00F3131C"/>
    <w:rsid w:val="00F316AB"/>
    <w:rsid w:val="00F31965"/>
    <w:rsid w:val="00F32016"/>
    <w:rsid w:val="00F32CA0"/>
    <w:rsid w:val="00F33289"/>
    <w:rsid w:val="00F335CB"/>
    <w:rsid w:val="00F33727"/>
    <w:rsid w:val="00F33761"/>
    <w:rsid w:val="00F3381A"/>
    <w:rsid w:val="00F339D2"/>
    <w:rsid w:val="00F33ADC"/>
    <w:rsid w:val="00F34BE9"/>
    <w:rsid w:val="00F34E9A"/>
    <w:rsid w:val="00F34F40"/>
    <w:rsid w:val="00F3525B"/>
    <w:rsid w:val="00F357E0"/>
    <w:rsid w:val="00F358EA"/>
    <w:rsid w:val="00F359AB"/>
    <w:rsid w:val="00F36193"/>
    <w:rsid w:val="00F362E1"/>
    <w:rsid w:val="00F37178"/>
    <w:rsid w:val="00F37210"/>
    <w:rsid w:val="00F3735B"/>
    <w:rsid w:val="00F3783C"/>
    <w:rsid w:val="00F37848"/>
    <w:rsid w:val="00F37AA3"/>
    <w:rsid w:val="00F37AF2"/>
    <w:rsid w:val="00F37D07"/>
    <w:rsid w:val="00F400F5"/>
    <w:rsid w:val="00F4049C"/>
    <w:rsid w:val="00F40BE2"/>
    <w:rsid w:val="00F40C8B"/>
    <w:rsid w:val="00F40CC3"/>
    <w:rsid w:val="00F40DD4"/>
    <w:rsid w:val="00F410BE"/>
    <w:rsid w:val="00F411EF"/>
    <w:rsid w:val="00F41CB2"/>
    <w:rsid w:val="00F41D3E"/>
    <w:rsid w:val="00F41E61"/>
    <w:rsid w:val="00F42003"/>
    <w:rsid w:val="00F42297"/>
    <w:rsid w:val="00F42A68"/>
    <w:rsid w:val="00F43539"/>
    <w:rsid w:val="00F4393A"/>
    <w:rsid w:val="00F43BFD"/>
    <w:rsid w:val="00F43F2C"/>
    <w:rsid w:val="00F44335"/>
    <w:rsid w:val="00F445F0"/>
    <w:rsid w:val="00F447F8"/>
    <w:rsid w:val="00F448A1"/>
    <w:rsid w:val="00F44AC2"/>
    <w:rsid w:val="00F44AEC"/>
    <w:rsid w:val="00F44C3B"/>
    <w:rsid w:val="00F4535B"/>
    <w:rsid w:val="00F45659"/>
    <w:rsid w:val="00F45A3C"/>
    <w:rsid w:val="00F45CE9"/>
    <w:rsid w:val="00F45D01"/>
    <w:rsid w:val="00F460B6"/>
    <w:rsid w:val="00F463D2"/>
    <w:rsid w:val="00F46CCC"/>
    <w:rsid w:val="00F47001"/>
    <w:rsid w:val="00F472A7"/>
    <w:rsid w:val="00F47725"/>
    <w:rsid w:val="00F503A8"/>
    <w:rsid w:val="00F5044C"/>
    <w:rsid w:val="00F50534"/>
    <w:rsid w:val="00F50667"/>
    <w:rsid w:val="00F50C89"/>
    <w:rsid w:val="00F50D7F"/>
    <w:rsid w:val="00F511DE"/>
    <w:rsid w:val="00F511E6"/>
    <w:rsid w:val="00F52674"/>
    <w:rsid w:val="00F52EB7"/>
    <w:rsid w:val="00F53794"/>
    <w:rsid w:val="00F542AA"/>
    <w:rsid w:val="00F54306"/>
    <w:rsid w:val="00F5488B"/>
    <w:rsid w:val="00F54C7D"/>
    <w:rsid w:val="00F54F21"/>
    <w:rsid w:val="00F54FD3"/>
    <w:rsid w:val="00F55132"/>
    <w:rsid w:val="00F5556E"/>
    <w:rsid w:val="00F55B3A"/>
    <w:rsid w:val="00F55BE4"/>
    <w:rsid w:val="00F55DDB"/>
    <w:rsid w:val="00F562DD"/>
    <w:rsid w:val="00F563BD"/>
    <w:rsid w:val="00F564FA"/>
    <w:rsid w:val="00F56D1F"/>
    <w:rsid w:val="00F57B03"/>
    <w:rsid w:val="00F57CD8"/>
    <w:rsid w:val="00F60058"/>
    <w:rsid w:val="00F600EE"/>
    <w:rsid w:val="00F603BB"/>
    <w:rsid w:val="00F60B49"/>
    <w:rsid w:val="00F60C33"/>
    <w:rsid w:val="00F60D67"/>
    <w:rsid w:val="00F60E21"/>
    <w:rsid w:val="00F61169"/>
    <w:rsid w:val="00F61212"/>
    <w:rsid w:val="00F61550"/>
    <w:rsid w:val="00F61EDA"/>
    <w:rsid w:val="00F6226F"/>
    <w:rsid w:val="00F6253B"/>
    <w:rsid w:val="00F62580"/>
    <w:rsid w:val="00F626C7"/>
    <w:rsid w:val="00F62874"/>
    <w:rsid w:val="00F62BCC"/>
    <w:rsid w:val="00F62CD4"/>
    <w:rsid w:val="00F62D78"/>
    <w:rsid w:val="00F632CB"/>
    <w:rsid w:val="00F639CD"/>
    <w:rsid w:val="00F63D5B"/>
    <w:rsid w:val="00F64E10"/>
    <w:rsid w:val="00F64F37"/>
    <w:rsid w:val="00F6517E"/>
    <w:rsid w:val="00F65869"/>
    <w:rsid w:val="00F663D1"/>
    <w:rsid w:val="00F66423"/>
    <w:rsid w:val="00F66569"/>
    <w:rsid w:val="00F66B2F"/>
    <w:rsid w:val="00F674FA"/>
    <w:rsid w:val="00F6750D"/>
    <w:rsid w:val="00F6758C"/>
    <w:rsid w:val="00F6785A"/>
    <w:rsid w:val="00F67938"/>
    <w:rsid w:val="00F67A94"/>
    <w:rsid w:val="00F67E1E"/>
    <w:rsid w:val="00F7022C"/>
    <w:rsid w:val="00F70562"/>
    <w:rsid w:val="00F70592"/>
    <w:rsid w:val="00F706FB"/>
    <w:rsid w:val="00F7087F"/>
    <w:rsid w:val="00F70B2A"/>
    <w:rsid w:val="00F714FE"/>
    <w:rsid w:val="00F71568"/>
    <w:rsid w:val="00F71576"/>
    <w:rsid w:val="00F718F5"/>
    <w:rsid w:val="00F71A6A"/>
    <w:rsid w:val="00F71A81"/>
    <w:rsid w:val="00F71A82"/>
    <w:rsid w:val="00F722C9"/>
    <w:rsid w:val="00F728D7"/>
    <w:rsid w:val="00F729AE"/>
    <w:rsid w:val="00F72C03"/>
    <w:rsid w:val="00F72E97"/>
    <w:rsid w:val="00F730A6"/>
    <w:rsid w:val="00F73415"/>
    <w:rsid w:val="00F7374E"/>
    <w:rsid w:val="00F7458C"/>
    <w:rsid w:val="00F746D9"/>
    <w:rsid w:val="00F74B69"/>
    <w:rsid w:val="00F74C47"/>
    <w:rsid w:val="00F74E3B"/>
    <w:rsid w:val="00F74E94"/>
    <w:rsid w:val="00F75159"/>
    <w:rsid w:val="00F753BC"/>
    <w:rsid w:val="00F754E7"/>
    <w:rsid w:val="00F75903"/>
    <w:rsid w:val="00F7590C"/>
    <w:rsid w:val="00F7599A"/>
    <w:rsid w:val="00F75D1D"/>
    <w:rsid w:val="00F75D4E"/>
    <w:rsid w:val="00F760B4"/>
    <w:rsid w:val="00F76228"/>
    <w:rsid w:val="00F762AC"/>
    <w:rsid w:val="00F76614"/>
    <w:rsid w:val="00F76AC0"/>
    <w:rsid w:val="00F76C1F"/>
    <w:rsid w:val="00F76C88"/>
    <w:rsid w:val="00F76DEF"/>
    <w:rsid w:val="00F770A9"/>
    <w:rsid w:val="00F77145"/>
    <w:rsid w:val="00F7731F"/>
    <w:rsid w:val="00F775D3"/>
    <w:rsid w:val="00F77DB4"/>
    <w:rsid w:val="00F77E32"/>
    <w:rsid w:val="00F77E85"/>
    <w:rsid w:val="00F77F8E"/>
    <w:rsid w:val="00F804A9"/>
    <w:rsid w:val="00F8081D"/>
    <w:rsid w:val="00F816D9"/>
    <w:rsid w:val="00F81703"/>
    <w:rsid w:val="00F81EB2"/>
    <w:rsid w:val="00F82223"/>
    <w:rsid w:val="00F8229A"/>
    <w:rsid w:val="00F8246D"/>
    <w:rsid w:val="00F82E9B"/>
    <w:rsid w:val="00F830FF"/>
    <w:rsid w:val="00F83254"/>
    <w:rsid w:val="00F83445"/>
    <w:rsid w:val="00F837B2"/>
    <w:rsid w:val="00F83E12"/>
    <w:rsid w:val="00F84835"/>
    <w:rsid w:val="00F8485D"/>
    <w:rsid w:val="00F84B59"/>
    <w:rsid w:val="00F84BB8"/>
    <w:rsid w:val="00F84F14"/>
    <w:rsid w:val="00F85341"/>
    <w:rsid w:val="00F85CDF"/>
    <w:rsid w:val="00F86228"/>
    <w:rsid w:val="00F863D1"/>
    <w:rsid w:val="00F86762"/>
    <w:rsid w:val="00F867FE"/>
    <w:rsid w:val="00F8693F"/>
    <w:rsid w:val="00F86F09"/>
    <w:rsid w:val="00F87B18"/>
    <w:rsid w:val="00F87CDC"/>
    <w:rsid w:val="00F87EF7"/>
    <w:rsid w:val="00F9010B"/>
    <w:rsid w:val="00F902CF"/>
    <w:rsid w:val="00F903B5"/>
    <w:rsid w:val="00F90857"/>
    <w:rsid w:val="00F9089A"/>
    <w:rsid w:val="00F90B41"/>
    <w:rsid w:val="00F90F70"/>
    <w:rsid w:val="00F91142"/>
    <w:rsid w:val="00F9145C"/>
    <w:rsid w:val="00F91CE6"/>
    <w:rsid w:val="00F91D40"/>
    <w:rsid w:val="00F929D7"/>
    <w:rsid w:val="00F92B5C"/>
    <w:rsid w:val="00F92DFA"/>
    <w:rsid w:val="00F92FCF"/>
    <w:rsid w:val="00F9343F"/>
    <w:rsid w:val="00F949FF"/>
    <w:rsid w:val="00F94D74"/>
    <w:rsid w:val="00F954B5"/>
    <w:rsid w:val="00F95B38"/>
    <w:rsid w:val="00F95C9B"/>
    <w:rsid w:val="00F95F12"/>
    <w:rsid w:val="00F961F2"/>
    <w:rsid w:val="00F96425"/>
    <w:rsid w:val="00F968D7"/>
    <w:rsid w:val="00F96DFF"/>
    <w:rsid w:val="00FA0650"/>
    <w:rsid w:val="00FA06FE"/>
    <w:rsid w:val="00FA0ED4"/>
    <w:rsid w:val="00FA13BA"/>
    <w:rsid w:val="00FA13DC"/>
    <w:rsid w:val="00FA13FB"/>
    <w:rsid w:val="00FA14F4"/>
    <w:rsid w:val="00FA1AA3"/>
    <w:rsid w:val="00FA222E"/>
    <w:rsid w:val="00FA2619"/>
    <w:rsid w:val="00FA271B"/>
    <w:rsid w:val="00FA28D7"/>
    <w:rsid w:val="00FA2AAF"/>
    <w:rsid w:val="00FA2F7F"/>
    <w:rsid w:val="00FA3948"/>
    <w:rsid w:val="00FA39BC"/>
    <w:rsid w:val="00FA3C7A"/>
    <w:rsid w:val="00FA3F26"/>
    <w:rsid w:val="00FA4324"/>
    <w:rsid w:val="00FA4430"/>
    <w:rsid w:val="00FA49EE"/>
    <w:rsid w:val="00FA4BF9"/>
    <w:rsid w:val="00FA5537"/>
    <w:rsid w:val="00FA5D05"/>
    <w:rsid w:val="00FA66A4"/>
    <w:rsid w:val="00FA6BDD"/>
    <w:rsid w:val="00FA6E04"/>
    <w:rsid w:val="00FA7476"/>
    <w:rsid w:val="00FA78A5"/>
    <w:rsid w:val="00FA7928"/>
    <w:rsid w:val="00FA7940"/>
    <w:rsid w:val="00FA7DD8"/>
    <w:rsid w:val="00FA7FB4"/>
    <w:rsid w:val="00FB02C4"/>
    <w:rsid w:val="00FB0A57"/>
    <w:rsid w:val="00FB0C7A"/>
    <w:rsid w:val="00FB0D00"/>
    <w:rsid w:val="00FB0DB1"/>
    <w:rsid w:val="00FB0FA7"/>
    <w:rsid w:val="00FB0FE7"/>
    <w:rsid w:val="00FB10D2"/>
    <w:rsid w:val="00FB11C1"/>
    <w:rsid w:val="00FB1223"/>
    <w:rsid w:val="00FB1249"/>
    <w:rsid w:val="00FB136C"/>
    <w:rsid w:val="00FB1629"/>
    <w:rsid w:val="00FB1B9A"/>
    <w:rsid w:val="00FB1E0C"/>
    <w:rsid w:val="00FB20B2"/>
    <w:rsid w:val="00FB21CE"/>
    <w:rsid w:val="00FB26C0"/>
    <w:rsid w:val="00FB2732"/>
    <w:rsid w:val="00FB2C50"/>
    <w:rsid w:val="00FB3059"/>
    <w:rsid w:val="00FB3399"/>
    <w:rsid w:val="00FB3595"/>
    <w:rsid w:val="00FB3717"/>
    <w:rsid w:val="00FB3BBD"/>
    <w:rsid w:val="00FB3F49"/>
    <w:rsid w:val="00FB40B2"/>
    <w:rsid w:val="00FB42A3"/>
    <w:rsid w:val="00FB4649"/>
    <w:rsid w:val="00FB4AE1"/>
    <w:rsid w:val="00FB4CC3"/>
    <w:rsid w:val="00FB4D21"/>
    <w:rsid w:val="00FB4F5D"/>
    <w:rsid w:val="00FB4FF8"/>
    <w:rsid w:val="00FB5346"/>
    <w:rsid w:val="00FB5847"/>
    <w:rsid w:val="00FB58D0"/>
    <w:rsid w:val="00FB5B01"/>
    <w:rsid w:val="00FB5B85"/>
    <w:rsid w:val="00FB5E2A"/>
    <w:rsid w:val="00FB5ED7"/>
    <w:rsid w:val="00FB60B5"/>
    <w:rsid w:val="00FB6274"/>
    <w:rsid w:val="00FB65B1"/>
    <w:rsid w:val="00FB681A"/>
    <w:rsid w:val="00FB72A0"/>
    <w:rsid w:val="00FB7384"/>
    <w:rsid w:val="00FB7408"/>
    <w:rsid w:val="00FB75E4"/>
    <w:rsid w:val="00FB785E"/>
    <w:rsid w:val="00FC0969"/>
    <w:rsid w:val="00FC0D45"/>
    <w:rsid w:val="00FC0E08"/>
    <w:rsid w:val="00FC115F"/>
    <w:rsid w:val="00FC120C"/>
    <w:rsid w:val="00FC12EF"/>
    <w:rsid w:val="00FC130A"/>
    <w:rsid w:val="00FC1725"/>
    <w:rsid w:val="00FC1C1D"/>
    <w:rsid w:val="00FC1F18"/>
    <w:rsid w:val="00FC21B5"/>
    <w:rsid w:val="00FC229B"/>
    <w:rsid w:val="00FC22CB"/>
    <w:rsid w:val="00FC249B"/>
    <w:rsid w:val="00FC25BD"/>
    <w:rsid w:val="00FC2A01"/>
    <w:rsid w:val="00FC2FC4"/>
    <w:rsid w:val="00FC35D1"/>
    <w:rsid w:val="00FC39CE"/>
    <w:rsid w:val="00FC3BCF"/>
    <w:rsid w:val="00FC3FF2"/>
    <w:rsid w:val="00FC47CD"/>
    <w:rsid w:val="00FC492D"/>
    <w:rsid w:val="00FC4BC2"/>
    <w:rsid w:val="00FC4FFB"/>
    <w:rsid w:val="00FC54D0"/>
    <w:rsid w:val="00FC5651"/>
    <w:rsid w:val="00FC5667"/>
    <w:rsid w:val="00FC5941"/>
    <w:rsid w:val="00FC5AFC"/>
    <w:rsid w:val="00FC5EA3"/>
    <w:rsid w:val="00FC5F6F"/>
    <w:rsid w:val="00FC69BD"/>
    <w:rsid w:val="00FC6B74"/>
    <w:rsid w:val="00FC6F2C"/>
    <w:rsid w:val="00FC7069"/>
    <w:rsid w:val="00FC709E"/>
    <w:rsid w:val="00FC720B"/>
    <w:rsid w:val="00FC7402"/>
    <w:rsid w:val="00FC758B"/>
    <w:rsid w:val="00FC78C0"/>
    <w:rsid w:val="00FC79CF"/>
    <w:rsid w:val="00FC7A44"/>
    <w:rsid w:val="00FC7BE2"/>
    <w:rsid w:val="00FD00B7"/>
    <w:rsid w:val="00FD0118"/>
    <w:rsid w:val="00FD0385"/>
    <w:rsid w:val="00FD0973"/>
    <w:rsid w:val="00FD15DD"/>
    <w:rsid w:val="00FD17A4"/>
    <w:rsid w:val="00FD1ACB"/>
    <w:rsid w:val="00FD2048"/>
    <w:rsid w:val="00FD22B6"/>
    <w:rsid w:val="00FD2381"/>
    <w:rsid w:val="00FD2726"/>
    <w:rsid w:val="00FD29F3"/>
    <w:rsid w:val="00FD2A05"/>
    <w:rsid w:val="00FD303F"/>
    <w:rsid w:val="00FD3193"/>
    <w:rsid w:val="00FD31AB"/>
    <w:rsid w:val="00FD33EC"/>
    <w:rsid w:val="00FD35F1"/>
    <w:rsid w:val="00FD35F6"/>
    <w:rsid w:val="00FD3DF6"/>
    <w:rsid w:val="00FD3E57"/>
    <w:rsid w:val="00FD443A"/>
    <w:rsid w:val="00FD443B"/>
    <w:rsid w:val="00FD4449"/>
    <w:rsid w:val="00FD44DE"/>
    <w:rsid w:val="00FD47AC"/>
    <w:rsid w:val="00FD498E"/>
    <w:rsid w:val="00FD4DF2"/>
    <w:rsid w:val="00FD4FE4"/>
    <w:rsid w:val="00FD5167"/>
    <w:rsid w:val="00FD546C"/>
    <w:rsid w:val="00FD5A03"/>
    <w:rsid w:val="00FD5D16"/>
    <w:rsid w:val="00FD5EC3"/>
    <w:rsid w:val="00FD6286"/>
    <w:rsid w:val="00FD6749"/>
    <w:rsid w:val="00FD6896"/>
    <w:rsid w:val="00FD6E28"/>
    <w:rsid w:val="00FD71E0"/>
    <w:rsid w:val="00FD748A"/>
    <w:rsid w:val="00FD7BFD"/>
    <w:rsid w:val="00FD7C20"/>
    <w:rsid w:val="00FE0100"/>
    <w:rsid w:val="00FE043E"/>
    <w:rsid w:val="00FE07EE"/>
    <w:rsid w:val="00FE1717"/>
    <w:rsid w:val="00FE1C58"/>
    <w:rsid w:val="00FE20F2"/>
    <w:rsid w:val="00FE21C7"/>
    <w:rsid w:val="00FE2203"/>
    <w:rsid w:val="00FE2572"/>
    <w:rsid w:val="00FE2CD4"/>
    <w:rsid w:val="00FE2F21"/>
    <w:rsid w:val="00FE30E1"/>
    <w:rsid w:val="00FE310C"/>
    <w:rsid w:val="00FE3231"/>
    <w:rsid w:val="00FE343A"/>
    <w:rsid w:val="00FE38FA"/>
    <w:rsid w:val="00FE391B"/>
    <w:rsid w:val="00FE3BC1"/>
    <w:rsid w:val="00FE3C6E"/>
    <w:rsid w:val="00FE42E7"/>
    <w:rsid w:val="00FE44AD"/>
    <w:rsid w:val="00FE4C7F"/>
    <w:rsid w:val="00FE5359"/>
    <w:rsid w:val="00FE53BB"/>
    <w:rsid w:val="00FE5592"/>
    <w:rsid w:val="00FE593C"/>
    <w:rsid w:val="00FE63CE"/>
    <w:rsid w:val="00FE6A72"/>
    <w:rsid w:val="00FE6B22"/>
    <w:rsid w:val="00FE72F3"/>
    <w:rsid w:val="00FE753A"/>
    <w:rsid w:val="00FE7693"/>
    <w:rsid w:val="00FE7720"/>
    <w:rsid w:val="00FE7A27"/>
    <w:rsid w:val="00FE7B9A"/>
    <w:rsid w:val="00FF0357"/>
    <w:rsid w:val="00FF09A0"/>
    <w:rsid w:val="00FF11F0"/>
    <w:rsid w:val="00FF187D"/>
    <w:rsid w:val="00FF1CAB"/>
    <w:rsid w:val="00FF1D5F"/>
    <w:rsid w:val="00FF2288"/>
    <w:rsid w:val="00FF23BD"/>
    <w:rsid w:val="00FF250F"/>
    <w:rsid w:val="00FF2912"/>
    <w:rsid w:val="00FF29B4"/>
    <w:rsid w:val="00FF3251"/>
    <w:rsid w:val="00FF391B"/>
    <w:rsid w:val="00FF3FC5"/>
    <w:rsid w:val="00FF4313"/>
    <w:rsid w:val="00FF463C"/>
    <w:rsid w:val="00FF55C1"/>
    <w:rsid w:val="00FF5A13"/>
    <w:rsid w:val="00FF5B4E"/>
    <w:rsid w:val="00FF5EDB"/>
    <w:rsid w:val="00FF5FC4"/>
    <w:rsid w:val="00FF61BA"/>
    <w:rsid w:val="00FF629C"/>
    <w:rsid w:val="00FF63DF"/>
    <w:rsid w:val="00FF696B"/>
    <w:rsid w:val="00FF6DCD"/>
    <w:rsid w:val="00FF7778"/>
    <w:rsid w:val="00FF799E"/>
    <w:rsid w:val="00FF79A7"/>
    <w:rsid w:val="00FF7AC3"/>
    <w:rsid w:val="00FF7BCF"/>
    <w:rsid w:val="00FF7D45"/>
    <w:rsid w:val="1B66A3EC"/>
    <w:rsid w:val="2DB4CCD9"/>
    <w:rsid w:val="3755FEE7"/>
    <w:rsid w:val="43B4F4A5"/>
    <w:rsid w:val="49D96B91"/>
    <w:rsid w:val="4F1BDB67"/>
    <w:rsid w:val="5F0D77A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15E0F7"/>
  <w15:docId w15:val="{672FAD06-C2D8-49FE-A892-B07ADDA2D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color w:val="5F5F5F"/>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137"/>
    <w:pPr>
      <w:spacing w:after="120" w:line="276" w:lineRule="auto"/>
      <w:jc w:val="both"/>
    </w:pPr>
  </w:style>
  <w:style w:type="paragraph" w:styleId="Heading1">
    <w:name w:val="heading 1"/>
    <w:basedOn w:val="berschrift11"/>
    <w:next w:val="Normal"/>
    <w:link w:val="Heading1Char"/>
    <w:qFormat/>
    <w:rsid w:val="001D4C72"/>
    <w:pPr>
      <w:pageBreakBefore/>
      <w:numPr>
        <w:numId w:val="53"/>
      </w:numPr>
      <w:jc w:val="left"/>
      <w:outlineLvl w:val="0"/>
    </w:pPr>
    <w:rPr>
      <w:b/>
      <w:bCs/>
      <w:noProof/>
      <w:color w:val="FFFFFF" w:themeColor="background1"/>
      <w:sz w:val="40"/>
      <w:szCs w:val="22"/>
      <w:lang w:val="en-US" w:eastAsia="en-US"/>
    </w:rPr>
  </w:style>
  <w:style w:type="paragraph" w:styleId="Heading2">
    <w:name w:val="heading 2"/>
    <w:basedOn w:val="Normal"/>
    <w:next w:val="Normal"/>
    <w:link w:val="Heading2Char"/>
    <w:autoRedefine/>
    <w:unhideWhenUsed/>
    <w:qFormat/>
    <w:rsid w:val="00DA1A43"/>
    <w:pPr>
      <w:keepNext/>
      <w:pageBreakBefore/>
      <w:numPr>
        <w:ilvl w:val="1"/>
        <w:numId w:val="53"/>
      </w:numPr>
      <w:spacing w:before="240"/>
      <w:outlineLvl w:val="1"/>
    </w:pPr>
    <w:rPr>
      <w:b/>
      <w:color w:val="0778A5"/>
      <w:sz w:val="28"/>
      <w:szCs w:val="22"/>
    </w:rPr>
  </w:style>
  <w:style w:type="paragraph" w:styleId="Heading3">
    <w:name w:val="heading 3"/>
    <w:basedOn w:val="Heading4"/>
    <w:next w:val="Normal"/>
    <w:link w:val="Heading3Char"/>
    <w:autoRedefine/>
    <w:unhideWhenUsed/>
    <w:qFormat/>
    <w:rsid w:val="00373A9F"/>
    <w:pPr>
      <w:numPr>
        <w:ilvl w:val="0"/>
        <w:numId w:val="0"/>
      </w:numPr>
      <w:outlineLvl w:val="2"/>
    </w:pPr>
    <w:rPr>
      <w:sz w:val="24"/>
      <w:szCs w:val="24"/>
    </w:rPr>
  </w:style>
  <w:style w:type="paragraph" w:styleId="Heading4">
    <w:name w:val="heading 4"/>
    <w:basedOn w:val="Normal"/>
    <w:next w:val="Normal"/>
    <w:link w:val="Heading4Char"/>
    <w:autoRedefine/>
    <w:unhideWhenUsed/>
    <w:qFormat/>
    <w:rsid w:val="004E069D"/>
    <w:pPr>
      <w:keepNext/>
      <w:numPr>
        <w:ilvl w:val="3"/>
        <w:numId w:val="2"/>
      </w:numPr>
      <w:spacing w:before="300"/>
      <w:ind w:left="-709" w:firstLine="851"/>
      <w:outlineLvl w:val="3"/>
    </w:pPr>
    <w:rPr>
      <w:b/>
      <w:color w:val="0778A5"/>
      <w:sz w:val="22"/>
      <w:szCs w:val="22"/>
    </w:rPr>
  </w:style>
  <w:style w:type="paragraph" w:styleId="Heading5">
    <w:name w:val="heading 5"/>
    <w:basedOn w:val="Normal"/>
    <w:next w:val="Normal"/>
    <w:link w:val="Heading5Char"/>
    <w:unhideWhenUsed/>
    <w:qFormat/>
    <w:rsid w:val="009B5C9B"/>
    <w:pPr>
      <w:numPr>
        <w:ilvl w:val="4"/>
        <w:numId w:val="2"/>
      </w:numPr>
      <w:pBdr>
        <w:bottom w:val="single" w:sz="6" w:space="1" w:color="4F81BD"/>
      </w:pBdr>
      <w:spacing w:before="300"/>
      <w:outlineLvl w:val="4"/>
    </w:pPr>
    <w:rPr>
      <w:caps/>
      <w:color w:val="365F91"/>
      <w:spacing w:val="10"/>
      <w:szCs w:val="22"/>
    </w:rPr>
  </w:style>
  <w:style w:type="paragraph" w:styleId="Heading6">
    <w:name w:val="heading 6"/>
    <w:basedOn w:val="Normal"/>
    <w:next w:val="Normal"/>
    <w:link w:val="Heading6Char"/>
    <w:unhideWhenUsed/>
    <w:qFormat/>
    <w:rsid w:val="00CC0D70"/>
    <w:pPr>
      <w:numPr>
        <w:ilvl w:val="5"/>
        <w:numId w:val="2"/>
      </w:numPr>
      <w:spacing w:before="300"/>
      <w:outlineLvl w:val="5"/>
    </w:pPr>
    <w:rPr>
      <w:caps/>
      <w:color w:val="365F91"/>
      <w:spacing w:val="10"/>
      <w:szCs w:val="22"/>
    </w:rPr>
  </w:style>
  <w:style w:type="paragraph" w:styleId="Heading7">
    <w:name w:val="heading 7"/>
    <w:basedOn w:val="Normal"/>
    <w:next w:val="Normal"/>
    <w:link w:val="Heading7Char"/>
    <w:unhideWhenUsed/>
    <w:qFormat/>
    <w:rsid w:val="00D66662"/>
    <w:pPr>
      <w:numPr>
        <w:ilvl w:val="6"/>
        <w:numId w:val="2"/>
      </w:numPr>
      <w:spacing w:before="300"/>
      <w:ind w:left="1298" w:hanging="1298"/>
      <w:outlineLvl w:val="6"/>
    </w:pPr>
    <w:rPr>
      <w:caps/>
      <w:color w:val="365F91"/>
      <w:spacing w:val="10"/>
      <w:szCs w:val="22"/>
    </w:rPr>
  </w:style>
  <w:style w:type="paragraph" w:styleId="Heading8">
    <w:name w:val="heading 8"/>
    <w:basedOn w:val="Normal"/>
    <w:next w:val="Normal"/>
    <w:link w:val="Heading8Char"/>
    <w:unhideWhenUsed/>
    <w:qFormat/>
    <w:rsid w:val="009B5C9B"/>
    <w:pPr>
      <w:numPr>
        <w:ilvl w:val="7"/>
        <w:numId w:val="2"/>
      </w:numPr>
      <w:spacing w:before="300"/>
      <w:outlineLvl w:val="7"/>
    </w:pPr>
    <w:rPr>
      <w:caps/>
      <w:spacing w:val="10"/>
      <w:sz w:val="18"/>
      <w:szCs w:val="18"/>
    </w:rPr>
  </w:style>
  <w:style w:type="paragraph" w:styleId="Heading9">
    <w:name w:val="heading 9"/>
    <w:basedOn w:val="Normal"/>
    <w:next w:val="Normal"/>
    <w:link w:val="Heading9Char"/>
    <w:unhideWhenUsed/>
    <w:qFormat/>
    <w:rsid w:val="009B5C9B"/>
    <w:pPr>
      <w:numPr>
        <w:ilvl w:val="8"/>
        <w:numId w:val="2"/>
      </w:num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1D4C72"/>
    <w:rPr>
      <w:b/>
      <w:bCs/>
      <w:noProof/>
      <w:color w:val="FFFFFF" w:themeColor="background1"/>
      <w:sz w:val="40"/>
      <w:szCs w:val="22"/>
      <w:lang w:val="en-US" w:eastAsia="en-US"/>
    </w:rPr>
  </w:style>
  <w:style w:type="character" w:customStyle="1" w:styleId="Heading2Char">
    <w:name w:val="Heading 2 Char"/>
    <w:link w:val="Heading2"/>
    <w:rsid w:val="00DA1A43"/>
    <w:rPr>
      <w:b/>
      <w:color w:val="0778A5"/>
      <w:sz w:val="28"/>
      <w:szCs w:val="22"/>
    </w:rPr>
  </w:style>
  <w:style w:type="character" w:customStyle="1" w:styleId="Heading3Char">
    <w:name w:val="Heading 3 Char"/>
    <w:link w:val="Heading3"/>
    <w:rsid w:val="00373A9F"/>
    <w:rPr>
      <w:b/>
      <w:color w:val="0778A5"/>
      <w:sz w:val="24"/>
      <w:szCs w:val="24"/>
    </w:rPr>
  </w:style>
  <w:style w:type="character" w:customStyle="1" w:styleId="Heading4Char">
    <w:name w:val="Heading 4 Char"/>
    <w:link w:val="Heading4"/>
    <w:rsid w:val="004E069D"/>
    <w:rPr>
      <w:b/>
      <w:color w:val="0778A5"/>
      <w:sz w:val="22"/>
      <w:szCs w:val="22"/>
    </w:rPr>
  </w:style>
  <w:style w:type="character" w:customStyle="1" w:styleId="Heading5Char">
    <w:name w:val="Heading 5 Char"/>
    <w:link w:val="Heading5"/>
    <w:rsid w:val="009B5C9B"/>
    <w:rPr>
      <w:caps/>
      <w:color w:val="365F91"/>
      <w:spacing w:val="10"/>
      <w:szCs w:val="22"/>
    </w:rPr>
  </w:style>
  <w:style w:type="character" w:customStyle="1" w:styleId="Heading6Char">
    <w:name w:val="Heading 6 Char"/>
    <w:link w:val="Heading6"/>
    <w:rsid w:val="00CC0D70"/>
    <w:rPr>
      <w:caps/>
      <w:color w:val="365F91"/>
      <w:spacing w:val="10"/>
      <w:szCs w:val="22"/>
    </w:rPr>
  </w:style>
  <w:style w:type="character" w:customStyle="1" w:styleId="Heading7Char">
    <w:name w:val="Heading 7 Char"/>
    <w:link w:val="Heading7"/>
    <w:rsid w:val="00D66662"/>
    <w:rPr>
      <w:caps/>
      <w:color w:val="365F91"/>
      <w:spacing w:val="10"/>
      <w:szCs w:val="22"/>
    </w:rPr>
  </w:style>
  <w:style w:type="character" w:customStyle="1" w:styleId="Heading8Char">
    <w:name w:val="Heading 8 Char"/>
    <w:link w:val="Heading8"/>
    <w:rsid w:val="009B5C9B"/>
    <w:rPr>
      <w:caps/>
      <w:spacing w:val="10"/>
      <w:sz w:val="18"/>
      <w:szCs w:val="18"/>
    </w:rPr>
  </w:style>
  <w:style w:type="character" w:customStyle="1" w:styleId="Heading9Char">
    <w:name w:val="Heading 9 Char"/>
    <w:link w:val="Heading9"/>
    <w:rsid w:val="009B5C9B"/>
    <w:rPr>
      <w:i/>
      <w:caps/>
      <w:spacing w:val="10"/>
      <w:sz w:val="18"/>
      <w:szCs w:val="18"/>
    </w:rPr>
  </w:style>
  <w:style w:type="paragraph" w:customStyle="1" w:styleId="Default">
    <w:name w:val="Default"/>
    <w:rsid w:val="00B221C6"/>
    <w:pPr>
      <w:autoSpaceDE w:val="0"/>
      <w:autoSpaceDN w:val="0"/>
      <w:adjustRightInd w:val="0"/>
      <w:spacing w:before="200" w:after="200" w:line="276" w:lineRule="auto"/>
    </w:pPr>
    <w:rPr>
      <w:color w:val="000000"/>
      <w:sz w:val="24"/>
      <w:szCs w:val="24"/>
    </w:rPr>
  </w:style>
  <w:style w:type="paragraph" w:styleId="BodyText">
    <w:name w:val="Body Text"/>
    <w:basedOn w:val="Normal"/>
    <w:link w:val="BodyTextChar"/>
    <w:uiPriority w:val="99"/>
    <w:semiHidden/>
    <w:rsid w:val="00B221C6"/>
    <w:pPr>
      <w:spacing w:before="120" w:line="300" w:lineRule="atLeast"/>
    </w:pPr>
    <w:rPr>
      <w:rFonts w:cs="Arial"/>
    </w:rPr>
  </w:style>
  <w:style w:type="character" w:customStyle="1" w:styleId="BodyTextChar">
    <w:name w:val="Body Text Char"/>
    <w:basedOn w:val="DefaultParagraphFont"/>
    <w:link w:val="BodyText"/>
    <w:uiPriority w:val="99"/>
    <w:semiHidden/>
    <w:rsid w:val="000272AC"/>
    <w:rPr>
      <w:rFonts w:ascii="Arial" w:hAnsi="Arial" w:cs="Arial"/>
      <w:sz w:val="22"/>
    </w:rPr>
  </w:style>
  <w:style w:type="paragraph" w:styleId="BlockText">
    <w:name w:val="Block Text"/>
    <w:basedOn w:val="Normal"/>
    <w:uiPriority w:val="99"/>
    <w:semiHidden/>
    <w:rsid w:val="00B221C6"/>
    <w:pPr>
      <w:spacing w:before="120" w:line="300" w:lineRule="atLeast"/>
      <w:ind w:left="1259" w:right="2744"/>
    </w:pPr>
    <w:rPr>
      <w:rFonts w:cs="Arial"/>
    </w:rPr>
  </w:style>
  <w:style w:type="paragraph" w:styleId="NormalWeb">
    <w:name w:val="Normal (Web)"/>
    <w:basedOn w:val="Normal"/>
    <w:uiPriority w:val="99"/>
    <w:unhideWhenUsed/>
    <w:rsid w:val="00B221C6"/>
    <w:pPr>
      <w:spacing w:before="100" w:beforeAutospacing="1" w:after="100" w:afterAutospacing="1"/>
    </w:pPr>
  </w:style>
  <w:style w:type="paragraph" w:styleId="Caption">
    <w:name w:val="caption"/>
    <w:aliases w:val="Bild-Beschriftung,Figure title,table_title"/>
    <w:basedOn w:val="Normal"/>
    <w:next w:val="Normal"/>
    <w:link w:val="CaptionChar"/>
    <w:autoRedefine/>
    <w:uiPriority w:val="35"/>
    <w:unhideWhenUsed/>
    <w:qFormat/>
    <w:rsid w:val="008676DE"/>
    <w:pPr>
      <w:keepNext/>
      <w:keepLines/>
      <w:spacing w:before="240"/>
      <w:jc w:val="left"/>
    </w:pPr>
    <w:rPr>
      <w:rFonts w:cs="Arial"/>
      <w:b/>
      <w:szCs w:val="16"/>
      <w:lang w:val="en-US"/>
    </w:rPr>
  </w:style>
  <w:style w:type="character" w:customStyle="1" w:styleId="CaptionChar">
    <w:name w:val="Caption Char"/>
    <w:aliases w:val="Bild-Beschriftung Char,Figure title Char,table_title Char"/>
    <w:basedOn w:val="DefaultParagraphFont"/>
    <w:link w:val="Caption"/>
    <w:uiPriority w:val="35"/>
    <w:rsid w:val="008676DE"/>
    <w:rPr>
      <w:rFonts w:cs="Arial"/>
      <w:b/>
      <w:szCs w:val="16"/>
      <w:lang w:val="en-US"/>
    </w:rPr>
  </w:style>
  <w:style w:type="paragraph" w:styleId="Header">
    <w:name w:val="header"/>
    <w:basedOn w:val="Normal"/>
    <w:link w:val="HeaderChar"/>
    <w:uiPriority w:val="99"/>
    <w:unhideWhenUsed/>
    <w:rsid w:val="00F31965"/>
    <w:pPr>
      <w:tabs>
        <w:tab w:val="center" w:pos="4513"/>
        <w:tab w:val="right" w:pos="9026"/>
      </w:tabs>
    </w:pPr>
    <w:rPr>
      <w:sz w:val="24"/>
      <w:szCs w:val="24"/>
    </w:rPr>
  </w:style>
  <w:style w:type="character" w:customStyle="1" w:styleId="HeaderChar">
    <w:name w:val="Header Char"/>
    <w:link w:val="Header"/>
    <w:uiPriority w:val="99"/>
    <w:rsid w:val="00F31965"/>
    <w:rPr>
      <w:sz w:val="24"/>
      <w:szCs w:val="24"/>
    </w:rPr>
  </w:style>
  <w:style w:type="paragraph" w:styleId="Footer">
    <w:name w:val="footer"/>
    <w:basedOn w:val="Normal"/>
    <w:link w:val="FooterChar"/>
    <w:uiPriority w:val="99"/>
    <w:unhideWhenUsed/>
    <w:rsid w:val="00F31965"/>
    <w:pPr>
      <w:tabs>
        <w:tab w:val="center" w:pos="4513"/>
        <w:tab w:val="right" w:pos="9026"/>
      </w:tabs>
    </w:pPr>
    <w:rPr>
      <w:sz w:val="24"/>
      <w:szCs w:val="24"/>
    </w:rPr>
  </w:style>
  <w:style w:type="character" w:customStyle="1" w:styleId="FooterChar">
    <w:name w:val="Footer Char"/>
    <w:link w:val="Footer"/>
    <w:uiPriority w:val="99"/>
    <w:rsid w:val="00F31965"/>
    <w:rPr>
      <w:sz w:val="24"/>
      <w:szCs w:val="24"/>
    </w:rPr>
  </w:style>
  <w:style w:type="paragraph" w:styleId="BalloonText">
    <w:name w:val="Balloon Text"/>
    <w:basedOn w:val="Normal"/>
    <w:link w:val="BalloonTextChar"/>
    <w:uiPriority w:val="99"/>
    <w:semiHidden/>
    <w:unhideWhenUsed/>
    <w:rsid w:val="00F31965"/>
    <w:rPr>
      <w:rFonts w:ascii="Tahoma" w:hAnsi="Tahoma"/>
      <w:sz w:val="16"/>
      <w:szCs w:val="16"/>
    </w:rPr>
  </w:style>
  <w:style w:type="character" w:customStyle="1" w:styleId="BalloonTextChar">
    <w:name w:val="Balloon Text Char"/>
    <w:link w:val="BalloonText"/>
    <w:uiPriority w:val="99"/>
    <w:semiHidden/>
    <w:rsid w:val="00F31965"/>
    <w:rPr>
      <w:rFonts w:ascii="Tahoma" w:hAnsi="Tahoma" w:cs="Tahoma"/>
      <w:sz w:val="16"/>
      <w:szCs w:val="16"/>
    </w:rPr>
  </w:style>
  <w:style w:type="character" w:styleId="CommentReference">
    <w:name w:val="annotation reference"/>
    <w:uiPriority w:val="99"/>
    <w:unhideWhenUsed/>
    <w:rsid w:val="00BE0BBB"/>
    <w:rPr>
      <w:sz w:val="16"/>
      <w:szCs w:val="16"/>
    </w:rPr>
  </w:style>
  <w:style w:type="paragraph" w:styleId="CommentText">
    <w:name w:val="annotation text"/>
    <w:basedOn w:val="Normal"/>
    <w:link w:val="CommentTextChar"/>
    <w:uiPriority w:val="99"/>
    <w:unhideWhenUsed/>
    <w:rsid w:val="00BE0BBB"/>
  </w:style>
  <w:style w:type="character" w:customStyle="1" w:styleId="CommentTextChar">
    <w:name w:val="Comment Text Char"/>
    <w:basedOn w:val="DefaultParagraphFont"/>
    <w:link w:val="CommentText"/>
    <w:uiPriority w:val="99"/>
    <w:rsid w:val="00BE0BBB"/>
  </w:style>
  <w:style w:type="paragraph" w:styleId="CommentSubject">
    <w:name w:val="annotation subject"/>
    <w:basedOn w:val="CommentText"/>
    <w:next w:val="CommentText"/>
    <w:link w:val="CommentSubjectChar"/>
    <w:uiPriority w:val="99"/>
    <w:semiHidden/>
    <w:unhideWhenUsed/>
    <w:rsid w:val="00BE0BBB"/>
    <w:rPr>
      <w:b/>
      <w:bCs/>
    </w:rPr>
  </w:style>
  <w:style w:type="character" w:customStyle="1" w:styleId="CommentSubjectChar">
    <w:name w:val="Comment Subject Char"/>
    <w:link w:val="CommentSubject"/>
    <w:uiPriority w:val="99"/>
    <w:semiHidden/>
    <w:rsid w:val="00BE0BBB"/>
    <w:rPr>
      <w:b/>
      <w:bCs/>
    </w:rPr>
  </w:style>
  <w:style w:type="character" w:styleId="Hyperlink">
    <w:name w:val="Hyperlink"/>
    <w:uiPriority w:val="99"/>
    <w:unhideWhenUsed/>
    <w:rsid w:val="00142EB4"/>
    <w:rPr>
      <w:color w:val="0000FF"/>
      <w:u w:val="single"/>
    </w:rPr>
  </w:style>
  <w:style w:type="paragraph" w:styleId="ListParagraph">
    <w:name w:val="List Paragraph"/>
    <w:basedOn w:val="Spiegelstriche"/>
    <w:link w:val="ListParagraphChar"/>
    <w:autoRedefine/>
    <w:uiPriority w:val="34"/>
    <w:qFormat/>
    <w:rsid w:val="003629BB"/>
    <w:pPr>
      <w:numPr>
        <w:numId w:val="6"/>
      </w:numPr>
    </w:pPr>
    <w:rPr>
      <w:lang w:val="en-US"/>
    </w:rPr>
  </w:style>
  <w:style w:type="character" w:customStyle="1" w:styleId="ListParagraphChar">
    <w:name w:val="List Paragraph Char"/>
    <w:basedOn w:val="DefaultParagraphFont"/>
    <w:link w:val="ListParagraph"/>
    <w:uiPriority w:val="34"/>
    <w:locked/>
    <w:rsid w:val="003629BB"/>
    <w:rPr>
      <w:lang w:val="en-US"/>
    </w:rPr>
  </w:style>
  <w:style w:type="paragraph" w:styleId="Revision">
    <w:name w:val="Revision"/>
    <w:hidden/>
    <w:uiPriority w:val="99"/>
    <w:semiHidden/>
    <w:rsid w:val="002E3A65"/>
    <w:pPr>
      <w:spacing w:before="200" w:after="200" w:line="276" w:lineRule="auto"/>
    </w:pPr>
    <w:rPr>
      <w:sz w:val="24"/>
      <w:szCs w:val="24"/>
    </w:rPr>
  </w:style>
  <w:style w:type="paragraph" w:styleId="FootnoteText">
    <w:name w:val="footnote text"/>
    <w:basedOn w:val="Normal"/>
    <w:link w:val="FootnoteTextChar"/>
    <w:uiPriority w:val="99"/>
    <w:unhideWhenUsed/>
    <w:rsid w:val="00131219"/>
  </w:style>
  <w:style w:type="character" w:customStyle="1" w:styleId="FootnoteTextChar">
    <w:name w:val="Footnote Text Char"/>
    <w:basedOn w:val="DefaultParagraphFont"/>
    <w:link w:val="FootnoteText"/>
    <w:uiPriority w:val="99"/>
    <w:rsid w:val="00131219"/>
  </w:style>
  <w:style w:type="character" w:styleId="FootnoteReference">
    <w:name w:val="footnote reference"/>
    <w:uiPriority w:val="99"/>
    <w:semiHidden/>
    <w:unhideWhenUsed/>
    <w:rsid w:val="00131219"/>
    <w:rPr>
      <w:vertAlign w:val="superscript"/>
    </w:rPr>
  </w:style>
  <w:style w:type="table" w:styleId="TableGrid">
    <w:name w:val="Table Grid"/>
    <w:basedOn w:val="TableNormal"/>
    <w:uiPriority w:val="39"/>
    <w:rsid w:val="00F84F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Normal"/>
    <w:next w:val="Normal"/>
    <w:uiPriority w:val="39"/>
    <w:unhideWhenUsed/>
    <w:qFormat/>
    <w:rsid w:val="00152137"/>
    <w:pPr>
      <w:spacing w:before="360"/>
    </w:pPr>
    <w:rPr>
      <w:b/>
      <w:color w:val="0778A5"/>
      <w:sz w:val="40"/>
      <w:lang w:bidi="en-US"/>
    </w:rPr>
  </w:style>
  <w:style w:type="paragraph" w:styleId="TOC1">
    <w:name w:val="toc 1"/>
    <w:basedOn w:val="Normal"/>
    <w:next w:val="Normal"/>
    <w:autoRedefine/>
    <w:uiPriority w:val="39"/>
    <w:unhideWhenUsed/>
    <w:rsid w:val="0090103F"/>
    <w:pPr>
      <w:tabs>
        <w:tab w:val="left" w:pos="440"/>
        <w:tab w:val="right" w:leader="dot" w:pos="9017"/>
      </w:tabs>
    </w:pPr>
  </w:style>
  <w:style w:type="paragraph" w:styleId="Title">
    <w:name w:val="Title"/>
    <w:basedOn w:val="Normal"/>
    <w:next w:val="Normal"/>
    <w:link w:val="TitleChar"/>
    <w:qFormat/>
    <w:rsid w:val="009B5C9B"/>
    <w:pPr>
      <w:spacing w:before="720"/>
    </w:pPr>
    <w:rPr>
      <w:caps/>
      <w:color w:val="4F81BD"/>
      <w:spacing w:val="10"/>
      <w:kern w:val="28"/>
      <w:sz w:val="52"/>
      <w:szCs w:val="52"/>
    </w:rPr>
  </w:style>
  <w:style w:type="character" w:customStyle="1" w:styleId="TitleChar">
    <w:name w:val="Title Char"/>
    <w:link w:val="Title"/>
    <w:rsid w:val="009B5C9B"/>
    <w:rPr>
      <w:caps/>
      <w:color w:val="4F81BD"/>
      <w:spacing w:val="10"/>
      <w:kern w:val="28"/>
      <w:sz w:val="52"/>
      <w:szCs w:val="52"/>
    </w:rPr>
  </w:style>
  <w:style w:type="paragraph" w:styleId="Subtitle">
    <w:name w:val="Subtitle"/>
    <w:basedOn w:val="Normal"/>
    <w:next w:val="Normal"/>
    <w:link w:val="SubtitleChar"/>
    <w:uiPriority w:val="11"/>
    <w:qFormat/>
    <w:rsid w:val="009B5C9B"/>
    <w:pPr>
      <w:spacing w:after="1000" w:line="240" w:lineRule="auto"/>
    </w:pPr>
    <w:rPr>
      <w:caps/>
      <w:color w:val="595959"/>
      <w:spacing w:val="10"/>
      <w:sz w:val="24"/>
      <w:szCs w:val="24"/>
    </w:rPr>
  </w:style>
  <w:style w:type="character" w:customStyle="1" w:styleId="SubtitleChar">
    <w:name w:val="Subtitle Char"/>
    <w:link w:val="Subtitle"/>
    <w:uiPriority w:val="11"/>
    <w:rsid w:val="009B5C9B"/>
    <w:rPr>
      <w:caps/>
      <w:color w:val="595959"/>
      <w:spacing w:val="10"/>
      <w:sz w:val="24"/>
      <w:szCs w:val="24"/>
    </w:rPr>
  </w:style>
  <w:style w:type="character" w:styleId="Strong">
    <w:name w:val="Strong"/>
    <w:uiPriority w:val="22"/>
    <w:qFormat/>
    <w:rsid w:val="009B5C9B"/>
    <w:rPr>
      <w:b/>
      <w:bCs/>
    </w:rPr>
  </w:style>
  <w:style w:type="character" w:styleId="Emphasis">
    <w:name w:val="Emphasis"/>
    <w:uiPriority w:val="20"/>
    <w:qFormat/>
    <w:rsid w:val="009B5C9B"/>
    <w:rPr>
      <w:caps/>
      <w:color w:val="243F60"/>
      <w:spacing w:val="5"/>
    </w:rPr>
  </w:style>
  <w:style w:type="paragraph" w:styleId="NoSpacing">
    <w:name w:val="No Spacing"/>
    <w:basedOn w:val="Normal"/>
    <w:link w:val="NoSpacingChar"/>
    <w:uiPriority w:val="1"/>
    <w:qFormat/>
    <w:rsid w:val="009B5C9B"/>
    <w:pPr>
      <w:spacing w:line="240" w:lineRule="auto"/>
    </w:pPr>
  </w:style>
  <w:style w:type="character" w:customStyle="1" w:styleId="NoSpacingChar">
    <w:name w:val="No Spacing Char"/>
    <w:link w:val="NoSpacing"/>
    <w:uiPriority w:val="1"/>
    <w:rsid w:val="009B5C9B"/>
    <w:rPr>
      <w:sz w:val="20"/>
      <w:szCs w:val="20"/>
    </w:rPr>
  </w:style>
  <w:style w:type="paragraph" w:styleId="Quote">
    <w:name w:val="Quote"/>
    <w:basedOn w:val="Normal"/>
    <w:next w:val="Normal"/>
    <w:link w:val="QuoteChar"/>
    <w:uiPriority w:val="29"/>
    <w:qFormat/>
    <w:rsid w:val="009B5C9B"/>
    <w:rPr>
      <w:i/>
      <w:iCs/>
    </w:rPr>
  </w:style>
  <w:style w:type="character" w:customStyle="1" w:styleId="QuoteChar">
    <w:name w:val="Quote Char"/>
    <w:link w:val="Quote"/>
    <w:uiPriority w:val="29"/>
    <w:rsid w:val="009B5C9B"/>
    <w:rPr>
      <w:i/>
      <w:iCs/>
      <w:sz w:val="20"/>
      <w:szCs w:val="20"/>
    </w:rPr>
  </w:style>
  <w:style w:type="paragraph" w:styleId="IntenseQuote">
    <w:name w:val="Intense Quote"/>
    <w:basedOn w:val="Normal"/>
    <w:next w:val="Normal"/>
    <w:link w:val="IntenseQuoteChar"/>
    <w:uiPriority w:val="30"/>
    <w:qFormat/>
    <w:rsid w:val="009B5C9B"/>
    <w:pPr>
      <w:pBdr>
        <w:top w:val="single" w:sz="4" w:space="10" w:color="4F81BD"/>
        <w:left w:val="single" w:sz="4" w:space="10" w:color="4F81BD"/>
      </w:pBdr>
      <w:ind w:left="1296" w:right="1152"/>
    </w:pPr>
    <w:rPr>
      <w:i/>
      <w:iCs/>
      <w:color w:val="4F81BD"/>
    </w:rPr>
  </w:style>
  <w:style w:type="character" w:customStyle="1" w:styleId="IntenseQuoteChar">
    <w:name w:val="Intense Quote Char"/>
    <w:link w:val="IntenseQuote"/>
    <w:uiPriority w:val="30"/>
    <w:rsid w:val="009B5C9B"/>
    <w:rPr>
      <w:i/>
      <w:iCs/>
      <w:color w:val="4F81BD"/>
      <w:sz w:val="20"/>
      <w:szCs w:val="20"/>
    </w:rPr>
  </w:style>
  <w:style w:type="character" w:styleId="SubtleEmphasis">
    <w:name w:val="Subtle Emphasis"/>
    <w:uiPriority w:val="19"/>
    <w:qFormat/>
    <w:rsid w:val="009B5C9B"/>
    <w:rPr>
      <w:i/>
      <w:iCs/>
      <w:color w:val="243F60"/>
    </w:rPr>
  </w:style>
  <w:style w:type="character" w:styleId="IntenseEmphasis">
    <w:name w:val="Intense Emphasis"/>
    <w:uiPriority w:val="21"/>
    <w:qFormat/>
    <w:rsid w:val="009B5C9B"/>
    <w:rPr>
      <w:b/>
      <w:bCs/>
      <w:caps/>
      <w:color w:val="243F60"/>
      <w:spacing w:val="10"/>
    </w:rPr>
  </w:style>
  <w:style w:type="character" w:styleId="SubtleReference">
    <w:name w:val="Subtle Reference"/>
    <w:uiPriority w:val="31"/>
    <w:qFormat/>
    <w:rsid w:val="009B5C9B"/>
    <w:rPr>
      <w:b/>
      <w:bCs/>
      <w:color w:val="4F81BD"/>
    </w:rPr>
  </w:style>
  <w:style w:type="character" w:styleId="IntenseReference">
    <w:name w:val="Intense Reference"/>
    <w:uiPriority w:val="32"/>
    <w:qFormat/>
    <w:rsid w:val="009B5C9B"/>
    <w:rPr>
      <w:b/>
      <w:bCs/>
      <w:i/>
      <w:iCs/>
      <w:caps/>
      <w:color w:val="4F81BD"/>
    </w:rPr>
  </w:style>
  <w:style w:type="character" w:styleId="BookTitle">
    <w:name w:val="Book Title"/>
    <w:uiPriority w:val="33"/>
    <w:qFormat/>
    <w:rsid w:val="009B5C9B"/>
    <w:rPr>
      <w:b/>
      <w:bCs/>
      <w:i/>
      <w:iCs/>
      <w:spacing w:val="9"/>
    </w:rPr>
  </w:style>
  <w:style w:type="character" w:customStyle="1" w:styleId="Redaktionell">
    <w:name w:val="Redaktionell"/>
    <w:qFormat/>
    <w:rsid w:val="009B5C9B"/>
    <w:rPr>
      <w:b/>
      <w:color w:val="0070C0"/>
    </w:rPr>
  </w:style>
  <w:style w:type="character" w:customStyle="1" w:styleId="TODO">
    <w:name w:val="TODO"/>
    <w:qFormat/>
    <w:rsid w:val="009B5C9B"/>
    <w:rPr>
      <w:b/>
      <w:color w:val="FF0000"/>
    </w:rPr>
  </w:style>
  <w:style w:type="paragraph" w:customStyle="1" w:styleId="Zitat1">
    <w:name w:val="ZitatÜ1"/>
    <w:basedOn w:val="Normal"/>
    <w:link w:val="Zitat1Zchn"/>
    <w:qFormat/>
    <w:rsid w:val="009B5C9B"/>
    <w:pPr>
      <w:pBdr>
        <w:left w:val="single" w:sz="4" w:space="4" w:color="auto"/>
      </w:pBdr>
      <w:shd w:val="clear" w:color="auto" w:fill="BDD6EE"/>
      <w:ind w:left="567"/>
    </w:pPr>
    <w:rPr>
      <w:b/>
      <w:bCs/>
    </w:rPr>
  </w:style>
  <w:style w:type="character" w:customStyle="1" w:styleId="Zitat1Zchn">
    <w:name w:val="ZitatÜ1 Zchn"/>
    <w:link w:val="Zitat1"/>
    <w:rsid w:val="009B5C9B"/>
    <w:rPr>
      <w:b/>
      <w:bCs/>
      <w:shd w:val="clear" w:color="auto" w:fill="BDD6EE"/>
    </w:rPr>
  </w:style>
  <w:style w:type="paragraph" w:customStyle="1" w:styleId="ZitatStandard">
    <w:name w:val="ZitatStandard"/>
    <w:basedOn w:val="Zitat1"/>
    <w:link w:val="ZitatStandardZchn"/>
    <w:qFormat/>
    <w:rsid w:val="00517256"/>
    <w:rPr>
      <w:b w:val="0"/>
    </w:rPr>
  </w:style>
  <w:style w:type="character" w:customStyle="1" w:styleId="ZitatStandardZchn">
    <w:name w:val="ZitatStandard Zchn"/>
    <w:link w:val="ZitatStandard"/>
    <w:rsid w:val="00517256"/>
    <w:rPr>
      <w:b w:val="0"/>
      <w:bCs/>
      <w:sz w:val="22"/>
      <w:szCs w:val="20"/>
      <w:shd w:val="clear" w:color="auto" w:fill="BDD6EE"/>
    </w:rPr>
  </w:style>
  <w:style w:type="paragraph" w:customStyle="1" w:styleId="Anforderung">
    <w:name w:val="Anforderung"/>
    <w:basedOn w:val="Normal"/>
    <w:link w:val="AnforderungZchn"/>
    <w:qFormat/>
    <w:rsid w:val="00271B7D"/>
    <w:pPr>
      <w:pBdr>
        <w:top w:val="single" w:sz="4" w:space="1" w:color="auto"/>
        <w:left w:val="single" w:sz="4" w:space="4" w:color="auto"/>
        <w:bottom w:val="single" w:sz="4" w:space="1" w:color="auto"/>
        <w:right w:val="single" w:sz="4" w:space="4" w:color="auto"/>
      </w:pBdr>
    </w:pPr>
  </w:style>
  <w:style w:type="character" w:customStyle="1" w:styleId="AnforderungZchn">
    <w:name w:val="Anforderung Zchn"/>
    <w:link w:val="Anforderung"/>
    <w:rsid w:val="00271B7D"/>
    <w:rPr>
      <w:sz w:val="22"/>
    </w:rPr>
  </w:style>
  <w:style w:type="paragraph" w:customStyle="1" w:styleId="Bemerkung">
    <w:name w:val="Bemerkung"/>
    <w:basedOn w:val="Normal"/>
    <w:link w:val="BemerkungZchn"/>
    <w:qFormat/>
    <w:rsid w:val="00271B7D"/>
    <w:rPr>
      <w:i/>
    </w:rPr>
  </w:style>
  <w:style w:type="character" w:customStyle="1" w:styleId="BemerkungZchn">
    <w:name w:val="Bemerkung Zchn"/>
    <w:link w:val="Bemerkung"/>
    <w:rsid w:val="00271B7D"/>
    <w:rPr>
      <w:i/>
      <w:sz w:val="22"/>
    </w:rPr>
  </w:style>
  <w:style w:type="paragraph" w:customStyle="1" w:styleId="Einrck">
    <w:name w:val="Einrück"/>
    <w:basedOn w:val="Normal"/>
    <w:link w:val="EinrckZchn"/>
    <w:qFormat/>
    <w:rsid w:val="00271B7D"/>
    <w:pPr>
      <w:ind w:left="567"/>
    </w:pPr>
  </w:style>
  <w:style w:type="character" w:customStyle="1" w:styleId="EinrckZchn">
    <w:name w:val="Einrück Zchn"/>
    <w:link w:val="Einrck"/>
    <w:rsid w:val="00271B7D"/>
    <w:rPr>
      <w:sz w:val="22"/>
    </w:rPr>
  </w:style>
  <w:style w:type="paragraph" w:customStyle="1" w:styleId="Spiegelstriche">
    <w:name w:val="Spiegelstriche"/>
    <w:basedOn w:val="Einrck"/>
    <w:link w:val="SpiegelstricheZchn"/>
    <w:qFormat/>
    <w:rsid w:val="001D3862"/>
    <w:pPr>
      <w:spacing w:after="60"/>
      <w:ind w:left="0"/>
    </w:pPr>
  </w:style>
  <w:style w:type="character" w:customStyle="1" w:styleId="SpiegelstricheZchn">
    <w:name w:val="Spiegelstriche Zchn"/>
    <w:basedOn w:val="EinrckZchn"/>
    <w:link w:val="Spiegelstriche"/>
    <w:rsid w:val="001D3862"/>
    <w:rPr>
      <w:sz w:val="22"/>
    </w:rPr>
  </w:style>
  <w:style w:type="paragraph" w:styleId="TOC2">
    <w:name w:val="toc 2"/>
    <w:basedOn w:val="Normal"/>
    <w:next w:val="Normal"/>
    <w:autoRedefine/>
    <w:uiPriority w:val="39"/>
    <w:unhideWhenUsed/>
    <w:rsid w:val="00C6639F"/>
    <w:pPr>
      <w:tabs>
        <w:tab w:val="left" w:pos="880"/>
        <w:tab w:val="right" w:leader="dot" w:pos="9017"/>
      </w:tabs>
      <w:ind w:left="220"/>
    </w:pPr>
  </w:style>
  <w:style w:type="paragraph" w:styleId="TOC3">
    <w:name w:val="toc 3"/>
    <w:basedOn w:val="Normal"/>
    <w:next w:val="Normal"/>
    <w:autoRedefine/>
    <w:uiPriority w:val="39"/>
    <w:unhideWhenUsed/>
    <w:rsid w:val="00F1653A"/>
    <w:pPr>
      <w:tabs>
        <w:tab w:val="left" w:pos="1320"/>
        <w:tab w:val="right" w:leader="dot" w:pos="9017"/>
      </w:tabs>
      <w:ind w:left="440"/>
    </w:pPr>
  </w:style>
  <w:style w:type="table" w:customStyle="1" w:styleId="PlainTable41">
    <w:name w:val="Plain Table 41"/>
    <w:basedOn w:val="TableNormal"/>
    <w:uiPriority w:val="44"/>
    <w:rsid w:val="003A0EC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erkmalBody">
    <w:name w:val="MerkmalBody"/>
    <w:basedOn w:val="Normal"/>
    <w:link w:val="MerkmalBodyZchn"/>
    <w:qFormat/>
    <w:rsid w:val="003243D8"/>
    <w:pPr>
      <w:tabs>
        <w:tab w:val="left" w:pos="2410"/>
      </w:tabs>
      <w:ind w:left="2410"/>
    </w:pPr>
  </w:style>
  <w:style w:type="character" w:customStyle="1" w:styleId="MerkmalBodyZchn">
    <w:name w:val="MerkmalBody Zchn"/>
    <w:link w:val="MerkmalBody"/>
    <w:rsid w:val="003243D8"/>
    <w:rPr>
      <w:sz w:val="22"/>
    </w:rPr>
  </w:style>
  <w:style w:type="paragraph" w:customStyle="1" w:styleId="MerkmalHeader">
    <w:name w:val="MerkmalHeader"/>
    <w:basedOn w:val="Normal"/>
    <w:link w:val="MerkmalHeaderZchn"/>
    <w:qFormat/>
    <w:rsid w:val="003243D8"/>
    <w:pPr>
      <w:keepNext/>
      <w:tabs>
        <w:tab w:val="num" w:pos="720"/>
        <w:tab w:val="left" w:pos="2410"/>
      </w:tabs>
      <w:ind w:left="2410" w:hanging="1559"/>
    </w:pPr>
    <w:rPr>
      <w:b/>
    </w:rPr>
  </w:style>
  <w:style w:type="character" w:customStyle="1" w:styleId="MerkmalHeaderZchn">
    <w:name w:val="MerkmalHeader Zchn"/>
    <w:link w:val="MerkmalHeader"/>
    <w:rsid w:val="003243D8"/>
    <w:rPr>
      <w:b/>
    </w:rPr>
  </w:style>
  <w:style w:type="table" w:customStyle="1" w:styleId="PlainTable21">
    <w:name w:val="Plain Table 21"/>
    <w:basedOn w:val="TableNormal"/>
    <w:uiPriority w:val="42"/>
    <w:rsid w:val="00373B5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373B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4-Accent11">
    <w:name w:val="List Table 4 - Accent 11"/>
    <w:basedOn w:val="TableNormal"/>
    <w:uiPriority w:val="49"/>
    <w:rsid w:val="00F5556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51">
    <w:name w:val="List Table 4 - Accent 51"/>
    <w:basedOn w:val="TableNormal"/>
    <w:uiPriority w:val="49"/>
    <w:rsid w:val="00F5556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6Colorful-Accent11">
    <w:name w:val="Grid Table 6 Colorful - Accent 11"/>
    <w:basedOn w:val="TableNormal"/>
    <w:uiPriority w:val="51"/>
    <w:rsid w:val="00F5556E"/>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C10E6C"/>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1ZeileEinrck">
    <w:name w:val="1ZeileEinrück"/>
    <w:basedOn w:val="Normal"/>
    <w:link w:val="1ZeileEinrckZchn"/>
    <w:qFormat/>
    <w:rsid w:val="00710392"/>
    <w:pPr>
      <w:keepNext/>
      <w:contextualSpacing/>
    </w:pPr>
    <w:rPr>
      <w:b/>
      <w:bCs/>
    </w:rPr>
  </w:style>
  <w:style w:type="character" w:customStyle="1" w:styleId="1ZeileEinrckZchn">
    <w:name w:val="1ZeileEinrück Zchn"/>
    <w:basedOn w:val="DefaultParagraphFont"/>
    <w:link w:val="1ZeileEinrck"/>
    <w:rsid w:val="00710392"/>
    <w:rPr>
      <w:b/>
      <w:bCs/>
      <w:sz w:val="22"/>
    </w:rPr>
  </w:style>
  <w:style w:type="paragraph" w:customStyle="1" w:styleId="EinrckMitBuchstaben">
    <w:name w:val="EinrückMitBuchstaben"/>
    <w:basedOn w:val="Normal"/>
    <w:link w:val="EinrckMitBuchstabenZchn"/>
    <w:qFormat/>
    <w:rsid w:val="00555CD2"/>
    <w:pPr>
      <w:numPr>
        <w:numId w:val="4"/>
      </w:numPr>
      <w:tabs>
        <w:tab w:val="left" w:pos="907"/>
      </w:tabs>
      <w:spacing w:before="120"/>
    </w:pPr>
  </w:style>
  <w:style w:type="character" w:customStyle="1" w:styleId="EinrckMitBuchstabenZchn">
    <w:name w:val="EinrückMitBuchstaben Zchn"/>
    <w:basedOn w:val="EinrckZchn"/>
    <w:link w:val="EinrckMitBuchstaben"/>
    <w:rsid w:val="00F54306"/>
    <w:rPr>
      <w:sz w:val="22"/>
    </w:rPr>
  </w:style>
  <w:style w:type="table" w:customStyle="1" w:styleId="GridTable2-Accent11">
    <w:name w:val="Grid Table 2 - Accent 11"/>
    <w:basedOn w:val="TableNormal"/>
    <w:uiPriority w:val="47"/>
    <w:rsid w:val="00A52BC2"/>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Anhang1">
    <w:name w:val="AnhangÜ1"/>
    <w:basedOn w:val="Heading6"/>
    <w:next w:val="Anhang2"/>
    <w:link w:val="Anhang1Char"/>
    <w:autoRedefine/>
    <w:qFormat/>
    <w:rsid w:val="00026A3E"/>
    <w:pPr>
      <w:keepNext/>
      <w:pageBreakBefore/>
      <w:numPr>
        <w:ilvl w:val="0"/>
        <w:numId w:val="0"/>
      </w:numPr>
      <w:tabs>
        <w:tab w:val="left" w:pos="0"/>
        <w:tab w:val="num" w:pos="720"/>
        <w:tab w:val="left" w:pos="1985"/>
      </w:tabs>
      <w:spacing w:before="0" w:after="0"/>
      <w:ind w:left="357" w:hanging="357"/>
      <w:jc w:val="left"/>
      <w:outlineLvl w:val="0"/>
    </w:pPr>
    <w:rPr>
      <w:b/>
      <w:color w:val="0778A5"/>
      <w:spacing w:val="0"/>
      <w:sz w:val="40"/>
      <w:lang w:val="it-IT"/>
    </w:rPr>
  </w:style>
  <w:style w:type="character" w:customStyle="1" w:styleId="Anhang1Char">
    <w:name w:val="AnhangÜ1 Char"/>
    <w:basedOn w:val="Heading1Char"/>
    <w:link w:val="Anhang1"/>
    <w:rsid w:val="00026A3E"/>
    <w:rPr>
      <w:b/>
      <w:bCs w:val="0"/>
      <w:caps/>
      <w:noProof/>
      <w:color w:val="0778A5"/>
      <w:sz w:val="40"/>
      <w:szCs w:val="22"/>
      <w:lang w:val="it-IT" w:eastAsia="en-US"/>
    </w:rPr>
  </w:style>
  <w:style w:type="table" w:customStyle="1" w:styleId="GridTable4-Accent51">
    <w:name w:val="Grid Table 4 - Accent 51"/>
    <w:basedOn w:val="TableNormal"/>
    <w:uiPriority w:val="49"/>
    <w:rsid w:val="00D333B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Anhang2">
    <w:name w:val="AnhangÜ2"/>
    <w:basedOn w:val="Heading7"/>
    <w:next w:val="Normal"/>
    <w:link w:val="Anhang2Char1"/>
    <w:autoRedefine/>
    <w:qFormat/>
    <w:rsid w:val="004D3EEC"/>
    <w:pPr>
      <w:keepNext/>
      <w:keepLines/>
      <w:numPr>
        <w:ilvl w:val="0"/>
        <w:numId w:val="0"/>
      </w:numPr>
      <w:spacing w:line="240" w:lineRule="auto"/>
      <w:jc w:val="left"/>
      <w:outlineLvl w:val="1"/>
    </w:pPr>
    <w:rPr>
      <w:b/>
      <w:color w:val="0778A5"/>
      <w:spacing w:val="0"/>
      <w:sz w:val="28"/>
      <w:lang w:val="it-IT"/>
    </w:rPr>
  </w:style>
  <w:style w:type="character" w:customStyle="1" w:styleId="Anhang2Char1">
    <w:name w:val="AnhangÜ2 Char1"/>
    <w:basedOn w:val="Heading2Char"/>
    <w:link w:val="Anhang2"/>
    <w:rsid w:val="004D3EEC"/>
    <w:rPr>
      <w:b/>
      <w:caps/>
      <w:color w:val="0778A5"/>
      <w:sz w:val="28"/>
      <w:szCs w:val="22"/>
      <w:lang w:val="it-IT"/>
    </w:rPr>
  </w:style>
  <w:style w:type="table" w:customStyle="1" w:styleId="GridTable2-Accent31">
    <w:name w:val="Grid Table 2 - Accent 31"/>
    <w:basedOn w:val="TableNormal"/>
    <w:uiPriority w:val="47"/>
    <w:rsid w:val="009758B2"/>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
    <w:name w:val="Plain Table 11"/>
    <w:basedOn w:val="TableNormal"/>
    <w:uiPriority w:val="41"/>
    <w:rsid w:val="009758B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11">
    <w:name w:val="Gitternetztabelle 4 – Akzent 11"/>
    <w:basedOn w:val="TableNormal"/>
    <w:uiPriority w:val="49"/>
    <w:rsid w:val="000126E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CODE">
    <w:name w:val="CODE"/>
    <w:basedOn w:val="CodeZchn"/>
    <w:autoRedefine/>
    <w:uiPriority w:val="1"/>
    <w:qFormat/>
    <w:rsid w:val="000E0BF4"/>
    <w:rPr>
      <w:rFonts w:asciiTheme="minorHAnsi" w:hAnsiTheme="minorHAnsi" w:cs="Consolas"/>
      <w:b/>
      <w:bCs/>
      <w:i/>
      <w:sz w:val="16"/>
      <w:lang w:val="en-US" w:eastAsia="en-US"/>
    </w:rPr>
  </w:style>
  <w:style w:type="character" w:customStyle="1" w:styleId="NichtaufgelsteErwhnung1">
    <w:name w:val="Nicht aufgelöste Erwähnung1"/>
    <w:basedOn w:val="DefaultParagraphFont"/>
    <w:uiPriority w:val="99"/>
    <w:semiHidden/>
    <w:unhideWhenUsed/>
    <w:rsid w:val="009A5E74"/>
    <w:rPr>
      <w:color w:val="808080"/>
      <w:shd w:val="clear" w:color="auto" w:fill="E6E6E6"/>
    </w:rPr>
  </w:style>
  <w:style w:type="paragraph" w:customStyle="1" w:styleId="AusRTF">
    <w:name w:val="AusRTF"/>
    <w:basedOn w:val="Normal"/>
    <w:link w:val="AusRTFZchn"/>
    <w:qFormat/>
    <w:rsid w:val="007A0A97"/>
    <w:rPr>
      <w:rFonts w:ascii="Courier New" w:hAnsi="Courier New"/>
      <w:bCs/>
      <w:noProof/>
      <w:sz w:val="16"/>
    </w:rPr>
  </w:style>
  <w:style w:type="character" w:customStyle="1" w:styleId="AusRTFZchn">
    <w:name w:val="AusRTF Zchn"/>
    <w:basedOn w:val="DefaultParagraphFont"/>
    <w:link w:val="AusRTF"/>
    <w:rsid w:val="007A0A97"/>
    <w:rPr>
      <w:rFonts w:ascii="Courier New" w:hAnsi="Courier New"/>
      <w:bCs/>
      <w:noProof/>
      <w:sz w:val="16"/>
    </w:rPr>
  </w:style>
  <w:style w:type="character" w:styleId="FollowedHyperlink">
    <w:name w:val="FollowedHyperlink"/>
    <w:basedOn w:val="DefaultParagraphFont"/>
    <w:uiPriority w:val="99"/>
    <w:semiHidden/>
    <w:unhideWhenUsed/>
    <w:rsid w:val="007733DF"/>
    <w:rPr>
      <w:color w:val="954F72" w:themeColor="followedHyperlink"/>
      <w:u w:val="single"/>
    </w:rPr>
  </w:style>
  <w:style w:type="paragraph" w:styleId="HTMLPreformatted">
    <w:name w:val="HTML Preformatted"/>
    <w:basedOn w:val="Normal"/>
    <w:link w:val="HTMLPreformattedChar"/>
    <w:uiPriority w:val="99"/>
    <w:unhideWhenUsed/>
    <w:rsid w:val="00C03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n-US" w:eastAsia="en-US"/>
    </w:rPr>
  </w:style>
  <w:style w:type="character" w:customStyle="1" w:styleId="HTMLPreformattedChar">
    <w:name w:val="HTML Preformatted Char"/>
    <w:basedOn w:val="DefaultParagraphFont"/>
    <w:link w:val="HTMLPreformatted"/>
    <w:uiPriority w:val="99"/>
    <w:rsid w:val="00C03C27"/>
    <w:rPr>
      <w:rFonts w:ascii="Courier New" w:hAnsi="Courier New" w:cs="Courier New"/>
      <w:lang w:val="en-US" w:eastAsia="en-US"/>
    </w:rPr>
  </w:style>
  <w:style w:type="character" w:customStyle="1" w:styleId="NichtaufgelsteErwhnung2">
    <w:name w:val="Nicht aufgelöste Erwähnung2"/>
    <w:basedOn w:val="DefaultParagraphFont"/>
    <w:uiPriority w:val="99"/>
    <w:semiHidden/>
    <w:unhideWhenUsed/>
    <w:rsid w:val="008E1C62"/>
    <w:rPr>
      <w:color w:val="808080"/>
      <w:shd w:val="clear" w:color="auto" w:fill="E6E6E6"/>
    </w:rPr>
  </w:style>
  <w:style w:type="table" w:customStyle="1" w:styleId="Gitternetztabelle4Akzent12">
    <w:name w:val="Gitternetztabelle 4 – Akzent 12"/>
    <w:basedOn w:val="TableNormal"/>
    <w:uiPriority w:val="49"/>
    <w:rsid w:val="00C8350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972A2C"/>
    <w:pPr>
      <w:spacing w:after="100" w:line="259" w:lineRule="auto"/>
      <w:ind w:left="660"/>
    </w:pPr>
    <w:rPr>
      <w:rFonts w:asciiTheme="minorHAnsi" w:eastAsiaTheme="minorEastAsia" w:hAnsiTheme="minorHAnsi" w:cstheme="minorBidi"/>
      <w:szCs w:val="22"/>
      <w:lang w:val="en-US" w:eastAsia="en-US"/>
    </w:rPr>
  </w:style>
  <w:style w:type="paragraph" w:styleId="TOC5">
    <w:name w:val="toc 5"/>
    <w:basedOn w:val="Normal"/>
    <w:next w:val="Normal"/>
    <w:autoRedefine/>
    <w:uiPriority w:val="39"/>
    <w:unhideWhenUsed/>
    <w:rsid w:val="00972A2C"/>
    <w:pPr>
      <w:spacing w:after="100" w:line="259" w:lineRule="auto"/>
      <w:ind w:left="880"/>
    </w:pPr>
    <w:rPr>
      <w:rFonts w:asciiTheme="minorHAnsi" w:eastAsiaTheme="minorEastAsia" w:hAnsiTheme="minorHAnsi" w:cstheme="minorBidi"/>
      <w:szCs w:val="22"/>
      <w:lang w:val="en-US" w:eastAsia="en-US"/>
    </w:rPr>
  </w:style>
  <w:style w:type="paragraph" w:styleId="TOC6">
    <w:name w:val="toc 6"/>
    <w:basedOn w:val="Normal"/>
    <w:next w:val="Normal"/>
    <w:autoRedefine/>
    <w:uiPriority w:val="39"/>
    <w:unhideWhenUsed/>
    <w:rsid w:val="00386A88"/>
    <w:pPr>
      <w:spacing w:after="100" w:line="259" w:lineRule="auto"/>
    </w:pPr>
    <w:rPr>
      <w:rFonts w:eastAsiaTheme="minorEastAsia" w:cstheme="minorBidi"/>
      <w:szCs w:val="22"/>
      <w:lang w:val="en-US" w:eastAsia="en-US"/>
    </w:rPr>
  </w:style>
  <w:style w:type="paragraph" w:styleId="TOC7">
    <w:name w:val="toc 7"/>
    <w:basedOn w:val="Normal"/>
    <w:next w:val="Normal"/>
    <w:autoRedefine/>
    <w:uiPriority w:val="39"/>
    <w:unhideWhenUsed/>
    <w:rsid w:val="00386A88"/>
    <w:pPr>
      <w:spacing w:after="100" w:line="259" w:lineRule="auto"/>
    </w:pPr>
    <w:rPr>
      <w:rFonts w:eastAsiaTheme="minorEastAsia" w:cstheme="minorBidi"/>
      <w:szCs w:val="22"/>
      <w:lang w:val="en-US" w:eastAsia="en-US"/>
    </w:rPr>
  </w:style>
  <w:style w:type="paragraph" w:styleId="TOC8">
    <w:name w:val="toc 8"/>
    <w:basedOn w:val="Normal"/>
    <w:next w:val="Normal"/>
    <w:autoRedefine/>
    <w:uiPriority w:val="39"/>
    <w:unhideWhenUsed/>
    <w:rsid w:val="00972A2C"/>
    <w:pPr>
      <w:spacing w:after="100" w:line="259" w:lineRule="auto"/>
      <w:ind w:left="1540"/>
    </w:pPr>
    <w:rPr>
      <w:rFonts w:asciiTheme="minorHAnsi" w:eastAsiaTheme="minorEastAsia" w:hAnsiTheme="minorHAnsi" w:cstheme="minorBidi"/>
      <w:szCs w:val="22"/>
      <w:lang w:val="en-US" w:eastAsia="en-US"/>
    </w:rPr>
  </w:style>
  <w:style w:type="paragraph" w:styleId="TOC9">
    <w:name w:val="toc 9"/>
    <w:basedOn w:val="Normal"/>
    <w:next w:val="Normal"/>
    <w:autoRedefine/>
    <w:uiPriority w:val="39"/>
    <w:unhideWhenUsed/>
    <w:rsid w:val="00972A2C"/>
    <w:pPr>
      <w:spacing w:after="100" w:line="259" w:lineRule="auto"/>
      <w:ind w:left="1760"/>
    </w:pPr>
    <w:rPr>
      <w:rFonts w:asciiTheme="minorHAnsi" w:eastAsiaTheme="minorEastAsia" w:hAnsiTheme="minorHAnsi" w:cstheme="minorBidi"/>
      <w:szCs w:val="22"/>
      <w:lang w:val="en-US" w:eastAsia="en-US"/>
    </w:rPr>
  </w:style>
  <w:style w:type="paragraph" w:customStyle="1" w:styleId="NOTE">
    <w:name w:val="NOTE"/>
    <w:basedOn w:val="Normal"/>
    <w:next w:val="Normal"/>
    <w:qFormat/>
    <w:rsid w:val="00C051FC"/>
    <w:pPr>
      <w:pBdr>
        <w:top w:val="single" w:sz="24" w:space="1" w:color="E5F0F7"/>
        <w:left w:val="single" w:sz="24" w:space="14" w:color="E5F0F7"/>
        <w:bottom w:val="single" w:sz="24" w:space="1" w:color="E5F0F7"/>
        <w:right w:val="single" w:sz="24" w:space="14" w:color="E5F0F7"/>
      </w:pBdr>
      <w:shd w:val="clear" w:color="auto" w:fill="E5F0F7"/>
      <w:tabs>
        <w:tab w:val="left" w:pos="851"/>
      </w:tabs>
      <w:snapToGrid w:val="0"/>
      <w:spacing w:before="120" w:after="360" w:line="23" w:lineRule="atLeast"/>
      <w:ind w:left="851" w:right="284" w:hanging="567"/>
      <w:contextualSpacing/>
    </w:pPr>
    <w:rPr>
      <w:rFonts w:cs="Arial"/>
      <w:spacing w:val="8"/>
      <w:sz w:val="16"/>
      <w:szCs w:val="16"/>
      <w:lang w:eastAsia="zh-CN"/>
    </w:rPr>
  </w:style>
  <w:style w:type="paragraph" w:customStyle="1" w:styleId="TERM-head">
    <w:name w:val="TERM-head"/>
    <w:basedOn w:val="Normal"/>
    <w:link w:val="TERM-headZchn"/>
    <w:qFormat/>
    <w:rsid w:val="00882D25"/>
    <w:pPr>
      <w:widowControl w:val="0"/>
      <w:spacing w:before="240" w:line="240" w:lineRule="auto"/>
    </w:pPr>
    <w:rPr>
      <w:rFonts w:eastAsiaTheme="minorHAnsi" w:cstheme="minorBidi"/>
      <w:b/>
      <w:szCs w:val="22"/>
      <w:lang w:eastAsia="zh-CN"/>
    </w:rPr>
  </w:style>
  <w:style w:type="character" w:customStyle="1" w:styleId="TERM-headZchn">
    <w:name w:val="TERM-head Zchn"/>
    <w:basedOn w:val="DefaultParagraphFont"/>
    <w:link w:val="TERM-head"/>
    <w:rsid w:val="00882D25"/>
    <w:rPr>
      <w:rFonts w:eastAsiaTheme="minorHAnsi" w:cstheme="minorBidi"/>
      <w:b/>
      <w:szCs w:val="22"/>
      <w:lang w:eastAsia="zh-CN"/>
    </w:rPr>
  </w:style>
  <w:style w:type="paragraph" w:styleId="TableofFigures">
    <w:name w:val="table of figures"/>
    <w:basedOn w:val="Normal"/>
    <w:next w:val="Normal"/>
    <w:uiPriority w:val="99"/>
    <w:unhideWhenUsed/>
    <w:rsid w:val="00873776"/>
  </w:style>
  <w:style w:type="character" w:styleId="HTMLCode">
    <w:name w:val="HTML Code"/>
    <w:basedOn w:val="DefaultParagraphFont"/>
    <w:uiPriority w:val="99"/>
    <w:semiHidden/>
    <w:unhideWhenUsed/>
    <w:rsid w:val="00565D50"/>
    <w:rPr>
      <w:rFonts w:ascii="Courier New" w:eastAsia="Times New Roman" w:hAnsi="Courier New" w:cs="Courier New"/>
      <w:sz w:val="20"/>
      <w:szCs w:val="20"/>
    </w:rPr>
  </w:style>
  <w:style w:type="paragraph" w:styleId="List">
    <w:name w:val="List"/>
    <w:uiPriority w:val="99"/>
    <w:rsid w:val="003E6026"/>
    <w:pPr>
      <w:tabs>
        <w:tab w:val="num" w:pos="720"/>
      </w:tabs>
      <w:spacing w:after="60"/>
      <w:ind w:left="284" w:hanging="284"/>
      <w:jc w:val="both"/>
    </w:pPr>
    <w:rPr>
      <w:rFonts w:ascii="Times New Roman" w:hAnsi="Times New Roman"/>
      <w:color w:val="000000"/>
      <w:sz w:val="22"/>
    </w:rPr>
  </w:style>
  <w:style w:type="character" w:customStyle="1" w:styleId="Designator">
    <w:name w:val="Designator"/>
    <w:basedOn w:val="DefaultParagraphFont"/>
    <w:uiPriority w:val="1"/>
    <w:qFormat/>
    <w:rsid w:val="00103E41"/>
    <w:rPr>
      <w:bCs/>
      <w:i/>
      <w:lang w:val="en-GB"/>
    </w:rPr>
  </w:style>
  <w:style w:type="table" w:customStyle="1" w:styleId="Gitternetztabelle5dunkelAkzent11">
    <w:name w:val="Gitternetztabelle 5 dunkel  – Akzent 11"/>
    <w:basedOn w:val="TableNormal"/>
    <w:uiPriority w:val="50"/>
    <w:rsid w:val="008401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UnresolvedMention1">
    <w:name w:val="Unresolved Mention1"/>
    <w:basedOn w:val="DefaultParagraphFont"/>
    <w:uiPriority w:val="99"/>
    <w:semiHidden/>
    <w:unhideWhenUsed/>
    <w:rsid w:val="00ED75C5"/>
    <w:rPr>
      <w:color w:val="808080"/>
      <w:shd w:val="clear" w:color="auto" w:fill="E6E6E6"/>
    </w:rPr>
  </w:style>
  <w:style w:type="character" w:customStyle="1" w:styleId="UnresolvedMention2">
    <w:name w:val="Unresolved Mention2"/>
    <w:basedOn w:val="DefaultParagraphFont"/>
    <w:uiPriority w:val="99"/>
    <w:semiHidden/>
    <w:unhideWhenUsed/>
    <w:rsid w:val="00ED75C5"/>
    <w:rPr>
      <w:color w:val="808080"/>
      <w:shd w:val="clear" w:color="auto" w:fill="E6E6E6"/>
    </w:rPr>
  </w:style>
  <w:style w:type="character" w:customStyle="1" w:styleId="NichtaufgelsteErwhnung3">
    <w:name w:val="Nicht aufgelöste Erwähnung3"/>
    <w:basedOn w:val="DefaultParagraphFont"/>
    <w:uiPriority w:val="99"/>
    <w:semiHidden/>
    <w:unhideWhenUsed/>
    <w:rsid w:val="00ED75C5"/>
    <w:rPr>
      <w:color w:val="808080"/>
      <w:shd w:val="clear" w:color="auto" w:fill="E6E6E6"/>
    </w:rPr>
  </w:style>
  <w:style w:type="table" w:customStyle="1" w:styleId="EinfacheTabelle11">
    <w:name w:val="Einfache Tabelle 11"/>
    <w:basedOn w:val="TableNormal"/>
    <w:uiPriority w:val="41"/>
    <w:rsid w:val="00ED75C5"/>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entabelle6farbigAkzent31">
    <w:name w:val="Listentabelle 6 farbig – Akzent 31"/>
    <w:basedOn w:val="TableNormal"/>
    <w:uiPriority w:val="51"/>
    <w:rsid w:val="00ED75C5"/>
    <w:rPr>
      <w:rFonts w:asciiTheme="minorHAnsi" w:eastAsiaTheme="minorHAnsi" w:hAnsiTheme="minorHAnsi" w:cstheme="minorBidi"/>
      <w:color w:val="7B7B7B" w:themeColor="accent3" w:themeShade="BF"/>
      <w:sz w:val="22"/>
      <w:szCs w:val="22"/>
      <w:lang w:eastAsia="en-US"/>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ocumentTitle">
    <w:name w:val="Document Title"/>
    <w:basedOn w:val="Normal"/>
    <w:uiPriority w:val="99"/>
    <w:rsid w:val="00714C13"/>
    <w:pPr>
      <w:spacing w:before="480" w:after="180" w:line="240" w:lineRule="auto"/>
      <w:ind w:left="360" w:right="720"/>
      <w:jc w:val="center"/>
    </w:pPr>
    <w:rPr>
      <w:rFonts w:cs="Arial"/>
      <w:b/>
      <w:bCs/>
      <w:noProof/>
      <w:sz w:val="48"/>
      <w:lang w:val="en-US" w:eastAsia="zh-CN"/>
    </w:rPr>
  </w:style>
  <w:style w:type="numbering" w:customStyle="1" w:styleId="KeineListe1">
    <w:name w:val="Keine Liste1"/>
    <w:next w:val="NoList"/>
    <w:uiPriority w:val="99"/>
    <w:semiHidden/>
    <w:unhideWhenUsed/>
    <w:rsid w:val="00A12851"/>
  </w:style>
  <w:style w:type="paragraph" w:customStyle="1" w:styleId="paragraph">
    <w:name w:val="paragraph"/>
    <w:basedOn w:val="Normal"/>
    <w:uiPriority w:val="99"/>
    <w:rsid w:val="00A12851"/>
    <w:pPr>
      <w:spacing w:before="100" w:beforeAutospacing="1" w:after="100" w:afterAutospacing="1" w:line="240" w:lineRule="auto"/>
    </w:pPr>
    <w:rPr>
      <w:sz w:val="24"/>
      <w:szCs w:val="24"/>
    </w:rPr>
  </w:style>
  <w:style w:type="character" w:customStyle="1" w:styleId="normaltextrun">
    <w:name w:val="normaltextrun"/>
    <w:basedOn w:val="DefaultParagraphFont"/>
    <w:rsid w:val="00A12851"/>
  </w:style>
  <w:style w:type="character" w:customStyle="1" w:styleId="eop">
    <w:name w:val="eop"/>
    <w:basedOn w:val="DefaultParagraphFont"/>
    <w:rsid w:val="00A12851"/>
  </w:style>
  <w:style w:type="character" w:customStyle="1" w:styleId="spellingerror">
    <w:name w:val="spellingerror"/>
    <w:basedOn w:val="DefaultParagraphFont"/>
    <w:rsid w:val="00A12851"/>
  </w:style>
  <w:style w:type="paragraph" w:customStyle="1" w:styleId="PARAGRAPH0">
    <w:name w:val="PARAGRAPH"/>
    <w:aliases w:val="PA"/>
    <w:link w:val="PARAGRAPHChar"/>
    <w:qFormat/>
    <w:rsid w:val="00A12851"/>
    <w:pPr>
      <w:snapToGrid w:val="0"/>
      <w:spacing w:before="100" w:after="200"/>
      <w:jc w:val="both"/>
    </w:pPr>
    <w:rPr>
      <w:rFonts w:cs="Arial"/>
      <w:noProof/>
      <w:spacing w:val="8"/>
      <w:lang w:val="en-GB" w:eastAsia="zh-CN"/>
    </w:rPr>
  </w:style>
  <w:style w:type="character" w:customStyle="1" w:styleId="PARAGRAPHChar">
    <w:name w:val="PARAGRAPH Char"/>
    <w:aliases w:val="PA Char"/>
    <w:link w:val="PARAGRAPH0"/>
    <w:rsid w:val="00A12851"/>
    <w:rPr>
      <w:rFonts w:ascii="Arial" w:hAnsi="Arial" w:cs="Arial"/>
      <w:noProof/>
      <w:spacing w:val="8"/>
      <w:lang w:val="en-GB" w:eastAsia="zh-CN"/>
    </w:rPr>
  </w:style>
  <w:style w:type="paragraph" w:customStyle="1" w:styleId="berschrift0">
    <w:name w:val="Überschrift 0"/>
    <w:next w:val="Normal"/>
    <w:uiPriority w:val="99"/>
    <w:rsid w:val="00A12851"/>
    <w:pPr>
      <w:suppressAutoHyphens/>
      <w:spacing w:before="240" w:after="80"/>
    </w:pPr>
    <w:rPr>
      <w:b/>
      <w:color w:val="000000"/>
      <w:kern w:val="28"/>
      <w:sz w:val="22"/>
    </w:rPr>
  </w:style>
  <w:style w:type="table" w:customStyle="1" w:styleId="Tabellenraster1">
    <w:name w:val="Tabellenraster1"/>
    <w:basedOn w:val="TableNormal"/>
    <w:next w:val="TableGrid"/>
    <w:uiPriority w:val="39"/>
    <w:rsid w:val="00A12851"/>
    <w:pPr>
      <w:spacing w:before="40" w:after="40"/>
      <w:ind w:left="57" w:right="57"/>
      <w:jc w:val="both"/>
    </w:pPr>
    <w:rPr>
      <w:color w:val="000000"/>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western">
    <w:name w:val="western"/>
    <w:basedOn w:val="Normal"/>
    <w:uiPriority w:val="99"/>
    <w:rsid w:val="00A12851"/>
    <w:pPr>
      <w:spacing w:before="100" w:beforeAutospacing="1" w:after="119" w:line="360" w:lineRule="auto"/>
      <w:jc w:val="center"/>
    </w:pPr>
    <w:rPr>
      <w:b/>
      <w:bCs/>
      <w:sz w:val="24"/>
      <w:szCs w:val="24"/>
    </w:rPr>
  </w:style>
  <w:style w:type="table" w:customStyle="1" w:styleId="Tabellenraster2">
    <w:name w:val="Tabellenraster2"/>
    <w:basedOn w:val="TableNormal"/>
    <w:next w:val="TableGrid"/>
    <w:uiPriority w:val="39"/>
    <w:rsid w:val="00A128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M-note">
    <w:name w:val="TERM-note"/>
    <w:basedOn w:val="NOTE"/>
    <w:next w:val="Normal"/>
    <w:uiPriority w:val="99"/>
    <w:qFormat/>
    <w:rsid w:val="00D36C8F"/>
    <w:pPr>
      <w:jc w:val="left"/>
    </w:pPr>
  </w:style>
  <w:style w:type="paragraph" w:styleId="Index6">
    <w:name w:val="index 6"/>
    <w:basedOn w:val="Normal"/>
    <w:next w:val="Normal"/>
    <w:autoRedefine/>
    <w:uiPriority w:val="99"/>
    <w:semiHidden/>
    <w:unhideWhenUsed/>
    <w:rsid w:val="00EB2DCD"/>
    <w:pPr>
      <w:spacing w:line="240" w:lineRule="auto"/>
      <w:ind w:left="1200" w:hanging="200"/>
    </w:pPr>
    <w:rPr>
      <w:rFonts w:cs="Arial"/>
      <w:spacing w:val="8"/>
      <w:lang w:eastAsia="zh-CN"/>
    </w:rPr>
  </w:style>
  <w:style w:type="character" w:customStyle="1" w:styleId="NichtaufgelsteErwhnung4">
    <w:name w:val="Nicht aufgelöste Erwähnung4"/>
    <w:basedOn w:val="DefaultParagraphFont"/>
    <w:uiPriority w:val="99"/>
    <w:semiHidden/>
    <w:unhideWhenUsed/>
    <w:rsid w:val="00245D6B"/>
    <w:rPr>
      <w:color w:val="808080"/>
      <w:shd w:val="clear" w:color="auto" w:fill="E6E6E6"/>
    </w:rPr>
  </w:style>
  <w:style w:type="character" w:customStyle="1" w:styleId="NichtaufgelsteErwhnung5">
    <w:name w:val="Nicht aufgelöste Erwähnung5"/>
    <w:basedOn w:val="DefaultParagraphFont"/>
    <w:uiPriority w:val="99"/>
    <w:semiHidden/>
    <w:unhideWhenUsed/>
    <w:rsid w:val="00710B74"/>
    <w:rPr>
      <w:color w:val="808080"/>
      <w:shd w:val="clear" w:color="auto" w:fill="E6E6E6"/>
    </w:rPr>
  </w:style>
  <w:style w:type="paragraph" w:customStyle="1" w:styleId="TERM-body">
    <w:name w:val="TERM-body"/>
    <w:basedOn w:val="Normal"/>
    <w:link w:val="TERM-bodyZchn"/>
    <w:qFormat/>
    <w:rsid w:val="005E15BC"/>
    <w:pPr>
      <w:spacing w:line="23" w:lineRule="atLeast"/>
    </w:pPr>
  </w:style>
  <w:style w:type="paragraph" w:customStyle="1" w:styleId="TERM-source">
    <w:name w:val="TERM-source"/>
    <w:basedOn w:val="Normal"/>
    <w:link w:val="TERM-sourceZchn"/>
    <w:qFormat/>
    <w:rsid w:val="00D36C8F"/>
    <w:pPr>
      <w:tabs>
        <w:tab w:val="num" w:pos="720"/>
      </w:tabs>
      <w:spacing w:before="120"/>
      <w:ind w:left="720" w:hanging="720"/>
      <w:contextualSpacing/>
    </w:pPr>
    <w:rPr>
      <w:rFonts w:cs="Arial"/>
      <w:color w:val="7F7F7F" w:themeColor="text1" w:themeTint="80"/>
      <w:sz w:val="16"/>
      <w:szCs w:val="16"/>
    </w:rPr>
  </w:style>
  <w:style w:type="character" w:customStyle="1" w:styleId="TERM-bodyZchn">
    <w:name w:val="TERM-body Zchn"/>
    <w:basedOn w:val="DefaultParagraphFont"/>
    <w:link w:val="TERM-body"/>
    <w:rsid w:val="005E15BC"/>
    <w:rPr>
      <w:sz w:val="22"/>
      <w:lang w:val="en-GB"/>
    </w:rPr>
  </w:style>
  <w:style w:type="character" w:customStyle="1" w:styleId="TERM-sourceZchn">
    <w:name w:val="TERM-source Zchn"/>
    <w:basedOn w:val="DefaultParagraphFont"/>
    <w:link w:val="TERM-source"/>
    <w:rsid w:val="00D36C8F"/>
    <w:rPr>
      <w:rFonts w:cs="Arial"/>
      <w:color w:val="7F7F7F" w:themeColor="text1" w:themeTint="80"/>
      <w:sz w:val="16"/>
      <w:szCs w:val="16"/>
    </w:rPr>
  </w:style>
  <w:style w:type="paragraph" w:customStyle="1" w:styleId="Box">
    <w:name w:val="Box"/>
    <w:basedOn w:val="Normal"/>
    <w:uiPriority w:val="99"/>
    <w:qFormat/>
    <w:rsid w:val="00AF4FFE"/>
    <w:pPr>
      <w:pBdr>
        <w:top w:val="single" w:sz="24" w:space="1" w:color="E5F0F7"/>
        <w:left w:val="single" w:sz="24" w:space="14" w:color="E5F0F7"/>
        <w:bottom w:val="single" w:sz="24" w:space="1" w:color="E5F0F7"/>
        <w:right w:val="single" w:sz="24" w:space="14" w:color="E5F0F7"/>
      </w:pBdr>
      <w:shd w:val="clear" w:color="auto" w:fill="E5F0F7"/>
      <w:spacing w:before="284" w:after="284"/>
      <w:ind w:left="284" w:right="284"/>
    </w:pPr>
  </w:style>
  <w:style w:type="character" w:customStyle="1" w:styleId="NichtaufgelsteErwhnung6">
    <w:name w:val="Nicht aufgelöste Erwähnung6"/>
    <w:basedOn w:val="DefaultParagraphFont"/>
    <w:uiPriority w:val="99"/>
    <w:semiHidden/>
    <w:unhideWhenUsed/>
    <w:rsid w:val="00FF63DF"/>
    <w:rPr>
      <w:color w:val="808080"/>
      <w:shd w:val="clear" w:color="auto" w:fill="E6E6E6"/>
    </w:rPr>
  </w:style>
  <w:style w:type="table" w:customStyle="1" w:styleId="PI40Table">
    <w:name w:val="PI40 Table"/>
    <w:basedOn w:val="TableNormal"/>
    <w:uiPriority w:val="99"/>
    <w:rsid w:val="00412680"/>
    <w:rPr>
      <w:sz w:val="18"/>
    </w:rPr>
    <w:tblPr>
      <w:tblBorders>
        <w:top w:val="single" w:sz="4" w:space="0" w:color="5F5F5F"/>
        <w:left w:val="single" w:sz="4" w:space="0" w:color="5F5F5F"/>
        <w:bottom w:val="single" w:sz="4" w:space="0" w:color="5F5F5F"/>
        <w:right w:val="single" w:sz="4" w:space="0" w:color="5F5F5F"/>
        <w:insideH w:val="single" w:sz="4" w:space="0" w:color="5F5F5F"/>
        <w:insideV w:val="single" w:sz="4" w:space="0" w:color="5F5F5F"/>
      </w:tblBorders>
    </w:tblPr>
    <w:tcPr>
      <w:shd w:val="clear" w:color="auto" w:fill="FFFFFF" w:themeFill="background1"/>
    </w:tcPr>
    <w:tblStylePr w:type="firstRow">
      <w:rPr>
        <w:b/>
        <w:i w:val="0"/>
        <w:color w:val="FFFFFF" w:themeColor="background1"/>
      </w:rPr>
      <w:tblPr/>
      <w:tcPr>
        <w:shd w:val="clear" w:color="auto" w:fill="0778A5"/>
      </w:tcPr>
    </w:tblStylePr>
  </w:style>
  <w:style w:type="table" w:customStyle="1" w:styleId="CorporateDesign">
    <w:name w:val="Corporate Design"/>
    <w:basedOn w:val="TableNormal"/>
    <w:uiPriority w:val="99"/>
    <w:qFormat/>
    <w:rsid w:val="001520B6"/>
    <w:rPr>
      <w:rFonts w:ascii="MetaPlusLF" w:hAnsi="MetaPlusLF"/>
      <w:lang w:val="en-GB" w:eastAsia="en-GB"/>
    </w:rPr>
    <w:tblPr>
      <w:tblBorders>
        <w:top w:val="single" w:sz="4" w:space="0" w:color="auto"/>
        <w:left w:val="single" w:sz="4" w:space="0" w:color="auto"/>
        <w:bottom w:val="single" w:sz="24" w:space="0" w:color="auto"/>
        <w:right w:val="single" w:sz="4" w:space="0" w:color="auto"/>
        <w:insideH w:val="single" w:sz="4" w:space="0" w:color="auto"/>
        <w:insideV w:val="single" w:sz="4" w:space="0" w:color="auto"/>
      </w:tblBorders>
    </w:tblPr>
    <w:tblStylePr w:type="firstRow">
      <w:rPr>
        <w:rFonts w:ascii="ABeeZee" w:hAnsi="ABeeZee"/>
        <w:sz w:val="20"/>
      </w:rPr>
      <w:tblPr/>
      <w:tcPr>
        <w:tcBorders>
          <w:top w:val="nil"/>
          <w:left w:val="single" w:sz="4" w:space="0" w:color="auto"/>
          <w:bottom w:val="single" w:sz="24" w:space="0" w:color="auto"/>
          <w:right w:val="single" w:sz="4" w:space="0" w:color="auto"/>
          <w:insideH w:val="nil"/>
          <w:insideV w:val="single" w:sz="4" w:space="0" w:color="auto"/>
          <w:tl2br w:val="nil"/>
          <w:tr2bl w:val="nil"/>
        </w:tcBorders>
      </w:tcPr>
    </w:tblStylePr>
  </w:style>
  <w:style w:type="character" w:customStyle="1" w:styleId="NichtaufgelsteErwhnung7">
    <w:name w:val="Nicht aufgelöste Erwähnung7"/>
    <w:basedOn w:val="DefaultParagraphFont"/>
    <w:uiPriority w:val="99"/>
    <w:semiHidden/>
    <w:unhideWhenUsed/>
    <w:rsid w:val="009C5F03"/>
    <w:rPr>
      <w:color w:val="808080"/>
      <w:shd w:val="clear" w:color="auto" w:fill="E6E6E6"/>
    </w:rPr>
  </w:style>
  <w:style w:type="character" w:customStyle="1" w:styleId="NichtaufgelsteErwhnung8">
    <w:name w:val="Nicht aufgelöste Erwähnung8"/>
    <w:basedOn w:val="DefaultParagraphFont"/>
    <w:uiPriority w:val="99"/>
    <w:semiHidden/>
    <w:unhideWhenUsed/>
    <w:rsid w:val="009F39DF"/>
    <w:rPr>
      <w:color w:val="808080"/>
      <w:shd w:val="clear" w:color="auto" w:fill="E6E6E6"/>
    </w:rPr>
  </w:style>
  <w:style w:type="character" w:customStyle="1" w:styleId="NichtaufgelsteErwhnung9">
    <w:name w:val="Nicht aufgelöste Erwähnung9"/>
    <w:basedOn w:val="DefaultParagraphFont"/>
    <w:uiPriority w:val="99"/>
    <w:semiHidden/>
    <w:unhideWhenUsed/>
    <w:rsid w:val="00F949FF"/>
    <w:rPr>
      <w:color w:val="808080"/>
      <w:shd w:val="clear" w:color="auto" w:fill="E6E6E6"/>
    </w:rPr>
  </w:style>
  <w:style w:type="character" w:customStyle="1" w:styleId="NichtaufgelsteErwhnung10">
    <w:name w:val="Nicht aufgelöste Erwähnung10"/>
    <w:basedOn w:val="DefaultParagraphFont"/>
    <w:uiPriority w:val="99"/>
    <w:semiHidden/>
    <w:unhideWhenUsed/>
    <w:rsid w:val="0089673D"/>
    <w:rPr>
      <w:color w:val="605E5C"/>
      <w:shd w:val="clear" w:color="auto" w:fill="E1DFDD"/>
    </w:rPr>
  </w:style>
  <w:style w:type="character" w:customStyle="1" w:styleId="NichtaufgelsteErwhnung11">
    <w:name w:val="Nicht aufgelöste Erwähnung11"/>
    <w:basedOn w:val="DefaultParagraphFont"/>
    <w:uiPriority w:val="99"/>
    <w:semiHidden/>
    <w:unhideWhenUsed/>
    <w:rsid w:val="00B04D25"/>
    <w:rPr>
      <w:color w:val="808080"/>
      <w:shd w:val="clear" w:color="auto" w:fill="E6E6E6"/>
    </w:rPr>
  </w:style>
  <w:style w:type="character" w:customStyle="1" w:styleId="NichtaufgelsteErwhnung12">
    <w:name w:val="Nicht aufgelöste Erwähnung12"/>
    <w:basedOn w:val="DefaultParagraphFont"/>
    <w:uiPriority w:val="99"/>
    <w:semiHidden/>
    <w:unhideWhenUsed/>
    <w:rsid w:val="000D1934"/>
    <w:rPr>
      <w:color w:val="808080"/>
      <w:shd w:val="clear" w:color="auto" w:fill="E6E6E6"/>
    </w:rPr>
  </w:style>
  <w:style w:type="character" w:customStyle="1" w:styleId="NichtaufgelsteErwhnung13">
    <w:name w:val="Nicht aufgelöste Erwähnung13"/>
    <w:basedOn w:val="DefaultParagraphFont"/>
    <w:uiPriority w:val="99"/>
    <w:semiHidden/>
    <w:unhideWhenUsed/>
    <w:rsid w:val="00E860C9"/>
    <w:rPr>
      <w:color w:val="605E5C"/>
      <w:shd w:val="clear" w:color="auto" w:fill="E1DFDD"/>
    </w:rPr>
  </w:style>
  <w:style w:type="character" w:customStyle="1" w:styleId="grame">
    <w:name w:val="grame"/>
    <w:basedOn w:val="DefaultParagraphFont"/>
    <w:rsid w:val="002D13F6"/>
  </w:style>
  <w:style w:type="numbering" w:customStyle="1" w:styleId="KeineListe2">
    <w:name w:val="Keine Liste2"/>
    <w:next w:val="NoList"/>
    <w:uiPriority w:val="99"/>
    <w:semiHidden/>
    <w:unhideWhenUsed/>
    <w:rsid w:val="00421F9A"/>
  </w:style>
  <w:style w:type="character" w:customStyle="1" w:styleId="sc0">
    <w:name w:val="sc0"/>
    <w:basedOn w:val="DefaultParagraphFont"/>
    <w:rsid w:val="00421F9A"/>
    <w:rPr>
      <w:rFonts w:ascii="Courier New" w:hAnsi="Courier New" w:cs="Courier New" w:hint="default"/>
      <w:color w:val="000000"/>
      <w:sz w:val="20"/>
      <w:szCs w:val="20"/>
    </w:rPr>
  </w:style>
  <w:style w:type="numbering" w:customStyle="1" w:styleId="KeineListe3">
    <w:name w:val="Keine Liste3"/>
    <w:next w:val="NoList"/>
    <w:uiPriority w:val="99"/>
    <w:semiHidden/>
    <w:unhideWhenUsed/>
    <w:rsid w:val="00421F9A"/>
  </w:style>
  <w:style w:type="paragraph" w:customStyle="1" w:styleId="msonormal0">
    <w:name w:val="msonormal"/>
    <w:basedOn w:val="Normal"/>
    <w:uiPriority w:val="99"/>
    <w:rsid w:val="00421F9A"/>
    <w:pPr>
      <w:spacing w:before="100" w:beforeAutospacing="1" w:after="100" w:afterAutospacing="1" w:line="240" w:lineRule="auto"/>
    </w:pPr>
    <w:rPr>
      <w:sz w:val="24"/>
      <w:szCs w:val="24"/>
      <w:lang w:val="en-US" w:eastAsia="en-US"/>
    </w:rPr>
  </w:style>
  <w:style w:type="table" w:customStyle="1" w:styleId="TabellemithellemGitternetz1">
    <w:name w:val="Tabelle mit hellem Gitternetz1"/>
    <w:basedOn w:val="TableNormal"/>
    <w:uiPriority w:val="40"/>
    <w:rsid w:val="00B27B41"/>
    <w:rPr>
      <w:rFonts w:ascii="Times New Roman" w:hAnsi="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t">
    <w:name w:val="st"/>
    <w:basedOn w:val="DefaultParagraphFont"/>
    <w:rsid w:val="007C32C6"/>
  </w:style>
  <w:style w:type="paragraph" w:customStyle="1" w:styleId="Code0">
    <w:name w:val="Code"/>
    <w:basedOn w:val="Anforderung"/>
    <w:link w:val="CodeZchn"/>
    <w:qFormat/>
    <w:rsid w:val="00021CE1"/>
    <w:pPr>
      <w:jc w:val="left"/>
    </w:pPr>
    <w:rPr>
      <w:rFonts w:ascii="Bahnschrift" w:hAnsi="Bahnschrift"/>
      <w:sz w:val="16"/>
      <w:lang w:val="en-US" w:eastAsia="en-US"/>
    </w:rPr>
  </w:style>
  <w:style w:type="character" w:customStyle="1" w:styleId="CodeZchn">
    <w:name w:val="Code Zchn"/>
    <w:basedOn w:val="AnforderungZchn"/>
    <w:link w:val="Code0"/>
    <w:rsid w:val="00021CE1"/>
    <w:rPr>
      <w:rFonts w:ascii="Bahnschrift" w:hAnsi="Bahnschrift"/>
      <w:sz w:val="16"/>
      <w:lang w:val="en-US" w:eastAsia="en-US"/>
    </w:rPr>
  </w:style>
  <w:style w:type="paragraph" w:customStyle="1" w:styleId="sc4">
    <w:name w:val="sc4"/>
    <w:basedOn w:val="Normal"/>
    <w:uiPriority w:val="99"/>
    <w:rsid w:val="002264A0"/>
    <w:pPr>
      <w:spacing w:before="100" w:beforeAutospacing="1" w:after="100" w:afterAutospacing="1" w:line="240" w:lineRule="auto"/>
    </w:pPr>
    <w:rPr>
      <w:color w:val="FF8000"/>
      <w:sz w:val="24"/>
      <w:szCs w:val="24"/>
    </w:rPr>
  </w:style>
  <w:style w:type="paragraph" w:customStyle="1" w:styleId="sc6">
    <w:name w:val="sc6"/>
    <w:basedOn w:val="Normal"/>
    <w:uiPriority w:val="99"/>
    <w:rsid w:val="002264A0"/>
    <w:pPr>
      <w:spacing w:before="100" w:beforeAutospacing="1" w:after="100" w:afterAutospacing="1" w:line="240" w:lineRule="auto"/>
    </w:pPr>
    <w:rPr>
      <w:color w:val="800000"/>
      <w:sz w:val="24"/>
      <w:szCs w:val="24"/>
    </w:rPr>
  </w:style>
  <w:style w:type="paragraph" w:customStyle="1" w:styleId="sc10">
    <w:name w:val="sc10"/>
    <w:basedOn w:val="Normal"/>
    <w:uiPriority w:val="99"/>
    <w:rsid w:val="002264A0"/>
    <w:pPr>
      <w:spacing w:before="100" w:beforeAutospacing="1" w:after="100" w:afterAutospacing="1" w:line="240" w:lineRule="auto"/>
    </w:pPr>
    <w:rPr>
      <w:b/>
      <w:bCs/>
      <w:color w:val="8000FF"/>
      <w:sz w:val="24"/>
      <w:szCs w:val="24"/>
    </w:rPr>
  </w:style>
  <w:style w:type="paragraph" w:customStyle="1" w:styleId="sc70">
    <w:name w:val="sc70"/>
    <w:basedOn w:val="Normal"/>
    <w:uiPriority w:val="99"/>
    <w:rsid w:val="002264A0"/>
    <w:pPr>
      <w:spacing w:before="100" w:beforeAutospacing="1" w:after="100" w:afterAutospacing="1" w:line="240" w:lineRule="auto"/>
    </w:pPr>
    <w:rPr>
      <w:color w:val="800000"/>
      <w:sz w:val="24"/>
      <w:szCs w:val="24"/>
      <w:u w:val="single"/>
    </w:rPr>
  </w:style>
  <w:style w:type="character" w:customStyle="1" w:styleId="sc101">
    <w:name w:val="sc101"/>
    <w:basedOn w:val="DefaultParagraphFont"/>
    <w:rsid w:val="002264A0"/>
    <w:rPr>
      <w:rFonts w:ascii="Courier New" w:hAnsi="Courier New" w:cs="Courier New" w:hint="default"/>
      <w:b/>
      <w:bCs/>
      <w:color w:val="8000FF"/>
      <w:sz w:val="20"/>
      <w:szCs w:val="20"/>
    </w:rPr>
  </w:style>
  <w:style w:type="character" w:customStyle="1" w:styleId="sc61">
    <w:name w:val="sc61"/>
    <w:basedOn w:val="DefaultParagraphFont"/>
    <w:rsid w:val="002264A0"/>
    <w:rPr>
      <w:rFonts w:ascii="Courier New" w:hAnsi="Courier New" w:cs="Courier New" w:hint="default"/>
      <w:color w:val="800000"/>
      <w:sz w:val="20"/>
      <w:szCs w:val="20"/>
    </w:rPr>
  </w:style>
  <w:style w:type="character" w:customStyle="1" w:styleId="sc701">
    <w:name w:val="sc701"/>
    <w:basedOn w:val="DefaultParagraphFont"/>
    <w:rsid w:val="002264A0"/>
    <w:rPr>
      <w:rFonts w:ascii="Courier New" w:hAnsi="Courier New" w:cs="Courier New" w:hint="default"/>
      <w:color w:val="800000"/>
      <w:sz w:val="20"/>
      <w:szCs w:val="20"/>
      <w:u w:val="single"/>
    </w:rPr>
  </w:style>
  <w:style w:type="character" w:customStyle="1" w:styleId="sc41">
    <w:name w:val="sc41"/>
    <w:basedOn w:val="DefaultParagraphFont"/>
    <w:rsid w:val="002264A0"/>
    <w:rPr>
      <w:rFonts w:ascii="Courier New" w:hAnsi="Courier New" w:cs="Courier New" w:hint="default"/>
      <w:color w:val="FF8000"/>
      <w:sz w:val="20"/>
      <w:szCs w:val="20"/>
    </w:rPr>
  </w:style>
  <w:style w:type="paragraph" w:customStyle="1" w:styleId="sc5">
    <w:name w:val="sc5"/>
    <w:basedOn w:val="Normal"/>
    <w:uiPriority w:val="99"/>
    <w:rsid w:val="002264A0"/>
    <w:pPr>
      <w:spacing w:before="100" w:beforeAutospacing="1" w:after="100" w:afterAutospacing="1" w:line="240" w:lineRule="auto"/>
    </w:pPr>
    <w:rPr>
      <w:b/>
      <w:bCs/>
      <w:color w:val="0000FF"/>
      <w:sz w:val="24"/>
      <w:szCs w:val="24"/>
    </w:rPr>
  </w:style>
  <w:style w:type="character" w:customStyle="1" w:styleId="sc51">
    <w:name w:val="sc51"/>
    <w:basedOn w:val="DefaultParagraphFont"/>
    <w:rsid w:val="002264A0"/>
    <w:rPr>
      <w:rFonts w:ascii="Courier New" w:hAnsi="Courier New" w:cs="Courier New" w:hint="default"/>
      <w:b/>
      <w:bCs/>
      <w:color w:val="0000FF"/>
      <w:sz w:val="20"/>
      <w:szCs w:val="20"/>
    </w:rPr>
  </w:style>
  <w:style w:type="paragraph" w:customStyle="1" w:styleId="sc1">
    <w:name w:val="sc1"/>
    <w:basedOn w:val="Normal"/>
    <w:uiPriority w:val="99"/>
    <w:rsid w:val="00146D28"/>
    <w:pPr>
      <w:spacing w:before="100" w:beforeAutospacing="1" w:after="100" w:afterAutospacing="1" w:line="240" w:lineRule="auto"/>
    </w:pPr>
    <w:rPr>
      <w:color w:val="0000FF"/>
      <w:sz w:val="24"/>
      <w:szCs w:val="24"/>
      <w:lang w:eastAsia="en-GB"/>
    </w:rPr>
  </w:style>
  <w:style w:type="paragraph" w:customStyle="1" w:styleId="sc3">
    <w:name w:val="sc3"/>
    <w:basedOn w:val="Normal"/>
    <w:uiPriority w:val="99"/>
    <w:rsid w:val="00146D28"/>
    <w:pPr>
      <w:spacing w:before="100" w:beforeAutospacing="1" w:after="100" w:afterAutospacing="1" w:line="240" w:lineRule="auto"/>
    </w:pPr>
    <w:rPr>
      <w:color w:val="FF0000"/>
      <w:sz w:val="24"/>
      <w:szCs w:val="24"/>
      <w:lang w:eastAsia="en-GB"/>
    </w:rPr>
  </w:style>
  <w:style w:type="paragraph" w:customStyle="1" w:styleId="sc11">
    <w:name w:val="sc11"/>
    <w:basedOn w:val="Normal"/>
    <w:uiPriority w:val="99"/>
    <w:rsid w:val="00146D28"/>
    <w:pPr>
      <w:spacing w:before="100" w:beforeAutospacing="1" w:after="100" w:afterAutospacing="1" w:line="240" w:lineRule="auto"/>
    </w:pPr>
    <w:rPr>
      <w:color w:val="0000FF"/>
      <w:sz w:val="24"/>
      <w:szCs w:val="24"/>
      <w:lang w:eastAsia="en-GB"/>
    </w:rPr>
  </w:style>
  <w:style w:type="paragraph" w:customStyle="1" w:styleId="sc12">
    <w:name w:val="sc12"/>
    <w:basedOn w:val="Normal"/>
    <w:uiPriority w:val="99"/>
    <w:rsid w:val="00146D28"/>
    <w:pPr>
      <w:shd w:val="clear" w:color="auto" w:fill="FFFF00"/>
      <w:spacing w:before="100" w:beforeAutospacing="1" w:after="100" w:afterAutospacing="1" w:line="240" w:lineRule="auto"/>
    </w:pPr>
    <w:rPr>
      <w:color w:val="FF0000"/>
      <w:sz w:val="24"/>
      <w:szCs w:val="24"/>
      <w:lang w:eastAsia="en-GB"/>
    </w:rPr>
  </w:style>
  <w:style w:type="paragraph" w:customStyle="1" w:styleId="sc13">
    <w:name w:val="sc13"/>
    <w:basedOn w:val="Normal"/>
    <w:uiPriority w:val="99"/>
    <w:rsid w:val="00146D28"/>
    <w:pPr>
      <w:shd w:val="clear" w:color="auto" w:fill="FFFF00"/>
      <w:spacing w:before="100" w:beforeAutospacing="1" w:after="100" w:afterAutospacing="1" w:line="240" w:lineRule="auto"/>
    </w:pPr>
    <w:rPr>
      <w:color w:val="FF0000"/>
      <w:sz w:val="24"/>
      <w:szCs w:val="24"/>
      <w:lang w:eastAsia="en-GB"/>
    </w:rPr>
  </w:style>
  <w:style w:type="paragraph" w:customStyle="1" w:styleId="sc64">
    <w:name w:val="sc64"/>
    <w:basedOn w:val="Normal"/>
    <w:uiPriority w:val="99"/>
    <w:rsid w:val="00146D28"/>
    <w:pPr>
      <w:spacing w:before="100" w:beforeAutospacing="1" w:after="100" w:afterAutospacing="1" w:line="240" w:lineRule="auto"/>
    </w:pPr>
    <w:rPr>
      <w:b/>
      <w:bCs/>
      <w:sz w:val="24"/>
      <w:szCs w:val="24"/>
      <w:u w:val="single"/>
      <w:lang w:eastAsia="en-GB"/>
    </w:rPr>
  </w:style>
  <w:style w:type="character" w:customStyle="1" w:styleId="sc121">
    <w:name w:val="sc121"/>
    <w:basedOn w:val="DefaultParagraphFont"/>
    <w:rsid w:val="00146D28"/>
    <w:rPr>
      <w:rFonts w:ascii="Courier New" w:hAnsi="Courier New" w:cs="Courier New" w:hint="default"/>
      <w:color w:val="FF0000"/>
      <w:sz w:val="20"/>
      <w:szCs w:val="20"/>
      <w:shd w:val="clear" w:color="auto" w:fill="FFFF00"/>
    </w:rPr>
  </w:style>
  <w:style w:type="character" w:customStyle="1" w:styleId="sc14">
    <w:name w:val="sc14"/>
    <w:basedOn w:val="DefaultParagraphFont"/>
    <w:rsid w:val="00146D28"/>
    <w:rPr>
      <w:rFonts w:ascii="Courier New" w:hAnsi="Courier New" w:cs="Courier New" w:hint="default"/>
      <w:color w:val="0000FF"/>
      <w:sz w:val="20"/>
      <w:szCs w:val="20"/>
    </w:rPr>
  </w:style>
  <w:style w:type="character" w:customStyle="1" w:styleId="sc8">
    <w:name w:val="sc8"/>
    <w:basedOn w:val="DefaultParagraphFont"/>
    <w:rsid w:val="00146D28"/>
    <w:rPr>
      <w:rFonts w:ascii="Courier New" w:hAnsi="Courier New" w:cs="Courier New" w:hint="default"/>
      <w:color w:val="000000"/>
      <w:sz w:val="20"/>
      <w:szCs w:val="20"/>
    </w:rPr>
  </w:style>
  <w:style w:type="character" w:customStyle="1" w:styleId="sc31">
    <w:name w:val="sc31"/>
    <w:basedOn w:val="DefaultParagraphFont"/>
    <w:rsid w:val="00146D28"/>
    <w:rPr>
      <w:rFonts w:ascii="Courier New" w:hAnsi="Courier New" w:cs="Courier New" w:hint="default"/>
      <w:color w:val="FF0000"/>
      <w:sz w:val="20"/>
      <w:szCs w:val="20"/>
    </w:rPr>
  </w:style>
  <w:style w:type="character" w:customStyle="1" w:styleId="sc131">
    <w:name w:val="sc131"/>
    <w:basedOn w:val="DefaultParagraphFont"/>
    <w:rsid w:val="00146D28"/>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146D28"/>
    <w:rPr>
      <w:rFonts w:ascii="Courier New" w:hAnsi="Courier New" w:cs="Courier New" w:hint="default"/>
      <w:b/>
      <w:bCs/>
      <w:color w:val="000000"/>
      <w:sz w:val="20"/>
      <w:szCs w:val="20"/>
    </w:rPr>
  </w:style>
  <w:style w:type="character" w:customStyle="1" w:styleId="sc111">
    <w:name w:val="sc111"/>
    <w:basedOn w:val="DefaultParagraphFont"/>
    <w:rsid w:val="00146D28"/>
    <w:rPr>
      <w:rFonts w:ascii="Courier New" w:hAnsi="Courier New" w:cs="Courier New" w:hint="default"/>
      <w:color w:val="0000FF"/>
      <w:sz w:val="20"/>
      <w:szCs w:val="20"/>
    </w:rPr>
  </w:style>
  <w:style w:type="character" w:customStyle="1" w:styleId="sc641">
    <w:name w:val="sc641"/>
    <w:basedOn w:val="DefaultParagraphFont"/>
    <w:rsid w:val="00146D28"/>
    <w:rPr>
      <w:rFonts w:ascii="Courier New" w:hAnsi="Courier New" w:cs="Courier New" w:hint="default"/>
      <w:b/>
      <w:bCs/>
      <w:color w:val="000000"/>
      <w:sz w:val="20"/>
      <w:szCs w:val="20"/>
      <w:u w:val="single"/>
    </w:rPr>
  </w:style>
  <w:style w:type="numbering" w:customStyle="1" w:styleId="KeineListe4">
    <w:name w:val="Keine Liste4"/>
    <w:next w:val="NoList"/>
    <w:uiPriority w:val="99"/>
    <w:semiHidden/>
    <w:unhideWhenUsed/>
    <w:rsid w:val="00B87D89"/>
  </w:style>
  <w:style w:type="paragraph" w:customStyle="1" w:styleId="Figure">
    <w:name w:val="Figure"/>
    <w:basedOn w:val="Normal"/>
    <w:next w:val="Normal"/>
    <w:link w:val="FigureZchn"/>
    <w:autoRedefine/>
    <w:qFormat/>
    <w:rsid w:val="006E71A7"/>
    <w:pPr>
      <w:keepNext/>
      <w:keepLines/>
      <w:tabs>
        <w:tab w:val="left" w:pos="3978"/>
        <w:tab w:val="center" w:pos="4819"/>
      </w:tabs>
      <w:spacing w:before="120" w:after="240"/>
      <w:jc w:val="left"/>
    </w:pPr>
    <w:rPr>
      <w:noProof/>
      <w:lang w:eastAsia="en-GB"/>
    </w:rPr>
  </w:style>
  <w:style w:type="character" w:customStyle="1" w:styleId="FigureZchn">
    <w:name w:val="Figure Zchn"/>
    <w:basedOn w:val="DefaultParagraphFont"/>
    <w:link w:val="Figure"/>
    <w:rsid w:val="006E71A7"/>
    <w:rPr>
      <w:noProof/>
      <w:lang w:eastAsia="en-GB"/>
    </w:rPr>
  </w:style>
  <w:style w:type="character" w:customStyle="1" w:styleId="NichtaufgelsteErwhnung14">
    <w:name w:val="Nicht aufgelöste Erwähnung14"/>
    <w:basedOn w:val="DefaultParagraphFont"/>
    <w:uiPriority w:val="99"/>
    <w:semiHidden/>
    <w:unhideWhenUsed/>
    <w:rsid w:val="007A5DFB"/>
    <w:rPr>
      <w:color w:val="605E5C"/>
      <w:shd w:val="clear" w:color="auto" w:fill="E1DFDD"/>
    </w:rPr>
  </w:style>
  <w:style w:type="character" w:customStyle="1" w:styleId="NichtaufgelsteErwhnung15">
    <w:name w:val="Nicht aufgelöste Erwähnung15"/>
    <w:basedOn w:val="DefaultParagraphFont"/>
    <w:uiPriority w:val="99"/>
    <w:semiHidden/>
    <w:unhideWhenUsed/>
    <w:rsid w:val="003D37A3"/>
    <w:rPr>
      <w:color w:val="605E5C"/>
      <w:shd w:val="clear" w:color="auto" w:fill="E1DFDD"/>
    </w:rPr>
  </w:style>
  <w:style w:type="character" w:customStyle="1" w:styleId="UnresolvedMention3">
    <w:name w:val="Unresolved Mention3"/>
    <w:basedOn w:val="DefaultParagraphFont"/>
    <w:uiPriority w:val="99"/>
    <w:semiHidden/>
    <w:unhideWhenUsed/>
    <w:rsid w:val="008D08AA"/>
    <w:rPr>
      <w:color w:val="605E5C"/>
      <w:shd w:val="clear" w:color="auto" w:fill="E1DFDD"/>
    </w:rPr>
  </w:style>
  <w:style w:type="character" w:customStyle="1" w:styleId="UnresolvedMention4">
    <w:name w:val="Unresolved Mention4"/>
    <w:basedOn w:val="DefaultParagraphFont"/>
    <w:uiPriority w:val="99"/>
    <w:semiHidden/>
    <w:unhideWhenUsed/>
    <w:rsid w:val="000E7D68"/>
    <w:rPr>
      <w:color w:val="605E5C"/>
      <w:shd w:val="clear" w:color="auto" w:fill="E1DFDD"/>
    </w:rPr>
  </w:style>
  <w:style w:type="character" w:styleId="PlaceholderText">
    <w:name w:val="Placeholder Text"/>
    <w:basedOn w:val="DefaultParagraphFont"/>
    <w:uiPriority w:val="99"/>
    <w:semiHidden/>
    <w:rsid w:val="00933E57"/>
    <w:rPr>
      <w:color w:val="808080"/>
    </w:rPr>
  </w:style>
  <w:style w:type="paragraph" w:customStyle="1" w:styleId="Codezweisplatig">
    <w:name w:val="Code zweisplatig"/>
    <w:basedOn w:val="Code0"/>
    <w:link w:val="CodezweisplatigChar"/>
    <w:qFormat/>
    <w:rsid w:val="00FC229B"/>
  </w:style>
  <w:style w:type="paragraph" w:customStyle="1" w:styleId="Codetwolcolumns">
    <w:name w:val="Code twol columns"/>
    <w:basedOn w:val="Normal"/>
    <w:link w:val="CodetwolcolumnsChar"/>
    <w:rsid w:val="00FC229B"/>
  </w:style>
  <w:style w:type="character" w:customStyle="1" w:styleId="CodezweisplatigChar">
    <w:name w:val="Code zweisplatig Char"/>
    <w:basedOn w:val="CodeZchn"/>
    <w:link w:val="Codezweisplatig"/>
    <w:rsid w:val="00FC229B"/>
    <w:rPr>
      <w:rFonts w:ascii="Bahnschrift" w:hAnsi="Bahnschrift"/>
      <w:sz w:val="16"/>
      <w:lang w:val="en-US" w:eastAsia="en-US"/>
    </w:rPr>
  </w:style>
  <w:style w:type="character" w:customStyle="1" w:styleId="CodetwolcolumnsChar">
    <w:name w:val="Code twol columns Char"/>
    <w:basedOn w:val="DefaultParagraphFont"/>
    <w:link w:val="Codetwolcolumns"/>
    <w:rsid w:val="00FC229B"/>
    <w:rPr>
      <w:rFonts w:ascii="Times New Roman" w:hAnsi="Times New Roman"/>
    </w:rPr>
  </w:style>
  <w:style w:type="character" w:customStyle="1" w:styleId="Anhang1Zchn">
    <w:name w:val="AnhangÜ1 Zchn"/>
    <w:basedOn w:val="Heading1Char"/>
    <w:locked/>
    <w:rsid w:val="00AF31A1"/>
    <w:rPr>
      <w:rFonts w:ascii="Times New Roman" w:hAnsi="Times New Roman"/>
      <w:b w:val="0"/>
      <w:bCs/>
      <w:caps/>
      <w:noProof/>
      <w:color w:val="004377"/>
      <w:spacing w:val="10"/>
      <w:sz w:val="40"/>
      <w:szCs w:val="22"/>
      <w:shd w:val="clear" w:color="auto" w:fill="004377"/>
      <w:lang w:val="it-IT" w:eastAsia="en-US"/>
    </w:rPr>
  </w:style>
  <w:style w:type="character" w:styleId="UnresolvedMention">
    <w:name w:val="Unresolved Mention"/>
    <w:basedOn w:val="DefaultParagraphFont"/>
    <w:uiPriority w:val="99"/>
    <w:semiHidden/>
    <w:unhideWhenUsed/>
    <w:rsid w:val="002E130F"/>
    <w:rPr>
      <w:color w:val="605E5C"/>
      <w:shd w:val="clear" w:color="auto" w:fill="E1DFDD"/>
    </w:rPr>
  </w:style>
  <w:style w:type="character" w:customStyle="1" w:styleId="Anhang2Zchn">
    <w:name w:val="AnhangÜ2 Zchn"/>
    <w:basedOn w:val="Heading2Char"/>
    <w:rsid w:val="00B8481B"/>
    <w:rPr>
      <w:rFonts w:ascii="Times New Roman" w:eastAsia="Times New Roman" w:hAnsi="Times New Roman" w:cs="Times New Roman"/>
      <w:b/>
      <w:vanish w:val="0"/>
      <w:color w:val="004377"/>
      <w:spacing w:val="15"/>
      <w:sz w:val="28"/>
      <w:szCs w:val="18"/>
      <w:lang w:val="en-GB" w:eastAsia="de-DE"/>
    </w:rPr>
  </w:style>
  <w:style w:type="paragraph" w:customStyle="1" w:styleId="Bibliografie-Eintrag">
    <w:name w:val="Bibliografie-Eintrag"/>
    <w:basedOn w:val="Normal"/>
    <w:link w:val="Bibliografie-EintragZchn"/>
    <w:qFormat/>
    <w:rsid w:val="00B8481B"/>
    <w:pPr>
      <w:tabs>
        <w:tab w:val="left" w:pos="709"/>
      </w:tabs>
      <w:spacing w:after="240"/>
      <w:ind w:left="1701" w:hanging="1701"/>
      <w:jc w:val="left"/>
    </w:pPr>
  </w:style>
  <w:style w:type="character" w:customStyle="1" w:styleId="Bibliografie-EintragZchn">
    <w:name w:val="Bibliografie-Eintrag Zchn"/>
    <w:basedOn w:val="DefaultParagraphFont"/>
    <w:link w:val="Bibliografie-Eintrag"/>
    <w:rsid w:val="00B8481B"/>
    <w:rPr>
      <w:rFonts w:ascii="Times New Roman" w:hAnsi="Times New Roman"/>
      <w:lang w:val="en-GB"/>
    </w:rPr>
  </w:style>
  <w:style w:type="paragraph" w:customStyle="1" w:styleId="Constraint">
    <w:name w:val="Constraint"/>
    <w:basedOn w:val="Normal"/>
    <w:link w:val="ConstraintChar"/>
    <w:qFormat/>
    <w:rsid w:val="00E43720"/>
    <w:pPr>
      <w:framePr w:wrap="around" w:vAnchor="text" w:hAnchor="text" w:y="1"/>
    </w:pPr>
  </w:style>
  <w:style w:type="character" w:customStyle="1" w:styleId="ConstraintChar">
    <w:name w:val="Constraint Char"/>
    <w:basedOn w:val="DefaultParagraphFont"/>
    <w:link w:val="Constraint"/>
    <w:rsid w:val="00E43720"/>
    <w:rPr>
      <w:rFonts w:ascii="Times New Roman" w:hAnsi="Times New Roman"/>
      <w:lang w:val="en-GB"/>
    </w:rPr>
  </w:style>
  <w:style w:type="character" w:styleId="LineNumber">
    <w:name w:val="line number"/>
    <w:basedOn w:val="DefaultParagraphFont"/>
    <w:uiPriority w:val="99"/>
    <w:semiHidden/>
    <w:unhideWhenUsed/>
    <w:rsid w:val="001F3D25"/>
  </w:style>
  <w:style w:type="paragraph" w:customStyle="1" w:styleId="Anhang3">
    <w:name w:val="AnhangÜ3"/>
    <w:basedOn w:val="Anhang2"/>
    <w:link w:val="Anhang3Zchn"/>
    <w:autoRedefine/>
    <w:qFormat/>
    <w:rsid w:val="002B58D3"/>
    <w:pPr>
      <w:outlineLvl w:val="2"/>
    </w:pPr>
    <w:rPr>
      <w:sz w:val="24"/>
    </w:rPr>
  </w:style>
  <w:style w:type="character" w:customStyle="1" w:styleId="Anhang3Zchn">
    <w:name w:val="AnhangÜ3 Zchn"/>
    <w:basedOn w:val="Anhang2Char1"/>
    <w:link w:val="Anhang3"/>
    <w:rsid w:val="002B58D3"/>
    <w:rPr>
      <w:b/>
      <w:caps/>
      <w:color w:val="0778A5"/>
      <w:sz w:val="24"/>
      <w:szCs w:val="22"/>
      <w:lang w:val="it-IT"/>
    </w:rPr>
  </w:style>
  <w:style w:type="character" w:styleId="HTMLCite">
    <w:name w:val="HTML Cite"/>
    <w:basedOn w:val="DefaultParagraphFont"/>
    <w:uiPriority w:val="99"/>
    <w:semiHidden/>
    <w:unhideWhenUsed/>
    <w:rsid w:val="00920F44"/>
    <w:rPr>
      <w:i/>
      <w:iCs/>
    </w:rPr>
  </w:style>
  <w:style w:type="character" w:customStyle="1" w:styleId="Anhang2Char">
    <w:name w:val="AnhangÜ2 Char"/>
    <w:basedOn w:val="Heading2Char"/>
    <w:rsid w:val="0091304F"/>
    <w:rPr>
      <w:rFonts w:ascii="Times New Roman" w:hAnsi="Times New Roman"/>
      <w:b/>
      <w:caps/>
      <w:color w:val="365F91"/>
      <w:spacing w:val="10"/>
      <w:sz w:val="28"/>
      <w:szCs w:val="22"/>
      <w:lang w:val="it-IT"/>
    </w:rPr>
  </w:style>
  <w:style w:type="character" w:customStyle="1" w:styleId="p">
    <w:name w:val="p"/>
    <w:basedOn w:val="DefaultParagraphFont"/>
    <w:rsid w:val="007B5B1B"/>
  </w:style>
  <w:style w:type="character" w:customStyle="1" w:styleId="nc">
    <w:name w:val="nc"/>
    <w:basedOn w:val="DefaultParagraphFont"/>
    <w:rsid w:val="007B5B1B"/>
  </w:style>
  <w:style w:type="character" w:customStyle="1" w:styleId="o">
    <w:name w:val="o"/>
    <w:basedOn w:val="DefaultParagraphFont"/>
    <w:rsid w:val="007B5B1B"/>
  </w:style>
  <w:style w:type="character" w:customStyle="1" w:styleId="monospaced">
    <w:name w:val="monospaced"/>
    <w:basedOn w:val="DefaultParagraphFont"/>
    <w:rsid w:val="007B5B1B"/>
  </w:style>
  <w:style w:type="paragraph" w:customStyle="1" w:styleId="Footnote">
    <w:name w:val="Footnote"/>
    <w:basedOn w:val="FootnoteText"/>
    <w:link w:val="FootnoteZchn"/>
    <w:qFormat/>
    <w:rsid w:val="00C00900"/>
  </w:style>
  <w:style w:type="character" w:customStyle="1" w:styleId="FootnoteZchn">
    <w:name w:val="Footnote Zchn"/>
    <w:basedOn w:val="FootnoteTextChar"/>
    <w:link w:val="Footnote"/>
    <w:rsid w:val="00C00900"/>
  </w:style>
  <w:style w:type="paragraph" w:styleId="ListBullet">
    <w:name w:val="List Bullet"/>
    <w:basedOn w:val="Normal"/>
    <w:qFormat/>
    <w:rsid w:val="00CB37F5"/>
    <w:pPr>
      <w:numPr>
        <w:numId w:val="1"/>
      </w:numPr>
      <w:tabs>
        <w:tab w:val="clear" w:pos="720"/>
        <w:tab w:val="left" w:pos="340"/>
      </w:tabs>
      <w:snapToGrid w:val="0"/>
      <w:spacing w:after="100" w:line="240" w:lineRule="auto"/>
      <w:ind w:left="340" w:hanging="340"/>
    </w:pPr>
    <w:rPr>
      <w:rFonts w:cstheme="minorBidi"/>
      <w:color w:val="auto"/>
      <w:spacing w:val="8"/>
      <w:lang w:val="en-GB" w:eastAsia="en-US"/>
    </w:rPr>
  </w:style>
  <w:style w:type="paragraph" w:customStyle="1" w:styleId="berschrift11">
    <w:name w:val="Überschrift 11"/>
    <w:basedOn w:val="Normal"/>
    <w:rsid w:val="009E5836"/>
  </w:style>
  <w:style w:type="paragraph" w:customStyle="1" w:styleId="berschrift21">
    <w:name w:val="Überschrift 21"/>
    <w:basedOn w:val="Normal"/>
    <w:rsid w:val="009E5836"/>
  </w:style>
  <w:style w:type="paragraph" w:customStyle="1" w:styleId="berschrift31">
    <w:name w:val="Überschrift 31"/>
    <w:basedOn w:val="Normal"/>
    <w:rsid w:val="009E5836"/>
  </w:style>
  <w:style w:type="paragraph" w:customStyle="1" w:styleId="berschrift41">
    <w:name w:val="Überschrift 41"/>
    <w:basedOn w:val="Normal"/>
    <w:rsid w:val="009E5836"/>
  </w:style>
  <w:style w:type="paragraph" w:customStyle="1" w:styleId="berschrift51">
    <w:name w:val="Überschrift 51"/>
    <w:basedOn w:val="Normal"/>
    <w:rsid w:val="009E5836"/>
  </w:style>
  <w:style w:type="paragraph" w:customStyle="1" w:styleId="berschrift61">
    <w:name w:val="Überschrift 61"/>
    <w:basedOn w:val="Normal"/>
    <w:rsid w:val="009E5836"/>
  </w:style>
  <w:style w:type="paragraph" w:customStyle="1" w:styleId="berschrift71">
    <w:name w:val="Überschrift 71"/>
    <w:basedOn w:val="Normal"/>
    <w:rsid w:val="009E5836"/>
  </w:style>
  <w:style w:type="paragraph" w:customStyle="1" w:styleId="berschrift81">
    <w:name w:val="Überschrift 81"/>
    <w:basedOn w:val="Normal"/>
    <w:rsid w:val="009E5836"/>
  </w:style>
  <w:style w:type="paragraph" w:customStyle="1" w:styleId="berschrift91">
    <w:name w:val="Überschrift 91"/>
    <w:basedOn w:val="Normal"/>
    <w:rsid w:val="009E58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858">
      <w:bodyDiv w:val="1"/>
      <w:marLeft w:val="0"/>
      <w:marRight w:val="0"/>
      <w:marTop w:val="0"/>
      <w:marBottom w:val="0"/>
      <w:divBdr>
        <w:top w:val="none" w:sz="0" w:space="0" w:color="auto"/>
        <w:left w:val="none" w:sz="0" w:space="0" w:color="auto"/>
        <w:bottom w:val="none" w:sz="0" w:space="0" w:color="auto"/>
        <w:right w:val="none" w:sz="0" w:space="0" w:color="auto"/>
      </w:divBdr>
      <w:divsChild>
        <w:div w:id="163083956">
          <w:marLeft w:val="0"/>
          <w:marRight w:val="0"/>
          <w:marTop w:val="0"/>
          <w:marBottom w:val="0"/>
          <w:divBdr>
            <w:top w:val="none" w:sz="0" w:space="0" w:color="auto"/>
            <w:left w:val="none" w:sz="0" w:space="0" w:color="auto"/>
            <w:bottom w:val="none" w:sz="0" w:space="0" w:color="auto"/>
            <w:right w:val="none" w:sz="0" w:space="0" w:color="auto"/>
          </w:divBdr>
        </w:div>
      </w:divsChild>
    </w:div>
    <w:div w:id="6755523">
      <w:bodyDiv w:val="1"/>
      <w:marLeft w:val="0"/>
      <w:marRight w:val="0"/>
      <w:marTop w:val="0"/>
      <w:marBottom w:val="0"/>
      <w:divBdr>
        <w:top w:val="none" w:sz="0" w:space="0" w:color="auto"/>
        <w:left w:val="none" w:sz="0" w:space="0" w:color="auto"/>
        <w:bottom w:val="none" w:sz="0" w:space="0" w:color="auto"/>
        <w:right w:val="none" w:sz="0" w:space="0" w:color="auto"/>
      </w:divBdr>
      <w:divsChild>
        <w:div w:id="1223558361">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8683139">
      <w:bodyDiv w:val="1"/>
      <w:marLeft w:val="0"/>
      <w:marRight w:val="0"/>
      <w:marTop w:val="0"/>
      <w:marBottom w:val="0"/>
      <w:divBdr>
        <w:top w:val="none" w:sz="0" w:space="0" w:color="auto"/>
        <w:left w:val="none" w:sz="0" w:space="0" w:color="auto"/>
        <w:bottom w:val="none" w:sz="0" w:space="0" w:color="auto"/>
        <w:right w:val="none" w:sz="0" w:space="0" w:color="auto"/>
      </w:divBdr>
    </w:div>
    <w:div w:id="35737287">
      <w:bodyDiv w:val="1"/>
      <w:marLeft w:val="0"/>
      <w:marRight w:val="0"/>
      <w:marTop w:val="0"/>
      <w:marBottom w:val="0"/>
      <w:divBdr>
        <w:top w:val="none" w:sz="0" w:space="0" w:color="auto"/>
        <w:left w:val="none" w:sz="0" w:space="0" w:color="auto"/>
        <w:bottom w:val="none" w:sz="0" w:space="0" w:color="auto"/>
        <w:right w:val="none" w:sz="0" w:space="0" w:color="auto"/>
      </w:divBdr>
    </w:div>
    <w:div w:id="52048158">
      <w:bodyDiv w:val="1"/>
      <w:marLeft w:val="0"/>
      <w:marRight w:val="0"/>
      <w:marTop w:val="0"/>
      <w:marBottom w:val="0"/>
      <w:divBdr>
        <w:top w:val="none" w:sz="0" w:space="0" w:color="auto"/>
        <w:left w:val="none" w:sz="0" w:space="0" w:color="auto"/>
        <w:bottom w:val="none" w:sz="0" w:space="0" w:color="auto"/>
        <w:right w:val="none" w:sz="0" w:space="0" w:color="auto"/>
      </w:divBdr>
    </w:div>
    <w:div w:id="52386955">
      <w:bodyDiv w:val="1"/>
      <w:marLeft w:val="0"/>
      <w:marRight w:val="0"/>
      <w:marTop w:val="0"/>
      <w:marBottom w:val="0"/>
      <w:divBdr>
        <w:top w:val="none" w:sz="0" w:space="0" w:color="auto"/>
        <w:left w:val="none" w:sz="0" w:space="0" w:color="auto"/>
        <w:bottom w:val="none" w:sz="0" w:space="0" w:color="auto"/>
        <w:right w:val="none" w:sz="0" w:space="0" w:color="auto"/>
      </w:divBdr>
    </w:div>
    <w:div w:id="56707555">
      <w:bodyDiv w:val="1"/>
      <w:marLeft w:val="0"/>
      <w:marRight w:val="0"/>
      <w:marTop w:val="0"/>
      <w:marBottom w:val="0"/>
      <w:divBdr>
        <w:top w:val="none" w:sz="0" w:space="0" w:color="auto"/>
        <w:left w:val="none" w:sz="0" w:space="0" w:color="auto"/>
        <w:bottom w:val="none" w:sz="0" w:space="0" w:color="auto"/>
        <w:right w:val="none" w:sz="0" w:space="0" w:color="auto"/>
      </w:divBdr>
    </w:div>
    <w:div w:id="61679474">
      <w:bodyDiv w:val="1"/>
      <w:marLeft w:val="0"/>
      <w:marRight w:val="0"/>
      <w:marTop w:val="0"/>
      <w:marBottom w:val="0"/>
      <w:divBdr>
        <w:top w:val="none" w:sz="0" w:space="0" w:color="auto"/>
        <w:left w:val="none" w:sz="0" w:space="0" w:color="auto"/>
        <w:bottom w:val="none" w:sz="0" w:space="0" w:color="auto"/>
        <w:right w:val="none" w:sz="0" w:space="0" w:color="auto"/>
      </w:divBdr>
      <w:divsChild>
        <w:div w:id="545334730">
          <w:marLeft w:val="0"/>
          <w:marRight w:val="0"/>
          <w:marTop w:val="0"/>
          <w:marBottom w:val="0"/>
          <w:divBdr>
            <w:top w:val="none" w:sz="0" w:space="0" w:color="auto"/>
            <w:left w:val="none" w:sz="0" w:space="0" w:color="auto"/>
            <w:bottom w:val="none" w:sz="0" w:space="0" w:color="auto"/>
            <w:right w:val="none" w:sz="0" w:space="0" w:color="auto"/>
          </w:divBdr>
        </w:div>
        <w:div w:id="974870791">
          <w:marLeft w:val="0"/>
          <w:marRight w:val="0"/>
          <w:marTop w:val="0"/>
          <w:marBottom w:val="0"/>
          <w:divBdr>
            <w:top w:val="none" w:sz="0" w:space="0" w:color="auto"/>
            <w:left w:val="none" w:sz="0" w:space="0" w:color="auto"/>
            <w:bottom w:val="none" w:sz="0" w:space="0" w:color="auto"/>
            <w:right w:val="none" w:sz="0" w:space="0" w:color="auto"/>
          </w:divBdr>
        </w:div>
      </w:divsChild>
    </w:div>
    <w:div w:id="65612151">
      <w:bodyDiv w:val="1"/>
      <w:marLeft w:val="0"/>
      <w:marRight w:val="0"/>
      <w:marTop w:val="0"/>
      <w:marBottom w:val="0"/>
      <w:divBdr>
        <w:top w:val="none" w:sz="0" w:space="0" w:color="auto"/>
        <w:left w:val="none" w:sz="0" w:space="0" w:color="auto"/>
        <w:bottom w:val="none" w:sz="0" w:space="0" w:color="auto"/>
        <w:right w:val="none" w:sz="0" w:space="0" w:color="auto"/>
      </w:divBdr>
    </w:div>
    <w:div w:id="70860101">
      <w:bodyDiv w:val="1"/>
      <w:marLeft w:val="0"/>
      <w:marRight w:val="0"/>
      <w:marTop w:val="0"/>
      <w:marBottom w:val="0"/>
      <w:divBdr>
        <w:top w:val="none" w:sz="0" w:space="0" w:color="auto"/>
        <w:left w:val="none" w:sz="0" w:space="0" w:color="auto"/>
        <w:bottom w:val="none" w:sz="0" w:space="0" w:color="auto"/>
        <w:right w:val="none" w:sz="0" w:space="0" w:color="auto"/>
      </w:divBdr>
    </w:div>
    <w:div w:id="76100170">
      <w:bodyDiv w:val="1"/>
      <w:marLeft w:val="0"/>
      <w:marRight w:val="0"/>
      <w:marTop w:val="0"/>
      <w:marBottom w:val="0"/>
      <w:divBdr>
        <w:top w:val="none" w:sz="0" w:space="0" w:color="auto"/>
        <w:left w:val="none" w:sz="0" w:space="0" w:color="auto"/>
        <w:bottom w:val="none" w:sz="0" w:space="0" w:color="auto"/>
        <w:right w:val="none" w:sz="0" w:space="0" w:color="auto"/>
      </w:divBdr>
      <w:divsChild>
        <w:div w:id="584606704">
          <w:marLeft w:val="0"/>
          <w:marRight w:val="0"/>
          <w:marTop w:val="0"/>
          <w:marBottom w:val="0"/>
          <w:divBdr>
            <w:top w:val="none" w:sz="0" w:space="0" w:color="auto"/>
            <w:left w:val="none" w:sz="0" w:space="0" w:color="auto"/>
            <w:bottom w:val="none" w:sz="0" w:space="0" w:color="auto"/>
            <w:right w:val="none" w:sz="0" w:space="0" w:color="auto"/>
          </w:divBdr>
        </w:div>
      </w:divsChild>
    </w:div>
    <w:div w:id="80372941">
      <w:bodyDiv w:val="1"/>
      <w:marLeft w:val="0"/>
      <w:marRight w:val="0"/>
      <w:marTop w:val="0"/>
      <w:marBottom w:val="0"/>
      <w:divBdr>
        <w:top w:val="none" w:sz="0" w:space="0" w:color="auto"/>
        <w:left w:val="none" w:sz="0" w:space="0" w:color="auto"/>
        <w:bottom w:val="none" w:sz="0" w:space="0" w:color="auto"/>
        <w:right w:val="none" w:sz="0" w:space="0" w:color="auto"/>
      </w:divBdr>
    </w:div>
    <w:div w:id="94330550">
      <w:bodyDiv w:val="1"/>
      <w:marLeft w:val="0"/>
      <w:marRight w:val="0"/>
      <w:marTop w:val="0"/>
      <w:marBottom w:val="0"/>
      <w:divBdr>
        <w:top w:val="none" w:sz="0" w:space="0" w:color="auto"/>
        <w:left w:val="none" w:sz="0" w:space="0" w:color="auto"/>
        <w:bottom w:val="none" w:sz="0" w:space="0" w:color="auto"/>
        <w:right w:val="none" w:sz="0" w:space="0" w:color="auto"/>
      </w:divBdr>
    </w:div>
    <w:div w:id="104541739">
      <w:bodyDiv w:val="1"/>
      <w:marLeft w:val="0"/>
      <w:marRight w:val="0"/>
      <w:marTop w:val="0"/>
      <w:marBottom w:val="0"/>
      <w:divBdr>
        <w:top w:val="none" w:sz="0" w:space="0" w:color="auto"/>
        <w:left w:val="none" w:sz="0" w:space="0" w:color="auto"/>
        <w:bottom w:val="none" w:sz="0" w:space="0" w:color="auto"/>
        <w:right w:val="none" w:sz="0" w:space="0" w:color="auto"/>
      </w:divBdr>
    </w:div>
    <w:div w:id="118232923">
      <w:bodyDiv w:val="1"/>
      <w:marLeft w:val="0"/>
      <w:marRight w:val="0"/>
      <w:marTop w:val="0"/>
      <w:marBottom w:val="0"/>
      <w:divBdr>
        <w:top w:val="none" w:sz="0" w:space="0" w:color="auto"/>
        <w:left w:val="none" w:sz="0" w:space="0" w:color="auto"/>
        <w:bottom w:val="none" w:sz="0" w:space="0" w:color="auto"/>
        <w:right w:val="none" w:sz="0" w:space="0" w:color="auto"/>
      </w:divBdr>
      <w:divsChild>
        <w:div w:id="319962206">
          <w:blockQuote w:val="1"/>
          <w:marLeft w:val="720"/>
          <w:marRight w:val="720"/>
          <w:marTop w:val="100"/>
          <w:marBottom w:val="100"/>
          <w:divBdr>
            <w:top w:val="none" w:sz="0" w:space="0" w:color="auto"/>
            <w:left w:val="none" w:sz="0" w:space="0" w:color="auto"/>
            <w:bottom w:val="none" w:sz="0" w:space="0" w:color="auto"/>
            <w:right w:val="none" w:sz="0" w:space="0" w:color="auto"/>
          </w:divBdr>
        </w:div>
        <w:div w:id="532814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60937">
      <w:bodyDiv w:val="1"/>
      <w:marLeft w:val="0"/>
      <w:marRight w:val="0"/>
      <w:marTop w:val="0"/>
      <w:marBottom w:val="0"/>
      <w:divBdr>
        <w:top w:val="none" w:sz="0" w:space="0" w:color="auto"/>
        <w:left w:val="none" w:sz="0" w:space="0" w:color="auto"/>
        <w:bottom w:val="none" w:sz="0" w:space="0" w:color="auto"/>
        <w:right w:val="none" w:sz="0" w:space="0" w:color="auto"/>
      </w:divBdr>
    </w:div>
    <w:div w:id="160318530">
      <w:bodyDiv w:val="1"/>
      <w:marLeft w:val="0"/>
      <w:marRight w:val="0"/>
      <w:marTop w:val="0"/>
      <w:marBottom w:val="0"/>
      <w:divBdr>
        <w:top w:val="none" w:sz="0" w:space="0" w:color="auto"/>
        <w:left w:val="none" w:sz="0" w:space="0" w:color="auto"/>
        <w:bottom w:val="none" w:sz="0" w:space="0" w:color="auto"/>
        <w:right w:val="none" w:sz="0" w:space="0" w:color="auto"/>
      </w:divBdr>
    </w:div>
    <w:div w:id="162553965">
      <w:bodyDiv w:val="1"/>
      <w:marLeft w:val="0"/>
      <w:marRight w:val="0"/>
      <w:marTop w:val="0"/>
      <w:marBottom w:val="0"/>
      <w:divBdr>
        <w:top w:val="none" w:sz="0" w:space="0" w:color="auto"/>
        <w:left w:val="none" w:sz="0" w:space="0" w:color="auto"/>
        <w:bottom w:val="none" w:sz="0" w:space="0" w:color="auto"/>
        <w:right w:val="none" w:sz="0" w:space="0" w:color="auto"/>
      </w:divBdr>
    </w:div>
    <w:div w:id="166092277">
      <w:bodyDiv w:val="1"/>
      <w:marLeft w:val="0"/>
      <w:marRight w:val="0"/>
      <w:marTop w:val="0"/>
      <w:marBottom w:val="0"/>
      <w:divBdr>
        <w:top w:val="none" w:sz="0" w:space="0" w:color="auto"/>
        <w:left w:val="none" w:sz="0" w:space="0" w:color="auto"/>
        <w:bottom w:val="none" w:sz="0" w:space="0" w:color="auto"/>
        <w:right w:val="none" w:sz="0" w:space="0" w:color="auto"/>
      </w:divBdr>
    </w:div>
    <w:div w:id="175387475">
      <w:bodyDiv w:val="1"/>
      <w:marLeft w:val="0"/>
      <w:marRight w:val="0"/>
      <w:marTop w:val="0"/>
      <w:marBottom w:val="0"/>
      <w:divBdr>
        <w:top w:val="none" w:sz="0" w:space="0" w:color="auto"/>
        <w:left w:val="none" w:sz="0" w:space="0" w:color="auto"/>
        <w:bottom w:val="none" w:sz="0" w:space="0" w:color="auto"/>
        <w:right w:val="none" w:sz="0" w:space="0" w:color="auto"/>
      </w:divBdr>
    </w:div>
    <w:div w:id="191308452">
      <w:bodyDiv w:val="1"/>
      <w:marLeft w:val="0"/>
      <w:marRight w:val="0"/>
      <w:marTop w:val="0"/>
      <w:marBottom w:val="0"/>
      <w:divBdr>
        <w:top w:val="none" w:sz="0" w:space="0" w:color="auto"/>
        <w:left w:val="none" w:sz="0" w:space="0" w:color="auto"/>
        <w:bottom w:val="none" w:sz="0" w:space="0" w:color="auto"/>
        <w:right w:val="none" w:sz="0" w:space="0" w:color="auto"/>
      </w:divBdr>
    </w:div>
    <w:div w:id="195394674">
      <w:bodyDiv w:val="1"/>
      <w:marLeft w:val="0"/>
      <w:marRight w:val="0"/>
      <w:marTop w:val="0"/>
      <w:marBottom w:val="0"/>
      <w:divBdr>
        <w:top w:val="none" w:sz="0" w:space="0" w:color="auto"/>
        <w:left w:val="none" w:sz="0" w:space="0" w:color="auto"/>
        <w:bottom w:val="none" w:sz="0" w:space="0" w:color="auto"/>
        <w:right w:val="none" w:sz="0" w:space="0" w:color="auto"/>
      </w:divBdr>
    </w:div>
    <w:div w:id="203754008">
      <w:bodyDiv w:val="1"/>
      <w:marLeft w:val="0"/>
      <w:marRight w:val="0"/>
      <w:marTop w:val="0"/>
      <w:marBottom w:val="0"/>
      <w:divBdr>
        <w:top w:val="none" w:sz="0" w:space="0" w:color="auto"/>
        <w:left w:val="none" w:sz="0" w:space="0" w:color="auto"/>
        <w:bottom w:val="none" w:sz="0" w:space="0" w:color="auto"/>
        <w:right w:val="none" w:sz="0" w:space="0" w:color="auto"/>
      </w:divBdr>
    </w:div>
    <w:div w:id="211187328">
      <w:bodyDiv w:val="1"/>
      <w:marLeft w:val="0"/>
      <w:marRight w:val="0"/>
      <w:marTop w:val="0"/>
      <w:marBottom w:val="0"/>
      <w:divBdr>
        <w:top w:val="none" w:sz="0" w:space="0" w:color="auto"/>
        <w:left w:val="none" w:sz="0" w:space="0" w:color="auto"/>
        <w:bottom w:val="none" w:sz="0" w:space="0" w:color="auto"/>
        <w:right w:val="none" w:sz="0" w:space="0" w:color="auto"/>
      </w:divBdr>
    </w:div>
    <w:div w:id="228855523">
      <w:bodyDiv w:val="1"/>
      <w:marLeft w:val="0"/>
      <w:marRight w:val="0"/>
      <w:marTop w:val="0"/>
      <w:marBottom w:val="0"/>
      <w:divBdr>
        <w:top w:val="none" w:sz="0" w:space="0" w:color="auto"/>
        <w:left w:val="none" w:sz="0" w:space="0" w:color="auto"/>
        <w:bottom w:val="none" w:sz="0" w:space="0" w:color="auto"/>
        <w:right w:val="none" w:sz="0" w:space="0" w:color="auto"/>
      </w:divBdr>
    </w:div>
    <w:div w:id="240338746">
      <w:bodyDiv w:val="1"/>
      <w:marLeft w:val="0"/>
      <w:marRight w:val="0"/>
      <w:marTop w:val="0"/>
      <w:marBottom w:val="0"/>
      <w:divBdr>
        <w:top w:val="none" w:sz="0" w:space="0" w:color="auto"/>
        <w:left w:val="none" w:sz="0" w:space="0" w:color="auto"/>
        <w:bottom w:val="none" w:sz="0" w:space="0" w:color="auto"/>
        <w:right w:val="none" w:sz="0" w:space="0" w:color="auto"/>
      </w:divBdr>
    </w:div>
    <w:div w:id="246160705">
      <w:bodyDiv w:val="1"/>
      <w:marLeft w:val="0"/>
      <w:marRight w:val="0"/>
      <w:marTop w:val="0"/>
      <w:marBottom w:val="0"/>
      <w:divBdr>
        <w:top w:val="none" w:sz="0" w:space="0" w:color="auto"/>
        <w:left w:val="none" w:sz="0" w:space="0" w:color="auto"/>
        <w:bottom w:val="none" w:sz="0" w:space="0" w:color="auto"/>
        <w:right w:val="none" w:sz="0" w:space="0" w:color="auto"/>
      </w:divBdr>
    </w:div>
    <w:div w:id="251162327">
      <w:bodyDiv w:val="1"/>
      <w:marLeft w:val="0"/>
      <w:marRight w:val="0"/>
      <w:marTop w:val="0"/>
      <w:marBottom w:val="0"/>
      <w:divBdr>
        <w:top w:val="none" w:sz="0" w:space="0" w:color="auto"/>
        <w:left w:val="none" w:sz="0" w:space="0" w:color="auto"/>
        <w:bottom w:val="none" w:sz="0" w:space="0" w:color="auto"/>
        <w:right w:val="none" w:sz="0" w:space="0" w:color="auto"/>
      </w:divBdr>
    </w:div>
    <w:div w:id="254289330">
      <w:bodyDiv w:val="1"/>
      <w:marLeft w:val="0"/>
      <w:marRight w:val="0"/>
      <w:marTop w:val="0"/>
      <w:marBottom w:val="0"/>
      <w:divBdr>
        <w:top w:val="none" w:sz="0" w:space="0" w:color="auto"/>
        <w:left w:val="none" w:sz="0" w:space="0" w:color="auto"/>
        <w:bottom w:val="none" w:sz="0" w:space="0" w:color="auto"/>
        <w:right w:val="none" w:sz="0" w:space="0" w:color="auto"/>
      </w:divBdr>
    </w:div>
    <w:div w:id="256712364">
      <w:bodyDiv w:val="1"/>
      <w:marLeft w:val="0"/>
      <w:marRight w:val="0"/>
      <w:marTop w:val="0"/>
      <w:marBottom w:val="0"/>
      <w:divBdr>
        <w:top w:val="none" w:sz="0" w:space="0" w:color="auto"/>
        <w:left w:val="none" w:sz="0" w:space="0" w:color="auto"/>
        <w:bottom w:val="none" w:sz="0" w:space="0" w:color="auto"/>
        <w:right w:val="none" w:sz="0" w:space="0" w:color="auto"/>
      </w:divBdr>
    </w:div>
    <w:div w:id="259604323">
      <w:bodyDiv w:val="1"/>
      <w:marLeft w:val="0"/>
      <w:marRight w:val="0"/>
      <w:marTop w:val="0"/>
      <w:marBottom w:val="0"/>
      <w:divBdr>
        <w:top w:val="none" w:sz="0" w:space="0" w:color="auto"/>
        <w:left w:val="none" w:sz="0" w:space="0" w:color="auto"/>
        <w:bottom w:val="none" w:sz="0" w:space="0" w:color="auto"/>
        <w:right w:val="none" w:sz="0" w:space="0" w:color="auto"/>
      </w:divBdr>
    </w:div>
    <w:div w:id="270623592">
      <w:bodyDiv w:val="1"/>
      <w:marLeft w:val="0"/>
      <w:marRight w:val="0"/>
      <w:marTop w:val="0"/>
      <w:marBottom w:val="0"/>
      <w:divBdr>
        <w:top w:val="none" w:sz="0" w:space="0" w:color="auto"/>
        <w:left w:val="none" w:sz="0" w:space="0" w:color="auto"/>
        <w:bottom w:val="none" w:sz="0" w:space="0" w:color="auto"/>
        <w:right w:val="none" w:sz="0" w:space="0" w:color="auto"/>
      </w:divBdr>
    </w:div>
    <w:div w:id="279802318">
      <w:bodyDiv w:val="1"/>
      <w:marLeft w:val="0"/>
      <w:marRight w:val="0"/>
      <w:marTop w:val="0"/>
      <w:marBottom w:val="0"/>
      <w:divBdr>
        <w:top w:val="none" w:sz="0" w:space="0" w:color="auto"/>
        <w:left w:val="none" w:sz="0" w:space="0" w:color="auto"/>
        <w:bottom w:val="none" w:sz="0" w:space="0" w:color="auto"/>
        <w:right w:val="none" w:sz="0" w:space="0" w:color="auto"/>
      </w:divBdr>
    </w:div>
    <w:div w:id="281424041">
      <w:bodyDiv w:val="1"/>
      <w:marLeft w:val="0"/>
      <w:marRight w:val="0"/>
      <w:marTop w:val="0"/>
      <w:marBottom w:val="0"/>
      <w:divBdr>
        <w:top w:val="none" w:sz="0" w:space="0" w:color="auto"/>
        <w:left w:val="none" w:sz="0" w:space="0" w:color="auto"/>
        <w:bottom w:val="none" w:sz="0" w:space="0" w:color="auto"/>
        <w:right w:val="none" w:sz="0" w:space="0" w:color="auto"/>
      </w:divBdr>
    </w:div>
    <w:div w:id="284389480">
      <w:bodyDiv w:val="1"/>
      <w:marLeft w:val="0"/>
      <w:marRight w:val="0"/>
      <w:marTop w:val="0"/>
      <w:marBottom w:val="0"/>
      <w:divBdr>
        <w:top w:val="none" w:sz="0" w:space="0" w:color="auto"/>
        <w:left w:val="none" w:sz="0" w:space="0" w:color="auto"/>
        <w:bottom w:val="none" w:sz="0" w:space="0" w:color="auto"/>
        <w:right w:val="none" w:sz="0" w:space="0" w:color="auto"/>
      </w:divBdr>
    </w:div>
    <w:div w:id="286815500">
      <w:bodyDiv w:val="1"/>
      <w:marLeft w:val="0"/>
      <w:marRight w:val="0"/>
      <w:marTop w:val="0"/>
      <w:marBottom w:val="0"/>
      <w:divBdr>
        <w:top w:val="none" w:sz="0" w:space="0" w:color="auto"/>
        <w:left w:val="none" w:sz="0" w:space="0" w:color="auto"/>
        <w:bottom w:val="none" w:sz="0" w:space="0" w:color="auto"/>
        <w:right w:val="none" w:sz="0" w:space="0" w:color="auto"/>
      </w:divBdr>
    </w:div>
    <w:div w:id="287861700">
      <w:bodyDiv w:val="1"/>
      <w:marLeft w:val="0"/>
      <w:marRight w:val="0"/>
      <w:marTop w:val="0"/>
      <w:marBottom w:val="0"/>
      <w:divBdr>
        <w:top w:val="none" w:sz="0" w:space="0" w:color="auto"/>
        <w:left w:val="none" w:sz="0" w:space="0" w:color="auto"/>
        <w:bottom w:val="none" w:sz="0" w:space="0" w:color="auto"/>
        <w:right w:val="none" w:sz="0" w:space="0" w:color="auto"/>
      </w:divBdr>
    </w:div>
    <w:div w:id="289286202">
      <w:bodyDiv w:val="1"/>
      <w:marLeft w:val="0"/>
      <w:marRight w:val="0"/>
      <w:marTop w:val="0"/>
      <w:marBottom w:val="0"/>
      <w:divBdr>
        <w:top w:val="none" w:sz="0" w:space="0" w:color="auto"/>
        <w:left w:val="none" w:sz="0" w:space="0" w:color="auto"/>
        <w:bottom w:val="none" w:sz="0" w:space="0" w:color="auto"/>
        <w:right w:val="none" w:sz="0" w:space="0" w:color="auto"/>
      </w:divBdr>
    </w:div>
    <w:div w:id="292440553">
      <w:bodyDiv w:val="1"/>
      <w:marLeft w:val="0"/>
      <w:marRight w:val="0"/>
      <w:marTop w:val="0"/>
      <w:marBottom w:val="0"/>
      <w:divBdr>
        <w:top w:val="none" w:sz="0" w:space="0" w:color="auto"/>
        <w:left w:val="none" w:sz="0" w:space="0" w:color="auto"/>
        <w:bottom w:val="none" w:sz="0" w:space="0" w:color="auto"/>
        <w:right w:val="none" w:sz="0" w:space="0" w:color="auto"/>
      </w:divBdr>
    </w:div>
    <w:div w:id="314116461">
      <w:bodyDiv w:val="1"/>
      <w:marLeft w:val="0"/>
      <w:marRight w:val="0"/>
      <w:marTop w:val="0"/>
      <w:marBottom w:val="0"/>
      <w:divBdr>
        <w:top w:val="none" w:sz="0" w:space="0" w:color="auto"/>
        <w:left w:val="none" w:sz="0" w:space="0" w:color="auto"/>
        <w:bottom w:val="none" w:sz="0" w:space="0" w:color="auto"/>
        <w:right w:val="none" w:sz="0" w:space="0" w:color="auto"/>
      </w:divBdr>
    </w:div>
    <w:div w:id="314576583">
      <w:bodyDiv w:val="1"/>
      <w:marLeft w:val="0"/>
      <w:marRight w:val="0"/>
      <w:marTop w:val="0"/>
      <w:marBottom w:val="0"/>
      <w:divBdr>
        <w:top w:val="none" w:sz="0" w:space="0" w:color="auto"/>
        <w:left w:val="none" w:sz="0" w:space="0" w:color="auto"/>
        <w:bottom w:val="none" w:sz="0" w:space="0" w:color="auto"/>
        <w:right w:val="none" w:sz="0" w:space="0" w:color="auto"/>
      </w:divBdr>
    </w:div>
    <w:div w:id="340204382">
      <w:bodyDiv w:val="1"/>
      <w:marLeft w:val="0"/>
      <w:marRight w:val="0"/>
      <w:marTop w:val="0"/>
      <w:marBottom w:val="0"/>
      <w:divBdr>
        <w:top w:val="none" w:sz="0" w:space="0" w:color="auto"/>
        <w:left w:val="none" w:sz="0" w:space="0" w:color="auto"/>
        <w:bottom w:val="none" w:sz="0" w:space="0" w:color="auto"/>
        <w:right w:val="none" w:sz="0" w:space="0" w:color="auto"/>
      </w:divBdr>
    </w:div>
    <w:div w:id="359742070">
      <w:bodyDiv w:val="1"/>
      <w:marLeft w:val="0"/>
      <w:marRight w:val="0"/>
      <w:marTop w:val="0"/>
      <w:marBottom w:val="0"/>
      <w:divBdr>
        <w:top w:val="none" w:sz="0" w:space="0" w:color="auto"/>
        <w:left w:val="none" w:sz="0" w:space="0" w:color="auto"/>
        <w:bottom w:val="none" w:sz="0" w:space="0" w:color="auto"/>
        <w:right w:val="none" w:sz="0" w:space="0" w:color="auto"/>
      </w:divBdr>
    </w:div>
    <w:div w:id="360322306">
      <w:bodyDiv w:val="1"/>
      <w:marLeft w:val="0"/>
      <w:marRight w:val="0"/>
      <w:marTop w:val="0"/>
      <w:marBottom w:val="0"/>
      <w:divBdr>
        <w:top w:val="none" w:sz="0" w:space="0" w:color="auto"/>
        <w:left w:val="none" w:sz="0" w:space="0" w:color="auto"/>
        <w:bottom w:val="none" w:sz="0" w:space="0" w:color="auto"/>
        <w:right w:val="none" w:sz="0" w:space="0" w:color="auto"/>
      </w:divBdr>
    </w:div>
    <w:div w:id="362487727">
      <w:bodyDiv w:val="1"/>
      <w:marLeft w:val="0"/>
      <w:marRight w:val="0"/>
      <w:marTop w:val="0"/>
      <w:marBottom w:val="0"/>
      <w:divBdr>
        <w:top w:val="none" w:sz="0" w:space="0" w:color="auto"/>
        <w:left w:val="none" w:sz="0" w:space="0" w:color="auto"/>
        <w:bottom w:val="none" w:sz="0" w:space="0" w:color="auto"/>
        <w:right w:val="none" w:sz="0" w:space="0" w:color="auto"/>
      </w:divBdr>
    </w:div>
    <w:div w:id="367144397">
      <w:bodyDiv w:val="1"/>
      <w:marLeft w:val="0"/>
      <w:marRight w:val="0"/>
      <w:marTop w:val="0"/>
      <w:marBottom w:val="0"/>
      <w:divBdr>
        <w:top w:val="none" w:sz="0" w:space="0" w:color="auto"/>
        <w:left w:val="none" w:sz="0" w:space="0" w:color="auto"/>
        <w:bottom w:val="none" w:sz="0" w:space="0" w:color="auto"/>
        <w:right w:val="none" w:sz="0" w:space="0" w:color="auto"/>
      </w:divBdr>
    </w:div>
    <w:div w:id="371270067">
      <w:bodyDiv w:val="1"/>
      <w:marLeft w:val="0"/>
      <w:marRight w:val="0"/>
      <w:marTop w:val="0"/>
      <w:marBottom w:val="0"/>
      <w:divBdr>
        <w:top w:val="none" w:sz="0" w:space="0" w:color="auto"/>
        <w:left w:val="none" w:sz="0" w:space="0" w:color="auto"/>
        <w:bottom w:val="none" w:sz="0" w:space="0" w:color="auto"/>
        <w:right w:val="none" w:sz="0" w:space="0" w:color="auto"/>
      </w:divBdr>
      <w:divsChild>
        <w:div w:id="2124417826">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374156795">
      <w:bodyDiv w:val="1"/>
      <w:marLeft w:val="0"/>
      <w:marRight w:val="0"/>
      <w:marTop w:val="0"/>
      <w:marBottom w:val="0"/>
      <w:divBdr>
        <w:top w:val="none" w:sz="0" w:space="0" w:color="auto"/>
        <w:left w:val="none" w:sz="0" w:space="0" w:color="auto"/>
        <w:bottom w:val="none" w:sz="0" w:space="0" w:color="auto"/>
        <w:right w:val="none" w:sz="0" w:space="0" w:color="auto"/>
      </w:divBdr>
      <w:divsChild>
        <w:div w:id="1689478898">
          <w:marLeft w:val="0"/>
          <w:marRight w:val="0"/>
          <w:marTop w:val="0"/>
          <w:marBottom w:val="0"/>
          <w:divBdr>
            <w:top w:val="none" w:sz="0" w:space="0" w:color="auto"/>
            <w:left w:val="none" w:sz="0" w:space="0" w:color="auto"/>
            <w:bottom w:val="none" w:sz="0" w:space="0" w:color="auto"/>
            <w:right w:val="none" w:sz="0" w:space="0" w:color="auto"/>
          </w:divBdr>
        </w:div>
      </w:divsChild>
    </w:div>
    <w:div w:id="409422929">
      <w:bodyDiv w:val="1"/>
      <w:marLeft w:val="0"/>
      <w:marRight w:val="0"/>
      <w:marTop w:val="0"/>
      <w:marBottom w:val="0"/>
      <w:divBdr>
        <w:top w:val="none" w:sz="0" w:space="0" w:color="auto"/>
        <w:left w:val="none" w:sz="0" w:space="0" w:color="auto"/>
        <w:bottom w:val="none" w:sz="0" w:space="0" w:color="auto"/>
        <w:right w:val="none" w:sz="0" w:space="0" w:color="auto"/>
      </w:divBdr>
    </w:div>
    <w:div w:id="418255507">
      <w:bodyDiv w:val="1"/>
      <w:marLeft w:val="0"/>
      <w:marRight w:val="0"/>
      <w:marTop w:val="0"/>
      <w:marBottom w:val="0"/>
      <w:divBdr>
        <w:top w:val="none" w:sz="0" w:space="0" w:color="auto"/>
        <w:left w:val="none" w:sz="0" w:space="0" w:color="auto"/>
        <w:bottom w:val="none" w:sz="0" w:space="0" w:color="auto"/>
        <w:right w:val="none" w:sz="0" w:space="0" w:color="auto"/>
      </w:divBdr>
    </w:div>
    <w:div w:id="418331337">
      <w:bodyDiv w:val="1"/>
      <w:marLeft w:val="0"/>
      <w:marRight w:val="0"/>
      <w:marTop w:val="0"/>
      <w:marBottom w:val="0"/>
      <w:divBdr>
        <w:top w:val="none" w:sz="0" w:space="0" w:color="auto"/>
        <w:left w:val="none" w:sz="0" w:space="0" w:color="auto"/>
        <w:bottom w:val="none" w:sz="0" w:space="0" w:color="auto"/>
        <w:right w:val="none" w:sz="0" w:space="0" w:color="auto"/>
      </w:divBdr>
    </w:div>
    <w:div w:id="433021244">
      <w:bodyDiv w:val="1"/>
      <w:marLeft w:val="0"/>
      <w:marRight w:val="0"/>
      <w:marTop w:val="0"/>
      <w:marBottom w:val="0"/>
      <w:divBdr>
        <w:top w:val="none" w:sz="0" w:space="0" w:color="auto"/>
        <w:left w:val="none" w:sz="0" w:space="0" w:color="auto"/>
        <w:bottom w:val="none" w:sz="0" w:space="0" w:color="auto"/>
        <w:right w:val="none" w:sz="0" w:space="0" w:color="auto"/>
      </w:divBdr>
    </w:div>
    <w:div w:id="438061367">
      <w:bodyDiv w:val="1"/>
      <w:marLeft w:val="0"/>
      <w:marRight w:val="0"/>
      <w:marTop w:val="0"/>
      <w:marBottom w:val="0"/>
      <w:divBdr>
        <w:top w:val="none" w:sz="0" w:space="0" w:color="auto"/>
        <w:left w:val="none" w:sz="0" w:space="0" w:color="auto"/>
        <w:bottom w:val="none" w:sz="0" w:space="0" w:color="auto"/>
        <w:right w:val="none" w:sz="0" w:space="0" w:color="auto"/>
      </w:divBdr>
    </w:div>
    <w:div w:id="444814206">
      <w:bodyDiv w:val="1"/>
      <w:marLeft w:val="0"/>
      <w:marRight w:val="0"/>
      <w:marTop w:val="0"/>
      <w:marBottom w:val="0"/>
      <w:divBdr>
        <w:top w:val="none" w:sz="0" w:space="0" w:color="auto"/>
        <w:left w:val="none" w:sz="0" w:space="0" w:color="auto"/>
        <w:bottom w:val="none" w:sz="0" w:space="0" w:color="auto"/>
        <w:right w:val="none" w:sz="0" w:space="0" w:color="auto"/>
      </w:divBdr>
    </w:div>
    <w:div w:id="450830280">
      <w:bodyDiv w:val="1"/>
      <w:marLeft w:val="0"/>
      <w:marRight w:val="0"/>
      <w:marTop w:val="0"/>
      <w:marBottom w:val="0"/>
      <w:divBdr>
        <w:top w:val="none" w:sz="0" w:space="0" w:color="auto"/>
        <w:left w:val="none" w:sz="0" w:space="0" w:color="auto"/>
        <w:bottom w:val="none" w:sz="0" w:space="0" w:color="auto"/>
        <w:right w:val="none" w:sz="0" w:space="0" w:color="auto"/>
      </w:divBdr>
    </w:div>
    <w:div w:id="462164776">
      <w:bodyDiv w:val="1"/>
      <w:marLeft w:val="0"/>
      <w:marRight w:val="0"/>
      <w:marTop w:val="0"/>
      <w:marBottom w:val="0"/>
      <w:divBdr>
        <w:top w:val="none" w:sz="0" w:space="0" w:color="auto"/>
        <w:left w:val="none" w:sz="0" w:space="0" w:color="auto"/>
        <w:bottom w:val="none" w:sz="0" w:space="0" w:color="auto"/>
        <w:right w:val="none" w:sz="0" w:space="0" w:color="auto"/>
      </w:divBdr>
    </w:div>
    <w:div w:id="468788304">
      <w:bodyDiv w:val="1"/>
      <w:marLeft w:val="0"/>
      <w:marRight w:val="0"/>
      <w:marTop w:val="0"/>
      <w:marBottom w:val="0"/>
      <w:divBdr>
        <w:top w:val="none" w:sz="0" w:space="0" w:color="auto"/>
        <w:left w:val="none" w:sz="0" w:space="0" w:color="auto"/>
        <w:bottom w:val="none" w:sz="0" w:space="0" w:color="auto"/>
        <w:right w:val="none" w:sz="0" w:space="0" w:color="auto"/>
      </w:divBdr>
      <w:divsChild>
        <w:div w:id="88387">
          <w:marLeft w:val="446"/>
          <w:marRight w:val="0"/>
          <w:marTop w:val="120"/>
          <w:marBottom w:val="0"/>
          <w:divBdr>
            <w:top w:val="none" w:sz="0" w:space="0" w:color="auto"/>
            <w:left w:val="none" w:sz="0" w:space="0" w:color="auto"/>
            <w:bottom w:val="none" w:sz="0" w:space="0" w:color="auto"/>
            <w:right w:val="none" w:sz="0" w:space="0" w:color="auto"/>
          </w:divBdr>
        </w:div>
        <w:div w:id="307321629">
          <w:marLeft w:val="446"/>
          <w:marRight w:val="0"/>
          <w:marTop w:val="120"/>
          <w:marBottom w:val="0"/>
          <w:divBdr>
            <w:top w:val="none" w:sz="0" w:space="0" w:color="auto"/>
            <w:left w:val="none" w:sz="0" w:space="0" w:color="auto"/>
            <w:bottom w:val="none" w:sz="0" w:space="0" w:color="auto"/>
            <w:right w:val="none" w:sz="0" w:space="0" w:color="auto"/>
          </w:divBdr>
        </w:div>
        <w:div w:id="883448311">
          <w:marLeft w:val="446"/>
          <w:marRight w:val="0"/>
          <w:marTop w:val="120"/>
          <w:marBottom w:val="0"/>
          <w:divBdr>
            <w:top w:val="none" w:sz="0" w:space="0" w:color="auto"/>
            <w:left w:val="none" w:sz="0" w:space="0" w:color="auto"/>
            <w:bottom w:val="none" w:sz="0" w:space="0" w:color="auto"/>
            <w:right w:val="none" w:sz="0" w:space="0" w:color="auto"/>
          </w:divBdr>
        </w:div>
      </w:divsChild>
    </w:div>
    <w:div w:id="477498777">
      <w:bodyDiv w:val="1"/>
      <w:marLeft w:val="0"/>
      <w:marRight w:val="0"/>
      <w:marTop w:val="0"/>
      <w:marBottom w:val="0"/>
      <w:divBdr>
        <w:top w:val="none" w:sz="0" w:space="0" w:color="auto"/>
        <w:left w:val="none" w:sz="0" w:space="0" w:color="auto"/>
        <w:bottom w:val="none" w:sz="0" w:space="0" w:color="auto"/>
        <w:right w:val="none" w:sz="0" w:space="0" w:color="auto"/>
      </w:divBdr>
    </w:div>
    <w:div w:id="480926145">
      <w:bodyDiv w:val="1"/>
      <w:marLeft w:val="0"/>
      <w:marRight w:val="0"/>
      <w:marTop w:val="0"/>
      <w:marBottom w:val="0"/>
      <w:divBdr>
        <w:top w:val="none" w:sz="0" w:space="0" w:color="auto"/>
        <w:left w:val="none" w:sz="0" w:space="0" w:color="auto"/>
        <w:bottom w:val="none" w:sz="0" w:space="0" w:color="auto"/>
        <w:right w:val="none" w:sz="0" w:space="0" w:color="auto"/>
      </w:divBdr>
    </w:div>
    <w:div w:id="487788259">
      <w:bodyDiv w:val="1"/>
      <w:marLeft w:val="0"/>
      <w:marRight w:val="0"/>
      <w:marTop w:val="0"/>
      <w:marBottom w:val="0"/>
      <w:divBdr>
        <w:top w:val="none" w:sz="0" w:space="0" w:color="auto"/>
        <w:left w:val="none" w:sz="0" w:space="0" w:color="auto"/>
        <w:bottom w:val="none" w:sz="0" w:space="0" w:color="auto"/>
        <w:right w:val="none" w:sz="0" w:space="0" w:color="auto"/>
      </w:divBdr>
    </w:div>
    <w:div w:id="522743024">
      <w:bodyDiv w:val="1"/>
      <w:marLeft w:val="0"/>
      <w:marRight w:val="0"/>
      <w:marTop w:val="0"/>
      <w:marBottom w:val="0"/>
      <w:divBdr>
        <w:top w:val="none" w:sz="0" w:space="0" w:color="auto"/>
        <w:left w:val="none" w:sz="0" w:space="0" w:color="auto"/>
        <w:bottom w:val="none" w:sz="0" w:space="0" w:color="auto"/>
        <w:right w:val="none" w:sz="0" w:space="0" w:color="auto"/>
      </w:divBdr>
    </w:div>
    <w:div w:id="523639268">
      <w:bodyDiv w:val="1"/>
      <w:marLeft w:val="0"/>
      <w:marRight w:val="0"/>
      <w:marTop w:val="0"/>
      <w:marBottom w:val="0"/>
      <w:divBdr>
        <w:top w:val="none" w:sz="0" w:space="0" w:color="auto"/>
        <w:left w:val="none" w:sz="0" w:space="0" w:color="auto"/>
        <w:bottom w:val="none" w:sz="0" w:space="0" w:color="auto"/>
        <w:right w:val="none" w:sz="0" w:space="0" w:color="auto"/>
      </w:divBdr>
    </w:div>
    <w:div w:id="543757888">
      <w:bodyDiv w:val="1"/>
      <w:marLeft w:val="0"/>
      <w:marRight w:val="0"/>
      <w:marTop w:val="0"/>
      <w:marBottom w:val="0"/>
      <w:divBdr>
        <w:top w:val="none" w:sz="0" w:space="0" w:color="auto"/>
        <w:left w:val="none" w:sz="0" w:space="0" w:color="auto"/>
        <w:bottom w:val="none" w:sz="0" w:space="0" w:color="auto"/>
        <w:right w:val="none" w:sz="0" w:space="0" w:color="auto"/>
      </w:divBdr>
    </w:div>
    <w:div w:id="545991041">
      <w:bodyDiv w:val="1"/>
      <w:marLeft w:val="0"/>
      <w:marRight w:val="0"/>
      <w:marTop w:val="0"/>
      <w:marBottom w:val="0"/>
      <w:divBdr>
        <w:top w:val="none" w:sz="0" w:space="0" w:color="auto"/>
        <w:left w:val="none" w:sz="0" w:space="0" w:color="auto"/>
        <w:bottom w:val="none" w:sz="0" w:space="0" w:color="auto"/>
        <w:right w:val="none" w:sz="0" w:space="0" w:color="auto"/>
      </w:divBdr>
    </w:div>
    <w:div w:id="559947292">
      <w:bodyDiv w:val="1"/>
      <w:marLeft w:val="0"/>
      <w:marRight w:val="0"/>
      <w:marTop w:val="0"/>
      <w:marBottom w:val="0"/>
      <w:divBdr>
        <w:top w:val="none" w:sz="0" w:space="0" w:color="auto"/>
        <w:left w:val="none" w:sz="0" w:space="0" w:color="auto"/>
        <w:bottom w:val="none" w:sz="0" w:space="0" w:color="auto"/>
        <w:right w:val="none" w:sz="0" w:space="0" w:color="auto"/>
      </w:divBdr>
    </w:div>
    <w:div w:id="585696593">
      <w:bodyDiv w:val="1"/>
      <w:marLeft w:val="0"/>
      <w:marRight w:val="0"/>
      <w:marTop w:val="0"/>
      <w:marBottom w:val="0"/>
      <w:divBdr>
        <w:top w:val="none" w:sz="0" w:space="0" w:color="auto"/>
        <w:left w:val="none" w:sz="0" w:space="0" w:color="auto"/>
        <w:bottom w:val="none" w:sz="0" w:space="0" w:color="auto"/>
        <w:right w:val="none" w:sz="0" w:space="0" w:color="auto"/>
      </w:divBdr>
    </w:div>
    <w:div w:id="589319338">
      <w:bodyDiv w:val="1"/>
      <w:marLeft w:val="0"/>
      <w:marRight w:val="0"/>
      <w:marTop w:val="0"/>
      <w:marBottom w:val="0"/>
      <w:divBdr>
        <w:top w:val="none" w:sz="0" w:space="0" w:color="auto"/>
        <w:left w:val="none" w:sz="0" w:space="0" w:color="auto"/>
        <w:bottom w:val="none" w:sz="0" w:space="0" w:color="auto"/>
        <w:right w:val="none" w:sz="0" w:space="0" w:color="auto"/>
      </w:divBdr>
    </w:div>
    <w:div w:id="590545554">
      <w:bodyDiv w:val="1"/>
      <w:marLeft w:val="0"/>
      <w:marRight w:val="0"/>
      <w:marTop w:val="0"/>
      <w:marBottom w:val="0"/>
      <w:divBdr>
        <w:top w:val="none" w:sz="0" w:space="0" w:color="auto"/>
        <w:left w:val="none" w:sz="0" w:space="0" w:color="auto"/>
        <w:bottom w:val="none" w:sz="0" w:space="0" w:color="auto"/>
        <w:right w:val="none" w:sz="0" w:space="0" w:color="auto"/>
      </w:divBdr>
    </w:div>
    <w:div w:id="616378113">
      <w:bodyDiv w:val="1"/>
      <w:marLeft w:val="0"/>
      <w:marRight w:val="0"/>
      <w:marTop w:val="0"/>
      <w:marBottom w:val="0"/>
      <w:divBdr>
        <w:top w:val="none" w:sz="0" w:space="0" w:color="auto"/>
        <w:left w:val="none" w:sz="0" w:space="0" w:color="auto"/>
        <w:bottom w:val="none" w:sz="0" w:space="0" w:color="auto"/>
        <w:right w:val="none" w:sz="0" w:space="0" w:color="auto"/>
      </w:divBdr>
    </w:div>
    <w:div w:id="640188327">
      <w:bodyDiv w:val="1"/>
      <w:marLeft w:val="0"/>
      <w:marRight w:val="0"/>
      <w:marTop w:val="0"/>
      <w:marBottom w:val="0"/>
      <w:divBdr>
        <w:top w:val="none" w:sz="0" w:space="0" w:color="auto"/>
        <w:left w:val="none" w:sz="0" w:space="0" w:color="auto"/>
        <w:bottom w:val="none" w:sz="0" w:space="0" w:color="auto"/>
        <w:right w:val="none" w:sz="0" w:space="0" w:color="auto"/>
      </w:divBdr>
      <w:divsChild>
        <w:div w:id="1787237301">
          <w:marLeft w:val="0"/>
          <w:marRight w:val="0"/>
          <w:marTop w:val="0"/>
          <w:marBottom w:val="0"/>
          <w:divBdr>
            <w:top w:val="none" w:sz="0" w:space="0" w:color="auto"/>
            <w:left w:val="none" w:sz="0" w:space="0" w:color="auto"/>
            <w:bottom w:val="none" w:sz="0" w:space="0" w:color="auto"/>
            <w:right w:val="none" w:sz="0" w:space="0" w:color="auto"/>
          </w:divBdr>
        </w:div>
      </w:divsChild>
    </w:div>
    <w:div w:id="640422380">
      <w:bodyDiv w:val="1"/>
      <w:marLeft w:val="0"/>
      <w:marRight w:val="0"/>
      <w:marTop w:val="0"/>
      <w:marBottom w:val="0"/>
      <w:divBdr>
        <w:top w:val="none" w:sz="0" w:space="0" w:color="auto"/>
        <w:left w:val="none" w:sz="0" w:space="0" w:color="auto"/>
        <w:bottom w:val="none" w:sz="0" w:space="0" w:color="auto"/>
        <w:right w:val="none" w:sz="0" w:space="0" w:color="auto"/>
      </w:divBdr>
    </w:div>
    <w:div w:id="645398847">
      <w:bodyDiv w:val="1"/>
      <w:marLeft w:val="0"/>
      <w:marRight w:val="0"/>
      <w:marTop w:val="0"/>
      <w:marBottom w:val="0"/>
      <w:divBdr>
        <w:top w:val="none" w:sz="0" w:space="0" w:color="auto"/>
        <w:left w:val="none" w:sz="0" w:space="0" w:color="auto"/>
        <w:bottom w:val="none" w:sz="0" w:space="0" w:color="auto"/>
        <w:right w:val="none" w:sz="0" w:space="0" w:color="auto"/>
      </w:divBdr>
    </w:div>
    <w:div w:id="647593592">
      <w:bodyDiv w:val="1"/>
      <w:marLeft w:val="0"/>
      <w:marRight w:val="0"/>
      <w:marTop w:val="0"/>
      <w:marBottom w:val="0"/>
      <w:divBdr>
        <w:top w:val="none" w:sz="0" w:space="0" w:color="auto"/>
        <w:left w:val="none" w:sz="0" w:space="0" w:color="auto"/>
        <w:bottom w:val="none" w:sz="0" w:space="0" w:color="auto"/>
        <w:right w:val="none" w:sz="0" w:space="0" w:color="auto"/>
      </w:divBdr>
    </w:div>
    <w:div w:id="659622132">
      <w:bodyDiv w:val="1"/>
      <w:marLeft w:val="0"/>
      <w:marRight w:val="0"/>
      <w:marTop w:val="0"/>
      <w:marBottom w:val="0"/>
      <w:divBdr>
        <w:top w:val="none" w:sz="0" w:space="0" w:color="auto"/>
        <w:left w:val="none" w:sz="0" w:space="0" w:color="auto"/>
        <w:bottom w:val="none" w:sz="0" w:space="0" w:color="auto"/>
        <w:right w:val="none" w:sz="0" w:space="0" w:color="auto"/>
      </w:divBdr>
    </w:div>
    <w:div w:id="711270813">
      <w:bodyDiv w:val="1"/>
      <w:marLeft w:val="0"/>
      <w:marRight w:val="0"/>
      <w:marTop w:val="0"/>
      <w:marBottom w:val="0"/>
      <w:divBdr>
        <w:top w:val="none" w:sz="0" w:space="0" w:color="auto"/>
        <w:left w:val="none" w:sz="0" w:space="0" w:color="auto"/>
        <w:bottom w:val="none" w:sz="0" w:space="0" w:color="auto"/>
        <w:right w:val="none" w:sz="0" w:space="0" w:color="auto"/>
      </w:divBdr>
      <w:divsChild>
        <w:div w:id="1415778052">
          <w:marLeft w:val="0"/>
          <w:marRight w:val="0"/>
          <w:marTop w:val="0"/>
          <w:marBottom w:val="0"/>
          <w:divBdr>
            <w:top w:val="none" w:sz="0" w:space="0" w:color="auto"/>
            <w:left w:val="none" w:sz="0" w:space="0" w:color="auto"/>
            <w:bottom w:val="none" w:sz="0" w:space="0" w:color="auto"/>
            <w:right w:val="none" w:sz="0" w:space="0" w:color="auto"/>
          </w:divBdr>
        </w:div>
      </w:divsChild>
    </w:div>
    <w:div w:id="713119340">
      <w:bodyDiv w:val="1"/>
      <w:marLeft w:val="0"/>
      <w:marRight w:val="0"/>
      <w:marTop w:val="0"/>
      <w:marBottom w:val="0"/>
      <w:divBdr>
        <w:top w:val="none" w:sz="0" w:space="0" w:color="auto"/>
        <w:left w:val="none" w:sz="0" w:space="0" w:color="auto"/>
        <w:bottom w:val="none" w:sz="0" w:space="0" w:color="auto"/>
        <w:right w:val="none" w:sz="0" w:space="0" w:color="auto"/>
      </w:divBdr>
    </w:div>
    <w:div w:id="722951896">
      <w:bodyDiv w:val="1"/>
      <w:marLeft w:val="0"/>
      <w:marRight w:val="0"/>
      <w:marTop w:val="0"/>
      <w:marBottom w:val="0"/>
      <w:divBdr>
        <w:top w:val="none" w:sz="0" w:space="0" w:color="auto"/>
        <w:left w:val="none" w:sz="0" w:space="0" w:color="auto"/>
        <w:bottom w:val="none" w:sz="0" w:space="0" w:color="auto"/>
        <w:right w:val="none" w:sz="0" w:space="0" w:color="auto"/>
      </w:divBdr>
    </w:div>
    <w:div w:id="726995416">
      <w:bodyDiv w:val="1"/>
      <w:marLeft w:val="0"/>
      <w:marRight w:val="0"/>
      <w:marTop w:val="0"/>
      <w:marBottom w:val="0"/>
      <w:divBdr>
        <w:top w:val="none" w:sz="0" w:space="0" w:color="auto"/>
        <w:left w:val="none" w:sz="0" w:space="0" w:color="auto"/>
        <w:bottom w:val="none" w:sz="0" w:space="0" w:color="auto"/>
        <w:right w:val="none" w:sz="0" w:space="0" w:color="auto"/>
      </w:divBdr>
    </w:div>
    <w:div w:id="728578250">
      <w:bodyDiv w:val="1"/>
      <w:marLeft w:val="0"/>
      <w:marRight w:val="0"/>
      <w:marTop w:val="0"/>
      <w:marBottom w:val="0"/>
      <w:divBdr>
        <w:top w:val="none" w:sz="0" w:space="0" w:color="auto"/>
        <w:left w:val="none" w:sz="0" w:space="0" w:color="auto"/>
        <w:bottom w:val="none" w:sz="0" w:space="0" w:color="auto"/>
        <w:right w:val="none" w:sz="0" w:space="0" w:color="auto"/>
      </w:divBdr>
    </w:div>
    <w:div w:id="746734414">
      <w:bodyDiv w:val="1"/>
      <w:marLeft w:val="0"/>
      <w:marRight w:val="0"/>
      <w:marTop w:val="0"/>
      <w:marBottom w:val="0"/>
      <w:divBdr>
        <w:top w:val="none" w:sz="0" w:space="0" w:color="auto"/>
        <w:left w:val="none" w:sz="0" w:space="0" w:color="auto"/>
        <w:bottom w:val="none" w:sz="0" w:space="0" w:color="auto"/>
        <w:right w:val="none" w:sz="0" w:space="0" w:color="auto"/>
      </w:divBdr>
    </w:div>
    <w:div w:id="766735713">
      <w:bodyDiv w:val="1"/>
      <w:marLeft w:val="0"/>
      <w:marRight w:val="0"/>
      <w:marTop w:val="0"/>
      <w:marBottom w:val="0"/>
      <w:divBdr>
        <w:top w:val="none" w:sz="0" w:space="0" w:color="auto"/>
        <w:left w:val="none" w:sz="0" w:space="0" w:color="auto"/>
        <w:bottom w:val="none" w:sz="0" w:space="0" w:color="auto"/>
        <w:right w:val="none" w:sz="0" w:space="0" w:color="auto"/>
      </w:divBdr>
    </w:div>
    <w:div w:id="769006399">
      <w:bodyDiv w:val="1"/>
      <w:marLeft w:val="0"/>
      <w:marRight w:val="0"/>
      <w:marTop w:val="0"/>
      <w:marBottom w:val="0"/>
      <w:divBdr>
        <w:top w:val="none" w:sz="0" w:space="0" w:color="auto"/>
        <w:left w:val="none" w:sz="0" w:space="0" w:color="auto"/>
        <w:bottom w:val="none" w:sz="0" w:space="0" w:color="auto"/>
        <w:right w:val="none" w:sz="0" w:space="0" w:color="auto"/>
      </w:divBdr>
    </w:div>
    <w:div w:id="775103102">
      <w:bodyDiv w:val="1"/>
      <w:marLeft w:val="0"/>
      <w:marRight w:val="0"/>
      <w:marTop w:val="0"/>
      <w:marBottom w:val="0"/>
      <w:divBdr>
        <w:top w:val="none" w:sz="0" w:space="0" w:color="auto"/>
        <w:left w:val="none" w:sz="0" w:space="0" w:color="auto"/>
        <w:bottom w:val="none" w:sz="0" w:space="0" w:color="auto"/>
        <w:right w:val="none" w:sz="0" w:space="0" w:color="auto"/>
      </w:divBdr>
    </w:div>
    <w:div w:id="779767048">
      <w:bodyDiv w:val="1"/>
      <w:marLeft w:val="0"/>
      <w:marRight w:val="0"/>
      <w:marTop w:val="0"/>
      <w:marBottom w:val="0"/>
      <w:divBdr>
        <w:top w:val="none" w:sz="0" w:space="0" w:color="auto"/>
        <w:left w:val="none" w:sz="0" w:space="0" w:color="auto"/>
        <w:bottom w:val="none" w:sz="0" w:space="0" w:color="auto"/>
        <w:right w:val="none" w:sz="0" w:space="0" w:color="auto"/>
      </w:divBdr>
      <w:divsChild>
        <w:div w:id="291400759">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807015465">
      <w:bodyDiv w:val="1"/>
      <w:marLeft w:val="0"/>
      <w:marRight w:val="0"/>
      <w:marTop w:val="0"/>
      <w:marBottom w:val="0"/>
      <w:divBdr>
        <w:top w:val="none" w:sz="0" w:space="0" w:color="auto"/>
        <w:left w:val="none" w:sz="0" w:space="0" w:color="auto"/>
        <w:bottom w:val="none" w:sz="0" w:space="0" w:color="auto"/>
        <w:right w:val="none" w:sz="0" w:space="0" w:color="auto"/>
      </w:divBdr>
    </w:div>
    <w:div w:id="816260456">
      <w:bodyDiv w:val="1"/>
      <w:marLeft w:val="0"/>
      <w:marRight w:val="0"/>
      <w:marTop w:val="0"/>
      <w:marBottom w:val="0"/>
      <w:divBdr>
        <w:top w:val="none" w:sz="0" w:space="0" w:color="auto"/>
        <w:left w:val="none" w:sz="0" w:space="0" w:color="auto"/>
        <w:bottom w:val="none" w:sz="0" w:space="0" w:color="auto"/>
        <w:right w:val="none" w:sz="0" w:space="0" w:color="auto"/>
      </w:divBdr>
    </w:div>
    <w:div w:id="818159152">
      <w:bodyDiv w:val="1"/>
      <w:marLeft w:val="0"/>
      <w:marRight w:val="0"/>
      <w:marTop w:val="0"/>
      <w:marBottom w:val="0"/>
      <w:divBdr>
        <w:top w:val="none" w:sz="0" w:space="0" w:color="auto"/>
        <w:left w:val="none" w:sz="0" w:space="0" w:color="auto"/>
        <w:bottom w:val="none" w:sz="0" w:space="0" w:color="auto"/>
        <w:right w:val="none" w:sz="0" w:space="0" w:color="auto"/>
      </w:divBdr>
      <w:divsChild>
        <w:div w:id="684788342">
          <w:marLeft w:val="0"/>
          <w:marRight w:val="0"/>
          <w:marTop w:val="0"/>
          <w:marBottom w:val="0"/>
          <w:divBdr>
            <w:top w:val="none" w:sz="0" w:space="0" w:color="auto"/>
            <w:left w:val="none" w:sz="0" w:space="0" w:color="auto"/>
            <w:bottom w:val="none" w:sz="0" w:space="0" w:color="auto"/>
            <w:right w:val="none" w:sz="0" w:space="0" w:color="auto"/>
          </w:divBdr>
          <w:divsChild>
            <w:div w:id="1686208388">
              <w:marLeft w:val="0"/>
              <w:marRight w:val="0"/>
              <w:marTop w:val="0"/>
              <w:marBottom w:val="390"/>
              <w:divBdr>
                <w:top w:val="none" w:sz="0" w:space="0" w:color="auto"/>
                <w:left w:val="none" w:sz="0" w:space="0" w:color="auto"/>
                <w:bottom w:val="none" w:sz="0" w:space="0" w:color="auto"/>
                <w:right w:val="none" w:sz="0" w:space="0" w:color="auto"/>
              </w:divBdr>
              <w:divsChild>
                <w:div w:id="1438410241">
                  <w:marLeft w:val="0"/>
                  <w:marRight w:val="0"/>
                  <w:marTop w:val="0"/>
                  <w:marBottom w:val="0"/>
                  <w:divBdr>
                    <w:top w:val="none" w:sz="0" w:space="0" w:color="auto"/>
                    <w:left w:val="none" w:sz="0" w:space="0" w:color="auto"/>
                    <w:bottom w:val="none" w:sz="0" w:space="0" w:color="auto"/>
                    <w:right w:val="none" w:sz="0" w:space="0" w:color="auto"/>
                  </w:divBdr>
                  <w:divsChild>
                    <w:div w:id="1255699947">
                      <w:marLeft w:val="0"/>
                      <w:marRight w:val="0"/>
                      <w:marTop w:val="0"/>
                      <w:marBottom w:val="0"/>
                      <w:divBdr>
                        <w:top w:val="none" w:sz="0" w:space="0" w:color="auto"/>
                        <w:left w:val="none" w:sz="0" w:space="0" w:color="auto"/>
                        <w:bottom w:val="none" w:sz="0" w:space="0" w:color="auto"/>
                        <w:right w:val="none" w:sz="0" w:space="0" w:color="auto"/>
                      </w:divBdr>
                      <w:divsChild>
                        <w:div w:id="1511795103">
                          <w:marLeft w:val="0"/>
                          <w:marRight w:val="0"/>
                          <w:marTop w:val="0"/>
                          <w:marBottom w:val="0"/>
                          <w:divBdr>
                            <w:top w:val="none" w:sz="0" w:space="0" w:color="auto"/>
                            <w:left w:val="none" w:sz="0" w:space="0" w:color="auto"/>
                            <w:bottom w:val="none" w:sz="0" w:space="0" w:color="auto"/>
                            <w:right w:val="none" w:sz="0" w:space="0" w:color="auto"/>
                          </w:divBdr>
                          <w:divsChild>
                            <w:div w:id="20544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7563485">
          <w:marLeft w:val="0"/>
          <w:marRight w:val="0"/>
          <w:marTop w:val="0"/>
          <w:marBottom w:val="0"/>
          <w:divBdr>
            <w:top w:val="none" w:sz="0" w:space="0" w:color="auto"/>
            <w:left w:val="none" w:sz="0" w:space="0" w:color="auto"/>
            <w:bottom w:val="none" w:sz="0" w:space="0" w:color="auto"/>
            <w:right w:val="none" w:sz="0" w:space="0" w:color="auto"/>
          </w:divBdr>
          <w:divsChild>
            <w:div w:id="1335302474">
              <w:marLeft w:val="0"/>
              <w:marRight w:val="0"/>
              <w:marTop w:val="0"/>
              <w:marBottom w:val="0"/>
              <w:divBdr>
                <w:top w:val="none" w:sz="0" w:space="0" w:color="auto"/>
                <w:left w:val="none" w:sz="0" w:space="0" w:color="auto"/>
                <w:bottom w:val="none" w:sz="0" w:space="0" w:color="auto"/>
                <w:right w:val="none" w:sz="0" w:space="0" w:color="auto"/>
              </w:divBdr>
              <w:divsChild>
                <w:div w:id="1939285810">
                  <w:marLeft w:val="0"/>
                  <w:marRight w:val="0"/>
                  <w:marTop w:val="0"/>
                  <w:marBottom w:val="390"/>
                  <w:divBdr>
                    <w:top w:val="none" w:sz="0" w:space="0" w:color="auto"/>
                    <w:left w:val="none" w:sz="0" w:space="0" w:color="auto"/>
                    <w:bottom w:val="none" w:sz="0" w:space="0" w:color="auto"/>
                    <w:right w:val="none" w:sz="0" w:space="0" w:color="auto"/>
                  </w:divBdr>
                  <w:divsChild>
                    <w:div w:id="166099402">
                      <w:marLeft w:val="0"/>
                      <w:marRight w:val="0"/>
                      <w:marTop w:val="0"/>
                      <w:marBottom w:val="0"/>
                      <w:divBdr>
                        <w:top w:val="none" w:sz="0" w:space="0" w:color="auto"/>
                        <w:left w:val="none" w:sz="0" w:space="0" w:color="auto"/>
                        <w:bottom w:val="none" w:sz="0" w:space="0" w:color="auto"/>
                        <w:right w:val="none" w:sz="0" w:space="0" w:color="auto"/>
                      </w:divBdr>
                      <w:divsChild>
                        <w:div w:id="1543981325">
                          <w:marLeft w:val="0"/>
                          <w:marRight w:val="0"/>
                          <w:marTop w:val="0"/>
                          <w:marBottom w:val="0"/>
                          <w:divBdr>
                            <w:top w:val="none" w:sz="0" w:space="0" w:color="auto"/>
                            <w:left w:val="none" w:sz="0" w:space="0" w:color="auto"/>
                            <w:bottom w:val="none" w:sz="0" w:space="0" w:color="auto"/>
                            <w:right w:val="none" w:sz="0" w:space="0" w:color="auto"/>
                          </w:divBdr>
                          <w:divsChild>
                            <w:div w:id="181058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612220">
      <w:bodyDiv w:val="1"/>
      <w:marLeft w:val="0"/>
      <w:marRight w:val="0"/>
      <w:marTop w:val="0"/>
      <w:marBottom w:val="0"/>
      <w:divBdr>
        <w:top w:val="none" w:sz="0" w:space="0" w:color="auto"/>
        <w:left w:val="none" w:sz="0" w:space="0" w:color="auto"/>
        <w:bottom w:val="none" w:sz="0" w:space="0" w:color="auto"/>
        <w:right w:val="none" w:sz="0" w:space="0" w:color="auto"/>
      </w:divBdr>
    </w:div>
    <w:div w:id="822086047">
      <w:bodyDiv w:val="1"/>
      <w:marLeft w:val="0"/>
      <w:marRight w:val="0"/>
      <w:marTop w:val="0"/>
      <w:marBottom w:val="0"/>
      <w:divBdr>
        <w:top w:val="none" w:sz="0" w:space="0" w:color="auto"/>
        <w:left w:val="none" w:sz="0" w:space="0" w:color="auto"/>
        <w:bottom w:val="none" w:sz="0" w:space="0" w:color="auto"/>
        <w:right w:val="none" w:sz="0" w:space="0" w:color="auto"/>
      </w:divBdr>
    </w:div>
    <w:div w:id="831869330">
      <w:bodyDiv w:val="1"/>
      <w:marLeft w:val="0"/>
      <w:marRight w:val="0"/>
      <w:marTop w:val="0"/>
      <w:marBottom w:val="0"/>
      <w:divBdr>
        <w:top w:val="none" w:sz="0" w:space="0" w:color="auto"/>
        <w:left w:val="none" w:sz="0" w:space="0" w:color="auto"/>
        <w:bottom w:val="none" w:sz="0" w:space="0" w:color="auto"/>
        <w:right w:val="none" w:sz="0" w:space="0" w:color="auto"/>
      </w:divBdr>
    </w:div>
    <w:div w:id="834876323">
      <w:bodyDiv w:val="1"/>
      <w:marLeft w:val="0"/>
      <w:marRight w:val="0"/>
      <w:marTop w:val="0"/>
      <w:marBottom w:val="0"/>
      <w:divBdr>
        <w:top w:val="none" w:sz="0" w:space="0" w:color="auto"/>
        <w:left w:val="none" w:sz="0" w:space="0" w:color="auto"/>
        <w:bottom w:val="none" w:sz="0" w:space="0" w:color="auto"/>
        <w:right w:val="none" w:sz="0" w:space="0" w:color="auto"/>
      </w:divBdr>
    </w:div>
    <w:div w:id="835153248">
      <w:bodyDiv w:val="1"/>
      <w:marLeft w:val="0"/>
      <w:marRight w:val="0"/>
      <w:marTop w:val="0"/>
      <w:marBottom w:val="0"/>
      <w:divBdr>
        <w:top w:val="none" w:sz="0" w:space="0" w:color="auto"/>
        <w:left w:val="none" w:sz="0" w:space="0" w:color="auto"/>
        <w:bottom w:val="none" w:sz="0" w:space="0" w:color="auto"/>
        <w:right w:val="none" w:sz="0" w:space="0" w:color="auto"/>
      </w:divBdr>
    </w:div>
    <w:div w:id="838152440">
      <w:bodyDiv w:val="1"/>
      <w:marLeft w:val="0"/>
      <w:marRight w:val="0"/>
      <w:marTop w:val="0"/>
      <w:marBottom w:val="0"/>
      <w:divBdr>
        <w:top w:val="none" w:sz="0" w:space="0" w:color="auto"/>
        <w:left w:val="none" w:sz="0" w:space="0" w:color="auto"/>
        <w:bottom w:val="none" w:sz="0" w:space="0" w:color="auto"/>
        <w:right w:val="none" w:sz="0" w:space="0" w:color="auto"/>
      </w:divBdr>
    </w:div>
    <w:div w:id="844906343">
      <w:bodyDiv w:val="1"/>
      <w:marLeft w:val="0"/>
      <w:marRight w:val="0"/>
      <w:marTop w:val="0"/>
      <w:marBottom w:val="0"/>
      <w:divBdr>
        <w:top w:val="none" w:sz="0" w:space="0" w:color="auto"/>
        <w:left w:val="none" w:sz="0" w:space="0" w:color="auto"/>
        <w:bottom w:val="none" w:sz="0" w:space="0" w:color="auto"/>
        <w:right w:val="none" w:sz="0" w:space="0" w:color="auto"/>
      </w:divBdr>
      <w:divsChild>
        <w:div w:id="382947165">
          <w:marLeft w:val="0"/>
          <w:marRight w:val="0"/>
          <w:marTop w:val="0"/>
          <w:marBottom w:val="0"/>
          <w:divBdr>
            <w:top w:val="none" w:sz="0" w:space="0" w:color="auto"/>
            <w:left w:val="none" w:sz="0" w:space="0" w:color="auto"/>
            <w:bottom w:val="none" w:sz="0" w:space="0" w:color="auto"/>
            <w:right w:val="none" w:sz="0" w:space="0" w:color="auto"/>
          </w:divBdr>
        </w:div>
      </w:divsChild>
    </w:div>
    <w:div w:id="851064616">
      <w:bodyDiv w:val="1"/>
      <w:marLeft w:val="0"/>
      <w:marRight w:val="0"/>
      <w:marTop w:val="0"/>
      <w:marBottom w:val="0"/>
      <w:divBdr>
        <w:top w:val="none" w:sz="0" w:space="0" w:color="auto"/>
        <w:left w:val="none" w:sz="0" w:space="0" w:color="auto"/>
        <w:bottom w:val="none" w:sz="0" w:space="0" w:color="auto"/>
        <w:right w:val="none" w:sz="0" w:space="0" w:color="auto"/>
      </w:divBdr>
    </w:div>
    <w:div w:id="854271718">
      <w:bodyDiv w:val="1"/>
      <w:marLeft w:val="0"/>
      <w:marRight w:val="0"/>
      <w:marTop w:val="0"/>
      <w:marBottom w:val="0"/>
      <w:divBdr>
        <w:top w:val="none" w:sz="0" w:space="0" w:color="auto"/>
        <w:left w:val="none" w:sz="0" w:space="0" w:color="auto"/>
        <w:bottom w:val="none" w:sz="0" w:space="0" w:color="auto"/>
        <w:right w:val="none" w:sz="0" w:space="0" w:color="auto"/>
      </w:divBdr>
    </w:div>
    <w:div w:id="856387400">
      <w:bodyDiv w:val="1"/>
      <w:marLeft w:val="0"/>
      <w:marRight w:val="0"/>
      <w:marTop w:val="0"/>
      <w:marBottom w:val="0"/>
      <w:divBdr>
        <w:top w:val="none" w:sz="0" w:space="0" w:color="auto"/>
        <w:left w:val="none" w:sz="0" w:space="0" w:color="auto"/>
        <w:bottom w:val="none" w:sz="0" w:space="0" w:color="auto"/>
        <w:right w:val="none" w:sz="0" w:space="0" w:color="auto"/>
      </w:divBdr>
    </w:div>
    <w:div w:id="857276788">
      <w:bodyDiv w:val="1"/>
      <w:marLeft w:val="0"/>
      <w:marRight w:val="0"/>
      <w:marTop w:val="0"/>
      <w:marBottom w:val="0"/>
      <w:divBdr>
        <w:top w:val="none" w:sz="0" w:space="0" w:color="auto"/>
        <w:left w:val="none" w:sz="0" w:space="0" w:color="auto"/>
        <w:bottom w:val="none" w:sz="0" w:space="0" w:color="auto"/>
        <w:right w:val="none" w:sz="0" w:space="0" w:color="auto"/>
      </w:divBdr>
    </w:div>
    <w:div w:id="871190103">
      <w:bodyDiv w:val="1"/>
      <w:marLeft w:val="0"/>
      <w:marRight w:val="0"/>
      <w:marTop w:val="0"/>
      <w:marBottom w:val="0"/>
      <w:divBdr>
        <w:top w:val="none" w:sz="0" w:space="0" w:color="auto"/>
        <w:left w:val="none" w:sz="0" w:space="0" w:color="auto"/>
        <w:bottom w:val="none" w:sz="0" w:space="0" w:color="auto"/>
        <w:right w:val="none" w:sz="0" w:space="0" w:color="auto"/>
      </w:divBdr>
    </w:div>
    <w:div w:id="874580963">
      <w:bodyDiv w:val="1"/>
      <w:marLeft w:val="0"/>
      <w:marRight w:val="0"/>
      <w:marTop w:val="0"/>
      <w:marBottom w:val="0"/>
      <w:divBdr>
        <w:top w:val="none" w:sz="0" w:space="0" w:color="auto"/>
        <w:left w:val="none" w:sz="0" w:space="0" w:color="auto"/>
        <w:bottom w:val="none" w:sz="0" w:space="0" w:color="auto"/>
        <w:right w:val="none" w:sz="0" w:space="0" w:color="auto"/>
      </w:divBdr>
    </w:div>
    <w:div w:id="880559722">
      <w:bodyDiv w:val="1"/>
      <w:marLeft w:val="0"/>
      <w:marRight w:val="0"/>
      <w:marTop w:val="0"/>
      <w:marBottom w:val="0"/>
      <w:divBdr>
        <w:top w:val="none" w:sz="0" w:space="0" w:color="auto"/>
        <w:left w:val="none" w:sz="0" w:space="0" w:color="auto"/>
        <w:bottom w:val="none" w:sz="0" w:space="0" w:color="auto"/>
        <w:right w:val="none" w:sz="0" w:space="0" w:color="auto"/>
      </w:divBdr>
    </w:div>
    <w:div w:id="894969043">
      <w:bodyDiv w:val="1"/>
      <w:marLeft w:val="0"/>
      <w:marRight w:val="0"/>
      <w:marTop w:val="0"/>
      <w:marBottom w:val="0"/>
      <w:divBdr>
        <w:top w:val="none" w:sz="0" w:space="0" w:color="auto"/>
        <w:left w:val="none" w:sz="0" w:space="0" w:color="auto"/>
        <w:bottom w:val="none" w:sz="0" w:space="0" w:color="auto"/>
        <w:right w:val="none" w:sz="0" w:space="0" w:color="auto"/>
      </w:divBdr>
    </w:div>
    <w:div w:id="902328369">
      <w:bodyDiv w:val="1"/>
      <w:marLeft w:val="0"/>
      <w:marRight w:val="0"/>
      <w:marTop w:val="0"/>
      <w:marBottom w:val="0"/>
      <w:divBdr>
        <w:top w:val="none" w:sz="0" w:space="0" w:color="auto"/>
        <w:left w:val="none" w:sz="0" w:space="0" w:color="auto"/>
        <w:bottom w:val="none" w:sz="0" w:space="0" w:color="auto"/>
        <w:right w:val="none" w:sz="0" w:space="0" w:color="auto"/>
      </w:divBdr>
    </w:div>
    <w:div w:id="905647273">
      <w:bodyDiv w:val="1"/>
      <w:marLeft w:val="0"/>
      <w:marRight w:val="0"/>
      <w:marTop w:val="0"/>
      <w:marBottom w:val="0"/>
      <w:divBdr>
        <w:top w:val="none" w:sz="0" w:space="0" w:color="auto"/>
        <w:left w:val="none" w:sz="0" w:space="0" w:color="auto"/>
        <w:bottom w:val="none" w:sz="0" w:space="0" w:color="auto"/>
        <w:right w:val="none" w:sz="0" w:space="0" w:color="auto"/>
      </w:divBdr>
      <w:divsChild>
        <w:div w:id="1128082633">
          <w:marLeft w:val="0"/>
          <w:marRight w:val="0"/>
          <w:marTop w:val="0"/>
          <w:marBottom w:val="0"/>
          <w:divBdr>
            <w:top w:val="none" w:sz="0" w:space="0" w:color="auto"/>
            <w:left w:val="none" w:sz="0" w:space="0" w:color="auto"/>
            <w:bottom w:val="none" w:sz="0" w:space="0" w:color="auto"/>
            <w:right w:val="none" w:sz="0" w:space="0" w:color="auto"/>
          </w:divBdr>
        </w:div>
      </w:divsChild>
    </w:div>
    <w:div w:id="927421115">
      <w:bodyDiv w:val="1"/>
      <w:marLeft w:val="0"/>
      <w:marRight w:val="0"/>
      <w:marTop w:val="0"/>
      <w:marBottom w:val="0"/>
      <w:divBdr>
        <w:top w:val="none" w:sz="0" w:space="0" w:color="auto"/>
        <w:left w:val="none" w:sz="0" w:space="0" w:color="auto"/>
        <w:bottom w:val="none" w:sz="0" w:space="0" w:color="auto"/>
        <w:right w:val="none" w:sz="0" w:space="0" w:color="auto"/>
      </w:divBdr>
    </w:div>
    <w:div w:id="949241397">
      <w:bodyDiv w:val="1"/>
      <w:marLeft w:val="0"/>
      <w:marRight w:val="0"/>
      <w:marTop w:val="0"/>
      <w:marBottom w:val="0"/>
      <w:divBdr>
        <w:top w:val="none" w:sz="0" w:space="0" w:color="auto"/>
        <w:left w:val="none" w:sz="0" w:space="0" w:color="auto"/>
        <w:bottom w:val="none" w:sz="0" w:space="0" w:color="auto"/>
        <w:right w:val="none" w:sz="0" w:space="0" w:color="auto"/>
      </w:divBdr>
    </w:div>
    <w:div w:id="962734198">
      <w:bodyDiv w:val="1"/>
      <w:marLeft w:val="0"/>
      <w:marRight w:val="0"/>
      <w:marTop w:val="0"/>
      <w:marBottom w:val="0"/>
      <w:divBdr>
        <w:top w:val="none" w:sz="0" w:space="0" w:color="auto"/>
        <w:left w:val="none" w:sz="0" w:space="0" w:color="auto"/>
        <w:bottom w:val="none" w:sz="0" w:space="0" w:color="auto"/>
        <w:right w:val="none" w:sz="0" w:space="0" w:color="auto"/>
      </w:divBdr>
    </w:div>
    <w:div w:id="990909018">
      <w:bodyDiv w:val="1"/>
      <w:marLeft w:val="0"/>
      <w:marRight w:val="0"/>
      <w:marTop w:val="0"/>
      <w:marBottom w:val="0"/>
      <w:divBdr>
        <w:top w:val="none" w:sz="0" w:space="0" w:color="auto"/>
        <w:left w:val="none" w:sz="0" w:space="0" w:color="auto"/>
        <w:bottom w:val="none" w:sz="0" w:space="0" w:color="auto"/>
        <w:right w:val="none" w:sz="0" w:space="0" w:color="auto"/>
      </w:divBdr>
    </w:div>
    <w:div w:id="991371238">
      <w:bodyDiv w:val="1"/>
      <w:marLeft w:val="0"/>
      <w:marRight w:val="0"/>
      <w:marTop w:val="0"/>
      <w:marBottom w:val="0"/>
      <w:divBdr>
        <w:top w:val="none" w:sz="0" w:space="0" w:color="auto"/>
        <w:left w:val="none" w:sz="0" w:space="0" w:color="auto"/>
        <w:bottom w:val="none" w:sz="0" w:space="0" w:color="auto"/>
        <w:right w:val="none" w:sz="0" w:space="0" w:color="auto"/>
      </w:divBdr>
      <w:divsChild>
        <w:div w:id="1691947955">
          <w:marLeft w:val="0"/>
          <w:marRight w:val="0"/>
          <w:marTop w:val="0"/>
          <w:marBottom w:val="0"/>
          <w:divBdr>
            <w:top w:val="none" w:sz="0" w:space="0" w:color="auto"/>
            <w:left w:val="none" w:sz="0" w:space="0" w:color="auto"/>
            <w:bottom w:val="none" w:sz="0" w:space="0" w:color="auto"/>
            <w:right w:val="none" w:sz="0" w:space="0" w:color="auto"/>
          </w:divBdr>
        </w:div>
      </w:divsChild>
    </w:div>
    <w:div w:id="994265427">
      <w:bodyDiv w:val="1"/>
      <w:marLeft w:val="0"/>
      <w:marRight w:val="0"/>
      <w:marTop w:val="0"/>
      <w:marBottom w:val="0"/>
      <w:divBdr>
        <w:top w:val="none" w:sz="0" w:space="0" w:color="auto"/>
        <w:left w:val="none" w:sz="0" w:space="0" w:color="auto"/>
        <w:bottom w:val="none" w:sz="0" w:space="0" w:color="auto"/>
        <w:right w:val="none" w:sz="0" w:space="0" w:color="auto"/>
      </w:divBdr>
    </w:div>
    <w:div w:id="1000619863">
      <w:bodyDiv w:val="1"/>
      <w:marLeft w:val="0"/>
      <w:marRight w:val="0"/>
      <w:marTop w:val="0"/>
      <w:marBottom w:val="0"/>
      <w:divBdr>
        <w:top w:val="none" w:sz="0" w:space="0" w:color="auto"/>
        <w:left w:val="none" w:sz="0" w:space="0" w:color="auto"/>
        <w:bottom w:val="none" w:sz="0" w:space="0" w:color="auto"/>
        <w:right w:val="none" w:sz="0" w:space="0" w:color="auto"/>
      </w:divBdr>
    </w:div>
    <w:div w:id="1004941943">
      <w:bodyDiv w:val="1"/>
      <w:marLeft w:val="0"/>
      <w:marRight w:val="0"/>
      <w:marTop w:val="0"/>
      <w:marBottom w:val="0"/>
      <w:divBdr>
        <w:top w:val="none" w:sz="0" w:space="0" w:color="auto"/>
        <w:left w:val="none" w:sz="0" w:space="0" w:color="auto"/>
        <w:bottom w:val="none" w:sz="0" w:space="0" w:color="auto"/>
        <w:right w:val="none" w:sz="0" w:space="0" w:color="auto"/>
      </w:divBdr>
    </w:div>
    <w:div w:id="1018893203">
      <w:bodyDiv w:val="1"/>
      <w:marLeft w:val="0"/>
      <w:marRight w:val="0"/>
      <w:marTop w:val="0"/>
      <w:marBottom w:val="0"/>
      <w:divBdr>
        <w:top w:val="none" w:sz="0" w:space="0" w:color="auto"/>
        <w:left w:val="none" w:sz="0" w:space="0" w:color="auto"/>
        <w:bottom w:val="none" w:sz="0" w:space="0" w:color="auto"/>
        <w:right w:val="none" w:sz="0" w:space="0" w:color="auto"/>
      </w:divBdr>
    </w:div>
    <w:div w:id="1024480619">
      <w:bodyDiv w:val="1"/>
      <w:marLeft w:val="0"/>
      <w:marRight w:val="0"/>
      <w:marTop w:val="0"/>
      <w:marBottom w:val="0"/>
      <w:divBdr>
        <w:top w:val="none" w:sz="0" w:space="0" w:color="auto"/>
        <w:left w:val="none" w:sz="0" w:space="0" w:color="auto"/>
        <w:bottom w:val="none" w:sz="0" w:space="0" w:color="auto"/>
        <w:right w:val="none" w:sz="0" w:space="0" w:color="auto"/>
      </w:divBdr>
      <w:divsChild>
        <w:div w:id="2065130131">
          <w:marLeft w:val="0"/>
          <w:marRight w:val="0"/>
          <w:marTop w:val="0"/>
          <w:marBottom w:val="0"/>
          <w:divBdr>
            <w:top w:val="none" w:sz="0" w:space="0" w:color="auto"/>
            <w:left w:val="none" w:sz="0" w:space="0" w:color="auto"/>
            <w:bottom w:val="none" w:sz="0" w:space="0" w:color="auto"/>
            <w:right w:val="none" w:sz="0" w:space="0" w:color="auto"/>
          </w:divBdr>
          <w:divsChild>
            <w:div w:id="20056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58947">
      <w:bodyDiv w:val="1"/>
      <w:marLeft w:val="0"/>
      <w:marRight w:val="0"/>
      <w:marTop w:val="0"/>
      <w:marBottom w:val="0"/>
      <w:divBdr>
        <w:top w:val="none" w:sz="0" w:space="0" w:color="auto"/>
        <w:left w:val="none" w:sz="0" w:space="0" w:color="auto"/>
        <w:bottom w:val="none" w:sz="0" w:space="0" w:color="auto"/>
        <w:right w:val="none" w:sz="0" w:space="0" w:color="auto"/>
      </w:divBdr>
    </w:div>
    <w:div w:id="1049262394">
      <w:bodyDiv w:val="1"/>
      <w:marLeft w:val="0"/>
      <w:marRight w:val="0"/>
      <w:marTop w:val="0"/>
      <w:marBottom w:val="0"/>
      <w:divBdr>
        <w:top w:val="none" w:sz="0" w:space="0" w:color="auto"/>
        <w:left w:val="none" w:sz="0" w:space="0" w:color="auto"/>
        <w:bottom w:val="none" w:sz="0" w:space="0" w:color="auto"/>
        <w:right w:val="none" w:sz="0" w:space="0" w:color="auto"/>
      </w:divBdr>
    </w:div>
    <w:div w:id="1054354949">
      <w:bodyDiv w:val="1"/>
      <w:marLeft w:val="0"/>
      <w:marRight w:val="0"/>
      <w:marTop w:val="0"/>
      <w:marBottom w:val="0"/>
      <w:divBdr>
        <w:top w:val="none" w:sz="0" w:space="0" w:color="auto"/>
        <w:left w:val="none" w:sz="0" w:space="0" w:color="auto"/>
        <w:bottom w:val="none" w:sz="0" w:space="0" w:color="auto"/>
        <w:right w:val="none" w:sz="0" w:space="0" w:color="auto"/>
      </w:divBdr>
    </w:div>
    <w:div w:id="1056972487">
      <w:bodyDiv w:val="1"/>
      <w:marLeft w:val="0"/>
      <w:marRight w:val="0"/>
      <w:marTop w:val="0"/>
      <w:marBottom w:val="0"/>
      <w:divBdr>
        <w:top w:val="none" w:sz="0" w:space="0" w:color="auto"/>
        <w:left w:val="none" w:sz="0" w:space="0" w:color="auto"/>
        <w:bottom w:val="none" w:sz="0" w:space="0" w:color="auto"/>
        <w:right w:val="none" w:sz="0" w:space="0" w:color="auto"/>
      </w:divBdr>
      <w:divsChild>
        <w:div w:id="345909973">
          <w:marLeft w:val="432"/>
          <w:marRight w:val="0"/>
          <w:marTop w:val="0"/>
          <w:marBottom w:val="120"/>
          <w:divBdr>
            <w:top w:val="none" w:sz="0" w:space="0" w:color="auto"/>
            <w:left w:val="none" w:sz="0" w:space="0" w:color="auto"/>
            <w:bottom w:val="none" w:sz="0" w:space="0" w:color="auto"/>
            <w:right w:val="none" w:sz="0" w:space="0" w:color="auto"/>
          </w:divBdr>
        </w:div>
        <w:div w:id="553546530">
          <w:marLeft w:val="432"/>
          <w:marRight w:val="0"/>
          <w:marTop w:val="0"/>
          <w:marBottom w:val="120"/>
          <w:divBdr>
            <w:top w:val="none" w:sz="0" w:space="0" w:color="auto"/>
            <w:left w:val="none" w:sz="0" w:space="0" w:color="auto"/>
            <w:bottom w:val="none" w:sz="0" w:space="0" w:color="auto"/>
            <w:right w:val="none" w:sz="0" w:space="0" w:color="auto"/>
          </w:divBdr>
        </w:div>
        <w:div w:id="695883293">
          <w:marLeft w:val="432"/>
          <w:marRight w:val="0"/>
          <w:marTop w:val="0"/>
          <w:marBottom w:val="120"/>
          <w:divBdr>
            <w:top w:val="none" w:sz="0" w:space="0" w:color="auto"/>
            <w:left w:val="none" w:sz="0" w:space="0" w:color="auto"/>
            <w:bottom w:val="none" w:sz="0" w:space="0" w:color="auto"/>
            <w:right w:val="none" w:sz="0" w:space="0" w:color="auto"/>
          </w:divBdr>
        </w:div>
        <w:div w:id="713576424">
          <w:marLeft w:val="432"/>
          <w:marRight w:val="0"/>
          <w:marTop w:val="0"/>
          <w:marBottom w:val="120"/>
          <w:divBdr>
            <w:top w:val="none" w:sz="0" w:space="0" w:color="auto"/>
            <w:left w:val="none" w:sz="0" w:space="0" w:color="auto"/>
            <w:bottom w:val="none" w:sz="0" w:space="0" w:color="auto"/>
            <w:right w:val="none" w:sz="0" w:space="0" w:color="auto"/>
          </w:divBdr>
        </w:div>
        <w:div w:id="718628907">
          <w:marLeft w:val="432"/>
          <w:marRight w:val="0"/>
          <w:marTop w:val="0"/>
          <w:marBottom w:val="120"/>
          <w:divBdr>
            <w:top w:val="none" w:sz="0" w:space="0" w:color="auto"/>
            <w:left w:val="none" w:sz="0" w:space="0" w:color="auto"/>
            <w:bottom w:val="none" w:sz="0" w:space="0" w:color="auto"/>
            <w:right w:val="none" w:sz="0" w:space="0" w:color="auto"/>
          </w:divBdr>
        </w:div>
        <w:div w:id="741370010">
          <w:marLeft w:val="432"/>
          <w:marRight w:val="0"/>
          <w:marTop w:val="0"/>
          <w:marBottom w:val="120"/>
          <w:divBdr>
            <w:top w:val="none" w:sz="0" w:space="0" w:color="auto"/>
            <w:left w:val="none" w:sz="0" w:space="0" w:color="auto"/>
            <w:bottom w:val="none" w:sz="0" w:space="0" w:color="auto"/>
            <w:right w:val="none" w:sz="0" w:space="0" w:color="auto"/>
          </w:divBdr>
        </w:div>
        <w:div w:id="965542564">
          <w:marLeft w:val="432"/>
          <w:marRight w:val="0"/>
          <w:marTop w:val="0"/>
          <w:marBottom w:val="120"/>
          <w:divBdr>
            <w:top w:val="none" w:sz="0" w:space="0" w:color="auto"/>
            <w:left w:val="none" w:sz="0" w:space="0" w:color="auto"/>
            <w:bottom w:val="none" w:sz="0" w:space="0" w:color="auto"/>
            <w:right w:val="none" w:sz="0" w:space="0" w:color="auto"/>
          </w:divBdr>
        </w:div>
        <w:div w:id="1180046486">
          <w:marLeft w:val="432"/>
          <w:marRight w:val="0"/>
          <w:marTop w:val="0"/>
          <w:marBottom w:val="120"/>
          <w:divBdr>
            <w:top w:val="none" w:sz="0" w:space="0" w:color="auto"/>
            <w:left w:val="none" w:sz="0" w:space="0" w:color="auto"/>
            <w:bottom w:val="none" w:sz="0" w:space="0" w:color="auto"/>
            <w:right w:val="none" w:sz="0" w:space="0" w:color="auto"/>
          </w:divBdr>
        </w:div>
        <w:div w:id="1350371094">
          <w:marLeft w:val="432"/>
          <w:marRight w:val="0"/>
          <w:marTop w:val="0"/>
          <w:marBottom w:val="120"/>
          <w:divBdr>
            <w:top w:val="none" w:sz="0" w:space="0" w:color="auto"/>
            <w:left w:val="none" w:sz="0" w:space="0" w:color="auto"/>
            <w:bottom w:val="none" w:sz="0" w:space="0" w:color="auto"/>
            <w:right w:val="none" w:sz="0" w:space="0" w:color="auto"/>
          </w:divBdr>
        </w:div>
        <w:div w:id="1465930201">
          <w:marLeft w:val="432"/>
          <w:marRight w:val="0"/>
          <w:marTop w:val="0"/>
          <w:marBottom w:val="120"/>
          <w:divBdr>
            <w:top w:val="none" w:sz="0" w:space="0" w:color="auto"/>
            <w:left w:val="none" w:sz="0" w:space="0" w:color="auto"/>
            <w:bottom w:val="none" w:sz="0" w:space="0" w:color="auto"/>
            <w:right w:val="none" w:sz="0" w:space="0" w:color="auto"/>
          </w:divBdr>
        </w:div>
        <w:div w:id="1687780849">
          <w:marLeft w:val="432"/>
          <w:marRight w:val="0"/>
          <w:marTop w:val="0"/>
          <w:marBottom w:val="120"/>
          <w:divBdr>
            <w:top w:val="none" w:sz="0" w:space="0" w:color="auto"/>
            <w:left w:val="none" w:sz="0" w:space="0" w:color="auto"/>
            <w:bottom w:val="none" w:sz="0" w:space="0" w:color="auto"/>
            <w:right w:val="none" w:sz="0" w:space="0" w:color="auto"/>
          </w:divBdr>
        </w:div>
        <w:div w:id="1962806807">
          <w:marLeft w:val="432"/>
          <w:marRight w:val="0"/>
          <w:marTop w:val="0"/>
          <w:marBottom w:val="120"/>
          <w:divBdr>
            <w:top w:val="none" w:sz="0" w:space="0" w:color="auto"/>
            <w:left w:val="none" w:sz="0" w:space="0" w:color="auto"/>
            <w:bottom w:val="none" w:sz="0" w:space="0" w:color="auto"/>
            <w:right w:val="none" w:sz="0" w:space="0" w:color="auto"/>
          </w:divBdr>
        </w:div>
        <w:div w:id="2137218081">
          <w:marLeft w:val="432"/>
          <w:marRight w:val="0"/>
          <w:marTop w:val="0"/>
          <w:marBottom w:val="120"/>
          <w:divBdr>
            <w:top w:val="none" w:sz="0" w:space="0" w:color="auto"/>
            <w:left w:val="none" w:sz="0" w:space="0" w:color="auto"/>
            <w:bottom w:val="none" w:sz="0" w:space="0" w:color="auto"/>
            <w:right w:val="none" w:sz="0" w:space="0" w:color="auto"/>
          </w:divBdr>
        </w:div>
      </w:divsChild>
    </w:div>
    <w:div w:id="1068724421">
      <w:bodyDiv w:val="1"/>
      <w:marLeft w:val="0"/>
      <w:marRight w:val="0"/>
      <w:marTop w:val="0"/>
      <w:marBottom w:val="0"/>
      <w:divBdr>
        <w:top w:val="none" w:sz="0" w:space="0" w:color="auto"/>
        <w:left w:val="none" w:sz="0" w:space="0" w:color="auto"/>
        <w:bottom w:val="none" w:sz="0" w:space="0" w:color="auto"/>
        <w:right w:val="none" w:sz="0" w:space="0" w:color="auto"/>
      </w:divBdr>
    </w:div>
    <w:div w:id="1071737854">
      <w:bodyDiv w:val="1"/>
      <w:marLeft w:val="0"/>
      <w:marRight w:val="0"/>
      <w:marTop w:val="0"/>
      <w:marBottom w:val="0"/>
      <w:divBdr>
        <w:top w:val="none" w:sz="0" w:space="0" w:color="auto"/>
        <w:left w:val="none" w:sz="0" w:space="0" w:color="auto"/>
        <w:bottom w:val="none" w:sz="0" w:space="0" w:color="auto"/>
        <w:right w:val="none" w:sz="0" w:space="0" w:color="auto"/>
      </w:divBdr>
    </w:div>
    <w:div w:id="1083064200">
      <w:bodyDiv w:val="1"/>
      <w:marLeft w:val="0"/>
      <w:marRight w:val="0"/>
      <w:marTop w:val="0"/>
      <w:marBottom w:val="0"/>
      <w:divBdr>
        <w:top w:val="none" w:sz="0" w:space="0" w:color="auto"/>
        <w:left w:val="none" w:sz="0" w:space="0" w:color="auto"/>
        <w:bottom w:val="none" w:sz="0" w:space="0" w:color="auto"/>
        <w:right w:val="none" w:sz="0" w:space="0" w:color="auto"/>
      </w:divBdr>
    </w:div>
    <w:div w:id="1085221872">
      <w:bodyDiv w:val="1"/>
      <w:marLeft w:val="0"/>
      <w:marRight w:val="0"/>
      <w:marTop w:val="0"/>
      <w:marBottom w:val="0"/>
      <w:divBdr>
        <w:top w:val="none" w:sz="0" w:space="0" w:color="auto"/>
        <w:left w:val="none" w:sz="0" w:space="0" w:color="auto"/>
        <w:bottom w:val="none" w:sz="0" w:space="0" w:color="auto"/>
        <w:right w:val="none" w:sz="0" w:space="0" w:color="auto"/>
      </w:divBdr>
    </w:div>
    <w:div w:id="1091587892">
      <w:bodyDiv w:val="1"/>
      <w:marLeft w:val="0"/>
      <w:marRight w:val="0"/>
      <w:marTop w:val="0"/>
      <w:marBottom w:val="0"/>
      <w:divBdr>
        <w:top w:val="none" w:sz="0" w:space="0" w:color="auto"/>
        <w:left w:val="none" w:sz="0" w:space="0" w:color="auto"/>
        <w:bottom w:val="none" w:sz="0" w:space="0" w:color="auto"/>
        <w:right w:val="none" w:sz="0" w:space="0" w:color="auto"/>
      </w:divBdr>
    </w:div>
    <w:div w:id="1094589522">
      <w:bodyDiv w:val="1"/>
      <w:marLeft w:val="0"/>
      <w:marRight w:val="0"/>
      <w:marTop w:val="0"/>
      <w:marBottom w:val="0"/>
      <w:divBdr>
        <w:top w:val="none" w:sz="0" w:space="0" w:color="auto"/>
        <w:left w:val="none" w:sz="0" w:space="0" w:color="auto"/>
        <w:bottom w:val="none" w:sz="0" w:space="0" w:color="auto"/>
        <w:right w:val="none" w:sz="0" w:space="0" w:color="auto"/>
      </w:divBdr>
    </w:div>
    <w:div w:id="1118378058">
      <w:bodyDiv w:val="1"/>
      <w:marLeft w:val="0"/>
      <w:marRight w:val="0"/>
      <w:marTop w:val="0"/>
      <w:marBottom w:val="0"/>
      <w:divBdr>
        <w:top w:val="none" w:sz="0" w:space="0" w:color="auto"/>
        <w:left w:val="none" w:sz="0" w:space="0" w:color="auto"/>
        <w:bottom w:val="none" w:sz="0" w:space="0" w:color="auto"/>
        <w:right w:val="none" w:sz="0" w:space="0" w:color="auto"/>
      </w:divBdr>
    </w:div>
    <w:div w:id="1118988961">
      <w:bodyDiv w:val="1"/>
      <w:marLeft w:val="0"/>
      <w:marRight w:val="0"/>
      <w:marTop w:val="0"/>
      <w:marBottom w:val="0"/>
      <w:divBdr>
        <w:top w:val="none" w:sz="0" w:space="0" w:color="auto"/>
        <w:left w:val="none" w:sz="0" w:space="0" w:color="auto"/>
        <w:bottom w:val="none" w:sz="0" w:space="0" w:color="auto"/>
        <w:right w:val="none" w:sz="0" w:space="0" w:color="auto"/>
      </w:divBdr>
    </w:div>
    <w:div w:id="1133013725">
      <w:bodyDiv w:val="1"/>
      <w:marLeft w:val="0"/>
      <w:marRight w:val="0"/>
      <w:marTop w:val="0"/>
      <w:marBottom w:val="0"/>
      <w:divBdr>
        <w:top w:val="none" w:sz="0" w:space="0" w:color="auto"/>
        <w:left w:val="none" w:sz="0" w:space="0" w:color="auto"/>
        <w:bottom w:val="none" w:sz="0" w:space="0" w:color="auto"/>
        <w:right w:val="none" w:sz="0" w:space="0" w:color="auto"/>
      </w:divBdr>
      <w:divsChild>
        <w:div w:id="759105375">
          <w:marLeft w:val="446"/>
          <w:marRight w:val="0"/>
          <w:marTop w:val="0"/>
          <w:marBottom w:val="0"/>
          <w:divBdr>
            <w:top w:val="none" w:sz="0" w:space="0" w:color="auto"/>
            <w:left w:val="none" w:sz="0" w:space="0" w:color="auto"/>
            <w:bottom w:val="none" w:sz="0" w:space="0" w:color="auto"/>
            <w:right w:val="none" w:sz="0" w:space="0" w:color="auto"/>
          </w:divBdr>
        </w:div>
      </w:divsChild>
    </w:div>
    <w:div w:id="1133598781">
      <w:bodyDiv w:val="1"/>
      <w:marLeft w:val="0"/>
      <w:marRight w:val="0"/>
      <w:marTop w:val="0"/>
      <w:marBottom w:val="0"/>
      <w:divBdr>
        <w:top w:val="none" w:sz="0" w:space="0" w:color="auto"/>
        <w:left w:val="none" w:sz="0" w:space="0" w:color="auto"/>
        <w:bottom w:val="none" w:sz="0" w:space="0" w:color="auto"/>
        <w:right w:val="none" w:sz="0" w:space="0" w:color="auto"/>
      </w:divBdr>
    </w:div>
    <w:div w:id="1138257846">
      <w:bodyDiv w:val="1"/>
      <w:marLeft w:val="0"/>
      <w:marRight w:val="0"/>
      <w:marTop w:val="0"/>
      <w:marBottom w:val="0"/>
      <w:divBdr>
        <w:top w:val="none" w:sz="0" w:space="0" w:color="auto"/>
        <w:left w:val="none" w:sz="0" w:space="0" w:color="auto"/>
        <w:bottom w:val="none" w:sz="0" w:space="0" w:color="auto"/>
        <w:right w:val="none" w:sz="0" w:space="0" w:color="auto"/>
      </w:divBdr>
    </w:div>
    <w:div w:id="1152024211">
      <w:bodyDiv w:val="1"/>
      <w:marLeft w:val="0"/>
      <w:marRight w:val="0"/>
      <w:marTop w:val="0"/>
      <w:marBottom w:val="0"/>
      <w:divBdr>
        <w:top w:val="none" w:sz="0" w:space="0" w:color="auto"/>
        <w:left w:val="none" w:sz="0" w:space="0" w:color="auto"/>
        <w:bottom w:val="none" w:sz="0" w:space="0" w:color="auto"/>
        <w:right w:val="none" w:sz="0" w:space="0" w:color="auto"/>
      </w:divBdr>
    </w:div>
    <w:div w:id="1170438998">
      <w:bodyDiv w:val="1"/>
      <w:marLeft w:val="0"/>
      <w:marRight w:val="0"/>
      <w:marTop w:val="0"/>
      <w:marBottom w:val="0"/>
      <w:divBdr>
        <w:top w:val="none" w:sz="0" w:space="0" w:color="auto"/>
        <w:left w:val="none" w:sz="0" w:space="0" w:color="auto"/>
        <w:bottom w:val="none" w:sz="0" w:space="0" w:color="auto"/>
        <w:right w:val="none" w:sz="0" w:space="0" w:color="auto"/>
      </w:divBdr>
    </w:div>
    <w:div w:id="1192962208">
      <w:bodyDiv w:val="1"/>
      <w:marLeft w:val="0"/>
      <w:marRight w:val="0"/>
      <w:marTop w:val="0"/>
      <w:marBottom w:val="0"/>
      <w:divBdr>
        <w:top w:val="none" w:sz="0" w:space="0" w:color="auto"/>
        <w:left w:val="none" w:sz="0" w:space="0" w:color="auto"/>
        <w:bottom w:val="none" w:sz="0" w:space="0" w:color="auto"/>
        <w:right w:val="none" w:sz="0" w:space="0" w:color="auto"/>
      </w:divBdr>
    </w:div>
    <w:div w:id="1199781995">
      <w:bodyDiv w:val="1"/>
      <w:marLeft w:val="0"/>
      <w:marRight w:val="0"/>
      <w:marTop w:val="0"/>
      <w:marBottom w:val="0"/>
      <w:divBdr>
        <w:top w:val="none" w:sz="0" w:space="0" w:color="auto"/>
        <w:left w:val="none" w:sz="0" w:space="0" w:color="auto"/>
        <w:bottom w:val="none" w:sz="0" w:space="0" w:color="auto"/>
        <w:right w:val="none" w:sz="0" w:space="0" w:color="auto"/>
      </w:divBdr>
    </w:div>
    <w:div w:id="1199931030">
      <w:bodyDiv w:val="1"/>
      <w:marLeft w:val="0"/>
      <w:marRight w:val="0"/>
      <w:marTop w:val="0"/>
      <w:marBottom w:val="0"/>
      <w:divBdr>
        <w:top w:val="none" w:sz="0" w:space="0" w:color="auto"/>
        <w:left w:val="none" w:sz="0" w:space="0" w:color="auto"/>
        <w:bottom w:val="none" w:sz="0" w:space="0" w:color="auto"/>
        <w:right w:val="none" w:sz="0" w:space="0" w:color="auto"/>
      </w:divBdr>
    </w:div>
    <w:div w:id="1218782802">
      <w:bodyDiv w:val="1"/>
      <w:marLeft w:val="0"/>
      <w:marRight w:val="0"/>
      <w:marTop w:val="0"/>
      <w:marBottom w:val="0"/>
      <w:divBdr>
        <w:top w:val="none" w:sz="0" w:space="0" w:color="auto"/>
        <w:left w:val="none" w:sz="0" w:space="0" w:color="auto"/>
        <w:bottom w:val="none" w:sz="0" w:space="0" w:color="auto"/>
        <w:right w:val="none" w:sz="0" w:space="0" w:color="auto"/>
      </w:divBdr>
      <w:divsChild>
        <w:div w:id="41748322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981957">
          <w:blockQuote w:val="1"/>
          <w:marLeft w:val="720"/>
          <w:marRight w:val="720"/>
          <w:marTop w:val="100"/>
          <w:marBottom w:val="100"/>
          <w:divBdr>
            <w:top w:val="none" w:sz="0" w:space="0" w:color="auto"/>
            <w:left w:val="none" w:sz="0" w:space="0" w:color="auto"/>
            <w:bottom w:val="none" w:sz="0" w:space="0" w:color="auto"/>
            <w:right w:val="none" w:sz="0" w:space="0" w:color="auto"/>
          </w:divBdr>
        </w:div>
        <w:div w:id="1633057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323367">
      <w:bodyDiv w:val="1"/>
      <w:marLeft w:val="0"/>
      <w:marRight w:val="0"/>
      <w:marTop w:val="0"/>
      <w:marBottom w:val="0"/>
      <w:divBdr>
        <w:top w:val="none" w:sz="0" w:space="0" w:color="auto"/>
        <w:left w:val="none" w:sz="0" w:space="0" w:color="auto"/>
        <w:bottom w:val="none" w:sz="0" w:space="0" w:color="auto"/>
        <w:right w:val="none" w:sz="0" w:space="0" w:color="auto"/>
      </w:divBdr>
    </w:div>
    <w:div w:id="1231424550">
      <w:bodyDiv w:val="1"/>
      <w:marLeft w:val="0"/>
      <w:marRight w:val="0"/>
      <w:marTop w:val="0"/>
      <w:marBottom w:val="0"/>
      <w:divBdr>
        <w:top w:val="none" w:sz="0" w:space="0" w:color="auto"/>
        <w:left w:val="none" w:sz="0" w:space="0" w:color="auto"/>
        <w:bottom w:val="none" w:sz="0" w:space="0" w:color="auto"/>
        <w:right w:val="none" w:sz="0" w:space="0" w:color="auto"/>
      </w:divBdr>
    </w:div>
    <w:div w:id="1234776169">
      <w:bodyDiv w:val="1"/>
      <w:marLeft w:val="0"/>
      <w:marRight w:val="0"/>
      <w:marTop w:val="0"/>
      <w:marBottom w:val="0"/>
      <w:divBdr>
        <w:top w:val="none" w:sz="0" w:space="0" w:color="auto"/>
        <w:left w:val="none" w:sz="0" w:space="0" w:color="auto"/>
        <w:bottom w:val="none" w:sz="0" w:space="0" w:color="auto"/>
        <w:right w:val="none" w:sz="0" w:space="0" w:color="auto"/>
      </w:divBdr>
    </w:div>
    <w:div w:id="1249852556">
      <w:bodyDiv w:val="1"/>
      <w:marLeft w:val="0"/>
      <w:marRight w:val="0"/>
      <w:marTop w:val="0"/>
      <w:marBottom w:val="0"/>
      <w:divBdr>
        <w:top w:val="none" w:sz="0" w:space="0" w:color="auto"/>
        <w:left w:val="none" w:sz="0" w:space="0" w:color="auto"/>
        <w:bottom w:val="none" w:sz="0" w:space="0" w:color="auto"/>
        <w:right w:val="none" w:sz="0" w:space="0" w:color="auto"/>
      </w:divBdr>
    </w:div>
    <w:div w:id="1283658488">
      <w:bodyDiv w:val="1"/>
      <w:marLeft w:val="0"/>
      <w:marRight w:val="0"/>
      <w:marTop w:val="0"/>
      <w:marBottom w:val="0"/>
      <w:divBdr>
        <w:top w:val="none" w:sz="0" w:space="0" w:color="auto"/>
        <w:left w:val="none" w:sz="0" w:space="0" w:color="auto"/>
        <w:bottom w:val="none" w:sz="0" w:space="0" w:color="auto"/>
        <w:right w:val="none" w:sz="0" w:space="0" w:color="auto"/>
      </w:divBdr>
    </w:div>
    <w:div w:id="1286346595">
      <w:bodyDiv w:val="1"/>
      <w:marLeft w:val="0"/>
      <w:marRight w:val="0"/>
      <w:marTop w:val="0"/>
      <w:marBottom w:val="0"/>
      <w:divBdr>
        <w:top w:val="none" w:sz="0" w:space="0" w:color="auto"/>
        <w:left w:val="none" w:sz="0" w:space="0" w:color="auto"/>
        <w:bottom w:val="none" w:sz="0" w:space="0" w:color="auto"/>
        <w:right w:val="none" w:sz="0" w:space="0" w:color="auto"/>
      </w:divBdr>
    </w:div>
    <w:div w:id="1292517549">
      <w:bodyDiv w:val="1"/>
      <w:marLeft w:val="0"/>
      <w:marRight w:val="0"/>
      <w:marTop w:val="0"/>
      <w:marBottom w:val="0"/>
      <w:divBdr>
        <w:top w:val="none" w:sz="0" w:space="0" w:color="auto"/>
        <w:left w:val="none" w:sz="0" w:space="0" w:color="auto"/>
        <w:bottom w:val="none" w:sz="0" w:space="0" w:color="auto"/>
        <w:right w:val="none" w:sz="0" w:space="0" w:color="auto"/>
      </w:divBdr>
    </w:div>
    <w:div w:id="1297176411">
      <w:bodyDiv w:val="1"/>
      <w:marLeft w:val="0"/>
      <w:marRight w:val="0"/>
      <w:marTop w:val="0"/>
      <w:marBottom w:val="0"/>
      <w:divBdr>
        <w:top w:val="none" w:sz="0" w:space="0" w:color="auto"/>
        <w:left w:val="none" w:sz="0" w:space="0" w:color="auto"/>
        <w:bottom w:val="none" w:sz="0" w:space="0" w:color="auto"/>
        <w:right w:val="none" w:sz="0" w:space="0" w:color="auto"/>
      </w:divBdr>
    </w:div>
    <w:div w:id="1311595645">
      <w:bodyDiv w:val="1"/>
      <w:marLeft w:val="0"/>
      <w:marRight w:val="0"/>
      <w:marTop w:val="0"/>
      <w:marBottom w:val="0"/>
      <w:divBdr>
        <w:top w:val="none" w:sz="0" w:space="0" w:color="auto"/>
        <w:left w:val="none" w:sz="0" w:space="0" w:color="auto"/>
        <w:bottom w:val="none" w:sz="0" w:space="0" w:color="auto"/>
        <w:right w:val="none" w:sz="0" w:space="0" w:color="auto"/>
      </w:divBdr>
    </w:div>
    <w:div w:id="1311984423">
      <w:bodyDiv w:val="1"/>
      <w:marLeft w:val="0"/>
      <w:marRight w:val="0"/>
      <w:marTop w:val="0"/>
      <w:marBottom w:val="0"/>
      <w:divBdr>
        <w:top w:val="none" w:sz="0" w:space="0" w:color="auto"/>
        <w:left w:val="none" w:sz="0" w:space="0" w:color="auto"/>
        <w:bottom w:val="none" w:sz="0" w:space="0" w:color="auto"/>
        <w:right w:val="none" w:sz="0" w:space="0" w:color="auto"/>
      </w:divBdr>
    </w:div>
    <w:div w:id="1327974494">
      <w:bodyDiv w:val="1"/>
      <w:marLeft w:val="0"/>
      <w:marRight w:val="0"/>
      <w:marTop w:val="0"/>
      <w:marBottom w:val="0"/>
      <w:divBdr>
        <w:top w:val="none" w:sz="0" w:space="0" w:color="auto"/>
        <w:left w:val="none" w:sz="0" w:space="0" w:color="auto"/>
        <w:bottom w:val="none" w:sz="0" w:space="0" w:color="auto"/>
        <w:right w:val="none" w:sz="0" w:space="0" w:color="auto"/>
      </w:divBdr>
    </w:div>
    <w:div w:id="1330866532">
      <w:bodyDiv w:val="1"/>
      <w:marLeft w:val="0"/>
      <w:marRight w:val="0"/>
      <w:marTop w:val="0"/>
      <w:marBottom w:val="0"/>
      <w:divBdr>
        <w:top w:val="none" w:sz="0" w:space="0" w:color="auto"/>
        <w:left w:val="none" w:sz="0" w:space="0" w:color="auto"/>
        <w:bottom w:val="none" w:sz="0" w:space="0" w:color="auto"/>
        <w:right w:val="none" w:sz="0" w:space="0" w:color="auto"/>
      </w:divBdr>
    </w:div>
    <w:div w:id="1332291411">
      <w:bodyDiv w:val="1"/>
      <w:marLeft w:val="0"/>
      <w:marRight w:val="0"/>
      <w:marTop w:val="0"/>
      <w:marBottom w:val="0"/>
      <w:divBdr>
        <w:top w:val="none" w:sz="0" w:space="0" w:color="auto"/>
        <w:left w:val="none" w:sz="0" w:space="0" w:color="auto"/>
        <w:bottom w:val="none" w:sz="0" w:space="0" w:color="auto"/>
        <w:right w:val="none" w:sz="0" w:space="0" w:color="auto"/>
      </w:divBdr>
    </w:div>
    <w:div w:id="1335768272">
      <w:bodyDiv w:val="1"/>
      <w:marLeft w:val="0"/>
      <w:marRight w:val="0"/>
      <w:marTop w:val="0"/>
      <w:marBottom w:val="0"/>
      <w:divBdr>
        <w:top w:val="none" w:sz="0" w:space="0" w:color="auto"/>
        <w:left w:val="none" w:sz="0" w:space="0" w:color="auto"/>
        <w:bottom w:val="none" w:sz="0" w:space="0" w:color="auto"/>
        <w:right w:val="none" w:sz="0" w:space="0" w:color="auto"/>
      </w:divBdr>
    </w:div>
    <w:div w:id="1341657559">
      <w:bodyDiv w:val="1"/>
      <w:marLeft w:val="0"/>
      <w:marRight w:val="0"/>
      <w:marTop w:val="0"/>
      <w:marBottom w:val="0"/>
      <w:divBdr>
        <w:top w:val="none" w:sz="0" w:space="0" w:color="auto"/>
        <w:left w:val="none" w:sz="0" w:space="0" w:color="auto"/>
        <w:bottom w:val="none" w:sz="0" w:space="0" w:color="auto"/>
        <w:right w:val="none" w:sz="0" w:space="0" w:color="auto"/>
      </w:divBdr>
    </w:div>
    <w:div w:id="1347513444">
      <w:bodyDiv w:val="1"/>
      <w:marLeft w:val="0"/>
      <w:marRight w:val="0"/>
      <w:marTop w:val="0"/>
      <w:marBottom w:val="0"/>
      <w:divBdr>
        <w:top w:val="none" w:sz="0" w:space="0" w:color="auto"/>
        <w:left w:val="none" w:sz="0" w:space="0" w:color="auto"/>
        <w:bottom w:val="none" w:sz="0" w:space="0" w:color="auto"/>
        <w:right w:val="none" w:sz="0" w:space="0" w:color="auto"/>
      </w:divBdr>
    </w:div>
    <w:div w:id="1357150392">
      <w:bodyDiv w:val="1"/>
      <w:marLeft w:val="0"/>
      <w:marRight w:val="0"/>
      <w:marTop w:val="0"/>
      <w:marBottom w:val="0"/>
      <w:divBdr>
        <w:top w:val="none" w:sz="0" w:space="0" w:color="auto"/>
        <w:left w:val="none" w:sz="0" w:space="0" w:color="auto"/>
        <w:bottom w:val="none" w:sz="0" w:space="0" w:color="auto"/>
        <w:right w:val="none" w:sz="0" w:space="0" w:color="auto"/>
      </w:divBdr>
    </w:div>
    <w:div w:id="1381442159">
      <w:bodyDiv w:val="1"/>
      <w:marLeft w:val="0"/>
      <w:marRight w:val="0"/>
      <w:marTop w:val="0"/>
      <w:marBottom w:val="0"/>
      <w:divBdr>
        <w:top w:val="none" w:sz="0" w:space="0" w:color="auto"/>
        <w:left w:val="none" w:sz="0" w:space="0" w:color="auto"/>
        <w:bottom w:val="none" w:sz="0" w:space="0" w:color="auto"/>
        <w:right w:val="none" w:sz="0" w:space="0" w:color="auto"/>
      </w:divBdr>
    </w:div>
    <w:div w:id="1381979737">
      <w:bodyDiv w:val="1"/>
      <w:marLeft w:val="0"/>
      <w:marRight w:val="0"/>
      <w:marTop w:val="0"/>
      <w:marBottom w:val="0"/>
      <w:divBdr>
        <w:top w:val="none" w:sz="0" w:space="0" w:color="auto"/>
        <w:left w:val="none" w:sz="0" w:space="0" w:color="auto"/>
        <w:bottom w:val="none" w:sz="0" w:space="0" w:color="auto"/>
        <w:right w:val="none" w:sz="0" w:space="0" w:color="auto"/>
      </w:divBdr>
    </w:div>
    <w:div w:id="1384259359">
      <w:bodyDiv w:val="1"/>
      <w:marLeft w:val="0"/>
      <w:marRight w:val="0"/>
      <w:marTop w:val="0"/>
      <w:marBottom w:val="0"/>
      <w:divBdr>
        <w:top w:val="none" w:sz="0" w:space="0" w:color="auto"/>
        <w:left w:val="none" w:sz="0" w:space="0" w:color="auto"/>
        <w:bottom w:val="none" w:sz="0" w:space="0" w:color="auto"/>
        <w:right w:val="none" w:sz="0" w:space="0" w:color="auto"/>
      </w:divBdr>
      <w:divsChild>
        <w:div w:id="1383141867">
          <w:marLeft w:val="0"/>
          <w:marRight w:val="0"/>
          <w:marTop w:val="0"/>
          <w:marBottom w:val="0"/>
          <w:divBdr>
            <w:top w:val="none" w:sz="0" w:space="0" w:color="auto"/>
            <w:left w:val="none" w:sz="0" w:space="0" w:color="auto"/>
            <w:bottom w:val="none" w:sz="0" w:space="0" w:color="auto"/>
            <w:right w:val="none" w:sz="0" w:space="0" w:color="auto"/>
          </w:divBdr>
        </w:div>
        <w:div w:id="1882476869">
          <w:marLeft w:val="0"/>
          <w:marRight w:val="0"/>
          <w:marTop w:val="0"/>
          <w:marBottom w:val="0"/>
          <w:divBdr>
            <w:top w:val="none" w:sz="0" w:space="0" w:color="auto"/>
            <w:left w:val="none" w:sz="0" w:space="0" w:color="auto"/>
            <w:bottom w:val="none" w:sz="0" w:space="0" w:color="auto"/>
            <w:right w:val="none" w:sz="0" w:space="0" w:color="auto"/>
          </w:divBdr>
        </w:div>
      </w:divsChild>
    </w:div>
    <w:div w:id="1386366639">
      <w:bodyDiv w:val="1"/>
      <w:marLeft w:val="0"/>
      <w:marRight w:val="0"/>
      <w:marTop w:val="0"/>
      <w:marBottom w:val="0"/>
      <w:divBdr>
        <w:top w:val="none" w:sz="0" w:space="0" w:color="auto"/>
        <w:left w:val="none" w:sz="0" w:space="0" w:color="auto"/>
        <w:bottom w:val="none" w:sz="0" w:space="0" w:color="auto"/>
        <w:right w:val="none" w:sz="0" w:space="0" w:color="auto"/>
      </w:divBdr>
    </w:div>
    <w:div w:id="1390569997">
      <w:bodyDiv w:val="1"/>
      <w:marLeft w:val="0"/>
      <w:marRight w:val="0"/>
      <w:marTop w:val="0"/>
      <w:marBottom w:val="0"/>
      <w:divBdr>
        <w:top w:val="none" w:sz="0" w:space="0" w:color="auto"/>
        <w:left w:val="none" w:sz="0" w:space="0" w:color="auto"/>
        <w:bottom w:val="none" w:sz="0" w:space="0" w:color="auto"/>
        <w:right w:val="none" w:sz="0" w:space="0" w:color="auto"/>
      </w:divBdr>
    </w:div>
    <w:div w:id="1394351505">
      <w:bodyDiv w:val="1"/>
      <w:marLeft w:val="0"/>
      <w:marRight w:val="0"/>
      <w:marTop w:val="0"/>
      <w:marBottom w:val="0"/>
      <w:divBdr>
        <w:top w:val="none" w:sz="0" w:space="0" w:color="auto"/>
        <w:left w:val="none" w:sz="0" w:space="0" w:color="auto"/>
        <w:bottom w:val="none" w:sz="0" w:space="0" w:color="auto"/>
        <w:right w:val="none" w:sz="0" w:space="0" w:color="auto"/>
      </w:divBdr>
    </w:div>
    <w:div w:id="1407725289">
      <w:bodyDiv w:val="1"/>
      <w:marLeft w:val="0"/>
      <w:marRight w:val="0"/>
      <w:marTop w:val="0"/>
      <w:marBottom w:val="0"/>
      <w:divBdr>
        <w:top w:val="none" w:sz="0" w:space="0" w:color="auto"/>
        <w:left w:val="none" w:sz="0" w:space="0" w:color="auto"/>
        <w:bottom w:val="none" w:sz="0" w:space="0" w:color="auto"/>
        <w:right w:val="none" w:sz="0" w:space="0" w:color="auto"/>
      </w:divBdr>
    </w:div>
    <w:div w:id="1409301044">
      <w:bodyDiv w:val="1"/>
      <w:marLeft w:val="0"/>
      <w:marRight w:val="0"/>
      <w:marTop w:val="0"/>
      <w:marBottom w:val="0"/>
      <w:divBdr>
        <w:top w:val="none" w:sz="0" w:space="0" w:color="auto"/>
        <w:left w:val="none" w:sz="0" w:space="0" w:color="auto"/>
        <w:bottom w:val="none" w:sz="0" w:space="0" w:color="auto"/>
        <w:right w:val="none" w:sz="0" w:space="0" w:color="auto"/>
      </w:divBdr>
    </w:div>
    <w:div w:id="1417282909">
      <w:bodyDiv w:val="1"/>
      <w:marLeft w:val="0"/>
      <w:marRight w:val="0"/>
      <w:marTop w:val="0"/>
      <w:marBottom w:val="0"/>
      <w:divBdr>
        <w:top w:val="none" w:sz="0" w:space="0" w:color="auto"/>
        <w:left w:val="none" w:sz="0" w:space="0" w:color="auto"/>
        <w:bottom w:val="none" w:sz="0" w:space="0" w:color="auto"/>
        <w:right w:val="none" w:sz="0" w:space="0" w:color="auto"/>
      </w:divBdr>
      <w:divsChild>
        <w:div w:id="36468363">
          <w:marLeft w:val="446"/>
          <w:marRight w:val="0"/>
          <w:marTop w:val="120"/>
          <w:marBottom w:val="0"/>
          <w:divBdr>
            <w:top w:val="none" w:sz="0" w:space="0" w:color="auto"/>
            <w:left w:val="none" w:sz="0" w:space="0" w:color="auto"/>
            <w:bottom w:val="none" w:sz="0" w:space="0" w:color="auto"/>
            <w:right w:val="none" w:sz="0" w:space="0" w:color="auto"/>
          </w:divBdr>
        </w:div>
        <w:div w:id="639501045">
          <w:marLeft w:val="446"/>
          <w:marRight w:val="0"/>
          <w:marTop w:val="120"/>
          <w:marBottom w:val="0"/>
          <w:divBdr>
            <w:top w:val="none" w:sz="0" w:space="0" w:color="auto"/>
            <w:left w:val="none" w:sz="0" w:space="0" w:color="auto"/>
            <w:bottom w:val="none" w:sz="0" w:space="0" w:color="auto"/>
            <w:right w:val="none" w:sz="0" w:space="0" w:color="auto"/>
          </w:divBdr>
        </w:div>
        <w:div w:id="804349862">
          <w:marLeft w:val="446"/>
          <w:marRight w:val="0"/>
          <w:marTop w:val="120"/>
          <w:marBottom w:val="0"/>
          <w:divBdr>
            <w:top w:val="none" w:sz="0" w:space="0" w:color="auto"/>
            <w:left w:val="none" w:sz="0" w:space="0" w:color="auto"/>
            <w:bottom w:val="none" w:sz="0" w:space="0" w:color="auto"/>
            <w:right w:val="none" w:sz="0" w:space="0" w:color="auto"/>
          </w:divBdr>
        </w:div>
      </w:divsChild>
    </w:div>
    <w:div w:id="1433282774">
      <w:bodyDiv w:val="1"/>
      <w:marLeft w:val="0"/>
      <w:marRight w:val="0"/>
      <w:marTop w:val="0"/>
      <w:marBottom w:val="0"/>
      <w:divBdr>
        <w:top w:val="none" w:sz="0" w:space="0" w:color="auto"/>
        <w:left w:val="none" w:sz="0" w:space="0" w:color="auto"/>
        <w:bottom w:val="none" w:sz="0" w:space="0" w:color="auto"/>
        <w:right w:val="none" w:sz="0" w:space="0" w:color="auto"/>
      </w:divBdr>
    </w:div>
    <w:div w:id="1445421830">
      <w:bodyDiv w:val="1"/>
      <w:marLeft w:val="0"/>
      <w:marRight w:val="0"/>
      <w:marTop w:val="0"/>
      <w:marBottom w:val="0"/>
      <w:divBdr>
        <w:top w:val="none" w:sz="0" w:space="0" w:color="auto"/>
        <w:left w:val="none" w:sz="0" w:space="0" w:color="auto"/>
        <w:bottom w:val="none" w:sz="0" w:space="0" w:color="auto"/>
        <w:right w:val="none" w:sz="0" w:space="0" w:color="auto"/>
      </w:divBdr>
    </w:div>
    <w:div w:id="1450201714">
      <w:bodyDiv w:val="1"/>
      <w:marLeft w:val="0"/>
      <w:marRight w:val="0"/>
      <w:marTop w:val="0"/>
      <w:marBottom w:val="0"/>
      <w:divBdr>
        <w:top w:val="none" w:sz="0" w:space="0" w:color="auto"/>
        <w:left w:val="none" w:sz="0" w:space="0" w:color="auto"/>
        <w:bottom w:val="none" w:sz="0" w:space="0" w:color="auto"/>
        <w:right w:val="none" w:sz="0" w:space="0" w:color="auto"/>
      </w:divBdr>
    </w:div>
    <w:div w:id="1467043692">
      <w:bodyDiv w:val="1"/>
      <w:marLeft w:val="0"/>
      <w:marRight w:val="0"/>
      <w:marTop w:val="0"/>
      <w:marBottom w:val="0"/>
      <w:divBdr>
        <w:top w:val="none" w:sz="0" w:space="0" w:color="auto"/>
        <w:left w:val="none" w:sz="0" w:space="0" w:color="auto"/>
        <w:bottom w:val="none" w:sz="0" w:space="0" w:color="auto"/>
        <w:right w:val="none" w:sz="0" w:space="0" w:color="auto"/>
      </w:divBdr>
    </w:div>
    <w:div w:id="1469854249">
      <w:bodyDiv w:val="1"/>
      <w:marLeft w:val="0"/>
      <w:marRight w:val="0"/>
      <w:marTop w:val="0"/>
      <w:marBottom w:val="0"/>
      <w:divBdr>
        <w:top w:val="none" w:sz="0" w:space="0" w:color="auto"/>
        <w:left w:val="none" w:sz="0" w:space="0" w:color="auto"/>
        <w:bottom w:val="none" w:sz="0" w:space="0" w:color="auto"/>
        <w:right w:val="none" w:sz="0" w:space="0" w:color="auto"/>
      </w:divBdr>
    </w:div>
    <w:div w:id="1471360061">
      <w:bodyDiv w:val="1"/>
      <w:marLeft w:val="0"/>
      <w:marRight w:val="0"/>
      <w:marTop w:val="0"/>
      <w:marBottom w:val="0"/>
      <w:divBdr>
        <w:top w:val="none" w:sz="0" w:space="0" w:color="auto"/>
        <w:left w:val="none" w:sz="0" w:space="0" w:color="auto"/>
        <w:bottom w:val="none" w:sz="0" w:space="0" w:color="auto"/>
        <w:right w:val="none" w:sz="0" w:space="0" w:color="auto"/>
      </w:divBdr>
    </w:div>
    <w:div w:id="1473596703">
      <w:bodyDiv w:val="1"/>
      <w:marLeft w:val="0"/>
      <w:marRight w:val="0"/>
      <w:marTop w:val="0"/>
      <w:marBottom w:val="0"/>
      <w:divBdr>
        <w:top w:val="none" w:sz="0" w:space="0" w:color="auto"/>
        <w:left w:val="none" w:sz="0" w:space="0" w:color="auto"/>
        <w:bottom w:val="none" w:sz="0" w:space="0" w:color="auto"/>
        <w:right w:val="none" w:sz="0" w:space="0" w:color="auto"/>
      </w:divBdr>
    </w:div>
    <w:div w:id="1479489851">
      <w:bodyDiv w:val="1"/>
      <w:marLeft w:val="0"/>
      <w:marRight w:val="0"/>
      <w:marTop w:val="0"/>
      <w:marBottom w:val="0"/>
      <w:divBdr>
        <w:top w:val="none" w:sz="0" w:space="0" w:color="auto"/>
        <w:left w:val="none" w:sz="0" w:space="0" w:color="auto"/>
        <w:bottom w:val="none" w:sz="0" w:space="0" w:color="auto"/>
        <w:right w:val="none" w:sz="0" w:space="0" w:color="auto"/>
      </w:divBdr>
    </w:div>
    <w:div w:id="1482429258">
      <w:bodyDiv w:val="1"/>
      <w:marLeft w:val="0"/>
      <w:marRight w:val="0"/>
      <w:marTop w:val="0"/>
      <w:marBottom w:val="0"/>
      <w:divBdr>
        <w:top w:val="none" w:sz="0" w:space="0" w:color="auto"/>
        <w:left w:val="none" w:sz="0" w:space="0" w:color="auto"/>
        <w:bottom w:val="none" w:sz="0" w:space="0" w:color="auto"/>
        <w:right w:val="none" w:sz="0" w:space="0" w:color="auto"/>
      </w:divBdr>
    </w:div>
    <w:div w:id="1499811012">
      <w:bodyDiv w:val="1"/>
      <w:marLeft w:val="0"/>
      <w:marRight w:val="0"/>
      <w:marTop w:val="0"/>
      <w:marBottom w:val="0"/>
      <w:divBdr>
        <w:top w:val="none" w:sz="0" w:space="0" w:color="auto"/>
        <w:left w:val="none" w:sz="0" w:space="0" w:color="auto"/>
        <w:bottom w:val="none" w:sz="0" w:space="0" w:color="auto"/>
        <w:right w:val="none" w:sz="0" w:space="0" w:color="auto"/>
      </w:divBdr>
    </w:div>
    <w:div w:id="1505441146">
      <w:bodyDiv w:val="1"/>
      <w:marLeft w:val="0"/>
      <w:marRight w:val="0"/>
      <w:marTop w:val="0"/>
      <w:marBottom w:val="0"/>
      <w:divBdr>
        <w:top w:val="none" w:sz="0" w:space="0" w:color="auto"/>
        <w:left w:val="none" w:sz="0" w:space="0" w:color="auto"/>
        <w:bottom w:val="none" w:sz="0" w:space="0" w:color="auto"/>
        <w:right w:val="none" w:sz="0" w:space="0" w:color="auto"/>
      </w:divBdr>
      <w:divsChild>
        <w:div w:id="441188830">
          <w:marLeft w:val="0"/>
          <w:marRight w:val="0"/>
          <w:marTop w:val="0"/>
          <w:marBottom w:val="0"/>
          <w:divBdr>
            <w:top w:val="none" w:sz="0" w:space="0" w:color="auto"/>
            <w:left w:val="none" w:sz="0" w:space="0" w:color="auto"/>
            <w:bottom w:val="none" w:sz="0" w:space="0" w:color="auto"/>
            <w:right w:val="none" w:sz="0" w:space="0" w:color="auto"/>
          </w:divBdr>
        </w:div>
        <w:div w:id="695816383">
          <w:marLeft w:val="0"/>
          <w:marRight w:val="0"/>
          <w:marTop w:val="0"/>
          <w:marBottom w:val="0"/>
          <w:divBdr>
            <w:top w:val="none" w:sz="0" w:space="0" w:color="auto"/>
            <w:left w:val="none" w:sz="0" w:space="0" w:color="auto"/>
            <w:bottom w:val="none" w:sz="0" w:space="0" w:color="auto"/>
            <w:right w:val="none" w:sz="0" w:space="0" w:color="auto"/>
          </w:divBdr>
        </w:div>
        <w:div w:id="764112495">
          <w:marLeft w:val="0"/>
          <w:marRight w:val="0"/>
          <w:marTop w:val="0"/>
          <w:marBottom w:val="0"/>
          <w:divBdr>
            <w:top w:val="none" w:sz="0" w:space="0" w:color="auto"/>
            <w:left w:val="none" w:sz="0" w:space="0" w:color="auto"/>
            <w:bottom w:val="none" w:sz="0" w:space="0" w:color="auto"/>
            <w:right w:val="none" w:sz="0" w:space="0" w:color="auto"/>
          </w:divBdr>
        </w:div>
        <w:div w:id="864950179">
          <w:marLeft w:val="0"/>
          <w:marRight w:val="0"/>
          <w:marTop w:val="0"/>
          <w:marBottom w:val="0"/>
          <w:divBdr>
            <w:top w:val="none" w:sz="0" w:space="0" w:color="auto"/>
            <w:left w:val="none" w:sz="0" w:space="0" w:color="auto"/>
            <w:bottom w:val="none" w:sz="0" w:space="0" w:color="auto"/>
            <w:right w:val="none" w:sz="0" w:space="0" w:color="auto"/>
          </w:divBdr>
        </w:div>
        <w:div w:id="939140745">
          <w:marLeft w:val="0"/>
          <w:marRight w:val="0"/>
          <w:marTop w:val="0"/>
          <w:marBottom w:val="0"/>
          <w:divBdr>
            <w:top w:val="none" w:sz="0" w:space="0" w:color="auto"/>
            <w:left w:val="none" w:sz="0" w:space="0" w:color="auto"/>
            <w:bottom w:val="none" w:sz="0" w:space="0" w:color="auto"/>
            <w:right w:val="none" w:sz="0" w:space="0" w:color="auto"/>
          </w:divBdr>
        </w:div>
        <w:div w:id="957024121">
          <w:marLeft w:val="0"/>
          <w:marRight w:val="0"/>
          <w:marTop w:val="0"/>
          <w:marBottom w:val="0"/>
          <w:divBdr>
            <w:top w:val="none" w:sz="0" w:space="0" w:color="auto"/>
            <w:left w:val="none" w:sz="0" w:space="0" w:color="auto"/>
            <w:bottom w:val="none" w:sz="0" w:space="0" w:color="auto"/>
            <w:right w:val="none" w:sz="0" w:space="0" w:color="auto"/>
          </w:divBdr>
        </w:div>
        <w:div w:id="1190483912">
          <w:marLeft w:val="0"/>
          <w:marRight w:val="0"/>
          <w:marTop w:val="0"/>
          <w:marBottom w:val="0"/>
          <w:divBdr>
            <w:top w:val="none" w:sz="0" w:space="0" w:color="auto"/>
            <w:left w:val="none" w:sz="0" w:space="0" w:color="auto"/>
            <w:bottom w:val="none" w:sz="0" w:space="0" w:color="auto"/>
            <w:right w:val="none" w:sz="0" w:space="0" w:color="auto"/>
          </w:divBdr>
        </w:div>
        <w:div w:id="1258053370">
          <w:marLeft w:val="0"/>
          <w:marRight w:val="0"/>
          <w:marTop w:val="0"/>
          <w:marBottom w:val="0"/>
          <w:divBdr>
            <w:top w:val="none" w:sz="0" w:space="0" w:color="auto"/>
            <w:left w:val="none" w:sz="0" w:space="0" w:color="auto"/>
            <w:bottom w:val="none" w:sz="0" w:space="0" w:color="auto"/>
            <w:right w:val="none" w:sz="0" w:space="0" w:color="auto"/>
          </w:divBdr>
        </w:div>
        <w:div w:id="1351294514">
          <w:marLeft w:val="0"/>
          <w:marRight w:val="0"/>
          <w:marTop w:val="0"/>
          <w:marBottom w:val="0"/>
          <w:divBdr>
            <w:top w:val="none" w:sz="0" w:space="0" w:color="auto"/>
            <w:left w:val="none" w:sz="0" w:space="0" w:color="auto"/>
            <w:bottom w:val="none" w:sz="0" w:space="0" w:color="auto"/>
            <w:right w:val="none" w:sz="0" w:space="0" w:color="auto"/>
          </w:divBdr>
        </w:div>
        <w:div w:id="1399402169">
          <w:marLeft w:val="0"/>
          <w:marRight w:val="0"/>
          <w:marTop w:val="0"/>
          <w:marBottom w:val="0"/>
          <w:divBdr>
            <w:top w:val="none" w:sz="0" w:space="0" w:color="auto"/>
            <w:left w:val="none" w:sz="0" w:space="0" w:color="auto"/>
            <w:bottom w:val="none" w:sz="0" w:space="0" w:color="auto"/>
            <w:right w:val="none" w:sz="0" w:space="0" w:color="auto"/>
          </w:divBdr>
        </w:div>
        <w:div w:id="1454207426">
          <w:marLeft w:val="0"/>
          <w:marRight w:val="0"/>
          <w:marTop w:val="0"/>
          <w:marBottom w:val="0"/>
          <w:divBdr>
            <w:top w:val="none" w:sz="0" w:space="0" w:color="auto"/>
            <w:left w:val="none" w:sz="0" w:space="0" w:color="auto"/>
            <w:bottom w:val="none" w:sz="0" w:space="0" w:color="auto"/>
            <w:right w:val="none" w:sz="0" w:space="0" w:color="auto"/>
          </w:divBdr>
        </w:div>
        <w:div w:id="1477527384">
          <w:marLeft w:val="0"/>
          <w:marRight w:val="0"/>
          <w:marTop w:val="0"/>
          <w:marBottom w:val="0"/>
          <w:divBdr>
            <w:top w:val="none" w:sz="0" w:space="0" w:color="auto"/>
            <w:left w:val="none" w:sz="0" w:space="0" w:color="auto"/>
            <w:bottom w:val="none" w:sz="0" w:space="0" w:color="auto"/>
            <w:right w:val="none" w:sz="0" w:space="0" w:color="auto"/>
          </w:divBdr>
        </w:div>
        <w:div w:id="1614749323">
          <w:marLeft w:val="0"/>
          <w:marRight w:val="0"/>
          <w:marTop w:val="0"/>
          <w:marBottom w:val="0"/>
          <w:divBdr>
            <w:top w:val="none" w:sz="0" w:space="0" w:color="auto"/>
            <w:left w:val="none" w:sz="0" w:space="0" w:color="auto"/>
            <w:bottom w:val="none" w:sz="0" w:space="0" w:color="auto"/>
            <w:right w:val="none" w:sz="0" w:space="0" w:color="auto"/>
          </w:divBdr>
        </w:div>
        <w:div w:id="1731540447">
          <w:marLeft w:val="0"/>
          <w:marRight w:val="0"/>
          <w:marTop w:val="0"/>
          <w:marBottom w:val="0"/>
          <w:divBdr>
            <w:top w:val="none" w:sz="0" w:space="0" w:color="auto"/>
            <w:left w:val="none" w:sz="0" w:space="0" w:color="auto"/>
            <w:bottom w:val="none" w:sz="0" w:space="0" w:color="auto"/>
            <w:right w:val="none" w:sz="0" w:space="0" w:color="auto"/>
          </w:divBdr>
        </w:div>
        <w:div w:id="1963000046">
          <w:marLeft w:val="0"/>
          <w:marRight w:val="0"/>
          <w:marTop w:val="0"/>
          <w:marBottom w:val="0"/>
          <w:divBdr>
            <w:top w:val="none" w:sz="0" w:space="0" w:color="auto"/>
            <w:left w:val="none" w:sz="0" w:space="0" w:color="auto"/>
            <w:bottom w:val="none" w:sz="0" w:space="0" w:color="auto"/>
            <w:right w:val="none" w:sz="0" w:space="0" w:color="auto"/>
          </w:divBdr>
        </w:div>
        <w:div w:id="2041740713">
          <w:marLeft w:val="0"/>
          <w:marRight w:val="0"/>
          <w:marTop w:val="0"/>
          <w:marBottom w:val="0"/>
          <w:divBdr>
            <w:top w:val="none" w:sz="0" w:space="0" w:color="auto"/>
            <w:left w:val="none" w:sz="0" w:space="0" w:color="auto"/>
            <w:bottom w:val="none" w:sz="0" w:space="0" w:color="auto"/>
            <w:right w:val="none" w:sz="0" w:space="0" w:color="auto"/>
          </w:divBdr>
        </w:div>
        <w:div w:id="2139182019">
          <w:marLeft w:val="0"/>
          <w:marRight w:val="0"/>
          <w:marTop w:val="0"/>
          <w:marBottom w:val="0"/>
          <w:divBdr>
            <w:top w:val="none" w:sz="0" w:space="0" w:color="auto"/>
            <w:left w:val="none" w:sz="0" w:space="0" w:color="auto"/>
            <w:bottom w:val="none" w:sz="0" w:space="0" w:color="auto"/>
            <w:right w:val="none" w:sz="0" w:space="0" w:color="auto"/>
          </w:divBdr>
        </w:div>
      </w:divsChild>
    </w:div>
    <w:div w:id="1511800601">
      <w:bodyDiv w:val="1"/>
      <w:marLeft w:val="0"/>
      <w:marRight w:val="0"/>
      <w:marTop w:val="0"/>
      <w:marBottom w:val="0"/>
      <w:divBdr>
        <w:top w:val="none" w:sz="0" w:space="0" w:color="auto"/>
        <w:left w:val="none" w:sz="0" w:space="0" w:color="auto"/>
        <w:bottom w:val="none" w:sz="0" w:space="0" w:color="auto"/>
        <w:right w:val="none" w:sz="0" w:space="0" w:color="auto"/>
      </w:divBdr>
    </w:div>
    <w:div w:id="1517428963">
      <w:bodyDiv w:val="1"/>
      <w:marLeft w:val="0"/>
      <w:marRight w:val="0"/>
      <w:marTop w:val="0"/>
      <w:marBottom w:val="0"/>
      <w:divBdr>
        <w:top w:val="none" w:sz="0" w:space="0" w:color="auto"/>
        <w:left w:val="none" w:sz="0" w:space="0" w:color="auto"/>
        <w:bottom w:val="none" w:sz="0" w:space="0" w:color="auto"/>
        <w:right w:val="none" w:sz="0" w:space="0" w:color="auto"/>
      </w:divBdr>
    </w:div>
    <w:div w:id="1522622648">
      <w:bodyDiv w:val="1"/>
      <w:marLeft w:val="0"/>
      <w:marRight w:val="0"/>
      <w:marTop w:val="0"/>
      <w:marBottom w:val="0"/>
      <w:divBdr>
        <w:top w:val="none" w:sz="0" w:space="0" w:color="auto"/>
        <w:left w:val="none" w:sz="0" w:space="0" w:color="auto"/>
        <w:bottom w:val="none" w:sz="0" w:space="0" w:color="auto"/>
        <w:right w:val="none" w:sz="0" w:space="0" w:color="auto"/>
      </w:divBdr>
    </w:div>
    <w:div w:id="1524974397">
      <w:bodyDiv w:val="1"/>
      <w:marLeft w:val="0"/>
      <w:marRight w:val="0"/>
      <w:marTop w:val="0"/>
      <w:marBottom w:val="0"/>
      <w:divBdr>
        <w:top w:val="none" w:sz="0" w:space="0" w:color="auto"/>
        <w:left w:val="none" w:sz="0" w:space="0" w:color="auto"/>
        <w:bottom w:val="none" w:sz="0" w:space="0" w:color="auto"/>
        <w:right w:val="none" w:sz="0" w:space="0" w:color="auto"/>
      </w:divBdr>
    </w:div>
    <w:div w:id="1527601202">
      <w:bodyDiv w:val="1"/>
      <w:marLeft w:val="0"/>
      <w:marRight w:val="0"/>
      <w:marTop w:val="0"/>
      <w:marBottom w:val="0"/>
      <w:divBdr>
        <w:top w:val="none" w:sz="0" w:space="0" w:color="auto"/>
        <w:left w:val="none" w:sz="0" w:space="0" w:color="auto"/>
        <w:bottom w:val="none" w:sz="0" w:space="0" w:color="auto"/>
        <w:right w:val="none" w:sz="0" w:space="0" w:color="auto"/>
      </w:divBdr>
    </w:div>
    <w:div w:id="1532262126">
      <w:bodyDiv w:val="1"/>
      <w:marLeft w:val="0"/>
      <w:marRight w:val="0"/>
      <w:marTop w:val="0"/>
      <w:marBottom w:val="0"/>
      <w:divBdr>
        <w:top w:val="none" w:sz="0" w:space="0" w:color="auto"/>
        <w:left w:val="none" w:sz="0" w:space="0" w:color="auto"/>
        <w:bottom w:val="none" w:sz="0" w:space="0" w:color="auto"/>
        <w:right w:val="none" w:sz="0" w:space="0" w:color="auto"/>
      </w:divBdr>
    </w:div>
    <w:div w:id="1534490515">
      <w:bodyDiv w:val="1"/>
      <w:marLeft w:val="0"/>
      <w:marRight w:val="0"/>
      <w:marTop w:val="0"/>
      <w:marBottom w:val="0"/>
      <w:divBdr>
        <w:top w:val="none" w:sz="0" w:space="0" w:color="auto"/>
        <w:left w:val="none" w:sz="0" w:space="0" w:color="auto"/>
        <w:bottom w:val="none" w:sz="0" w:space="0" w:color="auto"/>
        <w:right w:val="none" w:sz="0" w:space="0" w:color="auto"/>
      </w:divBdr>
    </w:div>
    <w:div w:id="1536501593">
      <w:bodyDiv w:val="1"/>
      <w:marLeft w:val="0"/>
      <w:marRight w:val="0"/>
      <w:marTop w:val="0"/>
      <w:marBottom w:val="0"/>
      <w:divBdr>
        <w:top w:val="none" w:sz="0" w:space="0" w:color="auto"/>
        <w:left w:val="none" w:sz="0" w:space="0" w:color="auto"/>
        <w:bottom w:val="none" w:sz="0" w:space="0" w:color="auto"/>
        <w:right w:val="none" w:sz="0" w:space="0" w:color="auto"/>
      </w:divBdr>
    </w:div>
    <w:div w:id="1539200136">
      <w:bodyDiv w:val="1"/>
      <w:marLeft w:val="0"/>
      <w:marRight w:val="0"/>
      <w:marTop w:val="0"/>
      <w:marBottom w:val="0"/>
      <w:divBdr>
        <w:top w:val="none" w:sz="0" w:space="0" w:color="auto"/>
        <w:left w:val="none" w:sz="0" w:space="0" w:color="auto"/>
        <w:bottom w:val="none" w:sz="0" w:space="0" w:color="auto"/>
        <w:right w:val="none" w:sz="0" w:space="0" w:color="auto"/>
      </w:divBdr>
    </w:div>
    <w:div w:id="1547713748">
      <w:bodyDiv w:val="1"/>
      <w:marLeft w:val="0"/>
      <w:marRight w:val="0"/>
      <w:marTop w:val="0"/>
      <w:marBottom w:val="0"/>
      <w:divBdr>
        <w:top w:val="none" w:sz="0" w:space="0" w:color="auto"/>
        <w:left w:val="none" w:sz="0" w:space="0" w:color="auto"/>
        <w:bottom w:val="none" w:sz="0" w:space="0" w:color="auto"/>
        <w:right w:val="none" w:sz="0" w:space="0" w:color="auto"/>
      </w:divBdr>
    </w:div>
    <w:div w:id="1549605254">
      <w:bodyDiv w:val="1"/>
      <w:marLeft w:val="0"/>
      <w:marRight w:val="0"/>
      <w:marTop w:val="0"/>
      <w:marBottom w:val="0"/>
      <w:divBdr>
        <w:top w:val="none" w:sz="0" w:space="0" w:color="auto"/>
        <w:left w:val="none" w:sz="0" w:space="0" w:color="auto"/>
        <w:bottom w:val="none" w:sz="0" w:space="0" w:color="auto"/>
        <w:right w:val="none" w:sz="0" w:space="0" w:color="auto"/>
      </w:divBdr>
    </w:div>
    <w:div w:id="1555043597">
      <w:bodyDiv w:val="1"/>
      <w:marLeft w:val="0"/>
      <w:marRight w:val="0"/>
      <w:marTop w:val="0"/>
      <w:marBottom w:val="0"/>
      <w:divBdr>
        <w:top w:val="none" w:sz="0" w:space="0" w:color="auto"/>
        <w:left w:val="none" w:sz="0" w:space="0" w:color="auto"/>
        <w:bottom w:val="none" w:sz="0" w:space="0" w:color="auto"/>
        <w:right w:val="none" w:sz="0" w:space="0" w:color="auto"/>
      </w:divBdr>
    </w:div>
    <w:div w:id="1555239017">
      <w:bodyDiv w:val="1"/>
      <w:marLeft w:val="0"/>
      <w:marRight w:val="0"/>
      <w:marTop w:val="0"/>
      <w:marBottom w:val="0"/>
      <w:divBdr>
        <w:top w:val="none" w:sz="0" w:space="0" w:color="auto"/>
        <w:left w:val="none" w:sz="0" w:space="0" w:color="auto"/>
        <w:bottom w:val="none" w:sz="0" w:space="0" w:color="auto"/>
        <w:right w:val="none" w:sz="0" w:space="0" w:color="auto"/>
      </w:divBdr>
    </w:div>
    <w:div w:id="1575235205">
      <w:bodyDiv w:val="1"/>
      <w:marLeft w:val="0"/>
      <w:marRight w:val="0"/>
      <w:marTop w:val="0"/>
      <w:marBottom w:val="0"/>
      <w:divBdr>
        <w:top w:val="none" w:sz="0" w:space="0" w:color="auto"/>
        <w:left w:val="none" w:sz="0" w:space="0" w:color="auto"/>
        <w:bottom w:val="none" w:sz="0" w:space="0" w:color="auto"/>
        <w:right w:val="none" w:sz="0" w:space="0" w:color="auto"/>
      </w:divBdr>
    </w:div>
    <w:div w:id="1579090860">
      <w:bodyDiv w:val="1"/>
      <w:marLeft w:val="0"/>
      <w:marRight w:val="0"/>
      <w:marTop w:val="0"/>
      <w:marBottom w:val="0"/>
      <w:divBdr>
        <w:top w:val="none" w:sz="0" w:space="0" w:color="auto"/>
        <w:left w:val="none" w:sz="0" w:space="0" w:color="auto"/>
        <w:bottom w:val="none" w:sz="0" w:space="0" w:color="auto"/>
        <w:right w:val="none" w:sz="0" w:space="0" w:color="auto"/>
      </w:divBdr>
    </w:div>
    <w:div w:id="1581401463">
      <w:bodyDiv w:val="1"/>
      <w:marLeft w:val="0"/>
      <w:marRight w:val="0"/>
      <w:marTop w:val="0"/>
      <w:marBottom w:val="0"/>
      <w:divBdr>
        <w:top w:val="none" w:sz="0" w:space="0" w:color="auto"/>
        <w:left w:val="none" w:sz="0" w:space="0" w:color="auto"/>
        <w:bottom w:val="none" w:sz="0" w:space="0" w:color="auto"/>
        <w:right w:val="none" w:sz="0" w:space="0" w:color="auto"/>
      </w:divBdr>
    </w:div>
    <w:div w:id="1599174520">
      <w:bodyDiv w:val="1"/>
      <w:marLeft w:val="0"/>
      <w:marRight w:val="0"/>
      <w:marTop w:val="0"/>
      <w:marBottom w:val="0"/>
      <w:divBdr>
        <w:top w:val="none" w:sz="0" w:space="0" w:color="auto"/>
        <w:left w:val="none" w:sz="0" w:space="0" w:color="auto"/>
        <w:bottom w:val="none" w:sz="0" w:space="0" w:color="auto"/>
        <w:right w:val="none" w:sz="0" w:space="0" w:color="auto"/>
      </w:divBdr>
    </w:div>
    <w:div w:id="1600794382">
      <w:bodyDiv w:val="1"/>
      <w:marLeft w:val="0"/>
      <w:marRight w:val="0"/>
      <w:marTop w:val="0"/>
      <w:marBottom w:val="0"/>
      <w:divBdr>
        <w:top w:val="none" w:sz="0" w:space="0" w:color="auto"/>
        <w:left w:val="none" w:sz="0" w:space="0" w:color="auto"/>
        <w:bottom w:val="none" w:sz="0" w:space="0" w:color="auto"/>
        <w:right w:val="none" w:sz="0" w:space="0" w:color="auto"/>
      </w:divBdr>
      <w:divsChild>
        <w:div w:id="186913173">
          <w:marLeft w:val="1138"/>
          <w:marRight w:val="0"/>
          <w:marTop w:val="0"/>
          <w:marBottom w:val="180"/>
          <w:divBdr>
            <w:top w:val="none" w:sz="0" w:space="0" w:color="auto"/>
            <w:left w:val="none" w:sz="0" w:space="0" w:color="auto"/>
            <w:bottom w:val="none" w:sz="0" w:space="0" w:color="auto"/>
            <w:right w:val="none" w:sz="0" w:space="0" w:color="auto"/>
          </w:divBdr>
        </w:div>
        <w:div w:id="313802376">
          <w:marLeft w:val="1138"/>
          <w:marRight w:val="0"/>
          <w:marTop w:val="0"/>
          <w:marBottom w:val="180"/>
          <w:divBdr>
            <w:top w:val="none" w:sz="0" w:space="0" w:color="auto"/>
            <w:left w:val="none" w:sz="0" w:space="0" w:color="auto"/>
            <w:bottom w:val="none" w:sz="0" w:space="0" w:color="auto"/>
            <w:right w:val="none" w:sz="0" w:space="0" w:color="auto"/>
          </w:divBdr>
        </w:div>
        <w:div w:id="887882035">
          <w:marLeft w:val="1138"/>
          <w:marRight w:val="0"/>
          <w:marTop w:val="0"/>
          <w:marBottom w:val="180"/>
          <w:divBdr>
            <w:top w:val="none" w:sz="0" w:space="0" w:color="auto"/>
            <w:left w:val="none" w:sz="0" w:space="0" w:color="auto"/>
            <w:bottom w:val="none" w:sz="0" w:space="0" w:color="auto"/>
            <w:right w:val="none" w:sz="0" w:space="0" w:color="auto"/>
          </w:divBdr>
        </w:div>
        <w:div w:id="1175148452">
          <w:marLeft w:val="562"/>
          <w:marRight w:val="0"/>
          <w:marTop w:val="0"/>
          <w:marBottom w:val="180"/>
          <w:divBdr>
            <w:top w:val="none" w:sz="0" w:space="0" w:color="auto"/>
            <w:left w:val="none" w:sz="0" w:space="0" w:color="auto"/>
            <w:bottom w:val="none" w:sz="0" w:space="0" w:color="auto"/>
            <w:right w:val="none" w:sz="0" w:space="0" w:color="auto"/>
          </w:divBdr>
        </w:div>
        <w:div w:id="1268777523">
          <w:marLeft w:val="562"/>
          <w:marRight w:val="0"/>
          <w:marTop w:val="0"/>
          <w:marBottom w:val="180"/>
          <w:divBdr>
            <w:top w:val="none" w:sz="0" w:space="0" w:color="auto"/>
            <w:left w:val="none" w:sz="0" w:space="0" w:color="auto"/>
            <w:bottom w:val="none" w:sz="0" w:space="0" w:color="auto"/>
            <w:right w:val="none" w:sz="0" w:space="0" w:color="auto"/>
          </w:divBdr>
        </w:div>
        <w:div w:id="1338538092">
          <w:marLeft w:val="562"/>
          <w:marRight w:val="0"/>
          <w:marTop w:val="0"/>
          <w:marBottom w:val="180"/>
          <w:divBdr>
            <w:top w:val="none" w:sz="0" w:space="0" w:color="auto"/>
            <w:left w:val="none" w:sz="0" w:space="0" w:color="auto"/>
            <w:bottom w:val="none" w:sz="0" w:space="0" w:color="auto"/>
            <w:right w:val="none" w:sz="0" w:space="0" w:color="auto"/>
          </w:divBdr>
        </w:div>
        <w:div w:id="1740398898">
          <w:marLeft w:val="1138"/>
          <w:marRight w:val="0"/>
          <w:marTop w:val="0"/>
          <w:marBottom w:val="180"/>
          <w:divBdr>
            <w:top w:val="none" w:sz="0" w:space="0" w:color="auto"/>
            <w:left w:val="none" w:sz="0" w:space="0" w:color="auto"/>
            <w:bottom w:val="none" w:sz="0" w:space="0" w:color="auto"/>
            <w:right w:val="none" w:sz="0" w:space="0" w:color="auto"/>
          </w:divBdr>
        </w:div>
        <w:div w:id="1814442949">
          <w:marLeft w:val="1138"/>
          <w:marRight w:val="0"/>
          <w:marTop w:val="0"/>
          <w:marBottom w:val="180"/>
          <w:divBdr>
            <w:top w:val="none" w:sz="0" w:space="0" w:color="auto"/>
            <w:left w:val="none" w:sz="0" w:space="0" w:color="auto"/>
            <w:bottom w:val="none" w:sz="0" w:space="0" w:color="auto"/>
            <w:right w:val="none" w:sz="0" w:space="0" w:color="auto"/>
          </w:divBdr>
        </w:div>
        <w:div w:id="2035568475">
          <w:marLeft w:val="1138"/>
          <w:marRight w:val="0"/>
          <w:marTop w:val="0"/>
          <w:marBottom w:val="180"/>
          <w:divBdr>
            <w:top w:val="none" w:sz="0" w:space="0" w:color="auto"/>
            <w:left w:val="none" w:sz="0" w:space="0" w:color="auto"/>
            <w:bottom w:val="none" w:sz="0" w:space="0" w:color="auto"/>
            <w:right w:val="none" w:sz="0" w:space="0" w:color="auto"/>
          </w:divBdr>
        </w:div>
      </w:divsChild>
    </w:div>
    <w:div w:id="1613201201">
      <w:bodyDiv w:val="1"/>
      <w:marLeft w:val="0"/>
      <w:marRight w:val="0"/>
      <w:marTop w:val="0"/>
      <w:marBottom w:val="0"/>
      <w:divBdr>
        <w:top w:val="none" w:sz="0" w:space="0" w:color="auto"/>
        <w:left w:val="none" w:sz="0" w:space="0" w:color="auto"/>
        <w:bottom w:val="none" w:sz="0" w:space="0" w:color="auto"/>
        <w:right w:val="none" w:sz="0" w:space="0" w:color="auto"/>
      </w:divBdr>
    </w:div>
    <w:div w:id="1619489590">
      <w:bodyDiv w:val="1"/>
      <w:marLeft w:val="0"/>
      <w:marRight w:val="0"/>
      <w:marTop w:val="0"/>
      <w:marBottom w:val="0"/>
      <w:divBdr>
        <w:top w:val="none" w:sz="0" w:space="0" w:color="auto"/>
        <w:left w:val="none" w:sz="0" w:space="0" w:color="auto"/>
        <w:bottom w:val="none" w:sz="0" w:space="0" w:color="auto"/>
        <w:right w:val="none" w:sz="0" w:space="0" w:color="auto"/>
      </w:divBdr>
    </w:div>
    <w:div w:id="1624536779">
      <w:bodyDiv w:val="1"/>
      <w:marLeft w:val="0"/>
      <w:marRight w:val="0"/>
      <w:marTop w:val="0"/>
      <w:marBottom w:val="0"/>
      <w:divBdr>
        <w:top w:val="none" w:sz="0" w:space="0" w:color="auto"/>
        <w:left w:val="none" w:sz="0" w:space="0" w:color="auto"/>
        <w:bottom w:val="none" w:sz="0" w:space="0" w:color="auto"/>
        <w:right w:val="none" w:sz="0" w:space="0" w:color="auto"/>
      </w:divBdr>
    </w:div>
    <w:div w:id="1626544120">
      <w:bodyDiv w:val="1"/>
      <w:marLeft w:val="0"/>
      <w:marRight w:val="0"/>
      <w:marTop w:val="0"/>
      <w:marBottom w:val="0"/>
      <w:divBdr>
        <w:top w:val="none" w:sz="0" w:space="0" w:color="auto"/>
        <w:left w:val="none" w:sz="0" w:space="0" w:color="auto"/>
        <w:bottom w:val="none" w:sz="0" w:space="0" w:color="auto"/>
        <w:right w:val="none" w:sz="0" w:space="0" w:color="auto"/>
      </w:divBdr>
    </w:div>
    <w:div w:id="1627392041">
      <w:bodyDiv w:val="1"/>
      <w:marLeft w:val="0"/>
      <w:marRight w:val="0"/>
      <w:marTop w:val="0"/>
      <w:marBottom w:val="0"/>
      <w:divBdr>
        <w:top w:val="none" w:sz="0" w:space="0" w:color="auto"/>
        <w:left w:val="none" w:sz="0" w:space="0" w:color="auto"/>
        <w:bottom w:val="none" w:sz="0" w:space="0" w:color="auto"/>
        <w:right w:val="none" w:sz="0" w:space="0" w:color="auto"/>
      </w:divBdr>
    </w:div>
    <w:div w:id="1645768314">
      <w:bodyDiv w:val="1"/>
      <w:marLeft w:val="0"/>
      <w:marRight w:val="0"/>
      <w:marTop w:val="0"/>
      <w:marBottom w:val="0"/>
      <w:divBdr>
        <w:top w:val="none" w:sz="0" w:space="0" w:color="auto"/>
        <w:left w:val="none" w:sz="0" w:space="0" w:color="auto"/>
        <w:bottom w:val="none" w:sz="0" w:space="0" w:color="auto"/>
        <w:right w:val="none" w:sz="0" w:space="0" w:color="auto"/>
      </w:divBdr>
    </w:div>
    <w:div w:id="1658149973">
      <w:bodyDiv w:val="1"/>
      <w:marLeft w:val="0"/>
      <w:marRight w:val="0"/>
      <w:marTop w:val="0"/>
      <w:marBottom w:val="0"/>
      <w:divBdr>
        <w:top w:val="none" w:sz="0" w:space="0" w:color="auto"/>
        <w:left w:val="none" w:sz="0" w:space="0" w:color="auto"/>
        <w:bottom w:val="none" w:sz="0" w:space="0" w:color="auto"/>
        <w:right w:val="none" w:sz="0" w:space="0" w:color="auto"/>
      </w:divBdr>
    </w:div>
    <w:div w:id="1663580868">
      <w:bodyDiv w:val="1"/>
      <w:marLeft w:val="0"/>
      <w:marRight w:val="0"/>
      <w:marTop w:val="0"/>
      <w:marBottom w:val="0"/>
      <w:divBdr>
        <w:top w:val="none" w:sz="0" w:space="0" w:color="auto"/>
        <w:left w:val="none" w:sz="0" w:space="0" w:color="auto"/>
        <w:bottom w:val="none" w:sz="0" w:space="0" w:color="auto"/>
        <w:right w:val="none" w:sz="0" w:space="0" w:color="auto"/>
      </w:divBdr>
    </w:div>
    <w:div w:id="1664622032">
      <w:bodyDiv w:val="1"/>
      <w:marLeft w:val="0"/>
      <w:marRight w:val="0"/>
      <w:marTop w:val="0"/>
      <w:marBottom w:val="0"/>
      <w:divBdr>
        <w:top w:val="none" w:sz="0" w:space="0" w:color="auto"/>
        <w:left w:val="none" w:sz="0" w:space="0" w:color="auto"/>
        <w:bottom w:val="none" w:sz="0" w:space="0" w:color="auto"/>
        <w:right w:val="none" w:sz="0" w:space="0" w:color="auto"/>
      </w:divBdr>
    </w:div>
    <w:div w:id="1682316632">
      <w:bodyDiv w:val="1"/>
      <w:marLeft w:val="0"/>
      <w:marRight w:val="0"/>
      <w:marTop w:val="0"/>
      <w:marBottom w:val="0"/>
      <w:divBdr>
        <w:top w:val="none" w:sz="0" w:space="0" w:color="auto"/>
        <w:left w:val="none" w:sz="0" w:space="0" w:color="auto"/>
        <w:bottom w:val="none" w:sz="0" w:space="0" w:color="auto"/>
        <w:right w:val="none" w:sz="0" w:space="0" w:color="auto"/>
      </w:divBdr>
    </w:div>
    <w:div w:id="1687780830">
      <w:bodyDiv w:val="1"/>
      <w:marLeft w:val="0"/>
      <w:marRight w:val="0"/>
      <w:marTop w:val="0"/>
      <w:marBottom w:val="0"/>
      <w:divBdr>
        <w:top w:val="none" w:sz="0" w:space="0" w:color="auto"/>
        <w:left w:val="none" w:sz="0" w:space="0" w:color="auto"/>
        <w:bottom w:val="none" w:sz="0" w:space="0" w:color="auto"/>
        <w:right w:val="none" w:sz="0" w:space="0" w:color="auto"/>
      </w:divBdr>
      <w:divsChild>
        <w:div w:id="1346131436">
          <w:marLeft w:val="0"/>
          <w:marRight w:val="0"/>
          <w:marTop w:val="0"/>
          <w:marBottom w:val="0"/>
          <w:divBdr>
            <w:top w:val="none" w:sz="0" w:space="0" w:color="auto"/>
            <w:left w:val="none" w:sz="0" w:space="0" w:color="auto"/>
            <w:bottom w:val="none" w:sz="0" w:space="0" w:color="auto"/>
            <w:right w:val="none" w:sz="0" w:space="0" w:color="auto"/>
          </w:divBdr>
        </w:div>
      </w:divsChild>
    </w:div>
    <w:div w:id="1688213270">
      <w:bodyDiv w:val="1"/>
      <w:marLeft w:val="0"/>
      <w:marRight w:val="0"/>
      <w:marTop w:val="0"/>
      <w:marBottom w:val="0"/>
      <w:divBdr>
        <w:top w:val="none" w:sz="0" w:space="0" w:color="auto"/>
        <w:left w:val="none" w:sz="0" w:space="0" w:color="auto"/>
        <w:bottom w:val="none" w:sz="0" w:space="0" w:color="auto"/>
        <w:right w:val="none" w:sz="0" w:space="0" w:color="auto"/>
      </w:divBdr>
    </w:div>
    <w:div w:id="1689213373">
      <w:bodyDiv w:val="1"/>
      <w:marLeft w:val="0"/>
      <w:marRight w:val="0"/>
      <w:marTop w:val="0"/>
      <w:marBottom w:val="0"/>
      <w:divBdr>
        <w:top w:val="none" w:sz="0" w:space="0" w:color="auto"/>
        <w:left w:val="none" w:sz="0" w:space="0" w:color="auto"/>
        <w:bottom w:val="none" w:sz="0" w:space="0" w:color="auto"/>
        <w:right w:val="none" w:sz="0" w:space="0" w:color="auto"/>
      </w:divBdr>
    </w:div>
    <w:div w:id="1689864269">
      <w:bodyDiv w:val="1"/>
      <w:marLeft w:val="0"/>
      <w:marRight w:val="0"/>
      <w:marTop w:val="0"/>
      <w:marBottom w:val="0"/>
      <w:divBdr>
        <w:top w:val="none" w:sz="0" w:space="0" w:color="auto"/>
        <w:left w:val="none" w:sz="0" w:space="0" w:color="auto"/>
        <w:bottom w:val="none" w:sz="0" w:space="0" w:color="auto"/>
        <w:right w:val="none" w:sz="0" w:space="0" w:color="auto"/>
      </w:divBdr>
    </w:div>
    <w:div w:id="1690906766">
      <w:bodyDiv w:val="1"/>
      <w:marLeft w:val="0"/>
      <w:marRight w:val="0"/>
      <w:marTop w:val="0"/>
      <w:marBottom w:val="0"/>
      <w:divBdr>
        <w:top w:val="none" w:sz="0" w:space="0" w:color="auto"/>
        <w:left w:val="none" w:sz="0" w:space="0" w:color="auto"/>
        <w:bottom w:val="none" w:sz="0" w:space="0" w:color="auto"/>
        <w:right w:val="none" w:sz="0" w:space="0" w:color="auto"/>
      </w:divBdr>
    </w:div>
    <w:div w:id="1704283324">
      <w:bodyDiv w:val="1"/>
      <w:marLeft w:val="0"/>
      <w:marRight w:val="0"/>
      <w:marTop w:val="0"/>
      <w:marBottom w:val="0"/>
      <w:divBdr>
        <w:top w:val="none" w:sz="0" w:space="0" w:color="auto"/>
        <w:left w:val="none" w:sz="0" w:space="0" w:color="auto"/>
        <w:bottom w:val="none" w:sz="0" w:space="0" w:color="auto"/>
        <w:right w:val="none" w:sz="0" w:space="0" w:color="auto"/>
      </w:divBdr>
    </w:div>
    <w:div w:id="1746486954">
      <w:bodyDiv w:val="1"/>
      <w:marLeft w:val="0"/>
      <w:marRight w:val="0"/>
      <w:marTop w:val="0"/>
      <w:marBottom w:val="0"/>
      <w:divBdr>
        <w:top w:val="none" w:sz="0" w:space="0" w:color="auto"/>
        <w:left w:val="none" w:sz="0" w:space="0" w:color="auto"/>
        <w:bottom w:val="none" w:sz="0" w:space="0" w:color="auto"/>
        <w:right w:val="none" w:sz="0" w:space="0" w:color="auto"/>
      </w:divBdr>
    </w:div>
    <w:div w:id="1756517015">
      <w:bodyDiv w:val="1"/>
      <w:marLeft w:val="0"/>
      <w:marRight w:val="0"/>
      <w:marTop w:val="0"/>
      <w:marBottom w:val="0"/>
      <w:divBdr>
        <w:top w:val="none" w:sz="0" w:space="0" w:color="auto"/>
        <w:left w:val="none" w:sz="0" w:space="0" w:color="auto"/>
        <w:bottom w:val="none" w:sz="0" w:space="0" w:color="auto"/>
        <w:right w:val="none" w:sz="0" w:space="0" w:color="auto"/>
      </w:divBdr>
    </w:div>
    <w:div w:id="1758138322">
      <w:bodyDiv w:val="1"/>
      <w:marLeft w:val="0"/>
      <w:marRight w:val="0"/>
      <w:marTop w:val="0"/>
      <w:marBottom w:val="0"/>
      <w:divBdr>
        <w:top w:val="none" w:sz="0" w:space="0" w:color="auto"/>
        <w:left w:val="none" w:sz="0" w:space="0" w:color="auto"/>
        <w:bottom w:val="none" w:sz="0" w:space="0" w:color="auto"/>
        <w:right w:val="none" w:sz="0" w:space="0" w:color="auto"/>
      </w:divBdr>
    </w:div>
    <w:div w:id="1763182203">
      <w:bodyDiv w:val="1"/>
      <w:marLeft w:val="0"/>
      <w:marRight w:val="0"/>
      <w:marTop w:val="0"/>
      <w:marBottom w:val="0"/>
      <w:divBdr>
        <w:top w:val="none" w:sz="0" w:space="0" w:color="auto"/>
        <w:left w:val="none" w:sz="0" w:space="0" w:color="auto"/>
        <w:bottom w:val="none" w:sz="0" w:space="0" w:color="auto"/>
        <w:right w:val="none" w:sz="0" w:space="0" w:color="auto"/>
      </w:divBdr>
    </w:div>
    <w:div w:id="1766225407">
      <w:bodyDiv w:val="1"/>
      <w:marLeft w:val="0"/>
      <w:marRight w:val="0"/>
      <w:marTop w:val="0"/>
      <w:marBottom w:val="0"/>
      <w:divBdr>
        <w:top w:val="none" w:sz="0" w:space="0" w:color="auto"/>
        <w:left w:val="none" w:sz="0" w:space="0" w:color="auto"/>
        <w:bottom w:val="none" w:sz="0" w:space="0" w:color="auto"/>
        <w:right w:val="none" w:sz="0" w:space="0" w:color="auto"/>
      </w:divBdr>
      <w:divsChild>
        <w:div w:id="1131484855">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1772897697">
      <w:bodyDiv w:val="1"/>
      <w:marLeft w:val="0"/>
      <w:marRight w:val="0"/>
      <w:marTop w:val="0"/>
      <w:marBottom w:val="0"/>
      <w:divBdr>
        <w:top w:val="none" w:sz="0" w:space="0" w:color="auto"/>
        <w:left w:val="none" w:sz="0" w:space="0" w:color="auto"/>
        <w:bottom w:val="none" w:sz="0" w:space="0" w:color="auto"/>
        <w:right w:val="none" w:sz="0" w:space="0" w:color="auto"/>
      </w:divBdr>
    </w:div>
    <w:div w:id="1780757191">
      <w:bodyDiv w:val="1"/>
      <w:marLeft w:val="0"/>
      <w:marRight w:val="0"/>
      <w:marTop w:val="0"/>
      <w:marBottom w:val="0"/>
      <w:divBdr>
        <w:top w:val="none" w:sz="0" w:space="0" w:color="auto"/>
        <w:left w:val="none" w:sz="0" w:space="0" w:color="auto"/>
        <w:bottom w:val="none" w:sz="0" w:space="0" w:color="auto"/>
        <w:right w:val="none" w:sz="0" w:space="0" w:color="auto"/>
      </w:divBdr>
    </w:div>
    <w:div w:id="1793354112">
      <w:bodyDiv w:val="1"/>
      <w:marLeft w:val="0"/>
      <w:marRight w:val="0"/>
      <w:marTop w:val="0"/>
      <w:marBottom w:val="0"/>
      <w:divBdr>
        <w:top w:val="none" w:sz="0" w:space="0" w:color="auto"/>
        <w:left w:val="none" w:sz="0" w:space="0" w:color="auto"/>
        <w:bottom w:val="none" w:sz="0" w:space="0" w:color="auto"/>
        <w:right w:val="none" w:sz="0" w:space="0" w:color="auto"/>
      </w:divBdr>
    </w:div>
    <w:div w:id="1807115415">
      <w:bodyDiv w:val="1"/>
      <w:marLeft w:val="0"/>
      <w:marRight w:val="0"/>
      <w:marTop w:val="0"/>
      <w:marBottom w:val="0"/>
      <w:divBdr>
        <w:top w:val="none" w:sz="0" w:space="0" w:color="auto"/>
        <w:left w:val="none" w:sz="0" w:space="0" w:color="auto"/>
        <w:bottom w:val="none" w:sz="0" w:space="0" w:color="auto"/>
        <w:right w:val="none" w:sz="0" w:space="0" w:color="auto"/>
      </w:divBdr>
    </w:div>
    <w:div w:id="1810322694">
      <w:bodyDiv w:val="1"/>
      <w:marLeft w:val="0"/>
      <w:marRight w:val="0"/>
      <w:marTop w:val="0"/>
      <w:marBottom w:val="0"/>
      <w:divBdr>
        <w:top w:val="none" w:sz="0" w:space="0" w:color="auto"/>
        <w:left w:val="none" w:sz="0" w:space="0" w:color="auto"/>
        <w:bottom w:val="none" w:sz="0" w:space="0" w:color="auto"/>
        <w:right w:val="none" w:sz="0" w:space="0" w:color="auto"/>
      </w:divBdr>
    </w:div>
    <w:div w:id="1832401861">
      <w:bodyDiv w:val="1"/>
      <w:marLeft w:val="0"/>
      <w:marRight w:val="0"/>
      <w:marTop w:val="0"/>
      <w:marBottom w:val="0"/>
      <w:divBdr>
        <w:top w:val="none" w:sz="0" w:space="0" w:color="auto"/>
        <w:left w:val="none" w:sz="0" w:space="0" w:color="auto"/>
        <w:bottom w:val="none" w:sz="0" w:space="0" w:color="auto"/>
        <w:right w:val="none" w:sz="0" w:space="0" w:color="auto"/>
      </w:divBdr>
    </w:div>
    <w:div w:id="1837644136">
      <w:bodyDiv w:val="1"/>
      <w:marLeft w:val="0"/>
      <w:marRight w:val="0"/>
      <w:marTop w:val="0"/>
      <w:marBottom w:val="0"/>
      <w:divBdr>
        <w:top w:val="none" w:sz="0" w:space="0" w:color="auto"/>
        <w:left w:val="none" w:sz="0" w:space="0" w:color="auto"/>
        <w:bottom w:val="none" w:sz="0" w:space="0" w:color="auto"/>
        <w:right w:val="none" w:sz="0" w:space="0" w:color="auto"/>
      </w:divBdr>
    </w:div>
    <w:div w:id="1843355316">
      <w:bodyDiv w:val="1"/>
      <w:marLeft w:val="0"/>
      <w:marRight w:val="0"/>
      <w:marTop w:val="0"/>
      <w:marBottom w:val="0"/>
      <w:divBdr>
        <w:top w:val="none" w:sz="0" w:space="0" w:color="auto"/>
        <w:left w:val="none" w:sz="0" w:space="0" w:color="auto"/>
        <w:bottom w:val="none" w:sz="0" w:space="0" w:color="auto"/>
        <w:right w:val="none" w:sz="0" w:space="0" w:color="auto"/>
      </w:divBdr>
    </w:div>
    <w:div w:id="1847285013">
      <w:bodyDiv w:val="1"/>
      <w:marLeft w:val="0"/>
      <w:marRight w:val="0"/>
      <w:marTop w:val="0"/>
      <w:marBottom w:val="0"/>
      <w:divBdr>
        <w:top w:val="none" w:sz="0" w:space="0" w:color="auto"/>
        <w:left w:val="none" w:sz="0" w:space="0" w:color="auto"/>
        <w:bottom w:val="none" w:sz="0" w:space="0" w:color="auto"/>
        <w:right w:val="none" w:sz="0" w:space="0" w:color="auto"/>
      </w:divBdr>
    </w:div>
    <w:div w:id="1847593771">
      <w:bodyDiv w:val="1"/>
      <w:marLeft w:val="0"/>
      <w:marRight w:val="0"/>
      <w:marTop w:val="0"/>
      <w:marBottom w:val="0"/>
      <w:divBdr>
        <w:top w:val="none" w:sz="0" w:space="0" w:color="auto"/>
        <w:left w:val="none" w:sz="0" w:space="0" w:color="auto"/>
        <w:bottom w:val="none" w:sz="0" w:space="0" w:color="auto"/>
        <w:right w:val="none" w:sz="0" w:space="0" w:color="auto"/>
      </w:divBdr>
    </w:div>
    <w:div w:id="1857111692">
      <w:bodyDiv w:val="1"/>
      <w:marLeft w:val="0"/>
      <w:marRight w:val="0"/>
      <w:marTop w:val="0"/>
      <w:marBottom w:val="0"/>
      <w:divBdr>
        <w:top w:val="none" w:sz="0" w:space="0" w:color="auto"/>
        <w:left w:val="none" w:sz="0" w:space="0" w:color="auto"/>
        <w:bottom w:val="none" w:sz="0" w:space="0" w:color="auto"/>
        <w:right w:val="none" w:sz="0" w:space="0" w:color="auto"/>
      </w:divBdr>
    </w:div>
    <w:div w:id="1859393215">
      <w:bodyDiv w:val="1"/>
      <w:marLeft w:val="0"/>
      <w:marRight w:val="0"/>
      <w:marTop w:val="0"/>
      <w:marBottom w:val="0"/>
      <w:divBdr>
        <w:top w:val="none" w:sz="0" w:space="0" w:color="auto"/>
        <w:left w:val="none" w:sz="0" w:space="0" w:color="auto"/>
        <w:bottom w:val="none" w:sz="0" w:space="0" w:color="auto"/>
        <w:right w:val="none" w:sz="0" w:space="0" w:color="auto"/>
      </w:divBdr>
    </w:div>
    <w:div w:id="1873037122">
      <w:bodyDiv w:val="1"/>
      <w:marLeft w:val="0"/>
      <w:marRight w:val="0"/>
      <w:marTop w:val="0"/>
      <w:marBottom w:val="0"/>
      <w:divBdr>
        <w:top w:val="none" w:sz="0" w:space="0" w:color="auto"/>
        <w:left w:val="none" w:sz="0" w:space="0" w:color="auto"/>
        <w:bottom w:val="none" w:sz="0" w:space="0" w:color="auto"/>
        <w:right w:val="none" w:sz="0" w:space="0" w:color="auto"/>
      </w:divBdr>
    </w:div>
    <w:div w:id="1873223991">
      <w:bodyDiv w:val="1"/>
      <w:marLeft w:val="0"/>
      <w:marRight w:val="0"/>
      <w:marTop w:val="0"/>
      <w:marBottom w:val="0"/>
      <w:divBdr>
        <w:top w:val="none" w:sz="0" w:space="0" w:color="auto"/>
        <w:left w:val="none" w:sz="0" w:space="0" w:color="auto"/>
        <w:bottom w:val="none" w:sz="0" w:space="0" w:color="auto"/>
        <w:right w:val="none" w:sz="0" w:space="0" w:color="auto"/>
      </w:divBdr>
      <w:divsChild>
        <w:div w:id="1050110606">
          <w:marLeft w:val="0"/>
          <w:marRight w:val="0"/>
          <w:marTop w:val="0"/>
          <w:marBottom w:val="0"/>
          <w:divBdr>
            <w:top w:val="none" w:sz="0" w:space="0" w:color="auto"/>
            <w:left w:val="none" w:sz="0" w:space="0" w:color="auto"/>
            <w:bottom w:val="none" w:sz="0" w:space="0" w:color="auto"/>
            <w:right w:val="none" w:sz="0" w:space="0" w:color="auto"/>
          </w:divBdr>
          <w:divsChild>
            <w:div w:id="1630085711">
              <w:marLeft w:val="0"/>
              <w:marRight w:val="0"/>
              <w:marTop w:val="0"/>
              <w:marBottom w:val="0"/>
              <w:divBdr>
                <w:top w:val="none" w:sz="0" w:space="0" w:color="auto"/>
                <w:left w:val="none" w:sz="0" w:space="0" w:color="auto"/>
                <w:bottom w:val="none" w:sz="0" w:space="0" w:color="auto"/>
                <w:right w:val="none" w:sz="0" w:space="0" w:color="auto"/>
              </w:divBdr>
              <w:divsChild>
                <w:div w:id="137719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297619">
      <w:bodyDiv w:val="1"/>
      <w:marLeft w:val="0"/>
      <w:marRight w:val="0"/>
      <w:marTop w:val="0"/>
      <w:marBottom w:val="0"/>
      <w:divBdr>
        <w:top w:val="none" w:sz="0" w:space="0" w:color="auto"/>
        <w:left w:val="none" w:sz="0" w:space="0" w:color="auto"/>
        <w:bottom w:val="none" w:sz="0" w:space="0" w:color="auto"/>
        <w:right w:val="none" w:sz="0" w:space="0" w:color="auto"/>
      </w:divBdr>
    </w:div>
    <w:div w:id="1898081063">
      <w:bodyDiv w:val="1"/>
      <w:marLeft w:val="0"/>
      <w:marRight w:val="0"/>
      <w:marTop w:val="0"/>
      <w:marBottom w:val="0"/>
      <w:divBdr>
        <w:top w:val="none" w:sz="0" w:space="0" w:color="auto"/>
        <w:left w:val="none" w:sz="0" w:space="0" w:color="auto"/>
        <w:bottom w:val="none" w:sz="0" w:space="0" w:color="auto"/>
        <w:right w:val="none" w:sz="0" w:space="0" w:color="auto"/>
      </w:divBdr>
    </w:div>
    <w:div w:id="1911691700">
      <w:bodyDiv w:val="1"/>
      <w:marLeft w:val="0"/>
      <w:marRight w:val="0"/>
      <w:marTop w:val="0"/>
      <w:marBottom w:val="0"/>
      <w:divBdr>
        <w:top w:val="none" w:sz="0" w:space="0" w:color="auto"/>
        <w:left w:val="none" w:sz="0" w:space="0" w:color="auto"/>
        <w:bottom w:val="none" w:sz="0" w:space="0" w:color="auto"/>
        <w:right w:val="none" w:sz="0" w:space="0" w:color="auto"/>
      </w:divBdr>
    </w:div>
    <w:div w:id="1912882703">
      <w:bodyDiv w:val="1"/>
      <w:marLeft w:val="0"/>
      <w:marRight w:val="0"/>
      <w:marTop w:val="0"/>
      <w:marBottom w:val="0"/>
      <w:divBdr>
        <w:top w:val="none" w:sz="0" w:space="0" w:color="auto"/>
        <w:left w:val="none" w:sz="0" w:space="0" w:color="auto"/>
        <w:bottom w:val="none" w:sz="0" w:space="0" w:color="auto"/>
        <w:right w:val="none" w:sz="0" w:space="0" w:color="auto"/>
      </w:divBdr>
    </w:div>
    <w:div w:id="1928150312">
      <w:bodyDiv w:val="1"/>
      <w:marLeft w:val="0"/>
      <w:marRight w:val="0"/>
      <w:marTop w:val="0"/>
      <w:marBottom w:val="0"/>
      <w:divBdr>
        <w:top w:val="none" w:sz="0" w:space="0" w:color="auto"/>
        <w:left w:val="none" w:sz="0" w:space="0" w:color="auto"/>
        <w:bottom w:val="none" w:sz="0" w:space="0" w:color="auto"/>
        <w:right w:val="none" w:sz="0" w:space="0" w:color="auto"/>
      </w:divBdr>
    </w:div>
    <w:div w:id="1948393035">
      <w:bodyDiv w:val="1"/>
      <w:marLeft w:val="0"/>
      <w:marRight w:val="0"/>
      <w:marTop w:val="0"/>
      <w:marBottom w:val="0"/>
      <w:divBdr>
        <w:top w:val="none" w:sz="0" w:space="0" w:color="auto"/>
        <w:left w:val="none" w:sz="0" w:space="0" w:color="auto"/>
        <w:bottom w:val="none" w:sz="0" w:space="0" w:color="auto"/>
        <w:right w:val="none" w:sz="0" w:space="0" w:color="auto"/>
      </w:divBdr>
    </w:div>
    <w:div w:id="1954095337">
      <w:bodyDiv w:val="1"/>
      <w:marLeft w:val="0"/>
      <w:marRight w:val="0"/>
      <w:marTop w:val="0"/>
      <w:marBottom w:val="0"/>
      <w:divBdr>
        <w:top w:val="none" w:sz="0" w:space="0" w:color="auto"/>
        <w:left w:val="none" w:sz="0" w:space="0" w:color="auto"/>
        <w:bottom w:val="none" w:sz="0" w:space="0" w:color="auto"/>
        <w:right w:val="none" w:sz="0" w:space="0" w:color="auto"/>
      </w:divBdr>
    </w:div>
    <w:div w:id="1954945118">
      <w:bodyDiv w:val="1"/>
      <w:marLeft w:val="0"/>
      <w:marRight w:val="0"/>
      <w:marTop w:val="0"/>
      <w:marBottom w:val="0"/>
      <w:divBdr>
        <w:top w:val="none" w:sz="0" w:space="0" w:color="auto"/>
        <w:left w:val="none" w:sz="0" w:space="0" w:color="auto"/>
        <w:bottom w:val="none" w:sz="0" w:space="0" w:color="auto"/>
        <w:right w:val="none" w:sz="0" w:space="0" w:color="auto"/>
      </w:divBdr>
    </w:div>
    <w:div w:id="1956864682">
      <w:bodyDiv w:val="1"/>
      <w:marLeft w:val="0"/>
      <w:marRight w:val="0"/>
      <w:marTop w:val="0"/>
      <w:marBottom w:val="0"/>
      <w:divBdr>
        <w:top w:val="none" w:sz="0" w:space="0" w:color="auto"/>
        <w:left w:val="none" w:sz="0" w:space="0" w:color="auto"/>
        <w:bottom w:val="none" w:sz="0" w:space="0" w:color="auto"/>
        <w:right w:val="none" w:sz="0" w:space="0" w:color="auto"/>
      </w:divBdr>
      <w:divsChild>
        <w:div w:id="164636331">
          <w:marLeft w:val="0"/>
          <w:marRight w:val="0"/>
          <w:marTop w:val="0"/>
          <w:marBottom w:val="0"/>
          <w:divBdr>
            <w:top w:val="none" w:sz="0" w:space="0" w:color="auto"/>
            <w:left w:val="none" w:sz="0" w:space="0" w:color="auto"/>
            <w:bottom w:val="none" w:sz="0" w:space="0" w:color="auto"/>
            <w:right w:val="none" w:sz="0" w:space="0" w:color="auto"/>
          </w:divBdr>
        </w:div>
      </w:divsChild>
    </w:div>
    <w:div w:id="1958871542">
      <w:bodyDiv w:val="1"/>
      <w:marLeft w:val="0"/>
      <w:marRight w:val="0"/>
      <w:marTop w:val="0"/>
      <w:marBottom w:val="0"/>
      <w:divBdr>
        <w:top w:val="none" w:sz="0" w:space="0" w:color="auto"/>
        <w:left w:val="none" w:sz="0" w:space="0" w:color="auto"/>
        <w:bottom w:val="none" w:sz="0" w:space="0" w:color="auto"/>
        <w:right w:val="none" w:sz="0" w:space="0" w:color="auto"/>
      </w:divBdr>
    </w:div>
    <w:div w:id="1965116251">
      <w:bodyDiv w:val="1"/>
      <w:marLeft w:val="0"/>
      <w:marRight w:val="0"/>
      <w:marTop w:val="0"/>
      <w:marBottom w:val="0"/>
      <w:divBdr>
        <w:top w:val="none" w:sz="0" w:space="0" w:color="auto"/>
        <w:left w:val="none" w:sz="0" w:space="0" w:color="auto"/>
        <w:bottom w:val="none" w:sz="0" w:space="0" w:color="auto"/>
        <w:right w:val="none" w:sz="0" w:space="0" w:color="auto"/>
      </w:divBdr>
    </w:div>
    <w:div w:id="1968004924">
      <w:bodyDiv w:val="1"/>
      <w:marLeft w:val="0"/>
      <w:marRight w:val="0"/>
      <w:marTop w:val="0"/>
      <w:marBottom w:val="0"/>
      <w:divBdr>
        <w:top w:val="none" w:sz="0" w:space="0" w:color="auto"/>
        <w:left w:val="none" w:sz="0" w:space="0" w:color="auto"/>
        <w:bottom w:val="none" w:sz="0" w:space="0" w:color="auto"/>
        <w:right w:val="none" w:sz="0" w:space="0" w:color="auto"/>
      </w:divBdr>
    </w:div>
    <w:div w:id="1968974559">
      <w:bodyDiv w:val="1"/>
      <w:marLeft w:val="0"/>
      <w:marRight w:val="0"/>
      <w:marTop w:val="0"/>
      <w:marBottom w:val="0"/>
      <w:divBdr>
        <w:top w:val="none" w:sz="0" w:space="0" w:color="auto"/>
        <w:left w:val="none" w:sz="0" w:space="0" w:color="auto"/>
        <w:bottom w:val="none" w:sz="0" w:space="0" w:color="auto"/>
        <w:right w:val="none" w:sz="0" w:space="0" w:color="auto"/>
      </w:divBdr>
    </w:div>
    <w:div w:id="1969435134">
      <w:bodyDiv w:val="1"/>
      <w:marLeft w:val="0"/>
      <w:marRight w:val="0"/>
      <w:marTop w:val="0"/>
      <w:marBottom w:val="0"/>
      <w:divBdr>
        <w:top w:val="none" w:sz="0" w:space="0" w:color="auto"/>
        <w:left w:val="none" w:sz="0" w:space="0" w:color="auto"/>
        <w:bottom w:val="none" w:sz="0" w:space="0" w:color="auto"/>
        <w:right w:val="none" w:sz="0" w:space="0" w:color="auto"/>
      </w:divBdr>
    </w:div>
    <w:div w:id="1994093608">
      <w:bodyDiv w:val="1"/>
      <w:marLeft w:val="0"/>
      <w:marRight w:val="0"/>
      <w:marTop w:val="0"/>
      <w:marBottom w:val="0"/>
      <w:divBdr>
        <w:top w:val="none" w:sz="0" w:space="0" w:color="auto"/>
        <w:left w:val="none" w:sz="0" w:space="0" w:color="auto"/>
        <w:bottom w:val="none" w:sz="0" w:space="0" w:color="auto"/>
        <w:right w:val="none" w:sz="0" w:space="0" w:color="auto"/>
      </w:divBdr>
      <w:divsChild>
        <w:div w:id="1511290758">
          <w:marLeft w:val="0"/>
          <w:marRight w:val="0"/>
          <w:marTop w:val="0"/>
          <w:marBottom w:val="0"/>
          <w:divBdr>
            <w:top w:val="none" w:sz="0" w:space="0" w:color="auto"/>
            <w:left w:val="none" w:sz="0" w:space="0" w:color="auto"/>
            <w:bottom w:val="none" w:sz="0" w:space="0" w:color="auto"/>
            <w:right w:val="none" w:sz="0" w:space="0" w:color="auto"/>
          </w:divBdr>
        </w:div>
      </w:divsChild>
    </w:div>
    <w:div w:id="2019380496">
      <w:bodyDiv w:val="1"/>
      <w:marLeft w:val="0"/>
      <w:marRight w:val="0"/>
      <w:marTop w:val="0"/>
      <w:marBottom w:val="0"/>
      <w:divBdr>
        <w:top w:val="none" w:sz="0" w:space="0" w:color="auto"/>
        <w:left w:val="none" w:sz="0" w:space="0" w:color="auto"/>
        <w:bottom w:val="none" w:sz="0" w:space="0" w:color="auto"/>
        <w:right w:val="none" w:sz="0" w:space="0" w:color="auto"/>
      </w:divBdr>
    </w:div>
    <w:div w:id="2028095926">
      <w:bodyDiv w:val="1"/>
      <w:marLeft w:val="0"/>
      <w:marRight w:val="0"/>
      <w:marTop w:val="0"/>
      <w:marBottom w:val="0"/>
      <w:divBdr>
        <w:top w:val="none" w:sz="0" w:space="0" w:color="auto"/>
        <w:left w:val="none" w:sz="0" w:space="0" w:color="auto"/>
        <w:bottom w:val="none" w:sz="0" w:space="0" w:color="auto"/>
        <w:right w:val="none" w:sz="0" w:space="0" w:color="auto"/>
      </w:divBdr>
    </w:div>
    <w:div w:id="2031951591">
      <w:bodyDiv w:val="1"/>
      <w:marLeft w:val="0"/>
      <w:marRight w:val="0"/>
      <w:marTop w:val="0"/>
      <w:marBottom w:val="0"/>
      <w:divBdr>
        <w:top w:val="none" w:sz="0" w:space="0" w:color="auto"/>
        <w:left w:val="none" w:sz="0" w:space="0" w:color="auto"/>
        <w:bottom w:val="none" w:sz="0" w:space="0" w:color="auto"/>
        <w:right w:val="none" w:sz="0" w:space="0" w:color="auto"/>
      </w:divBdr>
    </w:div>
    <w:div w:id="2041936078">
      <w:bodyDiv w:val="1"/>
      <w:marLeft w:val="0"/>
      <w:marRight w:val="0"/>
      <w:marTop w:val="0"/>
      <w:marBottom w:val="0"/>
      <w:divBdr>
        <w:top w:val="none" w:sz="0" w:space="0" w:color="auto"/>
        <w:left w:val="none" w:sz="0" w:space="0" w:color="auto"/>
        <w:bottom w:val="none" w:sz="0" w:space="0" w:color="auto"/>
        <w:right w:val="none" w:sz="0" w:space="0" w:color="auto"/>
      </w:divBdr>
    </w:div>
    <w:div w:id="2044472515">
      <w:bodyDiv w:val="1"/>
      <w:marLeft w:val="0"/>
      <w:marRight w:val="0"/>
      <w:marTop w:val="0"/>
      <w:marBottom w:val="0"/>
      <w:divBdr>
        <w:top w:val="none" w:sz="0" w:space="0" w:color="auto"/>
        <w:left w:val="none" w:sz="0" w:space="0" w:color="auto"/>
        <w:bottom w:val="none" w:sz="0" w:space="0" w:color="auto"/>
        <w:right w:val="none" w:sz="0" w:space="0" w:color="auto"/>
      </w:divBdr>
    </w:div>
    <w:div w:id="2045984558">
      <w:bodyDiv w:val="1"/>
      <w:marLeft w:val="0"/>
      <w:marRight w:val="0"/>
      <w:marTop w:val="0"/>
      <w:marBottom w:val="0"/>
      <w:divBdr>
        <w:top w:val="none" w:sz="0" w:space="0" w:color="auto"/>
        <w:left w:val="none" w:sz="0" w:space="0" w:color="auto"/>
        <w:bottom w:val="none" w:sz="0" w:space="0" w:color="auto"/>
        <w:right w:val="none" w:sz="0" w:space="0" w:color="auto"/>
      </w:divBdr>
    </w:div>
    <w:div w:id="2046952547">
      <w:bodyDiv w:val="1"/>
      <w:marLeft w:val="0"/>
      <w:marRight w:val="0"/>
      <w:marTop w:val="0"/>
      <w:marBottom w:val="0"/>
      <w:divBdr>
        <w:top w:val="none" w:sz="0" w:space="0" w:color="auto"/>
        <w:left w:val="none" w:sz="0" w:space="0" w:color="auto"/>
        <w:bottom w:val="none" w:sz="0" w:space="0" w:color="auto"/>
        <w:right w:val="none" w:sz="0" w:space="0" w:color="auto"/>
      </w:divBdr>
    </w:div>
    <w:div w:id="2053646452">
      <w:bodyDiv w:val="1"/>
      <w:marLeft w:val="0"/>
      <w:marRight w:val="0"/>
      <w:marTop w:val="0"/>
      <w:marBottom w:val="0"/>
      <w:divBdr>
        <w:top w:val="none" w:sz="0" w:space="0" w:color="auto"/>
        <w:left w:val="none" w:sz="0" w:space="0" w:color="auto"/>
        <w:bottom w:val="none" w:sz="0" w:space="0" w:color="auto"/>
        <w:right w:val="none" w:sz="0" w:space="0" w:color="auto"/>
      </w:divBdr>
    </w:div>
    <w:div w:id="2057241837">
      <w:bodyDiv w:val="1"/>
      <w:marLeft w:val="0"/>
      <w:marRight w:val="0"/>
      <w:marTop w:val="0"/>
      <w:marBottom w:val="0"/>
      <w:divBdr>
        <w:top w:val="none" w:sz="0" w:space="0" w:color="auto"/>
        <w:left w:val="none" w:sz="0" w:space="0" w:color="auto"/>
        <w:bottom w:val="none" w:sz="0" w:space="0" w:color="auto"/>
        <w:right w:val="none" w:sz="0" w:space="0" w:color="auto"/>
      </w:divBdr>
      <w:divsChild>
        <w:div w:id="24327345">
          <w:marLeft w:val="446"/>
          <w:marRight w:val="0"/>
          <w:marTop w:val="120"/>
          <w:marBottom w:val="0"/>
          <w:divBdr>
            <w:top w:val="none" w:sz="0" w:space="0" w:color="auto"/>
            <w:left w:val="none" w:sz="0" w:space="0" w:color="auto"/>
            <w:bottom w:val="none" w:sz="0" w:space="0" w:color="auto"/>
            <w:right w:val="none" w:sz="0" w:space="0" w:color="auto"/>
          </w:divBdr>
        </w:div>
      </w:divsChild>
    </w:div>
    <w:div w:id="2074428756">
      <w:bodyDiv w:val="1"/>
      <w:marLeft w:val="0"/>
      <w:marRight w:val="0"/>
      <w:marTop w:val="0"/>
      <w:marBottom w:val="0"/>
      <w:divBdr>
        <w:top w:val="none" w:sz="0" w:space="0" w:color="auto"/>
        <w:left w:val="none" w:sz="0" w:space="0" w:color="auto"/>
        <w:bottom w:val="none" w:sz="0" w:space="0" w:color="auto"/>
        <w:right w:val="none" w:sz="0" w:space="0" w:color="auto"/>
      </w:divBdr>
    </w:div>
    <w:div w:id="2092389396">
      <w:bodyDiv w:val="1"/>
      <w:marLeft w:val="0"/>
      <w:marRight w:val="0"/>
      <w:marTop w:val="0"/>
      <w:marBottom w:val="0"/>
      <w:divBdr>
        <w:top w:val="none" w:sz="0" w:space="0" w:color="auto"/>
        <w:left w:val="none" w:sz="0" w:space="0" w:color="auto"/>
        <w:bottom w:val="none" w:sz="0" w:space="0" w:color="auto"/>
        <w:right w:val="none" w:sz="0" w:space="0" w:color="auto"/>
      </w:divBdr>
    </w:div>
    <w:div w:id="2107143773">
      <w:bodyDiv w:val="1"/>
      <w:marLeft w:val="0"/>
      <w:marRight w:val="0"/>
      <w:marTop w:val="0"/>
      <w:marBottom w:val="0"/>
      <w:divBdr>
        <w:top w:val="none" w:sz="0" w:space="0" w:color="auto"/>
        <w:left w:val="none" w:sz="0" w:space="0" w:color="auto"/>
        <w:bottom w:val="none" w:sz="0" w:space="0" w:color="auto"/>
        <w:right w:val="none" w:sz="0" w:space="0" w:color="auto"/>
      </w:divBdr>
    </w:div>
    <w:div w:id="2108693846">
      <w:bodyDiv w:val="1"/>
      <w:marLeft w:val="0"/>
      <w:marRight w:val="0"/>
      <w:marTop w:val="0"/>
      <w:marBottom w:val="0"/>
      <w:divBdr>
        <w:top w:val="none" w:sz="0" w:space="0" w:color="auto"/>
        <w:left w:val="none" w:sz="0" w:space="0" w:color="auto"/>
        <w:bottom w:val="none" w:sz="0" w:space="0" w:color="auto"/>
        <w:right w:val="none" w:sz="0" w:space="0" w:color="auto"/>
      </w:divBdr>
    </w:div>
    <w:div w:id="2126732712">
      <w:bodyDiv w:val="1"/>
      <w:marLeft w:val="0"/>
      <w:marRight w:val="0"/>
      <w:marTop w:val="0"/>
      <w:marBottom w:val="0"/>
      <w:divBdr>
        <w:top w:val="none" w:sz="0" w:space="0" w:color="auto"/>
        <w:left w:val="none" w:sz="0" w:space="0" w:color="auto"/>
        <w:bottom w:val="none" w:sz="0" w:space="0" w:color="auto"/>
        <w:right w:val="none" w:sz="0" w:space="0" w:color="auto"/>
      </w:divBdr>
    </w:div>
    <w:div w:id="2137407029">
      <w:bodyDiv w:val="1"/>
      <w:marLeft w:val="0"/>
      <w:marRight w:val="0"/>
      <w:marTop w:val="0"/>
      <w:marBottom w:val="0"/>
      <w:divBdr>
        <w:top w:val="none" w:sz="0" w:space="0" w:color="auto"/>
        <w:left w:val="none" w:sz="0" w:space="0" w:color="auto"/>
        <w:bottom w:val="none" w:sz="0" w:space="0" w:color="auto"/>
        <w:right w:val="none" w:sz="0" w:space="0" w:color="auto"/>
      </w:divBdr>
    </w:div>
    <w:div w:id="2140026129">
      <w:bodyDiv w:val="1"/>
      <w:marLeft w:val="0"/>
      <w:marRight w:val="0"/>
      <w:marTop w:val="0"/>
      <w:marBottom w:val="0"/>
      <w:divBdr>
        <w:top w:val="none" w:sz="0" w:space="0" w:color="auto"/>
        <w:left w:val="none" w:sz="0" w:space="0" w:color="auto"/>
        <w:bottom w:val="none" w:sz="0" w:space="0" w:color="auto"/>
        <w:right w:val="none" w:sz="0" w:space="0" w:color="auto"/>
      </w:divBdr>
    </w:div>
    <w:div w:id="2143382672">
      <w:bodyDiv w:val="1"/>
      <w:marLeft w:val="0"/>
      <w:marRight w:val="0"/>
      <w:marTop w:val="0"/>
      <w:marBottom w:val="0"/>
      <w:divBdr>
        <w:top w:val="none" w:sz="0" w:space="0" w:color="auto"/>
        <w:left w:val="none" w:sz="0" w:space="0" w:color="auto"/>
        <w:bottom w:val="none" w:sz="0" w:space="0" w:color="auto"/>
        <w:right w:val="none" w:sz="0" w:space="0" w:color="auto"/>
      </w:divBdr>
    </w:div>
    <w:div w:id="2147236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png"/><Relationship Id="rId21" Type="http://schemas.openxmlformats.org/officeDocument/2006/relationships/hyperlink" Target="file:///C:\__localWork\Asset%20Administration%20Shell%20-%20Verwaltungsschale\Verwaltungsschale%20im%20Detail%20-%20part%201a%20V3.0\proofreading\DetailsOfTheAssetAdministrationShell_Part1a_V3.0_Annahme&#196;nderungen_alle&#196;nderungenagenommenF&#252;rpdf;6.docx" TargetMode="External"/><Relationship Id="rId42" Type="http://schemas.openxmlformats.org/officeDocument/2006/relationships/hyperlink" Target="https://www.plattform-i40.de/PI40/Redaktion/EN/Glossary/E/entity_glossary.html" TargetMode="External"/><Relationship Id="rId63" Type="http://schemas.openxmlformats.org/officeDocument/2006/relationships/image" Target="media/image20.emf"/><Relationship Id="rId84" Type="http://schemas.openxmlformats.org/officeDocument/2006/relationships/image" Target="media/image41.emf"/><Relationship Id="rId138" Type="http://schemas.openxmlformats.org/officeDocument/2006/relationships/image" Target="media/image77.emf"/><Relationship Id="rId159" Type="http://schemas.openxmlformats.org/officeDocument/2006/relationships/hyperlink" Target="https://www.bitkom.org/noindex/Publikationen/2016/Sonstiges/Implementation-Strategy-Industrie-40/2016-01-Implementation-Strategy-Industrie40.pdf" TargetMode="External"/><Relationship Id="rId170" Type="http://schemas.openxmlformats.org/officeDocument/2006/relationships/hyperlink" Target="http://www.plattform-i40.de/I40/Redaktion/DE/Downloads/Publikation/security-der-verwaltungsschale.html" TargetMode="External"/><Relationship Id="rId191" Type="http://schemas.openxmlformats.org/officeDocument/2006/relationships/hyperlink" Target="https://www.plattform-i40.de/PI40/Redaktion/EN/Downloads/Publikation/secure_downloadservice.html" TargetMode="External"/><Relationship Id="rId107" Type="http://schemas.openxmlformats.org/officeDocument/2006/relationships/image" Target="media/image63.emf"/><Relationship Id="rId11" Type="http://schemas.openxmlformats.org/officeDocument/2006/relationships/image" Target="media/image1.png"/><Relationship Id="rId32" Type="http://schemas.openxmlformats.org/officeDocument/2006/relationships/header" Target="header1.xml"/><Relationship Id="rId53" Type="http://schemas.openxmlformats.org/officeDocument/2006/relationships/image" Target="media/image11.emf"/><Relationship Id="rId74" Type="http://schemas.openxmlformats.org/officeDocument/2006/relationships/image" Target="media/image31.emf"/><Relationship Id="rId128" Type="http://schemas.openxmlformats.org/officeDocument/2006/relationships/hyperlink" Target="https://capitalizemytitle.com/" TargetMode="External"/><Relationship Id="rId149" Type="http://schemas.openxmlformats.org/officeDocument/2006/relationships/image" Target="media/image88.emf"/><Relationship Id="rId5" Type="http://schemas.openxmlformats.org/officeDocument/2006/relationships/numbering" Target="numbering.xml"/><Relationship Id="rId95" Type="http://schemas.openxmlformats.org/officeDocument/2006/relationships/image" Target="media/image52.emf"/><Relationship Id="rId160" Type="http://schemas.openxmlformats.org/officeDocument/2006/relationships/hyperlink" Target="https://www.beuth.de/en/technical-rule/din-spec-91345-en/250940128" TargetMode="External"/><Relationship Id="rId181" Type="http://schemas.openxmlformats.org/officeDocument/2006/relationships/hyperlink" Target="https://www.iiconsortium.org/vocab/" TargetMode="External"/><Relationship Id="rId22" Type="http://schemas.openxmlformats.org/officeDocument/2006/relationships/hyperlink" Target="file:///C:\__localWork\Asset%20Administration%20Shell%20-%20Verwaltungsschale\Verwaltungsschale%20im%20Detail%20-%20part%201a%20V3.0\proofreading\DetailsOfTheAssetAdministrationShell_Part1a_V3.0_Annahme&#196;nderungen_alle&#196;nderungenagenommenF&#252;rpdf;6.docx" TargetMode="External"/><Relationship Id="rId43" Type="http://schemas.openxmlformats.org/officeDocument/2006/relationships/hyperlink" Target="https://www.plattform-i40.de/PI40/Redaktion/EN/Glossary/I/interface_glossary.html" TargetMode="External"/><Relationship Id="rId64" Type="http://schemas.openxmlformats.org/officeDocument/2006/relationships/image" Target="media/image21.emf"/><Relationship Id="rId118" Type="http://schemas.openxmlformats.org/officeDocument/2006/relationships/image" Target="media/image65.png"/><Relationship Id="rId139" Type="http://schemas.openxmlformats.org/officeDocument/2006/relationships/image" Target="media/image78.emf"/><Relationship Id="rId85" Type="http://schemas.openxmlformats.org/officeDocument/2006/relationships/image" Target="media/image42.emf"/><Relationship Id="rId150" Type="http://schemas.openxmlformats.org/officeDocument/2006/relationships/image" Target="media/image89.png"/><Relationship Id="rId171" Type="http://schemas.openxmlformats.org/officeDocument/2006/relationships/hyperlink" Target="https://www.plattform-i40.de/PI40/Redaktion/DE/Downloads/Publikation/2019-verwaltungsschale-in-der-praxis.html" TargetMode="External"/><Relationship Id="rId192" Type="http://schemas.openxmlformats.org/officeDocument/2006/relationships/hyperlink" Target="https://github.com/admin-shell-io" TargetMode="External"/><Relationship Id="rId12" Type="http://schemas.openxmlformats.org/officeDocument/2006/relationships/image" Target="media/image2.jpeg"/><Relationship Id="rId33" Type="http://schemas.openxmlformats.org/officeDocument/2006/relationships/header" Target="header2.xml"/><Relationship Id="rId108" Type="http://schemas.openxmlformats.org/officeDocument/2006/relationships/hyperlink" Target="https://www.automationml.org/download-archive/" TargetMode="External"/><Relationship Id="rId129" Type="http://schemas.openxmlformats.org/officeDocument/2006/relationships/image" Target="media/image68.emf"/><Relationship Id="rId54" Type="http://schemas.openxmlformats.org/officeDocument/2006/relationships/image" Target="media/image12.emf"/><Relationship Id="rId75" Type="http://schemas.openxmlformats.org/officeDocument/2006/relationships/image" Target="media/image32.emf"/><Relationship Id="rId96" Type="http://schemas.openxmlformats.org/officeDocument/2006/relationships/image" Target="media/image53.emf"/><Relationship Id="rId140" Type="http://schemas.openxmlformats.org/officeDocument/2006/relationships/image" Target="media/image79.emf"/><Relationship Id="rId161" Type="http://schemas.openxmlformats.org/officeDocument/2006/relationships/hyperlink" Target="https://www.plattform-i40.de/PI40/Redaktion/EN/Downloads/Publikation/structure-of-the-administration-shell.html" TargetMode="External"/><Relationship Id="rId182" Type="http://schemas.openxmlformats.org/officeDocument/2006/relationships/hyperlink" Target="file:///C:\Users\Torben\AppData\Local\Microsoft\Windows\INetCache\Content.Outlook\V9OOP350\https\www.omg.org\spec\UML\" TargetMode="External"/><Relationship Id="rId6" Type="http://schemas.openxmlformats.org/officeDocument/2006/relationships/styles" Target="styles.xml"/><Relationship Id="rId23" Type="http://schemas.openxmlformats.org/officeDocument/2006/relationships/hyperlink" Target="file:///C:\__localWork\Asset%20Administration%20Shell%20-%20Verwaltungsschale\Verwaltungsschale%20im%20Detail%20-%20part%201a%20V3.0\proofreading\DetailsOfTheAssetAdministrationShell_Part1a_V3.0_Annahme&#196;nderungen_alle&#196;nderungenagenommenF&#252;rpdf;6.docx" TargetMode="External"/><Relationship Id="rId119" Type="http://schemas.openxmlformats.org/officeDocument/2006/relationships/image" Target="media/image66.emf"/><Relationship Id="rId44" Type="http://schemas.openxmlformats.org/officeDocument/2006/relationships/image" Target="media/image5.png"/><Relationship Id="rId65" Type="http://schemas.openxmlformats.org/officeDocument/2006/relationships/image" Target="media/image22.emf"/><Relationship Id="rId86" Type="http://schemas.openxmlformats.org/officeDocument/2006/relationships/image" Target="media/image43.emf"/><Relationship Id="rId130" Type="http://schemas.openxmlformats.org/officeDocument/2006/relationships/image" Target="media/image69.emf"/><Relationship Id="rId151" Type="http://schemas.openxmlformats.org/officeDocument/2006/relationships/image" Target="media/image90.png"/><Relationship Id="rId172" Type="http://schemas.openxmlformats.org/officeDocument/2006/relationships/hyperlink" Target="https://www.plattform-i40.de/I40/Redaktion/DE/Downloads/Publikation/hm-2018-sprache.html" TargetMode="External"/><Relationship Id="rId193" Type="http://schemas.openxmlformats.org/officeDocument/2006/relationships/header" Target="header5.xml"/><Relationship Id="rId13" Type="http://schemas.openxmlformats.org/officeDocument/2006/relationships/image" Target="media/image3.png"/><Relationship Id="rId109" Type="http://schemas.openxmlformats.org/officeDocument/2006/relationships/hyperlink" Target="https://opcfoundation.org/markets-collaboration/I4AAS/" TargetMode="External"/><Relationship Id="rId34" Type="http://schemas.openxmlformats.org/officeDocument/2006/relationships/hyperlink" Target="https://semver.org/spec/v2.0.0.html" TargetMode="External"/><Relationship Id="rId55" Type="http://schemas.openxmlformats.org/officeDocument/2006/relationships/image" Target="media/image13.emf"/><Relationship Id="rId76" Type="http://schemas.openxmlformats.org/officeDocument/2006/relationships/image" Target="media/image33.emf"/><Relationship Id="rId97" Type="http://schemas.openxmlformats.org/officeDocument/2006/relationships/image" Target="media/image54.emf"/><Relationship Id="rId120" Type="http://schemas.openxmlformats.org/officeDocument/2006/relationships/image" Target="media/image67.emf"/><Relationship Id="rId141" Type="http://schemas.openxmlformats.org/officeDocument/2006/relationships/image" Target="media/image80.emf"/><Relationship Id="rId7" Type="http://schemas.openxmlformats.org/officeDocument/2006/relationships/settings" Target="settings.xml"/><Relationship Id="rId71" Type="http://schemas.openxmlformats.org/officeDocument/2006/relationships/image" Target="media/image28.emf"/><Relationship Id="rId92" Type="http://schemas.openxmlformats.org/officeDocument/2006/relationships/image" Target="media/image49.emf"/><Relationship Id="rId162" Type="http://schemas.openxmlformats.org/officeDocument/2006/relationships/hyperlink" Target="http://www.plattform-i40.de/I40/Redaktion/EN/Downloads/Publikation/aspects-of-the-research-roadmap.html" TargetMode="External"/><Relationship Id="rId183" Type="http://schemas.openxmlformats.org/officeDocument/2006/relationships/hyperlink" Target="https://semver.org/spec/v2.0.0.html" TargetMode="External"/><Relationship Id="rId2" Type="http://schemas.openxmlformats.org/officeDocument/2006/relationships/customXml" Target="../customXml/item2.xml"/><Relationship Id="rId29" Type="http://schemas.openxmlformats.org/officeDocument/2006/relationships/hyperlink" Target="file:///C:\__localWork\Asset%20Administration%20Shell%20-%20Verwaltungsschale\Verwaltungsschale%20im%20Detail%20-%20part%201a%20V3.0\proofreading\DetailsOfTheAssetAdministrationShell_Part1a_V3.0_Annahme&#196;nderungen_alle&#196;nderungenagenommenF&#252;rpdf;6.docx" TargetMode="External"/><Relationship Id="rId24" Type="http://schemas.openxmlformats.org/officeDocument/2006/relationships/hyperlink" Target="file:///C:\__localWork\Asset%20Administration%20Shell%20-%20Verwaltungsschale\Verwaltungsschale%20im%20Detail%20-%20part%201a%20V3.0\proofreading\DetailsOfTheAssetAdministrationShell_Part1a_V3.0_Annahme&#196;nderungen_alle&#196;nderungenagenommenF&#252;rpdf;6.docx" TargetMode="External"/><Relationship Id="rId40" Type="http://schemas.microsoft.com/office/2016/09/relationships/commentsIds" Target="commentsIds.xml"/><Relationship Id="rId45" Type="http://schemas.openxmlformats.org/officeDocument/2006/relationships/image" Target="media/image6.png"/><Relationship Id="rId66" Type="http://schemas.openxmlformats.org/officeDocument/2006/relationships/image" Target="media/image23.emf"/><Relationship Id="rId87" Type="http://schemas.openxmlformats.org/officeDocument/2006/relationships/image" Target="media/image44.emf"/><Relationship Id="rId110" Type="http://schemas.openxmlformats.org/officeDocument/2006/relationships/hyperlink" Target="https://reference.opcfoundation.org/%3cversion%3e/I4AAS/%3cversion%3e/docs/" TargetMode="External"/><Relationship Id="rId115" Type="http://schemas.openxmlformats.org/officeDocument/2006/relationships/hyperlink" Target="https://www.plattform-i40.de/PI40/Navigation/EN/Downloads-News/downloads-news.html" TargetMode="External"/><Relationship Id="rId131" Type="http://schemas.openxmlformats.org/officeDocument/2006/relationships/image" Target="media/image70.emf"/><Relationship Id="rId136" Type="http://schemas.openxmlformats.org/officeDocument/2006/relationships/image" Target="media/image75.emf"/><Relationship Id="rId157" Type="http://schemas.openxmlformats.org/officeDocument/2006/relationships/hyperlink" Target="file:///C:\__localWork\Asset%20Administration%20Shell%20-%20Verwaltungsschale\Verwaltungsschale%20im%20Detail%20-%20part%201a%20V3.0\Change%202.0%20-%203.0.xlsx" TargetMode="External"/><Relationship Id="rId178" Type="http://schemas.openxmlformats.org/officeDocument/2006/relationships/hyperlink" Target="https://opcfoundation.org/markets-collaboration/I4AAS/" TargetMode="External"/><Relationship Id="rId61" Type="http://schemas.openxmlformats.org/officeDocument/2006/relationships/image" Target="media/image18.emf"/><Relationship Id="rId82" Type="http://schemas.openxmlformats.org/officeDocument/2006/relationships/image" Target="media/image39.emf"/><Relationship Id="rId152" Type="http://schemas.openxmlformats.org/officeDocument/2006/relationships/image" Target="media/image91.png"/><Relationship Id="rId173" Type="http://schemas.openxmlformats.org/officeDocument/2006/relationships/hyperlink" Target="https://www.plattform-i40.de/I40/Redaktion/EN/Downloads/Publikation/hm-2018-trilaterale-coop.html" TargetMode="External"/><Relationship Id="rId194" Type="http://schemas.openxmlformats.org/officeDocument/2006/relationships/header" Target="header6.xml"/><Relationship Id="rId19" Type="http://schemas.openxmlformats.org/officeDocument/2006/relationships/hyperlink" Target="file:///C:\__localWork\Asset%20Administration%20Shell%20-%20Verwaltungsschale\Verwaltungsschale%20im%20Detail%20-%20part%201a%20V3.0\proofreading\DetailsOfTheAssetAdministrationShell_Part1a_V3.0_Annahme&#196;nderungen_alle&#196;nderungenagenommenF&#252;rpdf;6.docx" TargetMode="External"/><Relationship Id="rId14" Type="http://schemas.openxmlformats.org/officeDocument/2006/relationships/image" Target="media/image4.png"/><Relationship Id="rId30" Type="http://schemas.openxmlformats.org/officeDocument/2006/relationships/hyperlink" Target="file:///C:\__localWork\Asset%20Administration%20Shell%20-%20Verwaltungsschale\Verwaltungsschale%20im%20Detail%20-%20part%201a%20V3.0\proofreading\DetailsOfTheAssetAdministrationShell_Part1a_V3.0_Annahme&#196;nderungen_alle&#196;nderungenagenommenF&#252;rpdf;6.docx" TargetMode="External"/><Relationship Id="rId35" Type="http://schemas.openxmlformats.org/officeDocument/2006/relationships/hyperlink" Target="https://tools.ietf.org/html/bcp14" TargetMode="External"/><Relationship Id="rId56" Type="http://schemas.openxmlformats.org/officeDocument/2006/relationships/hyperlink" Target="https://github.com/admin-shell-io/aas-specs/tree/master/schemas/xmi" TargetMode="External"/><Relationship Id="rId77" Type="http://schemas.openxmlformats.org/officeDocument/2006/relationships/image" Target="media/image34.emf"/><Relationship Id="rId100" Type="http://schemas.openxmlformats.org/officeDocument/2006/relationships/hyperlink" Target="https://www.w3.org/XML/Schema" TargetMode="External"/><Relationship Id="rId105" Type="http://schemas.openxmlformats.org/officeDocument/2006/relationships/image" Target="media/image61.emf"/><Relationship Id="rId126" Type="http://schemas.openxmlformats.org/officeDocument/2006/relationships/hyperlink" Target="https://en.wikipedia.org/wiki/Terminal_symbol" TargetMode="External"/><Relationship Id="rId147" Type="http://schemas.openxmlformats.org/officeDocument/2006/relationships/image" Target="media/image86.emf"/><Relationship Id="rId168" Type="http://schemas.openxmlformats.org/officeDocument/2006/relationships/hyperlink" Target="https://www.plattform-i40.de/I40/Redaktion/EN/Downloads/Publikation/hm-2018-relationship.html" TargetMode="External"/><Relationship Id="rId8" Type="http://schemas.openxmlformats.org/officeDocument/2006/relationships/webSettings" Target="webSettings.xml"/><Relationship Id="rId51" Type="http://schemas.openxmlformats.org/officeDocument/2006/relationships/hyperlink" Target="https://example.com/aas/1/1/1234859590" TargetMode="External"/><Relationship Id="rId72" Type="http://schemas.openxmlformats.org/officeDocument/2006/relationships/image" Target="media/image29.emf"/><Relationship Id="rId93" Type="http://schemas.openxmlformats.org/officeDocument/2006/relationships/image" Target="media/image50.emf"/><Relationship Id="rId98" Type="http://schemas.openxmlformats.org/officeDocument/2006/relationships/image" Target="media/image55.emf"/><Relationship Id="rId121" Type="http://schemas.openxmlformats.org/officeDocument/2006/relationships/hyperlink" Target="https://en.wikipedia.org/wiki/Symbol" TargetMode="External"/><Relationship Id="rId142" Type="http://schemas.openxmlformats.org/officeDocument/2006/relationships/image" Target="media/image81.emf"/><Relationship Id="rId163" Type="http://schemas.openxmlformats.org/officeDocument/2006/relationships/hyperlink" Target="https://www.plattform-i40.de/I40/Redaktion/DE/Downloads/Publikation/fortschreibung-anwendungsszenarien.html" TargetMode="External"/><Relationship Id="rId184" Type="http://schemas.openxmlformats.org/officeDocument/2006/relationships/hyperlink" Target="https://www.plattform-i40.de/PI40/Redaktion/EN/Downloads/Publikation/Submodel_templates-Asset_Administration_Shell-Technical_Data.html" TargetMode="External"/><Relationship Id="rId189" Type="http://schemas.openxmlformats.org/officeDocument/2006/relationships/hyperlink" Target="https://industrialdigitaltwin.org/en/content-hub/submodels" TargetMode="External"/><Relationship Id="rId3" Type="http://schemas.openxmlformats.org/officeDocument/2006/relationships/customXml" Target="../customXml/item3.xml"/><Relationship Id="rId25" Type="http://schemas.openxmlformats.org/officeDocument/2006/relationships/hyperlink" Target="file:///C:\__localWork\Asset%20Administration%20Shell%20-%20Verwaltungsschale\Verwaltungsschale%20im%20Detail%20-%20part%201a%20V3.0\proofreading\DetailsOfTheAssetAdministrationShell_Part1a_V3.0_Annahme&#196;nderungen_alle&#196;nderungenagenommenF&#252;rpdf;6.docx" TargetMode="External"/><Relationship Id="rId46" Type="http://schemas.openxmlformats.org/officeDocument/2006/relationships/image" Target="media/image7.emf"/><Relationship Id="rId67" Type="http://schemas.openxmlformats.org/officeDocument/2006/relationships/image" Target="media/image24.emf"/><Relationship Id="rId116" Type="http://schemas.openxmlformats.org/officeDocument/2006/relationships/hyperlink" Target="https://industrialdigitaltwin.org/en/content-hub/downloads" TargetMode="External"/><Relationship Id="rId137" Type="http://schemas.openxmlformats.org/officeDocument/2006/relationships/image" Target="media/image76.emf"/><Relationship Id="rId158" Type="http://schemas.openxmlformats.org/officeDocument/2006/relationships/hyperlink" Target="https://www.acatech.de/Publikation/recommendations-for-implementing-the-strategic-initiative-industrie-4-0-final-report-of-the-industrie-4-0-working-group/" TargetMode="External"/><Relationship Id="rId20" Type="http://schemas.openxmlformats.org/officeDocument/2006/relationships/hyperlink" Target="file:///C:\__localWork\Asset%20Administration%20Shell%20-%20Verwaltungsschale\Verwaltungsschale%20im%20Detail%20-%20part%201a%20V3.0\proofreading\DetailsOfTheAssetAdministrationShell_Part1a_V3.0_Annahme&#196;nderungen_alle&#196;nderungenagenommenF&#252;rpdf;6.docx" TargetMode="External"/><Relationship Id="rId41" Type="http://schemas.microsoft.com/office/2018/08/relationships/commentsExtensible" Target="commentsExtensible.xml"/><Relationship Id="rId62" Type="http://schemas.openxmlformats.org/officeDocument/2006/relationships/image" Target="media/image19.emf"/><Relationship Id="rId83" Type="http://schemas.openxmlformats.org/officeDocument/2006/relationships/image" Target="media/image40.emf"/><Relationship Id="rId88" Type="http://schemas.openxmlformats.org/officeDocument/2006/relationships/image" Target="media/image45.emf"/><Relationship Id="rId111" Type="http://schemas.openxmlformats.org/officeDocument/2006/relationships/hyperlink" Target="https://reference.opcfoundation.org/v104/I4AAS/v100/docs/" TargetMode="External"/><Relationship Id="rId132" Type="http://schemas.openxmlformats.org/officeDocument/2006/relationships/image" Target="media/image71.emf"/><Relationship Id="rId153" Type="http://schemas.openxmlformats.org/officeDocument/2006/relationships/image" Target="media/image92.emf"/><Relationship Id="rId174" Type="http://schemas.openxmlformats.org/officeDocument/2006/relationships/hyperlink" Target="https://msdn.microsoft.com/en-us/library/system.io.packaging(v=vs.110).aspx" TargetMode="External"/><Relationship Id="rId179" Type="http://schemas.openxmlformats.org/officeDocument/2006/relationships/hyperlink" Target="https://www.w3.org/TR/rdf11-primer/%20" TargetMode="External"/><Relationship Id="rId195" Type="http://schemas.openxmlformats.org/officeDocument/2006/relationships/fontTable" Target="fontTable.xml"/><Relationship Id="rId190" Type="http://schemas.openxmlformats.org/officeDocument/2006/relationships/hyperlink" Target="http://dx.doi.org/10.6028/NIST.SP.800-162" TargetMode="External"/><Relationship Id="rId15" Type="http://schemas.openxmlformats.org/officeDocument/2006/relationships/hyperlink" Target="file:///C:\__localWork\Asset%20Administration%20Shell%20-%20Verwaltungsschale\Verwaltungsschale%20im%20Detail%20-%20part%201a%20V3.0\proofreading\DetailsOfTheAssetAdministrationShell_Part1a_V3.0_Annahme&#196;nderungen_alle&#196;nderungenagenommenF&#252;rpdf;6.docx" TargetMode="External"/><Relationship Id="rId36" Type="http://schemas.openxmlformats.org/officeDocument/2006/relationships/hyperlink" Target="https://tools.ietf.org/html/rfc2119" TargetMode="External"/><Relationship Id="rId57" Type="http://schemas.openxmlformats.org/officeDocument/2006/relationships/image" Target="media/image14.emf"/><Relationship Id="rId106" Type="http://schemas.openxmlformats.org/officeDocument/2006/relationships/image" Target="media/image62.png"/><Relationship Id="rId127" Type="http://schemas.openxmlformats.org/officeDocument/2006/relationships/hyperlink" Target="https://en.wikipedia.org/wiki/Nonterminal_symbol" TargetMode="External"/><Relationship Id="rId10" Type="http://schemas.openxmlformats.org/officeDocument/2006/relationships/endnotes" Target="endnotes.xml"/><Relationship Id="rId31" Type="http://schemas.openxmlformats.org/officeDocument/2006/relationships/hyperlink" Target="file:///C:\__localWork\Asset%20Administration%20Shell%20-%20Verwaltungsschale\Verwaltungsschale%20im%20Detail%20-%20part%201a%20V3.0\proofreading\DetailsOfTheAssetAdministrationShell_Part1a_V3.0_Annahme&#196;nderungen_alle&#196;nderungenagenommenF&#252;rpdf;6.docx" TargetMode="External"/><Relationship Id="rId52" Type="http://schemas.openxmlformats.org/officeDocument/2006/relationships/hyperlink" Target="https://example.com/aas/1/1/1234859590" TargetMode="External"/><Relationship Id="rId73" Type="http://schemas.openxmlformats.org/officeDocument/2006/relationships/image" Target="media/image30.emf"/><Relationship Id="rId78" Type="http://schemas.openxmlformats.org/officeDocument/2006/relationships/image" Target="media/image35.emf"/><Relationship Id="rId94" Type="http://schemas.openxmlformats.org/officeDocument/2006/relationships/image" Target="media/image51.emf"/><Relationship Id="rId99" Type="http://schemas.openxmlformats.org/officeDocument/2006/relationships/image" Target="media/image56.emf"/><Relationship Id="rId101" Type="http://schemas.openxmlformats.org/officeDocument/2006/relationships/image" Target="media/image57.emf"/><Relationship Id="rId122" Type="http://schemas.openxmlformats.org/officeDocument/2006/relationships/hyperlink" Target="https://en.wikipedia.org/wiki/Nonterminal" TargetMode="External"/><Relationship Id="rId143" Type="http://schemas.openxmlformats.org/officeDocument/2006/relationships/image" Target="media/image82.emf"/><Relationship Id="rId148" Type="http://schemas.openxmlformats.org/officeDocument/2006/relationships/image" Target="media/image87.emf"/><Relationship Id="rId164" Type="http://schemas.openxmlformats.org/officeDocument/2006/relationships/hyperlink" Target="http://www.plattform-i40.de/I40/Redaktion/EN/Downloads/Publikation/security-rami40-en.html" TargetMode="External"/><Relationship Id="rId169" Type="http://schemas.openxmlformats.org/officeDocument/2006/relationships/hyperlink" Target="http://www.plattform-i40.de/I40/Redaktion/DE/Downloads/Publikation/Industrie-40-%20Plug-and-Produce.html" TargetMode="External"/><Relationship Id="rId185" Type="http://schemas.openxmlformats.org/officeDocument/2006/relationships/hyperlink" Target="https://www.plattform-i40.de/PI40/Redaktion/EN/Downloads/Publikation/Submodel_templates-Asset_Administration_Shell-digital_nameplate.html"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tomgruber.org/writing/ontolingua-kaj-1993.htm" TargetMode="External"/><Relationship Id="rId26" Type="http://schemas.openxmlformats.org/officeDocument/2006/relationships/hyperlink" Target="file:///C:\__localWork\Asset%20Administration%20Shell%20-%20Verwaltungsschale\Verwaltungsschale%20im%20Detail%20-%20part%201a%20V3.0\proofreading\DetailsOfTheAssetAdministrationShell_Part1a_V3.0_Annahme&#196;nderungen_alle&#196;nderungenagenommenF&#252;rpdf;6.docx" TargetMode="External"/><Relationship Id="rId47" Type="http://schemas.openxmlformats.org/officeDocument/2006/relationships/image" Target="media/image8.emf"/><Relationship Id="rId68" Type="http://schemas.openxmlformats.org/officeDocument/2006/relationships/image" Target="media/image25.png"/><Relationship Id="rId89" Type="http://schemas.openxmlformats.org/officeDocument/2006/relationships/image" Target="media/image46.emf"/><Relationship Id="rId112" Type="http://schemas.openxmlformats.org/officeDocument/2006/relationships/header" Target="header3.xml"/><Relationship Id="rId133" Type="http://schemas.openxmlformats.org/officeDocument/2006/relationships/image" Target="media/image72.emf"/><Relationship Id="rId154" Type="http://schemas.openxmlformats.org/officeDocument/2006/relationships/image" Target="media/image93.emf"/><Relationship Id="rId175" Type="http://schemas.openxmlformats.org/officeDocument/2006/relationships/hyperlink" Target="https://www.beuth.de/en/technical-rule/din-spec-16593-1/287632675" TargetMode="External"/><Relationship Id="rId196" Type="http://schemas.microsoft.com/office/2011/relationships/people" Target="people.xml"/><Relationship Id="rId16" Type="http://schemas.openxmlformats.org/officeDocument/2006/relationships/hyperlink" Target="file:///C:\__localWork\Asset%20Administration%20Shell%20-%20Verwaltungsschale\Verwaltungsschale%20im%20Detail%20-%20part%201a%20V3.0\proofreading\DetailsOfTheAssetAdministrationShell_Part1a_V3.0_Annahme&#196;nderungen_alle&#196;nderungenagenommenF&#252;rpdf;6.docx" TargetMode="External"/><Relationship Id="rId37" Type="http://schemas.openxmlformats.org/officeDocument/2006/relationships/hyperlink" Target="https://tools.ietf.org/html/rfc8174" TargetMode="External"/><Relationship Id="rId58" Type="http://schemas.openxmlformats.org/officeDocument/2006/relationships/image" Target="media/image15.emf"/><Relationship Id="rId79" Type="http://schemas.openxmlformats.org/officeDocument/2006/relationships/image" Target="media/image36.emf"/><Relationship Id="rId102" Type="http://schemas.openxmlformats.org/officeDocument/2006/relationships/image" Target="media/image58.emf"/><Relationship Id="rId123" Type="http://schemas.openxmlformats.org/officeDocument/2006/relationships/hyperlink" Target="https://en.wikipedia.org/wiki/Expression_(mathematics)" TargetMode="External"/><Relationship Id="rId144" Type="http://schemas.openxmlformats.org/officeDocument/2006/relationships/image" Target="media/image83.emf"/><Relationship Id="rId90" Type="http://schemas.openxmlformats.org/officeDocument/2006/relationships/image" Target="media/image47.emf"/><Relationship Id="rId165" Type="http://schemas.openxmlformats.org/officeDocument/2006/relationships/hyperlink" Target="http://www.din.de/de/forschung-und-innovation/industrie4-0/roadmap-industrie40-62178" TargetMode="External"/><Relationship Id="rId186" Type="http://schemas.openxmlformats.org/officeDocument/2006/relationships/hyperlink" Target="https://reference.opcfoundation.org/v104/I4AAS/v100/docs/" TargetMode="External"/><Relationship Id="rId27" Type="http://schemas.openxmlformats.org/officeDocument/2006/relationships/hyperlink" Target="file:///C:\__localWork\Asset%20Administration%20Shell%20-%20Verwaltungsschale\Verwaltungsschale%20im%20Detail%20-%20part%201a%20V3.0\proofreading\DetailsOfTheAssetAdministrationShell_Part1a_V3.0_Annahme&#196;nderungen_alle&#196;nderungenagenommenF&#252;rpdf;6.docx" TargetMode="External"/><Relationship Id="rId48" Type="http://schemas.openxmlformats.org/officeDocument/2006/relationships/image" Target="media/image9.emf"/><Relationship Id="rId69" Type="http://schemas.openxmlformats.org/officeDocument/2006/relationships/image" Target="media/image26.emf"/><Relationship Id="rId113" Type="http://schemas.openxmlformats.org/officeDocument/2006/relationships/header" Target="header4.xml"/><Relationship Id="rId134" Type="http://schemas.openxmlformats.org/officeDocument/2006/relationships/image" Target="media/image73.emf"/><Relationship Id="rId80" Type="http://schemas.openxmlformats.org/officeDocument/2006/relationships/image" Target="media/image37.emf"/><Relationship Id="rId155" Type="http://schemas.openxmlformats.org/officeDocument/2006/relationships/image" Target="media/image94.emf"/><Relationship Id="rId176" Type="http://schemas.openxmlformats.org/officeDocument/2006/relationships/hyperlink" Target="https://www.automationml.org/o.red.c/dateien.html" TargetMode="External"/><Relationship Id="rId197" Type="http://schemas.openxmlformats.org/officeDocument/2006/relationships/glossaryDocument" Target="glossary/document.xml"/><Relationship Id="rId17" Type="http://schemas.openxmlformats.org/officeDocument/2006/relationships/hyperlink" Target="file:///C:\__localWork\Asset%20Administration%20Shell%20-%20Verwaltungsschale\Verwaltungsschale%20im%20Detail%20-%20part%201a%20V3.0\proofreading\DetailsOfTheAssetAdministrationShell_Part1a_V3.0_Annahme&#196;nderungen_alle&#196;nderungenagenommenF&#252;rpdf;6.docx" TargetMode="External"/><Relationship Id="rId38" Type="http://schemas.openxmlformats.org/officeDocument/2006/relationships/comments" Target="comments.xml"/><Relationship Id="rId59" Type="http://schemas.openxmlformats.org/officeDocument/2006/relationships/image" Target="media/image16.emf"/><Relationship Id="rId103" Type="http://schemas.openxmlformats.org/officeDocument/2006/relationships/image" Target="media/image59.png"/><Relationship Id="rId124" Type="http://schemas.openxmlformats.org/officeDocument/2006/relationships/hyperlink" Target="https://en.wikipedia.org/wiki/Vertical_bar" TargetMode="External"/><Relationship Id="rId70" Type="http://schemas.openxmlformats.org/officeDocument/2006/relationships/image" Target="media/image27.emf"/><Relationship Id="rId91" Type="http://schemas.openxmlformats.org/officeDocument/2006/relationships/image" Target="media/image48.emf"/><Relationship Id="rId145" Type="http://schemas.openxmlformats.org/officeDocument/2006/relationships/image" Target="media/image84.emf"/><Relationship Id="rId166" Type="http://schemas.openxmlformats.org/officeDocument/2006/relationships/hyperlink" Target="https://www.plattform-i40.de/I40/Redaktion/DE/Downloads/Publikation/interaktionsmodell-i40-komponenten-it-gipfel.html" TargetMode="External"/><Relationship Id="rId187" Type="http://schemas.openxmlformats.org/officeDocument/2006/relationships/hyperlink" Target="https://opcfoundation.org/developer-tools/specifications-unified-architecture" TargetMode="External"/><Relationship Id="rId1" Type="http://schemas.openxmlformats.org/officeDocument/2006/relationships/customXml" Target="../customXml/item1.xml"/><Relationship Id="rId28" Type="http://schemas.openxmlformats.org/officeDocument/2006/relationships/hyperlink" Target="file:///C:\__localWork\Asset%20Administration%20Shell%20-%20Verwaltungsschale\Verwaltungsschale%20im%20Detail%20-%20part%201a%20V3.0\proofreading\DetailsOfTheAssetAdministrationShell_Part1a_V3.0_Annahme&#196;nderungen_alle&#196;nderungenagenommenF&#252;rpdf;6.docx" TargetMode="External"/><Relationship Id="rId49" Type="http://schemas.openxmlformats.org/officeDocument/2006/relationships/image" Target="media/image10.png"/><Relationship Id="rId114" Type="http://schemas.openxmlformats.org/officeDocument/2006/relationships/hyperlink" Target="https://www.plattform-i40.de/PI40/Navigation/EN/Industrie40/Glossary/glossary.html" TargetMode="External"/><Relationship Id="rId60" Type="http://schemas.openxmlformats.org/officeDocument/2006/relationships/image" Target="media/image17.emf"/><Relationship Id="rId81" Type="http://schemas.openxmlformats.org/officeDocument/2006/relationships/image" Target="media/image38.emf"/><Relationship Id="rId135" Type="http://schemas.openxmlformats.org/officeDocument/2006/relationships/image" Target="media/image74.emf"/><Relationship Id="rId156" Type="http://schemas.openxmlformats.org/officeDocument/2006/relationships/hyperlink" Target="file:///C:\__localWork\Asset%20Administration%20Shell%20-%20Verwaltungsschale\Verwaltungsschale%20im%20Detail%20-%20part%201a%20V3.0\Change%202.0%20-%203.0.xlsx" TargetMode="External"/><Relationship Id="rId177" Type="http://schemas.openxmlformats.org/officeDocument/2006/relationships/hyperlink" Target="https://www.w3.org/TR/shacl/" TargetMode="External"/><Relationship Id="rId198" Type="http://schemas.openxmlformats.org/officeDocument/2006/relationships/theme" Target="theme/theme1.xml"/><Relationship Id="rId18" Type="http://schemas.openxmlformats.org/officeDocument/2006/relationships/hyperlink" Target="file:///C:\__localWork\Asset%20Administration%20Shell%20-%20Verwaltungsschale\Verwaltungsschale%20im%20Detail%20-%20part%201a%20V3.0\proofreading\DetailsOfTheAssetAdministrationShell_Part1a_V3.0_Annahme&#196;nderungen_alle&#196;nderungenagenommenF&#252;rpdf;6.docx" TargetMode="External"/><Relationship Id="rId39" Type="http://schemas.microsoft.com/office/2011/relationships/commentsExtended" Target="commentsExtended.xml"/><Relationship Id="rId50" Type="http://schemas.openxmlformats.org/officeDocument/2006/relationships/hyperlink" Target="https://example.com/aas/1/1/1234859590" TargetMode="External"/><Relationship Id="rId104" Type="http://schemas.openxmlformats.org/officeDocument/2006/relationships/image" Target="media/image60.emf"/><Relationship Id="rId125" Type="http://schemas.openxmlformats.org/officeDocument/2006/relationships/hyperlink" Target="https://en.wikipedia.org/wiki/Alternation_(formal_language_theory)" TargetMode="External"/><Relationship Id="rId146" Type="http://schemas.openxmlformats.org/officeDocument/2006/relationships/image" Target="media/image85.emf"/><Relationship Id="rId167" Type="http://schemas.openxmlformats.org/officeDocument/2006/relationships/hyperlink" Target="file:///C:\Users\Torben\AppData\Local\Microsoft\Windows\INetCache\Content.Outlook\V9OOP350\%20http\i40.iosb.fraunhofer.de\_search%3fpatterns=FA7.21%20Begriffe" TargetMode="External"/><Relationship Id="rId188" Type="http://schemas.openxmlformats.org/officeDocument/2006/relationships/hyperlink" Target="https://opcfoundation.org/developer-tools/specifications-opc-ua-information-model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3.org/TR/rdf11-concepts/" TargetMode="External"/><Relationship Id="rId13" Type="http://schemas.openxmlformats.org/officeDocument/2006/relationships/hyperlink" Target="https://opcfoundation.org/collaboration/i4aas/" TargetMode="External"/><Relationship Id="rId3" Type="http://schemas.openxmlformats.org/officeDocument/2006/relationships/hyperlink" Target="https://www.w3.org/TR/rdf11-concepts/" TargetMode="External"/><Relationship Id="rId7" Type="http://schemas.openxmlformats.org/officeDocument/2006/relationships/hyperlink" Target="https://www.w3.org/TR/rdf11-concepts/" TargetMode="External"/><Relationship Id="rId12" Type="http://schemas.openxmlformats.org/officeDocument/2006/relationships/hyperlink" Target="https://www.ecma-international.org/publications/standards/Ecma-404.htm" TargetMode="External"/><Relationship Id="rId2" Type="http://schemas.openxmlformats.org/officeDocument/2006/relationships/hyperlink" Target="https://www.w3.org/XML/Schema" TargetMode="External"/><Relationship Id="rId1" Type="http://schemas.openxmlformats.org/officeDocument/2006/relationships/hyperlink" Target="https://www.w3.org/XML/Core/" TargetMode="External"/><Relationship Id="rId6" Type="http://schemas.openxmlformats.org/officeDocument/2006/relationships/hyperlink" Target="https://www.w3.org/TR/rdf11-concepts/" TargetMode="External"/><Relationship Id="rId11" Type="http://schemas.openxmlformats.org/officeDocument/2006/relationships/hyperlink" Target="https://tools.ietf.org/html/rfc8259" TargetMode="External"/><Relationship Id="rId5" Type="http://schemas.openxmlformats.org/officeDocument/2006/relationships/hyperlink" Target="https://www.w3.org/XML/Schema" TargetMode="External"/><Relationship Id="rId10" Type="http://schemas.openxmlformats.org/officeDocument/2006/relationships/hyperlink" Target="https://tools.ietf.org/rfc/bcp/bcp47.txt" TargetMode="External"/><Relationship Id="rId4" Type="http://schemas.openxmlformats.org/officeDocument/2006/relationships/hyperlink" Target="https://datatracker.ietf.org/doc/html/rfc8089" TargetMode="External"/><Relationship Id="rId9" Type="http://schemas.openxmlformats.org/officeDocument/2006/relationships/hyperlink" Target="https://openmanufacturingplatform.github.io/sds-bamm-aspect-meta-model/bamm-specification/v1.0.0/datatypes.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2F32A375D64182A0D33C158E67B709"/>
        <w:category>
          <w:name w:val="General"/>
          <w:gallery w:val="placeholder"/>
        </w:category>
        <w:types>
          <w:type w:val="bbPlcHdr"/>
        </w:types>
        <w:behaviors>
          <w:behavior w:val="content"/>
        </w:behaviors>
        <w:guid w:val="{07AB5C1B-E114-4CFF-A5C3-14F6F6355679}"/>
      </w:docPartPr>
      <w:docPartBody>
        <w:p w:rsidR="00C425C5" w:rsidRDefault="00A14203">
          <w:r w:rsidRPr="007A62D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etaPlusLF">
    <w:altName w:val="Calibri"/>
    <w:charset w:val="00"/>
    <w:family w:val="auto"/>
    <w:pitch w:val="variable"/>
    <w:sig w:usb0="800002AF" w:usb1="4000204A" w:usb2="00000000" w:usb3="00000000" w:csb0="00000097" w:csb1="00000000"/>
  </w:font>
  <w:font w:name="ABeeZee">
    <w:panose1 w:val="00000000000000000000"/>
    <w:charset w:val="00"/>
    <w:family w:val="modern"/>
    <w:notTrueType/>
    <w:pitch w:val="variable"/>
    <w:sig w:usb0="8000006F" w:usb1="10000002"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BundesSans Bold">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MT">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inkAnnotation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C74"/>
    <w:rsid w:val="00001BF0"/>
    <w:rsid w:val="00030CDD"/>
    <w:rsid w:val="00044CAF"/>
    <w:rsid w:val="00053723"/>
    <w:rsid w:val="00053B4B"/>
    <w:rsid w:val="00060480"/>
    <w:rsid w:val="00066136"/>
    <w:rsid w:val="000743B8"/>
    <w:rsid w:val="00086751"/>
    <w:rsid w:val="000B5675"/>
    <w:rsid w:val="000C30C2"/>
    <w:rsid w:val="000C7EA0"/>
    <w:rsid w:val="000D32EE"/>
    <w:rsid w:val="000F2907"/>
    <w:rsid w:val="00103AB8"/>
    <w:rsid w:val="00113D6D"/>
    <w:rsid w:val="00135B29"/>
    <w:rsid w:val="00137B29"/>
    <w:rsid w:val="001468EE"/>
    <w:rsid w:val="00172281"/>
    <w:rsid w:val="00174715"/>
    <w:rsid w:val="001858ED"/>
    <w:rsid w:val="00191F01"/>
    <w:rsid w:val="00194DB0"/>
    <w:rsid w:val="001B4BBD"/>
    <w:rsid w:val="001C1D98"/>
    <w:rsid w:val="001C3FF0"/>
    <w:rsid w:val="001E73EF"/>
    <w:rsid w:val="001F0BC6"/>
    <w:rsid w:val="001F3670"/>
    <w:rsid w:val="001F4140"/>
    <w:rsid w:val="001F764C"/>
    <w:rsid w:val="00241F88"/>
    <w:rsid w:val="00253F92"/>
    <w:rsid w:val="0025690B"/>
    <w:rsid w:val="00264728"/>
    <w:rsid w:val="002671A2"/>
    <w:rsid w:val="00270E07"/>
    <w:rsid w:val="00284FFF"/>
    <w:rsid w:val="002A0AB7"/>
    <w:rsid w:val="002A2F05"/>
    <w:rsid w:val="002A48BD"/>
    <w:rsid w:val="002F1A68"/>
    <w:rsid w:val="00315FA7"/>
    <w:rsid w:val="0034338F"/>
    <w:rsid w:val="00347212"/>
    <w:rsid w:val="00367E6E"/>
    <w:rsid w:val="00394D01"/>
    <w:rsid w:val="003964E2"/>
    <w:rsid w:val="0039659E"/>
    <w:rsid w:val="003C2E2A"/>
    <w:rsid w:val="003C61EF"/>
    <w:rsid w:val="003E07F7"/>
    <w:rsid w:val="003E08BA"/>
    <w:rsid w:val="003E518A"/>
    <w:rsid w:val="003F28CD"/>
    <w:rsid w:val="00404FA5"/>
    <w:rsid w:val="004078B8"/>
    <w:rsid w:val="004113E8"/>
    <w:rsid w:val="004474C0"/>
    <w:rsid w:val="0046041B"/>
    <w:rsid w:val="00463142"/>
    <w:rsid w:val="00483C74"/>
    <w:rsid w:val="004C0A63"/>
    <w:rsid w:val="004C100D"/>
    <w:rsid w:val="004C6E4F"/>
    <w:rsid w:val="004D1A5D"/>
    <w:rsid w:val="004D25FD"/>
    <w:rsid w:val="004D487D"/>
    <w:rsid w:val="004E70D1"/>
    <w:rsid w:val="004F1744"/>
    <w:rsid w:val="00505EF6"/>
    <w:rsid w:val="005267F0"/>
    <w:rsid w:val="00534928"/>
    <w:rsid w:val="00554457"/>
    <w:rsid w:val="005641C6"/>
    <w:rsid w:val="00575936"/>
    <w:rsid w:val="00575C30"/>
    <w:rsid w:val="00580781"/>
    <w:rsid w:val="00581501"/>
    <w:rsid w:val="00594185"/>
    <w:rsid w:val="005C0E87"/>
    <w:rsid w:val="005C79E2"/>
    <w:rsid w:val="005D35D9"/>
    <w:rsid w:val="00600434"/>
    <w:rsid w:val="00602588"/>
    <w:rsid w:val="00607491"/>
    <w:rsid w:val="00621EB5"/>
    <w:rsid w:val="00624F23"/>
    <w:rsid w:val="006301B9"/>
    <w:rsid w:val="00653DDD"/>
    <w:rsid w:val="00655F0C"/>
    <w:rsid w:val="00673760"/>
    <w:rsid w:val="006E7896"/>
    <w:rsid w:val="006F0458"/>
    <w:rsid w:val="006F4766"/>
    <w:rsid w:val="007069E1"/>
    <w:rsid w:val="00711ADE"/>
    <w:rsid w:val="0071337F"/>
    <w:rsid w:val="00740969"/>
    <w:rsid w:val="0075099D"/>
    <w:rsid w:val="00755102"/>
    <w:rsid w:val="007630D2"/>
    <w:rsid w:val="0077031C"/>
    <w:rsid w:val="00781FB4"/>
    <w:rsid w:val="007967B9"/>
    <w:rsid w:val="007B0968"/>
    <w:rsid w:val="007C61FD"/>
    <w:rsid w:val="007D30BE"/>
    <w:rsid w:val="007D4DBB"/>
    <w:rsid w:val="007E206C"/>
    <w:rsid w:val="007F143E"/>
    <w:rsid w:val="00811A5D"/>
    <w:rsid w:val="008263DB"/>
    <w:rsid w:val="008269FA"/>
    <w:rsid w:val="00846672"/>
    <w:rsid w:val="00847000"/>
    <w:rsid w:val="008510EB"/>
    <w:rsid w:val="00871846"/>
    <w:rsid w:val="00876CD8"/>
    <w:rsid w:val="0088578C"/>
    <w:rsid w:val="0089284A"/>
    <w:rsid w:val="008A28F1"/>
    <w:rsid w:val="008B5138"/>
    <w:rsid w:val="008B72E8"/>
    <w:rsid w:val="008B7A47"/>
    <w:rsid w:val="008D6B84"/>
    <w:rsid w:val="008E1DE6"/>
    <w:rsid w:val="008E3638"/>
    <w:rsid w:val="008E7D11"/>
    <w:rsid w:val="008F29CB"/>
    <w:rsid w:val="0090423C"/>
    <w:rsid w:val="0090502C"/>
    <w:rsid w:val="00931C78"/>
    <w:rsid w:val="00990B11"/>
    <w:rsid w:val="00990EC9"/>
    <w:rsid w:val="00996B37"/>
    <w:rsid w:val="009B3097"/>
    <w:rsid w:val="00A11B00"/>
    <w:rsid w:val="00A12D0F"/>
    <w:rsid w:val="00A14203"/>
    <w:rsid w:val="00A203C9"/>
    <w:rsid w:val="00A26602"/>
    <w:rsid w:val="00A40095"/>
    <w:rsid w:val="00A56A12"/>
    <w:rsid w:val="00AA3F47"/>
    <w:rsid w:val="00AB43F0"/>
    <w:rsid w:val="00AC2637"/>
    <w:rsid w:val="00AC3483"/>
    <w:rsid w:val="00B17BB4"/>
    <w:rsid w:val="00B24FDF"/>
    <w:rsid w:val="00B27315"/>
    <w:rsid w:val="00B54A8F"/>
    <w:rsid w:val="00B55183"/>
    <w:rsid w:val="00B55BA5"/>
    <w:rsid w:val="00B81CE2"/>
    <w:rsid w:val="00B91C18"/>
    <w:rsid w:val="00BB0D80"/>
    <w:rsid w:val="00BC6FBB"/>
    <w:rsid w:val="00BD44DC"/>
    <w:rsid w:val="00BF3DB3"/>
    <w:rsid w:val="00C17004"/>
    <w:rsid w:val="00C27F92"/>
    <w:rsid w:val="00C3570E"/>
    <w:rsid w:val="00C3571A"/>
    <w:rsid w:val="00C425C5"/>
    <w:rsid w:val="00C566AF"/>
    <w:rsid w:val="00C612AD"/>
    <w:rsid w:val="00C6158E"/>
    <w:rsid w:val="00C7368B"/>
    <w:rsid w:val="00C86540"/>
    <w:rsid w:val="00C87BE3"/>
    <w:rsid w:val="00C97314"/>
    <w:rsid w:val="00CA6D77"/>
    <w:rsid w:val="00CA79FD"/>
    <w:rsid w:val="00CB691F"/>
    <w:rsid w:val="00CD4151"/>
    <w:rsid w:val="00CD42BA"/>
    <w:rsid w:val="00D174C4"/>
    <w:rsid w:val="00D17B40"/>
    <w:rsid w:val="00D24630"/>
    <w:rsid w:val="00D3112E"/>
    <w:rsid w:val="00D55C5F"/>
    <w:rsid w:val="00D567F5"/>
    <w:rsid w:val="00D63938"/>
    <w:rsid w:val="00D75114"/>
    <w:rsid w:val="00D7676B"/>
    <w:rsid w:val="00D77378"/>
    <w:rsid w:val="00D84858"/>
    <w:rsid w:val="00D85CC6"/>
    <w:rsid w:val="00DB2BE2"/>
    <w:rsid w:val="00DB729F"/>
    <w:rsid w:val="00DC1E49"/>
    <w:rsid w:val="00DD6CFB"/>
    <w:rsid w:val="00DF2FE8"/>
    <w:rsid w:val="00DF4200"/>
    <w:rsid w:val="00E135DD"/>
    <w:rsid w:val="00E14EE6"/>
    <w:rsid w:val="00E20BA4"/>
    <w:rsid w:val="00E21A55"/>
    <w:rsid w:val="00E424DB"/>
    <w:rsid w:val="00E530F0"/>
    <w:rsid w:val="00E616F9"/>
    <w:rsid w:val="00EC3A8D"/>
    <w:rsid w:val="00EC4B2F"/>
    <w:rsid w:val="00EF24A7"/>
    <w:rsid w:val="00EF3FCA"/>
    <w:rsid w:val="00EF4217"/>
    <w:rsid w:val="00EF63EC"/>
    <w:rsid w:val="00EF747D"/>
    <w:rsid w:val="00EF7573"/>
    <w:rsid w:val="00F02EDE"/>
    <w:rsid w:val="00F12DAE"/>
    <w:rsid w:val="00F15587"/>
    <w:rsid w:val="00F275B5"/>
    <w:rsid w:val="00F27D05"/>
    <w:rsid w:val="00F345ED"/>
    <w:rsid w:val="00F3729A"/>
    <w:rsid w:val="00F37CBB"/>
    <w:rsid w:val="00F613B6"/>
    <w:rsid w:val="00F70E8C"/>
    <w:rsid w:val="00F73954"/>
    <w:rsid w:val="00F86A3B"/>
    <w:rsid w:val="00F919D4"/>
    <w:rsid w:val="00F9316B"/>
    <w:rsid w:val="00FA68D2"/>
    <w:rsid w:val="00FC01DC"/>
    <w:rsid w:val="00FD505C"/>
    <w:rsid w:val="00FE334D"/>
    <w:rsid w:val="00FF4894"/>
    <w:rsid w:val="00FF59E4"/>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C74"/>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420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3738C4BD1769BC4CB825C4652340C25C" ma:contentTypeVersion="16" ma:contentTypeDescription="Ein neues Dokument erstellen." ma:contentTypeScope="" ma:versionID="cc4095d09d9945224f27ab7121e937ba">
  <xsd:schema xmlns:xsd="http://www.w3.org/2001/XMLSchema" xmlns:xs="http://www.w3.org/2001/XMLSchema" xmlns:p="http://schemas.microsoft.com/office/2006/metadata/properties" xmlns:ns2="92a3134f-2494-4b01-891e-a3b3ccab58af" xmlns:ns3="e596fbd3-335e-48b7-ab2f-f712e37323ac" targetNamespace="http://schemas.microsoft.com/office/2006/metadata/properties" ma:root="true" ma:fieldsID="b30bd92cbc17bd477690febd534175c8" ns2:_="" ns3:_="">
    <xsd:import namespace="92a3134f-2494-4b01-891e-a3b3ccab58af"/>
    <xsd:import namespace="e596fbd3-335e-48b7-ab2f-f712e37323a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a3134f-2494-4b01-891e-a3b3ccab58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Bildmarkierungen" ma:readOnly="false" ma:fieldId="{5cf76f15-5ced-4ddc-b409-7134ff3c332f}" ma:taxonomyMulti="true" ma:sspId="459bbe9f-a3fb-40f0-bd1f-4ef6f7b2f37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596fbd3-335e-48b7-ab2f-f712e37323ac"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element name="TaxCatchAll" ma:index="23" nillable="true" ma:displayName="Taxonomy Catch All Column" ma:hidden="true" ma:list="{ab67b176-eb25-4161-9793-518c862ff75a}" ma:internalName="TaxCatchAll" ma:showField="CatchAllData" ma:web="e596fbd3-335e-48b7-ab2f-f712e37323a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2a3134f-2494-4b01-891e-a3b3ccab58af">
      <Terms xmlns="http://schemas.microsoft.com/office/infopath/2007/PartnerControls"/>
    </lcf76f155ced4ddcb4097134ff3c332f>
    <TaxCatchAll xmlns="e596fbd3-335e-48b7-ab2f-f712e37323ac" xsi:nil="tru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478C6C-4936-42FA-8958-86AC3DFA3992}">
  <ds:schemaRefs>
    <ds:schemaRef ds:uri="http://schemas.microsoft.com/sharepoint/v3/contenttype/forms"/>
  </ds:schemaRefs>
</ds:datastoreItem>
</file>

<file path=customXml/itemProps2.xml><?xml version="1.0" encoding="utf-8"?>
<ds:datastoreItem xmlns:ds="http://schemas.openxmlformats.org/officeDocument/2006/customXml" ds:itemID="{31023A69-CBFE-4D9C-ADA2-2C197B1482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a3134f-2494-4b01-891e-a3b3ccab58af"/>
    <ds:schemaRef ds:uri="e596fbd3-335e-48b7-ab2f-f712e37323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B6E6CE-5862-4206-9811-6113AA61616A}">
  <ds:schemaRefs>
    <ds:schemaRef ds:uri="http://schemas.microsoft.com/office/2006/metadata/properties"/>
    <ds:schemaRef ds:uri="http://schemas.microsoft.com/office/infopath/2007/PartnerControls"/>
    <ds:schemaRef ds:uri="92a3134f-2494-4b01-891e-a3b3ccab58af"/>
    <ds:schemaRef ds:uri="e596fbd3-335e-48b7-ab2f-f712e37323ac"/>
  </ds:schemaRefs>
</ds:datastoreItem>
</file>

<file path=customXml/itemProps4.xml><?xml version="1.0" encoding="utf-8"?>
<ds:datastoreItem xmlns:ds="http://schemas.openxmlformats.org/officeDocument/2006/customXml" ds:itemID="{EEF15E61-E5B2-4B0C-8BCA-0A7472039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226</Pages>
  <Words>54589</Words>
  <Characters>343917</Characters>
  <Application>Microsoft Office Word</Application>
  <DocSecurity>0</DocSecurity>
  <Lines>2865</Lines>
  <Paragraphs>795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Part 1</vt:lpstr>
      <vt:lpstr>Part 1</vt:lpstr>
    </vt:vector>
  </TitlesOfParts>
  <Company>xxx</Company>
  <LinksUpToDate>false</LinksUpToDate>
  <CharactersWithSpaces>397711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1</dc:title>
  <dc:subject/>
  <dc:creator>xxx</dc:creator>
  <cp:keywords/>
  <dc:description/>
  <cp:lastModifiedBy>Boss, Birgit (Bosch)</cp:lastModifiedBy>
  <cp:revision>16</cp:revision>
  <cp:lastPrinted>2023-01-25T10:13:00Z</cp:lastPrinted>
  <dcterms:created xsi:type="dcterms:W3CDTF">2023-01-25T12:15:00Z</dcterms:created>
  <dcterms:modified xsi:type="dcterms:W3CDTF">2023-01-30T12:38:00Z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0x0101008C0CDED085D0984F8C66E9613284D275</vt:lpwstr>
  </property>
  <property fmtid="{D5CDD505-2E9C-101B-9397-08002B2CF9AE}" pid="4" name="_dlc_DocIdItemGuid">
    <vt:lpwstr>96188856-c3c1-497f-b6e3-53c488537c48</vt:lpwstr>
  </property>
</Properties>
</file>